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2FA3" w14:textId="54EEA433" w:rsidR="00C856E1" w:rsidRPr="007F3E90" w:rsidRDefault="00C856E1" w:rsidP="00E806FB">
      <w:pPr>
        <w:snapToGrid w:val="0"/>
        <w:ind w:right="-6"/>
        <w:jc w:val="center"/>
        <w:rPr>
          <w:sz w:val="24"/>
          <w:szCs w:val="24"/>
        </w:rPr>
        <w:pPrChange w:id="0" w:author="Flavia Di Gi" w:date="2023-05-07T19:50:00Z">
          <w:pPr>
            <w:snapToGrid w:val="0"/>
            <w:jc w:val="center"/>
          </w:pPr>
        </w:pPrChange>
      </w:pPr>
      <w:r w:rsidRPr="007F3E90">
        <w:rPr>
          <w:sz w:val="24"/>
          <w:szCs w:val="24"/>
        </w:rPr>
        <w:t>n. 1</w:t>
      </w:r>
    </w:p>
    <w:p w14:paraId="6F397B8B" w14:textId="77777777" w:rsidR="00C856E1" w:rsidRPr="007F3E90" w:rsidRDefault="00C856E1" w:rsidP="007F3E90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7 agosto 1618, L’Aia (cc. 1r-4v, 6bis r-v, 9r-v)</w:t>
      </w:r>
    </w:p>
    <w:p w14:paraId="0B45831A" w14:textId="77777777" w:rsidR="00C856E1" w:rsidRPr="007F3E90" w:rsidRDefault="00C856E1" w:rsidP="007F3E90">
      <w:pPr>
        <w:widowControl w:val="0"/>
        <w:snapToGrid w:val="0"/>
        <w:jc w:val="both"/>
        <w:rPr>
          <w:b/>
          <w:sz w:val="24"/>
          <w:szCs w:val="24"/>
        </w:rPr>
      </w:pPr>
    </w:p>
    <w:p w14:paraId="04C33CD0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/ 1r / </w:t>
      </w:r>
    </w:p>
    <w:p w14:paraId="5100AC29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n° 50 sola |</w:t>
      </w:r>
    </w:p>
    <w:p w14:paraId="21D98E5E" w14:textId="3AF04736" w:rsidR="00C856E1" w:rsidRPr="007F3E90" w:rsidRDefault="00C856E1" w:rsidP="007F3E90">
      <w:pPr>
        <w:widowControl w:val="0"/>
        <w:tabs>
          <w:tab w:val="left" w:pos="3039"/>
        </w:tabs>
        <w:snapToGrid w:val="0"/>
        <w:jc w:val="both"/>
        <w:rPr>
          <w:rFonts w:eastAsia="Courier New"/>
          <w:sz w:val="24"/>
          <w:szCs w:val="24"/>
        </w:rPr>
      </w:pPr>
    </w:p>
    <w:p w14:paraId="32376E16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138715D7" w14:textId="0F1B9A4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dalle precedenti lettere mie dell</w:t>
      </w:r>
      <w:ins w:id="1" w:author="Giorgia" w:date="2023-03-10T23:42:00Z">
        <w:r w:rsidR="00D644F8">
          <w:rPr>
            <w:sz w:val="24"/>
            <w:szCs w:val="24"/>
          </w:rPr>
          <w:t>’</w:t>
        </w:r>
      </w:ins>
      <w:del w:id="2" w:author="Giorgia" w:date="2023-03-10T23:42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ultimo del passato,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aggiungo replicate alle presenti haverà la Serenità vostra intesa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dimora, che faceva il signor principe Mauritio in Utrechet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c[o]n</w:t>
      </w:r>
      <w:r w:rsidRPr="007F3E90">
        <w:rPr>
          <w:sz w:val="24"/>
          <w:szCs w:val="24"/>
          <w:vertAlign w:val="superscript"/>
        </w:rPr>
        <w:footnoteReference w:id="1"/>
      </w:r>
      <w:r w:rsidRPr="007F3E90">
        <w:rPr>
          <w:sz w:val="24"/>
          <w:szCs w:val="24"/>
        </w:rPr>
        <w:t xml:space="preserve"> li deputati dei Stati Generali per venir a capo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quello, perché erano stati inviati con l</w:t>
      </w:r>
      <w:ins w:id="3" w:author="Giorgia" w:date="2023-03-10T23:42:00Z">
        <w:r w:rsidR="00D644F8">
          <w:rPr>
            <w:sz w:val="24"/>
            <w:szCs w:val="24"/>
          </w:rPr>
          <w:t>’</w:t>
        </w:r>
      </w:ins>
      <w:del w:id="4" w:author="Giorgia" w:date="2023-03-10T23:42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Eccellenza sua come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poi con la destra maniera, et con prudente consiglio hanno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fatto; spuntando il far licentiar li nuovecento soldati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quel </w:t>
      </w:r>
      <w:ins w:id="5" w:author="Giorgia" w:date="2023-03-11T17:32:00Z">
        <w:r w:rsidR="00777D44">
          <w:rPr>
            <w:sz w:val="24"/>
            <w:szCs w:val="24"/>
          </w:rPr>
          <w:t>M</w:t>
        </w:r>
      </w:ins>
      <w:del w:id="6" w:author="Giorgia" w:date="2023-03-11T17:32:00Z">
        <w:r w:rsidRPr="007F3E90" w:rsidDel="00777D44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agistrato interteneva per la difesa (dicevano)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propria libertà, et auttorità. Non hanno giovati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ufficii, che espressamente siano andati a far li contraremon-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stranti</w:t>
      </w:r>
      <w:r w:rsidRPr="007F3E90">
        <w:rPr>
          <w:sz w:val="24"/>
          <w:szCs w:val="24"/>
          <w:vertAlign w:val="superscript"/>
        </w:rPr>
        <w:footnoteReference w:id="2"/>
      </w:r>
      <w:r w:rsidRPr="007F3E90">
        <w:rPr>
          <w:sz w:val="24"/>
          <w:szCs w:val="24"/>
        </w:rPr>
        <w:t xml:space="preserve"> per divertir questa licenza, perché il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mattina di mercordì passato, doppo esser stati ben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praticati, et fatti capaci li principali in quel Governo,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quanto si faceva era per servitio, et quiete dello Stato;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fatto prima entrar la notte qualche numero di cavallaria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infanteria sopranumeraria, andata l’Eccellenza sua con li depu-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tati de</w:t>
      </w:r>
      <w:ins w:id="8" w:author="Giorgia" w:date="2023-03-10T23:42:00Z">
        <w:r w:rsidR="00D644F8">
          <w:rPr>
            <w:sz w:val="24"/>
            <w:szCs w:val="24"/>
          </w:rPr>
          <w:t>’</w:t>
        </w:r>
      </w:ins>
      <w:del w:id="9" w:author="Giorgia" w:date="2023-03-10T23:42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signori Stati Generali nella piazza, et alli quartieri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dei Valgelders</w:t>
      </w:r>
      <w:r w:rsidRPr="007F3E90">
        <w:rPr>
          <w:rStyle w:val="Rimandonotaapidipagina"/>
          <w:sz w:val="24"/>
          <w:szCs w:val="24"/>
        </w:rPr>
        <w:footnoteReference w:id="3"/>
      </w:r>
      <w:r w:rsidRPr="007F3E90">
        <w:rPr>
          <w:sz w:val="24"/>
          <w:szCs w:val="24"/>
        </w:rPr>
        <w:t xml:space="preserve"> o soldati nuovi, li commandorono 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deponer dell’armi, il che fu fatto senza strepito, né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rumore alcuno, contentandosi della promessa fatta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pagarli di quello andavano creditori, et ad altri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esser ascritti nelle compagnie del Paese. Doveva sabbato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05D966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1v / </w:t>
      </w:r>
    </w:p>
    <w:p w14:paraId="615F90DB" w14:textId="3D4F48A9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farsi la mutatione del magistrato, cadendo in quel giorno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l’elettione, com</w:t>
      </w:r>
      <w:ins w:id="10" w:author="Giorgia" w:date="2023-03-10T23:42:00Z">
        <w:r w:rsidR="00D644F8">
          <w:rPr>
            <w:sz w:val="24"/>
            <w:szCs w:val="24"/>
          </w:rPr>
          <w:t>’</w:t>
        </w:r>
      </w:ins>
      <w:del w:id="11" w:author="Giorgia" w:date="2023-03-10T23:42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è seguito; et si sta attendendo di saper ciò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si sarà terminato sopra il desiderio di quei cittadini,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vogliono eriger un consiglio di quaranta in cinquanta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habbino ad esser perpetui, et successivi di tempo in tempo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l</w:t>
      </w:r>
      <w:ins w:id="12" w:author="Giorgia" w:date="2023-03-10T23:43:00Z">
        <w:r w:rsidR="00D644F8">
          <w:rPr>
            <w:sz w:val="24"/>
            <w:szCs w:val="24"/>
          </w:rPr>
          <w:t>’</w:t>
        </w:r>
      </w:ins>
      <w:del w:id="13" w:author="Giorgia" w:date="2023-03-10T23:42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elettione dei magistrati antico pensiero più volte posto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consultatione.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A451E8A" w14:textId="050FBCAC" w:rsidR="00C856E1" w:rsidRPr="007F3E90" w:rsidRDefault="00C856E1" w:rsidP="007F3E90">
      <w:pPr>
        <w:widowControl w:val="0"/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 xml:space="preserve">Quanto la sudetta licenza a’ soldati sia stata mal intesa dalli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arminiani l'hanno dimostrata le parole alte proferite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nella publica assemblea de’ Stati Generali in quella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Holanda, et nelle</w:t>
      </w:r>
      <w:r w:rsidRPr="007F3E90">
        <w:rPr>
          <w:sz w:val="24"/>
          <w:szCs w:val="24"/>
          <w:vertAlign w:val="superscript"/>
        </w:rPr>
        <w:footnoteReference w:id="4"/>
      </w:r>
      <w:r w:rsidRPr="007F3E90">
        <w:rPr>
          <w:sz w:val="24"/>
          <w:szCs w:val="24"/>
        </w:rPr>
        <w:t xml:space="preserve"> publiche piazze, perché ancorché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questa licenza sia fatta nella città di Utrechet par loro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poter aspettar altro nelle città, che hanno di simil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soldatesca, onde chiamano l</w:t>
      </w:r>
      <w:ins w:id="14" w:author="Giorgia" w:date="2023-03-10T23:43:00Z">
        <w:r w:rsidR="00D644F8">
          <w:rPr>
            <w:sz w:val="24"/>
            <w:szCs w:val="24"/>
          </w:rPr>
          <w:t>’</w:t>
        </w:r>
      </w:ins>
      <w:del w:id="15" w:author="Giorgia" w:date="2023-03-10T23:43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atto violente, contra ragione,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non tolerabile, et par che la città di Leidem in particolare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per meglio dir</w:t>
      </w:r>
      <w:r w:rsidRPr="007F3E90">
        <w:rPr>
          <w:rStyle w:val="Rimandonotaapidipagina"/>
          <w:sz w:val="24"/>
          <w:szCs w:val="24"/>
        </w:rPr>
        <w:footnoteReference w:id="5"/>
      </w:r>
      <w:r w:rsidRPr="007F3E90">
        <w:rPr>
          <w:sz w:val="24"/>
          <w:szCs w:val="24"/>
        </w:rPr>
        <w:t xml:space="preserve"> il Magistrato sia</w:t>
      </w:r>
      <w:r w:rsidRPr="007F3E90">
        <w:rPr>
          <w:rStyle w:val="Rimandonotaapidipagina"/>
          <w:sz w:val="24"/>
          <w:szCs w:val="24"/>
        </w:rPr>
        <w:footnoteReference w:id="6"/>
      </w:r>
      <w:r w:rsidRPr="007F3E90">
        <w:rPr>
          <w:sz w:val="24"/>
          <w:szCs w:val="24"/>
        </w:rPr>
        <w:t xml:space="preserve"> risoluto di non voler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esser violentato. Ha in questi ultimi giorni fatta provisione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più di ottomilla lire di polveri, et d’altre munitioni,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si fanno guardie di giorno, et di notte, et sia chi si vuole,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</w:t>
      </w:r>
      <w:ins w:id="16" w:author="Giorgia" w:date="2023-03-10T23:43:00Z">
        <w:r w:rsidR="00D644F8">
          <w:rPr>
            <w:sz w:val="24"/>
            <w:szCs w:val="24"/>
          </w:rPr>
          <w:t>’</w:t>
        </w:r>
      </w:ins>
      <w:del w:id="17" w:author="Giorgia" w:date="2023-03-10T23:43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ogni conditione di persone, non si lascia entrar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nella città che prima non sia conosciuto, et li carri del fieno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le barche con robbe sono visitate, et ferrati,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</w:p>
    <w:p w14:paraId="38B16D1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2r / </w:t>
      </w:r>
    </w:p>
    <w:p w14:paraId="09B23CAF" w14:textId="598500A0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tutto il medesimo si fa, che se si aspettasse l</w:t>
      </w:r>
      <w:ins w:id="18" w:author="Giorgia" w:date="2023-03-10T23:43:00Z">
        <w:r w:rsidR="00D644F8">
          <w:rPr>
            <w:sz w:val="24"/>
            <w:szCs w:val="24"/>
          </w:rPr>
          <w:t>’</w:t>
        </w:r>
      </w:ins>
      <w:del w:id="19" w:author="Giorgia" w:date="2023-03-10T23:43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inimico. </w:t>
      </w:r>
      <w:r w:rsidRPr="007F3E90">
        <w:rPr>
          <w:color w:val="auto"/>
          <w:sz w:val="24"/>
          <w:szCs w:val="24"/>
        </w:rPr>
        <w:t>|</w:t>
      </w:r>
    </w:p>
    <w:p w14:paraId="15CEC3B1" w14:textId="72B32D2E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Il signor principe Mauritio si aspetta, che rivenghi o</w:t>
      </w:r>
      <w:r w:rsidRPr="007F3E90">
        <w:rPr>
          <w:rStyle w:val="Rimandonotaapidipagina"/>
          <w:sz w:val="24"/>
          <w:szCs w:val="24"/>
        </w:rPr>
        <w:footnoteReference w:id="7"/>
      </w:r>
      <w:r w:rsidRPr="007F3E90">
        <w:rPr>
          <w:sz w:val="24"/>
          <w:szCs w:val="24"/>
        </w:rPr>
        <w:t xml:space="preserve"> questa sera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domani mattina, credono quelli di Leidem, che vorrà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passar per la città. Non li vieteranno il passaggio.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fine si tiene da alcuni</w:t>
      </w:r>
      <w:r w:rsidRPr="007F3E90">
        <w:rPr>
          <w:sz w:val="24"/>
          <w:szCs w:val="24"/>
          <w:vertAlign w:val="superscript"/>
        </w:rPr>
        <w:footnoteReference w:id="8"/>
      </w:r>
      <w:r w:rsidRPr="007F3E90">
        <w:rPr>
          <w:sz w:val="24"/>
          <w:szCs w:val="24"/>
        </w:rPr>
        <w:t xml:space="preserve"> che et essi, et l</w:t>
      </w:r>
      <w:ins w:id="20" w:author="Giorgia" w:date="2023-03-10T23:43:00Z">
        <w:r w:rsidR="00D644F8">
          <w:rPr>
            <w:sz w:val="24"/>
            <w:szCs w:val="24"/>
          </w:rPr>
          <w:t>’</w:t>
        </w:r>
      </w:ins>
      <w:del w:id="21" w:author="Giorgia" w:date="2023-03-10T23:43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altre città della medesima fattione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 risolveranno per non aspettar di esser constrette a ceder,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far da sé volontarie quello, che si desidera dai stati: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massime parendo, che meno possino fidarsi di quei proprii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soldati, che tengono per loro difesa, oltre il popolo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particolare si trattiene in Harlem, et Leidem, ch</w:t>
      </w:r>
      <w:ins w:id="22" w:author="Giorgia" w:date="2023-03-10T23:43:00Z">
        <w:r w:rsidR="00D644F8">
          <w:rPr>
            <w:sz w:val="24"/>
            <w:szCs w:val="24"/>
          </w:rPr>
          <w:t>’</w:t>
        </w:r>
      </w:ins>
      <w:del w:id="23" w:author="Giorgia" w:date="2023-03-10T23:43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è quasi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tutto della </w:t>
      </w:r>
      <w:ins w:id="24" w:author="Giorgia" w:date="2023-03-11T17:36:00Z">
        <w:r w:rsidR="00777D44">
          <w:rPr>
            <w:sz w:val="24"/>
            <w:szCs w:val="24"/>
          </w:rPr>
          <w:t>N</w:t>
        </w:r>
      </w:ins>
      <w:del w:id="25" w:author="Giorgia" w:date="2023-03-11T17:36:00Z">
        <w:r w:rsidRPr="007F3E90" w:rsidDel="00777D44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 xml:space="preserve">atione valona fugitivo dalle provincie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dei </w:t>
      </w:r>
      <w:r w:rsidRPr="007F3E90">
        <w:rPr>
          <w:sz w:val="24"/>
          <w:szCs w:val="24"/>
        </w:rPr>
        <w:lastRenderedPageBreak/>
        <w:t xml:space="preserve">serenissimi arciduchi; et che vive a giornata del lavoro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quelle piazze</w:t>
      </w:r>
      <w:r w:rsidRPr="007F3E90">
        <w:rPr>
          <w:rStyle w:val="Rimandonotaapidipagina"/>
          <w:sz w:val="24"/>
          <w:szCs w:val="24"/>
        </w:rPr>
        <w:footnoteReference w:id="9"/>
      </w:r>
      <w:r w:rsidRPr="007F3E90">
        <w:rPr>
          <w:sz w:val="24"/>
          <w:szCs w:val="24"/>
        </w:rPr>
        <w:t xml:space="preserve">, et è più acerrimo nel particolar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religione di quello sia il naturale del Paese.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8362708" w14:textId="4EA2C19B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</w:t>
      </w:r>
      <w:ins w:id="26" w:author="Giorgia" w:date="2023-03-10T23:43:00Z">
        <w:r w:rsidR="00D644F8">
          <w:rPr>
            <w:sz w:val="24"/>
            <w:szCs w:val="24"/>
          </w:rPr>
          <w:t>’</w:t>
        </w:r>
      </w:ins>
      <w:del w:id="27" w:author="Giorgia" w:date="2023-03-10T23:43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ambasciator di Francia monsignor di Boissise è arrivato. Venerdì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sera si trovò a Roterdam, ove la mattina seguente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buon’hora andò a ritrovarlo monsignor di Murier,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fu seguitato anco dal Grotius creatura, et tutto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monsignor Bernvel huomo di vivezza di spirito,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artificiosa prudenza, che si trattenne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ambasciatori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buon spatio di tempo et esso Boissise ricevé dalla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città di Roterdam ogni maggior honore. Fu la sera di </w:t>
      </w:r>
      <w:r w:rsidRPr="007F3E90">
        <w:rPr>
          <w:color w:val="auto"/>
          <w:sz w:val="24"/>
          <w:szCs w:val="24"/>
        </w:rPr>
        <w:t>|</w:t>
      </w:r>
    </w:p>
    <w:p w14:paraId="10842D8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2v / </w:t>
      </w:r>
    </w:p>
    <w:p w14:paraId="39D47DA6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sabbato in questo luoco incontrato un quarto d’hora fuori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questa Haya, dal signor conte Gugliemo di Nassau, et dal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principe Henrico, fratello di sua Eccellenza, che lo condussero sino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suo alloggiamento destinatoli da’ signori Stati.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7E513B6" w14:textId="4AAC2749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Doppo haver io fatto complir con esso </w:t>
      </w:r>
      <w:ins w:id="28" w:author="Giorgia" w:date="2023-03-11T15:18:00Z">
        <w:r w:rsidR="009B6F6B">
          <w:rPr>
            <w:sz w:val="24"/>
            <w:szCs w:val="24"/>
          </w:rPr>
          <w:t>A</w:t>
        </w:r>
      </w:ins>
      <w:del w:id="29" w:author="Giorgia" w:date="2023-03-11T15:18:00Z">
        <w:r w:rsidRPr="007F3E90" w:rsidDel="009B6F6B">
          <w:rPr>
            <w:sz w:val="24"/>
            <w:szCs w:val="24"/>
          </w:rPr>
          <w:delText>a</w:delText>
        </w:r>
      </w:del>
      <w:r w:rsidRPr="007F3E90">
        <w:rPr>
          <w:sz w:val="24"/>
          <w:szCs w:val="24"/>
        </w:rPr>
        <w:t xml:space="preserve">mbasciatore, al suo arrivo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fui poi a sodisfar in persona la domenica, che con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parole cortesi</w:t>
      </w:r>
      <w:r w:rsidRPr="007F3E90">
        <w:rPr>
          <w:sz w:val="24"/>
          <w:szCs w:val="24"/>
          <w:vertAlign w:val="superscript"/>
        </w:rPr>
        <w:footnoteReference w:id="10"/>
      </w:r>
      <w:r w:rsidRPr="007F3E90">
        <w:rPr>
          <w:sz w:val="24"/>
          <w:szCs w:val="24"/>
        </w:rPr>
        <w:t xml:space="preserve"> corrispose al complimento; et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questi particolari del Paese disse ch’era venuto per apportar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pace; ma tutta l</w:t>
      </w:r>
      <w:ins w:id="30" w:author="Giorgia" w:date="2023-03-10T23:44:00Z">
        <w:r w:rsidR="00D644F8">
          <w:rPr>
            <w:sz w:val="24"/>
            <w:szCs w:val="24"/>
          </w:rPr>
          <w:t>’</w:t>
        </w:r>
      </w:ins>
      <w:del w:id="31" w:author="Giorgia" w:date="2023-03-10T23:44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importanza era se vi fosse stato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chi l</w:t>
      </w:r>
      <w:ins w:id="32" w:author="Giorgia" w:date="2023-03-10T23:44:00Z">
        <w:r w:rsidR="00D644F8">
          <w:rPr>
            <w:sz w:val="24"/>
            <w:szCs w:val="24"/>
          </w:rPr>
          <w:t>’</w:t>
        </w:r>
      </w:ins>
      <w:del w:id="33" w:author="Giorgia" w:date="2023-03-10T23:44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havesse voluta abbracciare. Nel resto scopersi in lui,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anco nel signor ambasciator Murier sospensione d</w:t>
      </w:r>
      <w:ins w:id="34" w:author="Giorgia" w:date="2023-03-10T23:44:00Z">
        <w:r w:rsidR="00D644F8">
          <w:rPr>
            <w:sz w:val="24"/>
            <w:szCs w:val="24"/>
          </w:rPr>
          <w:t>’</w:t>
        </w:r>
      </w:ins>
      <w:del w:id="35" w:author="Giorgia" w:date="2023-03-10T23:44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animo;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ho scritto riverentemente con altre mie, credo che pensino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molto bene a procurar di disimprimer, che l</w:t>
      </w:r>
      <w:ins w:id="36" w:author="Giorgia" w:date="2023-03-10T23:44:00Z">
        <w:r w:rsidR="00D644F8">
          <w:rPr>
            <w:sz w:val="24"/>
            <w:szCs w:val="24"/>
          </w:rPr>
          <w:t>’</w:t>
        </w:r>
      </w:ins>
      <w:del w:id="37" w:author="Giorgia" w:date="2023-03-10T23:44:00Z">
        <w:r w:rsidRPr="007F3E90" w:rsidDel="00D644F8">
          <w:rPr>
            <w:sz w:val="24"/>
            <w:szCs w:val="24"/>
          </w:rPr>
          <w:delText>'</w:delText>
        </w:r>
      </w:del>
      <w:ins w:id="38" w:author="Giorgia" w:date="2023-03-11T15:21:00Z">
        <w:r w:rsidR="009B6F6B" w:rsidRPr="009B6F6B">
          <w:rPr>
            <w:sz w:val="24"/>
            <w:szCs w:val="24"/>
            <w:rPrChange w:id="39" w:author="Giorgia" w:date="2023-03-11T15:21:00Z">
              <w:rPr>
                <w:sz w:val="24"/>
                <w:szCs w:val="24"/>
                <w:highlight w:val="yellow"/>
              </w:rPr>
            </w:rPrChange>
          </w:rPr>
          <w:t>a</w:t>
        </w:r>
      </w:ins>
      <w:del w:id="40" w:author="Giorgia" w:date="2023-03-11T15:21:00Z">
        <w:r w:rsidRPr="009B6F6B" w:rsidDel="009B6F6B">
          <w:rPr>
            <w:sz w:val="24"/>
            <w:szCs w:val="24"/>
            <w:rPrChange w:id="41" w:author="Giorgia" w:date="2023-03-11T15:21:00Z">
              <w:rPr>
                <w:sz w:val="24"/>
                <w:szCs w:val="24"/>
                <w:highlight w:val="yellow"/>
              </w:rPr>
            </w:rPrChange>
          </w:rPr>
          <w:delText>A</w:delText>
        </w:r>
      </w:del>
      <w:r w:rsidRPr="007F3E90">
        <w:rPr>
          <w:sz w:val="24"/>
          <w:szCs w:val="24"/>
        </w:rPr>
        <w:t>mbasciata straor-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dinaria sia mandata spogliata da passione, et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gl</w:t>
      </w:r>
      <w:ins w:id="42" w:author="Giorgia" w:date="2023-03-10T23:44:00Z">
        <w:r w:rsidR="00D644F8">
          <w:rPr>
            <w:sz w:val="24"/>
            <w:szCs w:val="24"/>
          </w:rPr>
          <w:t>’</w:t>
        </w:r>
      </w:ins>
      <w:del w:id="43" w:author="Giorgia" w:date="2023-03-10T23:44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ufficii habbino ad esser diretti al neutrale. </w:t>
      </w:r>
      <w:r w:rsidRPr="007F3E90">
        <w:rPr>
          <w:color w:val="auto"/>
          <w:sz w:val="24"/>
          <w:szCs w:val="24"/>
        </w:rPr>
        <w:t>|</w:t>
      </w:r>
    </w:p>
    <w:p w14:paraId="1A31EEC2" w14:textId="1AD19862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se ben vostra Serenità nel spicarsi questo soggetto di Francia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venirsene qui haverà intesi li concetti, che sono corsi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quella corte: non lascierò però di dirle quello ch’è stato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publicato o fatto publicar appositamente, che l</w:t>
      </w:r>
      <w:ins w:id="44" w:author="Giorgia" w:date="2023-03-10T23:44:00Z">
        <w:r w:rsidR="00D644F8">
          <w:rPr>
            <w:sz w:val="24"/>
            <w:szCs w:val="24"/>
          </w:rPr>
          <w:t>’</w:t>
        </w:r>
      </w:ins>
      <w:del w:id="45" w:author="Giorgia" w:date="2023-03-10T23:44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ambasciator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Spagna residente appresso il Christianissimo, et quel Nontio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pontificio habbino unitamente procurato, che quella Maestà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mandi monsignor di Boissise; con fine di divertire dall’</w:t>
      </w:r>
      <w:r w:rsidRPr="007F3E90">
        <w:rPr>
          <w:color w:val="auto"/>
          <w:sz w:val="24"/>
          <w:szCs w:val="24"/>
        </w:rPr>
        <w:t>|</w:t>
      </w:r>
    </w:p>
    <w:p w14:paraId="08A1407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3r / </w:t>
      </w:r>
    </w:p>
    <w:p w14:paraId="2D32498E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animo della Maestà sua il desiderio, che havesse di appor-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tar la quiete a queste </w:t>
      </w:r>
      <w:proofErr w:type="gramStart"/>
      <w:r w:rsidRPr="007F3E90">
        <w:rPr>
          <w:sz w:val="24"/>
          <w:szCs w:val="24"/>
        </w:rPr>
        <w:t>Provincie;</w:t>
      </w:r>
      <w:proofErr w:type="gramEnd"/>
      <w:r w:rsidRPr="007F3E90">
        <w:rPr>
          <w:sz w:val="24"/>
          <w:szCs w:val="24"/>
        </w:rPr>
        <w:t xml:space="preserve"> ma perché tra sé stesse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divise restassero bersaglio alla fortuna, et alla propria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ruina. Vostra Serenità col suo prudentissimo giudicio</w:t>
      </w:r>
      <w:r w:rsidRPr="007F3E90">
        <w:rPr>
          <w:rStyle w:val="Rimandonotaapidipagina"/>
          <w:sz w:val="24"/>
          <w:szCs w:val="24"/>
        </w:rPr>
        <w:footnoteReference w:id="11"/>
      </w:r>
      <w:r w:rsidRPr="007F3E90">
        <w:rPr>
          <w:sz w:val="24"/>
          <w:szCs w:val="24"/>
        </w:rPr>
        <w:t xml:space="preserve"> potrà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considerare se la divulgatione sia artificiosa, o che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effetto vi siano stati simili concetti in quei doi ministri. </w:t>
      </w:r>
      <w:r w:rsidRPr="007F3E90">
        <w:rPr>
          <w:color w:val="auto"/>
          <w:sz w:val="24"/>
          <w:szCs w:val="24"/>
        </w:rPr>
        <w:t>|</w:t>
      </w:r>
    </w:p>
    <w:p w14:paraId="7D3C94E3" w14:textId="2E18CAF4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Qui ancora non si lascia di procurar, che s</w:t>
      </w:r>
      <w:ins w:id="46" w:author="Giorgia" w:date="2023-03-10T23:45:00Z">
        <w:r w:rsidR="00D644F8">
          <w:rPr>
            <w:sz w:val="24"/>
            <w:szCs w:val="24"/>
          </w:rPr>
          <w:t>’</w:t>
        </w:r>
      </w:ins>
      <w:del w:id="47" w:author="Giorgia" w:date="2023-03-10T23:45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ingrossino gl</w:t>
      </w:r>
      <w:ins w:id="48" w:author="Giorgia" w:date="2023-03-10T23:45:00Z">
        <w:r w:rsidR="00D644F8">
          <w:rPr>
            <w:sz w:val="24"/>
            <w:szCs w:val="24"/>
          </w:rPr>
          <w:t>’</w:t>
        </w:r>
      </w:ins>
      <w:del w:id="49" w:author="Giorgia" w:date="2023-03-10T23:45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humori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contra Bernvel, con dir, che havesse doi pensieri. L</w:t>
      </w:r>
      <w:ins w:id="50" w:author="Giorgia" w:date="2023-03-10T23:45:00Z">
        <w:r w:rsidR="00D644F8">
          <w:rPr>
            <w:sz w:val="24"/>
            <w:szCs w:val="24"/>
          </w:rPr>
          <w:t>’</w:t>
        </w:r>
      </w:ins>
      <w:del w:id="51" w:author="Giorgia" w:date="2023-03-10T23:45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uno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formar un Governo all</w:t>
      </w:r>
      <w:ins w:id="52" w:author="Giorgia" w:date="2023-03-10T23:45:00Z">
        <w:r w:rsidR="00D644F8">
          <w:rPr>
            <w:sz w:val="24"/>
            <w:szCs w:val="24"/>
          </w:rPr>
          <w:t>’</w:t>
        </w:r>
      </w:ins>
      <w:del w:id="53" w:author="Giorgia" w:date="2023-03-10T23:45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uso di quella serenissima Repubblica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suoi fini o non potendo spuntare, che havesse 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cader di nuovo alle mani</w:t>
      </w:r>
      <w:r w:rsidRPr="007F3E90">
        <w:rPr>
          <w:sz w:val="24"/>
          <w:szCs w:val="24"/>
          <w:vertAlign w:val="superscript"/>
        </w:rPr>
        <w:footnoteReference w:id="12"/>
      </w:r>
      <w:r w:rsidRPr="007F3E90">
        <w:rPr>
          <w:sz w:val="24"/>
          <w:szCs w:val="24"/>
        </w:rPr>
        <w:t xml:space="preserve"> de’ Spagnoli per li medesimi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fini queste Provincie; cosa, che non par, che habbi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sussistenza, massime in questa seconda parte.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828D389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Dall’altro canto si procura di render sospetta la casa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Nassau dicendo troppo esser l’auttorità, che si lascia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principe Mauritio, et per il governo, che hanno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della casa in Gheldria, et nelle provincie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Frisia, et Grunighen. Così vano caminando i sospetti,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proferendosi anco senza rispetto concetti di simil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natura. Con tutto il timore delli inconvenienti,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si lascia di sperar un buon fine.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147E70A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La consolatione, che si hebbe nel Paese per il buon arrivo delle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E77544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3v / </w:t>
      </w:r>
    </w:p>
    <w:p w14:paraId="72E92C7D" w14:textId="4A03DCF1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navi dell’Indie si è accresciuta questa settimana </w:t>
      </w:r>
      <w:proofErr w:type="gramStart"/>
      <w:r w:rsidRPr="007F3E90">
        <w:rPr>
          <w:sz w:val="24"/>
          <w:szCs w:val="24"/>
        </w:rPr>
        <w:t>coll’avviso</w:t>
      </w:r>
      <w:proofErr w:type="gramEnd"/>
      <w:r w:rsidRPr="007F3E90">
        <w:rPr>
          <w:sz w:val="24"/>
          <w:szCs w:val="24"/>
        </w:rPr>
        <w:t xml:space="preserve">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presa, che le navi dei Stati accompagnate da quelle di Spagna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hanno fatta di sei vasselli de’ corsari alla costa</w:t>
      </w:r>
      <w:r w:rsidRPr="007F3E90">
        <w:rPr>
          <w:sz w:val="24"/>
          <w:szCs w:val="24"/>
          <w:vertAlign w:val="superscript"/>
        </w:rPr>
        <w:footnoteReference w:id="13"/>
      </w:r>
      <w:r w:rsidRPr="007F3E90">
        <w:rPr>
          <w:sz w:val="24"/>
          <w:szCs w:val="24"/>
        </w:rPr>
        <w:t xml:space="preserve"> de Barberia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nella bocca dello </w:t>
      </w:r>
      <w:commentRangeStart w:id="54"/>
      <w:commentRangeStart w:id="55"/>
      <w:ins w:id="56" w:author="Giorgia" w:date="2023-03-11T18:44:00Z">
        <w:r w:rsidR="00981193" w:rsidRPr="00981193">
          <w:rPr>
            <w:sz w:val="24"/>
            <w:szCs w:val="24"/>
            <w:rPrChange w:id="57" w:author="Giorgia" w:date="2023-03-11T18:44:00Z">
              <w:rPr>
                <w:sz w:val="24"/>
                <w:szCs w:val="24"/>
                <w:highlight w:val="yellow"/>
              </w:rPr>
            </w:rPrChange>
          </w:rPr>
          <w:t>s</w:t>
        </w:r>
      </w:ins>
      <w:del w:id="58" w:author="Giorgia" w:date="2023-03-11T18:44:00Z">
        <w:r w:rsidRPr="00981193" w:rsidDel="00981193">
          <w:rPr>
            <w:sz w:val="24"/>
            <w:szCs w:val="24"/>
            <w:rPrChange w:id="59" w:author="Giorgia" w:date="2023-03-11T18:44:00Z">
              <w:rPr>
                <w:sz w:val="24"/>
                <w:szCs w:val="24"/>
                <w:highlight w:val="yellow"/>
              </w:rPr>
            </w:rPrChange>
          </w:rPr>
          <w:delText>S</w:delText>
        </w:r>
      </w:del>
      <w:r w:rsidRPr="00981193">
        <w:rPr>
          <w:sz w:val="24"/>
          <w:szCs w:val="24"/>
        </w:rPr>
        <w:t>t</w:t>
      </w:r>
      <w:commentRangeEnd w:id="54"/>
      <w:r w:rsidR="00981193">
        <w:rPr>
          <w:rStyle w:val="Rimandocommento"/>
        </w:rPr>
        <w:commentReference w:id="54"/>
      </w:r>
      <w:commentRangeEnd w:id="55"/>
      <w:r w:rsidR="005E7B65">
        <w:rPr>
          <w:rStyle w:val="Rimandocommento"/>
        </w:rPr>
        <w:commentReference w:id="55"/>
      </w:r>
      <w:r w:rsidRPr="007F3E90">
        <w:rPr>
          <w:sz w:val="24"/>
          <w:szCs w:val="24"/>
        </w:rPr>
        <w:t>retto</w:t>
      </w:r>
      <w:ins w:id="60" w:author="Giorgia" w:date="2023-03-11T18:43:00Z">
        <w:r w:rsidR="00981193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Et sono del numero di quelli</w:t>
      </w:r>
      <w:r w:rsidRPr="007F3E90">
        <w:rPr>
          <w:rStyle w:val="Rimandonotaapidipagina"/>
          <w:sz w:val="24"/>
          <w:szCs w:val="24"/>
        </w:rPr>
        <w:footnoteReference w:id="14"/>
      </w:r>
      <w:r w:rsidRPr="007F3E90">
        <w:rPr>
          <w:sz w:val="24"/>
          <w:szCs w:val="24"/>
        </w:rPr>
        <w:t xml:space="preserve">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mesi passati sbarcarono, et fecero così notabil danno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Lancerotta una delle isole delle Canarie. Et si aspetta anco d</w:t>
      </w:r>
      <w:ins w:id="61" w:author="Giorgia" w:date="2023-03-10T23:45:00Z">
        <w:r w:rsidR="00D644F8">
          <w:rPr>
            <w:sz w:val="24"/>
            <w:szCs w:val="24"/>
          </w:rPr>
          <w:t>’</w:t>
        </w:r>
      </w:ins>
      <w:del w:id="62" w:author="Giorgia" w:date="2023-03-10T23:45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in-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tendere che habbino </w:t>
      </w:r>
      <w:r w:rsidRPr="007F3E90">
        <w:rPr>
          <w:sz w:val="24"/>
          <w:szCs w:val="24"/>
        </w:rPr>
        <w:lastRenderedPageBreak/>
        <w:t xml:space="preserve">incontrati altri vasselli, che caminavano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uniti in</w:t>
      </w:r>
      <w:r w:rsidRPr="007F3E90">
        <w:rPr>
          <w:sz w:val="24"/>
          <w:szCs w:val="24"/>
          <w:vertAlign w:val="superscript"/>
        </w:rPr>
        <w:footnoteReference w:id="15"/>
      </w:r>
      <w:r w:rsidRPr="007F3E90">
        <w:rPr>
          <w:sz w:val="24"/>
          <w:szCs w:val="24"/>
        </w:rPr>
        <w:t xml:space="preserve"> numero di</w:t>
      </w:r>
      <w:r w:rsidRPr="007F3E90">
        <w:rPr>
          <w:sz w:val="24"/>
          <w:szCs w:val="24"/>
          <w:vertAlign w:val="superscript"/>
        </w:rPr>
        <w:footnoteReference w:id="16"/>
      </w:r>
      <w:r w:rsidRPr="007F3E90">
        <w:rPr>
          <w:sz w:val="24"/>
          <w:szCs w:val="24"/>
        </w:rPr>
        <w:t xml:space="preserve"> più</w:t>
      </w:r>
      <w:r w:rsidRPr="007F3E90">
        <w:rPr>
          <w:sz w:val="24"/>
          <w:szCs w:val="24"/>
          <w:vertAlign w:val="superscript"/>
        </w:rPr>
        <w:footnoteReference w:id="17"/>
      </w:r>
      <w:r w:rsidRPr="007F3E90">
        <w:rPr>
          <w:sz w:val="24"/>
          <w:szCs w:val="24"/>
        </w:rPr>
        <w:t xml:space="preserve"> de vinti, pur dei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medesimi corsari. |</w:t>
      </w:r>
    </w:p>
    <w:p w14:paraId="765CAB9F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Li doi cavallieri francesi, che già alcune settimane si trovano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questo Paese per la preparatione di doi vasselli da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guerra compri da essi</w:t>
      </w:r>
      <w:r w:rsidRPr="007F3E90">
        <w:rPr>
          <w:rStyle w:val="Rimandonotaapidipagina"/>
          <w:sz w:val="24"/>
          <w:szCs w:val="24"/>
        </w:rPr>
        <w:footnoteReference w:id="18"/>
      </w:r>
      <w:r w:rsidRPr="007F3E90">
        <w:rPr>
          <w:sz w:val="24"/>
          <w:szCs w:val="24"/>
        </w:rPr>
        <w:t xml:space="preserve"> per il signor duca di Guisa per andar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medesimamente contra corsari sono dietro alla loro speditione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sperando ambidoi esser pronti, et in mare per la fine del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mese presente, et sono continuamente solecitati dal medesimo signor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duca di Guisa. Et questo ambasciator ordinario di Francia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nome del Re ha fatto ogni ufficio perché</w:t>
      </w:r>
      <w:r w:rsidRPr="007F3E90">
        <w:rPr>
          <w:sz w:val="24"/>
          <w:szCs w:val="24"/>
          <w:vertAlign w:val="superscript"/>
        </w:rPr>
        <w:footnoteReference w:id="19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habbino assistenza per la loro pronta speditione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dai ministri delle Amiralità.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C30E879" w14:textId="6C54323C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Tutto diversamente è stato publicato in Brusseles l</w:t>
      </w:r>
      <w:ins w:id="65" w:author="Giorgia" w:date="2023-03-10T23:45:00Z">
        <w:r w:rsidR="00D644F8">
          <w:rPr>
            <w:sz w:val="24"/>
            <w:szCs w:val="24"/>
          </w:rPr>
          <w:t>’</w:t>
        </w:r>
      </w:ins>
      <w:del w:id="66" w:author="Giorgia" w:date="2023-03-10T23:45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incontro delle navi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vostra Serenità allo </w:t>
      </w:r>
      <w:ins w:id="67" w:author="Giorgia" w:date="2023-03-11T18:44:00Z">
        <w:r w:rsidR="00981193">
          <w:rPr>
            <w:sz w:val="24"/>
            <w:szCs w:val="24"/>
            <w:highlight w:val="yellow"/>
          </w:rPr>
          <w:t>s</w:t>
        </w:r>
      </w:ins>
      <w:del w:id="68" w:author="Giorgia" w:date="2023-03-11T18:44:00Z">
        <w:r w:rsidRPr="007F3E90" w:rsidDel="00981193">
          <w:rPr>
            <w:sz w:val="24"/>
            <w:szCs w:val="24"/>
            <w:highlight w:val="yellow"/>
          </w:rPr>
          <w:delText>S</w:delText>
        </w:r>
      </w:del>
      <w:r w:rsidRPr="007F3E90">
        <w:rPr>
          <w:sz w:val="24"/>
          <w:szCs w:val="24"/>
        </w:rPr>
        <w:t xml:space="preserve">tretto, et mi scrive il Pasini con lettere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ricevo in questo punto, che non haveva voluto significarmi </w:t>
      </w:r>
      <w:r w:rsidRPr="007F3E90">
        <w:rPr>
          <w:color w:val="auto"/>
          <w:sz w:val="24"/>
          <w:szCs w:val="24"/>
        </w:rPr>
        <w:t>|</w:t>
      </w:r>
    </w:p>
    <w:p w14:paraId="5B535195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4r / </w:t>
      </w:r>
    </w:p>
    <w:p w14:paraId="266DA2FD" w14:textId="61F7A37C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ciò che se ne diceva per non apportarmi travaglio, et sentimento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</w:t>
      </w:r>
      <w:ins w:id="69" w:author="Giorgia" w:date="2023-03-10T23:46:00Z">
        <w:r w:rsidR="00D644F8">
          <w:rPr>
            <w:sz w:val="24"/>
            <w:szCs w:val="24"/>
          </w:rPr>
          <w:t>’</w:t>
        </w:r>
      </w:ins>
      <w:del w:id="70" w:author="Giorgia" w:date="2023-03-10T23:46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animo, et però haveva havuto gusto dell</w:t>
      </w:r>
      <w:ins w:id="71" w:author="Giorgia" w:date="2023-03-10T23:46:00Z">
        <w:r w:rsidR="00D644F8">
          <w:rPr>
            <w:sz w:val="24"/>
            <w:szCs w:val="24"/>
          </w:rPr>
          <w:t>’</w:t>
        </w:r>
      </w:ins>
      <w:del w:id="72" w:author="Giorgia" w:date="2023-03-10T23:46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avviso,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gliene havevo dato per far apparer con riputatione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Serenità vostra tutto il contrario della publicatione ch’era che le navi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lei havevano ricevuto notabilissimo danno, et dall</w:t>
      </w:r>
      <w:ins w:id="73" w:author="Giorgia" w:date="2023-03-10T23:46:00Z">
        <w:r w:rsidR="00D644F8">
          <w:rPr>
            <w:sz w:val="24"/>
            <w:szCs w:val="24"/>
          </w:rPr>
          <w:t>’</w:t>
        </w:r>
      </w:ins>
      <w:del w:id="74" w:author="Giorgia" w:date="2023-03-10T23:46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aggiunta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copia di lettere che mi viene scritta dal provisioniero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Encusen, oltre altro (se si compiaceranno) potranno, sentir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ciò che si dice (a confusione de’ Spagnuoli) dalli stessi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hanno serviti, quando publicassero altrimenti. </w:t>
      </w:r>
      <w:r w:rsidRPr="007F3E90">
        <w:rPr>
          <w:color w:val="auto"/>
          <w:sz w:val="24"/>
          <w:szCs w:val="24"/>
        </w:rPr>
        <w:t>|</w:t>
      </w:r>
    </w:p>
    <w:p w14:paraId="57127FED" w14:textId="79F7F112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quello tocca al particolar delle navi devo mandar a’ signori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Roterdam la nota di quanto desidero. In Amsterdam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ho rimandato quel conto generale che m’inviorono perché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</w:t>
      </w:r>
      <w:proofErr w:type="gramStart"/>
      <w:r w:rsidRPr="007F3E90">
        <w:rPr>
          <w:sz w:val="24"/>
          <w:szCs w:val="24"/>
        </w:rPr>
        <w:t>lo</w:t>
      </w:r>
      <w:proofErr w:type="gramEnd"/>
      <w:r w:rsidRPr="007F3E90">
        <w:rPr>
          <w:sz w:val="24"/>
          <w:szCs w:val="24"/>
        </w:rPr>
        <w:t xml:space="preserve"> faccino riformare, o mi mandino li necessarii ricapiti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il rincontro. Quei signori dell</w:t>
      </w:r>
      <w:ins w:id="75" w:author="Giorgia" w:date="2023-03-10T23:46:00Z">
        <w:r w:rsidR="00D644F8">
          <w:rPr>
            <w:sz w:val="24"/>
            <w:szCs w:val="24"/>
          </w:rPr>
          <w:t>’</w:t>
        </w:r>
      </w:ins>
      <w:del w:id="76" w:author="Giorgia" w:date="2023-03-10T23:46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Amiralità mi hanno ricercato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farli haver ancor settemilla fiorini in circa per compir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sodisfar a spese, et insieme farli haver doi mesi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paga, che</w:t>
      </w:r>
      <w:r w:rsidRPr="007F3E90">
        <w:rPr>
          <w:sz w:val="24"/>
          <w:szCs w:val="24"/>
          <w:vertAlign w:val="superscript"/>
        </w:rPr>
        <w:footnoteReference w:id="20"/>
      </w:r>
      <w:r w:rsidRPr="007F3E90">
        <w:rPr>
          <w:sz w:val="24"/>
          <w:szCs w:val="24"/>
        </w:rPr>
        <w:t xml:space="preserve"> maturano in questo mese per il noleggio delle | navi essendogliene stata fatta instanza dai portionevoli.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Così mi hanno ricercato anco quelli di Roterdam,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aspetto</w:t>
      </w:r>
      <w:r w:rsidRPr="007F3E90">
        <w:rPr>
          <w:sz w:val="24"/>
          <w:szCs w:val="24"/>
          <w:vertAlign w:val="superscript"/>
        </w:rPr>
        <w:footnoteReference w:id="21"/>
      </w:r>
      <w:r w:rsidRPr="007F3E90">
        <w:rPr>
          <w:sz w:val="24"/>
          <w:szCs w:val="24"/>
        </w:rPr>
        <w:t xml:space="preserve"> la medesima instanza di Northolandia. Et perché,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pagar</w:t>
      </w:r>
      <w:r w:rsidRPr="007F3E90">
        <w:rPr>
          <w:sz w:val="24"/>
          <w:szCs w:val="24"/>
          <w:vertAlign w:val="superscript"/>
        </w:rPr>
        <w:footnoteReference w:id="22"/>
      </w:r>
      <w:r w:rsidRPr="007F3E90">
        <w:rPr>
          <w:sz w:val="24"/>
          <w:szCs w:val="24"/>
        </w:rPr>
        <w:t xml:space="preserve"> esse doi mesate</w:t>
      </w:r>
      <w:r w:rsidRPr="007F3E90">
        <w:rPr>
          <w:sz w:val="24"/>
          <w:szCs w:val="24"/>
          <w:vertAlign w:val="superscript"/>
        </w:rPr>
        <w:footnoteReference w:id="23"/>
      </w:r>
      <w:r w:rsidRPr="007F3E90">
        <w:rPr>
          <w:sz w:val="24"/>
          <w:szCs w:val="24"/>
        </w:rPr>
        <w:t xml:space="preserve"> vi vogliono cinquantacinque milla fiorini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sono vintidoi milla ducati di Venetia non ne haverò tanti </w:t>
      </w:r>
      <w:r w:rsidRPr="007F3E90">
        <w:rPr>
          <w:color w:val="auto"/>
          <w:sz w:val="24"/>
          <w:szCs w:val="24"/>
        </w:rPr>
        <w:t>|</w:t>
      </w:r>
    </w:p>
    <w:p w14:paraId="7BC293E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4v / </w:t>
      </w:r>
    </w:p>
    <w:p w14:paraId="72B08823" w14:textId="5BE5D19A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procurerò che piglino una sola mesata finché mi venghi nuo-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vo ordine da lei, o la sua risolutione sopra quanto rive-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rentemente le scrissi colle mie dei 17 del passato,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quali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mandai anco una nota della summa che doveva pagar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ogni vassello per mese, et per tutti insieme. Et perché in essa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la nave </w:t>
      </w:r>
      <w:proofErr w:type="gramStart"/>
      <w:r w:rsidRPr="007F3E90">
        <w:rPr>
          <w:sz w:val="24"/>
          <w:szCs w:val="24"/>
        </w:rPr>
        <w:t>nominata</w:t>
      </w:r>
      <w:proofErr w:type="gramEnd"/>
      <w:r w:rsidRPr="007F3E90">
        <w:rPr>
          <w:sz w:val="24"/>
          <w:szCs w:val="24"/>
        </w:rPr>
        <w:t xml:space="preserve"> Lo specchio è stato fatto errore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doicento fiorini per mese in disavantaggio di vostra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ho fatta accommodar la partita, et qui le mando nuova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copia del calcolo come deve stare. È necessario ch’ella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risolvi quello vorrà far intorno il pagamento regolandosi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col prezzo della piazza al suo vantaggio o di pagar di là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di farmi rimetter di qua undecimilla ducati per mese,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tanto importa il pagamento valutato il ducato cinquanta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piacchi; ma se </w:t>
      </w:r>
      <w:proofErr w:type="gramStart"/>
      <w:r w:rsidRPr="007F3E90">
        <w:rPr>
          <w:sz w:val="24"/>
          <w:szCs w:val="24"/>
        </w:rPr>
        <w:t>venisse</w:t>
      </w:r>
      <w:proofErr w:type="gramEnd"/>
      <w:r w:rsidRPr="007F3E90">
        <w:rPr>
          <w:sz w:val="24"/>
          <w:szCs w:val="24"/>
        </w:rPr>
        <w:t xml:space="preserve"> ad esser meno bisognerà ch</w:t>
      </w:r>
      <w:ins w:id="79" w:author="Giorgia" w:date="2023-03-10T23:46:00Z">
        <w:r w:rsidR="00D644F8">
          <w:rPr>
            <w:sz w:val="24"/>
            <w:szCs w:val="24"/>
          </w:rPr>
          <w:t>’</w:t>
        </w:r>
      </w:ins>
      <w:del w:id="80" w:author="Giorgia" w:date="2023-03-10T23:46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ella rimetti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di più per la intera sodisfattione di undecimilla ducati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cinquanta piacchi l’uno. Forniti li primi</w:t>
      </w:r>
      <w:r w:rsidRPr="007F3E90">
        <w:rPr>
          <w:sz w:val="24"/>
          <w:szCs w:val="24"/>
          <w:vertAlign w:val="superscript"/>
        </w:rPr>
        <w:footnoteReference w:id="24"/>
      </w:r>
      <w:r w:rsidRPr="007F3E90">
        <w:rPr>
          <w:sz w:val="24"/>
          <w:szCs w:val="24"/>
        </w:rPr>
        <w:t xml:space="preserve"> sei mesi, che sarà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all’ottobre prossimo haverà ella libertà per il contratto 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lasciar continuar il noleggio de’ vasselli </w:t>
      </w:r>
      <w:proofErr w:type="gramStart"/>
      <w:r w:rsidRPr="007F3E90">
        <w:rPr>
          <w:sz w:val="24"/>
          <w:szCs w:val="24"/>
        </w:rPr>
        <w:t>nel piedi</w:t>
      </w:r>
      <w:proofErr w:type="gramEnd"/>
      <w:r w:rsidRPr="007F3E90">
        <w:rPr>
          <w:sz w:val="24"/>
          <w:szCs w:val="24"/>
        </w:rPr>
        <w:t xml:space="preserve">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sono, o di far nuovo partito: in che si regolerà la Serenità vostra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conforme al suo prudentissimo giudicio, et a quello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stimerà di suo maggior servitio per non incorrer o sotto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giacere a nuovo rischio. Gratie etc.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9639FB9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7DF36388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Dall’Haya a’ 7 agosto 1618 </w:t>
      </w:r>
      <w:r w:rsidRPr="007F3E90">
        <w:rPr>
          <w:color w:val="auto"/>
          <w:sz w:val="24"/>
          <w:szCs w:val="24"/>
        </w:rPr>
        <w:t>|</w:t>
      </w:r>
    </w:p>
    <w:p w14:paraId="7D3E44D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ab/>
      </w:r>
      <w:r w:rsidRPr="007F3E90">
        <w:rPr>
          <w:sz w:val="24"/>
          <w:szCs w:val="24"/>
        </w:rPr>
        <w:tab/>
      </w:r>
    </w:p>
    <w:p w14:paraId="58E34C8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</w:t>
      </w:r>
      <w:r w:rsidRPr="007F3E90">
        <w:rPr>
          <w:color w:val="auto"/>
          <w:sz w:val="24"/>
          <w:szCs w:val="24"/>
        </w:rPr>
        <w:t>|</w:t>
      </w:r>
    </w:p>
    <w:p w14:paraId="22FCF82C" w14:textId="77777777" w:rsidR="00C856E1" w:rsidRPr="007F3E90" w:rsidRDefault="00C856E1" w:rsidP="007F3E90">
      <w:pPr>
        <w:widowControl w:val="0"/>
        <w:snapToGrid w:val="0"/>
        <w:jc w:val="both"/>
        <w:rPr>
          <w:color w:val="auto"/>
          <w:sz w:val="24"/>
          <w:szCs w:val="24"/>
        </w:rPr>
      </w:pPr>
      <w:r w:rsidRPr="007F3E90">
        <w:rPr>
          <w:sz w:val="24"/>
          <w:szCs w:val="24"/>
        </w:rPr>
        <w:t xml:space="preserve">Christofforo Suriano </w:t>
      </w:r>
      <w:r w:rsidRPr="007F3E90">
        <w:rPr>
          <w:color w:val="auto"/>
          <w:sz w:val="24"/>
          <w:szCs w:val="24"/>
        </w:rPr>
        <w:t>|</w:t>
      </w:r>
    </w:p>
    <w:p w14:paraId="5DC96AE0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</w:p>
    <w:p w14:paraId="13160ABD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6bis r-v /</w:t>
      </w:r>
    </w:p>
    <w:p w14:paraId="4FA6B5B3" w14:textId="594326DA" w:rsidR="00C856E1" w:rsidRPr="007F3E90" w:rsidRDefault="00A0623B" w:rsidP="007F3E90">
      <w:pPr>
        <w:widowControl w:val="0"/>
        <w:pBdr>
          <w:top w:val="none" w:sz="0" w:space="0" w:color="auto"/>
        </w:pBdr>
        <w:snapToGrid w:val="0"/>
        <w:jc w:val="both"/>
        <w:rPr>
          <w:i/>
          <w:iCs/>
          <w:sz w:val="24"/>
          <w:szCs w:val="24"/>
        </w:rPr>
      </w:pPr>
      <w:ins w:id="81" w:author="Flavia Di Gi" w:date="2023-03-12T14:55:00Z">
        <w:r>
          <w:rPr>
            <w:i/>
            <w:iCs/>
            <w:sz w:val="24"/>
            <w:szCs w:val="24"/>
          </w:rPr>
          <w:t>Carta t</w:t>
        </w:r>
      </w:ins>
      <w:del w:id="82" w:author="Flavia Di Gi" w:date="2023-03-12T14:54:00Z">
        <w:r w:rsidR="00C856E1" w:rsidRPr="007F3E90" w:rsidDel="00A0623B">
          <w:rPr>
            <w:i/>
            <w:iCs/>
            <w:sz w:val="24"/>
            <w:szCs w:val="24"/>
          </w:rPr>
          <w:delText>T</w:delText>
        </w:r>
      </w:del>
      <w:r w:rsidR="00C856E1" w:rsidRPr="007F3E90">
        <w:rPr>
          <w:i/>
          <w:iCs/>
          <w:sz w:val="24"/>
          <w:szCs w:val="24"/>
        </w:rPr>
        <w:t>agliata non numerata</w:t>
      </w:r>
    </w:p>
    <w:p w14:paraId="499560FA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/>
          <w:iCs/>
          <w:sz w:val="24"/>
          <w:szCs w:val="24"/>
        </w:rPr>
      </w:pPr>
    </w:p>
    <w:p w14:paraId="02B64592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9r / </w:t>
      </w:r>
    </w:p>
    <w:p w14:paraId="259790FD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Bianca</w:t>
      </w:r>
    </w:p>
    <w:p w14:paraId="42A1EE10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/>
          <w:iCs/>
          <w:sz w:val="24"/>
          <w:szCs w:val="24"/>
        </w:rPr>
      </w:pPr>
    </w:p>
    <w:p w14:paraId="5936B679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9v /</w:t>
      </w:r>
    </w:p>
    <w:p w14:paraId="230337EB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D8504CB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50 sola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315B219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</w:p>
    <w:p w14:paraId="725E0E18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Tracce di sigillo</w:t>
      </w:r>
    </w:p>
    <w:p w14:paraId="1D4FA496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</w:p>
    <w:p w14:paraId="1369CE42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5D1A838E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9vC / </w:t>
      </w:r>
    </w:p>
    <w:p w14:paraId="5D35C6A9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7 agosto 1618 ricevute 22 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31326B2" w14:textId="678661D8" w:rsidR="00C856E1" w:rsidRPr="00075EA3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  <w:lang w:val="en-US"/>
          <w:rPrChange w:id="83" w:author="Flavia Di Gi" w:date="2023-03-21T21:54:00Z">
            <w:rPr>
              <w:sz w:val="24"/>
              <w:szCs w:val="24"/>
            </w:rPr>
          </w:rPrChange>
        </w:rPr>
      </w:pPr>
      <w:r w:rsidRPr="007F3E90">
        <w:rPr>
          <w:sz w:val="24"/>
          <w:szCs w:val="24"/>
        </w:rPr>
        <w:t>Haia</w:t>
      </w:r>
      <w:ins w:id="84" w:author="Flavia Di Gi" w:date="2023-03-19T18:20:00Z">
        <w:r w:rsidR="004D4A12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</w:t>
      </w:r>
      <w:ins w:id="85" w:author="Flavia Di Gi" w:date="2023-03-19T18:20:00Z">
        <w:r w:rsidR="004D4A12" w:rsidRPr="00075EA3">
          <w:rPr>
            <w:sz w:val="24"/>
            <w:szCs w:val="24"/>
            <w:lang w:val="en-US"/>
            <w:rPrChange w:id="86" w:author="Flavia Di Gi" w:date="2023-03-21T21:54:00Z">
              <w:rPr>
                <w:sz w:val="24"/>
                <w:szCs w:val="24"/>
              </w:rPr>
            </w:rPrChange>
          </w:rPr>
          <w:t>S</w:t>
        </w:r>
      </w:ins>
      <w:del w:id="87" w:author="Flavia Di Gi" w:date="2023-03-19T18:20:00Z">
        <w:r w:rsidRPr="00075EA3" w:rsidDel="004D4A12">
          <w:rPr>
            <w:sz w:val="24"/>
            <w:szCs w:val="24"/>
            <w:lang w:val="en-US"/>
            <w:rPrChange w:id="88" w:author="Flavia Di Gi" w:date="2023-03-21T21:54:00Z">
              <w:rPr>
                <w:sz w:val="24"/>
                <w:szCs w:val="24"/>
              </w:rPr>
            </w:rPrChange>
          </w:rPr>
          <w:delText>s</w:delText>
        </w:r>
      </w:del>
      <w:r w:rsidRPr="00075EA3">
        <w:rPr>
          <w:sz w:val="24"/>
          <w:szCs w:val="24"/>
          <w:lang w:val="en-US"/>
          <w:rPrChange w:id="89" w:author="Flavia Di Gi" w:date="2023-03-21T21:54:00Z">
            <w:rPr>
              <w:sz w:val="24"/>
              <w:szCs w:val="24"/>
            </w:rPr>
          </w:rPrChange>
        </w:rPr>
        <w:t>ola</w:t>
      </w:r>
      <w:ins w:id="90" w:author="Flavia Di Gi" w:date="2023-03-19T18:20:00Z">
        <w:r w:rsidR="004D4A12" w:rsidRPr="00075EA3">
          <w:rPr>
            <w:sz w:val="24"/>
            <w:szCs w:val="24"/>
            <w:lang w:val="en-US"/>
            <w:rPrChange w:id="91" w:author="Flavia Di Gi" w:date="2023-03-21T21:54:00Z">
              <w:rPr>
                <w:sz w:val="24"/>
                <w:szCs w:val="24"/>
              </w:rPr>
            </w:rPrChange>
          </w:rPr>
          <w:t>.</w:t>
        </w:r>
      </w:ins>
      <w:r w:rsidRPr="00075EA3">
        <w:rPr>
          <w:sz w:val="24"/>
          <w:szCs w:val="24"/>
          <w:lang w:val="en-US"/>
          <w:rPrChange w:id="92" w:author="Flavia Di Gi" w:date="2023-03-21T21:54:00Z">
            <w:rPr>
              <w:sz w:val="24"/>
              <w:szCs w:val="24"/>
            </w:rPr>
          </w:rPrChange>
        </w:rPr>
        <w:t xml:space="preserve"> n° 50 </w:t>
      </w:r>
      <w:r w:rsidRPr="00075EA3">
        <w:rPr>
          <w:color w:val="auto"/>
          <w:sz w:val="24"/>
          <w:szCs w:val="24"/>
          <w:lang w:val="en-US"/>
          <w:rPrChange w:id="93" w:author="Flavia Di Gi" w:date="2023-03-21T21:54:00Z">
            <w:rPr>
              <w:color w:val="auto"/>
              <w:sz w:val="24"/>
              <w:szCs w:val="24"/>
            </w:rPr>
          </w:rPrChange>
        </w:rPr>
        <w:t>|</w:t>
      </w:r>
      <w:r w:rsidRPr="00075EA3">
        <w:rPr>
          <w:sz w:val="24"/>
          <w:szCs w:val="24"/>
          <w:lang w:val="en-US"/>
          <w:rPrChange w:id="94" w:author="Flavia Di Gi" w:date="2023-03-21T21:54:00Z">
            <w:rPr>
              <w:sz w:val="24"/>
              <w:szCs w:val="24"/>
            </w:rPr>
          </w:rPrChange>
        </w:rPr>
        <w:t xml:space="preserve"> </w:t>
      </w:r>
    </w:p>
    <w:p w14:paraId="40C06AAF" w14:textId="77777777" w:rsidR="00C856E1" w:rsidRPr="00075EA3" w:rsidRDefault="00C856E1" w:rsidP="007F3E90">
      <w:pPr>
        <w:widowControl w:val="0"/>
        <w:snapToGrid w:val="0"/>
        <w:jc w:val="both"/>
        <w:rPr>
          <w:sz w:val="24"/>
          <w:szCs w:val="24"/>
          <w:lang w:val="en-US"/>
          <w:rPrChange w:id="95" w:author="Flavia Di Gi" w:date="2023-03-21T21:54:00Z">
            <w:rPr>
              <w:sz w:val="24"/>
              <w:szCs w:val="24"/>
            </w:rPr>
          </w:rPrChange>
        </w:rPr>
      </w:pPr>
    </w:p>
    <w:p w14:paraId="30C98455" w14:textId="77777777" w:rsidR="00C856E1" w:rsidRPr="00075EA3" w:rsidRDefault="00C856E1" w:rsidP="007F3E90">
      <w:pPr>
        <w:widowControl w:val="0"/>
        <w:snapToGrid w:val="0"/>
        <w:jc w:val="both"/>
        <w:rPr>
          <w:sz w:val="24"/>
          <w:szCs w:val="24"/>
          <w:lang w:val="en-US"/>
          <w:rPrChange w:id="96" w:author="Flavia Di Gi" w:date="2023-03-21T21:54:00Z">
            <w:rPr>
              <w:sz w:val="24"/>
              <w:szCs w:val="24"/>
            </w:rPr>
          </w:rPrChange>
        </w:rPr>
      </w:pPr>
      <w:r w:rsidRPr="00075EA3">
        <w:rPr>
          <w:sz w:val="24"/>
          <w:szCs w:val="24"/>
          <w:lang w:val="en-US"/>
          <w:rPrChange w:id="97" w:author="Flavia Di Gi" w:date="2023-03-21T21:54:00Z">
            <w:rPr>
              <w:sz w:val="24"/>
              <w:szCs w:val="24"/>
            </w:rPr>
          </w:rPrChange>
        </w:rPr>
        <w:t>L. SS. R. |</w:t>
      </w:r>
    </w:p>
    <w:p w14:paraId="3DE672AB" w14:textId="77777777" w:rsidR="00C856E1" w:rsidRPr="00075EA3" w:rsidRDefault="00C856E1" w:rsidP="007F3E90">
      <w:pPr>
        <w:widowControl w:val="0"/>
        <w:snapToGrid w:val="0"/>
        <w:jc w:val="both"/>
        <w:rPr>
          <w:sz w:val="24"/>
          <w:szCs w:val="24"/>
          <w:lang w:val="en-US"/>
          <w:rPrChange w:id="98" w:author="Flavia Di Gi" w:date="2023-03-21T21:54:00Z">
            <w:rPr>
              <w:sz w:val="24"/>
              <w:szCs w:val="24"/>
            </w:rPr>
          </w:rPrChange>
        </w:rPr>
      </w:pPr>
    </w:p>
    <w:p w14:paraId="4CC9D007" w14:textId="77777777" w:rsidR="00C856E1" w:rsidRPr="00075EA3" w:rsidRDefault="00C856E1" w:rsidP="007F3E90">
      <w:pPr>
        <w:widowControl w:val="0"/>
        <w:snapToGrid w:val="0"/>
        <w:jc w:val="both"/>
        <w:rPr>
          <w:sz w:val="24"/>
          <w:szCs w:val="24"/>
          <w:lang w:val="en-US"/>
          <w:rPrChange w:id="99" w:author="Flavia Di Gi" w:date="2023-03-21T21:54:00Z">
            <w:rPr>
              <w:sz w:val="24"/>
              <w:szCs w:val="24"/>
            </w:rPr>
          </w:rPrChange>
        </w:rPr>
      </w:pPr>
    </w:p>
    <w:p w14:paraId="753E8870" w14:textId="77777777" w:rsidR="00C856E1" w:rsidRPr="00075EA3" w:rsidRDefault="00C856E1" w:rsidP="00CD7893">
      <w:pPr>
        <w:snapToGrid w:val="0"/>
        <w:jc w:val="center"/>
        <w:rPr>
          <w:sz w:val="24"/>
          <w:szCs w:val="24"/>
          <w:lang w:val="en-US"/>
          <w:rPrChange w:id="100" w:author="Flavia Di Gi" w:date="2023-03-21T21:54:00Z">
            <w:rPr>
              <w:sz w:val="24"/>
              <w:szCs w:val="24"/>
            </w:rPr>
          </w:rPrChange>
        </w:rPr>
      </w:pPr>
      <w:r w:rsidRPr="00075EA3">
        <w:rPr>
          <w:sz w:val="24"/>
          <w:szCs w:val="24"/>
          <w:lang w:val="en-US"/>
          <w:rPrChange w:id="101" w:author="Flavia Di Gi" w:date="2023-03-21T21:54:00Z">
            <w:rPr>
              <w:sz w:val="24"/>
              <w:szCs w:val="24"/>
            </w:rPr>
          </w:rPrChange>
        </w:rPr>
        <w:t>n. 2</w:t>
      </w:r>
    </w:p>
    <w:p w14:paraId="7B05201A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1 (cc. 5r-6v)</w:t>
      </w:r>
    </w:p>
    <w:p w14:paraId="0EAD898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2827C5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5r /</w:t>
      </w:r>
    </w:p>
    <w:p w14:paraId="52E86C65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Copia di lettera del provisioniero d’Encusen scritta 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residente Suriano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9933C4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07C449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ho voluto mancare di avvisar vostra Signoria di quello del mare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habbiamo inteso se ben credo, ch’ella haverà più compito raguaglio.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A610631" w14:textId="07013FDD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Alli 9 di giugno nel </w:t>
      </w:r>
      <w:r w:rsidR="00CD7893">
        <w:rPr>
          <w:sz w:val="24"/>
          <w:szCs w:val="24"/>
        </w:rPr>
        <w:t>c</w:t>
      </w:r>
      <w:r w:rsidRPr="007F3E90">
        <w:rPr>
          <w:sz w:val="24"/>
          <w:szCs w:val="24"/>
        </w:rPr>
        <w:t xml:space="preserve">anale sono venute doi </w:t>
      </w:r>
      <w:proofErr w:type="gramStart"/>
      <w:r w:rsidRPr="007F3E90">
        <w:rPr>
          <w:sz w:val="24"/>
          <w:szCs w:val="24"/>
        </w:rPr>
        <w:t>delle nostre nave</w:t>
      </w:r>
      <w:proofErr w:type="gramEnd"/>
      <w:r w:rsidRPr="007F3E90">
        <w:rPr>
          <w:sz w:val="24"/>
          <w:szCs w:val="24"/>
        </w:rPr>
        <w:t xml:space="preserve">, nella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ins w:id="102" w:author="Giorgia" w:date="2023-03-11T11:53:00Z">
        <w:r w:rsidR="00B93734">
          <w:rPr>
            <w:sz w:val="24"/>
            <w:szCs w:val="24"/>
            <w:highlight w:val="yellow"/>
          </w:rPr>
          <w:t>C</w:t>
        </w:r>
      </w:ins>
      <w:del w:id="103" w:author="Giorgia" w:date="2023-03-11T11:53:00Z">
        <w:r w:rsidRPr="00F66DA1" w:rsidDel="00B93734">
          <w:rPr>
            <w:sz w:val="24"/>
            <w:szCs w:val="24"/>
            <w:highlight w:val="yellow"/>
            <w:rPrChange w:id="104" w:author="Giorgia" w:date="2023-03-10T19:36:00Z">
              <w:rPr>
                <w:sz w:val="24"/>
                <w:szCs w:val="24"/>
              </w:rPr>
            </w:rPrChange>
          </w:rPr>
          <w:delText>c</w:delText>
        </w:r>
      </w:del>
      <w:r w:rsidRPr="007F3E90">
        <w:rPr>
          <w:sz w:val="24"/>
          <w:szCs w:val="24"/>
        </w:rPr>
        <w:t xml:space="preserve">ompagnia delle 12 navi della serenissima Republica, et sempre sono andati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uniti con loro, essendo arrivati dirimpetto alla spiaggia di Gibilterra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alli 24 di giugno in numero di 20 vasselli ciò è le 12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serenissima Republica et 8 de’ mercanti, et particolari. Sono subito venuti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dalla detta spiaggia la mattina a tre hore di sole </w:t>
      </w:r>
      <w:proofErr w:type="gramStart"/>
      <w:r w:rsidRPr="007F3E90">
        <w:rPr>
          <w:sz w:val="24"/>
          <w:szCs w:val="24"/>
        </w:rPr>
        <w:t>nove nave</w:t>
      </w:r>
      <w:proofErr w:type="gramEnd"/>
      <w:r w:rsidRPr="007F3E90">
        <w:rPr>
          <w:sz w:val="24"/>
          <w:szCs w:val="24"/>
        </w:rPr>
        <w:t xml:space="preserve">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guerra spagnole venivano molto arditamente nella sudetta armata</w:t>
      </w:r>
      <w:r w:rsidRPr="007F3E90">
        <w:rPr>
          <w:rStyle w:val="Rimandonotaapidipagina"/>
          <w:sz w:val="24"/>
          <w:szCs w:val="24"/>
        </w:rPr>
        <w:footnoteReference w:id="25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cominciavano subito a tirar di canonate, et questo durava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fin alla sera, che fu scuro. Le navi de’ mercanti vedendo questo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 ritirorono alquanto dalle navi. Le nostre navi, dico quelle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serenissima Republica le caricavano bene di canonate, in modo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una delle navi spagnuole era per andar al fondo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ricevevano le spagnole molte batute. Tengono anco 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nostri, che li Spagnuoli habbino presa di molta gente. Delle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navi della serenissima Republica sono morti da 14 in 15 alcuni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feriti questo scrive uno delli patroni delle navi nominato Jan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Gerritson Dyck delli 28 di giugno di Capo di Gato il qual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è stato in tutta la battaglia.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737406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patron Buoch da Hoorn</w:t>
      </w:r>
      <w:r w:rsidRPr="007F3E90">
        <w:rPr>
          <w:rStyle w:val="Rimandonotaapidipagina"/>
          <w:sz w:val="24"/>
          <w:szCs w:val="24"/>
        </w:rPr>
        <w:footnoteReference w:id="26"/>
      </w:r>
      <w:r w:rsidRPr="007F3E90">
        <w:rPr>
          <w:sz w:val="24"/>
          <w:szCs w:val="24"/>
        </w:rPr>
        <w:t xml:space="preserve"> mi ha detto hieri, che alli 4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luglio sia stato avanti di Gibilterra parlando con un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patron di nave hamburghense</w:t>
      </w:r>
      <w:r w:rsidRPr="007F3E90">
        <w:rPr>
          <w:rStyle w:val="Rimandonotaapidipagina"/>
          <w:sz w:val="24"/>
          <w:szCs w:val="24"/>
        </w:rPr>
        <w:footnoteReference w:id="27"/>
      </w:r>
      <w:r w:rsidRPr="007F3E90">
        <w:rPr>
          <w:sz w:val="24"/>
          <w:szCs w:val="24"/>
        </w:rPr>
        <w:t xml:space="preserve"> il quale serve il re di Spagna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la sua nave, et disse, che </w:t>
      </w:r>
      <w:r w:rsidRPr="007F3E90">
        <w:rPr>
          <w:sz w:val="24"/>
          <w:szCs w:val="24"/>
        </w:rPr>
        <w:lastRenderedPageBreak/>
        <w:t xml:space="preserve">haveva ricevuto grandissimo </w:t>
      </w:r>
      <w:r w:rsidRPr="007F3E90">
        <w:rPr>
          <w:color w:val="auto"/>
          <w:sz w:val="24"/>
          <w:szCs w:val="24"/>
        </w:rPr>
        <w:t>|</w:t>
      </w:r>
    </w:p>
    <w:p w14:paraId="3DAE3E2E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5v / </w:t>
      </w:r>
    </w:p>
    <w:p w14:paraId="60943C3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danno nella sua nave in quel conflitto </w:t>
      </w:r>
      <w:proofErr w:type="gramStart"/>
      <w:r w:rsidRPr="007F3E90">
        <w:rPr>
          <w:sz w:val="24"/>
          <w:szCs w:val="24"/>
        </w:rPr>
        <w:t>dalle nave</w:t>
      </w:r>
      <w:proofErr w:type="gramEnd"/>
      <w:r w:rsidRPr="007F3E90">
        <w:rPr>
          <w:sz w:val="24"/>
          <w:szCs w:val="24"/>
        </w:rPr>
        <w:t xml:space="preserve"> venetiane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dicendo anco che l’intention loro non era stata di attaccar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 navi venetiane; ma solamente di passar la loro armata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che improvisamente fu dalla sua nave tirata una moschetata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che seguito subito doppo fu molto valorosamente tirato alli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loro vasselli; in modo che detti Spagnoli non sapevano come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salvarsi o retirarsi; et che nella sua nave quasi non restò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nulla d’intrego; ma tutto fracassato, et rotto. </w:t>
      </w:r>
      <w:r w:rsidRPr="007F3E90">
        <w:rPr>
          <w:color w:val="auto"/>
          <w:sz w:val="24"/>
          <w:szCs w:val="24"/>
        </w:rPr>
        <w:t>|</w:t>
      </w:r>
    </w:p>
    <w:p w14:paraId="31D79540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Sono stati presi nella bocca dello stretto di Gibilterra alla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costa di Barberia 6 navi di corsari, li quali havevano presi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nell’isola nominata Lanzerotta da loro spogliata,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saccheggiata. Questo è seguito alli 2 di luglio per 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nostre</w:t>
      </w:r>
      <w:r w:rsidRPr="007F3E90">
        <w:rPr>
          <w:rStyle w:val="Rimandonotaapidipagina"/>
          <w:sz w:val="24"/>
          <w:szCs w:val="24"/>
        </w:rPr>
        <w:footnoteReference w:id="28"/>
      </w:r>
      <w:r w:rsidRPr="007F3E90">
        <w:rPr>
          <w:sz w:val="24"/>
          <w:szCs w:val="24"/>
        </w:rPr>
        <w:t xml:space="preserve"> navi di guerra, et alcune navi spagnole. Quelli</w:t>
      </w:r>
      <w:r w:rsidRPr="007F3E90">
        <w:rPr>
          <w:rStyle w:val="Rimandonotaapidipagina"/>
          <w:sz w:val="24"/>
          <w:szCs w:val="24"/>
        </w:rPr>
        <w:footnoteReference w:id="29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sono stati presi dalle navi nostre di Holanda sopra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 quali commanda il capitano Moy Lambert sono stati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buttati nell’acqua o</w:t>
      </w:r>
      <w:r w:rsidRPr="007F3E90">
        <w:rPr>
          <w:rStyle w:val="Rimandonotaapidipagina"/>
          <w:sz w:val="24"/>
          <w:szCs w:val="24"/>
        </w:rPr>
        <w:footnoteReference w:id="30"/>
      </w:r>
      <w:r w:rsidRPr="007F3E90">
        <w:rPr>
          <w:sz w:val="24"/>
          <w:szCs w:val="24"/>
        </w:rPr>
        <w:t xml:space="preserve"> nel mare; et quelli, che li Spagnoli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hanno preso sono stati posti al remo in</w:t>
      </w:r>
      <w:r w:rsidRPr="007F3E90">
        <w:rPr>
          <w:rStyle w:val="Rimandonotaapidipagina"/>
          <w:sz w:val="24"/>
          <w:szCs w:val="24"/>
        </w:rPr>
        <w:footnoteReference w:id="31"/>
      </w:r>
      <w:r w:rsidRPr="007F3E90">
        <w:rPr>
          <w:sz w:val="24"/>
          <w:szCs w:val="24"/>
        </w:rPr>
        <w:t xml:space="preserve"> galera.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6858EB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CC0F3D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6r / </w:t>
      </w:r>
    </w:p>
    <w:p w14:paraId="51579EDA" w14:textId="77777777" w:rsidR="00C856E1" w:rsidRPr="007F3E90" w:rsidRDefault="00C856E1" w:rsidP="007F3E90">
      <w:pPr>
        <w:widowControl w:val="0"/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 xml:space="preserve">Bianca </w:t>
      </w:r>
    </w:p>
    <w:p w14:paraId="2975F4E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2D41F8D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6vB / </w:t>
      </w:r>
    </w:p>
    <w:p w14:paraId="56F5558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Copia di lettera scritta dal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provisioner d’Encusen </w:t>
      </w:r>
      <w:r w:rsidRPr="007F3E90">
        <w:rPr>
          <w:color w:val="auto"/>
          <w:sz w:val="24"/>
          <w:szCs w:val="24"/>
        </w:rPr>
        <w:t>|</w:t>
      </w:r>
    </w:p>
    <w:p w14:paraId="1CDE358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13B8DCC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5F9A7FD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3</w:t>
      </w:r>
    </w:p>
    <w:p w14:paraId="4DB965FE" w14:textId="03D69B7D" w:rsidR="00C856E1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 al n. 1 (cc. 7r-8v)</w:t>
      </w:r>
    </w:p>
    <w:p w14:paraId="5B17CBBF" w14:textId="77777777" w:rsidR="00CD7893" w:rsidRPr="007F3E90" w:rsidRDefault="00CD7893" w:rsidP="00CD7893">
      <w:pPr>
        <w:snapToGrid w:val="0"/>
        <w:jc w:val="center"/>
        <w:rPr>
          <w:sz w:val="24"/>
          <w:szCs w:val="24"/>
        </w:rPr>
      </w:pPr>
    </w:p>
    <w:p w14:paraId="5C8AAA65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7r / </w:t>
      </w:r>
    </w:p>
    <w:p w14:paraId="4EB7DED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lettere dell’Haya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n° 46 di 17 luglio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EEC215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43C7D48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Nota del noleggio per le dodeci nave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armate per servizio della serenissima Republica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ridotto da fiorini a ducati in ragion di 50 piachi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ducato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4313BA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4FCA2BC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le cinque navi armate in Amstradan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9FDDD9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tbl>
      <w:tblPr>
        <w:tblStyle w:val="Grigliatabella"/>
        <w:tblW w:w="953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107" w:author="Flavia Di Gi" w:date="2023-05-07T16:14:00Z">
          <w:tblPr>
            <w:tblStyle w:val="Grigliatabella"/>
            <w:tblW w:w="9390" w:type="dxa"/>
            <w:tblInd w:w="10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093"/>
        <w:gridCol w:w="3611"/>
        <w:gridCol w:w="3827"/>
        <w:tblGridChange w:id="108">
          <w:tblGrid>
            <w:gridCol w:w="2093"/>
            <w:gridCol w:w="3611"/>
            <w:gridCol w:w="3544"/>
            <w:gridCol w:w="142"/>
          </w:tblGrid>
        </w:tblGridChange>
      </w:tblGrid>
      <w:tr w:rsidR="0020185A" w:rsidRPr="007F3E90" w14:paraId="73DC5E22" w14:textId="77777777" w:rsidTr="0020185A">
        <w:tc>
          <w:tcPr>
            <w:tcW w:w="2093" w:type="dxa"/>
            <w:tcPrChange w:id="109" w:author="Flavia Di Gi" w:date="2023-05-07T16:14:00Z">
              <w:tcPr>
                <w:tcW w:w="2093" w:type="dxa"/>
              </w:tcPr>
            </w:tcPrChange>
          </w:tcPr>
          <w:p w14:paraId="3B2AA619" w14:textId="77777777" w:rsidR="00C856E1" w:rsidRPr="007F3E90" w:rsidRDefault="00C856E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San Marco</w:t>
            </w:r>
          </w:p>
        </w:tc>
        <w:tc>
          <w:tcPr>
            <w:tcW w:w="3611" w:type="dxa"/>
            <w:tcPrChange w:id="110" w:author="Flavia Di Gi" w:date="2023-05-07T16:14:00Z">
              <w:tcPr>
                <w:tcW w:w="3611" w:type="dxa"/>
              </w:tcPr>
            </w:tcPrChange>
          </w:tcPr>
          <w:p w14:paraId="6E32E86B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center"/>
              <w:rPr>
                <w:sz w:val="24"/>
                <w:szCs w:val="24"/>
              </w:rPr>
              <w:pPrChange w:id="111" w:author="Flavia Di Gi" w:date="2023-05-07T16:13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 3600</w:t>
            </w:r>
          </w:p>
        </w:tc>
        <w:tc>
          <w:tcPr>
            <w:tcW w:w="3827" w:type="dxa"/>
            <w:tcPrChange w:id="112" w:author="Flavia Di Gi" w:date="2023-05-07T16:14:00Z">
              <w:tcPr>
                <w:tcW w:w="3686" w:type="dxa"/>
                <w:gridSpan w:val="2"/>
              </w:tcPr>
            </w:tcPrChange>
          </w:tcPr>
          <w:p w14:paraId="320B3AD2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ind w:left="1148" w:hanging="708"/>
              <w:jc w:val="right"/>
              <w:rPr>
                <w:sz w:val="24"/>
                <w:szCs w:val="24"/>
              </w:rPr>
              <w:pPrChange w:id="113" w:author="Flavia Di Gi" w:date="2023-05-07T16:14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fanno ducati di Venezia 1440 |</w:t>
            </w:r>
          </w:p>
        </w:tc>
      </w:tr>
      <w:tr w:rsidR="0020185A" w:rsidRPr="007F3E90" w14:paraId="5A74DAE6" w14:textId="77777777" w:rsidTr="0020185A">
        <w:tc>
          <w:tcPr>
            <w:tcW w:w="2093" w:type="dxa"/>
            <w:tcPrChange w:id="114" w:author="Flavia Di Gi" w:date="2023-05-07T16:14:00Z">
              <w:tcPr>
                <w:tcW w:w="2093" w:type="dxa"/>
              </w:tcPr>
            </w:tcPrChange>
          </w:tcPr>
          <w:p w14:paraId="68142201" w14:textId="77777777" w:rsidR="00C856E1" w:rsidRPr="007F3E90" w:rsidRDefault="00C856E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San Christoforo</w:t>
            </w:r>
          </w:p>
        </w:tc>
        <w:tc>
          <w:tcPr>
            <w:tcW w:w="3611" w:type="dxa"/>
            <w:tcPrChange w:id="115" w:author="Flavia Di Gi" w:date="2023-05-07T16:14:00Z">
              <w:tcPr>
                <w:tcW w:w="3611" w:type="dxa"/>
              </w:tcPr>
            </w:tcPrChange>
          </w:tcPr>
          <w:p w14:paraId="676970AE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center"/>
              <w:rPr>
                <w:sz w:val="24"/>
                <w:szCs w:val="24"/>
              </w:rPr>
              <w:pPrChange w:id="116" w:author="Flavia Di Gi" w:date="2023-05-07T16:13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 2400</w:t>
            </w:r>
          </w:p>
        </w:tc>
        <w:tc>
          <w:tcPr>
            <w:tcW w:w="3827" w:type="dxa"/>
            <w:tcPrChange w:id="117" w:author="Flavia Di Gi" w:date="2023-05-07T16:14:00Z">
              <w:tcPr>
                <w:tcW w:w="3686" w:type="dxa"/>
                <w:gridSpan w:val="2"/>
              </w:tcPr>
            </w:tcPrChange>
          </w:tcPr>
          <w:p w14:paraId="5314A7C4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ind w:left="1148" w:hanging="708"/>
              <w:jc w:val="right"/>
              <w:rPr>
                <w:sz w:val="24"/>
                <w:szCs w:val="24"/>
              </w:rPr>
              <w:pPrChange w:id="118" w:author="Flavia Di Gi" w:date="2023-05-07T16:14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fanno ducati di Venezia 960 |</w:t>
            </w:r>
          </w:p>
        </w:tc>
      </w:tr>
      <w:tr w:rsidR="0020185A" w:rsidRPr="007F3E90" w14:paraId="67BC45CF" w14:textId="77777777" w:rsidTr="0020185A">
        <w:tc>
          <w:tcPr>
            <w:tcW w:w="2093" w:type="dxa"/>
            <w:tcPrChange w:id="119" w:author="Flavia Di Gi" w:date="2023-05-07T16:14:00Z">
              <w:tcPr>
                <w:tcW w:w="2093" w:type="dxa"/>
              </w:tcPr>
            </w:tcPrChange>
          </w:tcPr>
          <w:p w14:paraId="4FFE9B72" w14:textId="77777777" w:rsidR="00C856E1" w:rsidRPr="007F3E90" w:rsidRDefault="00C856E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San Francesco</w:t>
            </w:r>
          </w:p>
        </w:tc>
        <w:tc>
          <w:tcPr>
            <w:tcW w:w="3611" w:type="dxa"/>
            <w:tcPrChange w:id="120" w:author="Flavia Di Gi" w:date="2023-05-07T16:14:00Z">
              <w:tcPr>
                <w:tcW w:w="3611" w:type="dxa"/>
              </w:tcPr>
            </w:tcPrChange>
          </w:tcPr>
          <w:p w14:paraId="759E41D9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center"/>
              <w:rPr>
                <w:sz w:val="24"/>
                <w:szCs w:val="24"/>
              </w:rPr>
              <w:pPrChange w:id="121" w:author="Flavia Di Gi" w:date="2023-05-07T16:13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 2400</w:t>
            </w:r>
          </w:p>
        </w:tc>
        <w:tc>
          <w:tcPr>
            <w:tcW w:w="3827" w:type="dxa"/>
            <w:tcPrChange w:id="122" w:author="Flavia Di Gi" w:date="2023-05-07T16:14:00Z">
              <w:tcPr>
                <w:tcW w:w="3686" w:type="dxa"/>
                <w:gridSpan w:val="2"/>
              </w:tcPr>
            </w:tcPrChange>
          </w:tcPr>
          <w:p w14:paraId="53510F14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ind w:left="1148" w:hanging="708"/>
              <w:jc w:val="right"/>
              <w:rPr>
                <w:sz w:val="24"/>
                <w:szCs w:val="24"/>
              </w:rPr>
              <w:pPrChange w:id="123" w:author="Flavia Di Gi" w:date="2023-05-07T16:14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fanno ducati di Venezia 960 |</w:t>
            </w:r>
          </w:p>
        </w:tc>
      </w:tr>
      <w:tr w:rsidR="0020185A" w:rsidRPr="007F3E90" w14:paraId="7FC6A2BE" w14:textId="77777777" w:rsidTr="0020185A">
        <w:tc>
          <w:tcPr>
            <w:tcW w:w="2093" w:type="dxa"/>
            <w:tcPrChange w:id="124" w:author="Flavia Di Gi" w:date="2023-05-07T16:14:00Z">
              <w:tcPr>
                <w:tcW w:w="2093" w:type="dxa"/>
              </w:tcPr>
            </w:tcPrChange>
          </w:tcPr>
          <w:p w14:paraId="3CCF0458" w14:textId="77777777" w:rsidR="00C856E1" w:rsidRPr="007F3E90" w:rsidRDefault="00C856E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Minister Kerch</w:t>
            </w:r>
          </w:p>
        </w:tc>
        <w:tc>
          <w:tcPr>
            <w:tcW w:w="3611" w:type="dxa"/>
            <w:tcPrChange w:id="125" w:author="Flavia Di Gi" w:date="2023-05-07T16:14:00Z">
              <w:tcPr>
                <w:tcW w:w="3611" w:type="dxa"/>
              </w:tcPr>
            </w:tcPrChange>
          </w:tcPr>
          <w:p w14:paraId="6CE67E41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center"/>
              <w:rPr>
                <w:sz w:val="24"/>
                <w:szCs w:val="24"/>
              </w:rPr>
              <w:pPrChange w:id="126" w:author="Flavia Di Gi" w:date="2023-05-07T16:13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 2550</w:t>
            </w:r>
          </w:p>
        </w:tc>
        <w:tc>
          <w:tcPr>
            <w:tcW w:w="3827" w:type="dxa"/>
            <w:tcPrChange w:id="127" w:author="Flavia Di Gi" w:date="2023-05-07T16:14:00Z">
              <w:tcPr>
                <w:tcW w:w="3686" w:type="dxa"/>
                <w:gridSpan w:val="2"/>
              </w:tcPr>
            </w:tcPrChange>
          </w:tcPr>
          <w:p w14:paraId="61867F18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ind w:left="1148" w:hanging="708"/>
              <w:jc w:val="right"/>
              <w:rPr>
                <w:sz w:val="24"/>
                <w:szCs w:val="24"/>
              </w:rPr>
              <w:pPrChange w:id="128" w:author="Flavia Di Gi" w:date="2023-05-07T16:14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fanno ducati di Venezia 1020 |</w:t>
            </w:r>
          </w:p>
        </w:tc>
      </w:tr>
      <w:tr w:rsidR="0020185A" w:rsidRPr="007F3E90" w14:paraId="2421ED40" w14:textId="77777777" w:rsidTr="0020185A">
        <w:tc>
          <w:tcPr>
            <w:tcW w:w="2093" w:type="dxa"/>
            <w:tcPrChange w:id="129" w:author="Flavia Di Gi" w:date="2023-05-07T16:14:00Z">
              <w:tcPr>
                <w:tcW w:w="2093" w:type="dxa"/>
              </w:tcPr>
            </w:tcPrChange>
          </w:tcPr>
          <w:p w14:paraId="025E49DD" w14:textId="77777777" w:rsidR="00C856E1" w:rsidRPr="007F3E90" w:rsidRDefault="00C856E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Anna Riverson</w:t>
            </w:r>
          </w:p>
        </w:tc>
        <w:tc>
          <w:tcPr>
            <w:tcW w:w="3611" w:type="dxa"/>
            <w:tcPrChange w:id="130" w:author="Flavia Di Gi" w:date="2023-05-07T16:14:00Z">
              <w:tcPr>
                <w:tcW w:w="3611" w:type="dxa"/>
              </w:tcPr>
            </w:tcPrChange>
          </w:tcPr>
          <w:p w14:paraId="76445A0E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center"/>
              <w:rPr>
                <w:sz w:val="24"/>
                <w:szCs w:val="24"/>
              </w:rPr>
              <w:pPrChange w:id="131" w:author="Flavia Di Gi" w:date="2023-05-07T16:13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 1800</w:t>
            </w:r>
          </w:p>
        </w:tc>
        <w:tc>
          <w:tcPr>
            <w:tcW w:w="3827" w:type="dxa"/>
            <w:tcPrChange w:id="132" w:author="Flavia Di Gi" w:date="2023-05-07T16:14:00Z">
              <w:tcPr>
                <w:tcW w:w="3686" w:type="dxa"/>
                <w:gridSpan w:val="2"/>
              </w:tcPr>
            </w:tcPrChange>
          </w:tcPr>
          <w:p w14:paraId="373FC2D3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ind w:left="1148" w:hanging="708"/>
              <w:jc w:val="right"/>
              <w:rPr>
                <w:sz w:val="24"/>
                <w:szCs w:val="24"/>
              </w:rPr>
              <w:pPrChange w:id="133" w:author="Flavia Di Gi" w:date="2023-05-07T16:14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fanno ducati di Venezia 720 | </w:t>
            </w:r>
          </w:p>
        </w:tc>
      </w:tr>
      <w:tr w:rsidR="0020185A" w:rsidRPr="007F3E90" w14:paraId="576115E2" w14:textId="77777777" w:rsidTr="0020185A">
        <w:tblPrEx>
          <w:tblPrExChange w:id="134" w:author="Flavia Di Gi" w:date="2023-05-07T16:14:00Z">
            <w:tblPrEx>
              <w:tblW w:w="9248" w:type="dxa"/>
            </w:tblPrEx>
          </w:tblPrExChange>
        </w:tblPrEx>
        <w:trPr>
          <w:trHeight w:val="76"/>
          <w:trPrChange w:id="135" w:author="Flavia Di Gi" w:date="2023-05-07T16:14:00Z">
            <w:trPr>
              <w:gridAfter w:val="0"/>
              <w:trHeight w:val="76"/>
            </w:trPr>
          </w:trPrChange>
        </w:trPr>
        <w:tc>
          <w:tcPr>
            <w:tcW w:w="2093" w:type="dxa"/>
            <w:tcPrChange w:id="136" w:author="Flavia Di Gi" w:date="2023-05-07T16:14:00Z">
              <w:tcPr>
                <w:tcW w:w="2093" w:type="dxa"/>
              </w:tcPr>
            </w:tcPrChange>
          </w:tcPr>
          <w:p w14:paraId="44976680" w14:textId="77777777" w:rsidR="00C856E1" w:rsidRPr="007F3E90" w:rsidRDefault="00C856E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sono</w:t>
            </w:r>
          </w:p>
        </w:tc>
        <w:tc>
          <w:tcPr>
            <w:tcW w:w="3611" w:type="dxa"/>
            <w:tcPrChange w:id="137" w:author="Flavia Di Gi" w:date="2023-05-07T16:14:00Z">
              <w:tcPr>
                <w:tcW w:w="3611" w:type="dxa"/>
              </w:tcPr>
            </w:tcPrChange>
          </w:tcPr>
          <w:p w14:paraId="7F440374" w14:textId="6370057E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ind w:left="103"/>
              <w:jc w:val="center"/>
              <w:rPr>
                <w:sz w:val="24"/>
                <w:szCs w:val="24"/>
              </w:rPr>
              <w:pPrChange w:id="138" w:author="Flavia Di Gi" w:date="2023-05-07T16:13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 12750</w:t>
            </w:r>
          </w:p>
        </w:tc>
        <w:tc>
          <w:tcPr>
            <w:tcW w:w="3827" w:type="dxa"/>
            <w:tcPrChange w:id="139" w:author="Flavia Di Gi" w:date="2023-05-07T16:14:00Z">
              <w:tcPr>
                <w:tcW w:w="3544" w:type="dxa"/>
              </w:tcPr>
            </w:tcPrChange>
          </w:tcPr>
          <w:p w14:paraId="6F4579DD" w14:textId="77777777" w:rsidR="00C856E1" w:rsidRPr="007F3E90" w:rsidRDefault="00C856E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ind w:left="1148" w:hanging="708"/>
              <w:jc w:val="right"/>
              <w:rPr>
                <w:sz w:val="24"/>
                <w:szCs w:val="24"/>
              </w:rPr>
              <w:pPrChange w:id="140" w:author="Flavia Di Gi" w:date="2023-05-07T16:14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ducati 5100 |</w:t>
            </w:r>
          </w:p>
        </w:tc>
      </w:tr>
    </w:tbl>
    <w:p w14:paraId="42917005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0833F6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2623B56C" w14:textId="275522F4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del w:id="141" w:author="Flavia Di Gi" w:date="2023-05-07T16:17:00Z">
        <w:r w:rsidRPr="007F3E90" w:rsidDel="0020185A">
          <w:rPr>
            <w:sz w:val="24"/>
            <w:szCs w:val="24"/>
          </w:rPr>
          <w:delText xml:space="preserve">Per le tre navi di Rotterdan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142" w:author="Flavia Di Gi" w:date="2023-05-07T16:17:00Z">
          <w:tblPr>
            <w:tblStyle w:val="Grigliatabella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9623"/>
        <w:tblGridChange w:id="143">
          <w:tblGrid>
            <w:gridCol w:w="9623"/>
          </w:tblGrid>
        </w:tblGridChange>
      </w:tblGrid>
      <w:tr w:rsidR="0020185A" w14:paraId="2AE2A2F0" w14:textId="77777777" w:rsidTr="0020185A">
        <w:trPr>
          <w:ins w:id="144" w:author="Flavia Di Gi" w:date="2023-05-07T16:16:00Z"/>
        </w:trPr>
        <w:tc>
          <w:tcPr>
            <w:tcW w:w="9623" w:type="dxa"/>
            <w:tcPrChange w:id="145" w:author="Flavia Di Gi" w:date="2023-05-07T16:17:00Z">
              <w:tcPr>
                <w:tcW w:w="9623" w:type="dxa"/>
              </w:tcPr>
            </w:tcPrChange>
          </w:tcPr>
          <w:p w14:paraId="5F2F0BC0" w14:textId="21AD1B0B" w:rsidR="0020185A" w:rsidRDefault="0020185A">
            <w:pPr>
              <w:widowControl w:val="0"/>
              <w:snapToGrid w:val="0"/>
              <w:jc w:val="both"/>
              <w:rPr>
                <w:ins w:id="146" w:author="Flavia Di Gi" w:date="2023-05-07T16:16:00Z"/>
                <w:sz w:val="24"/>
                <w:szCs w:val="24"/>
              </w:rPr>
              <w:pPrChange w:id="147" w:author="Flavia Di Gi" w:date="2023-05-07T16:17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148" w:author="Flavia Di Gi" w:date="2023-05-07T16:17:00Z">
              <w:r w:rsidRPr="007F3E90">
                <w:rPr>
                  <w:sz w:val="24"/>
                  <w:szCs w:val="24"/>
                </w:rPr>
                <w:t xml:space="preserve">Per le tre navi di Rotterdan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  <w:r w:rsidRPr="007F3E90">
                <w:rPr>
                  <w:sz w:val="24"/>
                  <w:szCs w:val="24"/>
                </w:rPr>
                <w:t xml:space="preserve"> </w:t>
              </w:r>
            </w:ins>
          </w:p>
        </w:tc>
      </w:tr>
    </w:tbl>
    <w:p w14:paraId="42F3BEC2" w14:textId="1CE46F83" w:rsidR="00C856E1" w:rsidRPr="007F3E90" w:rsidDel="0020185A" w:rsidRDefault="00C856E1" w:rsidP="007F3E90">
      <w:pPr>
        <w:widowControl w:val="0"/>
        <w:snapToGrid w:val="0"/>
        <w:jc w:val="both"/>
        <w:rPr>
          <w:del w:id="149" w:author="Flavia Di Gi" w:date="2023-05-07T16:16:00Z"/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150" w:author="Flavia Di Gi" w:date="2023-05-07T16:21:00Z">
          <w:tblPr>
            <w:tblStyle w:val="Grigliatabella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811"/>
        <w:gridCol w:w="4687"/>
        <w:tblGridChange w:id="151">
          <w:tblGrid>
            <w:gridCol w:w="4811"/>
            <w:gridCol w:w="4707"/>
          </w:tblGrid>
        </w:tblGridChange>
      </w:tblGrid>
      <w:tr w:rsidR="00386661" w14:paraId="266A2922" w14:textId="77777777" w:rsidTr="00386661">
        <w:trPr>
          <w:ins w:id="152" w:author="Flavia Di Gi" w:date="2023-05-07T16:15:00Z"/>
        </w:trPr>
        <w:tc>
          <w:tcPr>
            <w:tcW w:w="4811" w:type="dxa"/>
            <w:tcPrChange w:id="153" w:author="Flavia Di Gi" w:date="2023-05-07T16:21:00Z">
              <w:tcPr>
                <w:tcW w:w="4811" w:type="dxa"/>
              </w:tcPr>
            </w:tcPrChange>
          </w:tcPr>
          <w:p w14:paraId="2086F3EE" w14:textId="17DA2C68" w:rsidR="0020185A" w:rsidRDefault="0020185A" w:rsidP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ins w:id="154" w:author="Flavia Di Gi" w:date="2023-05-07T16:15:00Z"/>
                <w:sz w:val="24"/>
                <w:szCs w:val="24"/>
              </w:rPr>
            </w:pPr>
            <w:ins w:id="155" w:author="Flavia Di Gi" w:date="2023-05-07T16:15:00Z">
              <w:r w:rsidRPr="007F3E90">
                <w:rPr>
                  <w:sz w:val="24"/>
                  <w:szCs w:val="24"/>
                </w:rPr>
                <w:t>Emmaus</w:t>
              </w:r>
            </w:ins>
          </w:p>
        </w:tc>
        <w:tc>
          <w:tcPr>
            <w:tcW w:w="4687" w:type="dxa"/>
            <w:tcPrChange w:id="156" w:author="Flavia Di Gi" w:date="2023-05-07T16:21:00Z">
              <w:tcPr>
                <w:tcW w:w="4707" w:type="dxa"/>
              </w:tcPr>
            </w:tcPrChange>
          </w:tcPr>
          <w:p w14:paraId="7448C2E8" w14:textId="35A9C6C8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157" w:author="Flavia Di Gi" w:date="2023-05-07T16:15:00Z"/>
                <w:sz w:val="24"/>
                <w:szCs w:val="24"/>
              </w:rPr>
              <w:pPrChange w:id="158" w:author="Flavia Di Gi" w:date="2023-05-07T16:16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159" w:author="Flavia Di Gi" w:date="2023-05-07T16:15:00Z">
              <w:r w:rsidRPr="007F3E90">
                <w:rPr>
                  <w:sz w:val="24"/>
                  <w:szCs w:val="24"/>
                </w:rPr>
                <w:t xml:space="preserve">fiorini 2400 ducati 960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17DCDE05" w14:textId="77777777" w:rsidTr="00386661">
        <w:trPr>
          <w:ins w:id="160" w:author="Flavia Di Gi" w:date="2023-05-07T16:15:00Z"/>
        </w:trPr>
        <w:tc>
          <w:tcPr>
            <w:tcW w:w="4811" w:type="dxa"/>
            <w:tcPrChange w:id="161" w:author="Flavia Di Gi" w:date="2023-05-07T16:21:00Z">
              <w:tcPr>
                <w:tcW w:w="4811" w:type="dxa"/>
              </w:tcPr>
            </w:tcPrChange>
          </w:tcPr>
          <w:p w14:paraId="51B8B1BA" w14:textId="3EA794BF" w:rsidR="0020185A" w:rsidRDefault="0020185A" w:rsidP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ins w:id="162" w:author="Flavia Di Gi" w:date="2023-05-07T16:15:00Z"/>
                <w:sz w:val="24"/>
                <w:szCs w:val="24"/>
              </w:rPr>
            </w:pPr>
            <w:ins w:id="163" w:author="Flavia Di Gi" w:date="2023-05-07T16:15:00Z">
              <w:r w:rsidRPr="007F3E90">
                <w:rPr>
                  <w:sz w:val="24"/>
                  <w:szCs w:val="24"/>
                </w:rPr>
                <w:t>Lo specchio</w:t>
              </w:r>
            </w:ins>
          </w:p>
        </w:tc>
        <w:tc>
          <w:tcPr>
            <w:tcW w:w="4687" w:type="dxa"/>
            <w:tcPrChange w:id="164" w:author="Flavia Di Gi" w:date="2023-05-07T16:21:00Z">
              <w:tcPr>
                <w:tcW w:w="4707" w:type="dxa"/>
              </w:tcPr>
            </w:tcPrChange>
          </w:tcPr>
          <w:p w14:paraId="35870523" w14:textId="0920E7BE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165" w:author="Flavia Di Gi" w:date="2023-05-07T16:15:00Z"/>
                <w:sz w:val="24"/>
                <w:szCs w:val="24"/>
              </w:rPr>
              <w:pPrChange w:id="166" w:author="Flavia Di Gi" w:date="2023-05-07T16:16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167" w:author="Flavia Di Gi" w:date="2023-05-07T16:16:00Z">
              <w:r w:rsidRPr="007F3E90">
                <w:rPr>
                  <w:sz w:val="24"/>
                  <w:szCs w:val="24"/>
                </w:rPr>
                <w:t>fiorini 2400</w:t>
              </w:r>
            </w:ins>
            <w:ins w:id="168" w:author="Flavia Di Gi" w:date="2023-05-07T17:24:00Z">
              <w:r w:rsidR="00194AD1">
                <w:rPr>
                  <w:sz w:val="24"/>
                  <w:szCs w:val="24"/>
                </w:rPr>
                <w:t>,</w:t>
              </w:r>
            </w:ins>
            <w:ins w:id="169" w:author="Flavia Di Gi" w:date="2023-05-07T16:16:00Z">
              <w:r w:rsidRPr="007F3E90">
                <w:rPr>
                  <w:sz w:val="24"/>
                  <w:szCs w:val="24"/>
                </w:rPr>
                <w:t xml:space="preserve"> 960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10167C27" w14:textId="77777777" w:rsidTr="00386661">
        <w:trPr>
          <w:ins w:id="170" w:author="Flavia Di Gi" w:date="2023-05-07T16:15:00Z"/>
        </w:trPr>
        <w:tc>
          <w:tcPr>
            <w:tcW w:w="4811" w:type="dxa"/>
            <w:tcPrChange w:id="171" w:author="Flavia Di Gi" w:date="2023-05-07T16:21:00Z">
              <w:tcPr>
                <w:tcW w:w="4811" w:type="dxa"/>
              </w:tcPr>
            </w:tcPrChange>
          </w:tcPr>
          <w:p w14:paraId="0F3E122D" w14:textId="2C2704EE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1398"/>
              </w:tabs>
              <w:snapToGrid w:val="0"/>
              <w:jc w:val="both"/>
              <w:rPr>
                <w:ins w:id="172" w:author="Flavia Di Gi" w:date="2023-05-07T16:15:00Z"/>
                <w:sz w:val="24"/>
                <w:szCs w:val="24"/>
              </w:rPr>
              <w:pPrChange w:id="173" w:author="Flavia Di Gi" w:date="2023-05-07T16:16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174" w:author="Flavia Di Gi" w:date="2023-05-07T16:15:00Z">
              <w:r w:rsidRPr="007F3E90">
                <w:rPr>
                  <w:sz w:val="24"/>
                  <w:szCs w:val="24"/>
                </w:rPr>
                <w:t>Li tre re</w:t>
              </w:r>
            </w:ins>
          </w:p>
        </w:tc>
        <w:tc>
          <w:tcPr>
            <w:tcW w:w="4687" w:type="dxa"/>
            <w:tcPrChange w:id="175" w:author="Flavia Di Gi" w:date="2023-05-07T16:21:00Z">
              <w:tcPr>
                <w:tcW w:w="4707" w:type="dxa"/>
              </w:tcPr>
            </w:tcPrChange>
          </w:tcPr>
          <w:p w14:paraId="5B4C1034" w14:textId="4AE0616D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1398"/>
              </w:tabs>
              <w:snapToGrid w:val="0"/>
              <w:jc w:val="right"/>
              <w:rPr>
                <w:ins w:id="176" w:author="Flavia Di Gi" w:date="2023-05-07T16:15:00Z"/>
                <w:sz w:val="24"/>
                <w:szCs w:val="24"/>
              </w:rPr>
              <w:pPrChange w:id="177" w:author="Flavia Di Gi" w:date="2023-05-07T16:16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178" w:author="Flavia Di Gi" w:date="2023-05-07T16:16:00Z">
              <w:r>
                <w:rPr>
                  <w:sz w:val="24"/>
                  <w:szCs w:val="24"/>
                </w:rPr>
                <w:tab/>
              </w:r>
              <w:r w:rsidRPr="007F3E90">
                <w:rPr>
                  <w:sz w:val="24"/>
                  <w:szCs w:val="24"/>
                </w:rPr>
                <w:t>fiorini 2050</w:t>
              </w:r>
            </w:ins>
            <w:ins w:id="179" w:author="Flavia Di Gi" w:date="2023-05-07T17:24:00Z">
              <w:r w:rsidR="00194AD1">
                <w:rPr>
                  <w:sz w:val="24"/>
                  <w:szCs w:val="24"/>
                </w:rPr>
                <w:t>,</w:t>
              </w:r>
            </w:ins>
            <w:ins w:id="180" w:author="Flavia Di Gi" w:date="2023-05-07T16:16:00Z">
              <w:r w:rsidRPr="007F3E90">
                <w:rPr>
                  <w:sz w:val="24"/>
                  <w:szCs w:val="24"/>
                </w:rPr>
                <w:t xml:space="preserve"> 820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72739F53" w14:textId="77777777" w:rsidTr="00386661">
        <w:trPr>
          <w:ins w:id="181" w:author="Flavia Di Gi" w:date="2023-05-07T16:15:00Z"/>
        </w:trPr>
        <w:tc>
          <w:tcPr>
            <w:tcW w:w="4811" w:type="dxa"/>
            <w:tcPrChange w:id="182" w:author="Flavia Di Gi" w:date="2023-05-07T16:21:00Z">
              <w:tcPr>
                <w:tcW w:w="4811" w:type="dxa"/>
              </w:tcPr>
            </w:tcPrChange>
          </w:tcPr>
          <w:p w14:paraId="49A58ECD" w14:textId="55AC1C9D" w:rsidR="0020185A" w:rsidRDefault="0020185A" w:rsidP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ins w:id="183" w:author="Flavia Di Gi" w:date="2023-05-07T16:15:00Z"/>
                <w:sz w:val="24"/>
                <w:szCs w:val="24"/>
              </w:rPr>
            </w:pPr>
            <w:ins w:id="184" w:author="Flavia Di Gi" w:date="2023-05-07T16:15:00Z">
              <w:r w:rsidRPr="007F3E90">
                <w:rPr>
                  <w:sz w:val="24"/>
                  <w:szCs w:val="24"/>
                </w:rPr>
                <w:t>6850</w:t>
              </w:r>
              <w:r w:rsidRPr="007F3E90">
                <w:rPr>
                  <w:sz w:val="24"/>
                  <w:szCs w:val="24"/>
                </w:rPr>
                <w:tab/>
              </w:r>
            </w:ins>
          </w:p>
        </w:tc>
        <w:tc>
          <w:tcPr>
            <w:tcW w:w="4687" w:type="dxa"/>
            <w:tcPrChange w:id="185" w:author="Flavia Di Gi" w:date="2023-05-07T16:21:00Z">
              <w:tcPr>
                <w:tcW w:w="4707" w:type="dxa"/>
              </w:tcPr>
            </w:tcPrChange>
          </w:tcPr>
          <w:p w14:paraId="6F6435DF" w14:textId="5D474611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1077"/>
              </w:tabs>
              <w:snapToGrid w:val="0"/>
              <w:jc w:val="right"/>
              <w:rPr>
                <w:ins w:id="186" w:author="Flavia Di Gi" w:date="2023-05-07T16:15:00Z"/>
                <w:sz w:val="24"/>
                <w:szCs w:val="24"/>
              </w:rPr>
              <w:pPrChange w:id="187" w:author="Flavia Di Gi" w:date="2023-05-07T16:16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188" w:author="Flavia Di Gi" w:date="2023-05-07T16:16:00Z">
              <w:r>
                <w:rPr>
                  <w:sz w:val="24"/>
                  <w:szCs w:val="24"/>
                </w:rPr>
                <w:tab/>
              </w:r>
              <w:r w:rsidRPr="007F3E90">
                <w:rPr>
                  <w:sz w:val="24"/>
                  <w:szCs w:val="24"/>
                </w:rPr>
                <w:tab/>
                <w:t xml:space="preserve">2740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</w:tbl>
    <w:p w14:paraId="1BEA001B" w14:textId="67F12444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del w:id="189" w:author="Flavia Di Gi" w:date="2023-05-07T16:15:00Z">
        <w:r w:rsidRPr="007F3E90" w:rsidDel="0020185A">
          <w:rPr>
            <w:sz w:val="24"/>
            <w:szCs w:val="24"/>
          </w:rPr>
          <w:delText xml:space="preserve">Emmaus </w:delText>
        </w:r>
      </w:del>
      <w:r w:rsidRPr="007F3E90">
        <w:rPr>
          <w:sz w:val="24"/>
          <w:szCs w:val="24"/>
        </w:rPr>
        <w:tab/>
      </w:r>
      <w:del w:id="190" w:author="Flavia Di Gi" w:date="2023-05-07T16:15:00Z">
        <w:r w:rsidRPr="007F3E90" w:rsidDel="0020185A">
          <w:rPr>
            <w:sz w:val="24"/>
            <w:szCs w:val="24"/>
          </w:rPr>
          <w:tab/>
          <w:delText xml:space="preserve">fiorini 2400 ducati 960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ab/>
      </w:r>
      <w:r w:rsidRPr="007F3E90">
        <w:rPr>
          <w:sz w:val="24"/>
          <w:szCs w:val="24"/>
        </w:rPr>
        <w:tab/>
      </w:r>
    </w:p>
    <w:tbl>
      <w:tblPr>
        <w:tblStyle w:val="Grigliatabel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191" w:author="Flavia Di Gi" w:date="2023-05-07T16:22:00Z">
          <w:tblPr>
            <w:tblStyle w:val="Grigliatabella"/>
            <w:tblW w:w="949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681"/>
        <w:gridCol w:w="3159"/>
        <w:gridCol w:w="2658"/>
        <w:tblGridChange w:id="192">
          <w:tblGrid>
            <w:gridCol w:w="3681"/>
            <w:gridCol w:w="3159"/>
            <w:gridCol w:w="2516"/>
            <w:gridCol w:w="142"/>
          </w:tblGrid>
        </w:tblGridChange>
      </w:tblGrid>
      <w:tr w:rsidR="00386661" w14:paraId="643CFFB6" w14:textId="77777777" w:rsidTr="00386661">
        <w:trPr>
          <w:ins w:id="193" w:author="Flavia Di Gi" w:date="2023-05-07T16:17:00Z"/>
        </w:trPr>
        <w:tc>
          <w:tcPr>
            <w:tcW w:w="3681" w:type="dxa"/>
            <w:tcPrChange w:id="194" w:author="Flavia Di Gi" w:date="2023-05-07T16:22:00Z">
              <w:tcPr>
                <w:tcW w:w="3681" w:type="dxa"/>
              </w:tcPr>
            </w:tcPrChange>
          </w:tcPr>
          <w:p w14:paraId="0A656947" w14:textId="06AD249F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195" w:author="Flavia Di Gi" w:date="2023-05-07T16:17:00Z"/>
                <w:sz w:val="24"/>
                <w:szCs w:val="24"/>
              </w:rPr>
              <w:pPrChange w:id="196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197" w:author="Flavia Di Gi" w:date="2023-05-07T16:18:00Z">
              <w:r w:rsidRPr="007F3E90">
                <w:rPr>
                  <w:sz w:val="24"/>
                  <w:szCs w:val="24"/>
                </w:rPr>
                <w:lastRenderedPageBreak/>
                <w:t xml:space="preserve">Per le 4 nave di Nort Hollandia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  <w:tc>
          <w:tcPr>
            <w:tcW w:w="3159" w:type="dxa"/>
            <w:tcPrChange w:id="198" w:author="Flavia Di Gi" w:date="2023-05-07T16:22:00Z">
              <w:tcPr>
                <w:tcW w:w="3159" w:type="dxa"/>
              </w:tcPr>
            </w:tcPrChange>
          </w:tcPr>
          <w:p w14:paraId="6F848A34" w14:textId="77777777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199" w:author="Flavia Di Gi" w:date="2023-05-07T16:17:00Z"/>
                <w:sz w:val="24"/>
                <w:szCs w:val="24"/>
              </w:rPr>
              <w:pPrChange w:id="200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</w:tc>
        <w:tc>
          <w:tcPr>
            <w:tcW w:w="2658" w:type="dxa"/>
            <w:tcPrChange w:id="201" w:author="Flavia Di Gi" w:date="2023-05-07T16:22:00Z">
              <w:tcPr>
                <w:tcW w:w="2658" w:type="dxa"/>
                <w:gridSpan w:val="2"/>
              </w:tcPr>
            </w:tcPrChange>
          </w:tcPr>
          <w:p w14:paraId="4AB6DCAF" w14:textId="77777777" w:rsidR="0020185A" w:rsidRDefault="0020185A" w:rsidP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ins w:id="202" w:author="Flavia Di Gi" w:date="2023-05-07T16:17:00Z"/>
                <w:sz w:val="24"/>
                <w:szCs w:val="24"/>
              </w:rPr>
            </w:pPr>
          </w:p>
        </w:tc>
      </w:tr>
      <w:tr w:rsidR="00386661" w14:paraId="2DA7D7B7" w14:textId="77777777" w:rsidTr="00386661">
        <w:trPr>
          <w:ins w:id="203" w:author="Flavia Di Gi" w:date="2023-05-07T16:17:00Z"/>
        </w:trPr>
        <w:tc>
          <w:tcPr>
            <w:tcW w:w="3681" w:type="dxa"/>
            <w:tcPrChange w:id="204" w:author="Flavia Di Gi" w:date="2023-05-07T16:22:00Z">
              <w:tcPr>
                <w:tcW w:w="3681" w:type="dxa"/>
              </w:tcPr>
            </w:tcPrChange>
          </w:tcPr>
          <w:p w14:paraId="132AD6AA" w14:textId="12BEB3F0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05" w:author="Flavia Di Gi" w:date="2023-05-07T16:17:00Z"/>
                <w:sz w:val="24"/>
                <w:szCs w:val="24"/>
              </w:rPr>
              <w:pPrChange w:id="206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07" w:author="Flavia Di Gi" w:date="2023-05-07T16:18:00Z">
              <w:r w:rsidRPr="007F3E90">
                <w:rPr>
                  <w:sz w:val="24"/>
                  <w:szCs w:val="24"/>
                </w:rPr>
                <w:t xml:space="preserve">Il Pool </w:t>
              </w:r>
              <w:r w:rsidRPr="007F3E90">
                <w:rPr>
                  <w:sz w:val="24"/>
                  <w:szCs w:val="24"/>
                </w:rPr>
                <w:tab/>
              </w:r>
            </w:ins>
          </w:p>
        </w:tc>
        <w:tc>
          <w:tcPr>
            <w:tcW w:w="3159" w:type="dxa"/>
            <w:tcPrChange w:id="208" w:author="Flavia Di Gi" w:date="2023-05-07T16:22:00Z">
              <w:tcPr>
                <w:tcW w:w="3159" w:type="dxa"/>
              </w:tcPr>
            </w:tcPrChange>
          </w:tcPr>
          <w:p w14:paraId="6D7A00A9" w14:textId="7D84C287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09" w:author="Flavia Di Gi" w:date="2023-05-07T16:17:00Z"/>
                <w:sz w:val="24"/>
                <w:szCs w:val="24"/>
              </w:rPr>
              <w:pPrChange w:id="210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11" w:author="Flavia Di Gi" w:date="2023-05-07T16:18:00Z">
              <w:r w:rsidRPr="007F3E90">
                <w:rPr>
                  <w:sz w:val="24"/>
                  <w:szCs w:val="24"/>
                </w:rPr>
                <w:t>fiorini 2400</w:t>
              </w:r>
            </w:ins>
          </w:p>
        </w:tc>
        <w:tc>
          <w:tcPr>
            <w:tcW w:w="2658" w:type="dxa"/>
            <w:tcPrChange w:id="212" w:author="Flavia Di Gi" w:date="2023-05-07T16:22:00Z">
              <w:tcPr>
                <w:tcW w:w="2658" w:type="dxa"/>
                <w:gridSpan w:val="2"/>
              </w:tcPr>
            </w:tcPrChange>
          </w:tcPr>
          <w:p w14:paraId="7C78497A" w14:textId="3E0B5E87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213" w:author="Flavia Di Gi" w:date="2023-05-07T16:17:00Z"/>
                <w:sz w:val="24"/>
                <w:szCs w:val="24"/>
              </w:rPr>
              <w:pPrChange w:id="214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15" w:author="Flavia Di Gi" w:date="2023-05-07T16:18:00Z">
              <w:r w:rsidRPr="007F3E90">
                <w:rPr>
                  <w:sz w:val="24"/>
                  <w:szCs w:val="24"/>
                </w:rPr>
                <w:t xml:space="preserve">fanno ducati 960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7682BD7B" w14:textId="77777777" w:rsidTr="00386661">
        <w:trPr>
          <w:ins w:id="216" w:author="Flavia Di Gi" w:date="2023-05-07T16:17:00Z"/>
        </w:trPr>
        <w:tc>
          <w:tcPr>
            <w:tcW w:w="3681" w:type="dxa"/>
            <w:tcPrChange w:id="217" w:author="Flavia Di Gi" w:date="2023-05-07T16:22:00Z">
              <w:tcPr>
                <w:tcW w:w="3681" w:type="dxa"/>
              </w:tcPr>
            </w:tcPrChange>
          </w:tcPr>
          <w:p w14:paraId="1B0B4DD7" w14:textId="1BF4F6C1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18" w:author="Flavia Di Gi" w:date="2023-05-07T16:17:00Z"/>
                <w:sz w:val="24"/>
                <w:szCs w:val="24"/>
              </w:rPr>
              <w:pPrChange w:id="219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20" w:author="Flavia Di Gi" w:date="2023-05-07T16:18:00Z">
              <w:r w:rsidRPr="007F3E90">
                <w:rPr>
                  <w:sz w:val="24"/>
                  <w:szCs w:val="24"/>
                </w:rPr>
                <w:t>Il Bonkoi</w:t>
              </w:r>
            </w:ins>
          </w:p>
        </w:tc>
        <w:tc>
          <w:tcPr>
            <w:tcW w:w="3159" w:type="dxa"/>
            <w:tcPrChange w:id="221" w:author="Flavia Di Gi" w:date="2023-05-07T16:22:00Z">
              <w:tcPr>
                <w:tcW w:w="3159" w:type="dxa"/>
              </w:tcPr>
            </w:tcPrChange>
          </w:tcPr>
          <w:p w14:paraId="1BB5FA17" w14:textId="233F7CEA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22" w:author="Flavia Di Gi" w:date="2023-05-07T16:17:00Z"/>
                <w:sz w:val="24"/>
                <w:szCs w:val="24"/>
              </w:rPr>
              <w:pPrChange w:id="223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24" w:author="Flavia Di Gi" w:date="2023-05-07T16:18:00Z">
              <w:r w:rsidRPr="007F3E90">
                <w:rPr>
                  <w:sz w:val="24"/>
                  <w:szCs w:val="24"/>
                </w:rPr>
                <w:t>2050</w:t>
              </w:r>
            </w:ins>
          </w:p>
        </w:tc>
        <w:tc>
          <w:tcPr>
            <w:tcW w:w="2658" w:type="dxa"/>
            <w:tcPrChange w:id="225" w:author="Flavia Di Gi" w:date="2023-05-07T16:22:00Z">
              <w:tcPr>
                <w:tcW w:w="2658" w:type="dxa"/>
                <w:gridSpan w:val="2"/>
              </w:tcPr>
            </w:tcPrChange>
          </w:tcPr>
          <w:p w14:paraId="2F47F4B0" w14:textId="4230996F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226" w:author="Flavia Di Gi" w:date="2023-05-07T16:17:00Z"/>
                <w:sz w:val="24"/>
                <w:szCs w:val="24"/>
              </w:rPr>
              <w:pPrChange w:id="227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28" w:author="Flavia Di Gi" w:date="2023-05-07T16:18:00Z">
              <w:r w:rsidRPr="007F3E90">
                <w:rPr>
                  <w:sz w:val="24"/>
                  <w:szCs w:val="24"/>
                </w:rPr>
                <w:tab/>
                <w:t xml:space="preserve">820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12424105" w14:textId="77777777" w:rsidTr="00386661">
        <w:trPr>
          <w:ins w:id="229" w:author="Flavia Di Gi" w:date="2023-05-07T16:17:00Z"/>
        </w:trPr>
        <w:tc>
          <w:tcPr>
            <w:tcW w:w="3681" w:type="dxa"/>
            <w:tcPrChange w:id="230" w:author="Flavia Di Gi" w:date="2023-05-07T16:22:00Z">
              <w:tcPr>
                <w:tcW w:w="3681" w:type="dxa"/>
              </w:tcPr>
            </w:tcPrChange>
          </w:tcPr>
          <w:p w14:paraId="10AC04B5" w14:textId="342BC1E6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31" w:author="Flavia Di Gi" w:date="2023-05-07T16:17:00Z"/>
                <w:sz w:val="24"/>
                <w:szCs w:val="24"/>
              </w:rPr>
              <w:pPrChange w:id="232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33" w:author="Flavia Di Gi" w:date="2023-05-07T16:18:00Z">
              <w:r w:rsidRPr="007F3E90">
                <w:rPr>
                  <w:sz w:val="24"/>
                  <w:szCs w:val="24"/>
                </w:rPr>
                <w:t>Santa Iustina</w:t>
              </w:r>
            </w:ins>
          </w:p>
        </w:tc>
        <w:tc>
          <w:tcPr>
            <w:tcW w:w="3159" w:type="dxa"/>
            <w:tcPrChange w:id="234" w:author="Flavia Di Gi" w:date="2023-05-07T16:22:00Z">
              <w:tcPr>
                <w:tcW w:w="3159" w:type="dxa"/>
              </w:tcPr>
            </w:tcPrChange>
          </w:tcPr>
          <w:p w14:paraId="323D5252" w14:textId="22A54ED5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35" w:author="Flavia Di Gi" w:date="2023-05-07T16:17:00Z"/>
                <w:sz w:val="24"/>
                <w:szCs w:val="24"/>
              </w:rPr>
              <w:pPrChange w:id="236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37" w:author="Flavia Di Gi" w:date="2023-05-07T16:18:00Z">
              <w:r w:rsidRPr="007F3E90">
                <w:rPr>
                  <w:sz w:val="24"/>
                  <w:szCs w:val="24"/>
                </w:rPr>
                <w:t>2050</w:t>
              </w:r>
            </w:ins>
          </w:p>
        </w:tc>
        <w:tc>
          <w:tcPr>
            <w:tcW w:w="2658" w:type="dxa"/>
            <w:tcPrChange w:id="238" w:author="Flavia Di Gi" w:date="2023-05-07T16:22:00Z">
              <w:tcPr>
                <w:tcW w:w="2658" w:type="dxa"/>
                <w:gridSpan w:val="2"/>
              </w:tcPr>
            </w:tcPrChange>
          </w:tcPr>
          <w:p w14:paraId="758BE0F6" w14:textId="586007DB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239" w:author="Flavia Di Gi" w:date="2023-05-07T16:17:00Z"/>
                <w:sz w:val="24"/>
                <w:szCs w:val="24"/>
              </w:rPr>
              <w:pPrChange w:id="240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41" w:author="Flavia Di Gi" w:date="2023-05-07T16:18:00Z">
              <w:r w:rsidRPr="007F3E90">
                <w:rPr>
                  <w:sz w:val="24"/>
                  <w:szCs w:val="24"/>
                </w:rPr>
                <w:tab/>
                <w:t>820</w:t>
              </w:r>
              <w:r w:rsidRPr="007F3E90">
                <w:rPr>
                  <w:rStyle w:val="Rimandonotaapidipagina"/>
                  <w:sz w:val="24"/>
                  <w:szCs w:val="24"/>
                </w:rPr>
                <w:footnoteReference w:id="32"/>
              </w:r>
              <w:r w:rsidRPr="007F3E90">
                <w:rPr>
                  <w:sz w:val="24"/>
                  <w:szCs w:val="24"/>
                </w:rPr>
                <w:t xml:space="preserve">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0EA15413" w14:textId="77777777" w:rsidTr="00386661">
        <w:trPr>
          <w:ins w:id="244" w:author="Flavia Di Gi" w:date="2023-05-07T16:17:00Z"/>
        </w:trPr>
        <w:tc>
          <w:tcPr>
            <w:tcW w:w="3681" w:type="dxa"/>
            <w:tcPrChange w:id="245" w:author="Flavia Di Gi" w:date="2023-05-07T16:22:00Z">
              <w:tcPr>
                <w:tcW w:w="3681" w:type="dxa"/>
              </w:tcPr>
            </w:tcPrChange>
          </w:tcPr>
          <w:p w14:paraId="12C515D7" w14:textId="4AE8789A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46" w:author="Flavia Di Gi" w:date="2023-05-07T16:17:00Z"/>
                <w:sz w:val="24"/>
                <w:szCs w:val="24"/>
              </w:rPr>
              <w:pPrChange w:id="247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48" w:author="Flavia Di Gi" w:date="2023-05-07T16:18:00Z">
              <w:r w:rsidRPr="007F3E90">
                <w:rPr>
                  <w:sz w:val="24"/>
                  <w:szCs w:val="24"/>
                </w:rPr>
                <w:t xml:space="preserve">Re Davit </w:t>
              </w:r>
            </w:ins>
          </w:p>
        </w:tc>
        <w:tc>
          <w:tcPr>
            <w:tcW w:w="3159" w:type="dxa"/>
            <w:tcPrChange w:id="249" w:author="Flavia Di Gi" w:date="2023-05-07T16:22:00Z">
              <w:tcPr>
                <w:tcW w:w="3159" w:type="dxa"/>
              </w:tcPr>
            </w:tcPrChange>
          </w:tcPr>
          <w:p w14:paraId="2DE39559" w14:textId="3ACE0590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50" w:author="Flavia Di Gi" w:date="2023-05-07T16:17:00Z"/>
                <w:sz w:val="24"/>
                <w:szCs w:val="24"/>
              </w:rPr>
              <w:pPrChange w:id="251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52" w:author="Flavia Di Gi" w:date="2023-05-07T16:18:00Z">
              <w:r w:rsidRPr="007F3E90">
                <w:rPr>
                  <w:sz w:val="24"/>
                  <w:szCs w:val="24"/>
                </w:rPr>
                <w:t>160</w:t>
              </w:r>
            </w:ins>
          </w:p>
        </w:tc>
        <w:tc>
          <w:tcPr>
            <w:tcW w:w="2658" w:type="dxa"/>
            <w:tcPrChange w:id="253" w:author="Flavia Di Gi" w:date="2023-05-07T16:22:00Z">
              <w:tcPr>
                <w:tcW w:w="2658" w:type="dxa"/>
                <w:gridSpan w:val="2"/>
              </w:tcPr>
            </w:tcPrChange>
          </w:tcPr>
          <w:p w14:paraId="0EE552AC" w14:textId="1CBB075B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254" w:author="Flavia Di Gi" w:date="2023-05-07T16:17:00Z"/>
                <w:sz w:val="24"/>
                <w:szCs w:val="24"/>
              </w:rPr>
              <w:pPrChange w:id="255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56" w:author="Flavia Di Gi" w:date="2023-05-07T16:18:00Z">
              <w:r w:rsidRPr="007F3E90">
                <w:rPr>
                  <w:sz w:val="24"/>
                  <w:szCs w:val="24"/>
                </w:rPr>
                <w:t>640</w:t>
              </w:r>
            </w:ins>
            <w:ins w:id="257" w:author="Flavia Di Gi" w:date="2023-05-07T17:25:00Z">
              <w:r w:rsidR="00194AD1">
                <w:rPr>
                  <w:sz w:val="24"/>
                  <w:szCs w:val="24"/>
                </w:rPr>
                <w:t xml:space="preserve"> </w:t>
              </w:r>
            </w:ins>
            <w:ins w:id="258" w:author="Flavia Di Gi" w:date="2023-05-07T17:24:00Z">
              <w:r w:rsidR="00194AD1">
                <w:rPr>
                  <w:sz w:val="24"/>
                  <w:szCs w:val="24"/>
                </w:rPr>
                <w:t>|</w:t>
              </w:r>
            </w:ins>
            <w:ins w:id="259" w:author="Flavia Di Gi" w:date="2023-05-07T16:18:00Z">
              <w:r w:rsidRPr="007F3E90">
                <w:rPr>
                  <w:sz w:val="24"/>
                  <w:szCs w:val="24"/>
                </w:rPr>
                <w:t xml:space="preserve"> </w:t>
              </w:r>
            </w:ins>
          </w:p>
        </w:tc>
      </w:tr>
      <w:tr w:rsidR="00386661" w14:paraId="0F29A4DF" w14:textId="77777777" w:rsidTr="00386661">
        <w:trPr>
          <w:ins w:id="260" w:author="Flavia Di Gi" w:date="2023-05-07T16:17:00Z"/>
        </w:trPr>
        <w:tc>
          <w:tcPr>
            <w:tcW w:w="3681" w:type="dxa"/>
            <w:tcPrChange w:id="261" w:author="Flavia Di Gi" w:date="2023-05-07T16:22:00Z">
              <w:tcPr>
                <w:tcW w:w="3681" w:type="dxa"/>
              </w:tcPr>
            </w:tcPrChange>
          </w:tcPr>
          <w:p w14:paraId="5E230A3C" w14:textId="7C94D97A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62" w:author="Flavia Di Gi" w:date="2023-05-07T16:17:00Z"/>
                <w:sz w:val="24"/>
                <w:szCs w:val="24"/>
              </w:rPr>
              <w:pPrChange w:id="263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</w:tc>
        <w:tc>
          <w:tcPr>
            <w:tcW w:w="3159" w:type="dxa"/>
            <w:tcPrChange w:id="264" w:author="Flavia Di Gi" w:date="2023-05-07T16:22:00Z">
              <w:tcPr>
                <w:tcW w:w="3159" w:type="dxa"/>
              </w:tcPr>
            </w:tcPrChange>
          </w:tcPr>
          <w:p w14:paraId="014C7585" w14:textId="62E79557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65" w:author="Flavia Di Gi" w:date="2023-05-07T16:17:00Z"/>
                <w:sz w:val="24"/>
                <w:szCs w:val="24"/>
              </w:rPr>
              <w:pPrChange w:id="266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67" w:author="Flavia Di Gi" w:date="2023-05-07T16:20:00Z">
              <w:r w:rsidRPr="007F3E90">
                <w:rPr>
                  <w:sz w:val="24"/>
                  <w:szCs w:val="24"/>
                </w:rPr>
                <w:t>sono fiorini 8500</w:t>
              </w:r>
            </w:ins>
          </w:p>
        </w:tc>
        <w:tc>
          <w:tcPr>
            <w:tcW w:w="2658" w:type="dxa"/>
            <w:tcPrChange w:id="268" w:author="Flavia Di Gi" w:date="2023-05-07T16:22:00Z">
              <w:tcPr>
                <w:tcW w:w="2658" w:type="dxa"/>
                <w:gridSpan w:val="2"/>
              </w:tcPr>
            </w:tcPrChange>
          </w:tcPr>
          <w:p w14:paraId="6D451AFF" w14:textId="5A22F967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097"/>
              </w:tabs>
              <w:snapToGrid w:val="0"/>
              <w:jc w:val="right"/>
              <w:rPr>
                <w:ins w:id="269" w:author="Flavia Di Gi" w:date="2023-05-07T16:17:00Z"/>
                <w:sz w:val="24"/>
                <w:szCs w:val="24"/>
              </w:rPr>
              <w:pPrChange w:id="270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71" w:author="Flavia Di Gi" w:date="2023-05-07T16:20:00Z">
              <w:r w:rsidRPr="007F3E90">
                <w:rPr>
                  <w:sz w:val="24"/>
                  <w:szCs w:val="24"/>
                </w:rPr>
                <w:t xml:space="preserve">fanno ducati 3240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0F414FE6" w14:textId="77777777" w:rsidTr="00386661">
        <w:trPr>
          <w:ins w:id="272" w:author="Flavia Di Gi" w:date="2023-05-07T16:17:00Z"/>
        </w:trPr>
        <w:tc>
          <w:tcPr>
            <w:tcW w:w="3681" w:type="dxa"/>
            <w:tcPrChange w:id="273" w:author="Flavia Di Gi" w:date="2023-05-07T16:22:00Z">
              <w:tcPr>
                <w:tcW w:w="3681" w:type="dxa"/>
              </w:tcPr>
            </w:tcPrChange>
          </w:tcPr>
          <w:p w14:paraId="4BA6C42C" w14:textId="77777777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74" w:author="Flavia Di Gi" w:date="2023-05-07T16:17:00Z"/>
                <w:sz w:val="24"/>
                <w:szCs w:val="24"/>
              </w:rPr>
              <w:pPrChange w:id="275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</w:tc>
        <w:tc>
          <w:tcPr>
            <w:tcW w:w="3159" w:type="dxa"/>
            <w:tcPrChange w:id="276" w:author="Flavia Di Gi" w:date="2023-05-07T16:22:00Z">
              <w:tcPr>
                <w:tcW w:w="3159" w:type="dxa"/>
              </w:tcPr>
            </w:tcPrChange>
          </w:tcPr>
          <w:p w14:paraId="57C0988F" w14:textId="56E485C6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77" w:author="Flavia Di Gi" w:date="2023-05-07T16:17:00Z"/>
                <w:sz w:val="24"/>
                <w:szCs w:val="24"/>
              </w:rPr>
              <w:pPrChange w:id="278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79" w:author="Flavia Di Gi" w:date="2023-05-07T16:19:00Z">
              <w:r w:rsidRPr="007F3E90">
                <w:rPr>
                  <w:sz w:val="24"/>
                  <w:szCs w:val="24"/>
                </w:rPr>
                <w:t>12750</w:t>
              </w:r>
            </w:ins>
          </w:p>
        </w:tc>
        <w:tc>
          <w:tcPr>
            <w:tcW w:w="2658" w:type="dxa"/>
            <w:tcPrChange w:id="280" w:author="Flavia Di Gi" w:date="2023-05-07T16:22:00Z">
              <w:tcPr>
                <w:tcW w:w="2658" w:type="dxa"/>
                <w:gridSpan w:val="2"/>
              </w:tcPr>
            </w:tcPrChange>
          </w:tcPr>
          <w:p w14:paraId="12A99838" w14:textId="5E7ACDF9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281" w:author="Flavia Di Gi" w:date="2023-05-07T16:17:00Z"/>
                <w:sz w:val="24"/>
                <w:szCs w:val="24"/>
              </w:rPr>
              <w:pPrChange w:id="282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83" w:author="Flavia Di Gi" w:date="2023-05-07T16:19:00Z">
              <w:r w:rsidRPr="007F3E90">
                <w:rPr>
                  <w:sz w:val="24"/>
                  <w:szCs w:val="24"/>
                </w:rPr>
                <w:t xml:space="preserve">5100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75A4CE82" w14:textId="77777777" w:rsidTr="00386661">
        <w:trPr>
          <w:ins w:id="284" w:author="Flavia Di Gi" w:date="2023-05-07T16:17:00Z"/>
        </w:trPr>
        <w:tc>
          <w:tcPr>
            <w:tcW w:w="3681" w:type="dxa"/>
            <w:tcPrChange w:id="285" w:author="Flavia Di Gi" w:date="2023-05-07T16:22:00Z">
              <w:tcPr>
                <w:tcW w:w="3681" w:type="dxa"/>
              </w:tcPr>
            </w:tcPrChange>
          </w:tcPr>
          <w:p w14:paraId="57A2DCD5" w14:textId="77777777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86" w:author="Flavia Di Gi" w:date="2023-05-07T16:17:00Z"/>
                <w:sz w:val="24"/>
                <w:szCs w:val="24"/>
              </w:rPr>
              <w:pPrChange w:id="287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</w:tc>
        <w:tc>
          <w:tcPr>
            <w:tcW w:w="3159" w:type="dxa"/>
            <w:tcPrChange w:id="288" w:author="Flavia Di Gi" w:date="2023-05-07T16:22:00Z">
              <w:tcPr>
                <w:tcW w:w="3159" w:type="dxa"/>
              </w:tcPr>
            </w:tcPrChange>
          </w:tcPr>
          <w:p w14:paraId="1DFEACA6" w14:textId="2D97797A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289" w:author="Flavia Di Gi" w:date="2023-05-07T16:17:00Z"/>
                <w:sz w:val="24"/>
                <w:szCs w:val="24"/>
              </w:rPr>
              <w:pPrChange w:id="290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91" w:author="Flavia Di Gi" w:date="2023-05-07T16:19:00Z">
              <w:r w:rsidRPr="007F3E90">
                <w:rPr>
                  <w:sz w:val="24"/>
                  <w:szCs w:val="24"/>
                </w:rPr>
                <w:t xml:space="preserve">6800 </w:t>
              </w:r>
            </w:ins>
          </w:p>
        </w:tc>
        <w:tc>
          <w:tcPr>
            <w:tcW w:w="2658" w:type="dxa"/>
            <w:tcPrChange w:id="292" w:author="Flavia Di Gi" w:date="2023-05-07T16:22:00Z">
              <w:tcPr>
                <w:tcW w:w="2658" w:type="dxa"/>
                <w:gridSpan w:val="2"/>
              </w:tcPr>
            </w:tcPrChange>
          </w:tcPr>
          <w:p w14:paraId="4E322AE7" w14:textId="69518CF0" w:rsidR="0020185A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293" w:author="Flavia Di Gi" w:date="2023-05-07T16:17:00Z"/>
                <w:sz w:val="24"/>
                <w:szCs w:val="24"/>
              </w:rPr>
              <w:pPrChange w:id="294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295" w:author="Flavia Di Gi" w:date="2023-05-07T16:21:00Z">
              <w:r w:rsidRPr="007F3E90">
                <w:rPr>
                  <w:sz w:val="24"/>
                  <w:szCs w:val="24"/>
                </w:rPr>
                <w:t xml:space="preserve">2740 </w:t>
              </w:r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  <w:tr w:rsidR="00386661" w14:paraId="50331DDF" w14:textId="77777777" w:rsidTr="00386661">
        <w:tblPrEx>
          <w:tblPrExChange w:id="296" w:author="Flavia Di Gi" w:date="2023-05-07T16:22:00Z">
            <w:tblPrEx>
              <w:tblW w:w="9356" w:type="dxa"/>
            </w:tblPrEx>
          </w:tblPrExChange>
        </w:tblPrEx>
        <w:trPr>
          <w:ins w:id="297" w:author="Flavia Di Gi" w:date="2023-05-07T16:21:00Z"/>
          <w:trPrChange w:id="298" w:author="Flavia Di Gi" w:date="2023-05-07T16:22:00Z">
            <w:trPr>
              <w:gridAfter w:val="0"/>
            </w:trPr>
          </w:trPrChange>
        </w:trPr>
        <w:tc>
          <w:tcPr>
            <w:tcW w:w="3681" w:type="dxa"/>
            <w:tcPrChange w:id="299" w:author="Flavia Di Gi" w:date="2023-05-07T16:22:00Z">
              <w:tcPr>
                <w:tcW w:w="3681" w:type="dxa"/>
              </w:tcPr>
            </w:tcPrChange>
          </w:tcPr>
          <w:p w14:paraId="23976505" w14:textId="77777777" w:rsidR="00386661" w:rsidRDefault="00386661" w:rsidP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300" w:author="Flavia Di Gi" w:date="2023-05-07T16:21:00Z"/>
                <w:sz w:val="24"/>
                <w:szCs w:val="24"/>
              </w:rPr>
            </w:pPr>
          </w:p>
        </w:tc>
        <w:tc>
          <w:tcPr>
            <w:tcW w:w="3159" w:type="dxa"/>
            <w:tcPrChange w:id="301" w:author="Flavia Di Gi" w:date="2023-05-07T16:22:00Z">
              <w:tcPr>
                <w:tcW w:w="3159" w:type="dxa"/>
              </w:tcPr>
            </w:tcPrChange>
          </w:tcPr>
          <w:p w14:paraId="020B4052" w14:textId="77777777" w:rsidR="00386661" w:rsidRPr="007F3E90" w:rsidRDefault="00386661" w:rsidP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302" w:author="Flavia Di Gi" w:date="2023-05-07T16:21:00Z"/>
                <w:sz w:val="24"/>
                <w:szCs w:val="24"/>
              </w:rPr>
            </w:pPr>
          </w:p>
        </w:tc>
        <w:tc>
          <w:tcPr>
            <w:tcW w:w="2658" w:type="dxa"/>
            <w:tcPrChange w:id="303" w:author="Flavia Di Gi" w:date="2023-05-07T16:22:00Z">
              <w:tcPr>
                <w:tcW w:w="2516" w:type="dxa"/>
              </w:tcPr>
            </w:tcPrChange>
          </w:tcPr>
          <w:p w14:paraId="04AF328E" w14:textId="77777777" w:rsidR="00386661" w:rsidRPr="007F3E90" w:rsidRDefault="00386661" w:rsidP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304" w:author="Flavia Di Gi" w:date="2023-05-07T16:21:00Z"/>
                <w:sz w:val="24"/>
                <w:szCs w:val="24"/>
              </w:rPr>
            </w:pPr>
          </w:p>
        </w:tc>
      </w:tr>
      <w:tr w:rsidR="00386661" w14:paraId="294272CA" w14:textId="77777777" w:rsidTr="00386661">
        <w:tblPrEx>
          <w:tblPrExChange w:id="305" w:author="Flavia Di Gi" w:date="2023-05-07T16:22:00Z">
            <w:tblPrEx>
              <w:tblW w:w="9356" w:type="dxa"/>
            </w:tblPrEx>
          </w:tblPrExChange>
        </w:tblPrEx>
        <w:trPr>
          <w:ins w:id="306" w:author="Flavia Di Gi" w:date="2023-05-07T16:19:00Z"/>
          <w:trPrChange w:id="307" w:author="Flavia Di Gi" w:date="2023-05-07T16:22:00Z">
            <w:trPr>
              <w:gridAfter w:val="0"/>
            </w:trPr>
          </w:trPrChange>
        </w:trPr>
        <w:tc>
          <w:tcPr>
            <w:tcW w:w="3681" w:type="dxa"/>
            <w:tcPrChange w:id="308" w:author="Flavia Di Gi" w:date="2023-05-07T16:22:00Z">
              <w:tcPr>
                <w:tcW w:w="3681" w:type="dxa"/>
              </w:tcPr>
            </w:tcPrChange>
          </w:tcPr>
          <w:p w14:paraId="145CDD10" w14:textId="38D0A124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309" w:author="Flavia Di Gi" w:date="2023-05-07T16:19:00Z"/>
                <w:sz w:val="24"/>
                <w:szCs w:val="24"/>
              </w:rPr>
              <w:pPrChange w:id="310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311" w:author="Flavia Di Gi" w:date="2023-05-07T16:19:00Z">
              <w:r w:rsidRPr="007F3E90">
                <w:rPr>
                  <w:sz w:val="24"/>
                  <w:szCs w:val="24"/>
                </w:rPr>
                <w:t>La summa tutta</w:t>
              </w:r>
              <w:r w:rsidRPr="007F3E90">
                <w:rPr>
                  <w:sz w:val="24"/>
                  <w:szCs w:val="24"/>
                </w:rPr>
                <w:tab/>
              </w:r>
            </w:ins>
          </w:p>
        </w:tc>
        <w:tc>
          <w:tcPr>
            <w:tcW w:w="3159" w:type="dxa"/>
            <w:tcPrChange w:id="312" w:author="Flavia Di Gi" w:date="2023-05-07T16:22:00Z">
              <w:tcPr>
                <w:tcW w:w="3159" w:type="dxa"/>
              </w:tcPr>
            </w:tcPrChange>
          </w:tcPr>
          <w:p w14:paraId="49996270" w14:textId="10B570A0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ins w:id="313" w:author="Flavia Di Gi" w:date="2023-05-07T16:19:00Z"/>
                <w:sz w:val="24"/>
                <w:szCs w:val="24"/>
              </w:rPr>
              <w:pPrChange w:id="314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315" w:author="Flavia Di Gi" w:date="2023-05-07T16:19:00Z">
              <w:r w:rsidRPr="007F3E90">
                <w:rPr>
                  <w:sz w:val="24"/>
                  <w:szCs w:val="24"/>
                </w:rPr>
                <w:t>sono fiorini 27700</w:t>
              </w:r>
            </w:ins>
          </w:p>
        </w:tc>
        <w:tc>
          <w:tcPr>
            <w:tcW w:w="2658" w:type="dxa"/>
            <w:tcPrChange w:id="316" w:author="Flavia Di Gi" w:date="2023-05-07T16:22:00Z">
              <w:tcPr>
                <w:tcW w:w="2516" w:type="dxa"/>
              </w:tcPr>
            </w:tcPrChange>
          </w:tcPr>
          <w:p w14:paraId="1C62424C" w14:textId="3140F7CE" w:rsidR="0020185A" w:rsidRDefault="0020185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317" w:author="Flavia Di Gi" w:date="2023-05-07T16:19:00Z"/>
                <w:sz w:val="24"/>
                <w:szCs w:val="24"/>
              </w:rPr>
              <w:pPrChange w:id="318" w:author="Flavia Di Gi" w:date="2023-05-07T16:20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319" w:author="Flavia Di Gi" w:date="2023-05-07T16:19:00Z">
              <w:r w:rsidRPr="007F3E90">
                <w:rPr>
                  <w:sz w:val="24"/>
                  <w:szCs w:val="24"/>
                </w:rPr>
                <w:t>fanno ducati 11800</w:t>
              </w:r>
            </w:ins>
            <w:ins w:id="320" w:author="Flavia Di Gi" w:date="2023-05-07T16:21:00Z">
              <w:r w:rsidR="00386661">
                <w:rPr>
                  <w:sz w:val="24"/>
                  <w:szCs w:val="24"/>
                </w:rPr>
                <w:t xml:space="preserve"> </w:t>
              </w:r>
            </w:ins>
            <w:ins w:id="321" w:author="Flavia Di Gi" w:date="2023-05-07T16:19:00Z">
              <w:r w:rsidRPr="007F3E90">
                <w:rPr>
                  <w:color w:val="auto"/>
                  <w:sz w:val="24"/>
                  <w:szCs w:val="24"/>
                </w:rPr>
                <w:t>|</w:t>
              </w:r>
            </w:ins>
          </w:p>
        </w:tc>
      </w:tr>
    </w:tbl>
    <w:p w14:paraId="7B12C74C" w14:textId="2717A800" w:rsidR="00C856E1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22" w:author="Flavia Di Gi" w:date="2023-05-07T16:16:00Z"/>
          <w:sz w:val="24"/>
          <w:szCs w:val="24"/>
        </w:rPr>
      </w:pPr>
      <w:del w:id="323" w:author="Flavia Di Gi" w:date="2023-05-07T16:15:00Z">
        <w:r w:rsidRPr="007F3E90" w:rsidDel="0020185A">
          <w:rPr>
            <w:sz w:val="24"/>
            <w:szCs w:val="24"/>
          </w:rPr>
          <w:delText xml:space="preserve">Lo specchio </w:delText>
        </w:r>
      </w:del>
      <w:del w:id="324" w:author="Flavia Di Gi" w:date="2023-05-07T16:16:00Z"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 xml:space="preserve">fiorini 2400 960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</w:p>
    <w:p w14:paraId="71FB6365" w14:textId="22662002" w:rsidR="005E7B65" w:rsidRPr="007F3E90" w:rsidDel="0020185A" w:rsidRDefault="00C856E1">
      <w:pPr>
        <w:widowControl w:val="0"/>
        <w:snapToGrid w:val="0"/>
        <w:jc w:val="both"/>
        <w:rPr>
          <w:del w:id="325" w:author="Flavia Di Gi" w:date="2023-05-07T16:16:00Z"/>
          <w:sz w:val="24"/>
          <w:szCs w:val="24"/>
        </w:rPr>
      </w:pPr>
      <w:del w:id="326" w:author="Flavia Di Gi" w:date="2023-05-07T16:15:00Z">
        <w:r w:rsidRPr="007F3E90" w:rsidDel="0020185A">
          <w:rPr>
            <w:sz w:val="24"/>
            <w:szCs w:val="24"/>
          </w:rPr>
          <w:delText xml:space="preserve">Li tre re </w:delText>
        </w:r>
      </w:del>
      <w:del w:id="327" w:author="Flavia Di Gi" w:date="2023-05-07T16:16:00Z"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 xml:space="preserve">fiorini 2050 820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</w:p>
    <w:p w14:paraId="0AAAE492" w14:textId="77777777" w:rsidR="00C856E1" w:rsidRPr="007F3E90" w:rsidDel="005E7B65" w:rsidRDefault="00C856E1">
      <w:pPr>
        <w:widowControl w:val="0"/>
        <w:snapToGrid w:val="0"/>
        <w:jc w:val="both"/>
        <w:rPr>
          <w:del w:id="328" w:author="Flavia Di Gi" w:date="2023-04-01T16:24:00Z"/>
          <w:sz w:val="24"/>
          <w:szCs w:val="24"/>
        </w:rPr>
        <w:pPrChange w:id="329" w:author="Flavia Di Gi" w:date="2023-05-07T16:16:00Z">
          <w:pPr>
            <w:widowControl w:val="0"/>
            <w:pBdr>
              <w:bottom w:val="single" w:sz="6" w:space="1" w:color="auto"/>
            </w:pBdr>
            <w:snapToGrid w:val="0"/>
            <w:jc w:val="both"/>
          </w:pPr>
        </w:pPrChange>
      </w:pPr>
    </w:p>
    <w:p w14:paraId="590F6597" w14:textId="4520BDF8" w:rsidR="00C856E1" w:rsidRPr="007F3E90" w:rsidDel="0020185A" w:rsidRDefault="00C856E1">
      <w:pPr>
        <w:widowControl w:val="0"/>
        <w:snapToGrid w:val="0"/>
        <w:jc w:val="both"/>
        <w:rPr>
          <w:del w:id="330" w:author="Flavia Di Gi" w:date="2023-05-07T16:16:00Z"/>
          <w:sz w:val="24"/>
          <w:szCs w:val="24"/>
        </w:rPr>
        <w:pPrChange w:id="331" w:author="Flavia Di Gi" w:date="2023-05-07T16:16:00Z">
          <w:pPr>
            <w:widowControl w:val="0"/>
            <w:pBdr>
              <w:top w:val="none" w:sz="0" w:space="0" w:color="auto"/>
            </w:pBdr>
            <w:snapToGrid w:val="0"/>
            <w:jc w:val="both"/>
          </w:pPr>
        </w:pPrChange>
      </w:pPr>
      <w:del w:id="332" w:author="Flavia Di Gi" w:date="2023-05-07T16:15:00Z">
        <w:r w:rsidRPr="007F3E90" w:rsidDel="0020185A">
          <w:rPr>
            <w:sz w:val="24"/>
            <w:szCs w:val="24"/>
          </w:rPr>
          <w:delText xml:space="preserve"> 6850</w:delText>
        </w:r>
        <w:r w:rsidRPr="007F3E90" w:rsidDel="0020185A">
          <w:rPr>
            <w:sz w:val="24"/>
            <w:szCs w:val="24"/>
          </w:rPr>
          <w:tab/>
        </w:r>
      </w:del>
      <w:del w:id="333" w:author="Flavia Di Gi" w:date="2023-05-07T16:16:00Z"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 xml:space="preserve">2740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</w:p>
    <w:p w14:paraId="3EB946AB" w14:textId="7E2960BB" w:rsidR="00C856E1" w:rsidRPr="007F3E90" w:rsidDel="0020185A" w:rsidRDefault="00C856E1">
      <w:pPr>
        <w:widowControl w:val="0"/>
        <w:snapToGrid w:val="0"/>
        <w:jc w:val="both"/>
        <w:rPr>
          <w:del w:id="334" w:author="Flavia Di Gi" w:date="2023-05-07T16:16:00Z"/>
          <w:sz w:val="24"/>
          <w:szCs w:val="24"/>
        </w:rPr>
        <w:pPrChange w:id="335" w:author="Flavia Di Gi" w:date="2023-05-07T16:16:00Z">
          <w:pPr>
            <w:widowControl w:val="0"/>
            <w:pBdr>
              <w:top w:val="none" w:sz="0" w:space="0" w:color="auto"/>
            </w:pBdr>
            <w:snapToGrid w:val="0"/>
            <w:jc w:val="both"/>
          </w:pPr>
        </w:pPrChange>
      </w:pPr>
    </w:p>
    <w:p w14:paraId="64D8EEC7" w14:textId="2225DDB5" w:rsidR="00C856E1" w:rsidRPr="007F3E90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36" w:author="Flavia Di Gi" w:date="2023-05-07T16:17:00Z"/>
          <w:sz w:val="24"/>
          <w:szCs w:val="24"/>
        </w:rPr>
      </w:pPr>
      <w:del w:id="337" w:author="Flavia Di Gi" w:date="2023-05-07T16:18:00Z">
        <w:r w:rsidRPr="007F3E90" w:rsidDel="0020185A">
          <w:rPr>
            <w:sz w:val="24"/>
            <w:szCs w:val="24"/>
          </w:rPr>
          <w:delText xml:space="preserve">Per le 4 nave di Nort Hollandia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</w:p>
    <w:p w14:paraId="714D2E45" w14:textId="7DE76059" w:rsidR="00C856E1" w:rsidRPr="007F3E90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38" w:author="Flavia Di Gi" w:date="2023-05-07T16:19:00Z"/>
          <w:sz w:val="24"/>
          <w:szCs w:val="24"/>
        </w:rPr>
      </w:pPr>
    </w:p>
    <w:p w14:paraId="38F4EF13" w14:textId="390F2592" w:rsidR="00C856E1" w:rsidRPr="007F3E90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39" w:author="Flavia Di Gi" w:date="2023-05-07T16:19:00Z"/>
          <w:sz w:val="24"/>
          <w:szCs w:val="24"/>
        </w:rPr>
      </w:pPr>
      <w:del w:id="340" w:author="Flavia Di Gi" w:date="2023-05-07T16:18:00Z">
        <w:r w:rsidRPr="007F3E90" w:rsidDel="0020185A">
          <w:rPr>
            <w:sz w:val="24"/>
            <w:szCs w:val="24"/>
          </w:rPr>
          <w:delText xml:space="preserve">Il Pool </w:delText>
        </w:r>
        <w:r w:rsidRPr="007F3E90" w:rsidDel="0020185A">
          <w:rPr>
            <w:sz w:val="24"/>
            <w:szCs w:val="24"/>
          </w:rPr>
          <w:tab/>
        </w:r>
      </w:del>
      <w:del w:id="341" w:author="Flavia Di Gi" w:date="2023-05-07T16:19:00Z">
        <w:r w:rsidRPr="007F3E90" w:rsidDel="0020185A">
          <w:rPr>
            <w:sz w:val="24"/>
            <w:szCs w:val="24"/>
          </w:rPr>
          <w:tab/>
        </w:r>
      </w:del>
      <w:del w:id="342" w:author="Flavia Di Gi" w:date="2023-05-07T16:18:00Z">
        <w:r w:rsidRPr="007F3E90" w:rsidDel="0020185A">
          <w:rPr>
            <w:sz w:val="24"/>
            <w:szCs w:val="24"/>
          </w:rPr>
          <w:delText>fiorini 2400</w:delText>
        </w:r>
      </w:del>
      <w:del w:id="343" w:author="Flavia Di Gi" w:date="2023-05-07T16:19:00Z"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</w:r>
      </w:del>
      <w:del w:id="344" w:author="Flavia Di Gi" w:date="2023-05-07T16:18:00Z">
        <w:r w:rsidRPr="007F3E90" w:rsidDel="0020185A">
          <w:rPr>
            <w:sz w:val="24"/>
            <w:szCs w:val="24"/>
          </w:rPr>
          <w:delText xml:space="preserve"> fanno ducati 960 </w:delText>
        </w:r>
        <w:r w:rsidRPr="007F3E90" w:rsidDel="0020185A">
          <w:rPr>
            <w:color w:val="auto"/>
            <w:sz w:val="24"/>
            <w:szCs w:val="24"/>
          </w:rPr>
          <w:delText>|</w:delText>
        </w:r>
      </w:del>
      <w:del w:id="345" w:author="Flavia Di Gi" w:date="2023-05-07T16:19:00Z">
        <w:r w:rsidRPr="007F3E90" w:rsidDel="0020185A">
          <w:rPr>
            <w:sz w:val="24"/>
            <w:szCs w:val="24"/>
          </w:rPr>
          <w:delText xml:space="preserve"> </w:delText>
        </w:r>
      </w:del>
    </w:p>
    <w:p w14:paraId="278475DC" w14:textId="6D1A4AFA" w:rsidR="00C856E1" w:rsidRPr="007F3E90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46" w:author="Flavia Di Gi" w:date="2023-05-07T16:19:00Z"/>
          <w:sz w:val="24"/>
          <w:szCs w:val="24"/>
        </w:rPr>
      </w:pPr>
      <w:del w:id="347" w:author="Flavia Di Gi" w:date="2023-05-07T16:18:00Z">
        <w:r w:rsidRPr="007F3E90" w:rsidDel="0020185A">
          <w:rPr>
            <w:sz w:val="24"/>
            <w:szCs w:val="24"/>
          </w:rPr>
          <w:delText xml:space="preserve">Il Bonkoi </w:delText>
        </w:r>
      </w:del>
      <w:del w:id="348" w:author="Flavia Di Gi" w:date="2023-05-07T16:19:00Z"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</w:r>
      </w:del>
      <w:del w:id="349" w:author="Flavia Di Gi" w:date="2023-05-07T16:18:00Z">
        <w:r w:rsidRPr="007F3E90" w:rsidDel="0020185A">
          <w:rPr>
            <w:sz w:val="24"/>
            <w:szCs w:val="24"/>
          </w:rPr>
          <w:delText xml:space="preserve"> 2050</w:delText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 xml:space="preserve">820 </w:delText>
        </w:r>
        <w:r w:rsidRPr="007F3E90" w:rsidDel="0020185A">
          <w:rPr>
            <w:color w:val="auto"/>
            <w:sz w:val="24"/>
            <w:szCs w:val="24"/>
          </w:rPr>
          <w:delText>|</w:delText>
        </w:r>
      </w:del>
      <w:del w:id="350" w:author="Flavia Di Gi" w:date="2023-05-07T16:19:00Z">
        <w:r w:rsidRPr="007F3E90" w:rsidDel="0020185A">
          <w:rPr>
            <w:sz w:val="24"/>
            <w:szCs w:val="24"/>
          </w:rPr>
          <w:delText xml:space="preserve"> </w:delText>
        </w:r>
      </w:del>
    </w:p>
    <w:p w14:paraId="1FAA371D" w14:textId="40F816A9" w:rsidR="00C856E1" w:rsidRPr="007F3E90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51" w:author="Flavia Di Gi" w:date="2023-05-07T16:19:00Z"/>
          <w:sz w:val="24"/>
          <w:szCs w:val="24"/>
        </w:rPr>
      </w:pPr>
      <w:del w:id="352" w:author="Flavia Di Gi" w:date="2023-05-07T16:18:00Z">
        <w:r w:rsidRPr="007F3E90" w:rsidDel="0020185A">
          <w:rPr>
            <w:sz w:val="24"/>
            <w:szCs w:val="24"/>
          </w:rPr>
          <w:delText xml:space="preserve">Santa Iustina </w:delText>
        </w:r>
      </w:del>
      <w:del w:id="353" w:author="Flavia Di Gi" w:date="2023-05-07T16:19:00Z">
        <w:r w:rsidRPr="007F3E90" w:rsidDel="0020185A">
          <w:rPr>
            <w:sz w:val="24"/>
            <w:szCs w:val="24"/>
          </w:rPr>
          <w:tab/>
        </w:r>
      </w:del>
      <w:del w:id="354" w:author="Flavia Di Gi" w:date="2023-05-07T16:18:00Z">
        <w:r w:rsidRPr="007F3E90" w:rsidDel="0020185A">
          <w:rPr>
            <w:sz w:val="24"/>
            <w:szCs w:val="24"/>
          </w:rPr>
          <w:tab/>
          <w:delText xml:space="preserve"> 2050</w:delText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>820</w:delText>
        </w:r>
        <w:r w:rsidRPr="007F3E90" w:rsidDel="0020185A">
          <w:rPr>
            <w:rStyle w:val="Rimandonotaapidipagina"/>
            <w:sz w:val="24"/>
            <w:szCs w:val="24"/>
          </w:rPr>
          <w:footnoteReference w:id="33"/>
        </w:r>
        <w:r w:rsidRPr="007F3E90" w:rsidDel="0020185A">
          <w:rPr>
            <w:sz w:val="24"/>
            <w:szCs w:val="24"/>
          </w:rPr>
          <w:delText xml:space="preserve"> </w:delText>
        </w:r>
        <w:r w:rsidRPr="007F3E90" w:rsidDel="0020185A">
          <w:rPr>
            <w:color w:val="auto"/>
            <w:sz w:val="24"/>
            <w:szCs w:val="24"/>
          </w:rPr>
          <w:delText>|</w:delText>
        </w:r>
      </w:del>
      <w:del w:id="357" w:author="Flavia Di Gi" w:date="2023-05-07T16:19:00Z">
        <w:r w:rsidRPr="007F3E90" w:rsidDel="0020185A">
          <w:rPr>
            <w:sz w:val="24"/>
            <w:szCs w:val="24"/>
          </w:rPr>
          <w:delText xml:space="preserve"> </w:delText>
        </w:r>
      </w:del>
    </w:p>
    <w:p w14:paraId="6011243B" w14:textId="35AE211E" w:rsidR="00C856E1" w:rsidRPr="007F3E90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58" w:author="Flavia Di Gi" w:date="2023-05-07T16:19:00Z"/>
          <w:sz w:val="24"/>
          <w:szCs w:val="24"/>
        </w:rPr>
      </w:pPr>
      <w:del w:id="359" w:author="Flavia Di Gi" w:date="2023-05-07T16:18:00Z">
        <w:r w:rsidRPr="007F3E90" w:rsidDel="0020185A">
          <w:rPr>
            <w:sz w:val="24"/>
            <w:szCs w:val="24"/>
          </w:rPr>
          <w:delText xml:space="preserve">Re Davit </w:delText>
        </w:r>
        <w:r w:rsidRPr="007F3E90" w:rsidDel="0020185A">
          <w:rPr>
            <w:sz w:val="24"/>
            <w:szCs w:val="24"/>
          </w:rPr>
          <w:tab/>
        </w:r>
      </w:del>
      <w:del w:id="360" w:author="Flavia Di Gi" w:date="2023-05-07T16:19:00Z">
        <w:r w:rsidRPr="007F3E90" w:rsidDel="0020185A">
          <w:rPr>
            <w:sz w:val="24"/>
            <w:szCs w:val="24"/>
          </w:rPr>
          <w:tab/>
        </w:r>
      </w:del>
      <w:del w:id="361" w:author="Flavia Di Gi" w:date="2023-05-07T16:18:00Z">
        <w:r w:rsidRPr="007F3E90" w:rsidDel="0020185A">
          <w:rPr>
            <w:sz w:val="24"/>
            <w:szCs w:val="24"/>
          </w:rPr>
          <w:delText xml:space="preserve"> 160 </w:delText>
        </w:r>
        <w:r w:rsidRPr="007F3E90" w:rsidDel="0020185A">
          <w:rPr>
            <w:sz w:val="24"/>
            <w:szCs w:val="24"/>
          </w:rPr>
          <w:tab/>
        </w:r>
      </w:del>
      <w:del w:id="362" w:author="Flavia Di Gi" w:date="2023-05-07T16:19:00Z">
        <w:r w:rsidRPr="007F3E90" w:rsidDel="0020185A">
          <w:rPr>
            <w:sz w:val="24"/>
            <w:szCs w:val="24"/>
          </w:rPr>
          <w:tab/>
        </w:r>
      </w:del>
      <w:del w:id="363" w:author="Flavia Di Gi" w:date="2023-05-07T16:18:00Z">
        <w:r w:rsidRPr="007F3E90" w:rsidDel="0020185A">
          <w:rPr>
            <w:sz w:val="24"/>
            <w:szCs w:val="24"/>
          </w:rPr>
          <w:delText xml:space="preserve">640 </w:delText>
        </w:r>
        <w:r w:rsidRPr="007F3E90" w:rsidDel="0020185A">
          <w:rPr>
            <w:color w:val="auto"/>
            <w:sz w:val="24"/>
            <w:szCs w:val="24"/>
          </w:rPr>
          <w:delText>|</w:delText>
        </w:r>
      </w:del>
      <w:del w:id="364" w:author="Flavia Di Gi" w:date="2023-05-07T16:19:00Z">
        <w:r w:rsidRPr="007F3E90" w:rsidDel="0020185A">
          <w:rPr>
            <w:sz w:val="24"/>
            <w:szCs w:val="24"/>
          </w:rPr>
          <w:delText xml:space="preserve"> </w:delText>
        </w:r>
      </w:del>
    </w:p>
    <w:p w14:paraId="0CA7DD54" w14:textId="77777777" w:rsidR="00C856E1" w:rsidRPr="007F3E90" w:rsidDel="005E7B65" w:rsidRDefault="00C856E1" w:rsidP="007F3E90">
      <w:pPr>
        <w:widowControl w:val="0"/>
        <w:pBdr>
          <w:top w:val="none" w:sz="0" w:space="0" w:color="auto"/>
          <w:bottom w:val="single" w:sz="6" w:space="1" w:color="auto"/>
        </w:pBdr>
        <w:snapToGrid w:val="0"/>
        <w:jc w:val="both"/>
        <w:rPr>
          <w:del w:id="365" w:author="Flavia Di Gi" w:date="2023-04-01T16:24:00Z"/>
          <w:sz w:val="24"/>
          <w:szCs w:val="24"/>
        </w:rPr>
      </w:pPr>
    </w:p>
    <w:p w14:paraId="1EE29697" w14:textId="743958BB" w:rsidR="00C856E1" w:rsidRPr="007F3E90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66" w:author="Flavia Di Gi" w:date="2023-05-07T16:19:00Z"/>
          <w:sz w:val="24"/>
          <w:szCs w:val="24"/>
        </w:rPr>
      </w:pPr>
      <w:del w:id="367" w:author="Flavia Di Gi" w:date="2023-04-01T16:24:00Z">
        <w:r w:rsidRPr="007F3E90" w:rsidDel="005E7B65">
          <w:rPr>
            <w:sz w:val="24"/>
            <w:szCs w:val="24"/>
          </w:rPr>
          <w:delText xml:space="preserve"> </w:delText>
        </w:r>
      </w:del>
    </w:p>
    <w:p w14:paraId="75B7E5BC" w14:textId="7100D824" w:rsidR="00C856E1" w:rsidRPr="007F3E90" w:rsidDel="0020185A" w:rsidRDefault="00C856E1" w:rsidP="007F3E90">
      <w:pPr>
        <w:widowControl w:val="0"/>
        <w:snapToGrid w:val="0"/>
        <w:jc w:val="both"/>
        <w:rPr>
          <w:del w:id="368" w:author="Flavia Di Gi" w:date="2023-05-07T16:19:00Z"/>
          <w:sz w:val="24"/>
          <w:szCs w:val="24"/>
        </w:rPr>
      </w:pPr>
      <w:del w:id="369" w:author="Flavia Di Gi" w:date="2023-05-07T16:18:00Z">
        <w:r w:rsidRPr="007F3E90" w:rsidDel="0020185A">
          <w:rPr>
            <w:sz w:val="24"/>
            <w:szCs w:val="24"/>
          </w:rPr>
          <w:delText>sono fiorini 8500</w:delText>
        </w:r>
      </w:del>
      <w:del w:id="370" w:author="Flavia Di Gi" w:date="2023-05-07T16:19:00Z">
        <w:r w:rsidRPr="007F3E90" w:rsidDel="0020185A">
          <w:rPr>
            <w:sz w:val="24"/>
            <w:szCs w:val="24"/>
          </w:rPr>
          <w:tab/>
          <w:delText xml:space="preserve">fanno ducati 3240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  <w:r w:rsidRPr="007F3E90" w:rsidDel="0020185A">
          <w:rPr>
            <w:sz w:val="24"/>
            <w:szCs w:val="24"/>
          </w:rPr>
          <w:tab/>
        </w:r>
      </w:del>
    </w:p>
    <w:p w14:paraId="2AF5570F" w14:textId="0AC98C7E" w:rsidR="00C856E1" w:rsidRPr="007F3E90" w:rsidDel="0020185A" w:rsidRDefault="00C856E1" w:rsidP="007F3E90">
      <w:pPr>
        <w:widowControl w:val="0"/>
        <w:snapToGrid w:val="0"/>
        <w:jc w:val="both"/>
        <w:rPr>
          <w:del w:id="371" w:author="Flavia Di Gi" w:date="2023-05-07T16:19:00Z"/>
          <w:sz w:val="24"/>
          <w:szCs w:val="24"/>
        </w:rPr>
      </w:pPr>
      <w:del w:id="372" w:author="Flavia Di Gi" w:date="2023-05-07T16:19:00Z"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 xml:space="preserve"> </w:delText>
        </w:r>
        <w:r w:rsidRPr="007F3E90" w:rsidDel="0020185A">
          <w:rPr>
            <w:sz w:val="24"/>
            <w:szCs w:val="24"/>
          </w:rPr>
          <w:tab/>
          <w:delText xml:space="preserve"> 12750 </w:delText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 xml:space="preserve"> 5100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</w:p>
    <w:p w14:paraId="2119945F" w14:textId="711F7D89" w:rsidR="00C856E1" w:rsidDel="005E7B65" w:rsidRDefault="00C856E1" w:rsidP="005E7B65">
      <w:pPr>
        <w:widowControl w:val="0"/>
        <w:snapToGrid w:val="0"/>
        <w:jc w:val="both"/>
        <w:rPr>
          <w:del w:id="373" w:author="Flavia Di Gi" w:date="2023-04-01T16:24:00Z"/>
          <w:sz w:val="24"/>
          <w:szCs w:val="24"/>
        </w:rPr>
      </w:pPr>
      <w:del w:id="374" w:author="Flavia Di Gi" w:date="2023-05-07T16:19:00Z"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 xml:space="preserve"> 6800 2740 </w:delText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</w:p>
    <w:p w14:paraId="6D5DC3A5" w14:textId="77777777" w:rsidR="00C856E1" w:rsidRPr="007F3E90" w:rsidDel="005E7B65" w:rsidRDefault="00C856E1" w:rsidP="007F3E90">
      <w:pPr>
        <w:widowControl w:val="0"/>
        <w:pBdr>
          <w:bottom w:val="single" w:sz="6" w:space="1" w:color="auto"/>
        </w:pBdr>
        <w:snapToGrid w:val="0"/>
        <w:jc w:val="both"/>
        <w:rPr>
          <w:del w:id="375" w:author="Flavia Di Gi" w:date="2023-04-01T16:24:00Z"/>
          <w:sz w:val="24"/>
          <w:szCs w:val="24"/>
        </w:rPr>
      </w:pPr>
    </w:p>
    <w:p w14:paraId="4127878E" w14:textId="601FE0B6" w:rsidR="00C856E1" w:rsidRPr="007F3E90" w:rsidDel="0020185A" w:rsidRDefault="00C856E1">
      <w:pPr>
        <w:widowControl w:val="0"/>
        <w:snapToGrid w:val="0"/>
        <w:jc w:val="both"/>
        <w:rPr>
          <w:del w:id="376" w:author="Flavia Di Gi" w:date="2023-05-07T16:19:00Z"/>
          <w:sz w:val="24"/>
          <w:szCs w:val="24"/>
        </w:rPr>
        <w:pPrChange w:id="377" w:author="Flavia Di Gi" w:date="2023-04-01T16:24:00Z">
          <w:pPr>
            <w:widowControl w:val="0"/>
            <w:pBdr>
              <w:top w:val="none" w:sz="0" w:space="0" w:color="auto"/>
            </w:pBdr>
            <w:snapToGrid w:val="0"/>
            <w:jc w:val="both"/>
          </w:pPr>
        </w:pPrChange>
      </w:pPr>
    </w:p>
    <w:p w14:paraId="24881ABE" w14:textId="05275040" w:rsidR="00C856E1" w:rsidRPr="007F3E90" w:rsidDel="0020185A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del w:id="378" w:author="Flavia Di Gi" w:date="2023-05-07T16:19:00Z"/>
          <w:sz w:val="24"/>
          <w:szCs w:val="24"/>
        </w:rPr>
      </w:pPr>
      <w:del w:id="379" w:author="Flavia Di Gi" w:date="2023-05-07T16:19:00Z">
        <w:r w:rsidRPr="007F3E90" w:rsidDel="0020185A">
          <w:rPr>
            <w:sz w:val="24"/>
            <w:szCs w:val="24"/>
          </w:rPr>
          <w:delText>La summa tutta sono fiorini 27700</w:delText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sz w:val="24"/>
            <w:szCs w:val="24"/>
          </w:rPr>
          <w:tab/>
          <w:delText xml:space="preserve"> fanno ducati 11800</w:delText>
        </w:r>
        <w:r w:rsidRPr="007F3E90" w:rsidDel="0020185A">
          <w:rPr>
            <w:sz w:val="24"/>
            <w:szCs w:val="24"/>
          </w:rPr>
          <w:tab/>
        </w:r>
        <w:r w:rsidRPr="007F3E90" w:rsidDel="0020185A">
          <w:rPr>
            <w:color w:val="auto"/>
            <w:sz w:val="24"/>
            <w:szCs w:val="24"/>
          </w:rPr>
          <w:delText>|</w:delText>
        </w:r>
        <w:r w:rsidRPr="007F3E90" w:rsidDel="0020185A">
          <w:rPr>
            <w:sz w:val="24"/>
            <w:szCs w:val="24"/>
          </w:rPr>
          <w:delText xml:space="preserve"> </w:delText>
        </w:r>
      </w:del>
    </w:p>
    <w:p w14:paraId="1476C1CB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</w:p>
    <w:p w14:paraId="2AF54943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7v-8r / </w:t>
      </w:r>
    </w:p>
    <w:p w14:paraId="1F0851E1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 xml:space="preserve">Bianche </w:t>
      </w:r>
    </w:p>
    <w:p w14:paraId="1D39E39B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/>
          <w:sz w:val="24"/>
          <w:szCs w:val="24"/>
        </w:rPr>
      </w:pPr>
    </w:p>
    <w:p w14:paraId="50DD73FE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Cs/>
          <w:sz w:val="24"/>
          <w:szCs w:val="24"/>
        </w:rPr>
      </w:pPr>
      <w:r w:rsidRPr="007F3E90">
        <w:rPr>
          <w:iCs/>
          <w:sz w:val="24"/>
          <w:szCs w:val="24"/>
        </w:rPr>
        <w:t>/ 8vB /</w:t>
      </w:r>
    </w:p>
    <w:p w14:paraId="5AB7CA70" w14:textId="77777777" w:rsidR="00C856E1" w:rsidRPr="007F3E90" w:rsidRDefault="00C856E1" w:rsidP="007F3E90">
      <w:pPr>
        <w:widowControl w:val="0"/>
        <w:pBdr>
          <w:top w:val="none" w:sz="0" w:space="0" w:color="auto"/>
        </w:pBdr>
        <w:snapToGrid w:val="0"/>
        <w:jc w:val="both"/>
        <w:rPr>
          <w:iCs/>
          <w:sz w:val="24"/>
          <w:szCs w:val="24"/>
        </w:rPr>
      </w:pPr>
      <w:r w:rsidRPr="007F3E90">
        <w:rPr>
          <w:iCs/>
          <w:sz w:val="24"/>
          <w:szCs w:val="24"/>
        </w:rPr>
        <w:t>Aia |</w:t>
      </w:r>
    </w:p>
    <w:p w14:paraId="548500F7" w14:textId="77777777" w:rsidR="00CD7893" w:rsidRDefault="00CD7893" w:rsidP="007F3E90">
      <w:pPr>
        <w:widowControl w:val="0"/>
        <w:pBdr>
          <w:top w:val="none" w:sz="0" w:space="0" w:color="auto"/>
        </w:pBdr>
        <w:snapToGrid w:val="0"/>
        <w:jc w:val="both"/>
        <w:rPr>
          <w:sz w:val="24"/>
          <w:szCs w:val="24"/>
        </w:rPr>
        <w:sectPr w:rsidR="00CD7893" w:rsidSect="007F3E90">
          <w:headerReference w:type="default" r:id="rId12"/>
          <w:footerReference w:type="even" r:id="rId13"/>
          <w:footerReference w:type="default" r:id="rId14"/>
          <w:headerReference w:type="first" r:id="rId15"/>
          <w:footnotePr>
            <w:numFmt w:val="lowerLetter"/>
            <w:numRestart w:val="eachPage"/>
          </w:footnotePr>
          <w:type w:val="continuous"/>
          <w:pgSz w:w="11900" w:h="16840"/>
          <w:pgMar w:top="1418" w:right="1133" w:bottom="1418" w:left="1134" w:header="709" w:footer="709" w:gutter="0"/>
          <w:cols w:space="708"/>
          <w:docGrid w:linePitch="360"/>
        </w:sectPr>
      </w:pPr>
    </w:p>
    <w:p w14:paraId="7C6BD4AF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4</w:t>
      </w:r>
    </w:p>
    <w:p w14:paraId="4FCB3DB3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11 agosto 1618, L’Aia (cc. 10r-11v)</w:t>
      </w:r>
    </w:p>
    <w:p w14:paraId="430AED3E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45AE6C11" w14:textId="488098C4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10r / </w:t>
      </w:r>
    </w:p>
    <w:p w14:paraId="4F74983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6FFB61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 mese di marzo in qua corre il quarto anno, ch’io 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trovo absente dalla Patria in servitio della Serenità vostra d’allhora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ch’ella si compiacque commandarmi, che non molto doppo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mio ritorno di Roma, non ancor ristorato dalla grave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indispositione, dalla quale fui quivi oppresso per cinque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più mesi, passassi a servire l’illustrissimo signor ambasciator Barba-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rigo di gloriosa memoria poi mi fermassi appresso li signori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Zurich, et di Berna</w:t>
      </w:r>
      <w:r w:rsidRPr="007F3E90">
        <w:rPr>
          <w:rStyle w:val="Rimandonotaapidipagina"/>
          <w:sz w:val="24"/>
          <w:szCs w:val="24"/>
        </w:rPr>
        <w:footnoteReference w:id="34"/>
      </w:r>
      <w:r w:rsidRPr="007F3E90">
        <w:rPr>
          <w:sz w:val="24"/>
          <w:szCs w:val="24"/>
        </w:rPr>
        <w:t>, passassi ai principi dell’</w:t>
      </w:r>
      <w:commentRangeStart w:id="380"/>
      <w:commentRangeStart w:id="381"/>
      <w:r w:rsidRPr="00981193">
        <w:rPr>
          <w:sz w:val="24"/>
          <w:szCs w:val="24"/>
          <w:rPrChange w:id="382" w:author="Giorgia" w:date="2023-03-11T18:45:00Z">
            <w:rPr>
              <w:sz w:val="24"/>
              <w:szCs w:val="24"/>
              <w:highlight w:val="yellow"/>
            </w:rPr>
          </w:rPrChange>
        </w:rPr>
        <w:t>unione</w:t>
      </w:r>
      <w:r w:rsidRPr="007F3E90">
        <w:rPr>
          <w:sz w:val="24"/>
          <w:szCs w:val="24"/>
        </w:rPr>
        <w:t xml:space="preserve"> </w:t>
      </w:r>
      <w:commentRangeEnd w:id="380"/>
      <w:r w:rsidR="00981193">
        <w:rPr>
          <w:rStyle w:val="Rimandocommento"/>
        </w:rPr>
        <w:commentReference w:id="380"/>
      </w:r>
      <w:commentRangeEnd w:id="381"/>
      <w:r w:rsidR="00E851C6">
        <w:rPr>
          <w:rStyle w:val="Rimandocommento"/>
        </w:rPr>
        <w:commentReference w:id="381"/>
      </w:r>
      <w:r w:rsidRPr="007F3E90">
        <w:rPr>
          <w:sz w:val="24"/>
          <w:szCs w:val="24"/>
        </w:rPr>
        <w:t xml:space="preserve">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Alemagna; et mi riducessi appresso questi signori</w:t>
      </w:r>
      <w:r w:rsidRPr="007F3E90">
        <w:rPr>
          <w:rStyle w:val="Rimandonotaapidipagina"/>
          <w:sz w:val="24"/>
          <w:szCs w:val="24"/>
        </w:rPr>
        <w:footnoteReference w:id="35"/>
      </w:r>
      <w:r w:rsidRPr="007F3E90">
        <w:rPr>
          <w:sz w:val="24"/>
          <w:szCs w:val="24"/>
        </w:rPr>
        <w:t xml:space="preserve"> Stati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Generali. Et già sono gionto a doi</w:t>
      </w:r>
      <w:r w:rsidRPr="007F3E90">
        <w:rPr>
          <w:rStyle w:val="Rimandonotaapidipagina"/>
          <w:sz w:val="24"/>
          <w:szCs w:val="24"/>
        </w:rPr>
        <w:footnoteReference w:id="36"/>
      </w:r>
      <w:r w:rsidRPr="007F3E90">
        <w:rPr>
          <w:sz w:val="24"/>
          <w:szCs w:val="24"/>
        </w:rPr>
        <w:t xml:space="preserve"> anni di residenza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sono stati nella Svizzera, et in Grisoni li patimenti assai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gravi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viaggi fatti da me in quei paesi nel più rigido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vernata; et non poco patii mentre nei maggiori fervori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caldo andai in Alemagna a sodisfar con quei principi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ai commandamenti della Serenità vostra. Quello poi, che habbi qui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sofferto et di passione, et di tormento d’animo 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medesima l’haverà alla prudenza sua considerato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dalle stesse difficoltà, che si sono incontrate nell’accordar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 levate, et far l’ispeditione di tre reggimenti,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dodici vasselli armati per servitio di vostra Serenità. 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bisogno, che comprendevo haver ella di queste forze,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il desiderio, che tenevo, che ne restasse servita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mi faceva sprezzar ogni patimento. Questo anco ha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interdetta la penna, et mi ha fatto</w:t>
      </w:r>
      <w:r w:rsidRPr="007F3E90">
        <w:rPr>
          <w:rStyle w:val="Rimandonotaapidipagina"/>
          <w:sz w:val="24"/>
          <w:szCs w:val="24"/>
        </w:rPr>
        <w:footnoteReference w:id="37"/>
      </w:r>
      <w:r w:rsidRPr="007F3E90">
        <w:rPr>
          <w:sz w:val="24"/>
          <w:szCs w:val="24"/>
        </w:rPr>
        <w:t xml:space="preserve"> contener</w:t>
      </w:r>
      <w:r w:rsidRPr="007F3E90">
        <w:rPr>
          <w:rStyle w:val="Rimandonotaapidipagina"/>
          <w:sz w:val="24"/>
          <w:szCs w:val="24"/>
        </w:rPr>
        <w:footnoteReference w:id="38"/>
      </w:r>
      <w:r w:rsidRPr="007F3E90">
        <w:rPr>
          <w:sz w:val="24"/>
          <w:szCs w:val="24"/>
        </w:rPr>
        <w:t xml:space="preserve"> |</w:t>
      </w:r>
    </w:p>
    <w:p w14:paraId="5AF8865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10v / </w:t>
      </w:r>
    </w:p>
    <w:p w14:paraId="0B467B1F" w14:textId="7BDD2712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un riverente silentio, nutrendomi della speranza,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fine doppo le dette ispeditioni</w:t>
      </w:r>
      <w:r w:rsidRPr="007F3E90">
        <w:rPr>
          <w:rStyle w:val="Rimandonotaapidipagina"/>
          <w:sz w:val="24"/>
          <w:szCs w:val="24"/>
        </w:rPr>
        <w:footnoteReference w:id="39"/>
      </w:r>
      <w:r w:rsidRPr="007F3E90">
        <w:rPr>
          <w:sz w:val="24"/>
          <w:szCs w:val="24"/>
        </w:rPr>
        <w:t xml:space="preserve">, et ridotte le cose di là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termine di accommodamento potessi ottener gratia da lei,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al presente la prego di esser sollevato di qua o colla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missione di altro in luoco mio, o di quell’altra maniera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dalla sua somma prudenza sarà stimata più propri[a]</w:t>
      </w:r>
      <w:r w:rsidRPr="007F3E90">
        <w:rPr>
          <w:rStyle w:val="Rimandonotaapidipagina"/>
          <w:sz w:val="24"/>
          <w:szCs w:val="24"/>
        </w:rPr>
        <w:footnoteReference w:id="40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affineché potessi col riposo dell’animo venir a goder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anco il riposo, che mi sarebbe permesso dal servitio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lei per la mia salute estenuata assai da una conti-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nuata, et mai intermessa peregrinatione di sedici anni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circa. Et salvarmi insieme dalle spese, che convengo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sostener in questi paesi, le quali non conferendo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alla mia fortuna povera, et debolissima meno servono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conseguente al poter io sostentar come vorrei, et come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sarebbe conveniente la publica dignità, il che maggiormente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mi afflige. La prudenza delle Signorie vostre eccellentissime molto ben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comprende quanto vaglia l’apparenza, et quanto servino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l’esteriori dimostrationi di magnificenza in un ministro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suo </w:t>
      </w:r>
      <w:ins w:id="385" w:author="Giorgia" w:date="2023-03-11T17:38:00Z">
        <w:r w:rsidR="00777D44">
          <w:rPr>
            <w:sz w:val="24"/>
            <w:szCs w:val="24"/>
          </w:rPr>
          <w:t>P</w:t>
        </w:r>
      </w:ins>
      <w:del w:id="386" w:author="Giorgia" w:date="2023-03-11T17:38:00Z">
        <w:r w:rsidRPr="007F3E90" w:rsidDel="00777D44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 xml:space="preserve">rincipe: ho fatto et faccio quanto m’è possibile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quello che mi viene contribuito da vostra Serenità perché non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ho altro di mio, com’ella ben sa, et vorrei poter più,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più</w:t>
      </w:r>
      <w:r w:rsidRPr="007F3E90">
        <w:rPr>
          <w:rStyle w:val="Rimandonotaapidipagina"/>
          <w:sz w:val="24"/>
          <w:szCs w:val="24"/>
        </w:rPr>
        <w:footnoteReference w:id="41"/>
      </w:r>
      <w:r w:rsidRPr="007F3E90">
        <w:rPr>
          <w:sz w:val="24"/>
          <w:szCs w:val="24"/>
        </w:rPr>
        <w:t xml:space="preserve"> volontieri, et più allegramente anco lo farei.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Supplico per tanto con ogni maggior humiltà la Serenità vostra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compiacersi di venir a quella risolutione, che stimerà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9EDFAA0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11r / </w:t>
      </w:r>
    </w:p>
    <w:p w14:paraId="29B4A5F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propria a consolarmi nel bisogno che ho di esser sollevato,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salvato dall’interesse che provo in questa residenza,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parimente vagli per il publico servitio, per il quale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sarà pronto in ogni tempo quel poco, che mi attrovo, et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vita stessa; tutto dedicato, et destinato con singolar devo-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tione a vostra Serenità. Gratie etc.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24FC66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197B36C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li 11 agosto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6F2716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DF62E5A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85CFEA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Christofforo Suriano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2A2ED5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0F7903A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11v / </w:t>
      </w:r>
    </w:p>
    <w:p w14:paraId="308E8CC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</w:t>
      </w:r>
      <w:del w:id="387" w:author="Flavia Di Gi" w:date="2023-03-19T16:34:00Z">
        <w:r w:rsidRPr="007F3E90" w:rsidDel="00E43DF7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7BB064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0CECD226" w14:textId="77777777" w:rsidR="00C856E1" w:rsidRPr="007F3E90" w:rsidRDefault="00C856E1" w:rsidP="007F3E90">
      <w:pPr>
        <w:widowControl w:val="0"/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Traccia di sigillo</w:t>
      </w:r>
    </w:p>
    <w:p w14:paraId="7446B50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579C84DE" w14:textId="77777777" w:rsidR="00C856E1" w:rsidRPr="007F3E90" w:rsidRDefault="00C856E1" w:rsidP="007F3E90">
      <w:pPr>
        <w:widowControl w:val="0"/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2AA22E10" w14:textId="7B0C9D4F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</w:t>
      </w:r>
      <w:ins w:id="388" w:author="Flavia Di Gi" w:date="2023-03-12T11:41:00Z">
        <w:r w:rsidR="001F17D5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 xml:space="preserve">11vC / </w:t>
      </w:r>
    </w:p>
    <w:p w14:paraId="2ACDE77E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11 agosto 1618 ricevute 25 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83691C8" w14:textId="431EF20B" w:rsidR="00C856E1" w:rsidRDefault="00C856E1" w:rsidP="007F3E90">
      <w:pPr>
        <w:widowControl w:val="0"/>
        <w:snapToGrid w:val="0"/>
        <w:jc w:val="both"/>
        <w:rPr>
          <w:ins w:id="389" w:author="Flavia Di Gi" w:date="2023-03-19T18:21:00Z"/>
          <w:sz w:val="24"/>
          <w:szCs w:val="24"/>
        </w:rPr>
      </w:pPr>
      <w:r w:rsidRPr="007F3E90">
        <w:rPr>
          <w:sz w:val="24"/>
          <w:szCs w:val="24"/>
        </w:rPr>
        <w:t>Haia</w:t>
      </w:r>
      <w:del w:id="390" w:author="Flavia Di Gi" w:date="2023-03-19T16:54:00Z">
        <w:r w:rsidRPr="007F3E90" w:rsidDel="00E43DF7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5386052" w14:textId="77777777" w:rsidR="004D4A12" w:rsidRPr="007F3E90" w:rsidRDefault="004D4A12" w:rsidP="007F3E90">
      <w:pPr>
        <w:widowControl w:val="0"/>
        <w:snapToGrid w:val="0"/>
        <w:jc w:val="both"/>
        <w:rPr>
          <w:sz w:val="24"/>
          <w:szCs w:val="24"/>
        </w:rPr>
      </w:pPr>
    </w:p>
    <w:p w14:paraId="20838AA9" w14:textId="000E01A6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licentia</w:t>
      </w:r>
      <w:del w:id="391" w:author="Flavia Di Gi" w:date="2023-03-19T16:54:00Z">
        <w:r w:rsidRPr="007F3E90" w:rsidDel="00E43DF7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|</w:t>
      </w:r>
      <w:r w:rsidR="000F3843">
        <w:rPr>
          <w:sz w:val="24"/>
          <w:szCs w:val="24"/>
        </w:rPr>
        <w:t xml:space="preserve"> </w:t>
      </w:r>
    </w:p>
    <w:p w14:paraId="716B498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0D82ED88" w14:textId="29905AAA" w:rsidR="00CD7893" w:rsidRDefault="00C856E1" w:rsidP="007F3E90">
      <w:pPr>
        <w:widowControl w:val="0"/>
        <w:snapToGrid w:val="0"/>
        <w:jc w:val="both"/>
        <w:rPr>
          <w:sz w:val="24"/>
          <w:szCs w:val="24"/>
        </w:rPr>
        <w:sectPr w:rsidR="00CD7893" w:rsidSect="00CD7893">
          <w:footnotePr>
            <w:numFmt w:val="lowerLetter"/>
            <w:numRestart w:val="eachPage"/>
          </w:footnotePr>
          <w:pgSz w:w="11900" w:h="16840"/>
          <w:pgMar w:top="1418" w:right="1133" w:bottom="1418" w:left="1134" w:header="709" w:footer="709" w:gutter="0"/>
          <w:cols w:space="708"/>
          <w:docGrid w:linePitch="360"/>
        </w:sectPr>
      </w:pPr>
      <w:r w:rsidRPr="007F3E90">
        <w:rPr>
          <w:sz w:val="24"/>
          <w:szCs w:val="24"/>
        </w:rPr>
        <w:t>L. SS. R. |</w:t>
      </w:r>
      <w:r w:rsidR="000F3843">
        <w:rPr>
          <w:sz w:val="24"/>
          <w:szCs w:val="24"/>
        </w:rPr>
        <w:t xml:space="preserve"> </w:t>
      </w:r>
    </w:p>
    <w:p w14:paraId="29719F72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5</w:t>
      </w:r>
    </w:p>
    <w:p w14:paraId="06FE981B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11 agosto 1618, L’Aia (cc. 12r-v, 15r-v)</w:t>
      </w:r>
    </w:p>
    <w:p w14:paraId="701E066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4AE92311" w14:textId="77777777" w:rsidR="00C856E1" w:rsidRPr="007F3E90" w:rsidRDefault="00C856E1" w:rsidP="007F3E90">
      <w:pPr>
        <w:widowControl w:val="0"/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 xml:space="preserve">/ 12r / </w:t>
      </w:r>
      <w:r w:rsidRPr="007F3E90">
        <w:rPr>
          <w:sz w:val="24"/>
          <w:szCs w:val="24"/>
        </w:rPr>
        <w:tab/>
      </w:r>
      <w:r w:rsidRPr="007F3E90">
        <w:rPr>
          <w:sz w:val="24"/>
          <w:szCs w:val="24"/>
        </w:rPr>
        <w:tab/>
      </w:r>
    </w:p>
    <w:p w14:paraId="6CF3281A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475660FC" w14:textId="76C72390" w:rsidR="00C856E1" w:rsidRPr="007F3E90" w:rsidRDefault="00C856E1" w:rsidP="007F3E90">
      <w:pPr>
        <w:widowControl w:val="0"/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il signor borgomastro d</w:t>
      </w:r>
      <w:ins w:id="392" w:author="Giorgia" w:date="2023-03-10T23:47:00Z">
        <w:r w:rsidR="00D644F8">
          <w:rPr>
            <w:sz w:val="24"/>
            <w:szCs w:val="24"/>
          </w:rPr>
          <w:t>’</w:t>
        </w:r>
      </w:ins>
      <w:del w:id="393" w:author="Giorgia" w:date="2023-03-10T23:47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Amsterdam Pavoni, et il signor sindico pur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</w:t>
      </w:r>
      <w:ins w:id="394" w:author="Giorgia" w:date="2023-03-10T23:47:00Z">
        <w:r w:rsidR="00D644F8">
          <w:rPr>
            <w:sz w:val="24"/>
            <w:szCs w:val="24"/>
          </w:rPr>
          <w:t>’</w:t>
        </w:r>
      </w:ins>
      <w:del w:id="395" w:author="Giorgia" w:date="2023-03-10T23:47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Amsterdam suo figliolo hanno ricevuto lettere da quel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Console con avviso dell</w:t>
      </w:r>
      <w:ins w:id="396" w:author="Giorgia" w:date="2023-03-10T23:47:00Z">
        <w:r w:rsidR="00D644F8">
          <w:rPr>
            <w:sz w:val="24"/>
            <w:szCs w:val="24"/>
          </w:rPr>
          <w:t>’</w:t>
        </w:r>
      </w:ins>
      <w:del w:id="397" w:author="Giorgia" w:date="2023-03-10T23:47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arresto fatto far in </w:t>
      </w:r>
      <w:ins w:id="398" w:author="Giorgia" w:date="2023-03-10T17:27:00Z">
        <w:r w:rsidR="006332AD">
          <w:rPr>
            <w:sz w:val="24"/>
            <w:szCs w:val="24"/>
          </w:rPr>
          <w:t>g</w:t>
        </w:r>
      </w:ins>
      <w:del w:id="399" w:author="Giorgia" w:date="2023-03-10T17:27:00Z">
        <w:r w:rsidRPr="007F3E90" w:rsidDel="006332AD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>olfo dall</w:t>
      </w:r>
      <w:ins w:id="400" w:author="Giorgia" w:date="2023-03-10T23:47:00Z">
        <w:r w:rsidR="00D644F8">
          <w:rPr>
            <w:sz w:val="24"/>
            <w:szCs w:val="24"/>
          </w:rPr>
          <w:t>’</w:t>
        </w:r>
      </w:ins>
      <w:del w:id="401" w:author="Giorgia" w:date="2023-03-10T23:47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eccellentissimo signor Capitano </w:t>
      </w:r>
      <w:ins w:id="402" w:author="Giorgia" w:date="2023-03-11T18:39:00Z">
        <w:r w:rsidR="00981193">
          <w:rPr>
            <w:sz w:val="24"/>
            <w:szCs w:val="24"/>
          </w:rPr>
          <w:t>g</w:t>
        </w:r>
      </w:ins>
      <w:del w:id="403" w:author="Giorgia" w:date="2023-03-11T18:35:00Z">
        <w:r w:rsidRPr="007F3E90" w:rsidDel="00981193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 xml:space="preserve">enerale della loro nave </w:t>
      </w:r>
      <w:proofErr w:type="gramStart"/>
      <w:r w:rsidRPr="007F3E90">
        <w:rPr>
          <w:sz w:val="24"/>
          <w:szCs w:val="24"/>
        </w:rPr>
        <w:t>nominata</w:t>
      </w:r>
      <w:proofErr w:type="gramEnd"/>
      <w:r w:rsidRPr="007F3E90">
        <w:rPr>
          <w:sz w:val="24"/>
          <w:szCs w:val="24"/>
        </w:rPr>
        <w:t xml:space="preserve"> Il pavone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tutta, et di loro sola ragione; et insieme della prigionia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patrone di essa, nominato il capitano Roeloff o Rodolfo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Simonsin, et dell'esser stati posti al remo alcuni dei mari-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nari. Essendo l</w:t>
      </w:r>
      <w:ins w:id="404" w:author="Giorgia" w:date="2023-03-10T23:47:00Z">
        <w:r w:rsidR="00D644F8">
          <w:rPr>
            <w:sz w:val="24"/>
            <w:szCs w:val="24"/>
          </w:rPr>
          <w:t>’</w:t>
        </w:r>
      </w:ins>
      <w:del w:id="405" w:author="Giorgia" w:date="2023-03-10T23:47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uno et l</w:t>
      </w:r>
      <w:ins w:id="406" w:author="Giorgia" w:date="2023-03-10T23:47:00Z">
        <w:r w:rsidR="00D644F8">
          <w:rPr>
            <w:sz w:val="24"/>
            <w:szCs w:val="24"/>
          </w:rPr>
          <w:t>’</w:t>
        </w:r>
      </w:ins>
      <w:del w:id="407" w:author="Giorgia" w:date="2023-03-10T23:47:00Z">
        <w:r w:rsidRPr="007F3E90" w:rsidDel="00D644F8">
          <w:rPr>
            <w:sz w:val="24"/>
            <w:szCs w:val="24"/>
          </w:rPr>
          <w:delText>'</w:delText>
        </w:r>
      </w:del>
      <w:proofErr w:type="gramStart"/>
      <w:r w:rsidRPr="007F3E90">
        <w:rPr>
          <w:sz w:val="24"/>
          <w:szCs w:val="24"/>
        </w:rPr>
        <w:t>altro deputati</w:t>
      </w:r>
      <w:proofErr w:type="gramEnd"/>
      <w:r w:rsidRPr="007F3E90">
        <w:rPr>
          <w:sz w:val="24"/>
          <w:szCs w:val="24"/>
        </w:rPr>
        <w:t xml:space="preserve"> all</w:t>
      </w:r>
      <w:ins w:id="408" w:author="Giorgia" w:date="2023-03-10T23:47:00Z">
        <w:r w:rsidR="00D644F8">
          <w:rPr>
            <w:sz w:val="24"/>
            <w:szCs w:val="24"/>
          </w:rPr>
          <w:t>’</w:t>
        </w:r>
      </w:ins>
      <w:del w:id="409" w:author="Giorgia" w:date="2023-03-10T23:47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assemblea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questi signori Stati, loro medesimi gliene hanno data parte,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 stesso signor Sindico ha presa carica di venir a 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significarmi questo interesse, et farmi instanza perché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procurassi appresso la Serenità vostra la restitutione del vassello, la libertà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Capitano, et marinari; et la riparatione del danno.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Io non havendo informatione del seguito se non per quanto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egli me lo rappresentava, procurai di render sua Signoria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capace, che senza legitima gran causa non sarà stato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fatto l</w:t>
      </w:r>
      <w:ins w:id="410" w:author="Giorgia" w:date="2023-03-10T23:48:00Z">
        <w:r w:rsidR="00D644F8">
          <w:rPr>
            <w:sz w:val="24"/>
            <w:szCs w:val="24"/>
          </w:rPr>
          <w:t>’</w:t>
        </w:r>
      </w:ins>
      <w:del w:id="411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arresto del vassello, et carceratione delle genti.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Mostrò di restar in parte persuaso, se ben non lasciò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replicarmi, che essendo l</w:t>
      </w:r>
      <w:ins w:id="412" w:author="Giorgia" w:date="2023-03-10T23:48:00Z">
        <w:r w:rsidR="00D644F8">
          <w:rPr>
            <w:sz w:val="24"/>
            <w:szCs w:val="24"/>
          </w:rPr>
          <w:t>’</w:t>
        </w:r>
      </w:ins>
      <w:del w:id="413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affetto de</w:t>
      </w:r>
      <w:ins w:id="414" w:author="Giorgia" w:date="2023-03-10T23:48:00Z">
        <w:r w:rsidR="00D644F8">
          <w:rPr>
            <w:sz w:val="24"/>
            <w:szCs w:val="24"/>
          </w:rPr>
          <w:t>’</w:t>
        </w:r>
      </w:ins>
      <w:del w:id="415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signori Stati, et di queste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Provincie singolare verso quella serenissima Republica, trattandosi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sudditi di questo Paese poteva ben ella anco se vi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fosse qualche leggiero peccato, condonarlo; ma che li veniva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presuposto, che non vi fosse</w:t>
      </w:r>
      <w:r w:rsidRPr="007F3E90">
        <w:rPr>
          <w:rStyle w:val="Rimandonotaapidipagina"/>
          <w:sz w:val="24"/>
          <w:szCs w:val="24"/>
        </w:rPr>
        <w:footnoteReference w:id="42"/>
      </w:r>
      <w:r w:rsidRPr="007F3E90">
        <w:rPr>
          <w:sz w:val="24"/>
          <w:szCs w:val="24"/>
        </w:rPr>
        <w:t xml:space="preserve"> mancamento che meritasse la pena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7D380F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12v / </w:t>
      </w:r>
    </w:p>
    <w:p w14:paraId="68080A6D" w14:textId="13F42F58" w:rsidR="00C856E1" w:rsidRPr="007F3E90" w:rsidRDefault="00C856E1" w:rsidP="007F3E90">
      <w:pPr>
        <w:widowControl w:val="0"/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ai marinari, l</w:t>
      </w:r>
      <w:ins w:id="416" w:author="Giorgia" w:date="2023-03-10T23:48:00Z">
        <w:r w:rsidR="00D644F8">
          <w:rPr>
            <w:sz w:val="24"/>
            <w:szCs w:val="24"/>
          </w:rPr>
          <w:t>’</w:t>
        </w:r>
      </w:ins>
      <w:del w:id="417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arresto al vassello et che dovesse apportar danno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padre et a lui interessati in esso; che però mi pregava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scriver efficacemente a vostra Serenità in questo particolare. [L]a</w:t>
      </w:r>
      <w:r w:rsidRPr="007F3E90">
        <w:rPr>
          <w:rStyle w:val="Rimandonotaapidipagina"/>
          <w:sz w:val="24"/>
          <w:szCs w:val="24"/>
        </w:rPr>
        <w:footnoteReference w:id="43"/>
      </w:r>
      <w:r w:rsidRPr="007F3E90">
        <w:rPr>
          <w:sz w:val="24"/>
          <w:szCs w:val="24"/>
        </w:rPr>
        <w:t xml:space="preserve"> Serenità vostra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deve sapere, che questi doi soggetti, come principali nella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città di Amsterdam, possono quivi, et vagliono grandemente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questo governo per l</w:t>
      </w:r>
      <w:ins w:id="418" w:author="Giorgia" w:date="2023-03-10T23:48:00Z">
        <w:r w:rsidR="00D644F8">
          <w:rPr>
            <w:sz w:val="24"/>
            <w:szCs w:val="24"/>
          </w:rPr>
          <w:t>’</w:t>
        </w:r>
      </w:ins>
      <w:del w:id="419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adherenze, per le dipendenze,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le richezze, et sono amati dal signor principe Mauritio,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forse oltre le lettere de</w:t>
      </w:r>
      <w:ins w:id="420" w:author="Giorgia" w:date="2023-03-10T23:48:00Z">
        <w:r w:rsidR="00D644F8">
          <w:rPr>
            <w:sz w:val="24"/>
            <w:szCs w:val="24"/>
          </w:rPr>
          <w:t>’</w:t>
        </w:r>
      </w:ins>
      <w:del w:id="421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signori Stati, ancorché absente,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haveranno lettere dell</w:t>
      </w:r>
      <w:ins w:id="422" w:author="Giorgia" w:date="2023-03-10T23:48:00Z">
        <w:r w:rsidR="00D644F8">
          <w:rPr>
            <w:sz w:val="24"/>
            <w:szCs w:val="24"/>
          </w:rPr>
          <w:t>’</w:t>
        </w:r>
      </w:ins>
      <w:del w:id="423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Eccellenza sua per vostra Serenità. Io posso attestarle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verità haver havuto</w:t>
      </w:r>
      <w:r w:rsidRPr="007F3E90">
        <w:rPr>
          <w:sz w:val="24"/>
          <w:szCs w:val="24"/>
          <w:vertAlign w:val="superscript"/>
        </w:rPr>
        <w:footnoteReference w:id="44"/>
      </w:r>
      <w:r w:rsidRPr="007F3E90">
        <w:rPr>
          <w:sz w:val="24"/>
          <w:szCs w:val="24"/>
        </w:rPr>
        <w:t xml:space="preserve"> da questi signori sempre testimonii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particolar devotione verso il servitor della Serenità vostra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me ne diedero anco qualche segno nelle congiunture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delle passate levate con assentir alla commodità di esse,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anco per l</w:t>
      </w:r>
      <w:ins w:id="426" w:author="Giorgia" w:date="2023-03-10T23:48:00Z">
        <w:r w:rsidR="00D644F8">
          <w:rPr>
            <w:sz w:val="24"/>
            <w:szCs w:val="24"/>
          </w:rPr>
          <w:t>’</w:t>
        </w:r>
      </w:ins>
      <w:del w:id="427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avanzamento di quanto desideravo</w:t>
      </w:r>
      <w:r w:rsidRPr="007F3E90">
        <w:rPr>
          <w:rStyle w:val="Rimandonotaapidipagina"/>
          <w:sz w:val="24"/>
          <w:szCs w:val="24"/>
        </w:rPr>
        <w:footnoteReference w:id="45"/>
      </w:r>
      <w:r w:rsidRPr="007F3E90">
        <w:rPr>
          <w:sz w:val="24"/>
          <w:szCs w:val="24"/>
        </w:rPr>
        <w:t xml:space="preserve">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</w:t>
      </w:r>
      <w:ins w:id="428" w:author="Giorgia" w:date="2023-03-10T23:48:00Z">
        <w:r w:rsidR="00D644F8">
          <w:rPr>
            <w:sz w:val="24"/>
            <w:szCs w:val="24"/>
          </w:rPr>
          <w:t>’</w:t>
        </w:r>
      </w:ins>
      <w:del w:id="429" w:author="Giorgia" w:date="2023-03-10T23:48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ultimo</w:t>
      </w:r>
      <w:r w:rsidRPr="007F3E90">
        <w:rPr>
          <w:sz w:val="24"/>
          <w:szCs w:val="24"/>
          <w:vertAlign w:val="superscript"/>
        </w:rPr>
        <w:footnoteReference w:id="46"/>
      </w:r>
      <w:r w:rsidRPr="007F3E90">
        <w:rPr>
          <w:sz w:val="24"/>
          <w:szCs w:val="24"/>
        </w:rPr>
        <w:t xml:space="preserve"> armamento dei vasselli; et di più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dimostratione</w:t>
      </w:r>
      <w:r w:rsidRPr="007F3E90">
        <w:rPr>
          <w:sz w:val="24"/>
          <w:szCs w:val="24"/>
          <w:vertAlign w:val="superscript"/>
        </w:rPr>
        <w:footnoteReference w:id="47"/>
      </w:r>
      <w:r w:rsidRPr="007F3E90">
        <w:rPr>
          <w:sz w:val="24"/>
          <w:szCs w:val="24"/>
        </w:rPr>
        <w:t xml:space="preserve"> maggiore della sua buona volontà verso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Serenità vostra hebbero pensiero di lasciar impiegar la medesima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nave arrestata in servitio di lei, come vedrà dalla copia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lettera, che a tal effetto diedi in Amsterdam 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detto signor borgomastro Pavoni, la quale doveva esserle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resa dal medesimo Capitano della nave. Si promettono</w:t>
      </w:r>
      <w:r w:rsidRPr="007F3E90">
        <w:rPr>
          <w:rStyle w:val="Rimandonotaapidipagina"/>
          <w:sz w:val="24"/>
          <w:szCs w:val="24"/>
        </w:rPr>
        <w:footnoteReference w:id="48"/>
      </w:r>
      <w:r w:rsidRPr="007F3E90">
        <w:rPr>
          <w:sz w:val="24"/>
          <w:szCs w:val="24"/>
        </w:rPr>
        <w:t xml:space="preserve"> questi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signori ogni cortese effetto di buona corrispondenza verso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queste Provincie, et verso le loro persone particolari; et 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784F15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15r / </w:t>
      </w:r>
    </w:p>
    <w:p w14:paraId="622C1044" w14:textId="005CEEB9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conoscendomi obligato</w:t>
      </w:r>
      <w:r w:rsidRPr="007F3E90">
        <w:rPr>
          <w:sz w:val="24"/>
          <w:szCs w:val="24"/>
          <w:vertAlign w:val="superscript"/>
        </w:rPr>
        <w:footnoteReference w:id="49"/>
      </w:r>
      <w:r w:rsidRPr="007F3E90">
        <w:rPr>
          <w:sz w:val="24"/>
          <w:szCs w:val="24"/>
        </w:rPr>
        <w:t xml:space="preserve"> sì per rispetto della Serenità vostra,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favori ricevuti a servitio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lei, le raccomando l</w:t>
      </w:r>
      <w:ins w:id="430" w:author="Giorgia" w:date="2023-03-10T23:49:00Z">
        <w:r w:rsidR="00D644F8">
          <w:rPr>
            <w:sz w:val="24"/>
            <w:szCs w:val="24"/>
          </w:rPr>
          <w:t>’</w:t>
        </w:r>
      </w:ins>
      <w:del w:id="431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affare con quell</w:t>
      </w:r>
      <w:ins w:id="432" w:author="Giorgia" w:date="2023-03-10T23:49:00Z">
        <w:r w:rsidR="00D644F8">
          <w:rPr>
            <w:sz w:val="24"/>
            <w:szCs w:val="24"/>
          </w:rPr>
          <w:t>’</w:t>
        </w:r>
      </w:ins>
      <w:del w:id="433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affetto, che merita l</w:t>
      </w:r>
      <w:ins w:id="434" w:author="Giorgia" w:date="2023-03-10T23:49:00Z">
        <w:r w:rsidR="00D644F8">
          <w:rPr>
            <w:sz w:val="24"/>
            <w:szCs w:val="24"/>
          </w:rPr>
          <w:t>’</w:t>
        </w:r>
      </w:ins>
      <w:del w:id="435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efficace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instanza, che mi</w:t>
      </w:r>
      <w:r w:rsidRPr="007F3E90">
        <w:rPr>
          <w:sz w:val="24"/>
          <w:szCs w:val="24"/>
          <w:vertAlign w:val="superscript"/>
        </w:rPr>
        <w:footnoteReference w:id="50"/>
      </w:r>
      <w:r w:rsidRPr="007F3E90">
        <w:rPr>
          <w:sz w:val="24"/>
          <w:szCs w:val="24"/>
        </w:rPr>
        <w:t xml:space="preserve"> hanno</w:t>
      </w:r>
      <w:r w:rsidRPr="007F3E90">
        <w:rPr>
          <w:sz w:val="24"/>
          <w:szCs w:val="24"/>
          <w:vertAlign w:val="superscript"/>
        </w:rPr>
        <w:footnoteReference w:id="51"/>
      </w:r>
      <w:r w:rsidRPr="007F3E90">
        <w:rPr>
          <w:sz w:val="24"/>
          <w:szCs w:val="24"/>
        </w:rPr>
        <w:t xml:space="preserve"> fatta per la liberatione della nave,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degl</w:t>
      </w:r>
      <w:ins w:id="436" w:author="Giorgia" w:date="2023-03-10T23:49:00Z">
        <w:r w:rsidR="00D644F8">
          <w:rPr>
            <w:sz w:val="24"/>
            <w:szCs w:val="24"/>
          </w:rPr>
          <w:t>’</w:t>
        </w:r>
      </w:ins>
      <w:del w:id="437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huomini; et comporta la qualità di questi signori principali. Gratie etc.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F78E33C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6BB2492A" w14:textId="7B681164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lastRenderedPageBreak/>
        <w:t>Dall</w:t>
      </w:r>
      <w:ins w:id="438" w:author="Giorgia" w:date="2023-03-10T23:49:00Z">
        <w:r w:rsidR="00D644F8">
          <w:rPr>
            <w:sz w:val="24"/>
            <w:szCs w:val="24"/>
          </w:rPr>
          <w:t>’</w:t>
        </w:r>
      </w:ins>
      <w:del w:id="439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Haya a</w:t>
      </w:r>
      <w:ins w:id="440" w:author="Giorgia" w:date="2023-03-10T23:49:00Z">
        <w:r w:rsidR="00D644F8">
          <w:rPr>
            <w:sz w:val="24"/>
            <w:szCs w:val="24"/>
          </w:rPr>
          <w:t>’</w:t>
        </w:r>
      </w:ins>
      <w:del w:id="441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11 agosto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1ADBE5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[di]</w:t>
      </w:r>
      <w:r w:rsidRPr="007F3E90">
        <w:rPr>
          <w:rStyle w:val="Rimandonotaapidipagina"/>
          <w:sz w:val="24"/>
          <w:szCs w:val="24"/>
        </w:rPr>
        <w:footnoteReference w:id="52"/>
      </w:r>
      <w:r w:rsidRPr="007F3E90">
        <w:rPr>
          <w:sz w:val="24"/>
          <w:szCs w:val="24"/>
        </w:rPr>
        <w:t xml:space="preserve"> vostra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16B6FE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 et devotissimo servitore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1B11DDA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2D316BA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71BB1F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15v / </w:t>
      </w:r>
    </w:p>
    <w:p w14:paraId="3C86324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342E14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7C9F9DA" w14:textId="77777777" w:rsidR="00C856E1" w:rsidRPr="007F3E90" w:rsidRDefault="00C856E1" w:rsidP="007F3E90">
      <w:pPr>
        <w:widowControl w:val="0"/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Traccia di sigillo </w:t>
      </w:r>
    </w:p>
    <w:p w14:paraId="5A82E07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9EAE00B" w14:textId="77777777" w:rsidR="00C856E1" w:rsidRPr="007F3E90" w:rsidRDefault="00C856E1" w:rsidP="007F3E90">
      <w:pPr>
        <w:widowControl w:val="0"/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72A1EE85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15vC / </w:t>
      </w:r>
    </w:p>
    <w:p w14:paraId="49484D11" w14:textId="45A8B91B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11 agosto 1618 ricevute a</w:t>
      </w:r>
      <w:ins w:id="442" w:author="Giorgia" w:date="2023-03-10T23:49:00Z">
        <w:r w:rsidR="00D644F8">
          <w:rPr>
            <w:sz w:val="24"/>
            <w:szCs w:val="24"/>
          </w:rPr>
          <w:t>’</w:t>
        </w:r>
      </w:ins>
      <w:del w:id="443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31 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5C15C9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60AF24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CFCDEAA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L. C. R. | </w:t>
      </w:r>
    </w:p>
    <w:p w14:paraId="4BF6EFEE" w14:textId="07AB07B0" w:rsidR="00C856E1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4752B125" w14:textId="77777777" w:rsidR="00CD7893" w:rsidRPr="007F3E90" w:rsidRDefault="00CD7893" w:rsidP="007F3E90">
      <w:pPr>
        <w:widowControl w:val="0"/>
        <w:snapToGrid w:val="0"/>
        <w:jc w:val="both"/>
        <w:rPr>
          <w:sz w:val="24"/>
          <w:szCs w:val="24"/>
        </w:rPr>
      </w:pPr>
    </w:p>
    <w:p w14:paraId="5B5F64F0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6</w:t>
      </w:r>
    </w:p>
    <w:p w14:paraId="00A63970" w14:textId="4A62B9D9" w:rsidR="00C856E1" w:rsidRPr="00CD7893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5 (cc. 13r-14v)</w:t>
      </w:r>
    </w:p>
    <w:p w14:paraId="03F61D16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13C68C98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/ 13r / </w:t>
      </w:r>
    </w:p>
    <w:p w14:paraId="430C59A6" w14:textId="730B82C1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In lettere dall</w:t>
      </w:r>
      <w:ins w:id="444" w:author="Giorgia" w:date="2023-03-10T23:49:00Z">
        <w:r w:rsidR="00D644F8">
          <w:rPr>
            <w:sz w:val="24"/>
            <w:szCs w:val="24"/>
          </w:rPr>
          <w:t>’</w:t>
        </w:r>
      </w:ins>
      <w:del w:id="445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Haya de</w:t>
      </w:r>
      <w:ins w:id="446" w:author="Giorgia" w:date="2023-03-10T23:49:00Z">
        <w:r w:rsidR="00D644F8">
          <w:rPr>
            <w:sz w:val="24"/>
            <w:szCs w:val="24"/>
          </w:rPr>
          <w:t>’</w:t>
        </w:r>
      </w:ins>
      <w:del w:id="447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11 agosto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BD8193D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Copia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C4D26B5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76D2B6A8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Serenissimo</w:t>
      </w:r>
      <w:r w:rsidRPr="007F3E90">
        <w:rPr>
          <w:rStyle w:val="Rimandonotaapidipagina"/>
          <w:sz w:val="24"/>
          <w:szCs w:val="24"/>
        </w:rPr>
        <w:footnoteReference w:id="53"/>
      </w:r>
      <w:r w:rsidRPr="007F3E90">
        <w:rPr>
          <w:sz w:val="24"/>
          <w:szCs w:val="24"/>
        </w:rPr>
        <w:t xml:space="preserve">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CB6411F" w14:textId="7F608759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signor borgomastro Pavoni principale, et di molta auttorità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questa città, et in questa provincia di Holanda mi è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venuto a trovare, et a farmi offerta per servitio della Serenità vostra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una sua nave, che al presente si trova a Genova, et fra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pochi giorni doverà esser a Gozo</w:t>
      </w:r>
      <w:r w:rsidRPr="007F3E90">
        <w:rPr>
          <w:rStyle w:val="Rimandonotaapidipagina"/>
          <w:sz w:val="24"/>
          <w:szCs w:val="24"/>
        </w:rPr>
        <w:footnoteReference w:id="54"/>
      </w:r>
      <w:r w:rsidRPr="007F3E90">
        <w:rPr>
          <w:sz w:val="24"/>
          <w:szCs w:val="24"/>
        </w:rPr>
        <w:t>, quand</w:t>
      </w:r>
      <w:ins w:id="448" w:author="Giorgia" w:date="2023-03-10T23:49:00Z">
        <w:r w:rsidR="00D644F8">
          <w:rPr>
            <w:sz w:val="24"/>
            <w:szCs w:val="24"/>
          </w:rPr>
          <w:t>’</w:t>
        </w:r>
      </w:ins>
      <w:del w:id="449" w:author="Giorgia" w:date="2023-03-10T23:49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ella habbi bisognio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noleggiar altre navi per armarle ad uso di guerra sendo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sicuro, che et per la qualità del vassello et per esser ben armato</w:t>
      </w:r>
      <w:r w:rsidRPr="007F3E90">
        <w:rPr>
          <w:rStyle w:val="Rimandonotaapidipagina"/>
          <w:sz w:val="24"/>
          <w:szCs w:val="24"/>
        </w:rPr>
        <w:footnoteReference w:id="55"/>
      </w:r>
      <w:r w:rsidRPr="007F3E90">
        <w:rPr>
          <w:sz w:val="24"/>
          <w:szCs w:val="24"/>
        </w:rPr>
        <w:t xml:space="preserve">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oltre ciò per esser il Capitano di valore, et isperienza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nella professione di mare, et avezzo in guerra maritima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resterà molto ben servita, et contenta del noleggio,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potrà accordare. Mi pregò di darle questa mia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vostra Serenità, volendo egli stesso farla presentare a fine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dimostrar tanto maggiormente la devotione, et l</w:t>
      </w:r>
      <w:ins w:id="450" w:author="Giorgia" w:date="2023-03-10T23:50:00Z">
        <w:r w:rsidR="00D644F8">
          <w:rPr>
            <w:sz w:val="24"/>
            <w:szCs w:val="24"/>
          </w:rPr>
          <w:t>’</w:t>
        </w:r>
      </w:ins>
      <w:del w:id="451" w:author="Giorgia" w:date="2023-03-10T23:50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affetto, che professa verso la serenissima Republica. Io ringratiando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sua Signoria della sua buona volontà, non ho voluto ricusar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</w:t>
      </w:r>
      <w:ins w:id="452" w:author="Giorgia" w:date="2023-03-10T23:50:00Z">
        <w:r w:rsidR="00D644F8">
          <w:rPr>
            <w:sz w:val="24"/>
            <w:szCs w:val="24"/>
          </w:rPr>
          <w:t>’</w:t>
        </w:r>
      </w:ins>
      <w:del w:id="453" w:author="Giorgia" w:date="2023-03-10T23:50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istanza; et per informatione della Serenità vostra sarà qui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aggiunto descritto quanto grande sia il vassello, et come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armato. Gratie etc.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6ECFFED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0D2313BF" w14:textId="7BADF89F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Da Amsterdam a</w:t>
      </w:r>
      <w:ins w:id="454" w:author="Giorgia" w:date="2023-03-10T23:50:00Z">
        <w:r w:rsidR="00D644F8">
          <w:rPr>
            <w:sz w:val="24"/>
            <w:szCs w:val="24"/>
          </w:rPr>
          <w:t>’</w:t>
        </w:r>
      </w:ins>
      <w:del w:id="455" w:author="Giorgia" w:date="2023-03-10T23:50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10 maggio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5B9486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</w:t>
      </w:r>
      <w:r w:rsidRPr="007F3E90">
        <w:rPr>
          <w:color w:val="auto"/>
          <w:sz w:val="24"/>
          <w:szCs w:val="24"/>
        </w:rPr>
        <w:t>|</w:t>
      </w:r>
    </w:p>
    <w:p w14:paraId="001B4BD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 et devotissimo servitore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23A632F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Christofforo Suriano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4FBCC42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4AD7BB18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La nave Pavona |</w:t>
      </w:r>
    </w:p>
    <w:p w14:paraId="51316D9F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704747CC" w14:textId="16D213B5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Lunga 136 piedi, larga 34 piedi scarsi alta 13 piedi dal fondo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seconda coperta cinque piedi, et un </w:t>
      </w:r>
      <w:r w:rsidRPr="007F3E90">
        <w:rPr>
          <w:sz w:val="24"/>
          <w:szCs w:val="24"/>
        </w:rPr>
        <w:lastRenderedPageBreak/>
        <w:t>4</w:t>
      </w:r>
      <w:r w:rsidRPr="007F3E90">
        <w:rPr>
          <w:sz w:val="24"/>
          <w:szCs w:val="24"/>
          <w:vertAlign w:val="superscript"/>
        </w:rPr>
        <w:t>to</w:t>
      </w:r>
      <w:r w:rsidRPr="007F3E90">
        <w:rPr>
          <w:sz w:val="24"/>
          <w:szCs w:val="24"/>
        </w:rPr>
        <w:t xml:space="preserve"> la 3</w:t>
      </w:r>
      <w:r w:rsidRPr="007F3E90">
        <w:rPr>
          <w:sz w:val="24"/>
          <w:szCs w:val="24"/>
          <w:vertAlign w:val="superscript"/>
        </w:rPr>
        <w:t>a</w:t>
      </w:r>
      <w:r w:rsidRPr="007F3E90">
        <w:rPr>
          <w:sz w:val="24"/>
          <w:szCs w:val="24"/>
        </w:rPr>
        <w:t xml:space="preserve"> coperta sette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piedi armata con 44 huomini 32 pezzi di ferro, et dieci periere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tra quelli di ferro sei sono delli signori dell</w:t>
      </w:r>
      <w:ins w:id="456" w:author="Giorgia" w:date="2023-03-10T23:50:00Z">
        <w:r w:rsidR="00D644F8">
          <w:rPr>
            <w:sz w:val="24"/>
            <w:szCs w:val="24"/>
          </w:rPr>
          <w:t>’</w:t>
        </w:r>
      </w:ins>
      <w:del w:id="457" w:author="Giorgia" w:date="2023-03-10T23:50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Amiralità.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99A518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0374C3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13v-14v / </w:t>
      </w:r>
    </w:p>
    <w:p w14:paraId="5472AFAB" w14:textId="77777777" w:rsidR="00C856E1" w:rsidRPr="007F3E90" w:rsidRDefault="00C856E1" w:rsidP="007F3E90">
      <w:pPr>
        <w:widowControl w:val="0"/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Bianche</w:t>
      </w:r>
    </w:p>
    <w:p w14:paraId="4C384D49" w14:textId="77777777" w:rsidR="00CD7893" w:rsidRDefault="00CD7893" w:rsidP="007F3E90">
      <w:pPr>
        <w:widowControl w:val="0"/>
        <w:snapToGrid w:val="0"/>
        <w:jc w:val="both"/>
        <w:rPr>
          <w:sz w:val="24"/>
          <w:szCs w:val="24"/>
        </w:rPr>
        <w:sectPr w:rsidR="00CD7893" w:rsidSect="00CD7893">
          <w:footnotePr>
            <w:numFmt w:val="lowerLetter"/>
            <w:numRestart w:val="eachPage"/>
          </w:footnotePr>
          <w:pgSz w:w="11900" w:h="16840"/>
          <w:pgMar w:top="1418" w:right="1133" w:bottom="1418" w:left="1134" w:header="709" w:footer="709" w:gutter="0"/>
          <w:cols w:space="708"/>
          <w:docGrid w:linePitch="360"/>
        </w:sectPr>
      </w:pPr>
    </w:p>
    <w:p w14:paraId="34020EB3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7</w:t>
      </w:r>
    </w:p>
    <w:p w14:paraId="4DFAA9FD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13 agosto 1618, L’Aia (cc. 16r-17v)</w:t>
      </w:r>
    </w:p>
    <w:p w14:paraId="24583B42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0252769F" w14:textId="26F9CDDA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/ 16r / </w:t>
      </w:r>
    </w:p>
    <w:p w14:paraId="309D696F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Serenissimo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1E29F98" w14:textId="447266DD" w:rsidR="00C856E1" w:rsidRPr="007F3E90" w:rsidRDefault="00C856E1" w:rsidP="007F3E90">
      <w:pPr>
        <w:widowControl w:val="0"/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 xml:space="preserve">li compartecipi della nave nominata San Paulo, capitano Iacomo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Isbrans sono ricorsi a me, et con particolare affetto mi hanno rappresentato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caso avenuto alla loro nave, et marinari essendo stata arrestata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compagnia di quella del Pavone, et poste le genti alla galera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con una stessa asseveranza han procurato di rimostrarmi,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non tengono, che vi sia alcun difetto nel loro Capitano né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meno in alcuno dei marinari; che questa era nave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mercantia, et che l</w:t>
      </w:r>
      <w:ins w:id="458" w:author="Giorgia" w:date="2023-03-10T23:50:00Z">
        <w:r w:rsidR="00D644F8">
          <w:rPr>
            <w:sz w:val="24"/>
            <w:szCs w:val="24"/>
          </w:rPr>
          <w:t>’</w:t>
        </w:r>
      </w:ins>
      <w:del w:id="459" w:author="Giorgia" w:date="2023-03-10T23:50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esser armata sarebbe più tosto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occasione di servir alla serenissima Republica, che di offenderla, 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far cosa contra il suo gusto, et servitio. Io ho considerato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anco a questi signori che la qualità de</w:t>
      </w:r>
      <w:ins w:id="460" w:author="Giorgia" w:date="2023-03-10T23:50:00Z">
        <w:r w:rsidR="00D644F8">
          <w:rPr>
            <w:sz w:val="24"/>
            <w:szCs w:val="24"/>
          </w:rPr>
          <w:t>’</w:t>
        </w:r>
      </w:ins>
      <w:del w:id="461" w:author="Giorgia" w:date="2023-03-10T23:50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tempi non comportava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</w:t>
      </w:r>
      <w:r w:rsidRPr="007F3E90">
        <w:rPr>
          <w:sz w:val="24"/>
          <w:szCs w:val="24"/>
          <w:vertAlign w:val="superscript"/>
        </w:rPr>
        <w:footnoteReference w:id="56"/>
      </w:r>
      <w:r w:rsidRPr="007F3E90">
        <w:rPr>
          <w:sz w:val="24"/>
          <w:szCs w:val="24"/>
        </w:rPr>
        <w:t xml:space="preserve"> dar alcun</w:t>
      </w:r>
      <w:ins w:id="462" w:author="Giorgia" w:date="2023-03-10T23:50:00Z">
        <w:r w:rsidR="00D644F8">
          <w:rPr>
            <w:sz w:val="24"/>
            <w:szCs w:val="24"/>
          </w:rPr>
          <w:t>’</w:t>
        </w:r>
      </w:ins>
      <w:del w:id="463" w:author="Giorgia" w:date="2023-03-10T23:50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ombra di sospetto, et che era impossibile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non vi fosse qualche fallo dal canto del Capitano o marinari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massime che potesse venir dalla natura propria di poco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rispettare o far stima quando incontrano vasselli de</w:t>
      </w:r>
      <w:ins w:id="464" w:author="Giorgia" w:date="2023-03-10T23:50:00Z">
        <w:r w:rsidR="00D644F8">
          <w:rPr>
            <w:sz w:val="24"/>
            <w:szCs w:val="24"/>
          </w:rPr>
          <w:t>’</w:t>
        </w:r>
      </w:ins>
      <w:del w:id="465" w:author="Giorgia" w:date="2023-03-10T23:50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principi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essi non puotero negarmi, che ciò succedeva bene spesso; 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non potevano persuadersi, né havevano alcun avviso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havessero fatto insulto, né usato qualche mal termine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contra vasselli di vostra Serenità, et per tanto mi pregavano instan-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temente a mirar al loro interesse, et scriver caldamente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lei perché si compiacesse, che fosse liberata la nave,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gl</w:t>
      </w:r>
      <w:ins w:id="466" w:author="Giorgia" w:date="2023-03-10T23:51:00Z">
        <w:r w:rsidR="00D644F8">
          <w:rPr>
            <w:sz w:val="24"/>
            <w:szCs w:val="24"/>
          </w:rPr>
          <w:t>’</w:t>
        </w:r>
      </w:ins>
      <w:del w:id="467" w:author="Giorgia" w:date="2023-03-10T23:51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huomini d</w:t>
      </w:r>
      <w:ins w:id="468" w:author="Giorgia" w:date="2023-03-10T23:51:00Z">
        <w:r w:rsidR="00D644F8">
          <w:rPr>
            <w:sz w:val="24"/>
            <w:szCs w:val="24"/>
          </w:rPr>
          <w:t>’</w:t>
        </w:r>
      </w:ins>
      <w:del w:id="469" w:author="Giorgia" w:date="2023-03-10T23:51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essa. Io non potendo ricusar all</w:t>
      </w:r>
      <w:ins w:id="470" w:author="Giorgia" w:date="2023-03-10T23:51:00Z">
        <w:r w:rsidR="00D644F8">
          <w:rPr>
            <w:sz w:val="24"/>
            <w:szCs w:val="24"/>
          </w:rPr>
          <w:t>’</w:t>
        </w:r>
      </w:ins>
      <w:del w:id="471" w:author="Giorgia" w:date="2023-03-10T23:51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instanza et</w:t>
      </w:r>
      <w:r w:rsidRPr="007F3E90">
        <w:rPr>
          <w:rStyle w:val="Rimandonotaapidipagina"/>
          <w:sz w:val="24"/>
          <w:szCs w:val="24"/>
        </w:rPr>
        <w:footnoteReference w:id="57"/>
      </w:r>
      <w:r w:rsidRPr="007F3E90">
        <w:rPr>
          <w:sz w:val="24"/>
          <w:szCs w:val="24"/>
        </w:rPr>
        <w:t xml:space="preserve"> havendomi detto che anco li signori Stati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scrivono loro particolari in questo proposito, ho stimato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bene di aggiunger anco queste mie, per pregarla riverentemente </w:t>
      </w:r>
      <w:r w:rsidRPr="007F3E90">
        <w:rPr>
          <w:color w:val="auto"/>
          <w:sz w:val="24"/>
          <w:szCs w:val="24"/>
        </w:rPr>
        <w:t>|</w:t>
      </w:r>
    </w:p>
    <w:p w14:paraId="0E1153A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16v / </w:t>
      </w:r>
    </w:p>
    <w:p w14:paraId="49C2E171" w14:textId="4F9EEBBB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 xml:space="preserve">come faccio ad haver in consideratione la qualità delle persone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sono interessate nel detto vassello, che sono anco delli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medesimi del governo, et inoltre al sodisfar in quanto può degna-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mente, et prontamente fare alla Natione, per obligarla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corrisponder, et continuar con pari devotione, et affetto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complir a</w:t>
      </w:r>
      <w:ins w:id="472" w:author="Giorgia" w:date="2023-03-10T23:51:00Z">
        <w:r w:rsidR="00D644F8">
          <w:rPr>
            <w:sz w:val="24"/>
            <w:szCs w:val="24"/>
          </w:rPr>
          <w:t>’</w:t>
        </w:r>
      </w:ins>
      <w:del w:id="473" w:author="Giorgia" w:date="2023-03-10T23:51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desiderii, et alla sodisfattione di vostra Serenità. Gratie etc.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44F9998" w14:textId="77777777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</w:p>
    <w:p w14:paraId="0CC44B7E" w14:textId="6627F1B5" w:rsidR="00C856E1" w:rsidRPr="007F3E90" w:rsidRDefault="00C856E1" w:rsidP="007F3E90">
      <w:pPr>
        <w:widowControl w:val="0"/>
        <w:snapToGrid w:val="0"/>
        <w:jc w:val="both"/>
        <w:rPr>
          <w:rFonts w:eastAsia="Courier New"/>
          <w:sz w:val="24"/>
          <w:szCs w:val="24"/>
        </w:rPr>
      </w:pPr>
      <w:r w:rsidRPr="007F3E90">
        <w:rPr>
          <w:sz w:val="24"/>
          <w:szCs w:val="24"/>
        </w:rPr>
        <w:t>Dall</w:t>
      </w:r>
      <w:ins w:id="474" w:author="Giorgia" w:date="2023-03-10T23:51:00Z">
        <w:r w:rsidR="00D644F8">
          <w:rPr>
            <w:sz w:val="24"/>
            <w:szCs w:val="24"/>
          </w:rPr>
          <w:t>’</w:t>
        </w:r>
      </w:ins>
      <w:del w:id="475" w:author="Giorgia" w:date="2023-03-10T23:51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Haya a</w:t>
      </w:r>
      <w:ins w:id="476" w:author="Giorgia" w:date="2023-03-10T23:51:00Z">
        <w:r w:rsidR="00D644F8">
          <w:rPr>
            <w:sz w:val="24"/>
            <w:szCs w:val="24"/>
          </w:rPr>
          <w:t>’</w:t>
        </w:r>
      </w:ins>
      <w:del w:id="477" w:author="Giorgia" w:date="2023-03-10T23:51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smallCaps/>
          <w:sz w:val="24"/>
          <w:szCs w:val="24"/>
        </w:rPr>
        <w:t>xiii</w:t>
      </w:r>
      <w:r w:rsidRPr="007F3E90">
        <w:rPr>
          <w:sz w:val="24"/>
          <w:szCs w:val="24"/>
        </w:rPr>
        <w:t xml:space="preserve"> agosto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190CA2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</w:t>
      </w:r>
      <w:r w:rsidRPr="007F3E90">
        <w:rPr>
          <w:color w:val="auto"/>
          <w:sz w:val="24"/>
          <w:szCs w:val="24"/>
        </w:rPr>
        <w:t>|</w:t>
      </w:r>
    </w:p>
    <w:p w14:paraId="0AA75E6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1DC9BE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755157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625C42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17r / </w:t>
      </w:r>
    </w:p>
    <w:p w14:paraId="61E22BE2" w14:textId="77777777" w:rsidR="00C856E1" w:rsidRPr="007F3E90" w:rsidRDefault="00C856E1" w:rsidP="007F3E90">
      <w:pPr>
        <w:widowControl w:val="0"/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 xml:space="preserve">Bianca </w:t>
      </w:r>
    </w:p>
    <w:p w14:paraId="3CBA6DA5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570D260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17v / </w:t>
      </w:r>
    </w:p>
    <w:p w14:paraId="2E7911F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5B323BE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746F2941" w14:textId="77777777" w:rsidR="00C856E1" w:rsidRPr="007F3E90" w:rsidRDefault="00C856E1" w:rsidP="007F3E90">
      <w:pPr>
        <w:widowControl w:val="0"/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Tracce di sigilli </w:t>
      </w:r>
    </w:p>
    <w:p w14:paraId="678E9EE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5738465" w14:textId="77777777" w:rsidR="00C856E1" w:rsidRPr="007F3E90" w:rsidRDefault="00C856E1" w:rsidP="007F3E90">
      <w:pPr>
        <w:widowControl w:val="0"/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1BAB0D8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17vC /</w:t>
      </w:r>
    </w:p>
    <w:p w14:paraId="0C32D108" w14:textId="2B27C011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13 agosto 1618 ricevute a</w:t>
      </w:r>
      <w:ins w:id="478" w:author="Giorgia" w:date="2023-03-10T23:51:00Z">
        <w:r w:rsidR="00D644F8">
          <w:rPr>
            <w:sz w:val="24"/>
            <w:szCs w:val="24"/>
          </w:rPr>
          <w:t>’</w:t>
        </w:r>
      </w:ins>
      <w:del w:id="479" w:author="Giorgia" w:date="2023-03-10T23:51:00Z">
        <w:r w:rsidRPr="007F3E90" w:rsidDel="00D644F8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31 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489E35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8E36CB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17CEF988" w14:textId="1BDBF2D7" w:rsidR="00C856E1" w:rsidRDefault="00C856E1" w:rsidP="007F3E90">
      <w:pPr>
        <w:widowControl w:val="0"/>
        <w:snapToGrid w:val="0"/>
        <w:jc w:val="both"/>
        <w:rPr>
          <w:ins w:id="480" w:author="Flavia Di Gi" w:date="2023-03-19T17:32:00Z"/>
          <w:sz w:val="24"/>
          <w:szCs w:val="24"/>
        </w:rPr>
      </w:pPr>
      <w:r w:rsidRPr="007F3E90">
        <w:rPr>
          <w:sz w:val="24"/>
          <w:szCs w:val="24"/>
        </w:rPr>
        <w:t xml:space="preserve">L. C. R. | </w:t>
      </w:r>
    </w:p>
    <w:p w14:paraId="5FFFDC66" w14:textId="1A785315" w:rsidR="007368DF" w:rsidRDefault="007368DF" w:rsidP="007F3E90">
      <w:pPr>
        <w:widowControl w:val="0"/>
        <w:snapToGrid w:val="0"/>
        <w:jc w:val="both"/>
        <w:rPr>
          <w:ins w:id="481" w:author="Flavia Di Gi" w:date="2023-03-19T17:32:00Z"/>
          <w:sz w:val="24"/>
          <w:szCs w:val="24"/>
        </w:rPr>
      </w:pPr>
    </w:p>
    <w:p w14:paraId="1518116B" w14:textId="77777777" w:rsidR="007368DF" w:rsidRDefault="007368DF" w:rsidP="007F3E90">
      <w:pPr>
        <w:widowControl w:val="0"/>
        <w:snapToGrid w:val="0"/>
        <w:jc w:val="both"/>
        <w:rPr>
          <w:sz w:val="24"/>
          <w:szCs w:val="24"/>
        </w:rPr>
      </w:pPr>
    </w:p>
    <w:p w14:paraId="1A81F815" w14:textId="77777777" w:rsidR="00CD7893" w:rsidRDefault="00CD7893" w:rsidP="007F3E90">
      <w:pPr>
        <w:widowControl w:val="0"/>
        <w:snapToGrid w:val="0"/>
        <w:jc w:val="both"/>
        <w:rPr>
          <w:sz w:val="24"/>
          <w:szCs w:val="24"/>
        </w:rPr>
        <w:sectPr w:rsidR="00CD7893" w:rsidSect="00CD7893">
          <w:footnotePr>
            <w:numFmt w:val="lowerLetter"/>
            <w:numRestart w:val="eachPage"/>
          </w:footnotePr>
          <w:pgSz w:w="11900" w:h="16840"/>
          <w:pgMar w:top="1418" w:right="1133" w:bottom="1418" w:left="1134" w:header="709" w:footer="709" w:gutter="0"/>
          <w:cols w:space="708"/>
          <w:docGrid w:linePitch="360"/>
        </w:sectPr>
      </w:pPr>
    </w:p>
    <w:p w14:paraId="29F9814E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8</w:t>
      </w:r>
    </w:p>
    <w:p w14:paraId="63E249CD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12 (cc. 18r-19v)</w:t>
      </w:r>
    </w:p>
    <w:p w14:paraId="6884A310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4370981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18r / </w:t>
      </w:r>
    </w:p>
    <w:p w14:paraId="5186BCA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lettere dell’Haya n° 51 de’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14 agosto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9007C3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2AABF4B" w14:textId="26089D9B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Le dodici navi</w:t>
      </w:r>
      <w:r w:rsidRPr="007F3E90">
        <w:rPr>
          <w:rStyle w:val="Rimandonotaapidipagina"/>
          <w:sz w:val="24"/>
          <w:szCs w:val="24"/>
        </w:rPr>
        <w:footnoteReference w:id="58"/>
      </w:r>
      <w:r w:rsidRPr="007F3E90">
        <w:rPr>
          <w:sz w:val="24"/>
          <w:szCs w:val="24"/>
        </w:rPr>
        <w:t xml:space="preserve">, che sono state fatte armare da me in questi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paesi per servitio della serenissima Republica sono state noleggiate per sei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mesi </w:t>
      </w:r>
      <w:proofErr w:type="gramStart"/>
      <w:r w:rsidRPr="007F3E90">
        <w:rPr>
          <w:sz w:val="24"/>
          <w:szCs w:val="24"/>
        </w:rPr>
        <w:t>col</w:t>
      </w:r>
      <w:proofErr w:type="gramEnd"/>
      <w:r w:rsidRPr="007F3E90">
        <w:rPr>
          <w:sz w:val="24"/>
          <w:szCs w:val="24"/>
        </w:rPr>
        <w:t xml:space="preserve"> stipendio come nell’aggiunto estratto. Restando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libertà della serenissima Republica farne far l’esborso o qui nel Paese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tanti fiorini di vinti piacchi l’uno, o in Venetia in tanti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ducati in banco valutandosi per ogni ducato da </w:t>
      </w:r>
      <w:ins w:id="482" w:author="Flavia Di Gi" w:date="2023-04-24T10:52:00Z">
        <w:r w:rsidR="00D0198B">
          <w:rPr>
            <w:sz w:val="24"/>
            <w:szCs w:val="24"/>
          </w:rPr>
          <w:t>*</w:t>
        </w:r>
      </w:ins>
      <w:commentRangeStart w:id="483"/>
      <w:commentRangeStart w:id="484"/>
      <w:r w:rsidRPr="007F3E90">
        <w:rPr>
          <w:sz w:val="24"/>
          <w:szCs w:val="24"/>
          <w:highlight w:val="yellow"/>
        </w:rPr>
        <w:t>…</w:t>
      </w:r>
      <w:commentRangeEnd w:id="483"/>
      <w:r w:rsidRPr="007F3E90">
        <w:rPr>
          <w:rStyle w:val="Rimandocommento"/>
          <w:rFonts w:eastAsia="Georgia"/>
          <w:sz w:val="24"/>
          <w:szCs w:val="24"/>
        </w:rPr>
        <w:commentReference w:id="483"/>
      </w:r>
      <w:commentRangeEnd w:id="484"/>
      <w:r w:rsidR="00FC1188">
        <w:rPr>
          <w:rStyle w:val="Rimandocommento"/>
        </w:rPr>
        <w:commentReference w:id="484"/>
      </w:r>
      <w:ins w:id="485" w:author="Flavia Di Gi" w:date="2023-04-24T10:52:00Z">
        <w:r w:rsidR="00D0198B">
          <w:rPr>
            <w:sz w:val="24"/>
            <w:szCs w:val="24"/>
          </w:rPr>
          <w:t>*</w:t>
        </w:r>
      </w:ins>
      <w:r w:rsidRPr="007F3E90">
        <w:rPr>
          <w:sz w:val="24"/>
          <w:szCs w:val="24"/>
        </w:rPr>
        <w:t xml:space="preserve"> doi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fiorini, et mezo di questa moneta cioè piacchi cinquanta.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B79949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Spirato il termine di mesi sei sudetti se sua Serenità volesse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ritener più longo tempo nel servitio suo esse navi doveranno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stesse conditioni fatte, o che si faranno</w:t>
      </w:r>
      <w:r w:rsidRPr="007F3E90">
        <w:rPr>
          <w:rStyle w:val="Rimandonotaapidipagina"/>
          <w:sz w:val="24"/>
          <w:szCs w:val="24"/>
        </w:rPr>
        <w:footnoteReference w:id="59"/>
      </w:r>
      <w:r w:rsidRPr="007F3E90">
        <w:rPr>
          <w:sz w:val="24"/>
          <w:szCs w:val="24"/>
        </w:rPr>
        <w:t xml:space="preserve"> servir per tanto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tempo quanto piacerà alla medesima serenissima</w:t>
      </w:r>
      <w:r w:rsidRPr="007F3E90">
        <w:rPr>
          <w:rStyle w:val="Rimandonotaapidipagina"/>
          <w:sz w:val="24"/>
          <w:szCs w:val="24"/>
        </w:rPr>
        <w:footnoteReference w:id="60"/>
      </w:r>
      <w:r w:rsidRPr="007F3E90">
        <w:rPr>
          <w:sz w:val="24"/>
          <w:szCs w:val="24"/>
        </w:rPr>
        <w:t xml:space="preserve"> Republica.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24701E3" w14:textId="77777777" w:rsidR="00C856E1" w:rsidRPr="007F3E90" w:rsidRDefault="00C856E1" w:rsidP="007F3E90">
      <w:pPr>
        <w:widowControl w:val="0"/>
        <w:snapToGrid w:val="0"/>
        <w:jc w:val="both"/>
        <w:rPr>
          <w:color w:val="auto"/>
          <w:sz w:val="24"/>
          <w:szCs w:val="24"/>
        </w:rPr>
      </w:pPr>
      <w:r w:rsidRPr="007F3E90">
        <w:rPr>
          <w:sz w:val="24"/>
          <w:szCs w:val="24"/>
        </w:rPr>
        <w:t>Li signori Stati Generali hanno interposto il loro credito appresso li partio-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nevoli dei vasselli per li detti sei mesi; et ad instanza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sua Serenità si sono contentati, che le medesime navi servino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ancora sotto il medesimo credito altri sei mesi; et questa limi-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tatione di tempo è stata fatta sì per dar gusto al Paese, et non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obligarlo assolutamente; come anco per intender come saranno</w:t>
      </w:r>
      <w:r w:rsidRPr="007F3E90">
        <w:rPr>
          <w:rStyle w:val="Rimandonotaapidipagina"/>
          <w:sz w:val="24"/>
          <w:szCs w:val="24"/>
        </w:rPr>
        <w:footnoteReference w:id="61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trattate le genti, et li capitani di esse per regolarsi poi nella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continuatione conforme a quello venirà scritto, et alle relationi. </w:t>
      </w:r>
      <w:r w:rsidRPr="007F3E90">
        <w:rPr>
          <w:color w:val="auto"/>
          <w:sz w:val="24"/>
          <w:szCs w:val="24"/>
        </w:rPr>
        <w:t>|</w:t>
      </w:r>
    </w:p>
    <w:p w14:paraId="4920137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Furono li partionevoli sottoposti dal partir di questi porti fino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condursi li vasselli all’obedienza dell’eccellentissimo signor Capitano generale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ad ogni</w:t>
      </w:r>
      <w:r w:rsidRPr="007F3E90">
        <w:rPr>
          <w:rStyle w:val="Rimandonotaapidipagina"/>
          <w:sz w:val="24"/>
          <w:szCs w:val="24"/>
        </w:rPr>
        <w:footnoteReference w:id="62"/>
      </w:r>
      <w:r w:rsidRPr="007F3E90">
        <w:rPr>
          <w:sz w:val="24"/>
          <w:szCs w:val="24"/>
        </w:rPr>
        <w:t xml:space="preserve"> rischio di mare, sabbia, scogli, corsari, et ogni altro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simile accidente tanto nell’andar che nel ritorno eccetto però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 nell’uno, et l’altro viaggio incontrassero o fosser dannificate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prese da una flotta, o armata generale per parte del 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Spagna, che quel tutto dovesse venir a carico, et rischio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serenissima Republica</w:t>
      </w:r>
      <w:r w:rsidRPr="007F3E90">
        <w:rPr>
          <w:rStyle w:val="Rimandonotaapidipagina"/>
          <w:sz w:val="24"/>
          <w:szCs w:val="24"/>
        </w:rPr>
        <w:footnoteReference w:id="63"/>
      </w:r>
      <w:r w:rsidRPr="007F3E90">
        <w:rPr>
          <w:sz w:val="24"/>
          <w:szCs w:val="24"/>
        </w:rPr>
        <w:t xml:space="preserve">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E96B5CE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 questo capitolo fu fatta una aggiunta ad instanza dei par-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tionevoli, che si unirono</w:t>
      </w:r>
      <w:r w:rsidRPr="007F3E90">
        <w:rPr>
          <w:rStyle w:val="Rimandonotaapidipagina"/>
          <w:sz w:val="24"/>
          <w:szCs w:val="24"/>
        </w:rPr>
        <w:footnoteReference w:id="64"/>
      </w:r>
      <w:r w:rsidRPr="007F3E90">
        <w:rPr>
          <w:sz w:val="24"/>
          <w:szCs w:val="24"/>
        </w:rPr>
        <w:t xml:space="preserve"> a tal effetto. Et è la seguente,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fin tanto che detta serenissima Republica habbi fatto anuntiare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al patrone</w:t>
      </w:r>
      <w:proofErr w:type="gramEnd"/>
      <w:r w:rsidRPr="007F3E90">
        <w:rPr>
          <w:sz w:val="24"/>
          <w:szCs w:val="24"/>
        </w:rPr>
        <w:t xml:space="preserve">, che lo rilassa, et discarica dalla guerra,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servitio di guerra, et che possi ritornar verso questi paesi sarà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resterà a carico et pericolo della Republica ogni danno, et come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più difusamente è espresso nelli capitoli, che mandai con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 mie lettere all’eccellentissimo Senato il marzo passato.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6C9A54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18v / </w:t>
      </w:r>
    </w:p>
    <w:p w14:paraId="20D6A85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capitani de’ vasselli, et li marinari sono condotti al servitio colla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medesima conditione dei vasselli di esserne sicuri per sei mesi;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 doveranno servir di più tanto quanto sarà in piacer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serenissima Repulica. Et li sudetti marinari, et capitani hanno voluto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esser assicurati in oltre, che non essendo pagati da sua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saranno pagati da queste Amiralità, le quali, o li deputati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esse gliene fecero atto di promessa in scritto nell’isola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Tessel mentre stavano sulla partenza promettendoli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anco, che se fossero stati feriti sarebbono medicati a spese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serenissima Republica; o se stropii sarebbono riconosciuti dalla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medesima, et come più chiaramente è espresso nell’atto ch’è 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seguente. </w:t>
      </w:r>
      <w:r w:rsidRPr="007F3E90">
        <w:rPr>
          <w:color w:val="auto"/>
          <w:sz w:val="24"/>
          <w:szCs w:val="24"/>
        </w:rPr>
        <w:t>|</w:t>
      </w:r>
    </w:p>
    <w:p w14:paraId="66046AF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Poiché li marinari sotto l’amiraglio Kerkoven e capitani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vano a Venetia fanno difficoltà, et volontieri saprebbono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quanto tempo saranno in servitio, et donde haveranno 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loro pagamento tanto di stipendii, ferite, mutilità, et altrimenti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dichiarano li deputati del collegio dell’amiralità di Amsterdam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primieramente quanto al tempo dei loro servitii, che quello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durerà tanto che piacerà </w:t>
      </w:r>
      <w:r w:rsidRPr="007F3E90">
        <w:rPr>
          <w:sz w:val="24"/>
          <w:szCs w:val="24"/>
        </w:rPr>
        <w:lastRenderedPageBreak/>
        <w:t>allo strenuo signor Amiraglio</w:t>
      </w:r>
      <w:r w:rsidRPr="007F3E90">
        <w:rPr>
          <w:rStyle w:val="Rimandonotaapidipagina"/>
          <w:sz w:val="24"/>
          <w:szCs w:val="24"/>
        </w:rPr>
        <w:footnoteReference w:id="65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capitani, et le navi saranno tenute nel detto servitio,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 non fosser trattati intieramente, che quanto prima saranno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ridomandati a casa. Et quanto al loro pagamento promettono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detti deputati nel nome delli alti potenti signori Stati Generali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ne rispondono, senza che haveranno da riguardar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alla signoria di Venetia. Et se alcuno di essi a caso fosse ferito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devenisse inutile, quello sarà</w:t>
      </w:r>
      <w:r w:rsidRPr="007F3E90">
        <w:rPr>
          <w:rStyle w:val="Rimandonotaapidipagina"/>
          <w:sz w:val="24"/>
          <w:szCs w:val="24"/>
        </w:rPr>
        <w:footnoteReference w:id="66"/>
      </w:r>
      <w:r w:rsidRPr="007F3E90">
        <w:rPr>
          <w:sz w:val="24"/>
          <w:szCs w:val="24"/>
        </w:rPr>
        <w:t xml:space="preserve"> trattato, come si sogliono | trattar le genti delle nostre navi di guerra. Fatto nel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borgo in Tessel alli 14 di maggio 1618. </w:t>
      </w:r>
      <w:r w:rsidRPr="007F3E90">
        <w:rPr>
          <w:color w:val="auto"/>
          <w:sz w:val="24"/>
          <w:szCs w:val="24"/>
        </w:rPr>
        <w:t>|</w:t>
      </w:r>
    </w:p>
    <w:p w14:paraId="528783E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 la Serenissima non haverà più a fare di dette navi, et di essi mari-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nari è in obligo per il contratto di noleggio lasciar correr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il</w:t>
      </w:r>
      <w:proofErr w:type="gramEnd"/>
      <w:r w:rsidRPr="007F3E90">
        <w:rPr>
          <w:sz w:val="24"/>
          <w:szCs w:val="24"/>
        </w:rPr>
        <w:t xml:space="preserve"> stipendio a dette navi fino al suo arrivo in questi porti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anco far ricondur li capitani, et loro marinari a’ quali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pure doverà correr lo stipendio fino al detto arrivo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3DB30E5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19r / </w:t>
      </w:r>
    </w:p>
    <w:p w14:paraId="7AEF991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Holanda tanto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salarii, che per li viveri. Et per questo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fu consigliata la serenissima Republica a comprar le navi. 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passati li primi sei mesi haverà ella modo di accordar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presenza un suo vantaggio, et quando faccia ricondur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detti capitani, et marinari sarà un termine tale,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faccino speditamente il viaggio; overo prescrivergli</w:t>
      </w:r>
      <w:r w:rsidRPr="007F3E90">
        <w:rPr>
          <w:rStyle w:val="Rimandonotaapidipagina"/>
          <w:sz w:val="24"/>
          <w:szCs w:val="24"/>
        </w:rPr>
        <w:footnoteReference w:id="67"/>
      </w:r>
      <w:r w:rsidRPr="007F3E90">
        <w:rPr>
          <w:sz w:val="24"/>
          <w:szCs w:val="24"/>
        </w:rPr>
        <w:t xml:space="preserve"> un tanto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tempo, se ben a me con quanto habbi instato, et premuto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mi è mai potuto riuscire; et per questo scrissi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sarebbe stato molto buono, et a proposito se si havesse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potuto indur li suoi mercanti</w:t>
      </w:r>
      <w:r w:rsidRPr="007F3E90">
        <w:rPr>
          <w:rStyle w:val="Rimandonotaapidipagina"/>
          <w:sz w:val="24"/>
          <w:szCs w:val="24"/>
        </w:rPr>
        <w:footnoteReference w:id="68"/>
      </w:r>
      <w:r w:rsidRPr="007F3E90">
        <w:rPr>
          <w:sz w:val="24"/>
          <w:szCs w:val="24"/>
        </w:rPr>
        <w:t xml:space="preserve"> a comprar li vasselli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alletandoli coll’imprestido solito darsi a quelli, che fabricano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navi venetiane, o altrimenti, et così sarebbe restata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libera dal pericolo del ritorno, li marinari accommodati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sopra quelli, o altri vasselli, et quelli che non havesser voluto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restar di là si haverebbono potuto contentare con qualche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honesto donativo. |</w:t>
      </w:r>
    </w:p>
    <w:p w14:paraId="54D096F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Sono stati obligati tutti li capitani delle navi far provisione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dieci mesi di viveri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loro matelotti, et per tre altri mesi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li soldati del signor colonello Anstenraedt. Di maniera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 sono provisti per tredici mesi di viveri, et tanto devono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mantener allo stesso prezzo accordato dando a mangiar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agl’uni</w:t>
      </w:r>
      <w:proofErr w:type="gramEnd"/>
      <w:r w:rsidRPr="007F3E90">
        <w:rPr>
          <w:sz w:val="24"/>
          <w:szCs w:val="24"/>
        </w:rPr>
        <w:t xml:space="preserve">, et agl’altri soldati, et marinari per sei piacchi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giorno, et dieci piacchi devono havere pur per giorno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quelli che mangieranno dentro alla caiuta così detta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camera di puppa.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13B6CF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la provisione di detti viveri hanno tutte le Amiralità uni-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tamente accordato alli detti capitani di dargli denaro per tre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mesi anticipati per il vito de’ </w:t>
      </w:r>
      <w:proofErr w:type="gramStart"/>
      <w:r w:rsidRPr="007F3E90">
        <w:rPr>
          <w:sz w:val="24"/>
          <w:szCs w:val="24"/>
        </w:rPr>
        <w:t>marinari;</w:t>
      </w:r>
      <w:proofErr w:type="gramEnd"/>
      <w:r w:rsidRPr="007F3E90">
        <w:rPr>
          <w:sz w:val="24"/>
          <w:szCs w:val="24"/>
        </w:rPr>
        <w:t xml:space="preserve"> facendo il conto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sopra il numero di essi trovato alle mostre dal giorno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prima mostra, cioè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FD15D7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le cinque navi</w:t>
      </w:r>
      <w:r w:rsidRPr="007F3E90">
        <w:rPr>
          <w:rStyle w:val="Rimandonotaapidipagina"/>
          <w:sz w:val="24"/>
          <w:szCs w:val="24"/>
        </w:rPr>
        <w:footnoteReference w:id="69"/>
      </w:r>
      <w:r w:rsidRPr="007F3E90">
        <w:rPr>
          <w:sz w:val="24"/>
          <w:szCs w:val="24"/>
        </w:rPr>
        <w:t xml:space="preserve"> d’Amsterdam a’ 6 aprile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DFC38A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le quattro di Northolandia a’ </w:t>
      </w:r>
      <w:r w:rsidRPr="007F3E90">
        <w:rPr>
          <w:smallCaps/>
          <w:sz w:val="24"/>
          <w:szCs w:val="24"/>
        </w:rPr>
        <w:t>x</w:t>
      </w:r>
      <w:r w:rsidRPr="007F3E90">
        <w:rPr>
          <w:sz w:val="24"/>
          <w:szCs w:val="24"/>
        </w:rPr>
        <w:t xml:space="preserve"> et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0158FD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le tre di Roterdam a’ 21 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63C280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che è anco espresso assai chiaramente nell’aggiunto</w:t>
      </w:r>
      <w:r w:rsidRPr="007F3E90">
        <w:rPr>
          <w:rStyle w:val="Rimandonotaapidipagina"/>
          <w:sz w:val="24"/>
          <w:szCs w:val="24"/>
        </w:rPr>
        <w:footnoteReference w:id="70"/>
      </w:r>
      <w:r w:rsidRPr="007F3E90">
        <w:rPr>
          <w:sz w:val="24"/>
          <w:szCs w:val="24"/>
        </w:rPr>
        <w:t xml:space="preserve"> estratto,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particolarmente per il valor di detti viveri in ragion di mese.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CD7CD1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19v / </w:t>
      </w:r>
    </w:p>
    <w:p w14:paraId="4DE2ADB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più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medesimi viveri oltre li sudetti tre mesi hanno li signori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promesso di pagar sei settimane doppo il</w:t>
      </w:r>
      <w:r w:rsidRPr="007F3E90">
        <w:rPr>
          <w:rStyle w:val="Rimandonotaapidipagina"/>
          <w:sz w:val="24"/>
          <w:szCs w:val="24"/>
        </w:rPr>
        <w:footnoteReference w:id="71"/>
      </w:r>
      <w:r w:rsidRPr="007F3E90">
        <w:rPr>
          <w:sz w:val="24"/>
          <w:szCs w:val="24"/>
        </w:rPr>
        <w:t xml:space="preserve"> partire dei</w:t>
      </w:r>
      <w:r w:rsidRPr="007F3E90">
        <w:rPr>
          <w:rStyle w:val="Rimandonotaapidipagina"/>
          <w:sz w:val="24"/>
          <w:szCs w:val="24"/>
        </w:rPr>
        <w:footnoteReference w:id="72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vasselli da questi porti per altri doi mesi; onde con questi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colli</w:t>
      </w:r>
      <w:r w:rsidRPr="007F3E90">
        <w:rPr>
          <w:rStyle w:val="Rimandonotaapidipagina"/>
          <w:sz w:val="24"/>
          <w:szCs w:val="24"/>
        </w:rPr>
        <w:footnoteReference w:id="73"/>
      </w:r>
      <w:r w:rsidRPr="007F3E90">
        <w:rPr>
          <w:sz w:val="24"/>
          <w:szCs w:val="24"/>
        </w:rPr>
        <w:t xml:space="preserve"> 3 primi per li marinari, et doi mesi per li soldati sono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stati già pagati sette mesi de viveri, et restano sei ancor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pagare.</w:t>
      </w:r>
      <w:r w:rsidRPr="007F3E90">
        <w:rPr>
          <w:rStyle w:val="Rimandonotaapidipagina"/>
          <w:sz w:val="24"/>
          <w:szCs w:val="24"/>
        </w:rPr>
        <w:footnoteReference w:id="74"/>
      </w:r>
      <w:r w:rsidRPr="007F3E90">
        <w:rPr>
          <w:sz w:val="24"/>
          <w:szCs w:val="24"/>
        </w:rPr>
        <w:t xml:space="preserve"> Per compir la somma dei tredici mesi.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di questo non posso per hora mandarne distinto conto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havendo finhora potuto haver dalli signori delle Amiralità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tutte le scritture necessarie.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C2F033A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essi viveri fino al compimento delli detti tredici mesi dovendo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esser pagati qui non deverà la serenissima Republica far esborsar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alcun denaro; se non quanto havessero bisogno li capitani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</w:t>
      </w:r>
      <w:r w:rsidRPr="007F3E90">
        <w:rPr>
          <w:sz w:val="24"/>
          <w:szCs w:val="24"/>
        </w:rPr>
        <w:lastRenderedPageBreak/>
        <w:t xml:space="preserve">qualche provisioni o di vini, o d’altro, che li mancasse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tutto però doverà andar a conto di essi</w:t>
      </w:r>
      <w:r w:rsidRPr="007F3E90">
        <w:rPr>
          <w:rStyle w:val="Rimandonotaapidipagina"/>
          <w:sz w:val="24"/>
          <w:szCs w:val="24"/>
        </w:rPr>
        <w:footnoteReference w:id="75"/>
      </w:r>
      <w:r w:rsidRPr="007F3E90">
        <w:rPr>
          <w:sz w:val="24"/>
          <w:szCs w:val="24"/>
        </w:rPr>
        <w:t xml:space="preserve"> capitani,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tanto meno doverà sua Serenità far esborsar di qua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quanto haverà loro dato per soventione. Et perché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signori Stati hanno risposto per essi viveri cioè le Ami-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ralità in nome loro per questo detti signori dell’Amiralità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vorrebbono, che qui fosse esborsato il denaro per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sodisfattione sudetta. </w:t>
      </w:r>
      <w:r w:rsidRPr="007F3E90">
        <w:rPr>
          <w:color w:val="auto"/>
          <w:sz w:val="24"/>
          <w:szCs w:val="24"/>
        </w:rPr>
        <w:t>|</w:t>
      </w:r>
    </w:p>
    <w:p w14:paraId="029B6EF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Quanto al particolar de’ salarii li signori di Amsterdam, et quelli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Northolandia hanno fatto contentar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con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doi mesi di stipendio anticipati, ma quelli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Roterdam non hanno potuto accordar altrimenti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di darli tre mesi di paga.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FFC914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come li signori di Amsterdam hanno detto che li quattro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capitani (fuori l’Amiraglio al quale hanno notato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il</w:t>
      </w:r>
      <w:proofErr w:type="gramEnd"/>
      <w:r w:rsidRPr="007F3E90">
        <w:rPr>
          <w:sz w:val="24"/>
          <w:szCs w:val="24"/>
        </w:rPr>
        <w:t xml:space="preserve"> stipendio come</w:t>
      </w:r>
      <w:r w:rsidRPr="007F3E90">
        <w:rPr>
          <w:rStyle w:val="Rimandonotaapidipagina"/>
          <w:sz w:val="24"/>
          <w:szCs w:val="24"/>
        </w:rPr>
        <w:footnoteReference w:id="76"/>
      </w:r>
      <w:r w:rsidRPr="007F3E90">
        <w:rPr>
          <w:sz w:val="24"/>
          <w:szCs w:val="24"/>
        </w:rPr>
        <w:t xml:space="preserve"> capitano sopra il suo rolo) have-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ranno quarantacinque fiorini per mese se si com-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porteranno bene in servitio della serenissima Republica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così quelli di Rotterdam hanno promesso alli loro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tre capitani, et alli officiali, che saranno trattati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nella medesima maniera, che quelli di Amsterdam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altrimenti volevano, come dissero, abandonar il servitio.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75D6C2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160B7A4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515EA24D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9</w:t>
      </w:r>
    </w:p>
    <w:p w14:paraId="368539C4" w14:textId="77777777" w:rsidR="00C856E1" w:rsidRPr="007F3E90" w:rsidRDefault="00C856E1" w:rsidP="00CD7893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 al n. 12 (cc. 20r-21v)</w:t>
      </w:r>
    </w:p>
    <w:p w14:paraId="3005ED3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E6A4F1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20r / </w:t>
      </w:r>
    </w:p>
    <w:p w14:paraId="7F6905B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lettere dell’Haya n° 51 de’ 14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agosto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B0D07B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DEE9170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 queste ultime lettere mie replico</w:t>
      </w:r>
      <w:r w:rsidRPr="007F3E90">
        <w:rPr>
          <w:rStyle w:val="Rimandonotaapidipagina"/>
          <w:sz w:val="24"/>
          <w:szCs w:val="24"/>
        </w:rPr>
        <w:footnoteReference w:id="77"/>
      </w:r>
      <w:r w:rsidRPr="007F3E90">
        <w:rPr>
          <w:sz w:val="24"/>
          <w:szCs w:val="24"/>
        </w:rPr>
        <w:t xml:space="preserve"> in sostanza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quanto scrissi a’ 19 del mese di giugno nelle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prime in materia de salarii. Onde quanto manco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denaro si</w:t>
      </w:r>
      <w:r w:rsidRPr="007F3E90">
        <w:rPr>
          <w:rStyle w:val="Rimandonotaapidipagina"/>
          <w:sz w:val="24"/>
          <w:szCs w:val="24"/>
        </w:rPr>
        <w:footnoteReference w:id="78"/>
      </w:r>
      <w:r w:rsidRPr="007F3E90">
        <w:rPr>
          <w:sz w:val="24"/>
          <w:szCs w:val="24"/>
        </w:rPr>
        <w:t xml:space="preserve"> esborserà credono li signori delle Amirali</w:t>
      </w:r>
      <w:r w:rsidRPr="007F3E90">
        <w:rPr>
          <w:rStyle w:val="Rimandonotaapidipagina"/>
          <w:sz w:val="24"/>
          <w:szCs w:val="24"/>
        </w:rPr>
        <w:footnoteReference w:id="79"/>
      </w:r>
      <w:r w:rsidRPr="007F3E90">
        <w:rPr>
          <w:sz w:val="24"/>
          <w:szCs w:val="24"/>
        </w:rPr>
        <w:t xml:space="preserve"> delle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Amiralità che servirà a contener più in ufficio li</w:t>
      </w:r>
      <w:r w:rsidRPr="007F3E90">
        <w:rPr>
          <w:rStyle w:val="Rimandonotaapidipagina"/>
          <w:sz w:val="24"/>
          <w:szCs w:val="24"/>
        </w:rPr>
        <w:footnoteReference w:id="80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marinari; ma</w:t>
      </w:r>
      <w:r w:rsidRPr="007F3E90">
        <w:rPr>
          <w:rStyle w:val="Rimandonotaapidipagina"/>
          <w:sz w:val="24"/>
          <w:szCs w:val="24"/>
        </w:rPr>
        <w:footnoteReference w:id="81"/>
      </w:r>
      <w:r w:rsidRPr="007F3E90">
        <w:rPr>
          <w:sz w:val="24"/>
          <w:szCs w:val="24"/>
        </w:rPr>
        <w:t xml:space="preserve"> sua Serenità o l’eccellentissimo signor Capitano generale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sarà sul fatto potrà comprender il meglio. Ben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vorrebbono questi signori che li matelotti non pigliassero</w:t>
      </w:r>
      <w:r w:rsidRPr="007F3E90">
        <w:rPr>
          <w:rStyle w:val="Rimandonotaapidipagina"/>
          <w:sz w:val="24"/>
          <w:szCs w:val="24"/>
        </w:rPr>
        <w:footnoteReference w:id="82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tutte le paghe ma la sola metà, o li doi terzi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 il rimanente nelle mani da distribuir alle mogli</w:t>
      </w:r>
      <w:r w:rsidRPr="007F3E90">
        <w:rPr>
          <w:rStyle w:val="Rimandonotaapidipagina"/>
          <w:sz w:val="24"/>
          <w:szCs w:val="24"/>
        </w:rPr>
        <w:footnoteReference w:id="83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figlioli a fine di non haverle ogni</w:t>
      </w:r>
      <w:r w:rsidRPr="007F3E90">
        <w:rPr>
          <w:rStyle w:val="Rimandonotaapidipagina"/>
          <w:sz w:val="24"/>
          <w:szCs w:val="24"/>
        </w:rPr>
        <w:footnoteReference w:id="84"/>
      </w:r>
      <w:r w:rsidRPr="007F3E90">
        <w:rPr>
          <w:sz w:val="24"/>
          <w:szCs w:val="24"/>
        </w:rPr>
        <w:t xml:space="preserve"> giorno a farli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instanza di haver denari: onde quando si conten-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teranno di lasciar alcuna cosa, bisognerà mandar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 li rolli ogni mese per saper ciò che si doverà distri-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buire.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44E3CF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 conto generale delli signori</w:t>
      </w:r>
      <w:r w:rsidRPr="007F3E90">
        <w:rPr>
          <w:rStyle w:val="Rimandonotaapidipagina"/>
          <w:sz w:val="24"/>
          <w:szCs w:val="24"/>
        </w:rPr>
        <w:footnoteReference w:id="85"/>
      </w:r>
      <w:r w:rsidRPr="007F3E90">
        <w:rPr>
          <w:sz w:val="24"/>
          <w:szCs w:val="24"/>
        </w:rPr>
        <w:t xml:space="preserve"> di Amsterdam che li ho rimandato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riforma vi erano mille fiorini pagati</w:t>
      </w:r>
      <w:r w:rsidRPr="007F3E90">
        <w:rPr>
          <w:rStyle w:val="Rimandonotaapidipagina"/>
          <w:sz w:val="24"/>
          <w:szCs w:val="24"/>
        </w:rPr>
        <w:footnoteReference w:id="86"/>
      </w:r>
      <w:r w:rsidRPr="007F3E90">
        <w:rPr>
          <w:sz w:val="24"/>
          <w:szCs w:val="24"/>
        </w:rPr>
        <w:t xml:space="preserve"> da essi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sopra lettere di cambio dell’amiraglio Kerkoven tolti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Valmua per far alcune spese per servitio delle navi,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matelotti, di che egli doverà render conto, et esserli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ribatuti nelle paghe.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884DFCA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più altri doi mille novecento settantanove fiorini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sedici piacchi, et quattro denari pagati ai detti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Amiraglio et capitani delle cinque navi di Amsterdam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vestimenti delli</w:t>
      </w:r>
      <w:r w:rsidRPr="007F3E90">
        <w:rPr>
          <w:rStyle w:val="Rimandonotaapidipagina"/>
          <w:sz w:val="24"/>
          <w:szCs w:val="24"/>
        </w:rPr>
        <w:footnoteReference w:id="87"/>
      </w:r>
      <w:r w:rsidRPr="007F3E90">
        <w:rPr>
          <w:sz w:val="24"/>
          <w:szCs w:val="24"/>
        </w:rPr>
        <w:t xml:space="preserve"> marinari</w:t>
      </w:r>
      <w:r w:rsidRPr="007F3E90">
        <w:rPr>
          <w:rStyle w:val="Rimandonotaapidipagina"/>
          <w:sz w:val="24"/>
          <w:szCs w:val="24"/>
        </w:rPr>
        <w:footnoteReference w:id="88"/>
      </w:r>
      <w:r w:rsidRPr="007F3E90">
        <w:rPr>
          <w:sz w:val="24"/>
          <w:szCs w:val="24"/>
        </w:rPr>
        <w:t xml:space="preserve"> dei vasselli, et per altre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spese, et necessità, che devono esser ribatute,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diffalcate nelle paghe ai medesimi capitani, et marinari.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C8A13F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482D8EF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/ 20v-21r / </w:t>
      </w:r>
    </w:p>
    <w:p w14:paraId="16D1E968" w14:textId="77777777" w:rsidR="00C856E1" w:rsidRPr="007F3E90" w:rsidRDefault="00C856E1" w:rsidP="007F3E90">
      <w:pPr>
        <w:widowControl w:val="0"/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0DF3E83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11F561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21vB / </w:t>
      </w:r>
    </w:p>
    <w:p w14:paraId="0A37D78E" w14:textId="77777777" w:rsidR="00C856E1" w:rsidRPr="007F3E90" w:rsidRDefault="00C856E1" w:rsidP="007F3E90">
      <w:pPr>
        <w:widowControl w:val="0"/>
        <w:snapToGrid w:val="0"/>
        <w:jc w:val="both"/>
        <w:rPr>
          <w:color w:val="auto"/>
          <w:sz w:val="24"/>
          <w:szCs w:val="24"/>
        </w:rPr>
      </w:pPr>
      <w:r w:rsidRPr="007F3E90">
        <w:rPr>
          <w:sz w:val="24"/>
          <w:szCs w:val="24"/>
        </w:rPr>
        <w:t xml:space="preserve">n° 2 </w:t>
      </w:r>
      <w:r w:rsidRPr="007F3E90">
        <w:rPr>
          <w:color w:val="auto"/>
          <w:sz w:val="24"/>
          <w:szCs w:val="24"/>
        </w:rPr>
        <w:t>|</w:t>
      </w:r>
    </w:p>
    <w:p w14:paraId="7B20BF0A" w14:textId="77777777" w:rsidR="00574DF6" w:rsidRDefault="00C856E1" w:rsidP="007F3E90">
      <w:pPr>
        <w:widowControl w:val="0"/>
        <w:snapToGrid w:val="0"/>
        <w:jc w:val="both"/>
        <w:rPr>
          <w:ins w:id="486" w:author="Flavia Di Gi" w:date="2023-03-19T18:00:00Z"/>
          <w:sz w:val="24"/>
          <w:szCs w:val="24"/>
        </w:rPr>
      </w:pPr>
      <w:r w:rsidRPr="007F3E90">
        <w:rPr>
          <w:sz w:val="24"/>
          <w:szCs w:val="24"/>
        </w:rPr>
        <w:t xml:space="preserve">Informatione di alcuni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particulari spettanti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a’ vasselli, capitani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matalotti di essi</w:t>
      </w:r>
      <w:del w:id="487" w:author="Flavia Di Gi" w:date="2023-03-19T18:00:00Z">
        <w:r w:rsidRPr="007F3E90" w:rsidDel="00574DF6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B551278" w14:textId="3EB22E8F" w:rsidR="00C856E1" w:rsidRPr="007F3E90" w:rsidRDefault="00F31E84" w:rsidP="007F3E90">
      <w:pPr>
        <w:widowControl w:val="0"/>
        <w:snapToGrid w:val="0"/>
        <w:jc w:val="both"/>
        <w:rPr>
          <w:sz w:val="24"/>
          <w:szCs w:val="24"/>
        </w:rPr>
      </w:pPr>
      <w:ins w:id="488" w:author="Flavia Di Gi" w:date="2023-03-19T18:12:00Z">
        <w:r>
          <w:rPr>
            <w:sz w:val="24"/>
            <w:szCs w:val="24"/>
          </w:rPr>
          <w:t>n</w:t>
        </w:r>
      </w:ins>
      <w:del w:id="489" w:author="Flavia Di Gi" w:date="2023-03-19T18:00:00Z">
        <w:r w:rsidR="00C856E1" w:rsidRPr="007F3E90" w:rsidDel="00574DF6">
          <w:rPr>
            <w:sz w:val="24"/>
            <w:szCs w:val="24"/>
          </w:rPr>
          <w:delText>n</w:delText>
        </w:r>
      </w:del>
      <w:r w:rsidR="00C856E1" w:rsidRPr="007F3E90">
        <w:rPr>
          <w:sz w:val="24"/>
          <w:szCs w:val="24"/>
        </w:rPr>
        <w:t xml:space="preserve">elle prime </w:t>
      </w:r>
      <w:r w:rsidR="00C856E1" w:rsidRPr="007F3E90">
        <w:rPr>
          <w:color w:val="auto"/>
          <w:sz w:val="24"/>
          <w:szCs w:val="24"/>
        </w:rPr>
        <w:t>|</w:t>
      </w:r>
      <w:r w:rsidR="00C856E1" w:rsidRPr="007F3E90">
        <w:rPr>
          <w:sz w:val="24"/>
          <w:szCs w:val="24"/>
        </w:rPr>
        <w:t xml:space="preserve"> </w:t>
      </w:r>
    </w:p>
    <w:p w14:paraId="29B23BB2" w14:textId="0716F1DC" w:rsidR="00C856E1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16492931" w14:textId="77777777" w:rsidR="00CD7893" w:rsidRPr="007F3E90" w:rsidRDefault="00CD7893" w:rsidP="007F3E90">
      <w:pPr>
        <w:widowControl w:val="0"/>
        <w:snapToGrid w:val="0"/>
        <w:jc w:val="both"/>
        <w:rPr>
          <w:sz w:val="24"/>
          <w:szCs w:val="24"/>
        </w:rPr>
      </w:pPr>
    </w:p>
    <w:p w14:paraId="35A8D4AF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10</w:t>
      </w:r>
    </w:p>
    <w:p w14:paraId="28F4202E" w14:textId="77777777" w:rsidR="00C856E1" w:rsidRPr="007F3E90" w:rsidRDefault="00C856E1" w:rsidP="00CD7893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III al n. 12 (cc. 22r-25v)</w:t>
      </w:r>
    </w:p>
    <w:p w14:paraId="3883600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2308964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22r / </w:t>
      </w:r>
    </w:p>
    <w:p w14:paraId="1B7B286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lettere dell’Haya n° 51 de’ 12 agosto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EC9806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73500E30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signor colonello Anstenraedt in virtù delle capitulationi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fatte con me, et fermate sotto li 14 febraro passato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 ricevuta la sottoscritta summa di denaro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13D43A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tbl>
      <w:tblPr>
        <w:tblStyle w:val="Grigliatabella"/>
        <w:tblW w:w="97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490" w:author="Flavia Di Gi" w:date="2023-05-07T17:26:00Z">
          <w:tblPr>
            <w:tblStyle w:val="Grigliatabella"/>
            <w:tblW w:w="9614" w:type="dxa"/>
            <w:tblInd w:w="-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6408"/>
        <w:gridCol w:w="1677"/>
        <w:gridCol w:w="1671"/>
        <w:tblGridChange w:id="491">
          <w:tblGrid>
            <w:gridCol w:w="6408"/>
            <w:gridCol w:w="1535"/>
            <w:gridCol w:w="1671"/>
          </w:tblGrid>
        </w:tblGridChange>
      </w:tblGrid>
      <w:tr w:rsidR="00194AD1" w:rsidRPr="007F3E90" w14:paraId="49418C87" w14:textId="54EA0233" w:rsidTr="00194AD1">
        <w:tc>
          <w:tcPr>
            <w:tcW w:w="6408" w:type="dxa"/>
            <w:tcPrChange w:id="492" w:author="Flavia Di Gi" w:date="2023-05-07T17:26:00Z">
              <w:tcPr>
                <w:tcW w:w="6408" w:type="dxa"/>
              </w:tcPr>
            </w:tcPrChange>
          </w:tcPr>
          <w:p w14:paraId="0659D742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Per la levata di mille fanti in ragion di fiorini dodici, et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mezo per testa ha avuti fiorini dodici milla cinque-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>cento, li quali non doveranno esserli scontati</w:t>
            </w:r>
          </w:p>
        </w:tc>
        <w:tc>
          <w:tcPr>
            <w:tcW w:w="1677" w:type="dxa"/>
            <w:tcPrChange w:id="493" w:author="Flavia Di Gi" w:date="2023-05-07T17:26:00Z">
              <w:tcPr>
                <w:tcW w:w="1535" w:type="dxa"/>
              </w:tcPr>
            </w:tcPrChange>
          </w:tcPr>
          <w:p w14:paraId="3FA3B42D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494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0643FAD8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495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78FAD16F" w14:textId="1DCC135B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496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12</w:t>
            </w:r>
            <w:del w:id="497" w:author="Flavia Di Gi" w:date="2023-05-07T16:23:00Z">
              <w:r w:rsidRPr="007F3E90" w:rsidDel="00386661">
                <w:rPr>
                  <w:sz w:val="24"/>
                  <w:szCs w:val="24"/>
                </w:rPr>
                <w:delText>.</w:delText>
              </w:r>
            </w:del>
            <w:r w:rsidRPr="007F3E90">
              <w:rPr>
                <w:sz w:val="24"/>
                <w:szCs w:val="24"/>
              </w:rPr>
              <w:t>50</w:t>
            </w:r>
            <w:ins w:id="498" w:author="Flavia Di Gi" w:date="2023-05-07T16:23:00Z">
              <w:r>
                <w:rPr>
                  <w:sz w:val="24"/>
                  <w:szCs w:val="24"/>
                </w:rPr>
                <w:t xml:space="preserve">0 </w:t>
              </w:r>
            </w:ins>
            <w:del w:id="499" w:author="Flavia Di Gi" w:date="2023-05-07T16:23:00Z">
              <w:r w:rsidRPr="007F3E90" w:rsidDel="00386661">
                <w:rPr>
                  <w:sz w:val="24"/>
                  <w:szCs w:val="24"/>
                </w:rPr>
                <w:delText>0</w:delText>
              </w:r>
            </w:del>
            <w:ins w:id="500" w:author="Flavia Di Gi" w:date="2023-05-07T16:22:00Z">
              <w:r>
                <w:rPr>
                  <w:sz w:val="24"/>
                  <w:szCs w:val="24"/>
                </w:rPr>
                <w:t>|</w:t>
              </w:r>
            </w:ins>
          </w:p>
        </w:tc>
        <w:tc>
          <w:tcPr>
            <w:tcW w:w="1671" w:type="dxa"/>
            <w:tcPrChange w:id="501" w:author="Flavia Di Gi" w:date="2023-05-07T17:26:00Z">
              <w:tcPr>
                <w:tcW w:w="1671" w:type="dxa"/>
              </w:tcPr>
            </w:tcPrChange>
          </w:tcPr>
          <w:p w14:paraId="30633452" w14:textId="77777777" w:rsidR="00386661" w:rsidRPr="007F3E90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</w:p>
        </w:tc>
      </w:tr>
      <w:tr w:rsidR="00194AD1" w:rsidRPr="007F3E90" w14:paraId="76E18C48" w14:textId="68DB06CD" w:rsidTr="00194AD1">
        <w:tc>
          <w:tcPr>
            <w:tcW w:w="6408" w:type="dxa"/>
            <w:tcPrChange w:id="502" w:author="Flavia Di Gi" w:date="2023-05-07T17:26:00Z">
              <w:tcPr>
                <w:tcW w:w="6408" w:type="dxa"/>
              </w:tcPr>
            </w:tcPrChange>
          </w:tcPr>
          <w:p w14:paraId="72B904F6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Item per imprestido per il comprar delle armi, che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doverà esser scontato da lui, et da suoi capitani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nel terzo, quarto, et quinto mese in conformità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del capitulato cominciando dal giorno </w:t>
            </w:r>
            <w:proofErr w:type="gramStart"/>
            <w:r w:rsidRPr="007F3E90">
              <w:rPr>
                <w:sz w:val="24"/>
                <w:szCs w:val="24"/>
              </w:rPr>
              <w:t>delle prima</w:t>
            </w:r>
            <w:proofErr w:type="gramEnd"/>
            <w:r w:rsidRPr="007F3E90">
              <w:rPr>
                <w:sz w:val="24"/>
                <w:szCs w:val="24"/>
              </w:rPr>
              <w:t xml:space="preserve">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mostra come sarà più a basso, fiorini nove milla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ducento quaranta, che fanno scudi tre milla sei-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>cento novanta sei da lire sette l’uno moneta cor-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rente di Venetia contandosi cinquanta piacchi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moneta di Holanda per un scudo</w:t>
            </w:r>
          </w:p>
        </w:tc>
        <w:tc>
          <w:tcPr>
            <w:tcW w:w="1677" w:type="dxa"/>
            <w:tcPrChange w:id="503" w:author="Flavia Di Gi" w:date="2023-05-07T17:26:00Z">
              <w:tcPr>
                <w:tcW w:w="1535" w:type="dxa"/>
              </w:tcPr>
            </w:tcPrChange>
          </w:tcPr>
          <w:p w14:paraId="3F003D1D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504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0735632C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505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262A3619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506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3C6A2FE1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507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50BB9990" w14:textId="77777777" w:rsidR="00386661" w:rsidDel="00386661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del w:id="508" w:author="Flavia Di Gi" w:date="2023-05-07T16:24:00Z"/>
                <w:sz w:val="24"/>
                <w:szCs w:val="24"/>
              </w:rPr>
            </w:pPr>
          </w:p>
          <w:p w14:paraId="4094C090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509" w:author="Flavia Di Gi" w:date="2023-05-07T16:24:00Z"/>
                <w:sz w:val="24"/>
                <w:szCs w:val="24"/>
              </w:rPr>
              <w:pPrChange w:id="510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47FF0673" w14:textId="77777777" w:rsidR="00386661" w:rsidRPr="007F3E90" w:rsidDel="00386661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del w:id="511" w:author="Flavia Di Gi" w:date="2023-05-07T16:24:00Z"/>
                <w:sz w:val="24"/>
                <w:szCs w:val="24"/>
              </w:rPr>
              <w:pPrChange w:id="512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1DA73B27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sz w:val="24"/>
                <w:szCs w:val="24"/>
              </w:rPr>
              <w:pPrChange w:id="513" w:author="Flavia Di Gi" w:date="2023-05-07T16:24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339504AF" w14:textId="4AFFF84A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514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fiorini 9240 </w:t>
            </w:r>
            <w:del w:id="515" w:author="Flavia Di Gi" w:date="2023-05-07T16:24:00Z">
              <w:r w:rsidRPr="007F3E90" w:rsidDel="00386661">
                <w:rPr>
                  <w:sz w:val="24"/>
                  <w:szCs w:val="24"/>
                </w:rPr>
                <w:delText>scudi 3696</w:delText>
              </w:r>
            </w:del>
          </w:p>
        </w:tc>
        <w:tc>
          <w:tcPr>
            <w:tcW w:w="1671" w:type="dxa"/>
            <w:tcPrChange w:id="516" w:author="Flavia Di Gi" w:date="2023-05-07T17:26:00Z">
              <w:tcPr>
                <w:tcW w:w="1671" w:type="dxa"/>
              </w:tcPr>
            </w:tcPrChange>
          </w:tcPr>
          <w:p w14:paraId="2CE39459" w14:textId="77777777" w:rsidR="00386661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517" w:author="Flavia Di Gi" w:date="2023-05-07T16:24:00Z"/>
                <w:sz w:val="24"/>
                <w:szCs w:val="24"/>
              </w:rPr>
            </w:pPr>
          </w:p>
          <w:p w14:paraId="00F883B8" w14:textId="77777777" w:rsidR="00386661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518" w:author="Flavia Di Gi" w:date="2023-05-07T16:24:00Z"/>
                <w:sz w:val="24"/>
                <w:szCs w:val="24"/>
              </w:rPr>
            </w:pPr>
          </w:p>
          <w:p w14:paraId="59ACFED5" w14:textId="77777777" w:rsidR="00386661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519" w:author="Flavia Di Gi" w:date="2023-05-07T16:24:00Z"/>
                <w:sz w:val="24"/>
                <w:szCs w:val="24"/>
              </w:rPr>
            </w:pPr>
          </w:p>
          <w:p w14:paraId="41A29882" w14:textId="77777777" w:rsidR="00386661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520" w:author="Flavia Di Gi" w:date="2023-05-07T16:24:00Z"/>
                <w:sz w:val="24"/>
                <w:szCs w:val="24"/>
              </w:rPr>
            </w:pPr>
          </w:p>
          <w:p w14:paraId="3CA9BE38" w14:textId="77777777" w:rsidR="00386661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521" w:author="Flavia Di Gi" w:date="2023-05-07T16:24:00Z"/>
                <w:sz w:val="24"/>
                <w:szCs w:val="24"/>
              </w:rPr>
            </w:pPr>
          </w:p>
          <w:p w14:paraId="1A95C86B" w14:textId="77777777" w:rsidR="003F274B" w:rsidRDefault="003F274B" w:rsidP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ind w:right="-247"/>
              <w:rPr>
                <w:ins w:id="522" w:author="Flavia Di Gi" w:date="2023-05-07T16:41:00Z"/>
                <w:sz w:val="24"/>
                <w:szCs w:val="24"/>
              </w:rPr>
            </w:pPr>
          </w:p>
          <w:p w14:paraId="35A0DE95" w14:textId="1E83A4A2" w:rsidR="00386661" w:rsidRPr="007F3E90" w:rsidRDefault="003F274B" w:rsidP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  <w:ins w:id="523" w:author="Flavia Di Gi" w:date="2023-05-07T16:41:00Z">
              <w:r>
                <w:rPr>
                  <w:sz w:val="24"/>
                  <w:szCs w:val="24"/>
                </w:rPr>
                <w:t>s</w:t>
              </w:r>
            </w:ins>
            <w:ins w:id="524" w:author="Flavia Di Gi" w:date="2023-05-07T16:24:00Z">
              <w:r w:rsidR="00386661" w:rsidRPr="007F3E90">
                <w:rPr>
                  <w:sz w:val="24"/>
                  <w:szCs w:val="24"/>
                </w:rPr>
                <w:t>cudi</w:t>
              </w:r>
            </w:ins>
            <w:ins w:id="525" w:author="Flavia Di Gi" w:date="2023-05-07T16:41:00Z">
              <w:r>
                <w:rPr>
                  <w:sz w:val="24"/>
                  <w:szCs w:val="24"/>
                </w:rPr>
                <w:t xml:space="preserve"> </w:t>
              </w:r>
            </w:ins>
            <w:ins w:id="526" w:author="Flavia Di Gi" w:date="2023-05-07T16:24:00Z">
              <w:r w:rsidR="00386661" w:rsidRPr="007F3E90">
                <w:rPr>
                  <w:sz w:val="24"/>
                  <w:szCs w:val="24"/>
                </w:rPr>
                <w:t>3696</w:t>
              </w:r>
              <w:r w:rsidR="00386661">
                <w:rPr>
                  <w:sz w:val="24"/>
                  <w:szCs w:val="24"/>
                </w:rPr>
                <w:t xml:space="preserve"> |</w:t>
              </w:r>
            </w:ins>
          </w:p>
        </w:tc>
      </w:tr>
      <w:tr w:rsidR="00194AD1" w:rsidRPr="007F3E90" w14:paraId="393095D4" w14:textId="7787DA7C" w:rsidTr="00194AD1">
        <w:tc>
          <w:tcPr>
            <w:tcW w:w="6408" w:type="dxa"/>
            <w:tcPrChange w:id="527" w:author="Flavia Di Gi" w:date="2023-05-07T17:26:00Z">
              <w:tcPr>
                <w:tcW w:w="6408" w:type="dxa"/>
              </w:tcPr>
            </w:tcPrChange>
          </w:tcPr>
          <w:p w14:paraId="45CF96C6" w14:textId="77777777" w:rsidR="00386661" w:rsidRPr="007F3E90" w:rsidRDefault="00386661" w:rsidP="007F3E90">
            <w:pPr>
              <w:widowControl w:val="0"/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Di più per la prima paga cominciando il mese dal giorno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della prima mostra cioè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</w:t>
            </w:r>
          </w:p>
          <w:p w14:paraId="47D80411" w14:textId="77777777" w:rsidR="00386661" w:rsidRPr="007F3E90" w:rsidRDefault="00386661" w:rsidP="007F3E90">
            <w:pPr>
              <w:widowControl w:val="0"/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per li capitani </w:t>
            </w:r>
            <w:commentRangeStart w:id="528"/>
            <w:commentRangeStart w:id="529"/>
            <w:commentRangeStart w:id="530"/>
            <w:r w:rsidRPr="007F3E90">
              <w:rPr>
                <w:sz w:val="24"/>
                <w:szCs w:val="24"/>
                <w:highlight w:val="yellow"/>
              </w:rPr>
              <w:t>De</w:t>
            </w:r>
            <w:r w:rsidRPr="007F3E90">
              <w:rPr>
                <w:sz w:val="24"/>
                <w:szCs w:val="24"/>
              </w:rPr>
              <w:t xml:space="preserve"> Roy</w:t>
            </w:r>
            <w:commentRangeEnd w:id="528"/>
            <w:r w:rsidRPr="007F3E90">
              <w:rPr>
                <w:rStyle w:val="Rimandocommento"/>
                <w:rFonts w:eastAsia="Georgia"/>
                <w:sz w:val="24"/>
                <w:szCs w:val="24"/>
              </w:rPr>
              <w:commentReference w:id="528"/>
            </w:r>
            <w:commentRangeEnd w:id="529"/>
            <w:r>
              <w:rPr>
                <w:rStyle w:val="Rimandocommento"/>
              </w:rPr>
              <w:commentReference w:id="529"/>
            </w:r>
            <w:commentRangeEnd w:id="530"/>
            <w:r>
              <w:rPr>
                <w:rStyle w:val="Rimandocommento"/>
              </w:rPr>
              <w:commentReference w:id="530"/>
            </w:r>
            <w:r w:rsidRPr="007F3E90">
              <w:rPr>
                <w:sz w:val="24"/>
                <w:szCs w:val="24"/>
              </w:rPr>
              <w:t xml:space="preserve">, et Claudio Martino a’ 19 marzo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</w:t>
            </w:r>
          </w:p>
          <w:p w14:paraId="4520EDB9" w14:textId="77777777" w:rsidR="00386661" w:rsidRPr="007F3E90" w:rsidRDefault="00386661" w:rsidP="007F3E90">
            <w:pPr>
              <w:widowControl w:val="0"/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per il capitano Beauprau a’ 20 marzo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</w:t>
            </w:r>
          </w:p>
          <w:p w14:paraId="1B4C9B1D" w14:textId="77777777" w:rsidR="00386661" w:rsidRPr="007F3E90" w:rsidRDefault="00386661" w:rsidP="007F3E90">
            <w:pPr>
              <w:widowControl w:val="0"/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per il capitan Enzidel a’ 21 detto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</w:t>
            </w:r>
          </w:p>
          <w:p w14:paraId="64E77742" w14:textId="12FFB221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et per il </w:t>
            </w:r>
            <w:ins w:id="531" w:author="Giorgia" w:date="2023-03-11T18:15:00Z">
              <w:r>
                <w:rPr>
                  <w:sz w:val="24"/>
                  <w:szCs w:val="24"/>
                </w:rPr>
                <w:t>C</w:t>
              </w:r>
            </w:ins>
            <w:del w:id="532" w:author="Giorgia" w:date="2023-03-11T18:15:00Z">
              <w:r w:rsidRPr="007F3E90" w:rsidDel="00C96CC5">
                <w:rPr>
                  <w:sz w:val="24"/>
                  <w:szCs w:val="24"/>
                </w:rPr>
                <w:delText>c</w:delText>
              </w:r>
            </w:del>
            <w:r w:rsidRPr="007F3E90">
              <w:rPr>
                <w:sz w:val="24"/>
                <w:szCs w:val="24"/>
              </w:rPr>
              <w:t xml:space="preserve">olonello, et capitani Hactoven, et Lambert Hadam a’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22 detto. Riviene per il numero di milla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fanti fiorini disisette milla cinquecento, che fanno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sette milla scudi di Venetia del valore come di sopra</w:t>
            </w:r>
          </w:p>
        </w:tc>
        <w:tc>
          <w:tcPr>
            <w:tcW w:w="1677" w:type="dxa"/>
            <w:tcPrChange w:id="533" w:author="Flavia Di Gi" w:date="2023-05-07T17:26:00Z">
              <w:tcPr>
                <w:tcW w:w="1535" w:type="dxa"/>
              </w:tcPr>
            </w:tcPrChange>
          </w:tcPr>
          <w:p w14:paraId="1ED70302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34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399B2A03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35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10A7771B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36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0390FB43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37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6C03F282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38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6E7B55C4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39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0C9639D1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40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7A34B2E8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41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52C06006" w14:textId="7C9B4E4B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42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17500 </w:t>
            </w:r>
            <w:del w:id="543" w:author="Flavia Di Gi" w:date="2023-05-07T16:24:00Z">
              <w:r w:rsidRPr="007F3E90" w:rsidDel="00386661">
                <w:rPr>
                  <w:sz w:val="24"/>
                  <w:szCs w:val="24"/>
                </w:rPr>
                <w:delText>scudi 7000</w:delText>
              </w:r>
            </w:del>
          </w:p>
        </w:tc>
        <w:tc>
          <w:tcPr>
            <w:tcW w:w="1671" w:type="dxa"/>
            <w:tcPrChange w:id="544" w:author="Flavia Di Gi" w:date="2023-05-07T17:26:00Z">
              <w:tcPr>
                <w:tcW w:w="1671" w:type="dxa"/>
              </w:tcPr>
            </w:tcPrChange>
          </w:tcPr>
          <w:p w14:paraId="2365EEC8" w14:textId="77777777" w:rsidR="00386661" w:rsidRDefault="00386661" w:rsidP="00386661">
            <w:pPr>
              <w:widowControl w:val="0"/>
              <w:snapToGrid w:val="0"/>
              <w:jc w:val="right"/>
              <w:rPr>
                <w:ins w:id="545" w:author="Flavia Di Gi" w:date="2023-05-07T16:24:00Z"/>
                <w:sz w:val="24"/>
                <w:szCs w:val="24"/>
              </w:rPr>
            </w:pPr>
          </w:p>
          <w:p w14:paraId="114473D8" w14:textId="77777777" w:rsidR="00386661" w:rsidRDefault="00386661" w:rsidP="00386661">
            <w:pPr>
              <w:widowControl w:val="0"/>
              <w:snapToGrid w:val="0"/>
              <w:jc w:val="right"/>
              <w:rPr>
                <w:ins w:id="546" w:author="Flavia Di Gi" w:date="2023-05-07T16:24:00Z"/>
                <w:sz w:val="24"/>
                <w:szCs w:val="24"/>
              </w:rPr>
            </w:pPr>
          </w:p>
          <w:p w14:paraId="10B15288" w14:textId="77777777" w:rsidR="00386661" w:rsidRDefault="00386661" w:rsidP="00386661">
            <w:pPr>
              <w:widowControl w:val="0"/>
              <w:snapToGrid w:val="0"/>
              <w:jc w:val="right"/>
              <w:rPr>
                <w:ins w:id="547" w:author="Flavia Di Gi" w:date="2023-05-07T16:24:00Z"/>
                <w:sz w:val="24"/>
                <w:szCs w:val="24"/>
              </w:rPr>
            </w:pPr>
          </w:p>
          <w:p w14:paraId="13AD51AB" w14:textId="77777777" w:rsidR="00386661" w:rsidRDefault="00386661" w:rsidP="00386661">
            <w:pPr>
              <w:widowControl w:val="0"/>
              <w:snapToGrid w:val="0"/>
              <w:jc w:val="right"/>
              <w:rPr>
                <w:ins w:id="548" w:author="Flavia Di Gi" w:date="2023-05-07T16:24:00Z"/>
                <w:sz w:val="24"/>
                <w:szCs w:val="24"/>
              </w:rPr>
            </w:pPr>
          </w:p>
          <w:p w14:paraId="7E074D7A" w14:textId="77777777" w:rsidR="00386661" w:rsidRDefault="00386661" w:rsidP="00386661">
            <w:pPr>
              <w:widowControl w:val="0"/>
              <w:snapToGrid w:val="0"/>
              <w:jc w:val="right"/>
              <w:rPr>
                <w:ins w:id="549" w:author="Flavia Di Gi" w:date="2023-05-07T16:24:00Z"/>
                <w:sz w:val="24"/>
                <w:szCs w:val="24"/>
              </w:rPr>
            </w:pPr>
          </w:p>
          <w:p w14:paraId="57321EDE" w14:textId="77777777" w:rsidR="00386661" w:rsidRDefault="00386661" w:rsidP="00386661">
            <w:pPr>
              <w:widowControl w:val="0"/>
              <w:snapToGrid w:val="0"/>
              <w:jc w:val="right"/>
              <w:rPr>
                <w:ins w:id="550" w:author="Flavia Di Gi" w:date="2023-05-07T16:24:00Z"/>
                <w:sz w:val="24"/>
                <w:szCs w:val="24"/>
              </w:rPr>
            </w:pPr>
          </w:p>
          <w:p w14:paraId="2DBF8AF8" w14:textId="77777777" w:rsidR="00386661" w:rsidRDefault="00386661" w:rsidP="00386661">
            <w:pPr>
              <w:widowControl w:val="0"/>
              <w:snapToGrid w:val="0"/>
              <w:jc w:val="right"/>
              <w:rPr>
                <w:ins w:id="551" w:author="Flavia Di Gi" w:date="2023-05-07T16:24:00Z"/>
                <w:sz w:val="24"/>
                <w:szCs w:val="24"/>
              </w:rPr>
            </w:pPr>
          </w:p>
          <w:p w14:paraId="4D478F14" w14:textId="77777777" w:rsidR="00386661" w:rsidRDefault="00386661" w:rsidP="00386661">
            <w:pPr>
              <w:widowControl w:val="0"/>
              <w:snapToGrid w:val="0"/>
              <w:jc w:val="right"/>
              <w:rPr>
                <w:ins w:id="552" w:author="Flavia Di Gi" w:date="2023-05-07T16:24:00Z"/>
                <w:sz w:val="24"/>
                <w:szCs w:val="24"/>
              </w:rPr>
            </w:pPr>
          </w:p>
          <w:p w14:paraId="31D5B784" w14:textId="7DEB772A" w:rsidR="00386661" w:rsidRPr="007F3E90" w:rsidRDefault="00386661" w:rsidP="00194AD1">
            <w:pPr>
              <w:widowControl w:val="0"/>
              <w:snapToGrid w:val="0"/>
              <w:jc w:val="right"/>
              <w:rPr>
                <w:sz w:val="24"/>
                <w:szCs w:val="24"/>
              </w:rPr>
            </w:pPr>
            <w:ins w:id="553" w:author="Flavia Di Gi" w:date="2023-05-07T16:24:00Z">
              <w:r w:rsidRPr="007F3E90">
                <w:rPr>
                  <w:sz w:val="24"/>
                  <w:szCs w:val="24"/>
                </w:rPr>
                <w:t>scudi 7000</w:t>
              </w:r>
              <w:r>
                <w:rPr>
                  <w:sz w:val="24"/>
                  <w:szCs w:val="24"/>
                </w:rPr>
                <w:t xml:space="preserve"> |</w:t>
              </w:r>
            </w:ins>
          </w:p>
        </w:tc>
      </w:tr>
      <w:tr w:rsidR="00194AD1" w:rsidRPr="007F3E90" w14:paraId="16F63A5C" w14:textId="6EEE0F27" w:rsidTr="00194AD1">
        <w:tc>
          <w:tcPr>
            <w:tcW w:w="6408" w:type="dxa"/>
            <w:tcPrChange w:id="554" w:author="Flavia Di Gi" w:date="2023-05-07T17:26:00Z">
              <w:tcPr>
                <w:tcW w:w="6408" w:type="dxa"/>
              </w:tcPr>
            </w:tcPrChange>
          </w:tcPr>
          <w:p w14:paraId="17F0C314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Più a conto della seconda paga in una partita fiorini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ottomilla quattrocento, che fanno scudi tre milla trecento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sessanta della moneta, et valor come di sopra </w:t>
            </w:r>
          </w:p>
        </w:tc>
        <w:tc>
          <w:tcPr>
            <w:tcW w:w="1677" w:type="dxa"/>
            <w:tcPrChange w:id="555" w:author="Flavia Di Gi" w:date="2023-05-07T17:26:00Z">
              <w:tcPr>
                <w:tcW w:w="1535" w:type="dxa"/>
              </w:tcPr>
            </w:tcPrChange>
          </w:tcPr>
          <w:p w14:paraId="0A78A0AC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56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50B8A81F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57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</w:p>
          <w:p w14:paraId="57168B98" w14:textId="6AFF7654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58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8400 </w:t>
            </w:r>
            <w:del w:id="559" w:author="Flavia Di Gi" w:date="2023-05-07T16:24:00Z">
              <w:r w:rsidRPr="007F3E90" w:rsidDel="00386661">
                <w:rPr>
                  <w:sz w:val="24"/>
                  <w:szCs w:val="24"/>
                </w:rPr>
                <w:delText>3360</w:delText>
              </w:r>
            </w:del>
          </w:p>
        </w:tc>
        <w:tc>
          <w:tcPr>
            <w:tcW w:w="1671" w:type="dxa"/>
            <w:tcPrChange w:id="560" w:author="Flavia Di Gi" w:date="2023-05-07T17:26:00Z">
              <w:tcPr>
                <w:tcW w:w="1671" w:type="dxa"/>
              </w:tcPr>
            </w:tcPrChange>
          </w:tcPr>
          <w:p w14:paraId="4B10A23C" w14:textId="77777777" w:rsidR="00386661" w:rsidRDefault="00386661" w:rsidP="00386661">
            <w:pPr>
              <w:widowControl w:val="0"/>
              <w:snapToGrid w:val="0"/>
              <w:jc w:val="right"/>
              <w:rPr>
                <w:ins w:id="561" w:author="Flavia Di Gi" w:date="2023-05-07T16:24:00Z"/>
                <w:sz w:val="24"/>
                <w:szCs w:val="24"/>
              </w:rPr>
            </w:pPr>
          </w:p>
          <w:p w14:paraId="4AEA71E4" w14:textId="77777777" w:rsidR="00386661" w:rsidRDefault="00386661" w:rsidP="00386661">
            <w:pPr>
              <w:widowControl w:val="0"/>
              <w:snapToGrid w:val="0"/>
              <w:jc w:val="right"/>
              <w:rPr>
                <w:ins w:id="562" w:author="Flavia Di Gi" w:date="2023-05-07T16:24:00Z"/>
                <w:sz w:val="24"/>
                <w:szCs w:val="24"/>
              </w:rPr>
            </w:pPr>
          </w:p>
          <w:p w14:paraId="3DC840F5" w14:textId="1F201F62" w:rsidR="00386661" w:rsidRPr="007F3E90" w:rsidRDefault="00386661" w:rsidP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</w:pPr>
            <w:ins w:id="563" w:author="Flavia Di Gi" w:date="2023-05-07T16:24:00Z">
              <w:r w:rsidRPr="007F3E90">
                <w:rPr>
                  <w:sz w:val="24"/>
                  <w:szCs w:val="24"/>
                </w:rPr>
                <w:t>3360</w:t>
              </w:r>
              <w:r>
                <w:rPr>
                  <w:sz w:val="24"/>
                  <w:szCs w:val="24"/>
                </w:rPr>
                <w:t xml:space="preserve"> |</w:t>
              </w:r>
            </w:ins>
          </w:p>
        </w:tc>
      </w:tr>
      <w:tr w:rsidR="00194AD1" w:rsidRPr="007F3E90" w14:paraId="2F6D39F7" w14:textId="4670BF29" w:rsidTr="00194AD1">
        <w:tc>
          <w:tcPr>
            <w:tcW w:w="6408" w:type="dxa"/>
            <w:tcPrChange w:id="564" w:author="Flavia Di Gi" w:date="2023-05-07T17:26:00Z">
              <w:tcPr>
                <w:tcW w:w="6408" w:type="dxa"/>
              </w:tcPr>
            </w:tcPrChange>
          </w:tcPr>
          <w:p w14:paraId="7F29A3B9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Item in un’altra partita pur a conto della seconda paga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fiorini cinque milla novecento vinticinque, che fanno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scudi doi milla trecento settanta della qualità, et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valore, come di sopra.</w:t>
            </w:r>
          </w:p>
        </w:tc>
        <w:tc>
          <w:tcPr>
            <w:tcW w:w="1677" w:type="dxa"/>
            <w:tcPrChange w:id="565" w:author="Flavia Di Gi" w:date="2023-05-07T17:26:00Z">
              <w:tcPr>
                <w:tcW w:w="1535" w:type="dxa"/>
              </w:tcPr>
            </w:tcPrChange>
          </w:tcPr>
          <w:p w14:paraId="7B7AFB45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566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38068B11" w14:textId="77777777" w:rsidR="00386661" w:rsidRPr="007F3E90" w:rsidDel="00386661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del w:id="567" w:author="Flavia Di Gi" w:date="2023-05-07T16:23:00Z"/>
                <w:sz w:val="24"/>
                <w:szCs w:val="24"/>
              </w:rPr>
              <w:pPrChange w:id="568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6E11CE89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sz w:val="24"/>
                <w:szCs w:val="24"/>
              </w:rPr>
              <w:pPrChange w:id="569" w:author="Flavia Di Gi" w:date="2023-05-07T16:23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3C2D42EC" w14:textId="5B12D8EB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570" w:author="Flavia Di Gi" w:date="2023-05-07T16:22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5925 </w:t>
            </w:r>
            <w:del w:id="571" w:author="Flavia Di Gi" w:date="2023-05-07T16:24:00Z">
              <w:r w:rsidRPr="007F3E90" w:rsidDel="00386661">
                <w:rPr>
                  <w:sz w:val="24"/>
                  <w:szCs w:val="24"/>
                </w:rPr>
                <w:delText>2370</w:delText>
              </w:r>
            </w:del>
          </w:p>
        </w:tc>
        <w:tc>
          <w:tcPr>
            <w:tcW w:w="1671" w:type="dxa"/>
            <w:tcPrChange w:id="572" w:author="Flavia Di Gi" w:date="2023-05-07T17:26:00Z">
              <w:tcPr>
                <w:tcW w:w="1671" w:type="dxa"/>
              </w:tcPr>
            </w:tcPrChange>
          </w:tcPr>
          <w:p w14:paraId="68701950" w14:textId="77777777" w:rsidR="00386661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573" w:author="Flavia Di Gi" w:date="2023-05-07T16:25:00Z"/>
                <w:sz w:val="24"/>
                <w:szCs w:val="24"/>
              </w:rPr>
            </w:pPr>
          </w:p>
          <w:p w14:paraId="10FB1A58" w14:textId="77777777" w:rsidR="00386661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574" w:author="Flavia Di Gi" w:date="2023-05-07T16:25:00Z"/>
                <w:sz w:val="24"/>
                <w:szCs w:val="24"/>
              </w:rPr>
            </w:pPr>
          </w:p>
          <w:p w14:paraId="6E625EA9" w14:textId="2F880A2D" w:rsidR="00386661" w:rsidRPr="007F3E90" w:rsidRDefault="00386661" w:rsidP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  <w:ins w:id="575" w:author="Flavia Di Gi" w:date="2023-05-07T16:24:00Z">
              <w:r w:rsidRPr="007F3E90">
                <w:rPr>
                  <w:sz w:val="24"/>
                  <w:szCs w:val="24"/>
                </w:rPr>
                <w:t>2370</w:t>
              </w:r>
              <w:r>
                <w:rPr>
                  <w:sz w:val="24"/>
                  <w:szCs w:val="24"/>
                </w:rPr>
                <w:t xml:space="preserve"> |</w:t>
              </w:r>
            </w:ins>
          </w:p>
        </w:tc>
      </w:tr>
      <w:tr w:rsidR="00194AD1" w:rsidRPr="007F3E90" w14:paraId="4396222E" w14:textId="4ED66045" w:rsidTr="00194AD1">
        <w:tc>
          <w:tcPr>
            <w:tcW w:w="6408" w:type="dxa"/>
            <w:tcPrChange w:id="576" w:author="Flavia Di Gi" w:date="2023-05-07T17:26:00Z">
              <w:tcPr>
                <w:tcW w:w="6408" w:type="dxa"/>
              </w:tcPr>
            </w:tcPrChange>
          </w:tcPr>
          <w:p w14:paraId="0C559798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In tutto </w:t>
            </w:r>
          </w:p>
        </w:tc>
        <w:tc>
          <w:tcPr>
            <w:tcW w:w="1677" w:type="dxa"/>
            <w:tcPrChange w:id="577" w:author="Flavia Di Gi" w:date="2023-05-07T17:26:00Z">
              <w:tcPr>
                <w:tcW w:w="1535" w:type="dxa"/>
              </w:tcPr>
            </w:tcPrChange>
          </w:tcPr>
          <w:p w14:paraId="4AA5540C" w14:textId="1B1531F9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78" w:author="Flavia Di Gi" w:date="2023-05-07T16:22:00Z">
                <w:pPr>
                  <w:widowControl w:val="0"/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41065 </w:t>
            </w:r>
            <w:del w:id="579" w:author="Flavia Di Gi" w:date="2023-05-07T16:25:00Z">
              <w:r w:rsidRPr="007F3E90" w:rsidDel="00386661">
                <w:rPr>
                  <w:sz w:val="24"/>
                  <w:szCs w:val="24"/>
                </w:rPr>
                <w:delText>16426</w:delText>
              </w:r>
            </w:del>
          </w:p>
        </w:tc>
        <w:tc>
          <w:tcPr>
            <w:tcW w:w="1671" w:type="dxa"/>
            <w:tcPrChange w:id="580" w:author="Flavia Di Gi" w:date="2023-05-07T17:26:00Z">
              <w:tcPr>
                <w:tcW w:w="1671" w:type="dxa"/>
              </w:tcPr>
            </w:tcPrChange>
          </w:tcPr>
          <w:p w14:paraId="1138200B" w14:textId="50235334" w:rsidR="00386661" w:rsidRPr="007F3E90" w:rsidRDefault="00386661" w:rsidP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</w:pPr>
            <w:ins w:id="581" w:author="Flavia Di Gi" w:date="2023-05-07T16:25:00Z">
              <w:r w:rsidRPr="007F3E90">
                <w:rPr>
                  <w:sz w:val="24"/>
                  <w:szCs w:val="24"/>
                </w:rPr>
                <w:t>16426</w:t>
              </w:r>
              <w:r>
                <w:rPr>
                  <w:sz w:val="24"/>
                  <w:szCs w:val="24"/>
                </w:rPr>
                <w:t xml:space="preserve"> |</w:t>
              </w:r>
            </w:ins>
          </w:p>
        </w:tc>
      </w:tr>
    </w:tbl>
    <w:p w14:paraId="71AA260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2782139E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tutta questa summa ho havute le ricevute dal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437610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22v / </w:t>
      </w:r>
    </w:p>
    <w:p w14:paraId="1B93029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signor colonello Anstenraedt. Seguitano li debiti pagati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 me doppo la partenza del reggimento con le navi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capitani De Roy, Actoven, Claudio Martino,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Lambert Hadam, et questo per vigore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promessa che feci ai magistrati nelle piazze dei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quali dovevano, et sono stati li soldati in </w:t>
      </w:r>
      <w:r w:rsidRPr="007F3E90">
        <w:rPr>
          <w:sz w:val="24"/>
          <w:szCs w:val="24"/>
        </w:rPr>
        <w:lastRenderedPageBreak/>
        <w:t xml:space="preserve">guarnigione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fino all’imbarco.</w:t>
      </w:r>
    </w:p>
    <w:p w14:paraId="71D7570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tbl>
      <w:tblPr>
        <w:tblStyle w:val="Grigliatabella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582" w:author="Flavia Di Gi" w:date="2023-05-07T17:28:00Z">
          <w:tblPr>
            <w:tblStyle w:val="Grigliatabella"/>
            <w:tblW w:w="952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6459"/>
        <w:gridCol w:w="1552"/>
        <w:gridCol w:w="1628"/>
        <w:tblGridChange w:id="583">
          <w:tblGrid>
            <w:gridCol w:w="6459"/>
            <w:gridCol w:w="1552"/>
            <w:gridCol w:w="1518"/>
          </w:tblGrid>
        </w:tblGridChange>
      </w:tblGrid>
      <w:tr w:rsidR="00194AD1" w:rsidRPr="007F3E90" w14:paraId="18F3517C" w14:textId="7553D56A" w:rsidTr="00194AD1">
        <w:tc>
          <w:tcPr>
            <w:tcW w:w="6459" w:type="dxa"/>
            <w:tcPrChange w:id="584" w:author="Flavia Di Gi" w:date="2023-05-07T17:28:00Z">
              <w:tcPr>
                <w:tcW w:w="6459" w:type="dxa"/>
              </w:tcPr>
            </w:tcPrChange>
          </w:tcPr>
          <w:p w14:paraId="6D31E71A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Et prima nella piazza di Hoorn </w:t>
            </w:r>
            <w:proofErr w:type="gramStart"/>
            <w:r w:rsidRPr="007F3E90">
              <w:rPr>
                <w:sz w:val="24"/>
                <w:szCs w:val="24"/>
              </w:rPr>
              <w:t>per li</w:t>
            </w:r>
            <w:proofErr w:type="gramEnd"/>
            <w:r w:rsidRPr="007F3E90">
              <w:rPr>
                <w:sz w:val="24"/>
                <w:szCs w:val="24"/>
              </w:rPr>
              <w:t xml:space="preserve"> capitani De Roy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et Claudio Martino fiorini trecento disnove, et qua-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>tordici piacchi per spese fatte da’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89"/>
            </w:r>
            <w:r w:rsidRPr="007F3E90">
              <w:rPr>
                <w:sz w:val="24"/>
                <w:szCs w:val="24"/>
              </w:rPr>
              <w:t xml:space="preserve"> signori della città ad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90"/>
            </w:r>
            <w:r w:rsidRPr="007F3E90">
              <w:rPr>
                <w:sz w:val="24"/>
                <w:szCs w:val="24"/>
              </w:rPr>
              <w:t xml:space="preserve">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alcuni soldati di essi capitani come per il ricever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delli borgomastri appare et sono scudi di Venetia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della qualità et valore sudetto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91"/>
            </w:r>
            <w:r w:rsidRPr="007F3E90">
              <w:rPr>
                <w:sz w:val="24"/>
                <w:szCs w:val="24"/>
              </w:rPr>
              <w:t xml:space="preserve"> scudi centovintisette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lire cinque soldi nove, et piccioli 6</w:t>
            </w:r>
          </w:p>
        </w:tc>
        <w:tc>
          <w:tcPr>
            <w:tcW w:w="1552" w:type="dxa"/>
            <w:tcPrChange w:id="585" w:author="Flavia Di Gi" w:date="2023-05-07T17:28:00Z">
              <w:tcPr>
                <w:tcW w:w="1552" w:type="dxa"/>
              </w:tcPr>
            </w:tcPrChange>
          </w:tcPr>
          <w:p w14:paraId="2E7BC88F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86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5DC9D004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87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223E20E4" w14:textId="77777777" w:rsidR="00386661" w:rsidRPr="007F3E90" w:rsidDel="003F274B" w:rsidRDefault="00386661">
            <w:pPr>
              <w:widowControl w:val="0"/>
              <w:snapToGrid w:val="0"/>
              <w:jc w:val="right"/>
              <w:rPr>
                <w:del w:id="588" w:author="Flavia Di Gi" w:date="2023-05-07T16:38:00Z"/>
                <w:sz w:val="24"/>
                <w:szCs w:val="24"/>
              </w:rPr>
              <w:pPrChange w:id="589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448092D6" w14:textId="77777777" w:rsidR="00386661" w:rsidRPr="007F3E90" w:rsidDel="003F274B" w:rsidRDefault="00386661">
            <w:pPr>
              <w:widowControl w:val="0"/>
              <w:snapToGrid w:val="0"/>
              <w:jc w:val="right"/>
              <w:rPr>
                <w:del w:id="590" w:author="Flavia Di Gi" w:date="2023-05-07T16:38:00Z"/>
                <w:sz w:val="24"/>
                <w:szCs w:val="24"/>
              </w:rPr>
              <w:pPrChange w:id="591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138DE493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92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4586A428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93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3C9A140C" w14:textId="77777777" w:rsidR="003F274B" w:rsidRDefault="003F274B" w:rsidP="00194AD1">
            <w:pPr>
              <w:widowControl w:val="0"/>
              <w:snapToGrid w:val="0"/>
              <w:jc w:val="right"/>
              <w:rPr>
                <w:ins w:id="594" w:author="Flavia Di Gi" w:date="2023-05-07T16:42:00Z"/>
                <w:sz w:val="24"/>
                <w:szCs w:val="24"/>
              </w:rPr>
            </w:pPr>
          </w:p>
          <w:p w14:paraId="59547AAE" w14:textId="38FD99A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595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319</w:t>
            </w:r>
            <w:ins w:id="596" w:author="Flavia Di Gi" w:date="2023-05-07T17:29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14</w:t>
            </w:r>
            <w:r>
              <w:rPr>
                <w:sz w:val="24"/>
                <w:szCs w:val="24"/>
              </w:rPr>
              <w:t xml:space="preserve"> </w:t>
            </w:r>
            <w:del w:id="597" w:author="Flavia Di Gi" w:date="2023-05-07T16:36:00Z">
              <w:r w:rsidRPr="007F3E90" w:rsidDel="003F274B">
                <w:rPr>
                  <w:sz w:val="24"/>
                  <w:szCs w:val="24"/>
                </w:rPr>
                <w:delText>127 5 9 6</w:delText>
              </w:r>
            </w:del>
          </w:p>
        </w:tc>
        <w:tc>
          <w:tcPr>
            <w:tcW w:w="1628" w:type="dxa"/>
            <w:tcPrChange w:id="598" w:author="Flavia Di Gi" w:date="2023-05-07T17:28:00Z">
              <w:tcPr>
                <w:tcW w:w="1518" w:type="dxa"/>
              </w:tcPr>
            </w:tcPrChange>
          </w:tcPr>
          <w:p w14:paraId="1A71111B" w14:textId="77777777" w:rsidR="003F274B" w:rsidRDefault="003F274B" w:rsidP="007F3E90">
            <w:pPr>
              <w:widowControl w:val="0"/>
              <w:snapToGrid w:val="0"/>
              <w:jc w:val="both"/>
              <w:rPr>
                <w:ins w:id="599" w:author="Flavia Di Gi" w:date="2023-05-07T16:36:00Z"/>
                <w:sz w:val="24"/>
                <w:szCs w:val="24"/>
              </w:rPr>
            </w:pPr>
          </w:p>
          <w:p w14:paraId="5BE286C4" w14:textId="77777777" w:rsidR="003F274B" w:rsidRDefault="003F274B" w:rsidP="007F3E90">
            <w:pPr>
              <w:widowControl w:val="0"/>
              <w:snapToGrid w:val="0"/>
              <w:jc w:val="both"/>
              <w:rPr>
                <w:ins w:id="600" w:author="Flavia Di Gi" w:date="2023-05-07T16:36:00Z"/>
                <w:sz w:val="24"/>
                <w:szCs w:val="24"/>
              </w:rPr>
            </w:pPr>
          </w:p>
          <w:p w14:paraId="5B67FF15" w14:textId="77777777" w:rsidR="003F274B" w:rsidRDefault="003F274B" w:rsidP="007F3E90">
            <w:pPr>
              <w:widowControl w:val="0"/>
              <w:snapToGrid w:val="0"/>
              <w:jc w:val="both"/>
              <w:rPr>
                <w:ins w:id="601" w:author="Flavia Di Gi" w:date="2023-05-07T16:36:00Z"/>
                <w:sz w:val="24"/>
                <w:szCs w:val="24"/>
              </w:rPr>
            </w:pPr>
          </w:p>
          <w:p w14:paraId="709AD603" w14:textId="77777777" w:rsidR="003F274B" w:rsidRDefault="003F274B" w:rsidP="007F3E90">
            <w:pPr>
              <w:widowControl w:val="0"/>
              <w:snapToGrid w:val="0"/>
              <w:jc w:val="both"/>
              <w:rPr>
                <w:ins w:id="602" w:author="Flavia Di Gi" w:date="2023-05-07T16:36:00Z"/>
                <w:sz w:val="24"/>
                <w:szCs w:val="24"/>
              </w:rPr>
            </w:pPr>
          </w:p>
          <w:p w14:paraId="70C40E96" w14:textId="77777777" w:rsidR="003F274B" w:rsidRDefault="003F274B" w:rsidP="003F274B">
            <w:pPr>
              <w:widowControl w:val="0"/>
              <w:snapToGrid w:val="0"/>
              <w:jc w:val="right"/>
              <w:rPr>
                <w:ins w:id="603" w:author="Flavia Di Gi" w:date="2023-05-07T16:42:00Z"/>
                <w:sz w:val="24"/>
                <w:szCs w:val="24"/>
              </w:rPr>
            </w:pPr>
          </w:p>
          <w:p w14:paraId="2C2F2B36" w14:textId="68611DE0" w:rsidR="00386661" w:rsidRPr="007F3E90" w:rsidRDefault="003F274B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04" w:author="Flavia Di Gi" w:date="2023-05-07T16:36:00Z">
                <w:pPr>
                  <w:widowControl w:val="0"/>
                  <w:snapToGrid w:val="0"/>
                  <w:jc w:val="both"/>
                </w:pPr>
              </w:pPrChange>
            </w:pPr>
            <w:ins w:id="605" w:author="Flavia Di Gi" w:date="2023-05-07T16:36:00Z">
              <w:r w:rsidRPr="007F3E90">
                <w:rPr>
                  <w:sz w:val="24"/>
                  <w:szCs w:val="24"/>
                </w:rPr>
                <w:t>127 5 96</w:t>
              </w:r>
              <w:r>
                <w:rPr>
                  <w:sz w:val="24"/>
                  <w:szCs w:val="24"/>
                </w:rPr>
                <w:t xml:space="preserve"> |</w:t>
              </w:r>
            </w:ins>
          </w:p>
        </w:tc>
      </w:tr>
      <w:tr w:rsidR="00194AD1" w:rsidRPr="007F3E90" w14:paraId="440235DE" w14:textId="28997915" w:rsidTr="00194AD1">
        <w:tc>
          <w:tcPr>
            <w:tcW w:w="6459" w:type="dxa"/>
            <w:tcPrChange w:id="606" w:author="Flavia Di Gi" w:date="2023-05-07T17:28:00Z">
              <w:tcPr>
                <w:tcW w:w="6459" w:type="dxa"/>
              </w:tcPr>
            </w:tcPrChange>
          </w:tcPr>
          <w:p w14:paraId="4989C794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Item per il capitano sudetto De Roy fiorini 126 et piacchi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dieci pagati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92"/>
            </w:r>
            <w:r w:rsidRPr="007F3E90">
              <w:rPr>
                <w:sz w:val="24"/>
                <w:szCs w:val="24"/>
              </w:rPr>
              <w:t xml:space="preserve"> alli signori di Muyden ove era in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guarnigione come appar dalla quietanza di detti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signori per spese de’ soldati ut supra fanno scudi cinquanta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lire quattro, et soldi quattro della medesima moneta</w:t>
            </w:r>
          </w:p>
        </w:tc>
        <w:tc>
          <w:tcPr>
            <w:tcW w:w="1552" w:type="dxa"/>
            <w:tcPrChange w:id="607" w:author="Flavia Di Gi" w:date="2023-05-07T17:28:00Z">
              <w:tcPr>
                <w:tcW w:w="1552" w:type="dxa"/>
              </w:tcPr>
            </w:tcPrChange>
          </w:tcPr>
          <w:p w14:paraId="45BA682F" w14:textId="77777777" w:rsidR="00386661" w:rsidRPr="007F3E90" w:rsidDel="003F274B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del w:id="608" w:author="Flavia Di Gi" w:date="2023-05-07T16:38:00Z"/>
                <w:sz w:val="24"/>
                <w:szCs w:val="24"/>
              </w:rPr>
              <w:pPrChange w:id="609" w:author="Flavia Di Gi" w:date="2023-05-07T17:27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1B3BB0BD" w14:textId="77777777" w:rsidR="00386661" w:rsidRPr="007F3E90" w:rsidDel="003F274B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del w:id="610" w:author="Flavia Di Gi" w:date="2023-05-07T16:38:00Z"/>
                <w:sz w:val="24"/>
                <w:szCs w:val="24"/>
              </w:rPr>
              <w:pPrChange w:id="611" w:author="Flavia Di Gi" w:date="2023-05-07T17:27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5BF7F815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612" w:author="Flavia Di Gi" w:date="2023-05-07T17:27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52F52B06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613" w:author="Flavia Di Gi" w:date="2023-05-07T17:27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22806683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614" w:author="Flavia Di Gi" w:date="2023-05-07T17:27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  <w:p w14:paraId="100B918C" w14:textId="77777777" w:rsidR="003F274B" w:rsidRDefault="003F274B" w:rsidP="00194AD1">
            <w:pPr>
              <w:widowControl w:val="0"/>
              <w:snapToGrid w:val="0"/>
              <w:jc w:val="right"/>
              <w:rPr>
                <w:ins w:id="615" w:author="Flavia Di Gi" w:date="2023-05-07T16:42:00Z"/>
                <w:sz w:val="24"/>
                <w:szCs w:val="24"/>
              </w:rPr>
            </w:pPr>
          </w:p>
          <w:p w14:paraId="32E9878F" w14:textId="32202AD9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16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126</w:t>
            </w:r>
            <w:ins w:id="617" w:author="Flavia Di Gi" w:date="2023-05-07T17:29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10</w:t>
            </w:r>
            <w:r>
              <w:rPr>
                <w:sz w:val="24"/>
                <w:szCs w:val="24"/>
              </w:rPr>
              <w:t xml:space="preserve"> </w:t>
            </w:r>
            <w:del w:id="618" w:author="Flavia Di Gi" w:date="2023-05-07T16:36:00Z">
              <w:r w:rsidRPr="007F3E90" w:rsidDel="003F274B">
                <w:rPr>
                  <w:sz w:val="24"/>
                  <w:szCs w:val="24"/>
                </w:rPr>
                <w:delText>50 4 4</w:delText>
              </w:r>
            </w:del>
          </w:p>
        </w:tc>
        <w:tc>
          <w:tcPr>
            <w:tcW w:w="1628" w:type="dxa"/>
            <w:tcPrChange w:id="619" w:author="Flavia Di Gi" w:date="2023-05-07T17:28:00Z">
              <w:tcPr>
                <w:tcW w:w="1518" w:type="dxa"/>
              </w:tcPr>
            </w:tcPrChange>
          </w:tcPr>
          <w:p w14:paraId="19AEF678" w14:textId="77777777" w:rsidR="003F274B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ins w:id="620" w:author="Flavia Di Gi" w:date="2023-05-07T16:36:00Z"/>
                <w:sz w:val="24"/>
                <w:szCs w:val="24"/>
              </w:rPr>
            </w:pPr>
          </w:p>
          <w:p w14:paraId="6B60EE54" w14:textId="77777777" w:rsidR="003F274B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ins w:id="621" w:author="Flavia Di Gi" w:date="2023-05-07T16:36:00Z"/>
                <w:sz w:val="24"/>
                <w:szCs w:val="24"/>
              </w:rPr>
            </w:pPr>
          </w:p>
          <w:p w14:paraId="3C6380BC" w14:textId="77777777" w:rsidR="003F274B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ins w:id="622" w:author="Flavia Di Gi" w:date="2023-05-07T16:36:00Z"/>
                <w:sz w:val="24"/>
                <w:szCs w:val="24"/>
              </w:rPr>
            </w:pPr>
          </w:p>
          <w:p w14:paraId="25A42385" w14:textId="77777777" w:rsidR="003F274B" w:rsidRDefault="003F274B" w:rsidP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ins w:id="623" w:author="Flavia Di Gi" w:date="2023-05-07T16:42:00Z"/>
                <w:sz w:val="24"/>
                <w:szCs w:val="24"/>
              </w:rPr>
            </w:pPr>
          </w:p>
          <w:p w14:paraId="22C6D287" w14:textId="51A442D1" w:rsidR="00386661" w:rsidRPr="007F3E90" w:rsidRDefault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624" w:author="Flavia Di Gi" w:date="2023-05-07T16:36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  <w:ins w:id="625" w:author="Flavia Di Gi" w:date="2023-05-07T16:36:00Z">
              <w:r w:rsidRPr="007F3E90">
                <w:rPr>
                  <w:sz w:val="24"/>
                  <w:szCs w:val="24"/>
                </w:rPr>
                <w:t>50 4 4</w:t>
              </w:r>
              <w:r>
                <w:rPr>
                  <w:sz w:val="24"/>
                  <w:szCs w:val="24"/>
                </w:rPr>
                <w:t xml:space="preserve"> |</w:t>
              </w:r>
            </w:ins>
          </w:p>
        </w:tc>
      </w:tr>
      <w:tr w:rsidR="00194AD1" w:rsidRPr="007F3E90" w14:paraId="555EEF8D" w14:textId="40874BDA" w:rsidTr="00194AD1">
        <w:tc>
          <w:tcPr>
            <w:tcW w:w="6459" w:type="dxa"/>
            <w:tcPrChange w:id="626" w:author="Flavia Di Gi" w:date="2023-05-07T17:28:00Z">
              <w:tcPr>
                <w:tcW w:w="6459" w:type="dxa"/>
              </w:tcPr>
            </w:tcPrChange>
          </w:tcPr>
          <w:p w14:paraId="23D952FA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Item per il capitano Hactoven per la summa di fiorini 361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et piacchi quindeci fatti pagar da me nella piazza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d’Encusen a quei borgomastri per spese de’ soldati come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per loro ricever, et più per altri fiorini vintiuno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che li signori dell’amiralità di Northolandia hanno esborsati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et ne dano debito ne’ loro conti alla serenissima Republica per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altrettanti pagati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93"/>
            </w:r>
            <w:r w:rsidRPr="007F3E90">
              <w:rPr>
                <w:sz w:val="24"/>
                <w:szCs w:val="24"/>
              </w:rPr>
              <w:t xml:space="preserve"> ad un barcarolo che con la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sua barca ha condotti cinquanta delli soldati di esso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Hactoven in Tessel. Sono in tutto fiorini trecento ottanta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doi et piacchi quindeci, che fanno scudi di Venetia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et valutati, ut supra cento cinquanta doi, sei lire,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doi soldi, et nove piccioli</w:t>
            </w:r>
          </w:p>
        </w:tc>
        <w:tc>
          <w:tcPr>
            <w:tcW w:w="1552" w:type="dxa"/>
            <w:tcPrChange w:id="627" w:author="Flavia Di Gi" w:date="2023-05-07T17:28:00Z">
              <w:tcPr>
                <w:tcW w:w="1552" w:type="dxa"/>
              </w:tcPr>
            </w:tcPrChange>
          </w:tcPr>
          <w:p w14:paraId="635105AD" w14:textId="77777777" w:rsidR="00386661" w:rsidRPr="007F3E90" w:rsidDel="003F274B" w:rsidRDefault="00386661">
            <w:pPr>
              <w:widowControl w:val="0"/>
              <w:snapToGrid w:val="0"/>
              <w:jc w:val="right"/>
              <w:rPr>
                <w:del w:id="628" w:author="Flavia Di Gi" w:date="2023-05-07T16:37:00Z"/>
                <w:sz w:val="24"/>
                <w:szCs w:val="24"/>
              </w:rPr>
              <w:pPrChange w:id="629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3653BB47" w14:textId="77777777" w:rsidR="00386661" w:rsidRPr="007F3E90" w:rsidDel="003F274B" w:rsidRDefault="00386661">
            <w:pPr>
              <w:widowControl w:val="0"/>
              <w:snapToGrid w:val="0"/>
              <w:jc w:val="right"/>
              <w:rPr>
                <w:del w:id="630" w:author="Flavia Di Gi" w:date="2023-05-07T16:37:00Z"/>
                <w:sz w:val="24"/>
                <w:szCs w:val="24"/>
              </w:rPr>
              <w:pPrChange w:id="631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45446F2E" w14:textId="77777777" w:rsidR="00386661" w:rsidRPr="007F3E90" w:rsidDel="003F274B" w:rsidRDefault="00386661">
            <w:pPr>
              <w:widowControl w:val="0"/>
              <w:snapToGrid w:val="0"/>
              <w:jc w:val="right"/>
              <w:rPr>
                <w:del w:id="632" w:author="Flavia Di Gi" w:date="2023-05-07T16:37:00Z"/>
                <w:sz w:val="24"/>
                <w:szCs w:val="24"/>
              </w:rPr>
              <w:pPrChange w:id="633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6D6A1020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34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18F9825B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35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370A91BC" w14:textId="77777777" w:rsidR="00386661" w:rsidRPr="007F3E90" w:rsidDel="003F274B" w:rsidRDefault="00386661">
            <w:pPr>
              <w:widowControl w:val="0"/>
              <w:snapToGrid w:val="0"/>
              <w:jc w:val="right"/>
              <w:rPr>
                <w:del w:id="636" w:author="Flavia Di Gi" w:date="2023-05-07T16:38:00Z"/>
                <w:sz w:val="24"/>
                <w:szCs w:val="24"/>
              </w:rPr>
              <w:pPrChange w:id="637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2B85A760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38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4172CBB1" w14:textId="77777777" w:rsidR="00386661" w:rsidRPr="007F3E90" w:rsidDel="003F274B" w:rsidRDefault="00386661">
            <w:pPr>
              <w:widowControl w:val="0"/>
              <w:snapToGrid w:val="0"/>
              <w:jc w:val="right"/>
              <w:rPr>
                <w:del w:id="639" w:author="Flavia Di Gi" w:date="2023-05-07T16:37:00Z"/>
                <w:sz w:val="24"/>
                <w:szCs w:val="24"/>
              </w:rPr>
              <w:pPrChange w:id="640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6BFD1985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41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67C8E373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42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20CA8E6B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43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15C657F8" w14:textId="77777777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44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</w:p>
          <w:p w14:paraId="49E7990D" w14:textId="77777777" w:rsidR="003F274B" w:rsidRDefault="003F274B" w:rsidP="00194AD1">
            <w:pPr>
              <w:widowControl w:val="0"/>
              <w:snapToGrid w:val="0"/>
              <w:jc w:val="right"/>
              <w:rPr>
                <w:ins w:id="645" w:author="Flavia Di Gi" w:date="2023-05-07T16:38:00Z"/>
                <w:sz w:val="24"/>
                <w:szCs w:val="24"/>
              </w:rPr>
            </w:pPr>
          </w:p>
          <w:p w14:paraId="1FCE2DD9" w14:textId="77777777" w:rsidR="003F274B" w:rsidRDefault="003F274B" w:rsidP="00194AD1">
            <w:pPr>
              <w:widowControl w:val="0"/>
              <w:snapToGrid w:val="0"/>
              <w:jc w:val="right"/>
              <w:rPr>
                <w:ins w:id="646" w:author="Flavia Di Gi" w:date="2023-05-07T16:42:00Z"/>
                <w:sz w:val="24"/>
                <w:szCs w:val="24"/>
              </w:rPr>
            </w:pPr>
          </w:p>
          <w:p w14:paraId="7529884D" w14:textId="1D5112BC" w:rsidR="00386661" w:rsidRPr="007F3E90" w:rsidRDefault="00386661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47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382</w:t>
            </w:r>
            <w:ins w:id="648" w:author="Flavia Di Gi" w:date="2023-05-07T17:29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15</w:t>
            </w:r>
            <w:r>
              <w:rPr>
                <w:sz w:val="24"/>
                <w:szCs w:val="24"/>
              </w:rPr>
              <w:t xml:space="preserve"> </w:t>
            </w:r>
            <w:del w:id="649" w:author="Flavia Di Gi" w:date="2023-05-07T16:37:00Z">
              <w:r w:rsidRPr="007F3E90" w:rsidDel="003F274B">
                <w:rPr>
                  <w:sz w:val="24"/>
                  <w:szCs w:val="24"/>
                </w:rPr>
                <w:delText>152 6 2 9</w:delText>
              </w:r>
            </w:del>
          </w:p>
        </w:tc>
        <w:tc>
          <w:tcPr>
            <w:tcW w:w="1628" w:type="dxa"/>
            <w:tcPrChange w:id="650" w:author="Flavia Di Gi" w:date="2023-05-07T17:28:00Z">
              <w:tcPr>
                <w:tcW w:w="1518" w:type="dxa"/>
              </w:tcPr>
            </w:tcPrChange>
          </w:tcPr>
          <w:p w14:paraId="76856264" w14:textId="3CA307EF" w:rsidR="003F274B" w:rsidRDefault="003F274B" w:rsidP="007F3E90">
            <w:pPr>
              <w:widowControl w:val="0"/>
              <w:snapToGrid w:val="0"/>
              <w:jc w:val="both"/>
              <w:rPr>
                <w:ins w:id="651" w:author="Flavia Di Gi" w:date="2023-05-07T16:37:00Z"/>
                <w:sz w:val="24"/>
                <w:szCs w:val="24"/>
              </w:rPr>
            </w:pPr>
          </w:p>
          <w:p w14:paraId="3F214FAD" w14:textId="77777777" w:rsidR="003F274B" w:rsidRDefault="003F274B" w:rsidP="007F3E90">
            <w:pPr>
              <w:widowControl w:val="0"/>
              <w:snapToGrid w:val="0"/>
              <w:jc w:val="both"/>
              <w:rPr>
                <w:ins w:id="652" w:author="Flavia Di Gi" w:date="2023-05-07T16:37:00Z"/>
                <w:sz w:val="24"/>
                <w:szCs w:val="24"/>
              </w:rPr>
            </w:pPr>
          </w:p>
          <w:p w14:paraId="67960ABA" w14:textId="77777777" w:rsidR="003F274B" w:rsidRDefault="003F274B" w:rsidP="007F3E90">
            <w:pPr>
              <w:widowControl w:val="0"/>
              <w:snapToGrid w:val="0"/>
              <w:jc w:val="both"/>
              <w:rPr>
                <w:ins w:id="653" w:author="Flavia Di Gi" w:date="2023-05-07T16:37:00Z"/>
                <w:sz w:val="24"/>
                <w:szCs w:val="24"/>
              </w:rPr>
            </w:pPr>
          </w:p>
          <w:p w14:paraId="0D0D146B" w14:textId="77777777" w:rsidR="003F274B" w:rsidRDefault="003F274B" w:rsidP="007F3E90">
            <w:pPr>
              <w:widowControl w:val="0"/>
              <w:snapToGrid w:val="0"/>
              <w:jc w:val="both"/>
              <w:rPr>
                <w:ins w:id="654" w:author="Flavia Di Gi" w:date="2023-05-07T16:37:00Z"/>
                <w:sz w:val="24"/>
                <w:szCs w:val="24"/>
              </w:rPr>
            </w:pPr>
          </w:p>
          <w:p w14:paraId="4A19A46A" w14:textId="77777777" w:rsidR="003F274B" w:rsidRDefault="003F274B" w:rsidP="007F3E90">
            <w:pPr>
              <w:widowControl w:val="0"/>
              <w:snapToGrid w:val="0"/>
              <w:jc w:val="both"/>
              <w:rPr>
                <w:ins w:id="655" w:author="Flavia Di Gi" w:date="2023-05-07T16:37:00Z"/>
                <w:sz w:val="24"/>
                <w:szCs w:val="24"/>
              </w:rPr>
            </w:pPr>
          </w:p>
          <w:p w14:paraId="318B4DCA" w14:textId="77777777" w:rsidR="003F274B" w:rsidRDefault="003F274B" w:rsidP="007F3E90">
            <w:pPr>
              <w:widowControl w:val="0"/>
              <w:snapToGrid w:val="0"/>
              <w:jc w:val="both"/>
              <w:rPr>
                <w:ins w:id="656" w:author="Flavia Di Gi" w:date="2023-05-07T16:37:00Z"/>
                <w:sz w:val="24"/>
                <w:szCs w:val="24"/>
              </w:rPr>
            </w:pPr>
          </w:p>
          <w:p w14:paraId="0CB0BAE4" w14:textId="77777777" w:rsidR="003F274B" w:rsidRDefault="003F274B" w:rsidP="007F3E90">
            <w:pPr>
              <w:widowControl w:val="0"/>
              <w:snapToGrid w:val="0"/>
              <w:jc w:val="both"/>
              <w:rPr>
                <w:ins w:id="657" w:author="Flavia Di Gi" w:date="2023-05-07T16:37:00Z"/>
                <w:sz w:val="24"/>
                <w:szCs w:val="24"/>
              </w:rPr>
            </w:pPr>
          </w:p>
          <w:p w14:paraId="51C50847" w14:textId="77777777" w:rsidR="003F274B" w:rsidRDefault="003F274B" w:rsidP="003F274B">
            <w:pPr>
              <w:widowControl w:val="0"/>
              <w:snapToGrid w:val="0"/>
              <w:jc w:val="right"/>
              <w:rPr>
                <w:ins w:id="658" w:author="Flavia Di Gi" w:date="2023-05-07T16:38:00Z"/>
                <w:sz w:val="24"/>
                <w:szCs w:val="24"/>
              </w:rPr>
            </w:pPr>
          </w:p>
          <w:p w14:paraId="569A8299" w14:textId="77777777" w:rsidR="003F274B" w:rsidRDefault="003F274B" w:rsidP="003F274B">
            <w:pPr>
              <w:widowControl w:val="0"/>
              <w:snapToGrid w:val="0"/>
              <w:jc w:val="right"/>
              <w:rPr>
                <w:ins w:id="659" w:author="Flavia Di Gi" w:date="2023-05-07T16:42:00Z"/>
                <w:sz w:val="24"/>
                <w:szCs w:val="24"/>
              </w:rPr>
            </w:pPr>
          </w:p>
          <w:p w14:paraId="2175B6A0" w14:textId="172A4B84" w:rsidR="00386661" w:rsidRPr="007F3E90" w:rsidRDefault="003F274B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60" w:author="Flavia Di Gi" w:date="2023-05-07T16:37:00Z">
                <w:pPr>
                  <w:widowControl w:val="0"/>
                  <w:snapToGrid w:val="0"/>
                  <w:jc w:val="both"/>
                </w:pPr>
              </w:pPrChange>
            </w:pPr>
            <w:ins w:id="661" w:author="Flavia Di Gi" w:date="2023-05-07T16:38:00Z">
              <w:r>
                <w:rPr>
                  <w:sz w:val="24"/>
                  <w:szCs w:val="24"/>
                </w:rPr>
                <w:t>1</w:t>
              </w:r>
            </w:ins>
            <w:ins w:id="662" w:author="Flavia Di Gi" w:date="2023-05-07T16:37:00Z">
              <w:r w:rsidRPr="007F3E90">
                <w:rPr>
                  <w:sz w:val="24"/>
                  <w:szCs w:val="24"/>
                </w:rPr>
                <w:t>52</w:t>
              </w:r>
            </w:ins>
            <w:ins w:id="663" w:author="Flavia Di Gi" w:date="2023-05-07T17:26:00Z">
              <w:r w:rsidR="00194AD1">
                <w:rPr>
                  <w:sz w:val="24"/>
                  <w:szCs w:val="24"/>
                </w:rPr>
                <w:t>,</w:t>
              </w:r>
            </w:ins>
            <w:ins w:id="664" w:author="Flavia Di Gi" w:date="2023-05-07T16:37:00Z">
              <w:r w:rsidRPr="007F3E90">
                <w:rPr>
                  <w:sz w:val="24"/>
                  <w:szCs w:val="24"/>
                </w:rPr>
                <w:t xml:space="preserve"> 6</w:t>
              </w:r>
            </w:ins>
            <w:ins w:id="665" w:author="Flavia Di Gi" w:date="2023-05-07T17:26:00Z">
              <w:r w:rsidR="00194AD1">
                <w:rPr>
                  <w:sz w:val="24"/>
                  <w:szCs w:val="24"/>
                </w:rPr>
                <w:t>,</w:t>
              </w:r>
            </w:ins>
            <w:ins w:id="666" w:author="Flavia Di Gi" w:date="2023-05-07T16:37:00Z">
              <w:r>
                <w:rPr>
                  <w:sz w:val="24"/>
                  <w:szCs w:val="24"/>
                </w:rPr>
                <w:t xml:space="preserve"> </w:t>
              </w:r>
              <w:r w:rsidRPr="007F3E90">
                <w:rPr>
                  <w:sz w:val="24"/>
                  <w:szCs w:val="24"/>
                </w:rPr>
                <w:t>29</w:t>
              </w:r>
              <w:r>
                <w:rPr>
                  <w:sz w:val="24"/>
                  <w:szCs w:val="24"/>
                </w:rPr>
                <w:t xml:space="preserve"> |</w:t>
              </w:r>
            </w:ins>
          </w:p>
        </w:tc>
      </w:tr>
      <w:tr w:rsidR="00194AD1" w:rsidRPr="007F3E90" w14:paraId="71E32761" w14:textId="3BEBD617" w:rsidTr="00194AD1">
        <w:tc>
          <w:tcPr>
            <w:tcW w:w="6459" w:type="dxa"/>
            <w:tcPrChange w:id="667" w:author="Flavia Di Gi" w:date="2023-05-07T17:28:00Z">
              <w:tcPr>
                <w:tcW w:w="6459" w:type="dxa"/>
              </w:tcPr>
            </w:tcPrChange>
          </w:tcPr>
          <w:p w14:paraId="3618DE8C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Item per il capitano Lambert Hadam per la summa di </w:t>
            </w:r>
            <w:r w:rsidRPr="007F3E90">
              <w:rPr>
                <w:color w:val="auto"/>
                <w:sz w:val="24"/>
                <w:szCs w:val="24"/>
              </w:rPr>
              <w:t>|</w:t>
            </w:r>
          </w:p>
        </w:tc>
        <w:tc>
          <w:tcPr>
            <w:tcW w:w="1552" w:type="dxa"/>
            <w:tcPrChange w:id="668" w:author="Flavia Di Gi" w:date="2023-05-07T17:28:00Z">
              <w:tcPr>
                <w:tcW w:w="1552" w:type="dxa"/>
              </w:tcPr>
            </w:tcPrChange>
          </w:tcPr>
          <w:p w14:paraId="731E7108" w14:textId="77777777" w:rsidR="00386661" w:rsidRPr="007F3E90" w:rsidRDefault="0038666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  <w:pPrChange w:id="669" w:author="Flavia Di Gi" w:date="2023-05-07T17:27:00Z">
                <w:pPr>
                  <w:widowControl w:val="0"/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both"/>
                </w:pPr>
              </w:pPrChange>
            </w:pPr>
          </w:p>
        </w:tc>
        <w:tc>
          <w:tcPr>
            <w:tcW w:w="1628" w:type="dxa"/>
            <w:tcPrChange w:id="670" w:author="Flavia Di Gi" w:date="2023-05-07T17:28:00Z">
              <w:tcPr>
                <w:tcW w:w="1518" w:type="dxa"/>
              </w:tcPr>
            </w:tcPrChange>
          </w:tcPr>
          <w:p w14:paraId="61811283" w14:textId="77777777" w:rsidR="00386661" w:rsidRPr="007F3E90" w:rsidRDefault="00386661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326AAE9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23r / </w:t>
      </w:r>
    </w:p>
    <w:tbl>
      <w:tblPr>
        <w:tblStyle w:val="Grigliatabella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671" w:author="Flavia Di Gi" w:date="2023-05-07T17:28:00Z">
          <w:tblPr>
            <w:tblStyle w:val="Grigliatabella"/>
            <w:tblW w:w="96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6516"/>
        <w:gridCol w:w="1564"/>
        <w:gridCol w:w="1587"/>
        <w:tblGridChange w:id="672">
          <w:tblGrid>
            <w:gridCol w:w="6516"/>
            <w:gridCol w:w="1564"/>
            <w:gridCol w:w="1587"/>
          </w:tblGrid>
        </w:tblGridChange>
      </w:tblGrid>
      <w:tr w:rsidR="00194AD1" w:rsidRPr="007F3E90" w14:paraId="7B11178D" w14:textId="1DEE0B17" w:rsidTr="00194AD1">
        <w:tc>
          <w:tcPr>
            <w:tcW w:w="6516" w:type="dxa"/>
            <w:tcPrChange w:id="673" w:author="Flavia Di Gi" w:date="2023-05-07T17:28:00Z">
              <w:tcPr>
                <w:tcW w:w="6516" w:type="dxa"/>
              </w:tcPr>
            </w:tcPrChange>
          </w:tcPr>
          <w:p w14:paraId="41B8EEE3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fiorini quattrocento settanta tre piacchi disisette, et denari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otto per spese de’ suoi soldati nella piazza di Elburgh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ove fu in guarnigione ne appare l’instanza, che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mandai dupplicata dei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94"/>
            </w:r>
            <w:r w:rsidRPr="007F3E90">
              <w:rPr>
                <w:sz w:val="24"/>
                <w:szCs w:val="24"/>
              </w:rPr>
              <w:t xml:space="preserve"> signori di Elburgh. Fanno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scudi di Venetia valutati ut supra cento ottanta nove </w:t>
            </w:r>
            <w:r w:rsidRPr="007F3E90">
              <w:rPr>
                <w:color w:val="auto"/>
                <w:sz w:val="24"/>
                <w:szCs w:val="24"/>
              </w:rPr>
              <w:t>|</w:t>
            </w:r>
            <w:r w:rsidRPr="007F3E90">
              <w:rPr>
                <w:sz w:val="24"/>
                <w:szCs w:val="24"/>
              </w:rPr>
              <w:t xml:space="preserve"> lire quattro, et soldi doi</w:t>
            </w:r>
          </w:p>
        </w:tc>
        <w:tc>
          <w:tcPr>
            <w:tcW w:w="1564" w:type="dxa"/>
            <w:tcPrChange w:id="674" w:author="Flavia Di Gi" w:date="2023-05-07T17:28:00Z">
              <w:tcPr>
                <w:tcW w:w="1564" w:type="dxa"/>
              </w:tcPr>
            </w:tcPrChange>
          </w:tcPr>
          <w:p w14:paraId="6EB142FE" w14:textId="77777777" w:rsidR="003F274B" w:rsidRPr="007F3E90" w:rsidRDefault="003F274B">
            <w:pPr>
              <w:widowControl w:val="0"/>
              <w:snapToGrid w:val="0"/>
              <w:ind w:left="-1102" w:firstLine="1102"/>
              <w:jc w:val="both"/>
              <w:rPr>
                <w:sz w:val="24"/>
                <w:szCs w:val="24"/>
              </w:rPr>
              <w:pPrChange w:id="675" w:author="Flavia Di Gi" w:date="2023-05-07T16:40:00Z">
                <w:pPr>
                  <w:widowControl w:val="0"/>
                  <w:snapToGrid w:val="0"/>
                  <w:jc w:val="both"/>
                </w:pPr>
              </w:pPrChange>
            </w:pPr>
          </w:p>
          <w:p w14:paraId="216403E2" w14:textId="77777777" w:rsidR="003F274B" w:rsidRPr="007F3E90" w:rsidDel="003F274B" w:rsidRDefault="003F274B" w:rsidP="007F3E90">
            <w:pPr>
              <w:widowControl w:val="0"/>
              <w:snapToGrid w:val="0"/>
              <w:jc w:val="both"/>
              <w:rPr>
                <w:del w:id="676" w:author="Flavia Di Gi" w:date="2023-05-07T16:38:00Z"/>
                <w:sz w:val="24"/>
                <w:szCs w:val="24"/>
              </w:rPr>
            </w:pPr>
          </w:p>
          <w:p w14:paraId="14F5C773" w14:textId="77777777" w:rsidR="003F274B" w:rsidRPr="007F3E90" w:rsidDel="003F274B" w:rsidRDefault="003F274B" w:rsidP="007F3E90">
            <w:pPr>
              <w:widowControl w:val="0"/>
              <w:snapToGrid w:val="0"/>
              <w:jc w:val="both"/>
              <w:rPr>
                <w:del w:id="677" w:author="Flavia Di Gi" w:date="2023-05-07T16:38:00Z"/>
                <w:sz w:val="24"/>
                <w:szCs w:val="24"/>
              </w:rPr>
            </w:pPr>
          </w:p>
          <w:p w14:paraId="33F15228" w14:textId="77777777" w:rsidR="003F274B" w:rsidRPr="007F3E90" w:rsidRDefault="003F274B" w:rsidP="007F3E90">
            <w:pPr>
              <w:widowControl w:val="0"/>
              <w:snapToGrid w:val="0"/>
              <w:jc w:val="both"/>
              <w:rPr>
                <w:sz w:val="24"/>
                <w:szCs w:val="24"/>
              </w:rPr>
            </w:pPr>
          </w:p>
          <w:p w14:paraId="4BE99808" w14:textId="77777777" w:rsidR="003F274B" w:rsidRPr="007F3E90" w:rsidRDefault="003F274B" w:rsidP="007F3E90">
            <w:pPr>
              <w:widowControl w:val="0"/>
              <w:snapToGrid w:val="0"/>
              <w:jc w:val="both"/>
              <w:rPr>
                <w:sz w:val="24"/>
                <w:szCs w:val="24"/>
              </w:rPr>
            </w:pPr>
          </w:p>
          <w:p w14:paraId="2B27C196" w14:textId="77777777" w:rsidR="003F274B" w:rsidRDefault="003F274B" w:rsidP="003F274B">
            <w:pPr>
              <w:widowControl w:val="0"/>
              <w:snapToGrid w:val="0"/>
              <w:ind w:firstLine="32"/>
              <w:jc w:val="both"/>
              <w:rPr>
                <w:ins w:id="678" w:author="Flavia Di Gi" w:date="2023-05-07T16:42:00Z"/>
                <w:sz w:val="24"/>
                <w:szCs w:val="24"/>
              </w:rPr>
            </w:pPr>
          </w:p>
          <w:p w14:paraId="5B7A3A07" w14:textId="01E37D5B" w:rsidR="003F274B" w:rsidRPr="007F3E90" w:rsidRDefault="003F274B">
            <w:pPr>
              <w:widowControl w:val="0"/>
              <w:snapToGrid w:val="0"/>
              <w:ind w:firstLine="32"/>
              <w:jc w:val="right"/>
              <w:rPr>
                <w:sz w:val="24"/>
                <w:szCs w:val="24"/>
              </w:rPr>
              <w:pPrChange w:id="679" w:author="Flavia Di Gi" w:date="2023-05-07T17:27:00Z">
                <w:pPr>
                  <w:widowControl w:val="0"/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473</w:t>
            </w:r>
            <w:ins w:id="680" w:author="Flavia Di Gi" w:date="2023-05-07T17:26:00Z">
              <w:r w:rsidR="00194AD1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17</w:t>
            </w:r>
            <w:ins w:id="681" w:author="Flavia Di Gi" w:date="2023-05-07T17:26:00Z">
              <w:r w:rsidR="00194AD1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8 </w:t>
            </w:r>
            <w:del w:id="682" w:author="Flavia Di Gi" w:date="2023-05-07T16:39:00Z">
              <w:r w:rsidRPr="007F3E90" w:rsidDel="003F274B">
                <w:rPr>
                  <w:sz w:val="24"/>
                  <w:szCs w:val="24"/>
                </w:rPr>
                <w:delText>scudi 189 4 2</w:delText>
              </w:r>
            </w:del>
          </w:p>
        </w:tc>
        <w:tc>
          <w:tcPr>
            <w:tcW w:w="1587" w:type="dxa"/>
            <w:tcPrChange w:id="683" w:author="Flavia Di Gi" w:date="2023-05-07T17:28:00Z">
              <w:tcPr>
                <w:tcW w:w="1587" w:type="dxa"/>
              </w:tcPr>
            </w:tcPrChange>
          </w:tcPr>
          <w:p w14:paraId="632AF0D8" w14:textId="77777777" w:rsidR="003F274B" w:rsidRDefault="003F274B" w:rsidP="007F3E90">
            <w:pPr>
              <w:widowControl w:val="0"/>
              <w:snapToGrid w:val="0"/>
              <w:jc w:val="both"/>
              <w:rPr>
                <w:ins w:id="684" w:author="Flavia Di Gi" w:date="2023-05-07T16:39:00Z"/>
                <w:sz w:val="24"/>
                <w:szCs w:val="24"/>
              </w:rPr>
            </w:pPr>
          </w:p>
          <w:p w14:paraId="54098A59" w14:textId="77777777" w:rsidR="003F274B" w:rsidRDefault="003F274B" w:rsidP="007F3E90">
            <w:pPr>
              <w:widowControl w:val="0"/>
              <w:snapToGrid w:val="0"/>
              <w:jc w:val="both"/>
              <w:rPr>
                <w:ins w:id="685" w:author="Flavia Di Gi" w:date="2023-05-07T16:39:00Z"/>
                <w:sz w:val="24"/>
                <w:szCs w:val="24"/>
              </w:rPr>
            </w:pPr>
          </w:p>
          <w:p w14:paraId="4046F525" w14:textId="77777777" w:rsidR="003F274B" w:rsidRDefault="003F274B" w:rsidP="007F3E90">
            <w:pPr>
              <w:widowControl w:val="0"/>
              <w:snapToGrid w:val="0"/>
              <w:jc w:val="both"/>
              <w:rPr>
                <w:ins w:id="686" w:author="Flavia Di Gi" w:date="2023-05-07T16:42:00Z"/>
                <w:sz w:val="24"/>
                <w:szCs w:val="24"/>
              </w:rPr>
            </w:pPr>
          </w:p>
          <w:p w14:paraId="52B792D3" w14:textId="77777777" w:rsidR="003F274B" w:rsidRDefault="003F274B" w:rsidP="007F3E90">
            <w:pPr>
              <w:widowControl w:val="0"/>
              <w:snapToGrid w:val="0"/>
              <w:jc w:val="both"/>
              <w:rPr>
                <w:ins w:id="687" w:author="Flavia Di Gi" w:date="2023-05-07T16:42:00Z"/>
                <w:sz w:val="24"/>
                <w:szCs w:val="24"/>
              </w:rPr>
            </w:pPr>
          </w:p>
          <w:p w14:paraId="502C20DC" w14:textId="4AF9E73F" w:rsidR="003F274B" w:rsidRPr="007F3E90" w:rsidRDefault="003F274B">
            <w:pPr>
              <w:widowControl w:val="0"/>
              <w:snapToGrid w:val="0"/>
              <w:jc w:val="right"/>
              <w:rPr>
                <w:sz w:val="24"/>
                <w:szCs w:val="24"/>
              </w:rPr>
              <w:pPrChange w:id="688" w:author="Flavia Di Gi" w:date="2023-05-07T16:42:00Z">
                <w:pPr>
                  <w:widowControl w:val="0"/>
                  <w:snapToGrid w:val="0"/>
                  <w:jc w:val="both"/>
                </w:pPr>
              </w:pPrChange>
            </w:pPr>
            <w:ins w:id="689" w:author="Flavia Di Gi" w:date="2023-05-07T16:39:00Z">
              <w:r w:rsidRPr="007F3E90">
                <w:rPr>
                  <w:sz w:val="24"/>
                  <w:szCs w:val="24"/>
                </w:rPr>
                <w:t>scudi 189</w:t>
              </w:r>
            </w:ins>
            <w:ins w:id="690" w:author="Flavia Di Gi" w:date="2023-05-07T17:26:00Z">
              <w:r w:rsidR="00194AD1">
                <w:rPr>
                  <w:sz w:val="24"/>
                  <w:szCs w:val="24"/>
                </w:rPr>
                <w:t>,</w:t>
              </w:r>
            </w:ins>
            <w:ins w:id="691" w:author="Flavia Di Gi" w:date="2023-05-07T16:39:00Z">
              <w:r w:rsidRPr="007F3E90">
                <w:rPr>
                  <w:sz w:val="24"/>
                  <w:szCs w:val="24"/>
                </w:rPr>
                <w:t xml:space="preserve"> 4</w:t>
              </w:r>
            </w:ins>
            <w:ins w:id="692" w:author="Flavia Di Gi" w:date="2023-05-07T17:26:00Z">
              <w:r w:rsidR="00194AD1">
                <w:rPr>
                  <w:sz w:val="24"/>
                  <w:szCs w:val="24"/>
                </w:rPr>
                <w:t>,</w:t>
              </w:r>
            </w:ins>
            <w:ins w:id="693" w:author="Flavia Di Gi" w:date="2023-05-07T16:39:00Z">
              <w:r w:rsidRPr="007F3E90">
                <w:rPr>
                  <w:sz w:val="24"/>
                  <w:szCs w:val="24"/>
                </w:rPr>
                <w:t xml:space="preserve"> 2</w:t>
              </w:r>
              <w:r>
                <w:rPr>
                  <w:sz w:val="24"/>
                  <w:szCs w:val="24"/>
                </w:rPr>
                <w:t xml:space="preserve"> |</w:t>
              </w:r>
            </w:ins>
          </w:p>
        </w:tc>
      </w:tr>
    </w:tbl>
    <w:p w14:paraId="59C16379" w14:textId="77777777" w:rsidR="00C856E1" w:rsidRPr="007F3E90" w:rsidDel="007368DF" w:rsidRDefault="00C856E1" w:rsidP="007F3E90">
      <w:pPr>
        <w:widowControl w:val="0"/>
        <w:snapToGrid w:val="0"/>
        <w:jc w:val="both"/>
        <w:rPr>
          <w:del w:id="694" w:author="Flavia Di Gi" w:date="2023-03-19T17:32:00Z"/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6B11FE7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tbl>
      <w:tblPr>
        <w:tblStyle w:val="Grigliatabella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695" w:author="Flavia Di Gi" w:date="2023-05-07T16:44:00Z">
          <w:tblPr>
            <w:tblStyle w:val="Grigliatabella"/>
            <w:tblW w:w="9634" w:type="dxa"/>
            <w:tblLook w:val="04A0" w:firstRow="1" w:lastRow="0" w:firstColumn="1" w:lastColumn="0" w:noHBand="0" w:noVBand="1"/>
          </w:tblPr>
        </w:tblPrChange>
      </w:tblPr>
      <w:tblGrid>
        <w:gridCol w:w="1094"/>
        <w:gridCol w:w="2587"/>
        <w:gridCol w:w="1559"/>
        <w:gridCol w:w="1843"/>
        <w:gridCol w:w="2410"/>
        <w:tblGridChange w:id="696">
          <w:tblGrid>
            <w:gridCol w:w="1094"/>
            <w:gridCol w:w="2587"/>
            <w:gridCol w:w="1559"/>
            <w:gridCol w:w="1843"/>
            <w:gridCol w:w="2551"/>
          </w:tblGrid>
        </w:tblGridChange>
      </w:tblGrid>
      <w:tr w:rsidR="003F274B" w:rsidRPr="007F3E90" w14:paraId="21ED8EDE" w14:textId="77777777" w:rsidTr="003F274B">
        <w:tc>
          <w:tcPr>
            <w:tcW w:w="1094" w:type="dxa"/>
            <w:vMerge w:val="restart"/>
            <w:tcPrChange w:id="697" w:author="Flavia Di Gi" w:date="2023-05-07T16:44:00Z">
              <w:tcPr>
                <w:tcW w:w="1094" w:type="dxa"/>
                <w:vMerge w:val="restart"/>
              </w:tcPr>
            </w:tcPrChange>
          </w:tcPr>
          <w:p w14:paraId="2C5CB99C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7C495223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23E0F8F6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08BBACBE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Capitani </w:t>
            </w:r>
          </w:p>
        </w:tc>
        <w:tc>
          <w:tcPr>
            <w:tcW w:w="2587" w:type="dxa"/>
            <w:tcPrChange w:id="698" w:author="Flavia Di Gi" w:date="2023-05-07T16:44:00Z">
              <w:tcPr>
                <w:tcW w:w="2587" w:type="dxa"/>
              </w:tcPr>
            </w:tcPrChange>
          </w:tcPr>
          <w:p w14:paraId="22DEB16B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544918C8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Roy et Claudio Martino</w:t>
            </w:r>
          </w:p>
        </w:tc>
        <w:tc>
          <w:tcPr>
            <w:tcW w:w="1559" w:type="dxa"/>
            <w:tcPrChange w:id="699" w:author="Flavia Di Gi" w:date="2023-05-07T16:44:00Z">
              <w:tcPr>
                <w:tcW w:w="1559" w:type="dxa"/>
              </w:tcPr>
            </w:tcPrChange>
          </w:tcPr>
          <w:p w14:paraId="1348925E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6223CE3A" w14:textId="5A5B8496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319</w:t>
            </w:r>
            <w:ins w:id="700" w:author="Flavia Di Gi" w:date="2023-05-07T17:28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14 </w:t>
            </w:r>
            <w:del w:id="701" w:author="Flavia Di Gi" w:date="2023-05-07T16:43:00Z">
              <w:r w:rsidRPr="007F3E90" w:rsidDel="003F274B">
                <w:rPr>
                  <w:sz w:val="24"/>
                  <w:szCs w:val="24"/>
                </w:rPr>
                <w:delText>scudi 127 5 9 6</w:delText>
              </w:r>
            </w:del>
          </w:p>
        </w:tc>
        <w:tc>
          <w:tcPr>
            <w:tcW w:w="1843" w:type="dxa"/>
            <w:tcPrChange w:id="702" w:author="Flavia Di Gi" w:date="2023-05-07T16:44:00Z">
              <w:tcPr>
                <w:tcW w:w="1843" w:type="dxa"/>
              </w:tcPr>
            </w:tcPrChange>
          </w:tcPr>
          <w:p w14:paraId="0D8A58CB" w14:textId="52A105AD" w:rsidR="003F274B" w:rsidRPr="007F3E90" w:rsidRDefault="0092502A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ins w:id="703" w:author="Flavia Di Gi" w:date="2023-05-07T16:43:00Z">
              <w:r w:rsidRPr="007F3E90">
                <w:rPr>
                  <w:sz w:val="24"/>
                  <w:szCs w:val="24"/>
                </w:rPr>
                <w:t>S</w:t>
              </w:r>
              <w:r w:rsidR="003F274B" w:rsidRPr="007F3E90">
                <w:rPr>
                  <w:sz w:val="24"/>
                  <w:szCs w:val="24"/>
                </w:rPr>
                <w:t>cudi 127</w:t>
              </w:r>
            </w:ins>
            <w:ins w:id="704" w:author="Flavia Di Gi" w:date="2023-05-07T17:28:00Z">
              <w:r>
                <w:rPr>
                  <w:sz w:val="24"/>
                  <w:szCs w:val="24"/>
                </w:rPr>
                <w:t>,</w:t>
              </w:r>
            </w:ins>
            <w:ins w:id="705" w:author="Flavia Di Gi" w:date="2023-05-07T16:43:00Z">
              <w:r w:rsidR="003F274B" w:rsidRPr="007F3E90">
                <w:rPr>
                  <w:sz w:val="24"/>
                  <w:szCs w:val="24"/>
                </w:rPr>
                <w:t xml:space="preserve"> 5</w:t>
              </w:r>
            </w:ins>
            <w:ins w:id="706" w:author="Flavia Di Gi" w:date="2023-05-07T17:31:00Z">
              <w:r>
                <w:rPr>
                  <w:sz w:val="24"/>
                  <w:szCs w:val="24"/>
                </w:rPr>
                <w:t>,</w:t>
              </w:r>
            </w:ins>
            <w:ins w:id="707" w:author="Flavia Di Gi" w:date="2023-05-07T16:43:00Z">
              <w:r w:rsidR="003F274B" w:rsidRPr="007F3E90">
                <w:rPr>
                  <w:sz w:val="24"/>
                  <w:szCs w:val="24"/>
                </w:rPr>
                <w:t xml:space="preserve"> 9</w:t>
              </w:r>
            </w:ins>
            <w:ins w:id="708" w:author="Flavia Di Gi" w:date="2023-05-07T17:31:00Z">
              <w:r>
                <w:rPr>
                  <w:sz w:val="24"/>
                  <w:szCs w:val="24"/>
                </w:rPr>
                <w:t>,</w:t>
              </w:r>
            </w:ins>
            <w:ins w:id="709" w:author="Flavia Di Gi" w:date="2023-05-07T16:43:00Z">
              <w:r w:rsidR="003F274B" w:rsidRPr="007F3E90">
                <w:rPr>
                  <w:sz w:val="24"/>
                  <w:szCs w:val="24"/>
                </w:rPr>
                <w:t xml:space="preserve"> 6</w:t>
              </w:r>
            </w:ins>
          </w:p>
        </w:tc>
        <w:tc>
          <w:tcPr>
            <w:tcW w:w="2410" w:type="dxa"/>
            <w:vMerge w:val="restart"/>
            <w:tcPrChange w:id="710" w:author="Flavia Di Gi" w:date="2023-05-07T16:44:00Z">
              <w:tcPr>
                <w:tcW w:w="2551" w:type="dxa"/>
                <w:vMerge w:val="restart"/>
              </w:tcPr>
            </w:tcPrChange>
          </w:tcPr>
          <w:p w14:paraId="12AB7C1D" w14:textId="2A6C0862" w:rsidR="003F274B" w:rsidDel="0092502A" w:rsidRDefault="003F274B" w:rsidP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del w:id="711" w:author="Flavia Di Gi" w:date="2023-05-07T16:44:00Z"/>
                <w:sz w:val="24"/>
                <w:szCs w:val="24"/>
              </w:rPr>
            </w:pPr>
          </w:p>
          <w:p w14:paraId="500B6B65" w14:textId="77777777" w:rsidR="0092502A" w:rsidRPr="007F3E90" w:rsidRDefault="0092502A" w:rsidP="0092502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ins w:id="712" w:author="Flavia Di Gi" w:date="2023-05-07T17:32:00Z"/>
                <w:sz w:val="24"/>
                <w:szCs w:val="24"/>
              </w:rPr>
            </w:pPr>
          </w:p>
          <w:p w14:paraId="57C50D5F" w14:textId="77777777" w:rsidR="003F274B" w:rsidRPr="007F3E90" w:rsidDel="003F274B" w:rsidRDefault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del w:id="713" w:author="Flavia Di Gi" w:date="2023-05-07T16:44:00Z"/>
                <w:sz w:val="24"/>
                <w:szCs w:val="24"/>
              </w:rPr>
            </w:pPr>
          </w:p>
          <w:p w14:paraId="3D9ECF20" w14:textId="77777777" w:rsidR="003F274B" w:rsidRPr="007F3E90" w:rsidDel="003F274B" w:rsidRDefault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del w:id="714" w:author="Flavia Di Gi" w:date="2023-05-07T16:44:00Z"/>
                <w:sz w:val="24"/>
                <w:szCs w:val="24"/>
              </w:rPr>
            </w:pPr>
          </w:p>
          <w:p w14:paraId="107CE1C2" w14:textId="766154DB" w:rsidR="003F274B" w:rsidRPr="007F3E90" w:rsidRDefault="003F274B" w:rsidP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Né il </w:t>
            </w:r>
            <w:ins w:id="715" w:author="Giorgia" w:date="2023-03-11T18:15:00Z">
              <w:r>
                <w:rPr>
                  <w:sz w:val="24"/>
                  <w:szCs w:val="24"/>
                </w:rPr>
                <w:t>C</w:t>
              </w:r>
            </w:ins>
            <w:del w:id="716" w:author="Giorgia" w:date="2023-03-11T18:15:00Z">
              <w:r w:rsidRPr="007F3E90" w:rsidDel="00C96CC5">
                <w:rPr>
                  <w:sz w:val="24"/>
                  <w:szCs w:val="24"/>
                </w:rPr>
                <w:delText>c</w:delText>
              </w:r>
            </w:del>
            <w:r w:rsidRPr="007F3E90">
              <w:rPr>
                <w:sz w:val="24"/>
                <w:szCs w:val="24"/>
              </w:rPr>
              <w:t>olonello né li | capitani Enzidel et | Beauprau hanno | lasciato alcun debito | nelle piazze ove sono | stati in guarnigione. |</w:t>
            </w:r>
          </w:p>
        </w:tc>
      </w:tr>
      <w:tr w:rsidR="003F274B" w:rsidRPr="007F3E90" w14:paraId="771E71F9" w14:textId="77777777" w:rsidTr="003F274B">
        <w:tc>
          <w:tcPr>
            <w:tcW w:w="1094" w:type="dxa"/>
            <w:vMerge/>
            <w:tcPrChange w:id="717" w:author="Flavia Di Gi" w:date="2023-05-07T16:44:00Z">
              <w:tcPr>
                <w:tcW w:w="1094" w:type="dxa"/>
                <w:vMerge/>
              </w:tcPr>
            </w:tcPrChange>
          </w:tcPr>
          <w:p w14:paraId="318EA7C0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587" w:type="dxa"/>
            <w:tcPrChange w:id="718" w:author="Flavia Di Gi" w:date="2023-05-07T16:44:00Z">
              <w:tcPr>
                <w:tcW w:w="2587" w:type="dxa"/>
              </w:tcPr>
            </w:tcPrChange>
          </w:tcPr>
          <w:p w14:paraId="48C64711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79A13A9A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Roy seconda partita</w:t>
            </w:r>
          </w:p>
        </w:tc>
        <w:tc>
          <w:tcPr>
            <w:tcW w:w="1559" w:type="dxa"/>
            <w:tcPrChange w:id="719" w:author="Flavia Di Gi" w:date="2023-05-07T16:44:00Z">
              <w:tcPr>
                <w:tcW w:w="1559" w:type="dxa"/>
              </w:tcPr>
            </w:tcPrChange>
          </w:tcPr>
          <w:p w14:paraId="39522792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1FC4EF2C" w14:textId="390EDD42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126</w:t>
            </w:r>
            <w:ins w:id="720" w:author="Flavia Di Gi" w:date="2023-05-07T17:28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10 </w:t>
            </w:r>
            <w:del w:id="721" w:author="Flavia Di Gi" w:date="2023-05-07T16:43:00Z">
              <w:r w:rsidRPr="007F3E90" w:rsidDel="003F274B">
                <w:rPr>
                  <w:sz w:val="24"/>
                  <w:szCs w:val="24"/>
                </w:rPr>
                <w:delText>scudi 50 4 4</w:delText>
              </w:r>
            </w:del>
          </w:p>
        </w:tc>
        <w:tc>
          <w:tcPr>
            <w:tcW w:w="1843" w:type="dxa"/>
            <w:tcPrChange w:id="722" w:author="Flavia Di Gi" w:date="2023-05-07T16:44:00Z">
              <w:tcPr>
                <w:tcW w:w="1843" w:type="dxa"/>
              </w:tcPr>
            </w:tcPrChange>
          </w:tcPr>
          <w:p w14:paraId="4D18F591" w14:textId="3D501C3B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ins w:id="723" w:author="Flavia Di Gi" w:date="2023-05-07T16:43:00Z">
              <w:r w:rsidRPr="007F3E90">
                <w:rPr>
                  <w:sz w:val="24"/>
                  <w:szCs w:val="24"/>
                </w:rPr>
                <w:t>scudi 50</w:t>
              </w:r>
            </w:ins>
            <w:ins w:id="724" w:author="Flavia Di Gi" w:date="2023-05-07T17:28:00Z">
              <w:r w:rsidR="0092502A">
                <w:rPr>
                  <w:sz w:val="24"/>
                  <w:szCs w:val="24"/>
                </w:rPr>
                <w:t>,</w:t>
              </w:r>
            </w:ins>
            <w:ins w:id="725" w:author="Flavia Di Gi" w:date="2023-05-07T16:43:00Z">
              <w:r w:rsidRPr="007F3E90">
                <w:rPr>
                  <w:sz w:val="24"/>
                  <w:szCs w:val="24"/>
                </w:rPr>
                <w:t xml:space="preserve"> 4</w:t>
              </w:r>
            </w:ins>
            <w:ins w:id="726" w:author="Flavia Di Gi" w:date="2023-05-07T17:31:00Z">
              <w:r w:rsidR="0092502A">
                <w:rPr>
                  <w:sz w:val="24"/>
                  <w:szCs w:val="24"/>
                </w:rPr>
                <w:t>,</w:t>
              </w:r>
            </w:ins>
            <w:ins w:id="727" w:author="Flavia Di Gi" w:date="2023-05-07T16:43:00Z">
              <w:r w:rsidRPr="007F3E90">
                <w:rPr>
                  <w:sz w:val="24"/>
                  <w:szCs w:val="24"/>
                </w:rPr>
                <w:t xml:space="preserve"> 4</w:t>
              </w:r>
            </w:ins>
          </w:p>
        </w:tc>
        <w:tc>
          <w:tcPr>
            <w:tcW w:w="2410" w:type="dxa"/>
            <w:vMerge/>
            <w:tcPrChange w:id="728" w:author="Flavia Di Gi" w:date="2023-05-07T16:44:00Z">
              <w:tcPr>
                <w:tcW w:w="2551" w:type="dxa"/>
                <w:vMerge/>
              </w:tcPr>
            </w:tcPrChange>
          </w:tcPr>
          <w:p w14:paraId="61182A5F" w14:textId="0F7D1846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3F274B" w:rsidRPr="007F3E90" w14:paraId="5AA2367D" w14:textId="77777777" w:rsidTr="003F274B">
        <w:tc>
          <w:tcPr>
            <w:tcW w:w="1094" w:type="dxa"/>
            <w:vMerge/>
            <w:tcPrChange w:id="729" w:author="Flavia Di Gi" w:date="2023-05-07T16:44:00Z">
              <w:tcPr>
                <w:tcW w:w="1094" w:type="dxa"/>
                <w:vMerge/>
              </w:tcPr>
            </w:tcPrChange>
          </w:tcPr>
          <w:p w14:paraId="66075A23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587" w:type="dxa"/>
            <w:tcPrChange w:id="730" w:author="Flavia Di Gi" w:date="2023-05-07T16:44:00Z">
              <w:tcPr>
                <w:tcW w:w="2587" w:type="dxa"/>
              </w:tcPr>
            </w:tcPrChange>
          </w:tcPr>
          <w:p w14:paraId="4319D425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50EC6AB4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Hactoven</w:t>
            </w:r>
          </w:p>
        </w:tc>
        <w:tc>
          <w:tcPr>
            <w:tcW w:w="1559" w:type="dxa"/>
            <w:tcPrChange w:id="731" w:author="Flavia Di Gi" w:date="2023-05-07T16:44:00Z">
              <w:tcPr>
                <w:tcW w:w="1559" w:type="dxa"/>
              </w:tcPr>
            </w:tcPrChange>
          </w:tcPr>
          <w:p w14:paraId="18C65E60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0D1F3A55" w14:textId="5064BA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382</w:t>
            </w:r>
            <w:ins w:id="732" w:author="Flavia Di Gi" w:date="2023-05-07T17:28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15 </w:t>
            </w:r>
            <w:del w:id="733" w:author="Flavia Di Gi" w:date="2023-05-07T16:43:00Z">
              <w:r w:rsidRPr="007F3E90" w:rsidDel="003F274B">
                <w:rPr>
                  <w:sz w:val="24"/>
                  <w:szCs w:val="24"/>
                </w:rPr>
                <w:delText>scudi 152 6 2 9</w:delText>
              </w:r>
            </w:del>
          </w:p>
        </w:tc>
        <w:tc>
          <w:tcPr>
            <w:tcW w:w="1843" w:type="dxa"/>
            <w:tcPrChange w:id="734" w:author="Flavia Di Gi" w:date="2023-05-07T16:44:00Z">
              <w:tcPr>
                <w:tcW w:w="1843" w:type="dxa"/>
              </w:tcPr>
            </w:tcPrChange>
          </w:tcPr>
          <w:p w14:paraId="5BEA9A8D" w14:textId="70B657C2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ins w:id="735" w:author="Flavia Di Gi" w:date="2023-05-07T16:43:00Z">
              <w:r w:rsidRPr="007F3E90">
                <w:rPr>
                  <w:sz w:val="24"/>
                  <w:szCs w:val="24"/>
                </w:rPr>
                <w:t>scudi 152</w:t>
              </w:r>
            </w:ins>
            <w:ins w:id="736" w:author="Flavia Di Gi" w:date="2023-05-07T17:28:00Z">
              <w:r w:rsidR="0092502A">
                <w:rPr>
                  <w:sz w:val="24"/>
                  <w:szCs w:val="24"/>
                </w:rPr>
                <w:t>,</w:t>
              </w:r>
            </w:ins>
            <w:ins w:id="737" w:author="Flavia Di Gi" w:date="2023-05-07T16:43:00Z">
              <w:r w:rsidRPr="007F3E90">
                <w:rPr>
                  <w:sz w:val="24"/>
                  <w:szCs w:val="24"/>
                </w:rPr>
                <w:t xml:space="preserve"> 6</w:t>
              </w:r>
            </w:ins>
            <w:ins w:id="738" w:author="Flavia Di Gi" w:date="2023-05-07T17:31:00Z">
              <w:r w:rsidR="0092502A">
                <w:rPr>
                  <w:sz w:val="24"/>
                  <w:szCs w:val="24"/>
                </w:rPr>
                <w:t>,</w:t>
              </w:r>
            </w:ins>
            <w:ins w:id="739" w:author="Flavia Di Gi" w:date="2023-05-07T16:43:00Z">
              <w:r w:rsidRPr="007F3E90">
                <w:rPr>
                  <w:sz w:val="24"/>
                  <w:szCs w:val="24"/>
                </w:rPr>
                <w:t xml:space="preserve"> 2</w:t>
              </w:r>
            </w:ins>
            <w:ins w:id="740" w:author="Flavia Di Gi" w:date="2023-05-07T17:31:00Z">
              <w:r w:rsidR="0092502A">
                <w:rPr>
                  <w:sz w:val="24"/>
                  <w:szCs w:val="24"/>
                </w:rPr>
                <w:t>,</w:t>
              </w:r>
            </w:ins>
            <w:ins w:id="741" w:author="Flavia Di Gi" w:date="2023-05-07T16:43:00Z">
              <w:r w:rsidRPr="007F3E90">
                <w:rPr>
                  <w:sz w:val="24"/>
                  <w:szCs w:val="24"/>
                </w:rPr>
                <w:t xml:space="preserve"> 9</w:t>
              </w:r>
            </w:ins>
          </w:p>
        </w:tc>
        <w:tc>
          <w:tcPr>
            <w:tcW w:w="2410" w:type="dxa"/>
            <w:vMerge/>
            <w:tcPrChange w:id="742" w:author="Flavia Di Gi" w:date="2023-05-07T16:44:00Z">
              <w:tcPr>
                <w:tcW w:w="2551" w:type="dxa"/>
                <w:vMerge/>
              </w:tcPr>
            </w:tcPrChange>
          </w:tcPr>
          <w:p w14:paraId="020D7DDD" w14:textId="5191A819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3F274B" w:rsidRPr="007F3E90" w14:paraId="31FCD81E" w14:textId="77777777" w:rsidTr="003F274B">
        <w:tc>
          <w:tcPr>
            <w:tcW w:w="1094" w:type="dxa"/>
            <w:vMerge/>
            <w:tcPrChange w:id="743" w:author="Flavia Di Gi" w:date="2023-05-07T16:44:00Z">
              <w:tcPr>
                <w:tcW w:w="1094" w:type="dxa"/>
                <w:vMerge/>
              </w:tcPr>
            </w:tcPrChange>
          </w:tcPr>
          <w:p w14:paraId="1C1143E3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587" w:type="dxa"/>
            <w:tcPrChange w:id="744" w:author="Flavia Di Gi" w:date="2023-05-07T16:44:00Z">
              <w:tcPr>
                <w:tcW w:w="2587" w:type="dxa"/>
              </w:tcPr>
            </w:tcPrChange>
          </w:tcPr>
          <w:p w14:paraId="5D662A37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Lambert Hadam</w:t>
            </w:r>
          </w:p>
        </w:tc>
        <w:tc>
          <w:tcPr>
            <w:tcW w:w="1559" w:type="dxa"/>
            <w:tcPrChange w:id="745" w:author="Flavia Di Gi" w:date="2023-05-07T16:44:00Z">
              <w:tcPr>
                <w:tcW w:w="1559" w:type="dxa"/>
              </w:tcPr>
            </w:tcPrChange>
          </w:tcPr>
          <w:p w14:paraId="336E5626" w14:textId="3ED5C11C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473</w:t>
            </w:r>
            <w:ins w:id="746" w:author="Flavia Di Gi" w:date="2023-05-07T17:28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17</w:t>
            </w:r>
            <w:ins w:id="747" w:author="Flavia Di Gi" w:date="2023-05-07T17:28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8 </w:t>
            </w:r>
            <w:del w:id="748" w:author="Flavia Di Gi" w:date="2023-05-07T16:43:00Z">
              <w:r w:rsidRPr="007F3E90" w:rsidDel="003F274B">
                <w:rPr>
                  <w:sz w:val="24"/>
                  <w:szCs w:val="24"/>
                </w:rPr>
                <w:delText>scudi 189 4 2</w:delText>
              </w:r>
            </w:del>
          </w:p>
        </w:tc>
        <w:tc>
          <w:tcPr>
            <w:tcW w:w="1843" w:type="dxa"/>
            <w:tcPrChange w:id="749" w:author="Flavia Di Gi" w:date="2023-05-07T16:44:00Z">
              <w:tcPr>
                <w:tcW w:w="1843" w:type="dxa"/>
              </w:tcPr>
            </w:tcPrChange>
          </w:tcPr>
          <w:p w14:paraId="488DF977" w14:textId="1D391F1B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ins w:id="750" w:author="Flavia Di Gi" w:date="2023-05-07T16:43:00Z">
              <w:r w:rsidRPr="007F3E90">
                <w:rPr>
                  <w:sz w:val="24"/>
                  <w:szCs w:val="24"/>
                </w:rPr>
                <w:t>scudi 189</w:t>
              </w:r>
            </w:ins>
            <w:ins w:id="751" w:author="Flavia Di Gi" w:date="2023-05-07T17:30:00Z">
              <w:r w:rsidR="0092502A">
                <w:rPr>
                  <w:sz w:val="24"/>
                  <w:szCs w:val="24"/>
                </w:rPr>
                <w:t>,</w:t>
              </w:r>
            </w:ins>
            <w:ins w:id="752" w:author="Flavia Di Gi" w:date="2023-05-07T16:43:00Z">
              <w:r w:rsidRPr="007F3E90">
                <w:rPr>
                  <w:sz w:val="24"/>
                  <w:szCs w:val="24"/>
                </w:rPr>
                <w:t xml:space="preserve"> 4</w:t>
              </w:r>
            </w:ins>
            <w:ins w:id="753" w:author="Flavia Di Gi" w:date="2023-05-07T17:30:00Z">
              <w:r w:rsidR="0092502A">
                <w:rPr>
                  <w:sz w:val="24"/>
                  <w:szCs w:val="24"/>
                </w:rPr>
                <w:t>,</w:t>
              </w:r>
            </w:ins>
            <w:ins w:id="754" w:author="Flavia Di Gi" w:date="2023-05-07T16:43:00Z">
              <w:r w:rsidRPr="007F3E90">
                <w:rPr>
                  <w:sz w:val="24"/>
                  <w:szCs w:val="24"/>
                </w:rPr>
                <w:t xml:space="preserve"> 2</w:t>
              </w:r>
            </w:ins>
          </w:p>
        </w:tc>
        <w:tc>
          <w:tcPr>
            <w:tcW w:w="2410" w:type="dxa"/>
            <w:vMerge/>
            <w:tcPrChange w:id="755" w:author="Flavia Di Gi" w:date="2023-05-07T16:44:00Z">
              <w:tcPr>
                <w:tcW w:w="2551" w:type="dxa"/>
                <w:vMerge/>
              </w:tcPr>
            </w:tcPrChange>
          </w:tcPr>
          <w:p w14:paraId="2AEBC54D" w14:textId="5237FA66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3F274B" w:rsidRPr="007F3E90" w14:paraId="4CB54066" w14:textId="77777777" w:rsidTr="003F274B">
        <w:tc>
          <w:tcPr>
            <w:tcW w:w="1094" w:type="dxa"/>
            <w:tcPrChange w:id="756" w:author="Flavia Di Gi" w:date="2023-05-07T16:44:00Z">
              <w:tcPr>
                <w:tcW w:w="1094" w:type="dxa"/>
              </w:tcPr>
            </w:tcPrChange>
          </w:tcPr>
          <w:p w14:paraId="4BFBB2C4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587" w:type="dxa"/>
            <w:tcPrChange w:id="757" w:author="Flavia Di Gi" w:date="2023-05-07T16:44:00Z">
              <w:tcPr>
                <w:tcW w:w="2587" w:type="dxa"/>
              </w:tcPr>
            </w:tcPrChange>
          </w:tcPr>
          <w:p w14:paraId="1205E811" w14:textId="77777777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tcPrChange w:id="758" w:author="Flavia Di Gi" w:date="2023-05-07T16:44:00Z">
              <w:tcPr>
                <w:tcW w:w="1559" w:type="dxa"/>
              </w:tcPr>
            </w:tcPrChange>
          </w:tcPr>
          <w:p w14:paraId="07A48602" w14:textId="1C9BEE79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1302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95"/>
            </w:r>
            <w:ins w:id="759" w:author="Flavia Di Gi" w:date="2023-05-07T17:28:00Z">
              <w:r w:rsidR="0092502A">
                <w:rPr>
                  <w:sz w:val="24"/>
                  <w:szCs w:val="24"/>
                </w:rPr>
                <w:t xml:space="preserve">, </w:t>
              </w:r>
            </w:ins>
            <w:r w:rsidRPr="007F3E90">
              <w:rPr>
                <w:sz w:val="24"/>
                <w:szCs w:val="24"/>
              </w:rPr>
              <w:t>16</w:t>
            </w:r>
            <w:ins w:id="760" w:author="Flavia Di Gi" w:date="2023-05-07T17:28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8 </w:t>
            </w:r>
            <w:del w:id="761" w:author="Flavia Di Gi" w:date="2023-05-07T16:43:00Z">
              <w:r w:rsidRPr="007F3E90" w:rsidDel="003F274B">
                <w:rPr>
                  <w:sz w:val="24"/>
                  <w:szCs w:val="24"/>
                </w:rPr>
                <w:delText>scudi 520 5 18 3</w:delText>
              </w:r>
            </w:del>
          </w:p>
        </w:tc>
        <w:tc>
          <w:tcPr>
            <w:tcW w:w="1843" w:type="dxa"/>
            <w:tcPrChange w:id="762" w:author="Flavia Di Gi" w:date="2023-05-07T16:44:00Z">
              <w:tcPr>
                <w:tcW w:w="1843" w:type="dxa"/>
              </w:tcPr>
            </w:tcPrChange>
          </w:tcPr>
          <w:p w14:paraId="11B92102" w14:textId="5EAD3ACF" w:rsidR="003F274B" w:rsidRPr="007F3E90" w:rsidRDefault="003F274B" w:rsidP="003F274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ins w:id="763" w:author="Flavia Di Gi" w:date="2023-05-07T16:43:00Z">
              <w:r w:rsidRPr="007F3E90">
                <w:rPr>
                  <w:sz w:val="24"/>
                  <w:szCs w:val="24"/>
                </w:rPr>
                <w:t>scudi 520</w:t>
              </w:r>
            </w:ins>
            <w:ins w:id="764" w:author="Flavia Di Gi" w:date="2023-05-07T17:31:00Z">
              <w:r w:rsidR="0092502A">
                <w:rPr>
                  <w:sz w:val="24"/>
                  <w:szCs w:val="24"/>
                </w:rPr>
                <w:t>,</w:t>
              </w:r>
            </w:ins>
            <w:ins w:id="765" w:author="Flavia Di Gi" w:date="2023-05-07T16:43:00Z">
              <w:r w:rsidRPr="007F3E90">
                <w:rPr>
                  <w:sz w:val="24"/>
                  <w:szCs w:val="24"/>
                </w:rPr>
                <w:t xml:space="preserve"> 5</w:t>
              </w:r>
            </w:ins>
            <w:ins w:id="766" w:author="Flavia Di Gi" w:date="2023-05-07T17:31:00Z">
              <w:r w:rsidR="0092502A">
                <w:rPr>
                  <w:sz w:val="24"/>
                  <w:szCs w:val="24"/>
                </w:rPr>
                <w:t xml:space="preserve">, </w:t>
              </w:r>
            </w:ins>
            <w:ins w:id="767" w:author="Flavia Di Gi" w:date="2023-05-07T16:43:00Z">
              <w:r w:rsidRPr="007F3E90">
                <w:rPr>
                  <w:sz w:val="24"/>
                  <w:szCs w:val="24"/>
                </w:rPr>
                <w:t>18</w:t>
              </w:r>
            </w:ins>
            <w:ins w:id="768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ins w:id="769" w:author="Flavia Di Gi" w:date="2023-05-07T19:58:00Z">
              <w:r w:rsidR="00E806FB">
                <w:rPr>
                  <w:sz w:val="24"/>
                  <w:szCs w:val="24"/>
                </w:rPr>
                <w:t xml:space="preserve"> </w:t>
              </w:r>
            </w:ins>
            <w:ins w:id="770" w:author="Flavia Di Gi" w:date="2023-05-07T16:43:00Z">
              <w:r w:rsidRPr="007F3E90">
                <w:rPr>
                  <w:sz w:val="24"/>
                  <w:szCs w:val="24"/>
                </w:rPr>
                <w:t>3</w:t>
              </w:r>
            </w:ins>
          </w:p>
        </w:tc>
        <w:tc>
          <w:tcPr>
            <w:tcW w:w="2410" w:type="dxa"/>
            <w:tcPrChange w:id="771" w:author="Flavia Di Gi" w:date="2023-05-07T16:44:00Z">
              <w:tcPr>
                <w:tcW w:w="2551" w:type="dxa"/>
              </w:tcPr>
            </w:tcPrChange>
          </w:tcPr>
          <w:p w14:paraId="4DB5A62F" w14:textId="09A81EFA" w:rsidR="003F274B" w:rsidRPr="007F3E90" w:rsidRDefault="003F274B" w:rsidP="007F3E9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6074756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EC8BCEB" w14:textId="4FAA35BB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Della detta summa de mille trecento doi fiorini, sedici piacchi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otto denari, che sono scudi come </w:t>
      </w:r>
      <w:r w:rsidRPr="007F3E90">
        <w:rPr>
          <w:sz w:val="24"/>
          <w:szCs w:val="24"/>
        </w:rPr>
        <w:lastRenderedPageBreak/>
        <w:t xml:space="preserve">sopra cinquecento vinti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lire cinque, soldi disdotto, et piccioli tre io non ne ho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havuta alcuna quietanza, et n</w:t>
      </w:r>
      <w:ins w:id="772" w:author="Giorgia" w:date="2023-03-11T11:54:00Z">
        <w:r w:rsidR="00A94001">
          <w:rPr>
            <w:sz w:val="24"/>
            <w:szCs w:val="24"/>
          </w:rPr>
          <w:t>é</w:t>
        </w:r>
      </w:ins>
      <w:del w:id="773" w:author="Giorgia" w:date="2023-03-11T11:54:00Z">
        <w:r w:rsidRPr="007F3E90" w:rsidDel="00A9400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deve esser la serenissima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Republica rimborsata</w:t>
      </w:r>
      <w:r w:rsidRPr="007F3E90">
        <w:rPr>
          <w:rStyle w:val="Rimandonotaapidipagina"/>
          <w:sz w:val="24"/>
          <w:szCs w:val="24"/>
        </w:rPr>
        <w:footnoteReference w:id="96"/>
      </w:r>
      <w:r w:rsidRPr="007F3E90">
        <w:rPr>
          <w:sz w:val="24"/>
          <w:szCs w:val="24"/>
        </w:rPr>
        <w:t xml:space="preserve">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6046EAC" w14:textId="63E37086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All’incontro doverà sua Serenità far buono quanto importa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paga di ottanta soldati, che il capitan Lambert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Hadam ha levati sopranumerarii alli mille,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haveva carico il signor colonello Anstenraedt di condur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servitio cominciando dalli 22 marzo il principio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mese nel qual giorno fece mostra di detti ottanta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fanti con altri settanta. Et importano per mese essi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ottanta fanti in ragion di sette scudi per testa scudi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[…]</w:t>
      </w:r>
      <w:r w:rsidRPr="007F3E90">
        <w:rPr>
          <w:rStyle w:val="Rimandonotaapidipagina"/>
          <w:sz w:val="24"/>
          <w:szCs w:val="24"/>
        </w:rPr>
        <w:footnoteReference w:id="97"/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da sette lire cinquecento sessanta, che rivengono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fiorini mille quattrocento contato lo scudo cinquanta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piacchi. Et questo per esser stato accordato,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concesso da me al detto Capitano a’ 15 maggio nel porto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Tessel mentre stava sulla partenza con</w:t>
      </w:r>
      <w:r w:rsidRPr="007F3E90">
        <w:rPr>
          <w:rStyle w:val="Rimandonotaapidipagina"/>
          <w:sz w:val="24"/>
          <w:szCs w:val="24"/>
        </w:rPr>
        <w:footnoteReference w:id="98"/>
      </w:r>
      <w:r w:rsidRPr="007F3E90">
        <w:rPr>
          <w:sz w:val="24"/>
          <w:szCs w:val="24"/>
        </w:rPr>
        <w:t xml:space="preserve"> le navi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da sua Serenità sarebbono stati accettati, et ciò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v[i]rtù</w:t>
      </w:r>
      <w:r w:rsidRPr="007F3E90">
        <w:rPr>
          <w:rStyle w:val="Rimandonotaapidipagina"/>
          <w:sz w:val="24"/>
          <w:szCs w:val="24"/>
        </w:rPr>
        <w:footnoteReference w:id="99"/>
      </w:r>
      <w:r w:rsidRPr="007F3E90">
        <w:rPr>
          <w:sz w:val="24"/>
          <w:szCs w:val="24"/>
        </w:rPr>
        <w:t xml:space="preserve"> della commessione, che n’hebbi in questo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particolare con lettere dell’eccellentissimo Senato de’ 27 aprile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316742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23v / </w:t>
      </w:r>
    </w:p>
    <w:p w14:paraId="5F72FACC" w14:textId="4C9EEC79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havendo esso </w:t>
      </w:r>
      <w:ins w:id="776" w:author="Giorgia" w:date="2023-03-11T18:29:00Z">
        <w:r w:rsidR="001650B4">
          <w:rPr>
            <w:sz w:val="24"/>
            <w:szCs w:val="24"/>
          </w:rPr>
          <w:t>C</w:t>
        </w:r>
      </w:ins>
      <w:del w:id="777" w:author="Giorgia" w:date="2023-03-11T18:29:00Z">
        <w:r w:rsidRPr="007F3E90" w:rsidDel="001650B4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apitano all’incontro cesso alla pretensione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denaro, che li veniva per la levata di detti ottanta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fanti, come nella scrittura segnata per mano mia,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del Colonello. Se ben lo stesso Capitano si prometteva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dalla munificenza publica li sarebbe stato fatto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pagare ancor li mille fiorini overo quattrocento scudi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tanto importarebbe per la levata in ragion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dodici fiorini, et mezo per testa.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90C3CE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Oltre le dette summe, che devono esser contate in credito alla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serenissima Republica si aggiungono le spese de’ viveri,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capitani delle navi haveranno fatto alli soldati,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officiali del reggimento essendosi esborsato ad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ogni capitano di dette navi quanto importa doi mesi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viveri per mille ottanta fanti di che doverà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esserne fatto il disconto in ragion di sei piacchi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testa per giorno per li soldati, che mangiano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fuori della camera di puppa, et dieci piacchi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giorno per quelli mangiano dentro a detta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camera. Nel </w:t>
      </w:r>
      <w:r w:rsidRPr="00200D53">
        <w:rPr>
          <w:sz w:val="24"/>
          <w:szCs w:val="24"/>
        </w:rPr>
        <w:t xml:space="preserve">che non può esser sua Serenità ingannata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quando però li capitani de’ vasselli non s’accordino col colonello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et capitano del reggimento a voler fraudare. La qual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fraude consisterebbe nell’accordarsi insieme circa li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soldati che potessero mancare o per fuga o per morte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non li notando li capitani de’ vasselli</w:t>
      </w:r>
      <w:r w:rsidRPr="00200D53">
        <w:rPr>
          <w:rStyle w:val="Rimandonotaapidipagina"/>
          <w:sz w:val="24"/>
          <w:szCs w:val="24"/>
        </w:rPr>
        <w:footnoteReference w:id="100"/>
      </w:r>
      <w:r w:rsidRPr="00200D53">
        <w:rPr>
          <w:sz w:val="24"/>
          <w:szCs w:val="24"/>
        </w:rPr>
        <w:t xml:space="preserve"> nei loro libri a ciò deputati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et come hanno in obligo per giuramento da me dato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ad essi</w:t>
      </w:r>
      <w:r w:rsidRPr="00200D53">
        <w:rPr>
          <w:rStyle w:val="Rimandonotaapidipagina"/>
          <w:sz w:val="24"/>
          <w:szCs w:val="24"/>
        </w:rPr>
        <w:footnoteReference w:id="101"/>
      </w:r>
      <w:r w:rsidRPr="00200D53">
        <w:rPr>
          <w:sz w:val="24"/>
          <w:szCs w:val="24"/>
        </w:rPr>
        <w:t xml:space="preserve"> al giorno preciso della morte</w:t>
      </w:r>
      <w:r w:rsidRPr="00200D53">
        <w:rPr>
          <w:rStyle w:val="Rimandonotaapidipagina"/>
          <w:sz w:val="24"/>
          <w:szCs w:val="24"/>
        </w:rPr>
        <w:footnoteReference w:id="102"/>
      </w:r>
      <w:r w:rsidRPr="00200D53">
        <w:rPr>
          <w:sz w:val="24"/>
          <w:szCs w:val="24"/>
        </w:rPr>
        <w:t xml:space="preserve"> o fuga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ma </w:t>
      </w:r>
      <w:proofErr w:type="gramStart"/>
      <w:r w:rsidRPr="00200D53">
        <w:rPr>
          <w:sz w:val="24"/>
          <w:szCs w:val="24"/>
        </w:rPr>
        <w:t>qualche giorni</w:t>
      </w:r>
      <w:proofErr w:type="gramEnd"/>
      <w:r w:rsidRPr="00200D53">
        <w:rPr>
          <w:sz w:val="24"/>
          <w:szCs w:val="24"/>
        </w:rPr>
        <w:t xml:space="preserve"> doppo, andando a parte dell’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utile con li capitani di essi soldati. Il che resta rimesso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alla conscienza delli uni, et </w:t>
      </w:r>
      <w:proofErr w:type="gramStart"/>
      <w:r w:rsidRPr="00200D53">
        <w:rPr>
          <w:sz w:val="24"/>
          <w:szCs w:val="24"/>
        </w:rPr>
        <w:t>gl’altri</w:t>
      </w:r>
      <w:proofErr w:type="gramEnd"/>
      <w:r w:rsidRPr="00200D53">
        <w:rPr>
          <w:sz w:val="24"/>
          <w:szCs w:val="24"/>
        </w:rPr>
        <w:t xml:space="preserve"> capitani. Et quando </w:t>
      </w:r>
      <w:r w:rsidRPr="00200D53">
        <w:rPr>
          <w:color w:val="auto"/>
          <w:sz w:val="24"/>
          <w:szCs w:val="24"/>
        </w:rPr>
        <w:t>|</w:t>
      </w:r>
      <w:r w:rsidRPr="00200D53">
        <w:rPr>
          <w:sz w:val="24"/>
          <w:szCs w:val="24"/>
        </w:rPr>
        <w:t xml:space="preserve"> non vi sia stato accordo né il capitano</w:t>
      </w:r>
      <w:r w:rsidRPr="007F3E90">
        <w:rPr>
          <w:sz w:val="24"/>
          <w:szCs w:val="24"/>
        </w:rPr>
        <w:t xml:space="preserve"> de’ soldati vorrà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star di sotto; né meno quello della nave, et si portarà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conto netto della spesa.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58926C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24r / </w:t>
      </w:r>
    </w:p>
    <w:p w14:paraId="39A0CD33" w14:textId="74C623F2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queste spese de’ viveri pareva, che ’l Colonello si promettesse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sua</w:t>
      </w:r>
      <w:r w:rsidRPr="007F3E90">
        <w:rPr>
          <w:rStyle w:val="Rimandonotaapidipagina"/>
          <w:sz w:val="24"/>
          <w:szCs w:val="24"/>
        </w:rPr>
        <w:footnoteReference w:id="103"/>
      </w:r>
      <w:r w:rsidRPr="007F3E90">
        <w:rPr>
          <w:sz w:val="24"/>
          <w:szCs w:val="24"/>
        </w:rPr>
        <w:t xml:space="preserve"> Serenità non havesse a ribattergli alcuna cosa né a lui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né a tutto il resto del reggimento dall’imbarco in questi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paesi fino all’arrivo nello </w:t>
      </w:r>
      <w:commentRangeStart w:id="783"/>
      <w:commentRangeStart w:id="784"/>
      <w:ins w:id="785" w:author="Giorgia" w:date="2023-03-11T16:50:00Z">
        <w:r w:rsidR="00F175AB">
          <w:rPr>
            <w:sz w:val="24"/>
            <w:szCs w:val="24"/>
          </w:rPr>
          <w:t>s</w:t>
        </w:r>
        <w:commentRangeEnd w:id="783"/>
        <w:r w:rsidR="00F175AB">
          <w:rPr>
            <w:rStyle w:val="Rimandocommento"/>
          </w:rPr>
          <w:commentReference w:id="783"/>
        </w:r>
      </w:ins>
      <w:commentRangeEnd w:id="784"/>
      <w:r w:rsidR="00701DAF">
        <w:rPr>
          <w:rStyle w:val="Rimandocommento"/>
        </w:rPr>
        <w:commentReference w:id="784"/>
      </w:r>
      <w:del w:id="786" w:author="Giorgia" w:date="2023-03-11T16:50:00Z">
        <w:r w:rsidRPr="007F3E90" w:rsidDel="00F175AB">
          <w:rPr>
            <w:sz w:val="24"/>
            <w:szCs w:val="24"/>
          </w:rPr>
          <w:delText>S</w:delText>
        </w:r>
      </w:del>
      <w:r w:rsidRPr="007F3E90">
        <w:rPr>
          <w:sz w:val="24"/>
          <w:szCs w:val="24"/>
        </w:rPr>
        <w:t>tato della serenissima</w:t>
      </w:r>
      <w:r w:rsidRPr="007F3E90">
        <w:rPr>
          <w:rStyle w:val="Rimandonotaapidipagina"/>
          <w:sz w:val="24"/>
          <w:szCs w:val="24"/>
        </w:rPr>
        <w:footnoteReference w:id="104"/>
      </w:r>
      <w:r w:rsidRPr="007F3E90">
        <w:rPr>
          <w:sz w:val="24"/>
          <w:szCs w:val="24"/>
        </w:rPr>
        <w:t xml:space="preserve"> Republica</w:t>
      </w:r>
      <w:r w:rsidRPr="007F3E90">
        <w:rPr>
          <w:rStyle w:val="Rimandonotaapidipagina"/>
          <w:sz w:val="24"/>
          <w:szCs w:val="24"/>
        </w:rPr>
        <w:footnoteReference w:id="105"/>
      </w:r>
      <w:r w:rsidRPr="007F3E90">
        <w:rPr>
          <w:sz w:val="24"/>
          <w:szCs w:val="24"/>
        </w:rPr>
        <w:t xml:space="preserve">. </w:t>
      </w:r>
      <w:r w:rsidRPr="007F3E90">
        <w:rPr>
          <w:color w:val="auto"/>
          <w:sz w:val="24"/>
          <w:szCs w:val="24"/>
        </w:rPr>
        <w:t>|</w:t>
      </w:r>
      <w:r w:rsidR="000F3843">
        <w:rPr>
          <w:sz w:val="24"/>
          <w:szCs w:val="24"/>
        </w:rPr>
        <w:t xml:space="preserve"> </w:t>
      </w:r>
    </w:p>
    <w:p w14:paraId="68ECE681" w14:textId="5B96916B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Come anco credeva, che li soldati olandesi fossero avantaggiati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li viveri in mare per esser più cari di là, che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qua, o che tirrassero la paga intera senza ribatter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viveri; et per questo volse che fosse posto nella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capitulatione il capitolo decimo settimo, che stando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mare il colonello con le truppe all’ubidienza dell’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eccellentissimo </w:t>
      </w:r>
      <w:r w:rsidRPr="00200D53">
        <w:rPr>
          <w:sz w:val="24"/>
          <w:szCs w:val="24"/>
        </w:rPr>
        <w:t xml:space="preserve">signor </w:t>
      </w:r>
      <w:ins w:id="793" w:author="Flavia Di Gi" w:date="2023-04-01T18:05:00Z">
        <w:r w:rsidR="00200D53" w:rsidRPr="00200D53">
          <w:rPr>
            <w:sz w:val="24"/>
            <w:szCs w:val="24"/>
            <w:rPrChange w:id="794" w:author="Flavia Di Gi" w:date="2023-04-01T18:05:00Z">
              <w:rPr>
                <w:sz w:val="24"/>
                <w:szCs w:val="24"/>
                <w:highlight w:val="yellow"/>
              </w:rPr>
            </w:rPrChange>
          </w:rPr>
          <w:t>G</w:t>
        </w:r>
      </w:ins>
      <w:del w:id="795" w:author="Flavia Di Gi" w:date="2023-04-01T18:05:00Z">
        <w:r w:rsidRPr="00200D53" w:rsidDel="00200D53">
          <w:rPr>
            <w:sz w:val="24"/>
            <w:szCs w:val="24"/>
          </w:rPr>
          <w:delText>g</w:delText>
        </w:r>
      </w:del>
      <w:r w:rsidRPr="00200D53">
        <w:rPr>
          <w:sz w:val="24"/>
          <w:szCs w:val="24"/>
        </w:rPr>
        <w:t>enerale</w:t>
      </w:r>
      <w:r w:rsidRPr="007F3E90">
        <w:rPr>
          <w:sz w:val="24"/>
          <w:szCs w:val="24"/>
        </w:rPr>
        <w:t xml:space="preserve">, vuol esser trattato, come sono stati trattati,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si trattano quelli olandesi, che servono sua Serenità in mare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quanto al particolar de’ viveri.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353DFE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 bene</w:t>
      </w:r>
      <w:r w:rsidRPr="007F3E90">
        <w:rPr>
          <w:rStyle w:val="Rimandonotaapidipagina"/>
          <w:sz w:val="24"/>
          <w:szCs w:val="24"/>
        </w:rPr>
        <w:footnoteReference w:id="106"/>
      </w:r>
      <w:r w:rsidRPr="007F3E90">
        <w:rPr>
          <w:sz w:val="24"/>
          <w:szCs w:val="24"/>
        </w:rPr>
        <w:t xml:space="preserve"> con mie lettere de’ 19 giugno nel fine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prima toccai tanto, che bastava alla prudenza </w:t>
      </w:r>
      <w:r w:rsidRPr="007F3E90">
        <w:rPr>
          <w:sz w:val="24"/>
          <w:szCs w:val="24"/>
        </w:rPr>
        <w:lastRenderedPageBreak/>
        <w:t xml:space="preserve">dell’eccellentissimo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Senato per evitar ogni disordine, che potesse nascer toccante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paga della soldatesca del detto signor Anstenraedt massime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trovandosi l’altre truppe olandesi in armata, mi par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bene di riverentemente replicare, che</w:t>
      </w:r>
      <w:r w:rsidRPr="007F3E90">
        <w:rPr>
          <w:rStyle w:val="Rimandonotaapidipagina"/>
          <w:sz w:val="24"/>
          <w:szCs w:val="24"/>
        </w:rPr>
        <w:footnoteReference w:id="107"/>
      </w:r>
      <w:r w:rsidRPr="007F3E90">
        <w:rPr>
          <w:sz w:val="24"/>
          <w:szCs w:val="24"/>
        </w:rPr>
        <w:t xml:space="preserve"> sarà prudente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consiglio, che sia posto ordine tale, che non habbi questo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reggimento ad invidiar</w:t>
      </w:r>
      <w:r w:rsidRPr="007F3E90">
        <w:rPr>
          <w:rStyle w:val="Rimandonotaapidipagina"/>
          <w:sz w:val="24"/>
          <w:szCs w:val="24"/>
        </w:rPr>
        <w:footnoteReference w:id="108"/>
      </w:r>
      <w:r w:rsidRPr="007F3E90">
        <w:rPr>
          <w:sz w:val="24"/>
          <w:szCs w:val="24"/>
        </w:rPr>
        <w:t xml:space="preserve"> all’altro del signor Rocalaura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vantaggio, che ha nella pagha avendo il signor Ansten-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raedt cento scudi meno per ogni centocinquanta teste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quello ha il Rocalaura, et più che credo che lo scudo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Rocalaura sia in spetie overo a valor di moneta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banco, et questo dell’Anstenraedt è di moneta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corrente di Venetia ridotto qui a cinquanta piacchi.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Calculato questo interesse, che riesce di qualche momento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potrebbe causar disordine, et disgusto, ancorché come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significai in dette lettere dei 19 giugno le capitulationi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parlino chiaro, l’interesse nondimeno fa scordar l’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obligo, et potrebbe se non direttamente</w:t>
      </w:r>
      <w:r w:rsidRPr="007F3E90">
        <w:rPr>
          <w:rStyle w:val="Rimandonotaapidipagina"/>
          <w:sz w:val="24"/>
          <w:szCs w:val="24"/>
        </w:rPr>
        <w:footnoteReference w:id="109"/>
      </w:r>
      <w:r w:rsidRPr="007F3E90">
        <w:rPr>
          <w:sz w:val="24"/>
          <w:szCs w:val="24"/>
        </w:rPr>
        <w:t xml:space="preserve"> indirettamente almeno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muoversi humori pregiudiciali al servitio publico: ond[e]</w:t>
      </w:r>
      <w:r w:rsidRPr="007F3E90">
        <w:rPr>
          <w:rStyle w:val="Rimandonotaapidipagina"/>
          <w:sz w:val="24"/>
          <w:szCs w:val="24"/>
        </w:rPr>
        <w:footnoteReference w:id="110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</w:p>
    <w:p w14:paraId="23C21A4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24v / </w:t>
      </w:r>
    </w:p>
    <w:p w14:paraId="687702D0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o la seperatione di questo dal reggimento del Rocalaura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altro più proprio termine sarà effetto della summa</w:t>
      </w:r>
      <w:r w:rsidRPr="007F3E90">
        <w:rPr>
          <w:rStyle w:val="Rimandonotaapidipagina"/>
          <w:sz w:val="24"/>
          <w:szCs w:val="24"/>
        </w:rPr>
        <w:footnoteReference w:id="111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prudenza dell’eccellentissimo Senato.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8B3CA6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Colonello, et il suo reggimento è assicurato per sei mesi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servitio con libertà</w:t>
      </w:r>
      <w:r w:rsidRPr="007F3E90">
        <w:rPr>
          <w:rStyle w:val="Rimandonotaapidipagina"/>
          <w:sz w:val="24"/>
          <w:szCs w:val="24"/>
        </w:rPr>
        <w:footnoteReference w:id="112"/>
      </w:r>
      <w:r w:rsidRPr="007F3E90">
        <w:rPr>
          <w:sz w:val="24"/>
          <w:szCs w:val="24"/>
        </w:rPr>
        <w:t xml:space="preserve"> alla Serenissima di prorogare il tempo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fornirà </w:t>
      </w:r>
      <w:proofErr w:type="gramStart"/>
      <w:r w:rsidRPr="007F3E90">
        <w:rPr>
          <w:sz w:val="24"/>
          <w:szCs w:val="24"/>
        </w:rPr>
        <w:t>tra li</w:t>
      </w:r>
      <w:proofErr w:type="gramEnd"/>
      <w:r w:rsidRPr="007F3E90">
        <w:rPr>
          <w:sz w:val="24"/>
          <w:szCs w:val="24"/>
        </w:rPr>
        <w:t xml:space="preserve"> disnove, et 22 del mese di settembre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prossimo, con le medesime conditioni, et a questo si è obligato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tuttavia non m’assicuro, ch’egli, et li capitani suoi non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siano per pretender vantaggio nelle paghe, et tentar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ch’elle siano ridotte alla conditione delle altri</w:t>
      </w:r>
      <w:r w:rsidRPr="007F3E90">
        <w:rPr>
          <w:rStyle w:val="Rimandonotaapidipagina"/>
          <w:sz w:val="24"/>
          <w:szCs w:val="24"/>
        </w:rPr>
        <w:footnoteReference w:id="113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Olandesi, che sono in servitio.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4693114" w14:textId="0F015098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Io non accordai stipendio proprio al Colonello, né al capitano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Enzidel dichiarato da lui per luogotenente del reggimento,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meno al capitano Beauprau, come nominato sargente maggiore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lasciando alla dispositione</w:t>
      </w:r>
      <w:r w:rsidRPr="007F3E90">
        <w:rPr>
          <w:rStyle w:val="Rimandonotaapidipagina"/>
          <w:sz w:val="24"/>
          <w:szCs w:val="24"/>
        </w:rPr>
        <w:footnoteReference w:id="114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sua Serenità la confermatione di questi officiali;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anco il riconoscerli di stipendio dal tempo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loro nominatione come appare nel capitolo secondo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dell’accordato con me, che però dice che si rimette al bene-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placito della serenissima Republica o per essa di quello delli sopradetti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eccellentissimi generali o di altri</w:t>
      </w:r>
      <w:r w:rsidRPr="007F3E90">
        <w:rPr>
          <w:rStyle w:val="Rimandonotaapidipagina"/>
          <w:sz w:val="24"/>
          <w:szCs w:val="24"/>
        </w:rPr>
        <w:footnoteReference w:id="115"/>
      </w:r>
      <w:r w:rsidRPr="007F3E90">
        <w:rPr>
          <w:sz w:val="24"/>
          <w:szCs w:val="24"/>
        </w:rPr>
        <w:t xml:space="preserve"> suoi rappresentanti l’acconsen-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tirli la nominatione delli officiali, che si richiedono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allo stato di colonello; et quando la detta Republica o 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sudetti per nome suo troveranno buono acconsentirgli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quanto è sudetto, d’allhora, che ciò sarà stabilito,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comincieranno a ricever gl’honori, utilità, et emolumenti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proprii. Et seguita nel terzo capitolo che quanto 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tempo scorso dalla prima mostra, che farà in questi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paesi, sendo accordato, et stabilito quanto è sopradetto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pretenderà il detto signor </w:t>
      </w:r>
      <w:ins w:id="800" w:author="Giorgia" w:date="2023-03-11T18:16:00Z">
        <w:r w:rsidR="00C96CC5">
          <w:rPr>
            <w:sz w:val="24"/>
            <w:szCs w:val="24"/>
          </w:rPr>
          <w:t>C</w:t>
        </w:r>
      </w:ins>
      <w:del w:id="801" w:author="Giorgia" w:date="2023-03-11T18:16:00Z">
        <w:r w:rsidRPr="007F3E90" w:rsidDel="00C96CC5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olonello</w:t>
      </w:r>
      <w:r w:rsidRPr="007F3E90">
        <w:rPr>
          <w:rStyle w:val="Rimandonotaapidipagina"/>
          <w:sz w:val="24"/>
          <w:szCs w:val="24"/>
        </w:rPr>
        <w:footnoteReference w:id="116"/>
      </w:r>
      <w:r w:rsidRPr="007F3E90">
        <w:rPr>
          <w:sz w:val="24"/>
          <w:szCs w:val="24"/>
        </w:rPr>
        <w:t xml:space="preserve"> altro che rimettersi alla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discrettione, et munificenza della serenissima Republica.</w:t>
      </w:r>
      <w:r w:rsidRPr="007F3E90">
        <w:rPr>
          <w:rStyle w:val="Rimandonotaapidipagina"/>
          <w:sz w:val="24"/>
          <w:szCs w:val="24"/>
        </w:rPr>
        <w:footnoteReference w:id="117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28CADAC" w14:textId="3FA426D6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La quale per</w:t>
      </w:r>
      <w:ins w:id="803" w:author="Giorgia" w:date="2023-03-11T15:04:00Z">
        <w:r w:rsidR="006C5A82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tanto</w:t>
      </w:r>
      <w:r w:rsidRPr="007F3E90">
        <w:rPr>
          <w:rStyle w:val="Rimandonotaapidipagina"/>
          <w:sz w:val="24"/>
          <w:szCs w:val="24"/>
        </w:rPr>
        <w:footnoteReference w:id="118"/>
      </w:r>
      <w:r w:rsidRPr="007F3E90">
        <w:rPr>
          <w:sz w:val="24"/>
          <w:szCs w:val="24"/>
        </w:rPr>
        <w:t xml:space="preserve"> in ciò, et nel resto doverà mirare più al servitio che può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[ri]trare</w:t>
      </w:r>
      <w:r w:rsidRPr="007F3E90">
        <w:rPr>
          <w:rStyle w:val="Rimandonotaapidipagina"/>
          <w:sz w:val="24"/>
          <w:szCs w:val="24"/>
        </w:rPr>
        <w:footnoteReference w:id="119"/>
      </w:r>
      <w:r w:rsidRPr="007F3E90">
        <w:rPr>
          <w:sz w:val="24"/>
          <w:szCs w:val="24"/>
        </w:rPr>
        <w:t xml:space="preserve"> da quest’huomo, et dai capitani del suo reggimento, che </w:t>
      </w:r>
      <w:r w:rsidRPr="007F3E90">
        <w:rPr>
          <w:color w:val="auto"/>
          <w:sz w:val="24"/>
          <w:szCs w:val="24"/>
        </w:rPr>
        <w:t>|</w:t>
      </w:r>
    </w:p>
    <w:p w14:paraId="59EF7E6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25r / </w:t>
      </w:r>
    </w:p>
    <w:p w14:paraId="53D1AE0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ad altro potendo così obligar questi, et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della Natione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ad offerir</w:t>
      </w:r>
      <w:r w:rsidRPr="007F3E90">
        <w:rPr>
          <w:rStyle w:val="Rimandonotaapidipagina"/>
          <w:sz w:val="24"/>
          <w:szCs w:val="24"/>
        </w:rPr>
        <w:footnoteReference w:id="120"/>
      </w:r>
      <w:r w:rsidRPr="007F3E90">
        <w:rPr>
          <w:sz w:val="24"/>
          <w:szCs w:val="24"/>
        </w:rPr>
        <w:t xml:space="preserve"> il suo servitio, et mostrarseli</w:t>
      </w:r>
      <w:r w:rsidRPr="007F3E90">
        <w:rPr>
          <w:rStyle w:val="Rimandonotaapidipagina"/>
          <w:sz w:val="24"/>
          <w:szCs w:val="24"/>
        </w:rPr>
        <w:footnoteReference w:id="121"/>
      </w:r>
      <w:r w:rsidRPr="007F3E90">
        <w:rPr>
          <w:sz w:val="24"/>
          <w:szCs w:val="24"/>
        </w:rPr>
        <w:t xml:space="preserve"> devoti, et affettionati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essendo cosa con che la serenissima Republica possi </w:t>
      </w:r>
      <w:r w:rsidRPr="007F3E90">
        <w:rPr>
          <w:sz w:val="24"/>
          <w:szCs w:val="24"/>
        </w:rPr>
        <w:lastRenderedPageBreak/>
        <w:t>avantagg[i]ar</w:t>
      </w:r>
      <w:r w:rsidRPr="007F3E90">
        <w:rPr>
          <w:rStyle w:val="Rimandonotaapidipagina"/>
          <w:sz w:val="24"/>
          <w:szCs w:val="24"/>
        </w:rPr>
        <w:footnoteReference w:id="122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più li suoi interessi da questa parte, et con questa Natione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con simili dimostrationi.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E0E369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7251C002" w14:textId="7B356AE2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25v</w:t>
      </w:r>
      <w:ins w:id="804" w:author="Flavia Di Gi" w:date="2023-03-19T17:02:00Z">
        <w:r w:rsidR="00E43DF7">
          <w:rPr>
            <w:sz w:val="24"/>
            <w:szCs w:val="24"/>
          </w:rPr>
          <w:t>B</w:t>
        </w:r>
      </w:ins>
      <w:del w:id="805" w:author="Flavia Di Gi" w:date="2023-03-19T17:02:00Z">
        <w:r w:rsidRPr="007F3E90" w:rsidDel="00E43DF7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 / </w:t>
      </w:r>
    </w:p>
    <w:p w14:paraId="453FF58D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4 |</w:t>
      </w:r>
    </w:p>
    <w:p w14:paraId="41BC008F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Informatione toccante il reggimento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signor colonello</w:t>
      </w:r>
      <w:r w:rsidRPr="007F3E90">
        <w:rPr>
          <w:rStyle w:val="Rimandonotaapidipagina"/>
          <w:sz w:val="24"/>
          <w:szCs w:val="24"/>
        </w:rPr>
        <w:footnoteReference w:id="123"/>
      </w:r>
      <w:r w:rsidRPr="007F3E90">
        <w:rPr>
          <w:sz w:val="24"/>
          <w:szCs w:val="24"/>
        </w:rPr>
        <w:t xml:space="preserve"> Amstenraedt</w:t>
      </w:r>
      <w:del w:id="806" w:author="Flavia Di Gi" w:date="2023-03-19T17:51:00Z">
        <w:r w:rsidRPr="007F3E90" w:rsidDel="00AA21AD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46E3BB9" w14:textId="68B114A5" w:rsidR="00C856E1" w:rsidRPr="007F3E90" w:rsidRDefault="00F31E84" w:rsidP="007F3E90">
      <w:pPr>
        <w:widowControl w:val="0"/>
        <w:snapToGrid w:val="0"/>
        <w:jc w:val="both"/>
        <w:rPr>
          <w:sz w:val="24"/>
          <w:szCs w:val="24"/>
        </w:rPr>
      </w:pPr>
      <w:ins w:id="807" w:author="Flavia Di Gi" w:date="2023-03-19T18:12:00Z">
        <w:r>
          <w:rPr>
            <w:sz w:val="24"/>
            <w:szCs w:val="24"/>
          </w:rPr>
          <w:t>n</w:t>
        </w:r>
      </w:ins>
      <w:del w:id="808" w:author="Flavia Di Gi" w:date="2023-03-19T17:51:00Z">
        <w:r w:rsidR="00C856E1" w:rsidRPr="007F3E90" w:rsidDel="00AA21AD">
          <w:rPr>
            <w:sz w:val="24"/>
            <w:szCs w:val="24"/>
          </w:rPr>
          <w:delText>N</w:delText>
        </w:r>
      </w:del>
      <w:r w:rsidR="00C856E1" w:rsidRPr="007F3E90">
        <w:rPr>
          <w:sz w:val="24"/>
          <w:szCs w:val="24"/>
        </w:rPr>
        <w:t>elle prime</w:t>
      </w:r>
      <w:del w:id="809" w:author="Flavia Di Gi" w:date="2023-03-19T17:51:00Z">
        <w:r w:rsidR="00C856E1" w:rsidRPr="007F3E90" w:rsidDel="00AA21AD">
          <w:rPr>
            <w:sz w:val="24"/>
            <w:szCs w:val="24"/>
          </w:rPr>
          <w:delText>.</w:delText>
        </w:r>
      </w:del>
      <w:r w:rsidR="00C856E1" w:rsidRPr="007F3E90">
        <w:rPr>
          <w:sz w:val="24"/>
          <w:szCs w:val="24"/>
        </w:rPr>
        <w:t xml:space="preserve"> </w:t>
      </w:r>
      <w:r w:rsidR="00C856E1" w:rsidRPr="007F3E90">
        <w:rPr>
          <w:color w:val="auto"/>
          <w:sz w:val="24"/>
          <w:szCs w:val="24"/>
        </w:rPr>
        <w:t>|</w:t>
      </w:r>
      <w:r w:rsidR="00C856E1" w:rsidRPr="007F3E90">
        <w:rPr>
          <w:sz w:val="24"/>
          <w:szCs w:val="24"/>
        </w:rPr>
        <w:t xml:space="preserve"> </w:t>
      </w:r>
    </w:p>
    <w:p w14:paraId="73F616E0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42D8741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04EA01E7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11</w:t>
      </w:r>
    </w:p>
    <w:p w14:paraId="2057BE35" w14:textId="77777777" w:rsidR="00C856E1" w:rsidRPr="007F3E90" w:rsidRDefault="00C856E1" w:rsidP="00CD7893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IV al n. 12 (cc. 26r-27v)</w:t>
      </w:r>
    </w:p>
    <w:p w14:paraId="6128AF13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70D1521A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26r / </w:t>
      </w:r>
    </w:p>
    <w:p w14:paraId="2947A65C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Copia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CC5D517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lettere dell’Haya n° 51 de’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14 agosto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C8C99A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08EEEA98" w14:textId="5F56141A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residente per la serenissima </w:t>
      </w:r>
      <w:r w:rsidRPr="00554519">
        <w:rPr>
          <w:sz w:val="24"/>
          <w:szCs w:val="24"/>
          <w:rPrChange w:id="810" w:author="Giorgia" w:date="2023-03-10T18:04:00Z">
            <w:rPr>
              <w:sz w:val="24"/>
              <w:szCs w:val="24"/>
              <w:highlight w:val="yellow"/>
            </w:rPr>
          </w:rPrChange>
        </w:rPr>
        <w:t>re</w:t>
      </w:r>
      <w:r w:rsidRPr="007F3E90">
        <w:rPr>
          <w:sz w:val="24"/>
          <w:szCs w:val="24"/>
        </w:rPr>
        <w:t xml:space="preserve">publica di Venetia et appresso li signori Stati Generali delle Province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Unite de’ Paesi Bassi </w:t>
      </w:r>
      <w:r w:rsidRPr="00C544BE">
        <w:rPr>
          <w:sz w:val="24"/>
          <w:szCs w:val="24"/>
        </w:rPr>
        <w:t xml:space="preserve">a tutti quelli che vedranno, et leggeranno le presenti, et particularmente alli </w:t>
      </w:r>
      <w:r w:rsidRPr="00C544BE">
        <w:rPr>
          <w:color w:val="auto"/>
          <w:sz w:val="24"/>
          <w:szCs w:val="24"/>
        </w:rPr>
        <w:t>|</w:t>
      </w:r>
      <w:r w:rsidRPr="00C544BE">
        <w:rPr>
          <w:sz w:val="24"/>
          <w:szCs w:val="24"/>
        </w:rPr>
        <w:t xml:space="preserve"> eccellentissimi signori </w:t>
      </w:r>
      <w:ins w:id="811" w:author="Giorgia" w:date="2023-03-11T17:14:00Z">
        <w:r w:rsidR="00B85710" w:rsidRPr="00C544BE">
          <w:rPr>
            <w:sz w:val="24"/>
            <w:szCs w:val="24"/>
            <w:rPrChange w:id="812" w:author="Flavia Di Gi" w:date="2023-04-01T18:07:00Z">
              <w:rPr>
                <w:sz w:val="24"/>
                <w:szCs w:val="24"/>
                <w:highlight w:val="yellow"/>
              </w:rPr>
            </w:rPrChange>
          </w:rPr>
          <w:t>C</w:t>
        </w:r>
      </w:ins>
      <w:del w:id="813" w:author="Giorgia" w:date="2023-03-11T17:14:00Z">
        <w:r w:rsidRPr="00C544BE" w:rsidDel="00B85710">
          <w:rPr>
            <w:sz w:val="24"/>
            <w:szCs w:val="24"/>
          </w:rPr>
          <w:delText>c</w:delText>
        </w:r>
      </w:del>
      <w:r w:rsidRPr="00C544BE">
        <w:rPr>
          <w:sz w:val="24"/>
          <w:szCs w:val="24"/>
        </w:rPr>
        <w:t>apitano</w:t>
      </w:r>
      <w:r w:rsidRPr="007F3E90">
        <w:rPr>
          <w:sz w:val="24"/>
          <w:szCs w:val="24"/>
        </w:rPr>
        <w:t xml:space="preserve"> general da mare della detta serenissima Republica et proveditori generali illustrissimi capi da mare, capitano delle nave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armate rettori di Corfù, et altri rappresentanti, et ministri di essa serenissima Republica si fa noto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havendomi sua Serenità data commissione di far provisione in queste Province Unite, di dodici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vascelli, et d’armarli ad uso di guerra per difender il Dominio, Stato, et sudditi di sua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contro chi vuol tentar d’invaderli; a che havendo prontamente acconsentito li eccellentissimi signori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Stati Generali delle dette Province Unite de’ Paesi Bassi, et dovendo ogni nave, esser provista di un buo-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no, esperto, et valoroso capitano, et particularmente di suggetto ch’oltre l’esser capitano habbi anco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carica della condotta di tutta la flotta, et sappi quello sia proprio non solo per la marinarezza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 anco, habbi cognition del navigare, et guerreggiar in mare; a fin ch’el servitio della serenissima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Republica et delle cose sue riesca tanto più fruttuoso, et utile; essendomi stato nominato, et rap-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resentato dal signor prencipe Mauritio prencipe di Oranges etc. il strenuo Melchior Vanden Kerchoven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soggetto proprio, et qual si ricerca in affare, et ispedition di tanto momento, l’ho però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eletto, et dichiarato come per le presenti l’eleggo, et dechiaro, come amiraglio delli detti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dodici vascelli, et capitano sopra uno</w:t>
      </w:r>
      <w:r w:rsidRPr="007F3E90">
        <w:rPr>
          <w:rStyle w:val="Rimandonotaapidipagina"/>
          <w:sz w:val="24"/>
          <w:szCs w:val="24"/>
        </w:rPr>
        <w:footnoteReference w:id="124"/>
      </w:r>
      <w:r w:rsidRPr="007F3E90">
        <w:rPr>
          <w:sz w:val="24"/>
          <w:szCs w:val="24"/>
        </w:rPr>
        <w:t xml:space="preserve"> di essi</w:t>
      </w:r>
      <w:r w:rsidRPr="007F3E90">
        <w:rPr>
          <w:rStyle w:val="Rimandonotaapidipagina"/>
          <w:sz w:val="24"/>
          <w:szCs w:val="24"/>
        </w:rPr>
        <w:footnoteReference w:id="125"/>
      </w:r>
      <w:r w:rsidRPr="007F3E90">
        <w:rPr>
          <w:sz w:val="24"/>
          <w:szCs w:val="24"/>
        </w:rPr>
        <w:t xml:space="preserve"> nominato San Marco con ordine,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commissione di provederlo di tali officiali, et marinari ch’a lui sarà ordinato,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dovendo nel far il viaggio fin a Corfù ove doverà far capo con tutta la flotta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ricever da quell’illustrissimi rettori gl’ordini necessarii, osservare, et far osservare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agl’altri capitani officiali, et marinari l’instruttioni, et commissioni che qui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gli saran date per parte della detta serenissima Republica prestando, et facendo prestar ariva-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to nel golfo di Venetia al detto eccellentissimo Capitano generale, procuratori generali, capi da mare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altri publici rappresentanti la debita ubidienza, rispetto, et ossequio, sopra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doverà qui far il conveniente giuramento di fedeltà nelle mani delli consiglieri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deputati dalle Amiralità in questa provincia di Hollanda, et nelle mie mani an-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cora; et gionto all’armata della serenissima Republica prestar in mano dell’eccellentissimo Capitano generale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predetto, o altro ch’essercitasse la sua vice il giuramento di fedeltà, et ubidien-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za unito con gl’altri capitani et officiali della flotta tutta, et cadauno per sé separatamente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si conviene; comportandosi nel resto come ad un fedele, et valoroso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capitano si conviene; in fede di che saranno le presenti segnate di mia propria mano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fermate col solito sigillo di </w:t>
      </w:r>
      <w:ins w:id="814" w:author="Flavia Di Gi" w:date="2023-04-01T18:08:00Z">
        <w:r w:rsidR="00C544BE" w:rsidRPr="00C544BE">
          <w:rPr>
            <w:sz w:val="24"/>
            <w:szCs w:val="24"/>
            <w:rPrChange w:id="815" w:author="Flavia Di Gi" w:date="2023-04-01T18:08:00Z">
              <w:rPr>
                <w:sz w:val="24"/>
                <w:szCs w:val="24"/>
                <w:highlight w:val="yellow"/>
              </w:rPr>
            </w:rPrChange>
          </w:rPr>
          <w:t>s</w:t>
        </w:r>
      </w:ins>
      <w:del w:id="816" w:author="Flavia Di Gi" w:date="2023-04-01T18:08:00Z">
        <w:r w:rsidRPr="0065193C" w:rsidDel="00C544BE">
          <w:rPr>
            <w:sz w:val="24"/>
            <w:szCs w:val="24"/>
            <w:highlight w:val="yellow"/>
            <w:rPrChange w:id="817" w:author="Giorgia" w:date="2023-03-10T18:27:00Z">
              <w:rPr>
                <w:sz w:val="24"/>
                <w:szCs w:val="24"/>
              </w:rPr>
            </w:rPrChange>
          </w:rPr>
          <w:delText>S</w:delText>
        </w:r>
      </w:del>
      <w:r w:rsidRPr="007F3E90">
        <w:rPr>
          <w:sz w:val="24"/>
          <w:szCs w:val="24"/>
        </w:rPr>
        <w:t>an Marco. Dall’Haya a</w:t>
      </w:r>
      <w:ins w:id="818" w:author="Giorgia" w:date="2023-03-10T23:16:00Z">
        <w:r w:rsidR="00F37E0F">
          <w:rPr>
            <w:sz w:val="24"/>
            <w:szCs w:val="24"/>
          </w:rPr>
          <w:t>’</w:t>
        </w:r>
      </w:ins>
      <w:r w:rsidRPr="007F3E90">
        <w:rPr>
          <w:sz w:val="24"/>
          <w:szCs w:val="24"/>
        </w:rPr>
        <w:t xml:space="preserve"> </w:t>
      </w:r>
      <w:r w:rsidRPr="007F3E90">
        <w:rPr>
          <w:smallCaps/>
          <w:sz w:val="24"/>
          <w:szCs w:val="24"/>
        </w:rPr>
        <w:t>viii</w:t>
      </w:r>
      <w:r w:rsidRPr="007F3E90">
        <w:rPr>
          <w:sz w:val="24"/>
          <w:szCs w:val="24"/>
        </w:rPr>
        <w:t xml:space="preserve"> marzo 1618.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0AA7DAB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/ 26v / </w:t>
      </w:r>
    </w:p>
    <w:p w14:paraId="37A3E8A8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Copia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6213F36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6482CDB6" w14:textId="2E081AA8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per la serenissima </w:t>
      </w:r>
      <w:r w:rsidRPr="00554519">
        <w:rPr>
          <w:sz w:val="24"/>
          <w:szCs w:val="24"/>
          <w:rPrChange w:id="819" w:author="Giorgia" w:date="2023-03-10T18:04:00Z">
            <w:rPr>
              <w:sz w:val="24"/>
              <w:szCs w:val="24"/>
              <w:highlight w:val="yellow"/>
            </w:rPr>
          </w:rPrChange>
        </w:rPr>
        <w:t>r</w:t>
      </w:r>
      <w:r w:rsidRPr="007F3E90">
        <w:rPr>
          <w:sz w:val="24"/>
          <w:szCs w:val="24"/>
        </w:rPr>
        <w:t xml:space="preserve">epublica di Venetia residente et appresso li signori Stati Generali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delle Province Unite de’ Paesi Bassi. A tutti quelli che vedranno, et leggeranno le presenti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in particular alli eccellentissimi signori </w:t>
      </w:r>
      <w:del w:id="820" w:author="Giorgia" w:date="2023-03-11T17:14:00Z">
        <w:r w:rsidRPr="00B85710" w:rsidDel="00B85710">
          <w:rPr>
            <w:sz w:val="24"/>
            <w:szCs w:val="24"/>
            <w:highlight w:val="yellow"/>
            <w:rPrChange w:id="821" w:author="Giorgia" w:date="2023-03-11T17:11:00Z">
              <w:rPr>
                <w:sz w:val="24"/>
                <w:szCs w:val="24"/>
              </w:rPr>
            </w:rPrChange>
          </w:rPr>
          <w:delText>c</w:delText>
        </w:r>
      </w:del>
      <w:ins w:id="822" w:author="Giorgia" w:date="2023-03-11T17:14:00Z">
        <w:r w:rsidR="00B85710">
          <w:rPr>
            <w:sz w:val="24"/>
            <w:szCs w:val="24"/>
          </w:rPr>
          <w:t>C</w:t>
        </w:r>
      </w:ins>
      <w:r w:rsidRPr="007F3E90">
        <w:rPr>
          <w:sz w:val="24"/>
          <w:szCs w:val="24"/>
        </w:rPr>
        <w:t xml:space="preserve">apitano general da mare della detta serenissima Republica et proveditori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generali illustrissimi capi da mare, capitano delle navi armate, rettori di Corfù, et altri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publici rapresentanti, et ministri di essa serenissima Republica: fa noto che havendomi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sua Serenità data commissione di far provisione in queste Province Unite,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r w:rsidRPr="007F3E90">
        <w:rPr>
          <w:smallCaps/>
          <w:sz w:val="24"/>
          <w:szCs w:val="24"/>
        </w:rPr>
        <w:t>xii</w:t>
      </w:r>
      <w:r w:rsidRPr="007F3E90">
        <w:rPr>
          <w:sz w:val="24"/>
          <w:szCs w:val="24"/>
        </w:rPr>
        <w:t xml:space="preserve"> vascelli, et armarli ad uso di guerra per difender il Dominio, Stato,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sudditi di sua Serenità contro chi vuol tentar d’invaderli; a che havendo pron-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tamente acconsentito li signori Stati Generali delle dette Province Unite de’ Paesi Bassi,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dovendo ogni nave, esser provista di un buono, esperto, et valoroso capitano,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pratico della navigatione et proprio per guerreggiar in mare; a ciò che ’l servitio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serenissima Republica et delle cose sue; rieschi non meno fruttuoso che utile.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Sendomi stato nominato, et rappresentato dal signor prencipe Mauritio prencipe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Oranges etc. il capitano Jan Janson Linden per huomo valoroso, et tale qual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ricerca in affare, et spidittion di tanto momento; l’ho però in nome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detta serenissima Republica eletto, et dechiarato come per le presenti l’eleggo, et dechiaro come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capitano sopr’una delle </w:t>
      </w:r>
      <w:r w:rsidRPr="007F3E90">
        <w:rPr>
          <w:smallCaps/>
          <w:sz w:val="24"/>
          <w:szCs w:val="24"/>
        </w:rPr>
        <w:t>xii</w:t>
      </w:r>
      <w:r w:rsidRPr="007F3E90">
        <w:rPr>
          <w:sz w:val="24"/>
          <w:szCs w:val="24"/>
        </w:rPr>
        <w:t xml:space="preserve"> nave delle quali sarà amiraglio il strenuo Mel-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chior Vanden Kerchoven nominata Lo spechio, con ordine, et commissione ad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esso capitano di provederla di tali offitiali, et marinari ch’a lui sarà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ordinato, dovendo nel far il viaggio fin a Corfù ove tutta la flotta dovrà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far capo, osservar et far osservar le instruttioni, et commissioni che 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saranno date per parte della detta serenissima Republica et quello di più che dalli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illustrissimi rettori di Corfù potesse il detto Amiraglio, et esso Capitano con gl’altri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ricevere, prestando egli, et facendo prestar dalli sudetti offitiali, et marinari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detto eccellentissimo signor Capitano generale proveditori generali, et capi da mare, et altri publici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rappresentanti la debita ubidienza, rispetto, et ossequio, comportandosi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tutto come ad un fedele et valoroso capitan da mare si deve; sopra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doverà far il conveniente giuramento di fedeltà nelle mani delli consi-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glieri deputati dell'Amiralità in questa provincia di Hollanda, et nelle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91AA9D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27r / </w:t>
      </w:r>
    </w:p>
    <w:p w14:paraId="5EF18393" w14:textId="567774A6" w:rsidR="00C856E1" w:rsidRPr="007F3E90" w:rsidRDefault="00C856E1" w:rsidP="007F3E90">
      <w:pPr>
        <w:widowControl w:val="0"/>
        <w:snapToGrid w:val="0"/>
        <w:jc w:val="both"/>
        <w:rPr>
          <w:color w:val="auto"/>
          <w:sz w:val="24"/>
          <w:szCs w:val="24"/>
        </w:rPr>
      </w:pPr>
      <w:r w:rsidRPr="007F3E90">
        <w:rPr>
          <w:sz w:val="24"/>
          <w:szCs w:val="24"/>
        </w:rPr>
        <w:t xml:space="preserve">mie mani ancora; et giunto all’armata della serenissima Republica dovrà prestare in mano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dell’eccellentissimo Capitano general predetto, o altro che essercitasse la sua vice il 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giuramento di fedeltà unito con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amiraglio et capitani et separato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si conviene. In fede di che saranno le presenti sottoscritte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mia propria mano et sigillate con il solito </w:t>
      </w:r>
      <w:r w:rsidRPr="00C544BE">
        <w:rPr>
          <w:sz w:val="24"/>
          <w:szCs w:val="24"/>
        </w:rPr>
        <w:t xml:space="preserve">sigillo di </w:t>
      </w:r>
      <w:ins w:id="823" w:author="Flavia Di Gi" w:date="2023-04-01T18:10:00Z">
        <w:r w:rsidR="00C544BE" w:rsidRPr="00C544BE">
          <w:rPr>
            <w:sz w:val="24"/>
            <w:szCs w:val="24"/>
            <w:rPrChange w:id="824" w:author="Flavia Di Gi" w:date="2023-04-01T18:10:00Z">
              <w:rPr>
                <w:sz w:val="24"/>
                <w:szCs w:val="24"/>
                <w:highlight w:val="yellow"/>
              </w:rPr>
            </w:rPrChange>
          </w:rPr>
          <w:t>s</w:t>
        </w:r>
      </w:ins>
      <w:del w:id="825" w:author="Flavia Di Gi" w:date="2023-04-01T18:10:00Z">
        <w:r w:rsidRPr="00C544BE" w:rsidDel="00C544BE">
          <w:rPr>
            <w:sz w:val="24"/>
            <w:szCs w:val="24"/>
          </w:rPr>
          <w:delText>S</w:delText>
        </w:r>
      </w:del>
      <w:r w:rsidRPr="00C544BE">
        <w:rPr>
          <w:sz w:val="24"/>
          <w:szCs w:val="24"/>
        </w:rPr>
        <w:t>an</w:t>
      </w:r>
      <w:r w:rsidRPr="007F3E90">
        <w:rPr>
          <w:sz w:val="24"/>
          <w:szCs w:val="24"/>
        </w:rPr>
        <w:t xml:space="preserve"> Marco. </w:t>
      </w:r>
      <w:r w:rsidRPr="007F3E90">
        <w:rPr>
          <w:color w:val="auto"/>
          <w:sz w:val="24"/>
          <w:szCs w:val="24"/>
        </w:rPr>
        <w:t>|</w:t>
      </w:r>
    </w:p>
    <w:p w14:paraId="725197A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3F331E02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Date nell’Haya alli 9 di marzo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7130BD1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20B929A5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27vB / </w:t>
      </w:r>
    </w:p>
    <w:p w14:paraId="7A7F54D0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1 |</w:t>
      </w:r>
    </w:p>
    <w:p w14:paraId="01E5A069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Copie delle patenti date all’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Amiraglio et capitani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delle </w:t>
      </w:r>
      <w:r w:rsidRPr="007F3E90">
        <w:rPr>
          <w:smallCaps/>
          <w:sz w:val="24"/>
          <w:szCs w:val="24"/>
        </w:rPr>
        <w:t>xii</w:t>
      </w:r>
      <w:r w:rsidRPr="007F3E90">
        <w:rPr>
          <w:sz w:val="24"/>
          <w:szCs w:val="24"/>
        </w:rPr>
        <w:t xml:space="preserve"> nave armate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questi paesi per servitio | della serenissima Republica</w:t>
      </w:r>
      <w:del w:id="826" w:author="Flavia Di Gi" w:date="2023-03-19T18:00:00Z">
        <w:r w:rsidRPr="007F3E90" w:rsidDel="00574DF6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3B19CFE" w14:textId="497CC5C8" w:rsidR="00C856E1" w:rsidRPr="007F3E90" w:rsidRDefault="00F31E84" w:rsidP="007F3E90">
      <w:pPr>
        <w:widowControl w:val="0"/>
        <w:snapToGrid w:val="0"/>
        <w:jc w:val="both"/>
        <w:rPr>
          <w:sz w:val="24"/>
          <w:szCs w:val="24"/>
        </w:rPr>
      </w:pPr>
      <w:ins w:id="827" w:author="Flavia Di Gi" w:date="2023-03-19T18:12:00Z">
        <w:r>
          <w:rPr>
            <w:sz w:val="24"/>
            <w:szCs w:val="24"/>
          </w:rPr>
          <w:t>n</w:t>
        </w:r>
      </w:ins>
      <w:del w:id="828" w:author="Flavia Di Gi" w:date="2023-03-19T18:12:00Z">
        <w:r w:rsidR="00C856E1" w:rsidRPr="007F3E90" w:rsidDel="00F31E84">
          <w:rPr>
            <w:sz w:val="24"/>
            <w:szCs w:val="24"/>
          </w:rPr>
          <w:delText>N</w:delText>
        </w:r>
      </w:del>
      <w:r w:rsidR="00C856E1" w:rsidRPr="007F3E90">
        <w:rPr>
          <w:sz w:val="24"/>
          <w:szCs w:val="24"/>
        </w:rPr>
        <w:t>elle prime</w:t>
      </w:r>
      <w:del w:id="829" w:author="Flavia Di Gi" w:date="2023-03-19T18:00:00Z">
        <w:r w:rsidR="00C856E1" w:rsidRPr="007F3E90" w:rsidDel="00574DF6">
          <w:rPr>
            <w:sz w:val="24"/>
            <w:szCs w:val="24"/>
          </w:rPr>
          <w:delText>.</w:delText>
        </w:r>
      </w:del>
      <w:r w:rsidR="00C856E1" w:rsidRPr="007F3E90">
        <w:rPr>
          <w:sz w:val="24"/>
          <w:szCs w:val="24"/>
        </w:rPr>
        <w:t xml:space="preserve"> </w:t>
      </w:r>
    </w:p>
    <w:p w14:paraId="4483AC04" w14:textId="77777777" w:rsidR="00C856E1" w:rsidRPr="007F3E90" w:rsidRDefault="00C856E1" w:rsidP="007F3E90">
      <w:pPr>
        <w:widowControl w:val="0"/>
        <w:snapToGrid w:val="0"/>
        <w:jc w:val="both"/>
        <w:rPr>
          <w:b/>
          <w:sz w:val="24"/>
          <w:szCs w:val="24"/>
        </w:rPr>
        <w:sectPr w:rsidR="00C856E1" w:rsidRPr="007F3E90" w:rsidSect="00CD7893">
          <w:footnotePr>
            <w:numFmt w:val="lowerLetter"/>
            <w:numRestart w:val="eachPage"/>
          </w:footnotePr>
          <w:pgSz w:w="11900" w:h="16840"/>
          <w:pgMar w:top="1418" w:right="1133" w:bottom="1418" w:left="1134" w:header="709" w:footer="709" w:gutter="0"/>
          <w:cols w:space="708"/>
          <w:docGrid w:linePitch="360"/>
        </w:sectPr>
      </w:pPr>
    </w:p>
    <w:p w14:paraId="461F65E1" w14:textId="16CD056E" w:rsidR="00C856E1" w:rsidRDefault="00C856E1" w:rsidP="00CD7893">
      <w:pPr>
        <w:widowControl w:val="0"/>
        <w:snapToGrid w:val="0"/>
        <w:jc w:val="center"/>
        <w:rPr>
          <w:b/>
          <w:sz w:val="24"/>
          <w:szCs w:val="24"/>
        </w:rPr>
      </w:pPr>
    </w:p>
    <w:p w14:paraId="52560ADA" w14:textId="77777777" w:rsidR="00CD7893" w:rsidRPr="007F3E90" w:rsidRDefault="00CD7893" w:rsidP="00CD7893">
      <w:pPr>
        <w:widowControl w:val="0"/>
        <w:snapToGrid w:val="0"/>
        <w:jc w:val="center"/>
        <w:rPr>
          <w:b/>
          <w:sz w:val="24"/>
          <w:szCs w:val="24"/>
        </w:rPr>
      </w:pPr>
    </w:p>
    <w:p w14:paraId="2E32117B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12</w:t>
      </w:r>
    </w:p>
    <w:p w14:paraId="51D57586" w14:textId="77777777" w:rsidR="00C856E1" w:rsidRPr="007F3E90" w:rsidRDefault="00C856E1" w:rsidP="00CD7893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14 agosto 1618, L’Aia (cc. 28r-31v)</w:t>
      </w:r>
    </w:p>
    <w:p w14:paraId="050A675B" w14:textId="77777777" w:rsidR="00C856E1" w:rsidRPr="007F3E90" w:rsidRDefault="00C856E1" w:rsidP="007F3E90">
      <w:pPr>
        <w:snapToGrid w:val="0"/>
        <w:jc w:val="both"/>
        <w:outlineLvl w:val="0"/>
        <w:rPr>
          <w:b/>
          <w:sz w:val="24"/>
          <w:szCs w:val="24"/>
        </w:rPr>
      </w:pPr>
    </w:p>
    <w:p w14:paraId="7B2BC115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</w:p>
    <w:p w14:paraId="589B3737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28r / </w:t>
      </w:r>
    </w:p>
    <w:p w14:paraId="5A08BD1B" w14:textId="77777777" w:rsidR="008863C8" w:rsidRDefault="00C856E1" w:rsidP="007F3E90">
      <w:pPr>
        <w:snapToGrid w:val="0"/>
        <w:jc w:val="both"/>
        <w:outlineLvl w:val="0"/>
        <w:rPr>
          <w:ins w:id="830" w:author="Flavia Di Gi" w:date="2023-03-12T11:52:00Z"/>
          <w:sz w:val="24"/>
          <w:szCs w:val="24"/>
        </w:rPr>
      </w:pPr>
      <w:r w:rsidRPr="007F3E90">
        <w:rPr>
          <w:sz w:val="24"/>
          <w:szCs w:val="24"/>
        </w:rPr>
        <w:t>Prima</w:t>
      </w:r>
      <w:ins w:id="831" w:author="Flavia Di Gi" w:date="2023-03-12T11:52:00Z">
        <w:r w:rsidR="008863C8">
          <w:rPr>
            <w:sz w:val="24"/>
            <w:szCs w:val="24"/>
          </w:rPr>
          <w:t xml:space="preserve"> |</w:t>
        </w:r>
      </w:ins>
    </w:p>
    <w:p w14:paraId="55A22B18" w14:textId="0D2831BC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del w:id="832" w:author="Flavia Di Gi" w:date="2023-03-12T11:52:00Z">
        <w:r w:rsidRPr="007F3E90" w:rsidDel="008863C8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 xml:space="preserve">n° 51 | </w:t>
      </w:r>
    </w:p>
    <w:p w14:paraId="495C2A0F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</w:p>
    <w:p w14:paraId="6FC66254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28B72B66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vostra Serenità dall’haver veduto, che in più volte, et con più mani di | mie lettere le ho mandate le scritture attinenti all’armamento delle | navi haverà compreso, che la lunghezza del farmisi haver li necess-|arii propri documenti sarà stato causa, ch’ella non ha havuta | quella informatione, che desiderava, et ciò per comandamento della Serenità vostra | ero in obbligo farli havere; et pur tuttavia mi trovo senza la | distinta dichiaratione de’ conti di Amsterdam sopra che mi scrive | il Calandrini, che si vano mettendo in chiaro a partita per partita. | Io però, vedendo essermi commandato da lei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sue lettere de’ | 26 del passato di haver lume maggiore, et più facile infor-|matione di quella ha potuto cavar fin qui dalle scritture | inviate, ho annotato sopra li aggiunti fogli, quanto per mia | debolezza ho stimato proprio, et che possi servir a renderla | maggiormente informata; et al mancamento supplico humilmente le Signorie | vostre eccellentissime, che supplisca la loro prudente intelligenza. |</w:t>
      </w:r>
    </w:p>
    <w:p w14:paraId="1608BDB3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Se bene parmi di poter affermare haver mandata annessa all’|instruttione, che diedi all’amiraglio Kerckoven anco la commissione | che gli feci a’ 6 di marzo passato scritta sopra gli istessi fogli: | nondimeno per assicurarmi, ch’ella l’habbi l’invio la copia |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presenti. Tutti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undeci capitani hanno havuta | anco una simil commissione mutati solo li nomi aggiungendo | ad essi l’obedienza, che doveranno all’eccellentissimo signor Capitano general | o altri rappresentanti la serenissima Republica sotto il commando | dell’amiraglio Kerckoven, che invio anco con queste ad | ogni buon fine. |</w:t>
      </w:r>
    </w:p>
    <w:p w14:paraId="6862471A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Oltre li quattro capitani delle militie, che ha la Serenità vostra veduti |</w:t>
      </w:r>
    </w:p>
    <w:p w14:paraId="1D4EB0CD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28v / </w:t>
      </w:r>
    </w:p>
    <w:p w14:paraId="6EE161B7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debitori né il Colonello</w:t>
      </w:r>
      <w:r w:rsidRPr="007F3E90">
        <w:rPr>
          <w:rStyle w:val="Rimandonotaapidipagina"/>
          <w:sz w:val="24"/>
          <w:szCs w:val="24"/>
        </w:rPr>
        <w:footnoteReference w:id="126"/>
      </w:r>
      <w:r w:rsidRPr="007F3E90">
        <w:rPr>
          <w:sz w:val="24"/>
          <w:szCs w:val="24"/>
        </w:rPr>
        <w:t>, né li capitani En</w:t>
      </w:r>
      <w:r w:rsidRPr="007F3E90">
        <w:rPr>
          <w:bCs/>
          <w:sz w:val="24"/>
          <w:szCs w:val="24"/>
        </w:rPr>
        <w:t>zidel, et Beauprau | hanno lasciato dietro alcun debito, come lo vedrà nell’aggiunto | foglio, che ho formato per informatione toccante il particolare</w:t>
      </w:r>
      <w:r w:rsidRPr="007F3E90">
        <w:rPr>
          <w:sz w:val="24"/>
          <w:szCs w:val="24"/>
        </w:rPr>
        <w:t xml:space="preserve"> | della soldatesca; et solo a questi, come anco agl’altri quattro</w:t>
      </w:r>
      <w:r w:rsidRPr="007F3E90">
        <w:rPr>
          <w:rStyle w:val="Rimandonotaapidipagina"/>
          <w:sz w:val="24"/>
          <w:szCs w:val="24"/>
        </w:rPr>
        <w:footnoteReference w:id="127"/>
      </w:r>
      <w:r w:rsidRPr="007F3E90">
        <w:rPr>
          <w:sz w:val="24"/>
          <w:szCs w:val="24"/>
        </w:rPr>
        <w:t xml:space="preserve"> | si haverà a scontar per le loro compagnie quello di | debito, che haveranno fatto nelle navi per li viveri a sei | piacchi per giorno per li soldati, che mangiano nella camera | di puppa o caiuta, come la chiamano qui, et dieci per | quelli mangiano in detta camera. |</w:t>
      </w:r>
    </w:p>
    <w:p w14:paraId="576EA0FD" w14:textId="0A2A0514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Di questi viveri intenderà anco quanto riverentemente scrivo per | informatione, che non replicarò in queste per non apportarle | maggior tedio, perché haverà in un medesimo tempo, et il loro | costo, et come si pagano, per mese in circa</w:t>
      </w:r>
      <w:r w:rsidRPr="007F3E90">
        <w:rPr>
          <w:rStyle w:val="Rimandonotaapidipagina"/>
          <w:sz w:val="24"/>
          <w:szCs w:val="24"/>
        </w:rPr>
        <w:footnoteReference w:id="128"/>
      </w:r>
      <w:r w:rsidRPr="007F3E90">
        <w:rPr>
          <w:sz w:val="24"/>
          <w:szCs w:val="24"/>
        </w:rPr>
        <w:t>; et</w:t>
      </w:r>
      <w:r w:rsidRPr="007F3E90">
        <w:rPr>
          <w:rStyle w:val="Rimandonotaapidipagina"/>
          <w:sz w:val="24"/>
          <w:szCs w:val="24"/>
        </w:rPr>
        <w:footnoteReference w:id="129"/>
      </w:r>
      <w:r w:rsidRPr="007F3E90">
        <w:rPr>
          <w:sz w:val="24"/>
          <w:szCs w:val="24"/>
        </w:rPr>
        <w:t xml:space="preserve"> l’|obligo di vostra Serenità doppo li 13 mesi che hanno fatto di provisione, | et quello</w:t>
      </w:r>
      <w:r w:rsidRPr="007F3E90">
        <w:rPr>
          <w:rStyle w:val="Rimandonotaapidipagina"/>
          <w:sz w:val="24"/>
          <w:szCs w:val="24"/>
        </w:rPr>
        <w:footnoteReference w:id="130"/>
      </w:r>
      <w:r w:rsidRPr="007F3E90">
        <w:rPr>
          <w:sz w:val="24"/>
          <w:szCs w:val="24"/>
        </w:rPr>
        <w:t xml:space="preserve"> dei capitani, et ciò che</w:t>
      </w:r>
      <w:r w:rsidRPr="007F3E90">
        <w:rPr>
          <w:rStyle w:val="Rimandonotaapidipagina"/>
          <w:sz w:val="24"/>
          <w:szCs w:val="24"/>
        </w:rPr>
        <w:footnoteReference w:id="131"/>
      </w:r>
      <w:r w:rsidRPr="007F3E90">
        <w:rPr>
          <w:sz w:val="24"/>
          <w:szCs w:val="24"/>
        </w:rPr>
        <w:t xml:space="preserve"> si haverà a fare per governarsi | con essi in questo</w:t>
      </w:r>
      <w:r w:rsidRPr="007F3E90">
        <w:rPr>
          <w:rStyle w:val="Rimandonotaapidipagina"/>
          <w:sz w:val="24"/>
          <w:szCs w:val="24"/>
        </w:rPr>
        <w:footnoteReference w:id="132"/>
      </w:r>
      <w:r w:rsidRPr="007F3E90">
        <w:rPr>
          <w:sz w:val="24"/>
          <w:szCs w:val="24"/>
        </w:rPr>
        <w:t>; come anco intorno</w:t>
      </w:r>
      <w:ins w:id="836" w:author="Giorgia" w:date="2023-03-11T11:29:00Z">
        <w:r w:rsidR="00F92F56">
          <w:rPr>
            <w:sz w:val="24"/>
            <w:szCs w:val="24"/>
          </w:rPr>
          <w:t xml:space="preserve"> ’</w:t>
        </w:r>
      </w:ins>
      <w:del w:id="837" w:author="Giorgia" w:date="2023-03-11T11:29:00Z">
        <w:r w:rsidRPr="007F3E90" w:rsidDel="00F92F56">
          <w:rPr>
            <w:sz w:val="24"/>
            <w:szCs w:val="24"/>
          </w:rPr>
          <w:delText xml:space="preserve"> '</w:delText>
        </w:r>
      </w:del>
      <w:r w:rsidRPr="007F3E90">
        <w:rPr>
          <w:sz w:val="24"/>
          <w:szCs w:val="24"/>
        </w:rPr>
        <w:t>l soldo per li | marinari del quale manco che gliene farà dare sarà meglio | per la causa, che fu da me riverentemente accennata nelle | mie lettere de’ 19 giugno, et che consigliavano li signori delle | Amiralità; accostumando anc’essi non esborsar la paga | intera; ma andar sumministrando al più necessario bisogno; | et quello che dicevano allhora l’hanno anco doppo | confirmato, ch’ella non li facci esborsar la paga intera | ma solamente la metà, o al più li doi terzi, et di mese in mese | far inviar li rolli delle genti, che si trovano nelle navi dello | esborsato, et di quello sarà stato ritenuto con l’ordine per |</w:t>
      </w:r>
    </w:p>
    <w:p w14:paraId="4A22FF53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29r / </w:t>
      </w:r>
    </w:p>
    <w:p w14:paraId="3BA9DED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distribuirlo di qua a chi ordineranno essi capitani, et marinari | et quanto manco darà di là tanto più verrà ad avanzar nella | moneta se però il cambio venisse a cinquanta o più piacchi | per ducato poiché a loro si deve dar tanto per li viveri, che | per li salarii per ogni cinquanta piacchi uno scudo di sette </w:t>
      </w:r>
      <w:r w:rsidRPr="007F3E90">
        <w:rPr>
          <w:sz w:val="24"/>
          <w:szCs w:val="24"/>
        </w:rPr>
        <w:lastRenderedPageBreak/>
        <w:t xml:space="preserve">lire | di moneta corrente di Venetia come sta espresso nel fine | dell’instruttione, che li signori dell'Amiralità diedero all’Amiraglio | et alli altri capitani alla quale si riferivano l’altre Amiralità. | </w:t>
      </w:r>
    </w:p>
    <w:p w14:paraId="7ED65662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Mai ho potuto saper far stato di quanto danaro mi bisognasse | per stabilir quello facesse bisogno haverne pronto per la sodisfattione | dei</w:t>
      </w:r>
      <w:r w:rsidRPr="007F3E90">
        <w:rPr>
          <w:rStyle w:val="Rimandonotaapidipagina"/>
          <w:sz w:val="24"/>
          <w:szCs w:val="24"/>
        </w:rPr>
        <w:footnoteReference w:id="133"/>
      </w:r>
      <w:r w:rsidRPr="007F3E90">
        <w:rPr>
          <w:sz w:val="24"/>
          <w:szCs w:val="24"/>
        </w:rPr>
        <w:t xml:space="preserve"> noleggi poiché questi signori dell’Amiralità a parte a parte | mi</w:t>
      </w:r>
      <w:r w:rsidRPr="007F3E90">
        <w:rPr>
          <w:rStyle w:val="Rimandonotaapidipagina"/>
          <w:sz w:val="24"/>
          <w:szCs w:val="24"/>
        </w:rPr>
        <w:footnoteReference w:id="134"/>
      </w:r>
      <w:r w:rsidRPr="007F3E90">
        <w:rPr>
          <w:sz w:val="24"/>
          <w:szCs w:val="24"/>
        </w:rPr>
        <w:t xml:space="preserve"> sono andati ricercando denaro, et ancor ne convengo | esborsare, et dimani manderò da otto o dieci milla fiorini a | Roterdam. |</w:t>
      </w:r>
    </w:p>
    <w:p w14:paraId="7FBCF8F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Tra questi in particolare ne saranno 6650 per la paga del terzo | mese di noleggio per le tre navi di quella repartitione | così ho dato ordine anco al Calandrini, che esborsi in | Amsterdam, et facci contar a’ signori di Northolandia per | le nove della loro repartitione. |</w:t>
      </w:r>
    </w:p>
    <w:p w14:paraId="0FA8163E" w14:textId="765C0120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A’ 6 del presente per le cinque navi di Amsterdam è fornito il quarto | mese a' </w:t>
      </w:r>
      <w:r w:rsidRPr="007F3E90">
        <w:rPr>
          <w:smallCaps/>
          <w:sz w:val="24"/>
          <w:szCs w:val="24"/>
        </w:rPr>
        <w:t>x</w:t>
      </w:r>
      <w:r w:rsidRPr="007F3E90">
        <w:rPr>
          <w:sz w:val="24"/>
          <w:szCs w:val="24"/>
        </w:rPr>
        <w:t xml:space="preserve"> et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per le quattro di Northolandia, et a</w:t>
      </w:r>
      <w:ins w:id="838" w:author="Giorgia" w:date="2023-03-10T23:53:00Z">
        <w:r w:rsidR="00514702">
          <w:rPr>
            <w:sz w:val="24"/>
            <w:szCs w:val="24"/>
          </w:rPr>
          <w:t>’</w:t>
        </w:r>
      </w:ins>
      <w:del w:id="839" w:author="Giorgia" w:date="2023-03-10T23:53:00Z">
        <w:r w:rsidRPr="007F3E90" w:rsidDel="00514702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| 21</w:t>
      </w:r>
      <w:r w:rsidRPr="007F3E90">
        <w:rPr>
          <w:rStyle w:val="Rimandonotaapidipagina"/>
          <w:sz w:val="24"/>
          <w:szCs w:val="24"/>
        </w:rPr>
        <w:footnoteReference w:id="135"/>
      </w:r>
      <w:r w:rsidRPr="007F3E90">
        <w:rPr>
          <w:sz w:val="24"/>
          <w:szCs w:val="24"/>
        </w:rPr>
        <w:t xml:space="preserve"> scaderà</w:t>
      </w:r>
      <w:r w:rsidRPr="007F3E90">
        <w:rPr>
          <w:rStyle w:val="Rimandonotaapidipagina"/>
          <w:sz w:val="24"/>
          <w:szCs w:val="24"/>
        </w:rPr>
        <w:footnoteReference w:id="136"/>
      </w:r>
      <w:r w:rsidRPr="007F3E90">
        <w:rPr>
          <w:sz w:val="24"/>
          <w:szCs w:val="24"/>
        </w:rPr>
        <w:t xml:space="preserve"> per le tre di Roterdam; onde | farò lettere di portionevoli per vostra Serenità per la sodisfattione | di questa mesata, et così anderò facendo successivamente | et ella in tanto starà a veder se muterà il cambio | et se troverà</w:t>
      </w:r>
      <w:r w:rsidRPr="007F3E90">
        <w:rPr>
          <w:rStyle w:val="Rimandonotaapidipagina"/>
          <w:sz w:val="24"/>
          <w:szCs w:val="24"/>
        </w:rPr>
        <w:footnoteReference w:id="137"/>
      </w:r>
      <w:r w:rsidRPr="007F3E90">
        <w:rPr>
          <w:sz w:val="24"/>
          <w:szCs w:val="24"/>
        </w:rPr>
        <w:t xml:space="preserve"> che possi</w:t>
      </w:r>
      <w:r w:rsidRPr="007F3E90">
        <w:rPr>
          <w:rStyle w:val="Rimandonotaapidipagina"/>
          <w:sz w:val="24"/>
          <w:szCs w:val="24"/>
        </w:rPr>
        <w:footnoteReference w:id="138"/>
      </w:r>
      <w:r w:rsidRPr="007F3E90">
        <w:rPr>
          <w:sz w:val="24"/>
          <w:szCs w:val="24"/>
        </w:rPr>
        <w:t xml:space="preserve"> revenirle qui il ducato a più |</w:t>
      </w:r>
    </w:p>
    <w:p w14:paraId="3E69FB6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29v / </w:t>
      </w:r>
    </w:p>
    <w:p w14:paraId="02DE5EB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cinquanta piacchi. Ma in ogni modo sarà necessario, che | vostra Serenità mi rimetti denari per pagar a suo tempo</w:t>
      </w:r>
      <w:r w:rsidRPr="007F3E90">
        <w:rPr>
          <w:rStyle w:val="Rimandonotaapidipagina"/>
          <w:sz w:val="24"/>
          <w:szCs w:val="24"/>
        </w:rPr>
        <w:footnoteReference w:id="139"/>
      </w:r>
      <w:r w:rsidRPr="007F3E90">
        <w:rPr>
          <w:sz w:val="24"/>
          <w:szCs w:val="24"/>
        </w:rPr>
        <w:t xml:space="preserve"> li restanti viveri di sei | mesi fino alli tredici, et per quello potesse bisognar, che fosse ordinato | a pagar di qua dalli marinari delle loro paghe. |</w:t>
      </w:r>
    </w:p>
    <w:p w14:paraId="27E419C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Saranno presentate alla Serenità vostra</w:t>
      </w:r>
      <w:r w:rsidRPr="007F3E90">
        <w:rPr>
          <w:rStyle w:val="Rimandonotaapidipagina"/>
          <w:sz w:val="24"/>
          <w:szCs w:val="24"/>
        </w:rPr>
        <w:footnoteReference w:id="140"/>
      </w:r>
      <w:r w:rsidRPr="007F3E90">
        <w:rPr>
          <w:sz w:val="24"/>
          <w:szCs w:val="24"/>
        </w:rPr>
        <w:t xml:space="preserve"> mie lettere del giorno de sabbato | passato fatte ad instanza del signor borgomastro d’Amsterdam Pavoni | et del sindico pur d’Amsterdam suo figliolo, et sono per raccomandatione loro | perché la Serenità vostra si compiaccia far liberar la loro nave posta in | arresto, et le genti di essa dicono state messe alla catena in | galera. Per esser</w:t>
      </w:r>
      <w:r w:rsidRPr="007F3E90">
        <w:rPr>
          <w:rStyle w:val="Rimandonotaapidipagina"/>
          <w:sz w:val="24"/>
          <w:szCs w:val="24"/>
        </w:rPr>
        <w:footnoteReference w:id="141"/>
      </w:r>
      <w:r w:rsidRPr="007F3E90">
        <w:rPr>
          <w:sz w:val="24"/>
          <w:szCs w:val="24"/>
        </w:rPr>
        <w:t xml:space="preserve"> le persone che sono, principalmente in Amsterdam | et facendomi il medesimo Sindico a nome anco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l’instanza | essendo del numero di essi non ho negata la lettera sudetta | ben non ho tralasciato di considerargli quello che m’ho imaginato | poter esser o di fallo, o di malitia, o di trascuratezza nel suo | capitano</w:t>
      </w:r>
      <w:r w:rsidRPr="007F3E90">
        <w:rPr>
          <w:rStyle w:val="Rimandonotaapidipagina"/>
          <w:sz w:val="24"/>
          <w:szCs w:val="24"/>
        </w:rPr>
        <w:footnoteReference w:id="142"/>
      </w:r>
      <w:r w:rsidRPr="007F3E90">
        <w:rPr>
          <w:sz w:val="24"/>
          <w:szCs w:val="24"/>
        </w:rPr>
        <w:t xml:space="preserve"> di nave, et marinari; ma egli mi ha attestato, che non | sapeva, che vi fosse alcun mancamento. Tanto mi hanno detto | anco li compartecipi, che sono persone di grande auttorità in questo | governo del vassello</w:t>
      </w:r>
      <w:r w:rsidRPr="007F3E90">
        <w:rPr>
          <w:rStyle w:val="Rimandonotaapidipagina"/>
          <w:sz w:val="24"/>
          <w:szCs w:val="24"/>
        </w:rPr>
        <w:footnoteReference w:id="143"/>
      </w:r>
      <w:r w:rsidRPr="007F3E90">
        <w:rPr>
          <w:sz w:val="24"/>
          <w:szCs w:val="24"/>
        </w:rPr>
        <w:t xml:space="preserve"> nominato San Paulo, che ha corso la | medesima fortuna di arresto, et di prigionia, o ritentione in | galera delli suoi marinari, et ad essi interessati ho anco date | lettere di raccomandatione per vostra Serenità perché non partissero da me né gli uni | né gli altri disgustati massime non essendo informato del successo, | né della causa; se ben ove mi occorse di parlarne ho sostentato | che senza gran causa non sarà stata fatta</w:t>
      </w:r>
      <w:r w:rsidRPr="007F3E90">
        <w:rPr>
          <w:rStyle w:val="Rimandonotaapidipagina"/>
          <w:sz w:val="24"/>
          <w:szCs w:val="24"/>
        </w:rPr>
        <w:footnoteReference w:id="144"/>
      </w:r>
      <w:r w:rsidRPr="007F3E90">
        <w:rPr>
          <w:sz w:val="24"/>
          <w:szCs w:val="24"/>
        </w:rPr>
        <w:t xml:space="preserve"> una tal essen-|tione. L’essersi inteso serenissimo Principe, che le genti sono state | messe alla catena, et massime in galera</w:t>
      </w:r>
      <w:r w:rsidRPr="007F3E90">
        <w:rPr>
          <w:rStyle w:val="Rimandonotaapidipagina"/>
          <w:sz w:val="24"/>
          <w:szCs w:val="24"/>
        </w:rPr>
        <w:footnoteReference w:id="145"/>
      </w:r>
      <w:r w:rsidRPr="007F3E90">
        <w:rPr>
          <w:sz w:val="24"/>
          <w:szCs w:val="24"/>
        </w:rPr>
        <w:t xml:space="preserve"> ha data materia non |</w:t>
      </w:r>
    </w:p>
    <w:p w14:paraId="74BCA5F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30r / </w:t>
      </w:r>
    </w:p>
    <w:p w14:paraId="043866C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solo agl’interessati; ma ad altri ancora di</w:t>
      </w:r>
      <w:r w:rsidRPr="007F3E90">
        <w:rPr>
          <w:rStyle w:val="Rimandonotaapidipagina"/>
          <w:sz w:val="24"/>
          <w:szCs w:val="24"/>
        </w:rPr>
        <w:footnoteReference w:id="146"/>
      </w:r>
      <w:r w:rsidRPr="007F3E90">
        <w:rPr>
          <w:sz w:val="24"/>
          <w:szCs w:val="24"/>
        </w:rPr>
        <w:t xml:space="preserve"> discontento grandissimo | l’avviso è stato dato da quel Console alli signori Stati significando, | che, non essendo li capitani delle navi, et marinari stati così pronti | a marinar la vela, et andar a bordo delle galere siano stati | incontinente presi, et messi alla catena. A che è stato aggiunta | dagl’interessati come ho poi saputo essageratione grandissima | del </w:t>
      </w:r>
      <w:r w:rsidRPr="007F3E90">
        <w:rPr>
          <w:sz w:val="24"/>
          <w:szCs w:val="24"/>
        </w:rPr>
        <w:lastRenderedPageBreak/>
        <w:t xml:space="preserve">fatto nell’assemblea de’ signori Stati Generali. Et uno di | essi questa mattina appunto mi ha detto esserne stato | ricevuto disgusto particolare perché questo </w:t>
      </w:r>
      <w:proofErr w:type="gramStart"/>
      <w:r w:rsidRPr="007F3E90">
        <w:rPr>
          <w:sz w:val="24"/>
          <w:szCs w:val="24"/>
        </w:rPr>
        <w:t>è</w:t>
      </w:r>
      <w:proofErr w:type="gramEnd"/>
      <w:r w:rsidRPr="007F3E90">
        <w:rPr>
          <w:sz w:val="24"/>
          <w:szCs w:val="24"/>
        </w:rPr>
        <w:t xml:space="preserve"> contra il termine | dell’amicitia reciproca che si professa passar insieme, né | corrisponde alli servitii che sin qui hanno fatto queste Provin-|cie nei suoi bisogni in doi anni particolarmente che mi trovo qui | alla serenissima Republica. Io pur anco con questo signore ho procurato | di far apparer tutta la colpa ai marinari; ma questo | mi rispondeva, che non erano accostumati ad ogni cenno calar | le vele, né venir ad ubidienza, et che</w:t>
      </w:r>
      <w:r w:rsidRPr="007F3E90">
        <w:rPr>
          <w:rStyle w:val="Rimandonotaapidipagina"/>
          <w:sz w:val="24"/>
          <w:szCs w:val="24"/>
        </w:rPr>
        <w:footnoteReference w:id="147"/>
      </w:r>
      <w:r w:rsidRPr="007F3E90">
        <w:rPr>
          <w:sz w:val="24"/>
          <w:szCs w:val="24"/>
        </w:rPr>
        <w:t xml:space="preserve"> vivono sempre | con sospetto, io ripigliai</w:t>
      </w:r>
      <w:r w:rsidRPr="007F3E90">
        <w:rPr>
          <w:rStyle w:val="Rimandonotaapidipagina"/>
          <w:sz w:val="24"/>
          <w:szCs w:val="24"/>
        </w:rPr>
        <w:footnoteReference w:id="148"/>
      </w:r>
      <w:r w:rsidRPr="007F3E90">
        <w:rPr>
          <w:sz w:val="24"/>
          <w:szCs w:val="24"/>
        </w:rPr>
        <w:t xml:space="preserve"> che maggiore deve presuporsi esser | stato</w:t>
      </w:r>
      <w:r w:rsidRPr="007F3E90">
        <w:rPr>
          <w:rStyle w:val="Rimandonotaapidipagina"/>
          <w:sz w:val="24"/>
          <w:szCs w:val="24"/>
        </w:rPr>
        <w:footnoteReference w:id="149"/>
      </w:r>
      <w:r w:rsidRPr="007F3E90">
        <w:rPr>
          <w:sz w:val="24"/>
          <w:szCs w:val="24"/>
        </w:rPr>
        <w:t>, et dover esser nelle presenti congionture | il sospetto dal canto della serenissma Republica, che da quelli del | Paese, che sano d’esser in paese amico, et che dovevano | senza dubio riconoscer che quelle erano galere o vasselli | della serenissima Republica, et aggiunsi, che mi promettevo tanto | della prudenza de’ signori Stati, che haverebbero più fatto reflesso | sopra la ragione, che possi haver mosso li rappresentanti, et | ministri della Serenità vostra; che alle appassionate relationi | degli interessati, o ad un semplice avviso, che havessero</w:t>
      </w:r>
      <w:r w:rsidRPr="007F3E90">
        <w:rPr>
          <w:rStyle w:val="Rimandonotaapidipagina"/>
          <w:sz w:val="24"/>
          <w:szCs w:val="24"/>
        </w:rPr>
        <w:footnoteReference w:id="150"/>
      </w:r>
      <w:r w:rsidRPr="007F3E90">
        <w:rPr>
          <w:sz w:val="24"/>
          <w:szCs w:val="24"/>
        </w:rPr>
        <w:t xml:space="preserve"> havuto |</w:t>
      </w:r>
    </w:p>
    <w:p w14:paraId="02CAA23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30v / </w:t>
      </w:r>
    </w:p>
    <w:p w14:paraId="32BD5F3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lasciò il detto signore con dire, che almeno raccomandassi alla Serenità vostra | la liberatione, et che vi apportasse in ciò tutto quel di bene che | havessi potuto. Io haverei havuto sopramodo caro saper la | certa causa del seguito, et il mancamento dei detti marinari | perché oltre quello, che ho detto haverei anco con più vigore, et | con più vantaggio potuto sostener la parte di vostra Serenità. Io | la prego humilmente che in ogni</w:t>
      </w:r>
      <w:r w:rsidRPr="007F3E90">
        <w:rPr>
          <w:rStyle w:val="Rimandonotaapidipagina"/>
          <w:sz w:val="24"/>
          <w:szCs w:val="24"/>
        </w:rPr>
        <w:footnoteReference w:id="151"/>
      </w:r>
      <w:r w:rsidRPr="007F3E90">
        <w:rPr>
          <w:sz w:val="24"/>
          <w:szCs w:val="24"/>
        </w:rPr>
        <w:t xml:space="preserve"> caso che potesse succeder di | simili accidenti si compiaccia, ch’io n’habbi qualche notitia. | Perché ricorrendo gli interessati </w:t>
      </w:r>
      <w:proofErr w:type="gramStart"/>
      <w:r w:rsidRPr="007F3E90">
        <w:rPr>
          <w:sz w:val="24"/>
          <w:szCs w:val="24"/>
        </w:rPr>
        <w:t>ai</w:t>
      </w:r>
      <w:proofErr w:type="gramEnd"/>
      <w:r w:rsidRPr="007F3E90">
        <w:rPr>
          <w:sz w:val="24"/>
          <w:szCs w:val="24"/>
        </w:rPr>
        <w:t xml:space="preserve"> Stati fano compianti, et | fanno valide le sue ragioni delle quali s’imprimono anco | più facilmente quando vi sia contrapposto. Et di nuovo la prego | che</w:t>
      </w:r>
      <w:r w:rsidRPr="007F3E90">
        <w:rPr>
          <w:rStyle w:val="Rimandonotaapidipagina"/>
          <w:sz w:val="24"/>
          <w:szCs w:val="24"/>
        </w:rPr>
        <w:footnoteReference w:id="152"/>
      </w:r>
      <w:r w:rsidRPr="007F3E90">
        <w:rPr>
          <w:sz w:val="24"/>
          <w:szCs w:val="24"/>
        </w:rPr>
        <w:t xml:space="preserve"> io possi haver qualche notitia del seguito, | et se si può della liberatione degl’huomini et delli vasselli per | mortificar le voci che potessero apportar pregiudicio a vostra Serenità nella | trattatione de’ suoi affari da questa parte. | </w:t>
      </w:r>
    </w:p>
    <w:p w14:paraId="25F9740E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Intorno alla commissione, che vostra Serenità mi dà per far saper in | qualche maniera al signor principe di Anault il senso della | serenissima Republica et la buona dispositione che tiene verso di lui non | mancarò di effettuarla. Il gentilhuomo, che me ne parlò | andò in Alemagna non so se tornerà qui. Venendo farò | l’ufficio </w:t>
      </w:r>
      <w:proofErr w:type="gramStart"/>
      <w:r w:rsidRPr="007F3E90">
        <w:rPr>
          <w:sz w:val="24"/>
          <w:szCs w:val="24"/>
        </w:rPr>
        <w:t>seco;</w:t>
      </w:r>
      <w:proofErr w:type="gramEnd"/>
      <w:r w:rsidRPr="007F3E90">
        <w:rPr>
          <w:sz w:val="24"/>
          <w:szCs w:val="24"/>
        </w:rPr>
        <w:t xml:space="preserve"> ma in tanto non tarderò trovar altra | occasione perché quel Principe sappi la buona mente di vostra Serenità. Gratie etc. |</w:t>
      </w:r>
    </w:p>
    <w:p w14:paraId="6DE60FBB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2DF6603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14 agosto 1618 |</w:t>
      </w:r>
    </w:p>
    <w:p w14:paraId="5FD4D09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02538282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humilssimo, et devotississmo servitore |</w:t>
      </w:r>
    </w:p>
    <w:p w14:paraId="58C2718B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368AC3CE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04868C4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31r / </w:t>
      </w:r>
    </w:p>
    <w:p w14:paraId="38C1575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6C4077A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003A18DC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31v / </w:t>
      </w:r>
    </w:p>
    <w:p w14:paraId="4FD85A6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3A11213F" w14:textId="29353E81" w:rsidR="00C856E1" w:rsidRPr="007F3E90" w:rsidRDefault="00E43DF7" w:rsidP="007F3E90">
      <w:pPr>
        <w:snapToGrid w:val="0"/>
        <w:jc w:val="both"/>
        <w:rPr>
          <w:sz w:val="24"/>
          <w:szCs w:val="24"/>
        </w:rPr>
      </w:pPr>
      <w:ins w:id="840" w:author="Flavia Di Gi" w:date="2023-03-19T16:37:00Z">
        <w:r>
          <w:rPr>
            <w:sz w:val="24"/>
            <w:szCs w:val="24"/>
          </w:rPr>
          <w:t>p</w:t>
        </w:r>
      </w:ins>
      <w:del w:id="841" w:author="Flavia Di Gi" w:date="2023-03-19T16:37:00Z">
        <w:r w:rsidR="00C856E1" w:rsidRPr="007F3E90" w:rsidDel="00E43DF7">
          <w:rPr>
            <w:sz w:val="24"/>
            <w:szCs w:val="24"/>
          </w:rPr>
          <w:delText>P</w:delText>
        </w:r>
      </w:del>
      <w:r w:rsidR="00C856E1" w:rsidRPr="007F3E90">
        <w:rPr>
          <w:sz w:val="24"/>
          <w:szCs w:val="24"/>
        </w:rPr>
        <w:t>rima |</w:t>
      </w:r>
    </w:p>
    <w:p w14:paraId="3E35517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51 fin 52 |</w:t>
      </w:r>
    </w:p>
    <w:p w14:paraId="1E832B6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2925F5B3" w14:textId="77777777" w:rsidR="00C856E1" w:rsidRPr="007F3E90" w:rsidRDefault="00C856E1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Tracce di sigilli</w:t>
      </w:r>
    </w:p>
    <w:p w14:paraId="304FAC9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7B9D1184" w14:textId="77777777" w:rsidR="00C856E1" w:rsidRPr="007F3E90" w:rsidRDefault="00C856E1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53B5EE09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31vC / </w:t>
      </w:r>
    </w:p>
    <w:p w14:paraId="0579BD7E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14 agosto 1618 ricevute a’ 5 settembre |</w:t>
      </w:r>
    </w:p>
    <w:p w14:paraId="2A6745AB" w14:textId="6B1C875E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842" w:author="Flavia Di Gi" w:date="2023-03-19T18:24:00Z">
        <w:r w:rsidR="004D4A12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51 |</w:t>
      </w:r>
    </w:p>
    <w:p w14:paraId="56E8821E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30D4A04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Manda informationi circa i pagamenti delle | navi e viveri. |</w:t>
      </w:r>
    </w:p>
    <w:p w14:paraId="681676EC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dato all’Armiraglio le medesime | instruttioni. |</w:t>
      </w:r>
    </w:p>
    <w:p w14:paraId="40DD2A7B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Manda foglio de’ debiti. |</w:t>
      </w:r>
    </w:p>
    <w:p w14:paraId="7FB375F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S’esborsi manco soldi a’ marinari | che si può. |</w:t>
      </w:r>
    </w:p>
    <w:p w14:paraId="22C26BC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17ADE80C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05ABC8A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1FEDFEB2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0850C504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13</w:t>
      </w:r>
    </w:p>
    <w:p w14:paraId="09FDFE19" w14:textId="2045F38C" w:rsidR="00C856E1" w:rsidRPr="007F3E90" w:rsidRDefault="00C856E1" w:rsidP="00CD7893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Allegato V al n. 12 </w:t>
      </w:r>
      <w:ins w:id="843" w:author="Flavia Di Gi" w:date="2023-03-12T13:25:00Z">
        <w:r w:rsidR="001E52E6">
          <w:rPr>
            <w:sz w:val="24"/>
            <w:szCs w:val="24"/>
          </w:rPr>
          <w:t>(</w:t>
        </w:r>
      </w:ins>
      <w:del w:id="844" w:author="Flavia Di Gi" w:date="2023-03-12T13:25:00Z">
        <w:r w:rsidRPr="007F3E90" w:rsidDel="001E52E6">
          <w:rPr>
            <w:sz w:val="24"/>
            <w:szCs w:val="24"/>
          </w:rPr>
          <w:delText>(</w:delText>
        </w:r>
      </w:del>
      <w:r w:rsidRPr="007F3E90">
        <w:rPr>
          <w:sz w:val="24"/>
          <w:szCs w:val="24"/>
        </w:rPr>
        <w:t>cc. 32r-33v)</w:t>
      </w:r>
    </w:p>
    <w:p w14:paraId="7009ADD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3E5F0A1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32r / </w:t>
      </w:r>
    </w:p>
    <w:p w14:paraId="5F13E1DC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della Haya n° 51 de’ | 14 agosto 1618 |</w:t>
      </w:r>
    </w:p>
    <w:p w14:paraId="18CCA14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7D53A09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32v-33r /</w:t>
      </w:r>
    </w:p>
    <w:tbl>
      <w:tblPr>
        <w:tblStyle w:val="Grigliatabella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072"/>
        <w:gridCol w:w="1110"/>
        <w:gridCol w:w="1110"/>
        <w:gridCol w:w="1244"/>
        <w:gridCol w:w="1134"/>
        <w:gridCol w:w="992"/>
        <w:gridCol w:w="1275"/>
      </w:tblGrid>
      <w:tr w:rsidR="00D32AE8" w:rsidRPr="007F3E90" w14:paraId="2F5FD256" w14:textId="77777777" w:rsidTr="00D32AE8">
        <w:tc>
          <w:tcPr>
            <w:tcW w:w="1843" w:type="dxa"/>
            <w:vAlign w:val="center"/>
          </w:tcPr>
          <w:p w14:paraId="0C43C5FA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072" w:type="dxa"/>
            <w:vAlign w:val="center"/>
          </w:tcPr>
          <w:p w14:paraId="1F0EBF7F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110" w:type="dxa"/>
            <w:vAlign w:val="center"/>
          </w:tcPr>
          <w:p w14:paraId="13D51D0B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110" w:type="dxa"/>
            <w:vAlign w:val="center"/>
          </w:tcPr>
          <w:p w14:paraId="71C7E16C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244" w:type="dxa"/>
            <w:vAlign w:val="center"/>
          </w:tcPr>
          <w:p w14:paraId="1C1FCF71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B65E869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F91CD20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77771B50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D32AE8" w:rsidRPr="007F3E90" w14:paraId="2AF17497" w14:textId="77777777" w:rsidTr="00D32AE8">
        <w:tc>
          <w:tcPr>
            <w:tcW w:w="1843" w:type="dxa"/>
            <w:vAlign w:val="center"/>
          </w:tcPr>
          <w:p w14:paraId="0A14F3E7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commentRangeStart w:id="845"/>
            <w:r w:rsidRPr="007F3E90">
              <w:rPr>
                <w:sz w:val="24"/>
                <w:szCs w:val="24"/>
              </w:rPr>
              <w:t>Nave</w:t>
            </w:r>
            <w:commentRangeEnd w:id="845"/>
            <w:r w:rsidRPr="007F3E90">
              <w:rPr>
                <w:rStyle w:val="Rimandocommento"/>
                <w:rFonts w:eastAsia="Georgia"/>
                <w:sz w:val="24"/>
                <w:szCs w:val="24"/>
              </w:rPr>
              <w:commentReference w:id="845"/>
            </w:r>
            <w:r w:rsidRPr="007F3E90">
              <w:rPr>
                <w:sz w:val="24"/>
                <w:szCs w:val="24"/>
              </w:rPr>
              <w:t xml:space="preserve"> cinque della repartitione dell’Amiralità | di Amsterdam |</w:t>
            </w:r>
          </w:p>
        </w:tc>
        <w:tc>
          <w:tcPr>
            <w:tcW w:w="1072" w:type="dxa"/>
            <w:vAlign w:val="center"/>
          </w:tcPr>
          <w:p w14:paraId="60DDA368" w14:textId="77777777" w:rsidR="00C856E1" w:rsidRPr="007F3E90" w:rsidRDefault="00C856E1">
            <w:pPr>
              <w:snapToGrid w:val="0"/>
              <w:rPr>
                <w:sz w:val="24"/>
                <w:szCs w:val="24"/>
              </w:rPr>
              <w:pPrChange w:id="846" w:author="Flavia Di Gi" w:date="2023-05-07T17:1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Marinari che | sono sopra cadauna | nave </w:t>
            </w:r>
            <w:del w:id="847" w:author="Flavia Di Gi" w:date="2023-05-07T17:06:00Z">
              <w:r w:rsidRPr="007F3E90" w:rsidDel="00D32AE8">
                <w:rPr>
                  <w:sz w:val="24"/>
                  <w:szCs w:val="24"/>
                </w:rPr>
                <w:delText>|</w:delText>
              </w:r>
            </w:del>
          </w:p>
        </w:tc>
        <w:tc>
          <w:tcPr>
            <w:tcW w:w="1110" w:type="dxa"/>
            <w:vAlign w:val="center"/>
          </w:tcPr>
          <w:p w14:paraId="31D2B95B" w14:textId="77777777" w:rsidR="00C856E1" w:rsidRPr="007F3E90" w:rsidRDefault="00C856E1">
            <w:pPr>
              <w:snapToGrid w:val="0"/>
              <w:rPr>
                <w:sz w:val="24"/>
                <w:szCs w:val="24"/>
              </w:rPr>
              <w:pPrChange w:id="848" w:author="Flavia Di Gi" w:date="2023-05-07T17:1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Noleggio in | fiorini di 20 | piachi l’uno </w:t>
            </w:r>
            <w:del w:id="849" w:author="Flavia Di Gi" w:date="2023-05-07T16:46:00Z">
              <w:r w:rsidRPr="007F3E90" w:rsidDel="00A93BD6">
                <w:rPr>
                  <w:sz w:val="24"/>
                  <w:szCs w:val="24"/>
                </w:rPr>
                <w:delText>|</w:delText>
              </w:r>
            </w:del>
          </w:p>
        </w:tc>
        <w:tc>
          <w:tcPr>
            <w:tcW w:w="1110" w:type="dxa"/>
            <w:vAlign w:val="center"/>
          </w:tcPr>
          <w:p w14:paraId="7C1D9319" w14:textId="77777777" w:rsidR="00C856E1" w:rsidRPr="007F3E90" w:rsidRDefault="00C856E1">
            <w:pPr>
              <w:snapToGrid w:val="0"/>
              <w:rPr>
                <w:sz w:val="24"/>
                <w:szCs w:val="24"/>
              </w:rPr>
              <w:pPrChange w:id="850" w:author="Flavia Di Gi" w:date="2023-05-07T17:1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Noleggio in | ducati di Venetia | di lire 6834 </w:t>
            </w:r>
            <w:del w:id="851" w:author="Flavia Di Gi" w:date="2023-05-07T16:46:00Z">
              <w:r w:rsidRPr="007F3E90" w:rsidDel="00A93BD6">
                <w:rPr>
                  <w:sz w:val="24"/>
                  <w:szCs w:val="24"/>
                </w:rPr>
                <w:delText>|</w:delText>
              </w:r>
            </w:del>
          </w:p>
        </w:tc>
        <w:tc>
          <w:tcPr>
            <w:tcW w:w="1244" w:type="dxa"/>
            <w:vAlign w:val="center"/>
          </w:tcPr>
          <w:p w14:paraId="15A12B62" w14:textId="77777777" w:rsidR="00C856E1" w:rsidRPr="007F3E90" w:rsidRDefault="00C856E1">
            <w:pPr>
              <w:snapToGrid w:val="0"/>
              <w:rPr>
                <w:sz w:val="24"/>
                <w:szCs w:val="24"/>
              </w:rPr>
              <w:pPrChange w:id="852" w:author="Flavia Di Gi" w:date="2023-05-07T17:1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Viveri delle | genti ridotto | in fiorini di | 2 [pi]achi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53"/>
            </w:r>
            <w:r w:rsidRPr="007F3E90">
              <w:rPr>
                <w:sz w:val="24"/>
                <w:szCs w:val="24"/>
              </w:rPr>
              <w:t xml:space="preserve"> </w:t>
            </w:r>
            <w:del w:id="853" w:author="Flavia Di Gi" w:date="2023-05-07T16:46:00Z">
              <w:r w:rsidRPr="007F3E90" w:rsidDel="00A93BD6">
                <w:rPr>
                  <w:sz w:val="24"/>
                  <w:szCs w:val="24"/>
                </w:rPr>
                <w:delText>|</w:delText>
              </w:r>
            </w:del>
          </w:p>
        </w:tc>
        <w:tc>
          <w:tcPr>
            <w:tcW w:w="1134" w:type="dxa"/>
            <w:vAlign w:val="center"/>
          </w:tcPr>
          <w:p w14:paraId="630A0778" w14:textId="77777777" w:rsidR="00C856E1" w:rsidRPr="007F3E90" w:rsidRDefault="00C856E1">
            <w:pPr>
              <w:snapToGrid w:val="0"/>
              <w:rPr>
                <w:sz w:val="24"/>
                <w:szCs w:val="24"/>
              </w:rPr>
              <w:pPrChange w:id="854" w:author="Flavia Di Gi" w:date="2023-05-07T17:1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Viveri ridotti | in ducati di | Venetia </w:t>
            </w:r>
            <w:del w:id="855" w:author="Flavia Di Gi" w:date="2023-05-07T16:46:00Z">
              <w:r w:rsidRPr="007F3E90" w:rsidDel="00A93BD6">
                <w:rPr>
                  <w:sz w:val="24"/>
                  <w:szCs w:val="24"/>
                </w:rPr>
                <w:delText>|</w:delText>
              </w:r>
            </w:del>
          </w:p>
        </w:tc>
        <w:tc>
          <w:tcPr>
            <w:tcW w:w="992" w:type="dxa"/>
            <w:vAlign w:val="center"/>
          </w:tcPr>
          <w:p w14:paraId="72F7A1B9" w14:textId="77777777" w:rsidR="00D32AE8" w:rsidRDefault="00C856E1">
            <w:pPr>
              <w:snapToGrid w:val="0"/>
              <w:rPr>
                <w:ins w:id="856" w:author="Flavia Di Gi" w:date="2023-05-07T17:13:00Z"/>
                <w:sz w:val="24"/>
                <w:szCs w:val="24"/>
              </w:rPr>
              <w:pPrChange w:id="857" w:author="Flavia Di Gi" w:date="2023-05-07T17:1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Salarii ri-|dotti in fiori-|ni di venti piachi</w:t>
            </w:r>
          </w:p>
          <w:p w14:paraId="12CD81A1" w14:textId="1B06E7CF" w:rsidR="00C856E1" w:rsidRPr="007F3E90" w:rsidRDefault="00C856E1">
            <w:pPr>
              <w:snapToGrid w:val="0"/>
              <w:rPr>
                <w:sz w:val="24"/>
                <w:szCs w:val="24"/>
              </w:rPr>
              <w:pPrChange w:id="858" w:author="Flavia Di Gi" w:date="2023-05-07T17:1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 </w:t>
            </w:r>
            <w:del w:id="859" w:author="Flavia Di Gi" w:date="2023-05-07T16:46:00Z">
              <w:r w:rsidRPr="007F3E90" w:rsidDel="00A93BD6">
                <w:rPr>
                  <w:sz w:val="24"/>
                  <w:szCs w:val="24"/>
                </w:rPr>
                <w:delText>|</w:delText>
              </w:r>
            </w:del>
          </w:p>
        </w:tc>
        <w:tc>
          <w:tcPr>
            <w:tcW w:w="1275" w:type="dxa"/>
            <w:vAlign w:val="center"/>
          </w:tcPr>
          <w:p w14:paraId="70F2BAB4" w14:textId="77777777" w:rsidR="00C856E1" w:rsidRPr="007F3E90" w:rsidRDefault="00C856E1">
            <w:pPr>
              <w:snapToGrid w:val="0"/>
              <w:rPr>
                <w:sz w:val="24"/>
                <w:szCs w:val="24"/>
              </w:rPr>
              <w:pPrChange w:id="860" w:author="Flavia Di Gi" w:date="2023-05-07T17:1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 xml:space="preserve">Salarii ridotti | in ducati | di Venetia </w:t>
            </w:r>
            <w:del w:id="861" w:author="Flavia Di Gi" w:date="2023-05-07T16:46:00Z">
              <w:r w:rsidRPr="007F3E90" w:rsidDel="00A93BD6">
                <w:rPr>
                  <w:sz w:val="24"/>
                  <w:szCs w:val="24"/>
                </w:rPr>
                <w:delText>|</w:delText>
              </w:r>
            </w:del>
          </w:p>
        </w:tc>
      </w:tr>
      <w:tr w:rsidR="00D32AE8" w:rsidRPr="007F3E90" w14:paraId="1D2FD826" w14:textId="77777777" w:rsidTr="00D32AE8">
        <w:tc>
          <w:tcPr>
            <w:tcW w:w="1843" w:type="dxa"/>
            <w:vAlign w:val="center"/>
          </w:tcPr>
          <w:p w14:paraId="0C129F99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072" w:type="dxa"/>
            <w:vAlign w:val="center"/>
          </w:tcPr>
          <w:p w14:paraId="418162C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62" w:author="Flavia Di Gi" w:date="2023-05-07T17:10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Huomini</w:t>
            </w:r>
          </w:p>
        </w:tc>
        <w:tc>
          <w:tcPr>
            <w:tcW w:w="1110" w:type="dxa"/>
            <w:vAlign w:val="center"/>
          </w:tcPr>
          <w:p w14:paraId="1BB78752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63" w:author="Flavia Di Gi" w:date="2023-05-07T17:10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Noleggio</w:t>
            </w:r>
          </w:p>
        </w:tc>
        <w:tc>
          <w:tcPr>
            <w:tcW w:w="1110" w:type="dxa"/>
            <w:vAlign w:val="center"/>
          </w:tcPr>
          <w:p w14:paraId="6ACF2782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64" w:author="Flavia Di Gi" w:date="2023-05-07T17:10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Ducati</w:t>
            </w:r>
          </w:p>
        </w:tc>
        <w:tc>
          <w:tcPr>
            <w:tcW w:w="1244" w:type="dxa"/>
            <w:vAlign w:val="center"/>
          </w:tcPr>
          <w:p w14:paraId="282B9473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65" w:author="Flavia Di Gi" w:date="2023-05-07T17:10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</w:t>
            </w:r>
          </w:p>
        </w:tc>
        <w:tc>
          <w:tcPr>
            <w:tcW w:w="1134" w:type="dxa"/>
            <w:vAlign w:val="center"/>
          </w:tcPr>
          <w:p w14:paraId="2AEABABF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66" w:author="Flavia Di Gi" w:date="2023-05-07T17:10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Ducati</w:t>
            </w:r>
          </w:p>
        </w:tc>
        <w:tc>
          <w:tcPr>
            <w:tcW w:w="992" w:type="dxa"/>
            <w:vAlign w:val="center"/>
          </w:tcPr>
          <w:p w14:paraId="0A0B095B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67" w:author="Flavia Di Gi" w:date="2023-05-07T17:10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</w:t>
            </w:r>
          </w:p>
        </w:tc>
        <w:tc>
          <w:tcPr>
            <w:tcW w:w="1275" w:type="dxa"/>
            <w:vAlign w:val="center"/>
          </w:tcPr>
          <w:p w14:paraId="6472A4F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68" w:author="Flavia Di Gi" w:date="2023-05-07T17:10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Ducati</w:t>
            </w:r>
          </w:p>
        </w:tc>
      </w:tr>
      <w:tr w:rsidR="00D32AE8" w:rsidRPr="007F3E90" w14:paraId="4C2D6F20" w14:textId="77777777" w:rsidTr="00D32AE8">
        <w:tc>
          <w:tcPr>
            <w:tcW w:w="1843" w:type="dxa"/>
            <w:vAlign w:val="center"/>
          </w:tcPr>
          <w:p w14:paraId="4F83EEAA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San Marco amiraglio signor Melchior Vanden | Kercoven armata con huomini compreso li officiali |</w:t>
            </w:r>
          </w:p>
        </w:tc>
        <w:tc>
          <w:tcPr>
            <w:tcW w:w="1072" w:type="dxa"/>
            <w:vAlign w:val="center"/>
          </w:tcPr>
          <w:p w14:paraId="1367C6D4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69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180</w:t>
            </w:r>
          </w:p>
        </w:tc>
        <w:tc>
          <w:tcPr>
            <w:tcW w:w="1110" w:type="dxa"/>
            <w:vAlign w:val="center"/>
          </w:tcPr>
          <w:p w14:paraId="0F43690B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7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3600</w:t>
            </w:r>
          </w:p>
        </w:tc>
        <w:tc>
          <w:tcPr>
            <w:tcW w:w="1110" w:type="dxa"/>
            <w:vAlign w:val="center"/>
          </w:tcPr>
          <w:p w14:paraId="28217D0D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7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1440</w:t>
            </w:r>
          </w:p>
        </w:tc>
        <w:tc>
          <w:tcPr>
            <w:tcW w:w="1244" w:type="dxa"/>
            <w:vAlign w:val="center"/>
          </w:tcPr>
          <w:p w14:paraId="27C71C16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7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1340</w:t>
            </w:r>
          </w:p>
        </w:tc>
        <w:tc>
          <w:tcPr>
            <w:tcW w:w="1134" w:type="dxa"/>
            <w:vAlign w:val="center"/>
          </w:tcPr>
          <w:p w14:paraId="1C8D52F5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7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696</w:t>
            </w:r>
          </w:p>
        </w:tc>
        <w:tc>
          <w:tcPr>
            <w:tcW w:w="992" w:type="dxa"/>
            <w:vAlign w:val="center"/>
          </w:tcPr>
          <w:p w14:paraId="74B4481C" w14:textId="0A88BD1F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7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1867</w:t>
            </w:r>
            <w:ins w:id="875" w:author="Flavia Di Gi" w:date="2023-05-07T17:32:00Z">
              <w:r w:rsidR="0092502A">
                <w:rPr>
                  <w:sz w:val="24"/>
                  <w:szCs w:val="24"/>
                </w:rPr>
                <w:t xml:space="preserve">, </w:t>
              </w:r>
            </w:ins>
            <w:del w:id="876" w:author="Flavia Di Gi" w:date="2023-05-07T17:32:00Z">
              <w:r w:rsidRPr="007F3E90" w:rsidDel="0092502A">
                <w:rPr>
                  <w:sz w:val="24"/>
                  <w:szCs w:val="24"/>
                </w:rPr>
                <w:delText xml:space="preserve"> </w:delText>
              </w:r>
            </w:del>
            <w:r w:rsidRPr="007F3E90"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433F427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  <w:highlight w:val="yellow"/>
              </w:rPr>
              <w:pPrChange w:id="877" w:author="Flavia Di Gi" w:date="2023-05-07T17:12:00Z">
                <w:pPr>
                  <w:snapToGrid w:val="0"/>
                  <w:jc w:val="both"/>
                </w:pPr>
              </w:pPrChange>
            </w:pPr>
          </w:p>
          <w:p w14:paraId="3FA1D6ED" w14:textId="77777777" w:rsidR="00D32AE8" w:rsidRDefault="00C856E1" w:rsidP="00D32AE8">
            <w:pPr>
              <w:snapToGrid w:val="0"/>
              <w:jc w:val="center"/>
              <w:rPr>
                <w:ins w:id="878" w:author="Flavia Di Gi" w:date="2023-05-07T17:12:00Z"/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745 </w:t>
            </w:r>
          </w:p>
          <w:p w14:paraId="6CE5EFCD" w14:textId="510ECB80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79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lire 5 soldi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54"/>
            </w:r>
            <w:r w:rsidRPr="007F3E90">
              <w:rPr>
                <w:sz w:val="24"/>
                <w:szCs w:val="24"/>
              </w:rPr>
              <w:t xml:space="preserve"> 12</w:t>
            </w:r>
          </w:p>
        </w:tc>
      </w:tr>
      <w:tr w:rsidR="00D32AE8" w:rsidRPr="007F3E90" w14:paraId="61A36E57" w14:textId="77777777" w:rsidTr="00D32AE8">
        <w:tc>
          <w:tcPr>
            <w:tcW w:w="1843" w:type="dxa"/>
            <w:vAlign w:val="center"/>
          </w:tcPr>
          <w:p w14:paraId="060D0EF2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San Francesco capitano Iacomo Haech |</w:t>
            </w:r>
          </w:p>
        </w:tc>
        <w:tc>
          <w:tcPr>
            <w:tcW w:w="1072" w:type="dxa"/>
            <w:vAlign w:val="center"/>
          </w:tcPr>
          <w:p w14:paraId="3E03181B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8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145</w:t>
            </w:r>
          </w:p>
        </w:tc>
        <w:tc>
          <w:tcPr>
            <w:tcW w:w="1110" w:type="dxa"/>
            <w:vAlign w:val="center"/>
          </w:tcPr>
          <w:p w14:paraId="17C09482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8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2400</w:t>
            </w:r>
          </w:p>
        </w:tc>
        <w:tc>
          <w:tcPr>
            <w:tcW w:w="1110" w:type="dxa"/>
            <w:vAlign w:val="center"/>
          </w:tcPr>
          <w:p w14:paraId="520E0AC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8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960</w:t>
            </w:r>
          </w:p>
        </w:tc>
        <w:tc>
          <w:tcPr>
            <w:tcW w:w="1244" w:type="dxa"/>
            <w:vAlign w:val="center"/>
          </w:tcPr>
          <w:p w14:paraId="7FBF6B8C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8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1395</w:t>
            </w:r>
          </w:p>
        </w:tc>
        <w:tc>
          <w:tcPr>
            <w:tcW w:w="1134" w:type="dxa"/>
            <w:vAlign w:val="center"/>
          </w:tcPr>
          <w:p w14:paraId="6D8DC71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8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558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55"/>
            </w:r>
          </w:p>
        </w:tc>
        <w:tc>
          <w:tcPr>
            <w:tcW w:w="992" w:type="dxa"/>
            <w:vAlign w:val="center"/>
          </w:tcPr>
          <w:p w14:paraId="731C2A5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85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1391</w:t>
            </w:r>
          </w:p>
        </w:tc>
        <w:tc>
          <w:tcPr>
            <w:tcW w:w="1275" w:type="dxa"/>
            <w:vAlign w:val="center"/>
          </w:tcPr>
          <w:p w14:paraId="1A91ACEB" w14:textId="124CC1FD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86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158</w:t>
            </w:r>
            <w:ins w:id="887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888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16</w:t>
            </w:r>
          </w:p>
        </w:tc>
      </w:tr>
      <w:tr w:rsidR="00D32AE8" w:rsidRPr="007F3E90" w14:paraId="032F3975" w14:textId="77777777" w:rsidTr="00D32AE8">
        <w:tc>
          <w:tcPr>
            <w:tcW w:w="1843" w:type="dxa"/>
            <w:vAlign w:val="center"/>
          </w:tcPr>
          <w:p w14:paraId="55CCD792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La nave San Christofforo </w:t>
            </w:r>
          </w:p>
          <w:p w14:paraId="2E76DF52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lastRenderedPageBreak/>
              <w:t>capitano Arent Iacobs Coop |</w:t>
            </w:r>
          </w:p>
        </w:tc>
        <w:tc>
          <w:tcPr>
            <w:tcW w:w="1072" w:type="dxa"/>
            <w:vAlign w:val="center"/>
          </w:tcPr>
          <w:p w14:paraId="21621A1E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89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lastRenderedPageBreak/>
              <w:t>149</w:t>
            </w:r>
          </w:p>
        </w:tc>
        <w:tc>
          <w:tcPr>
            <w:tcW w:w="1110" w:type="dxa"/>
            <w:vAlign w:val="center"/>
          </w:tcPr>
          <w:p w14:paraId="4B90B5C2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9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2400</w:t>
            </w:r>
          </w:p>
        </w:tc>
        <w:tc>
          <w:tcPr>
            <w:tcW w:w="1110" w:type="dxa"/>
            <w:vAlign w:val="center"/>
          </w:tcPr>
          <w:p w14:paraId="0999AA8C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9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960</w:t>
            </w:r>
          </w:p>
        </w:tc>
        <w:tc>
          <w:tcPr>
            <w:tcW w:w="1244" w:type="dxa"/>
            <w:vAlign w:val="center"/>
          </w:tcPr>
          <w:p w14:paraId="673072E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9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1431</w:t>
            </w:r>
          </w:p>
        </w:tc>
        <w:tc>
          <w:tcPr>
            <w:tcW w:w="1134" w:type="dxa"/>
            <w:vAlign w:val="center"/>
          </w:tcPr>
          <w:p w14:paraId="48B42084" w14:textId="4EA480F3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9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572</w:t>
            </w:r>
            <w:ins w:id="894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895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992" w:type="dxa"/>
            <w:vAlign w:val="center"/>
          </w:tcPr>
          <w:p w14:paraId="41504EAE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96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1453</w:t>
            </w:r>
          </w:p>
        </w:tc>
        <w:tc>
          <w:tcPr>
            <w:tcW w:w="1275" w:type="dxa"/>
            <w:vAlign w:val="center"/>
          </w:tcPr>
          <w:p w14:paraId="40E7442D" w14:textId="188D1D39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89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581</w:t>
            </w:r>
            <w:ins w:id="898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</w:t>
            </w:r>
            <w:ins w:id="899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8</w:t>
            </w:r>
          </w:p>
        </w:tc>
      </w:tr>
      <w:tr w:rsidR="00D32AE8" w:rsidRPr="007F3E90" w14:paraId="00BFD42F" w14:textId="77777777" w:rsidTr="00D32AE8">
        <w:tc>
          <w:tcPr>
            <w:tcW w:w="1843" w:type="dxa"/>
            <w:vAlign w:val="center"/>
          </w:tcPr>
          <w:p w14:paraId="45BBFF71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Menonisterkerch capitano Peter Pauls Quakes |</w:t>
            </w:r>
          </w:p>
        </w:tc>
        <w:tc>
          <w:tcPr>
            <w:tcW w:w="1072" w:type="dxa"/>
            <w:vAlign w:val="center"/>
          </w:tcPr>
          <w:p w14:paraId="584365E6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0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149</w:t>
            </w:r>
          </w:p>
        </w:tc>
        <w:tc>
          <w:tcPr>
            <w:tcW w:w="1110" w:type="dxa"/>
            <w:vAlign w:val="center"/>
          </w:tcPr>
          <w:p w14:paraId="2CA8FCD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0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2550</w:t>
            </w:r>
          </w:p>
        </w:tc>
        <w:tc>
          <w:tcPr>
            <w:tcW w:w="1110" w:type="dxa"/>
            <w:vAlign w:val="center"/>
          </w:tcPr>
          <w:p w14:paraId="69F8F7EE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0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1020</w:t>
            </w:r>
          </w:p>
        </w:tc>
        <w:tc>
          <w:tcPr>
            <w:tcW w:w="1244" w:type="dxa"/>
            <w:vAlign w:val="center"/>
          </w:tcPr>
          <w:p w14:paraId="0F4C6345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0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[1]431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56"/>
            </w:r>
          </w:p>
        </w:tc>
        <w:tc>
          <w:tcPr>
            <w:tcW w:w="1134" w:type="dxa"/>
            <w:vAlign w:val="center"/>
          </w:tcPr>
          <w:p w14:paraId="00890093" w14:textId="4D319F91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0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572</w:t>
            </w:r>
            <w:ins w:id="905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906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992" w:type="dxa"/>
            <w:vAlign w:val="center"/>
          </w:tcPr>
          <w:p w14:paraId="22E7A4D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0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1432</w:t>
            </w:r>
          </w:p>
        </w:tc>
        <w:tc>
          <w:tcPr>
            <w:tcW w:w="1275" w:type="dxa"/>
            <w:vAlign w:val="center"/>
          </w:tcPr>
          <w:p w14:paraId="2BAC016F" w14:textId="56ACD223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08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572</w:t>
            </w:r>
            <w:ins w:id="909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5</w:t>
            </w:r>
            <w:ins w:id="910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12</w:t>
            </w:r>
          </w:p>
        </w:tc>
      </w:tr>
      <w:tr w:rsidR="00D32AE8" w:rsidRPr="007F3E90" w14:paraId="3F62E847" w14:textId="77777777" w:rsidTr="00D32AE8">
        <w:tc>
          <w:tcPr>
            <w:tcW w:w="1843" w:type="dxa"/>
            <w:vAlign w:val="center"/>
          </w:tcPr>
          <w:p w14:paraId="5A3BCA87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Anna Rivers capitano Bartolomeo Tyssenson |</w:t>
            </w:r>
          </w:p>
        </w:tc>
        <w:tc>
          <w:tcPr>
            <w:tcW w:w="1072" w:type="dxa"/>
            <w:vAlign w:val="center"/>
          </w:tcPr>
          <w:p w14:paraId="42D58F1F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1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100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57"/>
            </w:r>
          </w:p>
        </w:tc>
        <w:tc>
          <w:tcPr>
            <w:tcW w:w="1110" w:type="dxa"/>
            <w:vAlign w:val="center"/>
          </w:tcPr>
          <w:p w14:paraId="15E07F7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1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1800</w:t>
            </w:r>
          </w:p>
        </w:tc>
        <w:tc>
          <w:tcPr>
            <w:tcW w:w="1110" w:type="dxa"/>
            <w:vAlign w:val="center"/>
          </w:tcPr>
          <w:p w14:paraId="6085CA18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1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720</w:t>
            </w:r>
          </w:p>
        </w:tc>
        <w:tc>
          <w:tcPr>
            <w:tcW w:w="1244" w:type="dxa"/>
            <w:vAlign w:val="center"/>
          </w:tcPr>
          <w:p w14:paraId="07A6F5D4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1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960</w:t>
            </w:r>
          </w:p>
        </w:tc>
        <w:tc>
          <w:tcPr>
            <w:tcW w:w="1134" w:type="dxa"/>
            <w:vAlign w:val="center"/>
          </w:tcPr>
          <w:p w14:paraId="2B318A34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15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384</w:t>
            </w:r>
          </w:p>
        </w:tc>
        <w:tc>
          <w:tcPr>
            <w:tcW w:w="992" w:type="dxa"/>
            <w:vAlign w:val="center"/>
          </w:tcPr>
          <w:p w14:paraId="268FAB9C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16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1006</w:t>
            </w:r>
          </w:p>
        </w:tc>
        <w:tc>
          <w:tcPr>
            <w:tcW w:w="1275" w:type="dxa"/>
            <w:vAlign w:val="center"/>
          </w:tcPr>
          <w:p w14:paraId="70B7346B" w14:textId="6076CAEE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1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402</w:t>
            </w:r>
            <w:ins w:id="918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919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16</w:t>
            </w:r>
          </w:p>
        </w:tc>
      </w:tr>
      <w:tr w:rsidR="00D32AE8" w:rsidRPr="007F3E90" w14:paraId="3BF67687" w14:textId="77777777" w:rsidTr="00D32AE8">
        <w:tc>
          <w:tcPr>
            <w:tcW w:w="1843" w:type="dxa"/>
            <w:vAlign w:val="center"/>
          </w:tcPr>
          <w:p w14:paraId="5075CBED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Encusen</w:t>
            </w:r>
          </w:p>
        </w:tc>
        <w:tc>
          <w:tcPr>
            <w:tcW w:w="1072" w:type="dxa"/>
            <w:vAlign w:val="center"/>
          </w:tcPr>
          <w:p w14:paraId="521D1EA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0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110" w:type="dxa"/>
            <w:vAlign w:val="center"/>
          </w:tcPr>
          <w:p w14:paraId="422E11E3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1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110" w:type="dxa"/>
            <w:vAlign w:val="center"/>
          </w:tcPr>
          <w:p w14:paraId="7C70F8CB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2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244" w:type="dxa"/>
            <w:vAlign w:val="center"/>
          </w:tcPr>
          <w:p w14:paraId="150580F4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3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134" w:type="dxa"/>
            <w:vAlign w:val="center"/>
          </w:tcPr>
          <w:p w14:paraId="0F30D833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4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992" w:type="dxa"/>
            <w:vAlign w:val="center"/>
          </w:tcPr>
          <w:p w14:paraId="5FE2E1E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5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275" w:type="dxa"/>
            <w:vAlign w:val="center"/>
          </w:tcPr>
          <w:p w14:paraId="1E01892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6" w:author="Flavia Di Gi" w:date="2023-05-07T17:12:00Z">
                <w:pPr>
                  <w:snapToGrid w:val="0"/>
                  <w:jc w:val="both"/>
                </w:pPr>
              </w:pPrChange>
            </w:pPr>
          </w:p>
        </w:tc>
      </w:tr>
      <w:tr w:rsidR="00D32AE8" w:rsidRPr="007F3E90" w14:paraId="02702BE9" w14:textId="77777777" w:rsidTr="00D32AE8">
        <w:tc>
          <w:tcPr>
            <w:tcW w:w="1843" w:type="dxa"/>
            <w:vAlign w:val="center"/>
          </w:tcPr>
          <w:p w14:paraId="792DF414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Santa Iustina capitano Dirich Martison vice | amiraglio |</w:t>
            </w:r>
          </w:p>
        </w:tc>
        <w:tc>
          <w:tcPr>
            <w:tcW w:w="1072" w:type="dxa"/>
            <w:vAlign w:val="center"/>
          </w:tcPr>
          <w:p w14:paraId="72F997B4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111</w:t>
            </w:r>
          </w:p>
        </w:tc>
        <w:tc>
          <w:tcPr>
            <w:tcW w:w="1110" w:type="dxa"/>
            <w:vAlign w:val="center"/>
          </w:tcPr>
          <w:p w14:paraId="6C3DB8B8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8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2050</w:t>
            </w:r>
          </w:p>
        </w:tc>
        <w:tc>
          <w:tcPr>
            <w:tcW w:w="1110" w:type="dxa"/>
            <w:vAlign w:val="center"/>
          </w:tcPr>
          <w:p w14:paraId="16E44D14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29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820</w:t>
            </w:r>
          </w:p>
        </w:tc>
        <w:tc>
          <w:tcPr>
            <w:tcW w:w="1244" w:type="dxa"/>
            <w:vAlign w:val="center"/>
          </w:tcPr>
          <w:p w14:paraId="4F6DB0D6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3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1047</w:t>
            </w:r>
          </w:p>
        </w:tc>
        <w:tc>
          <w:tcPr>
            <w:tcW w:w="1134" w:type="dxa"/>
            <w:vAlign w:val="center"/>
          </w:tcPr>
          <w:p w14:paraId="3E25E0E7" w14:textId="7CEC321E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3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418</w:t>
            </w:r>
            <w:ins w:id="932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5</w:t>
            </w:r>
            <w:ins w:id="933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="000F3843">
              <w:rPr>
                <w:sz w:val="24"/>
                <w:szCs w:val="24"/>
              </w:rPr>
              <w:t xml:space="preserve"> </w:t>
            </w:r>
            <w:r w:rsidRPr="007F3E90">
              <w:rPr>
                <w:sz w:val="24"/>
                <w:szCs w:val="24"/>
              </w:rPr>
              <w:t>12</w:t>
            </w:r>
          </w:p>
        </w:tc>
        <w:tc>
          <w:tcPr>
            <w:tcW w:w="992" w:type="dxa"/>
            <w:vAlign w:val="center"/>
          </w:tcPr>
          <w:p w14:paraId="4E31CB9E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3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1346</w:t>
            </w:r>
          </w:p>
        </w:tc>
        <w:tc>
          <w:tcPr>
            <w:tcW w:w="1275" w:type="dxa"/>
            <w:vAlign w:val="center"/>
          </w:tcPr>
          <w:p w14:paraId="675D5419" w14:textId="70FB48DA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35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536</w:t>
            </w:r>
            <w:del w:id="936" w:author="Flavia Di Gi" w:date="2023-05-07T17:32:00Z">
              <w:r w:rsidRPr="007F3E90" w:rsidDel="0092502A">
                <w:rPr>
                  <w:sz w:val="24"/>
                  <w:szCs w:val="24"/>
                </w:rPr>
                <w:delText xml:space="preserve"> </w:delText>
              </w:r>
            </w:del>
            <w:ins w:id="937" w:author="Flavia Di Gi" w:date="2023-05-07T17:32:00Z">
              <w:r w:rsidR="0092502A">
                <w:rPr>
                  <w:sz w:val="24"/>
                  <w:szCs w:val="24"/>
                </w:rPr>
                <w:t xml:space="preserve">, </w:t>
              </w:r>
            </w:ins>
            <w:r w:rsidRPr="007F3E90">
              <w:rPr>
                <w:sz w:val="24"/>
                <w:szCs w:val="24"/>
              </w:rPr>
              <w:t>4</w:t>
            </w:r>
            <w:ins w:id="938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</w:p>
        </w:tc>
      </w:tr>
      <w:tr w:rsidR="00D32AE8" w:rsidRPr="007F3E90" w14:paraId="16087127" w14:textId="77777777" w:rsidTr="00D32AE8">
        <w:tc>
          <w:tcPr>
            <w:tcW w:w="1843" w:type="dxa"/>
            <w:vAlign w:val="center"/>
          </w:tcPr>
          <w:p w14:paraId="2451418B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Il Lion Dorato capitan Gisberto Ianson da Hoorn |</w:t>
            </w:r>
          </w:p>
        </w:tc>
        <w:tc>
          <w:tcPr>
            <w:tcW w:w="1072" w:type="dxa"/>
            <w:vAlign w:val="center"/>
          </w:tcPr>
          <w:p w14:paraId="5C4C384E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39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109</w:t>
            </w:r>
          </w:p>
        </w:tc>
        <w:tc>
          <w:tcPr>
            <w:tcW w:w="1110" w:type="dxa"/>
            <w:vAlign w:val="center"/>
          </w:tcPr>
          <w:p w14:paraId="7318EBC3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4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2400</w:t>
            </w:r>
          </w:p>
        </w:tc>
        <w:tc>
          <w:tcPr>
            <w:tcW w:w="1110" w:type="dxa"/>
            <w:vAlign w:val="center"/>
          </w:tcPr>
          <w:p w14:paraId="1E199978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4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960</w:t>
            </w:r>
          </w:p>
        </w:tc>
        <w:tc>
          <w:tcPr>
            <w:tcW w:w="1244" w:type="dxa"/>
            <w:vAlign w:val="center"/>
          </w:tcPr>
          <w:p w14:paraId="57214D5C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4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1029</w:t>
            </w:r>
          </w:p>
        </w:tc>
        <w:tc>
          <w:tcPr>
            <w:tcW w:w="1134" w:type="dxa"/>
            <w:vAlign w:val="center"/>
          </w:tcPr>
          <w:p w14:paraId="33A1A82D" w14:textId="701AFF9A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4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411</w:t>
            </w:r>
            <w:ins w:id="944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  <w:ins w:id="945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="000F3843">
              <w:rPr>
                <w:sz w:val="24"/>
                <w:szCs w:val="24"/>
              </w:rPr>
              <w:t xml:space="preserve"> </w:t>
            </w:r>
            <w:r w:rsidRPr="007F3E90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5BBD9373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46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1225</w:t>
            </w:r>
          </w:p>
        </w:tc>
        <w:tc>
          <w:tcPr>
            <w:tcW w:w="1275" w:type="dxa"/>
            <w:vAlign w:val="center"/>
          </w:tcPr>
          <w:p w14:paraId="12CE791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4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490</w:t>
            </w:r>
          </w:p>
        </w:tc>
      </w:tr>
      <w:tr w:rsidR="00D32AE8" w:rsidRPr="007F3E90" w14:paraId="579F6A93" w14:textId="77777777" w:rsidTr="00D32AE8">
        <w:tc>
          <w:tcPr>
            <w:tcW w:w="1843" w:type="dxa"/>
            <w:vAlign w:val="center"/>
          </w:tcPr>
          <w:p w14:paraId="5CE99A11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La Vacca Machiata capitano Ian Iacomo Scrobop |</w:t>
            </w:r>
          </w:p>
        </w:tc>
        <w:tc>
          <w:tcPr>
            <w:tcW w:w="1072" w:type="dxa"/>
            <w:vAlign w:val="center"/>
          </w:tcPr>
          <w:p w14:paraId="08C8612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48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113</w:t>
            </w:r>
          </w:p>
        </w:tc>
        <w:tc>
          <w:tcPr>
            <w:tcW w:w="1110" w:type="dxa"/>
            <w:vAlign w:val="center"/>
          </w:tcPr>
          <w:p w14:paraId="0A44135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49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2050</w:t>
            </w:r>
          </w:p>
        </w:tc>
        <w:tc>
          <w:tcPr>
            <w:tcW w:w="1110" w:type="dxa"/>
            <w:vAlign w:val="center"/>
          </w:tcPr>
          <w:p w14:paraId="70A712AC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5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820</w:t>
            </w:r>
          </w:p>
        </w:tc>
        <w:tc>
          <w:tcPr>
            <w:tcW w:w="1244" w:type="dxa"/>
            <w:vAlign w:val="center"/>
          </w:tcPr>
          <w:p w14:paraId="54844C6A" w14:textId="35459D30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5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1065</w:t>
            </w:r>
            <w:ins w:id="952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10</w:t>
            </w:r>
          </w:p>
        </w:tc>
        <w:tc>
          <w:tcPr>
            <w:tcW w:w="1134" w:type="dxa"/>
            <w:vAlign w:val="center"/>
          </w:tcPr>
          <w:p w14:paraId="7274692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5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422</w:t>
            </w:r>
          </w:p>
        </w:tc>
        <w:tc>
          <w:tcPr>
            <w:tcW w:w="992" w:type="dxa"/>
            <w:vAlign w:val="center"/>
          </w:tcPr>
          <w:p w14:paraId="76F20308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5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1391</w:t>
            </w:r>
          </w:p>
        </w:tc>
        <w:tc>
          <w:tcPr>
            <w:tcW w:w="1275" w:type="dxa"/>
            <w:vAlign w:val="center"/>
          </w:tcPr>
          <w:p w14:paraId="3D6B4769" w14:textId="513AED24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55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556</w:t>
            </w:r>
            <w:ins w:id="956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  <w:ins w:id="957" w:author="Flavia Di Gi" w:date="2023-05-07T17:32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</w:p>
        </w:tc>
      </w:tr>
      <w:tr w:rsidR="00D32AE8" w:rsidRPr="007F3E90" w14:paraId="10E443D1" w14:textId="77777777" w:rsidTr="00D32AE8">
        <w:tc>
          <w:tcPr>
            <w:tcW w:w="1843" w:type="dxa"/>
            <w:vAlign w:val="center"/>
          </w:tcPr>
          <w:p w14:paraId="19C864AB" w14:textId="06B900B0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La nave Il </w:t>
            </w:r>
            <w:ins w:id="958" w:author="Giorgia" w:date="2023-03-10T18:32:00Z">
              <w:r w:rsidR="0065193C">
                <w:rPr>
                  <w:sz w:val="24"/>
                  <w:szCs w:val="24"/>
                </w:rPr>
                <w:t>r</w:t>
              </w:r>
            </w:ins>
            <w:del w:id="959" w:author="Giorgia" w:date="2023-03-10T18:32:00Z">
              <w:r w:rsidRPr="007F3E90" w:rsidDel="0065193C">
                <w:rPr>
                  <w:sz w:val="24"/>
                  <w:szCs w:val="24"/>
                </w:rPr>
                <w:delText>R</w:delText>
              </w:r>
            </w:del>
            <w:r w:rsidRPr="007F3E90">
              <w:rPr>
                <w:sz w:val="24"/>
                <w:szCs w:val="24"/>
              </w:rPr>
              <w:t>e David capitan Pieter Ianson d’Alchmar |</w:t>
            </w:r>
          </w:p>
        </w:tc>
        <w:tc>
          <w:tcPr>
            <w:tcW w:w="1072" w:type="dxa"/>
            <w:vAlign w:val="center"/>
          </w:tcPr>
          <w:p w14:paraId="37CAB0BD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6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107</w:t>
            </w:r>
          </w:p>
        </w:tc>
        <w:tc>
          <w:tcPr>
            <w:tcW w:w="1110" w:type="dxa"/>
            <w:vAlign w:val="center"/>
          </w:tcPr>
          <w:p w14:paraId="75EB1A7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6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1600</w:t>
            </w:r>
          </w:p>
        </w:tc>
        <w:tc>
          <w:tcPr>
            <w:tcW w:w="1110" w:type="dxa"/>
            <w:vAlign w:val="center"/>
          </w:tcPr>
          <w:p w14:paraId="57638FA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6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640</w:t>
            </w:r>
          </w:p>
        </w:tc>
        <w:tc>
          <w:tcPr>
            <w:tcW w:w="1244" w:type="dxa"/>
            <w:vAlign w:val="center"/>
          </w:tcPr>
          <w:p w14:paraId="218B4267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6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1111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58"/>
            </w:r>
          </w:p>
        </w:tc>
        <w:tc>
          <w:tcPr>
            <w:tcW w:w="1134" w:type="dxa"/>
            <w:vAlign w:val="center"/>
          </w:tcPr>
          <w:p w14:paraId="767F347E" w14:textId="47030BF1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6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404</w:t>
            </w:r>
            <w:ins w:id="965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966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ins w:id="967" w:author="Flavia Di Gi" w:date="2023-05-07T17:11:00Z">
              <w:r w:rsidR="00D32AE8">
                <w:rPr>
                  <w:sz w:val="24"/>
                  <w:szCs w:val="24"/>
                </w:rPr>
                <w:t xml:space="preserve"> </w:t>
              </w:r>
            </w:ins>
            <w:del w:id="968" w:author="Flavia Di Gi" w:date="2023-05-07T17:11:00Z">
              <w:r w:rsidRPr="007F3E90" w:rsidDel="00D32AE8">
                <w:rPr>
                  <w:sz w:val="24"/>
                  <w:szCs w:val="24"/>
                </w:rPr>
                <w:delText xml:space="preserve"> </w:delText>
              </w:r>
            </w:del>
            <w:r w:rsidRPr="007F3E90">
              <w:rPr>
                <w:sz w:val="24"/>
                <w:szCs w:val="24"/>
              </w:rPr>
              <w:t>16</w:t>
            </w:r>
          </w:p>
        </w:tc>
        <w:tc>
          <w:tcPr>
            <w:tcW w:w="992" w:type="dxa"/>
            <w:vAlign w:val="center"/>
          </w:tcPr>
          <w:p w14:paraId="090DC62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69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1191</w:t>
            </w:r>
          </w:p>
        </w:tc>
        <w:tc>
          <w:tcPr>
            <w:tcW w:w="1275" w:type="dxa"/>
            <w:vAlign w:val="center"/>
          </w:tcPr>
          <w:p w14:paraId="7076994E" w14:textId="6CE782F0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7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476</w:t>
            </w:r>
            <w:ins w:id="971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972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16</w:t>
            </w:r>
          </w:p>
        </w:tc>
      </w:tr>
      <w:tr w:rsidR="00D32AE8" w:rsidRPr="007F3E90" w14:paraId="7919ADE7" w14:textId="77777777" w:rsidTr="00D32AE8">
        <w:tc>
          <w:tcPr>
            <w:tcW w:w="1843" w:type="dxa"/>
            <w:vAlign w:val="center"/>
          </w:tcPr>
          <w:p w14:paraId="200A73C8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Rotterdam</w:t>
            </w:r>
          </w:p>
        </w:tc>
        <w:tc>
          <w:tcPr>
            <w:tcW w:w="1072" w:type="dxa"/>
            <w:vAlign w:val="center"/>
          </w:tcPr>
          <w:p w14:paraId="4C0884BD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73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110" w:type="dxa"/>
            <w:vAlign w:val="center"/>
          </w:tcPr>
          <w:p w14:paraId="7DD932A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74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110" w:type="dxa"/>
            <w:vAlign w:val="center"/>
          </w:tcPr>
          <w:p w14:paraId="107840E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75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244" w:type="dxa"/>
            <w:vAlign w:val="center"/>
          </w:tcPr>
          <w:p w14:paraId="705DAAE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76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134" w:type="dxa"/>
            <w:vAlign w:val="center"/>
          </w:tcPr>
          <w:p w14:paraId="5472AF2B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77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992" w:type="dxa"/>
            <w:vAlign w:val="center"/>
          </w:tcPr>
          <w:p w14:paraId="4EB6EEA5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78" w:author="Flavia Di Gi" w:date="2023-05-07T17:12:00Z">
                <w:pPr>
                  <w:snapToGrid w:val="0"/>
                  <w:jc w:val="both"/>
                </w:pPr>
              </w:pPrChange>
            </w:pPr>
          </w:p>
        </w:tc>
        <w:tc>
          <w:tcPr>
            <w:tcW w:w="1275" w:type="dxa"/>
            <w:vAlign w:val="center"/>
          </w:tcPr>
          <w:p w14:paraId="5AEE0A9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79" w:author="Flavia Di Gi" w:date="2023-05-07T17:12:00Z">
                <w:pPr>
                  <w:snapToGrid w:val="0"/>
                  <w:jc w:val="both"/>
                </w:pPr>
              </w:pPrChange>
            </w:pPr>
          </w:p>
        </w:tc>
      </w:tr>
      <w:tr w:rsidR="00D32AE8" w:rsidRPr="007F3E90" w14:paraId="1182F8F0" w14:textId="77777777" w:rsidTr="00D32AE8">
        <w:tc>
          <w:tcPr>
            <w:tcW w:w="1843" w:type="dxa"/>
            <w:vAlign w:val="center"/>
          </w:tcPr>
          <w:p w14:paraId="69316FB3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Lo Spechio capitan Ian Ianson van Londen |</w:t>
            </w:r>
          </w:p>
        </w:tc>
        <w:tc>
          <w:tcPr>
            <w:tcW w:w="1072" w:type="dxa"/>
            <w:vAlign w:val="center"/>
          </w:tcPr>
          <w:p w14:paraId="28971EBD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8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101</w:t>
            </w:r>
          </w:p>
        </w:tc>
        <w:tc>
          <w:tcPr>
            <w:tcW w:w="1110" w:type="dxa"/>
            <w:vAlign w:val="center"/>
          </w:tcPr>
          <w:p w14:paraId="4883040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8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2200</w:t>
            </w:r>
          </w:p>
        </w:tc>
        <w:tc>
          <w:tcPr>
            <w:tcW w:w="1110" w:type="dxa"/>
            <w:vAlign w:val="center"/>
          </w:tcPr>
          <w:p w14:paraId="653EC321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8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880</w:t>
            </w:r>
          </w:p>
        </w:tc>
        <w:tc>
          <w:tcPr>
            <w:tcW w:w="1244" w:type="dxa"/>
            <w:vAlign w:val="center"/>
          </w:tcPr>
          <w:p w14:paraId="33D0BE7A" w14:textId="2502F5A8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8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[...]69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59"/>
            </w:r>
          </w:p>
        </w:tc>
        <w:tc>
          <w:tcPr>
            <w:tcW w:w="1134" w:type="dxa"/>
            <w:vAlign w:val="center"/>
          </w:tcPr>
          <w:p w14:paraId="6A2820F7" w14:textId="7283FB24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8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387</w:t>
            </w:r>
            <w:ins w:id="985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  <w:ins w:id="986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</w:p>
        </w:tc>
        <w:tc>
          <w:tcPr>
            <w:tcW w:w="992" w:type="dxa"/>
            <w:vAlign w:val="center"/>
          </w:tcPr>
          <w:p w14:paraId="20858AFC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8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1084</w:t>
            </w:r>
          </w:p>
        </w:tc>
        <w:tc>
          <w:tcPr>
            <w:tcW w:w="1275" w:type="dxa"/>
            <w:vAlign w:val="center"/>
          </w:tcPr>
          <w:p w14:paraId="3E31A490" w14:textId="4BDF06EF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88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433</w:t>
            </w:r>
            <w:ins w:id="989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  <w:ins w:id="990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</w:p>
        </w:tc>
      </w:tr>
      <w:tr w:rsidR="00D32AE8" w:rsidRPr="007F3E90" w14:paraId="30FB9B86" w14:textId="77777777" w:rsidTr="00D32AE8">
        <w:tc>
          <w:tcPr>
            <w:tcW w:w="1843" w:type="dxa"/>
            <w:vAlign w:val="center"/>
          </w:tcPr>
          <w:p w14:paraId="6894D3BF" w14:textId="5348E112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La nave Li Tre </w:t>
            </w:r>
            <w:ins w:id="991" w:author="Giorgia" w:date="2023-03-10T18:41:00Z">
              <w:r w:rsidR="008468C3">
                <w:rPr>
                  <w:sz w:val="24"/>
                  <w:szCs w:val="24"/>
                </w:rPr>
                <w:t>r</w:t>
              </w:r>
            </w:ins>
            <w:del w:id="992" w:author="Giorgia" w:date="2023-03-10T18:41:00Z">
              <w:r w:rsidRPr="007F3E90" w:rsidDel="008468C3">
                <w:rPr>
                  <w:sz w:val="24"/>
                  <w:szCs w:val="24"/>
                </w:rPr>
                <w:delText>R</w:delText>
              </w:r>
            </w:del>
            <w:r w:rsidRPr="007F3E90">
              <w:rPr>
                <w:sz w:val="24"/>
                <w:szCs w:val="24"/>
              </w:rPr>
              <w:t>e capitan Pieter Corsen Hort de Dort |</w:t>
            </w:r>
          </w:p>
        </w:tc>
        <w:tc>
          <w:tcPr>
            <w:tcW w:w="1072" w:type="dxa"/>
            <w:vAlign w:val="center"/>
          </w:tcPr>
          <w:p w14:paraId="308C27F2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93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100</w:t>
            </w:r>
          </w:p>
        </w:tc>
        <w:tc>
          <w:tcPr>
            <w:tcW w:w="1110" w:type="dxa"/>
            <w:vAlign w:val="center"/>
          </w:tcPr>
          <w:p w14:paraId="0BE5356D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9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2050</w:t>
            </w:r>
          </w:p>
        </w:tc>
        <w:tc>
          <w:tcPr>
            <w:tcW w:w="1110" w:type="dxa"/>
            <w:vAlign w:val="center"/>
          </w:tcPr>
          <w:p w14:paraId="733F4726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95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820</w:t>
            </w:r>
          </w:p>
        </w:tc>
        <w:tc>
          <w:tcPr>
            <w:tcW w:w="1244" w:type="dxa"/>
            <w:vAlign w:val="center"/>
          </w:tcPr>
          <w:p w14:paraId="5D99719E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96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966</w:t>
            </w:r>
          </w:p>
        </w:tc>
        <w:tc>
          <w:tcPr>
            <w:tcW w:w="1134" w:type="dxa"/>
            <w:vAlign w:val="center"/>
          </w:tcPr>
          <w:p w14:paraId="62A89B21" w14:textId="44992850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99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386</w:t>
            </w:r>
            <w:ins w:id="998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999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992" w:type="dxa"/>
            <w:vAlign w:val="center"/>
          </w:tcPr>
          <w:p w14:paraId="79542DEE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0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1161</w:t>
            </w:r>
          </w:p>
        </w:tc>
        <w:tc>
          <w:tcPr>
            <w:tcW w:w="1275" w:type="dxa"/>
            <w:vAlign w:val="center"/>
          </w:tcPr>
          <w:p w14:paraId="2D7307B6" w14:textId="72D98408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0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424</w:t>
            </w:r>
            <w:ins w:id="1002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1003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16</w:t>
            </w:r>
          </w:p>
        </w:tc>
      </w:tr>
      <w:tr w:rsidR="00D32AE8" w:rsidRPr="007F3E90" w14:paraId="48F07C1C" w14:textId="77777777" w:rsidTr="00D32AE8">
        <w:tc>
          <w:tcPr>
            <w:tcW w:w="1843" w:type="dxa"/>
            <w:vAlign w:val="center"/>
          </w:tcPr>
          <w:p w14:paraId="3F8A2551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La nave Emaus capitan Isaac Ianson van Neivelt |</w:t>
            </w:r>
          </w:p>
        </w:tc>
        <w:tc>
          <w:tcPr>
            <w:tcW w:w="1072" w:type="dxa"/>
            <w:vAlign w:val="center"/>
          </w:tcPr>
          <w:p w14:paraId="31C672C3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04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100</w:t>
            </w:r>
          </w:p>
        </w:tc>
        <w:tc>
          <w:tcPr>
            <w:tcW w:w="1110" w:type="dxa"/>
            <w:vAlign w:val="center"/>
          </w:tcPr>
          <w:p w14:paraId="252D709E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05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2400</w:t>
            </w:r>
          </w:p>
        </w:tc>
        <w:tc>
          <w:tcPr>
            <w:tcW w:w="1110" w:type="dxa"/>
            <w:vAlign w:val="center"/>
          </w:tcPr>
          <w:p w14:paraId="5B4625B4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06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960</w:t>
            </w:r>
          </w:p>
        </w:tc>
        <w:tc>
          <w:tcPr>
            <w:tcW w:w="1244" w:type="dxa"/>
            <w:vAlign w:val="center"/>
          </w:tcPr>
          <w:p w14:paraId="2D214F19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0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972</w:t>
            </w:r>
          </w:p>
        </w:tc>
        <w:tc>
          <w:tcPr>
            <w:tcW w:w="1134" w:type="dxa"/>
            <w:vAlign w:val="center"/>
          </w:tcPr>
          <w:p w14:paraId="71E42A5A" w14:textId="0A46A76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08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388</w:t>
            </w:r>
            <w:ins w:id="1009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2</w:t>
            </w:r>
            <w:ins w:id="1010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992" w:type="dxa"/>
            <w:vAlign w:val="center"/>
          </w:tcPr>
          <w:p w14:paraId="5939A858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1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1169</w:t>
            </w:r>
          </w:p>
        </w:tc>
        <w:tc>
          <w:tcPr>
            <w:tcW w:w="1275" w:type="dxa"/>
            <w:vAlign w:val="center"/>
          </w:tcPr>
          <w:p w14:paraId="13FC164E" w14:textId="208B3A1E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1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467</w:t>
            </w:r>
            <w:ins w:id="1013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  <w:ins w:id="1014" w:author="Flavia Di Gi" w:date="2023-05-07T17:33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</w:p>
        </w:tc>
      </w:tr>
      <w:tr w:rsidR="00D32AE8" w:rsidRPr="007F3E90" w14:paraId="79B0547F" w14:textId="77777777" w:rsidTr="00D32AE8">
        <w:tc>
          <w:tcPr>
            <w:tcW w:w="1843" w:type="dxa"/>
            <w:vAlign w:val="center"/>
          </w:tcPr>
          <w:p w14:paraId="4CD62CD7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15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Estratto</w:t>
            </w:r>
          </w:p>
        </w:tc>
        <w:tc>
          <w:tcPr>
            <w:tcW w:w="1072" w:type="dxa"/>
            <w:vAlign w:val="center"/>
          </w:tcPr>
          <w:p w14:paraId="4F8318CF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16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Marinari</w:t>
            </w:r>
          </w:p>
        </w:tc>
        <w:tc>
          <w:tcPr>
            <w:tcW w:w="1110" w:type="dxa"/>
            <w:vAlign w:val="center"/>
          </w:tcPr>
          <w:p w14:paraId="735B9BD5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17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</w:t>
            </w:r>
          </w:p>
        </w:tc>
        <w:tc>
          <w:tcPr>
            <w:tcW w:w="1110" w:type="dxa"/>
            <w:vAlign w:val="center"/>
          </w:tcPr>
          <w:p w14:paraId="1C762408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18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Ducati</w:t>
            </w:r>
          </w:p>
        </w:tc>
        <w:tc>
          <w:tcPr>
            <w:tcW w:w="1244" w:type="dxa"/>
            <w:vAlign w:val="center"/>
          </w:tcPr>
          <w:p w14:paraId="7B50FEE0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19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</w:t>
            </w:r>
          </w:p>
        </w:tc>
        <w:tc>
          <w:tcPr>
            <w:tcW w:w="1134" w:type="dxa"/>
            <w:vAlign w:val="center"/>
          </w:tcPr>
          <w:p w14:paraId="6D4ECB83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20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Ducati</w:t>
            </w:r>
          </w:p>
        </w:tc>
        <w:tc>
          <w:tcPr>
            <w:tcW w:w="992" w:type="dxa"/>
            <w:vAlign w:val="center"/>
          </w:tcPr>
          <w:p w14:paraId="02E24F6A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21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</w:t>
            </w:r>
          </w:p>
        </w:tc>
        <w:tc>
          <w:tcPr>
            <w:tcW w:w="1275" w:type="dxa"/>
            <w:vAlign w:val="center"/>
          </w:tcPr>
          <w:p w14:paraId="3F0D3B7F" w14:textId="77777777" w:rsidR="00C856E1" w:rsidRPr="007F3E90" w:rsidRDefault="00C856E1">
            <w:pPr>
              <w:snapToGrid w:val="0"/>
              <w:jc w:val="center"/>
              <w:rPr>
                <w:sz w:val="24"/>
                <w:szCs w:val="24"/>
              </w:rPr>
              <w:pPrChange w:id="1022" w:author="Flavia Di Gi" w:date="2023-05-07T17:12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Ducati</w:t>
            </w:r>
          </w:p>
        </w:tc>
      </w:tr>
      <w:tr w:rsidR="00D32AE8" w:rsidRPr="007F3E90" w14:paraId="715F2D2D" w14:textId="77777777" w:rsidTr="00D32AE8">
        <w:tc>
          <w:tcPr>
            <w:tcW w:w="1843" w:type="dxa"/>
            <w:vAlign w:val="center"/>
          </w:tcPr>
          <w:p w14:paraId="7CA6896A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Del numero de’ marinari della somma di | fiorini </w:t>
            </w:r>
            <w:r w:rsidRPr="007F3E90">
              <w:rPr>
                <w:sz w:val="24"/>
                <w:szCs w:val="24"/>
              </w:rPr>
              <w:lastRenderedPageBreak/>
              <w:t xml:space="preserve">ch’importano per ciaschedun mese, delli | nolli delle </w:t>
            </w:r>
            <w:r w:rsidRPr="007F3E90">
              <w:rPr>
                <w:smallCaps/>
                <w:sz w:val="24"/>
                <w:szCs w:val="24"/>
              </w:rPr>
              <w:t>xii</w:t>
            </w:r>
            <w:r w:rsidRPr="007F3E90">
              <w:rPr>
                <w:sz w:val="24"/>
                <w:szCs w:val="24"/>
              </w:rPr>
              <w:t xml:space="preserve"> nave, de’ viveri, et salarii ri-|dotti a scudi di Venetia di lire sette l’uno, et | del numero peso, et prezzo delle artigliarie | et valor di esse |</w:t>
            </w:r>
          </w:p>
        </w:tc>
        <w:tc>
          <w:tcPr>
            <w:tcW w:w="1072" w:type="dxa"/>
            <w:vAlign w:val="center"/>
          </w:tcPr>
          <w:p w14:paraId="1BF29C53" w14:textId="77777777" w:rsidR="00C856E1" w:rsidRPr="007F3E90" w:rsidRDefault="00C856E1" w:rsidP="00D32AE8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lastRenderedPageBreak/>
              <w:t>1464</w:t>
            </w:r>
          </w:p>
        </w:tc>
        <w:tc>
          <w:tcPr>
            <w:tcW w:w="1110" w:type="dxa"/>
            <w:vAlign w:val="center"/>
          </w:tcPr>
          <w:p w14:paraId="4563D685" w14:textId="77777777" w:rsidR="00C856E1" w:rsidRPr="007F3E90" w:rsidRDefault="00C856E1" w:rsidP="00D32AE8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27500</w:t>
            </w:r>
          </w:p>
        </w:tc>
        <w:tc>
          <w:tcPr>
            <w:tcW w:w="1110" w:type="dxa"/>
            <w:vAlign w:val="center"/>
          </w:tcPr>
          <w:p w14:paraId="22299944" w14:textId="77777777" w:rsidR="00C856E1" w:rsidRPr="007F3E90" w:rsidRDefault="00C856E1" w:rsidP="00D32AE8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12000</w:t>
            </w:r>
          </w:p>
        </w:tc>
        <w:tc>
          <w:tcPr>
            <w:tcW w:w="1244" w:type="dxa"/>
            <w:vAlign w:val="center"/>
          </w:tcPr>
          <w:p w14:paraId="30E97D3A" w14:textId="4B49FD84" w:rsidR="00C856E1" w:rsidRPr="007F3E90" w:rsidRDefault="00C856E1" w:rsidP="00D32AE8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14016</w:t>
            </w:r>
            <w:ins w:id="1023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10</w:t>
            </w:r>
          </w:p>
        </w:tc>
        <w:tc>
          <w:tcPr>
            <w:tcW w:w="1134" w:type="dxa"/>
            <w:vAlign w:val="center"/>
          </w:tcPr>
          <w:p w14:paraId="0875E467" w14:textId="7E8B9367" w:rsidR="00C856E1" w:rsidRPr="007F3E90" w:rsidRDefault="00C856E1" w:rsidP="00D32AE8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5606</w:t>
            </w:r>
            <w:ins w:id="1024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  <w:ins w:id="1025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</w:p>
        </w:tc>
        <w:tc>
          <w:tcPr>
            <w:tcW w:w="992" w:type="dxa"/>
            <w:vAlign w:val="center"/>
          </w:tcPr>
          <w:p w14:paraId="2DC7FE17" w14:textId="77777777" w:rsidR="00C856E1" w:rsidRPr="007F3E90" w:rsidRDefault="00C856E1" w:rsidP="00D32AE8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15617</w:t>
            </w:r>
          </w:p>
        </w:tc>
        <w:tc>
          <w:tcPr>
            <w:tcW w:w="1275" w:type="dxa"/>
            <w:vAlign w:val="center"/>
          </w:tcPr>
          <w:p w14:paraId="6C6B7472" w14:textId="4EA3E056" w:rsidR="00C856E1" w:rsidRPr="007F3E90" w:rsidRDefault="00C856E1" w:rsidP="00D32AE8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6246</w:t>
            </w:r>
            <w:ins w:id="1026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  <w:ins w:id="1027" w:author="Flavia Di Gi" w:date="2023-05-07T17:35:00Z">
              <w:r w:rsidR="0092502A">
                <w:rPr>
                  <w:sz w:val="24"/>
                  <w:szCs w:val="24"/>
                </w:rPr>
                <w:t>,</w:t>
              </w:r>
            </w:ins>
            <w:r w:rsidRPr="007F3E90">
              <w:rPr>
                <w:sz w:val="24"/>
                <w:szCs w:val="24"/>
              </w:rPr>
              <w:t xml:space="preserve"> 4</w:t>
            </w:r>
          </w:p>
        </w:tc>
      </w:tr>
    </w:tbl>
    <w:p w14:paraId="6B55099C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385EA60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Costano </w:t>
      </w:r>
      <w:proofErr w:type="gramStart"/>
      <w:r w:rsidRPr="007F3E90">
        <w:rPr>
          <w:sz w:val="24"/>
          <w:szCs w:val="24"/>
        </w:rPr>
        <w:t>le suddette dodici nave</w:t>
      </w:r>
      <w:proofErr w:type="gramEnd"/>
      <w:r w:rsidRPr="007F3E90">
        <w:rPr>
          <w:sz w:val="24"/>
          <w:szCs w:val="24"/>
        </w:rPr>
        <w:t xml:space="preserve">, con i nolli, viveri | et salarii della gente marinarescha per ciaschedun | mese, conforme li contratti di noleggio, rolli di | viveri, et salarii cominciando dalle mostre fatte | in Amsterdam sotto li 6 di aprile di questo | anno 1618, in Nort Hollandia sotto li </w:t>
      </w:r>
      <w:r w:rsidRPr="007F3E90">
        <w:rPr>
          <w:smallCaps/>
          <w:sz w:val="24"/>
          <w:szCs w:val="24"/>
        </w:rPr>
        <w:t>x</w:t>
      </w:r>
      <w:r w:rsidRPr="007F3E90">
        <w:rPr>
          <w:sz w:val="24"/>
          <w:szCs w:val="24"/>
        </w:rPr>
        <w:t xml:space="preserve"> et </w:t>
      </w:r>
      <w:r w:rsidRPr="007F3E90">
        <w:rPr>
          <w:smallCaps/>
          <w:sz w:val="24"/>
          <w:szCs w:val="24"/>
        </w:rPr>
        <w:t xml:space="preserve">xi | </w:t>
      </w:r>
      <w:r w:rsidRPr="007F3E90">
        <w:rPr>
          <w:sz w:val="24"/>
          <w:szCs w:val="24"/>
        </w:rPr>
        <w:t xml:space="preserve">et in Rotterdam sotto li </w:t>
      </w:r>
      <w:r w:rsidRPr="007F3E90">
        <w:rPr>
          <w:smallCaps/>
          <w:sz w:val="24"/>
          <w:szCs w:val="24"/>
        </w:rPr>
        <w:t>xxi</w:t>
      </w:r>
      <w:r w:rsidRPr="007F3E90">
        <w:rPr>
          <w:sz w:val="24"/>
          <w:szCs w:val="24"/>
        </w:rPr>
        <w:t xml:space="preserve"> del detto mese, con | huomini 1464, in tutto fiorini 57133 10 che | fanno scudi 22853 giuli 9 7/5 overo lire venetiane | 151236 soldi</w:t>
      </w:r>
      <w:r w:rsidRPr="007F3E90">
        <w:rPr>
          <w:rStyle w:val="Rimandonotaapidipagina"/>
          <w:sz w:val="24"/>
          <w:szCs w:val="24"/>
        </w:rPr>
        <w:footnoteReference w:id="160"/>
      </w:r>
      <w:r w:rsidRPr="007F3E90">
        <w:rPr>
          <w:sz w:val="24"/>
          <w:szCs w:val="24"/>
        </w:rPr>
        <w:t xml:space="preserve"> 16. Di modo che ogni nave sottosopra | vien a costare per ogni mese fiorini 4761 soldi</w:t>
      </w:r>
      <w:r w:rsidRPr="007F3E90">
        <w:rPr>
          <w:rStyle w:val="Rimandonotaapidipagina"/>
          <w:sz w:val="24"/>
          <w:szCs w:val="24"/>
        </w:rPr>
        <w:footnoteReference w:id="161"/>
      </w:r>
      <w:r w:rsidRPr="007F3E90">
        <w:rPr>
          <w:sz w:val="24"/>
          <w:szCs w:val="24"/>
        </w:rPr>
        <w:t xml:space="preserve"> 12 ducati 8 | et sono ducati a ragion di piachi 50 l’uno di | lire 6 soldi</w:t>
      </w:r>
      <w:r w:rsidRPr="007F3E90">
        <w:rPr>
          <w:rStyle w:val="Rimandonotaapidipagina"/>
          <w:sz w:val="24"/>
          <w:szCs w:val="24"/>
        </w:rPr>
        <w:footnoteReference w:id="162"/>
      </w:r>
      <w:r w:rsidRPr="007F3E90">
        <w:rPr>
          <w:sz w:val="24"/>
          <w:szCs w:val="24"/>
        </w:rPr>
        <w:t xml:space="preserve"> 4 venetiane 1904 giuli 5 4/3 che fanno in | tutto lire 12603. | </w:t>
      </w:r>
    </w:p>
    <w:p w14:paraId="221413DE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 sudetto conto non vi sono messe le spese fatte | dall’Amiralità per noleggio, et altro, et questo per | non essermi stato ancor date in nota, et per esser | spesa fatta per una volta tanto, come né anco | la soprabondante provisione di polvere, balle | sartiane, et altro conforme le liste, mandate | et solite darsi alle navi di guerra che tutto | serve per capital a favor della serenissima Republica. |</w:t>
      </w:r>
    </w:p>
    <w:p w14:paraId="774ADD6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Sopra le dette </w:t>
      </w:r>
      <w:proofErr w:type="gramStart"/>
      <w:r w:rsidRPr="007F3E90">
        <w:rPr>
          <w:sz w:val="24"/>
          <w:szCs w:val="24"/>
        </w:rPr>
        <w:t>dodici nave</w:t>
      </w:r>
      <w:proofErr w:type="gramEnd"/>
      <w:r w:rsidRPr="007F3E90">
        <w:rPr>
          <w:sz w:val="24"/>
          <w:szCs w:val="24"/>
        </w:rPr>
        <w:t xml:space="preserve"> vi sono pezzi di | artigliaria 312 cioè pezzi sei di bronzo, et | 168 di ferro colato prestati dalle Amiralità | pezzi 130 delli patroni et partionevoli delle | dette navi, et altri pezzi otto sopra la nave | chiamata Re David sono di raggione della | serenissima Republica. Vi sono di più pedriere 24 | delle sudette Amiralità et 72 delli patroni, et | partionevoli ch’in tutto vagliono come | siegue cioè |</w:t>
      </w:r>
    </w:p>
    <w:p w14:paraId="0E1C834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76E4D99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tbl>
      <w:tblPr>
        <w:tblStyle w:val="Grigliatabella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1028" w:author="Flavia Di Gi" w:date="2023-05-07T17:24:00Z">
          <w:tblPr>
            <w:tblStyle w:val="Grigliatabella"/>
            <w:tblW w:w="9634" w:type="dxa"/>
            <w:tblLook w:val="04A0" w:firstRow="1" w:lastRow="0" w:firstColumn="1" w:lastColumn="0" w:noHBand="0" w:noVBand="1"/>
          </w:tblPr>
        </w:tblPrChange>
      </w:tblPr>
      <w:tblGrid>
        <w:gridCol w:w="6232"/>
        <w:gridCol w:w="3402"/>
        <w:tblGridChange w:id="1029">
          <w:tblGrid>
            <w:gridCol w:w="6232"/>
            <w:gridCol w:w="3402"/>
          </w:tblGrid>
        </w:tblGridChange>
      </w:tblGrid>
      <w:tr w:rsidR="00CD7893" w:rsidRPr="007F3E90" w14:paraId="7E8B74D9" w14:textId="77777777" w:rsidTr="00194AD1">
        <w:tc>
          <w:tcPr>
            <w:tcW w:w="6232" w:type="dxa"/>
            <w:tcPrChange w:id="1030" w:author="Flavia Di Gi" w:date="2023-05-07T17:24:00Z">
              <w:tcPr>
                <w:tcW w:w="6232" w:type="dxa"/>
              </w:tcPr>
            </w:tcPrChange>
          </w:tcPr>
          <w:p w14:paraId="447C426F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In tutti li pezzi di ferro colato con le pedriere pesano | lire 916742 a fiorini 15 il cento fanno fiorini |</w:t>
            </w:r>
          </w:p>
        </w:tc>
        <w:tc>
          <w:tcPr>
            <w:tcW w:w="3402" w:type="dxa"/>
            <w:tcPrChange w:id="1031" w:author="Flavia Di Gi" w:date="2023-05-07T17:24:00Z">
              <w:tcPr>
                <w:tcW w:w="3402" w:type="dxa"/>
              </w:tcPr>
            </w:tcPrChange>
          </w:tcPr>
          <w:p w14:paraId="6E0D6860" w14:textId="77777777" w:rsidR="00C856E1" w:rsidRPr="007F3E90" w:rsidRDefault="00C856E1">
            <w:pPr>
              <w:snapToGrid w:val="0"/>
              <w:jc w:val="right"/>
              <w:rPr>
                <w:sz w:val="24"/>
                <w:szCs w:val="24"/>
                <w:highlight w:val="yellow"/>
              </w:rPr>
              <w:pPrChange w:id="1032" w:author="Flavia Di Gi" w:date="2023-05-07T17:23:00Z">
                <w:pPr>
                  <w:snapToGrid w:val="0"/>
                  <w:jc w:val="both"/>
                </w:pPr>
              </w:pPrChange>
            </w:pPr>
          </w:p>
          <w:p w14:paraId="136A12BB" w14:textId="77777777" w:rsidR="00C856E1" w:rsidRPr="007F3E90" w:rsidRDefault="00C856E1">
            <w:pPr>
              <w:snapToGrid w:val="0"/>
              <w:jc w:val="right"/>
              <w:rPr>
                <w:sz w:val="24"/>
                <w:szCs w:val="24"/>
                <w:highlight w:val="yellow"/>
              </w:rPr>
              <w:pPrChange w:id="1033" w:author="Flavia Di Gi" w:date="2023-05-07T17:23:00Z">
                <w:pPr>
                  <w:snapToGrid w:val="0"/>
                  <w:jc w:val="both"/>
                </w:pPr>
              </w:pPrChange>
            </w:pPr>
          </w:p>
          <w:p w14:paraId="675D3A1E" w14:textId="77777777" w:rsidR="00C856E1" w:rsidRPr="007F3E90" w:rsidRDefault="00C856E1">
            <w:pPr>
              <w:snapToGrid w:val="0"/>
              <w:jc w:val="right"/>
              <w:rPr>
                <w:sz w:val="24"/>
                <w:szCs w:val="24"/>
              </w:rPr>
              <w:pPrChange w:id="1034" w:author="Flavia Di Gi" w:date="2023-05-07T17:2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fiorini 137511, 6</w:t>
            </w:r>
          </w:p>
        </w:tc>
      </w:tr>
      <w:tr w:rsidR="00CD7893" w:rsidRPr="007F3E90" w14:paraId="63507AB4" w14:textId="77777777" w:rsidTr="00194AD1">
        <w:tc>
          <w:tcPr>
            <w:tcW w:w="6232" w:type="dxa"/>
            <w:tcPrChange w:id="1035" w:author="Flavia Di Gi" w:date="2023-05-07T17:24:00Z">
              <w:tcPr>
                <w:tcW w:w="6232" w:type="dxa"/>
              </w:tcPr>
            </w:tcPrChange>
          </w:tcPr>
          <w:p w14:paraId="470EB4DF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Li 6 pezzi di bronzo pesano lire 19290 | a fiorini 60 il cento |</w:t>
            </w:r>
          </w:p>
        </w:tc>
        <w:tc>
          <w:tcPr>
            <w:tcW w:w="3402" w:type="dxa"/>
            <w:tcPrChange w:id="1036" w:author="Flavia Di Gi" w:date="2023-05-07T17:24:00Z">
              <w:tcPr>
                <w:tcW w:w="3402" w:type="dxa"/>
              </w:tcPr>
            </w:tcPrChange>
          </w:tcPr>
          <w:p w14:paraId="1A3DBB96" w14:textId="77777777" w:rsidR="00C856E1" w:rsidRPr="007F3E90" w:rsidRDefault="00C856E1">
            <w:pPr>
              <w:snapToGrid w:val="0"/>
              <w:jc w:val="right"/>
              <w:outlineLvl w:val="0"/>
              <w:rPr>
                <w:sz w:val="24"/>
                <w:szCs w:val="24"/>
              </w:rPr>
              <w:pPrChange w:id="1037" w:author="Flavia Di Gi" w:date="2023-05-07T17:23:00Z">
                <w:pPr>
                  <w:snapToGrid w:val="0"/>
                  <w:jc w:val="both"/>
                  <w:outlineLvl w:val="0"/>
                </w:pPr>
              </w:pPrChange>
            </w:pPr>
          </w:p>
          <w:p w14:paraId="4D522489" w14:textId="77777777" w:rsidR="00C856E1" w:rsidRPr="007F3E90" w:rsidRDefault="00C856E1">
            <w:pPr>
              <w:snapToGrid w:val="0"/>
              <w:jc w:val="right"/>
              <w:outlineLvl w:val="0"/>
              <w:rPr>
                <w:sz w:val="24"/>
                <w:szCs w:val="24"/>
              </w:rPr>
              <w:pPrChange w:id="1038" w:author="Flavia Di Gi" w:date="2023-05-07T17:23:00Z">
                <w:pPr>
                  <w:snapToGrid w:val="0"/>
                  <w:jc w:val="both"/>
                  <w:outlineLvl w:val="0"/>
                </w:pPr>
              </w:pPrChange>
            </w:pPr>
            <w:r w:rsidRPr="007F3E90">
              <w:rPr>
                <w:sz w:val="24"/>
                <w:szCs w:val="24"/>
              </w:rPr>
              <w:t>11574</w:t>
            </w:r>
          </w:p>
        </w:tc>
      </w:tr>
      <w:tr w:rsidR="00CD7893" w:rsidRPr="007F3E90" w14:paraId="427AB56F" w14:textId="77777777" w:rsidTr="00194AD1">
        <w:tc>
          <w:tcPr>
            <w:tcW w:w="6232" w:type="dxa"/>
            <w:tcPrChange w:id="1039" w:author="Flavia Di Gi" w:date="2023-05-07T17:24:00Z">
              <w:tcPr>
                <w:tcW w:w="6232" w:type="dxa"/>
              </w:tcPr>
            </w:tcPrChange>
          </w:tcPr>
          <w:p w14:paraId="21802A8D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che sono in tutto fiorini |</w:t>
            </w:r>
          </w:p>
        </w:tc>
        <w:tc>
          <w:tcPr>
            <w:tcW w:w="3402" w:type="dxa"/>
            <w:tcPrChange w:id="1040" w:author="Flavia Di Gi" w:date="2023-05-07T17:24:00Z">
              <w:tcPr>
                <w:tcW w:w="3402" w:type="dxa"/>
              </w:tcPr>
            </w:tcPrChange>
          </w:tcPr>
          <w:p w14:paraId="4CED30EC" w14:textId="77777777" w:rsidR="00C856E1" w:rsidRPr="007F3E90" w:rsidRDefault="00C856E1">
            <w:pPr>
              <w:snapToGrid w:val="0"/>
              <w:jc w:val="right"/>
              <w:rPr>
                <w:sz w:val="24"/>
                <w:szCs w:val="24"/>
              </w:rPr>
              <w:pPrChange w:id="1041" w:author="Flavia Di Gi" w:date="2023-05-07T17:2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149085, 6</w:t>
            </w:r>
          </w:p>
        </w:tc>
      </w:tr>
      <w:tr w:rsidR="00CD7893" w:rsidRPr="007F3E90" w14:paraId="59CC4F22" w14:textId="77777777" w:rsidTr="00194AD1">
        <w:tc>
          <w:tcPr>
            <w:tcW w:w="6232" w:type="dxa"/>
            <w:tcPrChange w:id="1042" w:author="Flavia Di Gi" w:date="2023-05-07T17:24:00Z">
              <w:tcPr>
                <w:tcW w:w="6232" w:type="dxa"/>
              </w:tcPr>
            </w:tcPrChange>
          </w:tcPr>
          <w:p w14:paraId="788F4C25" w14:textId="77777777" w:rsidR="00C856E1" w:rsidRPr="007F3E90" w:rsidRDefault="00C856E1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fanno ducati di Venetia di lire 6 soldi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63"/>
            </w:r>
            <w:r w:rsidRPr="007F3E90">
              <w:rPr>
                <w:sz w:val="24"/>
                <w:szCs w:val="24"/>
              </w:rPr>
              <w:t xml:space="preserve"> 4 |</w:t>
            </w:r>
          </w:p>
        </w:tc>
        <w:tc>
          <w:tcPr>
            <w:tcW w:w="3402" w:type="dxa"/>
            <w:tcPrChange w:id="1043" w:author="Flavia Di Gi" w:date="2023-05-07T17:24:00Z">
              <w:tcPr>
                <w:tcW w:w="3402" w:type="dxa"/>
              </w:tcPr>
            </w:tcPrChange>
          </w:tcPr>
          <w:p w14:paraId="2C692C11" w14:textId="77777777" w:rsidR="00C856E1" w:rsidRPr="007F3E90" w:rsidRDefault="00C856E1">
            <w:pPr>
              <w:snapToGrid w:val="0"/>
              <w:jc w:val="right"/>
              <w:rPr>
                <w:sz w:val="24"/>
                <w:szCs w:val="24"/>
              </w:rPr>
              <w:pPrChange w:id="1044" w:author="Flavia Di Gi" w:date="2023-05-07T17:23:00Z">
                <w:pPr>
                  <w:snapToGrid w:val="0"/>
                  <w:jc w:val="both"/>
                </w:pPr>
              </w:pPrChange>
            </w:pPr>
            <w:r w:rsidRPr="007F3E90">
              <w:rPr>
                <w:sz w:val="24"/>
                <w:szCs w:val="24"/>
              </w:rPr>
              <w:t>59634 soldi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64"/>
            </w:r>
            <w:r w:rsidRPr="007F3E90">
              <w:rPr>
                <w:sz w:val="24"/>
                <w:szCs w:val="24"/>
              </w:rPr>
              <w:t xml:space="preserve"> 16</w:t>
            </w:r>
          </w:p>
        </w:tc>
      </w:tr>
    </w:tbl>
    <w:p w14:paraId="0E04A5B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63563991" w14:textId="77777777" w:rsidR="00C856E1" w:rsidRPr="007F3E90" w:rsidRDefault="00C856E1" w:rsidP="007F3E90">
      <w:pPr>
        <w:snapToGrid w:val="0"/>
        <w:jc w:val="both"/>
        <w:outlineLvl w:val="0"/>
        <w:rPr>
          <w:sz w:val="24"/>
          <w:szCs w:val="24"/>
        </w:rPr>
      </w:pPr>
    </w:p>
    <w:p w14:paraId="7DEB529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33vB / </w:t>
      </w:r>
    </w:p>
    <w:p w14:paraId="47CBEEF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Estratto | </w:t>
      </w:r>
    </w:p>
    <w:p w14:paraId="51C2A2D5" w14:textId="2FCE0194" w:rsidR="00AA21AD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Del numero de’ marinari, della | somma di fiorini che importano | per ciaschedun mese li nolli delle | </w:t>
      </w:r>
      <w:r w:rsidRPr="007F3E90">
        <w:rPr>
          <w:smallCaps/>
          <w:sz w:val="24"/>
          <w:szCs w:val="24"/>
        </w:rPr>
        <w:t>xii</w:t>
      </w:r>
      <w:r w:rsidRPr="007F3E90">
        <w:rPr>
          <w:sz w:val="24"/>
          <w:szCs w:val="24"/>
        </w:rPr>
        <w:t xml:space="preserve"> nave, de’ viveri, et salarii | ridotti a scudi di Venetia, et del n° | peso, et prezzo delle artigliarie et | suo valore</w:t>
      </w:r>
      <w:del w:id="1045" w:author="Flavia Di Gi" w:date="2023-03-19T17:51:00Z">
        <w:r w:rsidRPr="007F3E90" w:rsidDel="00AA21AD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|</w:t>
      </w:r>
    </w:p>
    <w:p w14:paraId="74159395" w14:textId="329E54C3" w:rsidR="00C856E1" w:rsidRPr="007F3E90" w:rsidRDefault="00F31E84" w:rsidP="007F3E90">
      <w:pPr>
        <w:snapToGrid w:val="0"/>
        <w:jc w:val="both"/>
        <w:rPr>
          <w:sz w:val="24"/>
          <w:szCs w:val="24"/>
        </w:rPr>
      </w:pPr>
      <w:ins w:id="1046" w:author="Flavia Di Gi" w:date="2023-03-19T18:12:00Z">
        <w:r>
          <w:rPr>
            <w:sz w:val="24"/>
            <w:szCs w:val="24"/>
          </w:rPr>
          <w:t>n</w:t>
        </w:r>
      </w:ins>
      <w:del w:id="1047" w:author="Flavia Di Gi" w:date="2023-03-19T17:51:00Z">
        <w:r w:rsidR="00C856E1" w:rsidRPr="007F3E90" w:rsidDel="00AA21AD">
          <w:rPr>
            <w:sz w:val="24"/>
            <w:szCs w:val="24"/>
          </w:rPr>
          <w:delText>N</w:delText>
        </w:r>
      </w:del>
      <w:r w:rsidR="00C856E1" w:rsidRPr="007F3E90">
        <w:rPr>
          <w:sz w:val="24"/>
          <w:szCs w:val="24"/>
        </w:rPr>
        <w:t>elle prima |</w:t>
      </w:r>
    </w:p>
    <w:p w14:paraId="664C43E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24836D7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7ACBA526" w14:textId="16D5D61A" w:rsidR="00C856E1" w:rsidRPr="007F3E90" w:rsidRDefault="00C856E1" w:rsidP="007F3E90">
      <w:pPr>
        <w:snapToGrid w:val="0"/>
        <w:jc w:val="both"/>
        <w:rPr>
          <w:sz w:val="24"/>
          <w:szCs w:val="24"/>
        </w:rPr>
        <w:sectPr w:rsidR="00C856E1" w:rsidRPr="007F3E90" w:rsidSect="007F3E90">
          <w:headerReference w:type="default" r:id="rId16"/>
          <w:footnotePr>
            <w:numFmt w:val="lowerLetter"/>
            <w:numRestart w:val="eachPage"/>
          </w:footnotePr>
          <w:type w:val="continuous"/>
          <w:pgSz w:w="11900" w:h="16840"/>
          <w:pgMar w:top="1418" w:right="1133" w:bottom="1418" w:left="1134" w:header="709" w:footer="709" w:gutter="0"/>
          <w:cols w:space="708"/>
          <w:titlePg/>
          <w:docGrid w:linePitch="360"/>
        </w:sectPr>
      </w:pPr>
    </w:p>
    <w:p w14:paraId="718BA3E7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14</w:t>
      </w:r>
    </w:p>
    <w:p w14:paraId="151BD3ED" w14:textId="12481320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1</w:t>
      </w:r>
      <w:ins w:id="1048" w:author="Flavia Di Gi" w:date="2023-03-12T11:53:00Z">
        <w:r w:rsidR="008863C8">
          <w:rPr>
            <w:sz w:val="24"/>
            <w:szCs w:val="24"/>
          </w:rPr>
          <w:t>5</w:t>
        </w:r>
      </w:ins>
      <w:del w:id="1049" w:author="Flavia Di Gi" w:date="2023-03-12T11:53:00Z">
        <w:r w:rsidRPr="007F3E90" w:rsidDel="008863C8">
          <w:rPr>
            <w:sz w:val="24"/>
            <w:szCs w:val="24"/>
          </w:rPr>
          <w:delText>4</w:delText>
        </w:r>
      </w:del>
      <w:r w:rsidRPr="007F3E90">
        <w:rPr>
          <w:sz w:val="24"/>
          <w:szCs w:val="24"/>
        </w:rPr>
        <w:t xml:space="preserve"> (cc. 34r-35v; decodifica di c. 37r-v)</w:t>
      </w:r>
    </w:p>
    <w:p w14:paraId="679DDA13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2DC406D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34r /</w:t>
      </w:r>
    </w:p>
    <w:p w14:paraId="544703DA" w14:textId="1B03120E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>Segue decodifica di testo cifrato</w:t>
      </w:r>
      <w:del w:id="1050" w:author="Flavia Di Gi" w:date="2023-03-21T22:00:00Z">
        <w:r w:rsidRPr="007F3E90" w:rsidDel="00075EA3">
          <w:rPr>
            <w:rStyle w:val="Rimandonotaapidipagina"/>
            <w:sz w:val="24"/>
            <w:szCs w:val="24"/>
          </w:rPr>
          <w:footnoteReference w:id="165"/>
        </w:r>
      </w:del>
    </w:p>
    <w:p w14:paraId="436BA04E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12F1AF93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34v-35v / </w:t>
      </w:r>
    </w:p>
    <w:p w14:paraId="5CE948B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7C972B5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4E664514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</w:p>
    <w:p w14:paraId="4474EB01" w14:textId="77777777" w:rsidR="00C856E1" w:rsidRPr="007F3E90" w:rsidRDefault="00C856E1" w:rsidP="00CD789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15</w:t>
      </w:r>
    </w:p>
    <w:p w14:paraId="54685DED" w14:textId="77777777" w:rsidR="00C856E1" w:rsidRPr="007F3E90" w:rsidDel="008863C8" w:rsidRDefault="00C856E1" w:rsidP="00CD7893">
      <w:pPr>
        <w:widowControl w:val="0"/>
        <w:snapToGrid w:val="0"/>
        <w:jc w:val="center"/>
        <w:rPr>
          <w:del w:id="1056" w:author="Flavia Di Gi" w:date="2023-03-12T11:52:00Z"/>
          <w:sz w:val="24"/>
          <w:szCs w:val="24"/>
        </w:rPr>
      </w:pPr>
      <w:r w:rsidRPr="007F3E90">
        <w:rPr>
          <w:sz w:val="24"/>
          <w:szCs w:val="24"/>
        </w:rPr>
        <w:t>14 agosto 1618, L’Aia (cc. 36r-39v)</w:t>
      </w:r>
    </w:p>
    <w:p w14:paraId="42E841C3" w14:textId="77777777" w:rsidR="00C856E1" w:rsidRPr="007F3E90" w:rsidRDefault="00C856E1">
      <w:pPr>
        <w:widowControl w:val="0"/>
        <w:snapToGrid w:val="0"/>
        <w:jc w:val="center"/>
        <w:rPr>
          <w:sz w:val="24"/>
          <w:szCs w:val="24"/>
        </w:rPr>
        <w:pPrChange w:id="1057" w:author="Flavia Di Gi" w:date="2023-03-12T11:52:00Z">
          <w:pPr>
            <w:snapToGrid w:val="0"/>
            <w:jc w:val="both"/>
          </w:pPr>
        </w:pPrChange>
      </w:pPr>
    </w:p>
    <w:p w14:paraId="632FA88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3662642B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36r /</w:t>
      </w:r>
    </w:p>
    <w:p w14:paraId="77A9A6E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 xml:space="preserve">da </w:t>
      </w:r>
      <w:r w:rsidRPr="007F3E90">
        <w:rPr>
          <w:sz w:val="24"/>
          <w:szCs w:val="24"/>
        </w:rPr>
        <w:t>|</w:t>
      </w:r>
    </w:p>
    <w:p w14:paraId="4273D6BC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52 comincia 51 |</w:t>
      </w:r>
    </w:p>
    <w:p w14:paraId="7101D1C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6DD96CD9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4931AB74" w14:textId="30FA41DA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tornò sua Eccellentia da Utrechet la passata settimana, come si | credeva; ma solamente hieri a sera fu nell’Haya, non havendo | voluto partir di là, che non habbi agiustate tutte le cose | in termine tale, che non vi fosse bisogno de contrasti | così li è venuto fatto aiutato dall’auttorità dei deputati | de’ signori Stati Generali. Si sono eletti nuovi deputati | per </w:t>
      </w:r>
      <w:proofErr w:type="gramStart"/>
      <w:r w:rsidRPr="007F3E90">
        <w:rPr>
          <w:sz w:val="24"/>
          <w:szCs w:val="24"/>
        </w:rPr>
        <w:t>quel magistrati</w:t>
      </w:r>
      <w:proofErr w:type="gramEnd"/>
      <w:r w:rsidRPr="007F3E90">
        <w:rPr>
          <w:rStyle w:val="Rimandonotaapidipagina"/>
          <w:sz w:val="24"/>
          <w:szCs w:val="24"/>
        </w:rPr>
        <w:footnoteReference w:id="166"/>
      </w:r>
      <w:r w:rsidRPr="007F3E90">
        <w:rPr>
          <w:sz w:val="24"/>
          <w:szCs w:val="24"/>
        </w:rPr>
        <w:t xml:space="preserve">, stabiliti quaranta, che saranno perpe-|tui elettori di esso </w:t>
      </w:r>
      <w:ins w:id="1058" w:author="Giorgia" w:date="2023-03-11T17:33:00Z">
        <w:r w:rsidR="00777D44">
          <w:rPr>
            <w:sz w:val="24"/>
            <w:szCs w:val="24"/>
          </w:rPr>
          <w:t>M</w:t>
        </w:r>
      </w:ins>
      <w:del w:id="1059" w:author="Giorgia" w:date="2023-03-11T17:33:00Z">
        <w:r w:rsidRPr="007F3E90" w:rsidDel="00777D44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agistrato, et secondo il mancamento | per morte si sostituirà nella piazza un altro. Anco allo | stato de ecclesiastici, et de nobili per quella provincia di | Utrechet sono stati aggiunti quattro, doi per ciaschedun | ordine, et par che anco si sia stabilito, che quando sarà</w:t>
      </w:r>
      <w:r w:rsidRPr="007F3E90">
        <w:rPr>
          <w:rStyle w:val="Rimandonotaapidipagina"/>
          <w:sz w:val="24"/>
          <w:szCs w:val="24"/>
        </w:rPr>
        <w:footnoteReference w:id="167"/>
      </w:r>
      <w:r w:rsidRPr="007F3E90">
        <w:rPr>
          <w:sz w:val="24"/>
          <w:szCs w:val="24"/>
        </w:rPr>
        <w:t xml:space="preserve"> | eletto uno dei nobili per borgomastro in Utrechet come | suole ordinariamente esser, questo durante la carica non | possi entrar nello stato, o Conseglio de’ nobili, o dar | voto in esso. Si è fermata chiesa anco per l’opinione | de’ gomoristi, et la chiesa maggiore resta a quelli dell’|altra opinione. È stato deposto il secretario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di quella | Provincia, che dimandava di esser scusato dal peso con | riserva di sostituir un altro o altrimenti voleva restar | in carica. È stato escluso (dicono come dipendente da monsignor | Bernvel) dall’una, et l’altra instanza, et si tiene sarà fer-|mato nella sua piazza uno de’ sottosecretarii del signor principe | Mauritio. | </w:t>
      </w:r>
    </w:p>
    <w:p w14:paraId="118B6D4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Sua Eccellentia nel ritorno di Utrechet ha stimato bene non | passar per Leidem, come si credeva, et quei cittadini |</w:t>
      </w:r>
    </w:p>
    <w:p w14:paraId="2CEB814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36v / </w:t>
      </w:r>
    </w:p>
    <w:p w14:paraId="61CC384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dubitavano; ben si dice, che volsero passarvi li deputati de’ signori | Stati, che rivenivano pur da </w:t>
      </w:r>
      <w:proofErr w:type="gramStart"/>
      <w:r w:rsidRPr="007F3E90">
        <w:rPr>
          <w:sz w:val="24"/>
          <w:szCs w:val="24"/>
        </w:rPr>
        <w:t>Utrechet;</w:t>
      </w:r>
      <w:proofErr w:type="gramEnd"/>
      <w:r w:rsidRPr="007F3E90">
        <w:rPr>
          <w:sz w:val="24"/>
          <w:szCs w:val="24"/>
        </w:rPr>
        <w:t xml:space="preserve"> ma che trovorono le | porte chiuse. Questo si sa che il Magistrato ha fatto star | la soldatesca in arme risoluto come dicono non voler esser constretto | dalla forza. |</w:t>
      </w:r>
    </w:p>
    <w:p w14:paraId="72978BFA" w14:textId="41648282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ritorno di sua Eccellentia è stato solecitato dalli signori Stati a fine | di poter dar commodità al signor ambasciator straordinario di Francia | Boissise di comparer</w:t>
      </w:r>
      <w:r w:rsidRPr="007F3E90">
        <w:rPr>
          <w:rStyle w:val="Rimandonotaapidipagina"/>
          <w:sz w:val="24"/>
          <w:szCs w:val="24"/>
        </w:rPr>
        <w:footnoteReference w:id="168"/>
      </w:r>
      <w:r w:rsidRPr="007F3E90">
        <w:rPr>
          <w:sz w:val="24"/>
          <w:szCs w:val="24"/>
        </w:rPr>
        <w:t xml:space="preserve"> nell’assemblea a far la sua propositione | et poter sentir ciò che riferisce, parendo, ch’egli havesse | gusto di farla presente anco l’</w:t>
      </w:r>
      <w:ins w:id="1060" w:author="Flavia Di Gi" w:date="2023-04-01T16:37:00Z">
        <w:r w:rsidR="00416702">
          <w:rPr>
            <w:sz w:val="24"/>
            <w:szCs w:val="24"/>
          </w:rPr>
          <w:t xml:space="preserve">Eccellenza </w:t>
        </w:r>
      </w:ins>
      <w:del w:id="1061" w:author="Flavia Di Gi" w:date="2023-04-01T16:37:00Z">
        <w:r w:rsidRPr="007F3E90" w:rsidDel="00416702">
          <w:rPr>
            <w:sz w:val="24"/>
            <w:szCs w:val="24"/>
          </w:rPr>
          <w:delText>E</w:delText>
        </w:r>
        <w:commentRangeStart w:id="1062"/>
        <w:r w:rsidRPr="007F3E90" w:rsidDel="00416702">
          <w:rPr>
            <w:sz w:val="24"/>
            <w:szCs w:val="24"/>
          </w:rPr>
          <w:delText>ccellenza</w:delText>
        </w:r>
        <w:commentRangeEnd w:id="1062"/>
        <w:r w:rsidRPr="007F3E90" w:rsidDel="00416702">
          <w:rPr>
            <w:rStyle w:val="Rimandocommento"/>
            <w:rFonts w:eastAsia="Georgia"/>
            <w:sz w:val="24"/>
            <w:szCs w:val="24"/>
          </w:rPr>
          <w:commentReference w:id="1062"/>
        </w:r>
        <w:r w:rsidRPr="007F3E90" w:rsidDel="00416702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sua. Hora si sta con curiosità | aspettando quello, che esponerà, et alcuni dei Stati hanno | per sua opinione preparata la risposta, ch’è farli un bel | ringratiamento per la gran affettione, che mostra sua Maestà | a queste Provincie Unite</w:t>
      </w:r>
      <w:r w:rsidRPr="007F3E90">
        <w:rPr>
          <w:rStyle w:val="Rimandonotaapidipagina"/>
          <w:sz w:val="24"/>
          <w:szCs w:val="24"/>
        </w:rPr>
        <w:footnoteReference w:id="169"/>
      </w:r>
      <w:r w:rsidRPr="007F3E90">
        <w:rPr>
          <w:sz w:val="24"/>
          <w:szCs w:val="24"/>
        </w:rPr>
        <w:t xml:space="preserve">, et per il desiderio della sua conser-|vatione; et che dal canto loro non attendono, né mirano | ad altro, che alla quiete, et alla conservatione della | libertà a che sono dietro per stabilir questo punto, ch’è | la sostanza del loro dominio; et così passando sopra </w:t>
      </w:r>
      <w:r w:rsidRPr="007F3E90">
        <w:rPr>
          <w:sz w:val="24"/>
          <w:szCs w:val="24"/>
        </w:rPr>
        <w:lastRenderedPageBreak/>
        <w:t>| parole di complimento generali procurar con destra | maniera, che si licentii, et se ne ritorni quanto più presto. |</w:t>
      </w:r>
    </w:p>
    <w:p w14:paraId="3AE1D8A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l’Ambasciatore più volte fatto dir a’ signori Stati col mezo del patron | della casa, che vuol fare le spese da sé, ma non gli è stata data | risposta a proposito anzi in generale si sono lasciati intender | che non mireranno a spesa quanto grande si sia per venir | a fine di questo negozio con la tranquilità, et pace commune | dello Stato. |</w:t>
      </w:r>
    </w:p>
    <w:p w14:paraId="054148A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37r / </w:t>
      </w:r>
    </w:p>
    <w:p w14:paraId="348BE05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trattenersi di monsignor di Boissise aspettando l’Eccellenza sua è stato interpre-|tato</w:t>
      </w:r>
      <w:r w:rsidRPr="007F3E90">
        <w:rPr>
          <w:rStyle w:val="Rimandonotaapidipagina"/>
          <w:sz w:val="24"/>
          <w:szCs w:val="24"/>
        </w:rPr>
        <w:footnoteReference w:id="170"/>
      </w:r>
      <w:r w:rsidRPr="007F3E90">
        <w:rPr>
          <w:sz w:val="24"/>
          <w:szCs w:val="24"/>
        </w:rPr>
        <w:t>, che sia stato per doi effetti l’uno per poter all’occasione | delle visite, et della compagnia, che alla tavola li viene fatta | da questi signori andar essaminando gl’animi, et praticando le | volontà per condur le cose al termine, che desidera o che | ha per instruttione; et l’altro per voler prima conferir | col signor principe Mauritio la sostanza della sua espositione mentre | l’Eccellenza sua tiene tanta auttorità appresso quelli del partito contraremonstrante. |</w:t>
      </w:r>
    </w:p>
    <w:p w14:paraId="7529541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Viene detto, ch’egli habbi in commissione dal suo Re di metter innanti | la prorogatione della tregua già che si avicina il tempo, che se ne | deve parlare, et come il Re christianissimo è stato principal mediatore | in essa; così vogli farne far l’apertura. A me è | stato riferto da qualcheduno, che pare sia stato cavato che | proponendo questo punto sia per essortar questi signori all’effetto | al star uniti et non entrar in altre aleanze. Vostra Serenità colla | prudenza sua formerà giudicio se questi concetti </w:t>
      </w:r>
      <w:r w:rsidRPr="007F3E90">
        <w:rPr>
          <w:i/>
          <w:iCs/>
          <w:sz w:val="24"/>
          <w:szCs w:val="24"/>
        </w:rPr>
        <w:t>possino</w:t>
      </w:r>
      <w:r w:rsidRPr="007F3E90">
        <w:rPr>
          <w:rStyle w:val="Rimandonotaapidipagina"/>
          <w:sz w:val="24"/>
          <w:szCs w:val="24"/>
        </w:rPr>
        <w:footnoteReference w:id="171"/>
      </w:r>
      <w:r w:rsidRPr="007F3E90">
        <w:rPr>
          <w:i/>
          <w:iCs/>
          <w:sz w:val="24"/>
          <w:szCs w:val="24"/>
        </w:rPr>
        <w:t xml:space="preserve"> corripsonder a quelli, che sono stati | usati anco altrove da’ ministri di quella | Corona diretti contra il servitio della medesima</w:t>
      </w:r>
      <w:r w:rsidRPr="007F3E90">
        <w:rPr>
          <w:rStyle w:val="Rimandonotaapidipagina"/>
          <w:sz w:val="24"/>
          <w:szCs w:val="24"/>
        </w:rPr>
        <w:footnoteReference w:id="172"/>
      </w:r>
      <w:r w:rsidRPr="007F3E90">
        <w:rPr>
          <w:i/>
          <w:iCs/>
          <w:sz w:val="24"/>
          <w:szCs w:val="24"/>
        </w:rPr>
        <w:t>. | Io non sono assicurato, che cadi a | questo proposito, starò avertito per avisar la | Serenità vostra di quanto anderà succedendo. | Credo che questi signori faranno poco caso | di simil ufficio, havendo per troppo</w:t>
      </w:r>
      <w:r w:rsidRPr="007F3E90">
        <w:rPr>
          <w:rStyle w:val="Rimandonotaapidipagina"/>
          <w:sz w:val="24"/>
          <w:szCs w:val="24"/>
        </w:rPr>
        <w:footnoteReference w:id="173"/>
      </w:r>
      <w:r w:rsidRPr="007F3E90">
        <w:rPr>
          <w:i/>
          <w:iCs/>
          <w:sz w:val="24"/>
          <w:szCs w:val="24"/>
        </w:rPr>
        <w:t xml:space="preserve"> | suspetto il governo presente della Francia</w:t>
      </w:r>
      <w:r w:rsidRPr="007F3E90">
        <w:rPr>
          <w:sz w:val="24"/>
          <w:szCs w:val="24"/>
        </w:rPr>
        <w:t>. |</w:t>
      </w:r>
    </w:p>
    <w:p w14:paraId="4D8D1B2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>Non lasciarò di dir alla Serenità vostra quello di più che mi è stato</w:t>
      </w:r>
      <w:r w:rsidRPr="007F3E90">
        <w:rPr>
          <w:sz w:val="24"/>
          <w:szCs w:val="24"/>
        </w:rPr>
        <w:t xml:space="preserve"> | </w:t>
      </w:r>
    </w:p>
    <w:p w14:paraId="3957849B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37v / </w:t>
      </w:r>
    </w:p>
    <w:p w14:paraId="6D86F53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>riferto, et è, essersi | quest’Ambasciator in discorso alla tavola doluto | che le Signorie vostre eccellentissime con tanto ardore hab-|bino gettata la colpa del passato, et | congiura sopra la sola Natione francese | et dall’altro canto habbino escusati Spagnoli. | Anco questo è testimonio di poco buona vo-|lontà, et di interno mal animo de’ Fran-|cesi, o de’ ministri della Francia contra | di loro</w:t>
      </w:r>
      <w:r w:rsidRPr="007F3E90">
        <w:rPr>
          <w:sz w:val="24"/>
          <w:szCs w:val="24"/>
        </w:rPr>
        <w:t>. | Io non mancarò di attender | a tutto ciò, che in questo et in altro particolare potrò penetrare | et anderò rispondendo, et sostentando la ragione, et la | riputatione di vostra Serenità con ogni più viva maniera. |</w:t>
      </w:r>
    </w:p>
    <w:p w14:paraId="6D792C32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Sono ritornati li cinque ambasciatori che furono destinati li mesi passati | per Danimarca. Hanno fatta la loro relatione, che rappresenta | esser stati da quel Principe raccolti con dimostrationi grandissime | d’honore havendoli spesati, et presentati magnificamente | né lasciato partir alcuno di quelli che erano seco senza | qualche regalo. Hanno ottenuto dal Re ciò che deside-|ravano tanto per</w:t>
      </w:r>
      <w:r w:rsidRPr="007F3E90">
        <w:rPr>
          <w:rStyle w:val="Rimandonotaapidipagina"/>
          <w:sz w:val="24"/>
          <w:szCs w:val="24"/>
        </w:rPr>
        <w:footnoteReference w:id="174"/>
      </w:r>
      <w:r w:rsidRPr="007F3E90">
        <w:rPr>
          <w:sz w:val="24"/>
          <w:szCs w:val="24"/>
        </w:rPr>
        <w:t xml:space="preserve"> la continuatione del trafico in quelle | parti, et scale di ragione di sua Maestà quanto per il transito | libero alle navi per lo stretto del Zont senza haver a far | inquisitione maggiore della passata o voler inventario delle | mercantie, che si mettono nei vasselli; ma che habbino | a continuar quel passaggio nella maniera accostumata | già tanto tempo fa. Hanno cavato promessa, che | non molesterà le città ansiatiche, et molto meno il vescovo | di Brem, et più si sono come assicurati, che sia per mandar | </w:t>
      </w:r>
    </w:p>
    <w:p w14:paraId="5CA15A72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38r / </w:t>
      </w:r>
    </w:p>
    <w:p w14:paraId="3517B0F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suo ambasciatore per corrisponder a questa ambasciata, ma con ordine | anco di passar più avanti a trattar di buona corrispondenza | et unione. | </w:t>
      </w:r>
    </w:p>
    <w:p w14:paraId="68EDB120" w14:textId="07CBEF83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Il fine di questa ambasciata non è stato solamente per l’interesse particolare | della Natione, et del trafico; ma per assicurar li confederati | da quello che suspetavano poter loro succeder di male | dalla parte di quel Re, et in un istesso tempo hanno | viaggiato per una gran parte della </w:t>
      </w:r>
      <w:commentRangeStart w:id="1063"/>
      <w:commentRangeStart w:id="1064"/>
      <w:r w:rsidRPr="007F3E90">
        <w:rPr>
          <w:sz w:val="24"/>
          <w:szCs w:val="24"/>
          <w:highlight w:val="yellow"/>
        </w:rPr>
        <w:t>bassa A</w:t>
      </w:r>
      <w:commentRangeEnd w:id="1063"/>
      <w:r w:rsidR="00FC1188">
        <w:rPr>
          <w:rStyle w:val="Rimandocommento"/>
        </w:rPr>
        <w:commentReference w:id="1063"/>
      </w:r>
      <w:commentRangeEnd w:id="1064"/>
      <w:r w:rsidR="00C544BE">
        <w:rPr>
          <w:rStyle w:val="Rimandocommento"/>
        </w:rPr>
        <w:commentReference w:id="1064"/>
      </w:r>
      <w:r w:rsidRPr="007F3E90">
        <w:rPr>
          <w:sz w:val="24"/>
          <w:szCs w:val="24"/>
        </w:rPr>
        <w:t>lemagna; | visitando parte nell’andar, et parte nel ritorno | quasi tutte le città ansiatiche collegate con queste | Provincie, essortandole al tenersi proviste per l’occasione. | Hanno visitato il conte d’Oldemburgh, il duca di Meclem-|burgh, il vescovo di Brem, et altri principi, et signori, et | particolarmente il duca di Brans</w:t>
      </w:r>
      <w:ins w:id="1065" w:author="Flavia Di Gi" w:date="2023-04-01T16:52:00Z">
        <w:r w:rsidR="00E851C6">
          <w:rPr>
            <w:sz w:val="24"/>
            <w:szCs w:val="24"/>
          </w:rPr>
          <w:t>u</w:t>
        </w:r>
      </w:ins>
      <w:del w:id="1066" w:author="Flavia Di Gi" w:date="2023-04-01T16:52:00Z">
        <w:r w:rsidRPr="007F3E90" w:rsidDel="00E851C6">
          <w:rPr>
            <w:sz w:val="24"/>
            <w:szCs w:val="24"/>
          </w:rPr>
          <w:delText>v</w:delText>
        </w:r>
      </w:del>
      <w:r w:rsidRPr="007F3E90">
        <w:rPr>
          <w:sz w:val="24"/>
          <w:szCs w:val="24"/>
        </w:rPr>
        <w:t>ich, che ha fatti rancon-|trarli dalla sua cavallaria, honorandoli, et trattandoli | con gran splendore. Et tutto è stato a fine di praticar | quelle città, et quei principi, et così dar un tocco di | una general congiontione per il servitio, interesse, et sicurtà | commune. Et m’ha detto il signor Brumania uno de-|</w:t>
      </w: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che tengono per fermo di haver fatto un | gran frutto in questo giro di Paese. | </w:t>
      </w:r>
    </w:p>
    <w:p w14:paraId="01B102F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cavato che vi è pensiero in questi signori di far ispeditione | di</w:t>
      </w:r>
      <w:r w:rsidRPr="007F3E90">
        <w:rPr>
          <w:rStyle w:val="Rimandonotaapidipagina"/>
          <w:sz w:val="24"/>
          <w:szCs w:val="24"/>
        </w:rPr>
        <w:footnoteReference w:id="175"/>
      </w:r>
      <w:r w:rsidRPr="007F3E90">
        <w:rPr>
          <w:sz w:val="24"/>
          <w:szCs w:val="24"/>
        </w:rPr>
        <w:t xml:space="preserve"> un’altra ambasciata, che passerà in Francia, | et forse</w:t>
      </w:r>
      <w:r w:rsidRPr="007F3E90">
        <w:rPr>
          <w:rStyle w:val="Rimandonotaapidipagina"/>
          <w:sz w:val="24"/>
          <w:szCs w:val="24"/>
        </w:rPr>
        <w:footnoteReference w:id="176"/>
      </w:r>
      <w:r w:rsidRPr="007F3E90">
        <w:rPr>
          <w:sz w:val="24"/>
          <w:szCs w:val="24"/>
        </w:rPr>
        <w:t xml:space="preserve"> di là da’ </w:t>
      </w:r>
      <w:proofErr w:type="gramStart"/>
      <w:r w:rsidRPr="007F3E90">
        <w:rPr>
          <w:sz w:val="24"/>
          <w:szCs w:val="24"/>
        </w:rPr>
        <w:t>monti;</w:t>
      </w:r>
      <w:proofErr w:type="gramEnd"/>
      <w:r w:rsidRPr="007F3E90">
        <w:rPr>
          <w:sz w:val="24"/>
          <w:szCs w:val="24"/>
        </w:rPr>
        <w:t xml:space="preserve"> anzi di più, che essendo più | di uno insieme arrivando a Venetia, et scoprendo risoluta | </w:t>
      </w:r>
    </w:p>
    <w:p w14:paraId="7ECAF472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38v / </w:t>
      </w:r>
    </w:p>
    <w:p w14:paraId="4B10C74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dispositione</w:t>
      </w:r>
      <w:r w:rsidRPr="007F3E90">
        <w:rPr>
          <w:rStyle w:val="Rimandonotaapidipagina"/>
          <w:sz w:val="24"/>
          <w:szCs w:val="24"/>
        </w:rPr>
        <w:footnoteReference w:id="177"/>
      </w:r>
      <w:r w:rsidRPr="007F3E90">
        <w:rPr>
          <w:sz w:val="24"/>
          <w:szCs w:val="24"/>
        </w:rPr>
        <w:t xml:space="preserve"> nell’Eccelenze vostre di stabilir qualche unione con queste | Provincie sia per restar uno per la continuatione del trattato. | Essendomi questo stato riferto, che venga di bocca di qualche | principale del Governo</w:t>
      </w:r>
      <w:r w:rsidRPr="007F3E90">
        <w:rPr>
          <w:rStyle w:val="Rimandonotaapidipagina"/>
          <w:sz w:val="24"/>
          <w:szCs w:val="24"/>
        </w:rPr>
        <w:footnoteReference w:id="178"/>
      </w:r>
      <w:r w:rsidRPr="007F3E90">
        <w:rPr>
          <w:sz w:val="24"/>
          <w:szCs w:val="24"/>
        </w:rPr>
        <w:t xml:space="preserve"> apparentemente bisogna, che ne | sia passata proposta: di quello mo che ne habbi a seguire | et quando habbi ad haver effetto non lo saprei discorrer | non potendosi nella congiontura dello stato presente delle | cose conieturare il certo; et massime per la tardità delle | risolutioni in questo Paese. |</w:t>
      </w:r>
    </w:p>
    <w:p w14:paraId="5DB8F389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Molti pensano, et corre opinione in una gran parte che si vogli | stabilir un altro </w:t>
      </w:r>
      <w:r w:rsidRPr="00F06A5F">
        <w:rPr>
          <w:sz w:val="24"/>
          <w:szCs w:val="24"/>
          <w:highlight w:val="yellow"/>
          <w:rPrChange w:id="1067" w:author="Giorgia" w:date="2023-03-11T17:26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>overno differente da quello, ch’è stato | sin qua; ma la qualità de’ popoli avezzi già ad una | tal qual libera libertà, et le fattioni stesse, che si | veggono apparenti non mi fa creder, che per buon pezzo | sia per farsi altro cambiamento di</w:t>
      </w:r>
      <w:r w:rsidRPr="007F3E90">
        <w:rPr>
          <w:rStyle w:val="Rimandonotaapidipagina"/>
          <w:sz w:val="24"/>
          <w:szCs w:val="24"/>
        </w:rPr>
        <w:footnoteReference w:id="179"/>
      </w:r>
      <w:r w:rsidRPr="007F3E90">
        <w:rPr>
          <w:sz w:val="24"/>
          <w:szCs w:val="24"/>
        </w:rPr>
        <w:t xml:space="preserve"> reggimento di Stato. | Laudano tutti quelli che intendono il </w:t>
      </w:r>
      <w:r w:rsidRPr="00F06A5F">
        <w:rPr>
          <w:sz w:val="24"/>
          <w:szCs w:val="24"/>
          <w:highlight w:val="yellow"/>
          <w:rPrChange w:id="1068" w:author="Giorgia" w:date="2023-03-11T17:26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>overno interno, et | civile di quella serenissima Republica, et alcuni vorrebbono pure | accostarseli; ma non si sa se potrà ritrovarsi la stradda | di questa mutatione. |</w:t>
      </w:r>
    </w:p>
    <w:p w14:paraId="1B63B05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Mando qui aggiunta la replicata delle mie lettere d’hoggi otto | n° 50 con le scritture chiamate in essa. Gratie etc. | </w:t>
      </w:r>
    </w:p>
    <w:p w14:paraId="5A704D0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2147B619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14 agosto 1618 | </w:t>
      </w:r>
    </w:p>
    <w:p w14:paraId="5721AB8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41BE6110" w14:textId="2EDC3C39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</w:t>
      </w:r>
      <w:ins w:id="1069" w:author="Flavia Di Gi" w:date="2023-03-12T11:24:00Z">
        <w:r w:rsidR="00D75173">
          <w:rPr>
            <w:sz w:val="24"/>
            <w:szCs w:val="24"/>
          </w:rPr>
          <w:t>i</w:t>
        </w:r>
      </w:ins>
      <w:del w:id="1070" w:author="Flavia Di Gi" w:date="2023-03-12T11:24:00Z">
        <w:r w:rsidRPr="007F3E90" w:rsidDel="00D75173">
          <w:rPr>
            <w:sz w:val="24"/>
            <w:szCs w:val="24"/>
          </w:rPr>
          <w:delText>u</w:delText>
        </w:r>
      </w:del>
      <w:r w:rsidRPr="007F3E90">
        <w:rPr>
          <w:sz w:val="24"/>
          <w:szCs w:val="24"/>
        </w:rPr>
        <w:t>lissimo et devotissimo servitore |</w:t>
      </w:r>
    </w:p>
    <w:p w14:paraId="3F9E88C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3FF28F6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5773B94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39r / </w:t>
      </w:r>
    </w:p>
    <w:p w14:paraId="0D97E3B7" w14:textId="77777777" w:rsidR="00C856E1" w:rsidRPr="007F3E90" w:rsidRDefault="00C856E1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17078DD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17D8567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39v / </w:t>
      </w:r>
    </w:p>
    <w:p w14:paraId="61797D93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0CD35DA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|</w:t>
      </w:r>
    </w:p>
    <w:p w14:paraId="23BC7CB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52 comincia 51 |</w:t>
      </w:r>
    </w:p>
    <w:p w14:paraId="1108BF3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179D4355" w14:textId="77777777" w:rsidR="00C856E1" w:rsidRPr="007F3E90" w:rsidRDefault="00C856E1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Sigillo e traccia di sigillo</w:t>
      </w:r>
    </w:p>
    <w:p w14:paraId="072CC1E4" w14:textId="77777777" w:rsidR="00C856E1" w:rsidRPr="007F3E90" w:rsidRDefault="00C856E1" w:rsidP="007F3E90">
      <w:pPr>
        <w:snapToGrid w:val="0"/>
        <w:jc w:val="both"/>
        <w:rPr>
          <w:i/>
          <w:iCs/>
          <w:sz w:val="24"/>
          <w:szCs w:val="24"/>
        </w:rPr>
      </w:pPr>
    </w:p>
    <w:p w14:paraId="5B16E92B" w14:textId="77777777" w:rsidR="00C856E1" w:rsidRPr="007F3E90" w:rsidRDefault="00C856E1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lastRenderedPageBreak/>
        <w:t>Regesto antico</w:t>
      </w:r>
    </w:p>
    <w:p w14:paraId="18FC104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39vC / </w:t>
      </w:r>
    </w:p>
    <w:p w14:paraId="190A599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14 agosto 1618 ricevute a’ 5 settembre |</w:t>
      </w:r>
    </w:p>
    <w:p w14:paraId="3D1B430E" w14:textId="71894E1C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1071" w:author="Flavia Di Gi" w:date="2023-03-19T18:19:00Z">
        <w:r w:rsidR="00F31E84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52 |</w:t>
      </w:r>
    </w:p>
    <w:p w14:paraId="59E8441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3E88A4DB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non è ritornata sua Eccellenza da | Utrechet, che non habbi prima | agiustate tutte le cose</w:t>
      </w:r>
      <w:r w:rsidRPr="007F3E90">
        <w:rPr>
          <w:rStyle w:val="Rimandonotaapidipagina"/>
          <w:sz w:val="24"/>
          <w:szCs w:val="24"/>
        </w:rPr>
        <w:footnoteReference w:id="180"/>
      </w:r>
      <w:r w:rsidRPr="007F3E90">
        <w:rPr>
          <w:sz w:val="24"/>
          <w:szCs w:val="24"/>
        </w:rPr>
        <w:t xml:space="preserve"> | et dà | conto di</w:t>
      </w:r>
      <w:r w:rsidRPr="007F3E90">
        <w:rPr>
          <w:rStyle w:val="Rimandonotaapidipagina"/>
          <w:sz w:val="24"/>
          <w:szCs w:val="24"/>
        </w:rPr>
        <w:footnoteReference w:id="181"/>
      </w:r>
      <w:r w:rsidRPr="007F3E90">
        <w:rPr>
          <w:sz w:val="24"/>
          <w:szCs w:val="24"/>
        </w:rPr>
        <w:t xml:space="preserve"> quant’è seguito | che sua Eccellenza nel ritorno di | Utrechet non è passato per Lei-|dem. Che è stato solle-|citato il ritorno di sua Eccellenza | per poter dar commodità | all’ambasciator straordinario</w:t>
      </w:r>
      <w:r w:rsidRPr="007F3E90">
        <w:rPr>
          <w:rStyle w:val="Rimandonotaapidipagina"/>
          <w:sz w:val="24"/>
          <w:szCs w:val="24"/>
        </w:rPr>
        <w:footnoteReference w:id="182"/>
      </w:r>
      <w:r w:rsidRPr="007F3E90">
        <w:rPr>
          <w:sz w:val="24"/>
          <w:szCs w:val="24"/>
        </w:rPr>
        <w:t xml:space="preserve"> di Francia</w:t>
      </w:r>
      <w:r w:rsidRPr="007F3E90">
        <w:rPr>
          <w:rStyle w:val="Rimandonotaapidipagina"/>
          <w:sz w:val="24"/>
          <w:szCs w:val="24"/>
        </w:rPr>
        <w:footnoteReference w:id="183"/>
      </w:r>
      <w:r w:rsidRPr="007F3E90">
        <w:rPr>
          <w:sz w:val="24"/>
          <w:szCs w:val="24"/>
        </w:rPr>
        <w:t xml:space="preserve"> | di comparer nell’assemblea | a far la sua propositione. |</w:t>
      </w:r>
    </w:p>
    <w:p w14:paraId="1B294D7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ha l’Ambasciator fatto dir | a’ signori Stati, che vuol far | le spese da sé, ma non gli | è stato risposto a proposito. | </w:t>
      </w:r>
    </w:p>
    <w:p w14:paraId="1A8E656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Cause del trattenersi | di monsignor di Boissise | ad aspettar sua Eccellenza | che viene detto, che ha com-|missione di proponer la | prorogatione della tregua. |</w:t>
      </w:r>
    </w:p>
    <w:p w14:paraId="63D5656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0CA00EB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7361445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7587B0D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39vD / </w:t>
      </w:r>
    </w:p>
    <w:p w14:paraId="7198366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l’Ambasciator francese</w:t>
      </w:r>
      <w:r w:rsidRPr="007F3E90">
        <w:rPr>
          <w:rStyle w:val="Rimandonotaapidipagina"/>
          <w:sz w:val="24"/>
          <w:szCs w:val="24"/>
        </w:rPr>
        <w:footnoteReference w:id="184"/>
      </w:r>
      <w:r w:rsidRPr="007F3E90">
        <w:rPr>
          <w:sz w:val="24"/>
          <w:szCs w:val="24"/>
        </w:rPr>
        <w:t xml:space="preserve"> s’è doluto, che | sia stata gettata la colpa | della congiura passata | sopra la Nation francese. |</w:t>
      </w:r>
    </w:p>
    <w:p w14:paraId="776B982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Pensiero di far espeditione | di ambasciata in Francia | che passi anco a Venetia | per scoprir se vi sia volontà</w:t>
      </w:r>
      <w:r w:rsidRPr="007F3E90">
        <w:rPr>
          <w:rStyle w:val="Rimandonotaapidipagina"/>
          <w:sz w:val="24"/>
          <w:szCs w:val="24"/>
        </w:rPr>
        <w:footnoteReference w:id="185"/>
      </w:r>
      <w:r w:rsidRPr="007F3E90">
        <w:rPr>
          <w:sz w:val="24"/>
          <w:szCs w:val="24"/>
        </w:rPr>
        <w:t xml:space="preserve"> | di unione e in tal caso | lasciar persona a trattar. |</w:t>
      </w:r>
    </w:p>
    <w:p w14:paraId="75B8294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  <w:sectPr w:rsidR="00C856E1" w:rsidRPr="007F3E90" w:rsidSect="007F3E90">
          <w:footnotePr>
            <w:numFmt w:val="lowerLetter"/>
            <w:numRestart w:val="eachPage"/>
          </w:footnotePr>
          <w:pgSz w:w="11900" w:h="16840"/>
          <w:pgMar w:top="1418" w:right="1133" w:bottom="1418" w:left="1134" w:header="709" w:footer="709" w:gutter="0"/>
          <w:cols w:space="708"/>
          <w:docGrid w:linePitch="360"/>
        </w:sectPr>
      </w:pPr>
    </w:p>
    <w:p w14:paraId="3514ED1A" w14:textId="77777777" w:rsidR="00C856E1" w:rsidRPr="007F3E90" w:rsidRDefault="00C856E1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16</w:t>
      </w:r>
    </w:p>
    <w:p w14:paraId="5CD4DDE2" w14:textId="4F4C0F5D" w:rsidR="00C856E1" w:rsidRPr="007F3E90" w:rsidRDefault="00C856E1" w:rsidP="00523E0D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21 agosto 1618, L’Aia (cc. 40r-42v)</w:t>
      </w:r>
    </w:p>
    <w:p w14:paraId="6D51198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5B4CC4C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40r / </w:t>
      </w:r>
    </w:p>
    <w:p w14:paraId="2B26E363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Prima |</w:t>
      </w:r>
    </w:p>
    <w:p w14:paraId="0DEE0A8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53 fino</w:t>
      </w:r>
      <w:r w:rsidRPr="007F3E90">
        <w:rPr>
          <w:rStyle w:val="Rimandonotaapidipagina"/>
          <w:sz w:val="24"/>
          <w:szCs w:val="24"/>
        </w:rPr>
        <w:footnoteReference w:id="186"/>
      </w:r>
      <w:r w:rsidRPr="007F3E90">
        <w:rPr>
          <w:sz w:val="24"/>
          <w:szCs w:val="24"/>
        </w:rPr>
        <w:t xml:space="preserve"> 54 |</w:t>
      </w:r>
    </w:p>
    <w:p w14:paraId="0017CF4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2C7729D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728CD12E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quando desideravo haver qualche informatione dalla Serenità vostra (et le ne | havevo pregata), intorno li doi vasselli Pavone, et San Paulo arrestati | con le genti dall’eccellentissimo signor [C]apitan</w:t>
      </w:r>
      <w:r w:rsidRPr="007F3E90">
        <w:rPr>
          <w:rStyle w:val="Rimandonotaapidipagina"/>
          <w:sz w:val="24"/>
          <w:szCs w:val="24"/>
        </w:rPr>
        <w:footnoteReference w:id="187"/>
      </w:r>
      <w:r w:rsidRPr="007F3E90">
        <w:rPr>
          <w:sz w:val="24"/>
          <w:szCs w:val="24"/>
        </w:rPr>
        <w:t xml:space="preserve"> generale, mi arrivano le lettere di | lei de’ 4 del presente colla commissione di communicar a’ signori Stati, | et al signor principe Mauritio la qualità del mancamento di quei | marinari. Non puoti per le gravi occupationi de’ signori Stati | haver audienza il sabbato, che mi pervenero le lettere; ma | l’hebbi hieri. M’è stata sopramodo cara l’informatione che | vostre Eccellenze mi hanno data, et cara la copia dell’espositione di quel | Console; et una particolar lettera dell’eccellentissimo signor Capitan generale, | che mi accennava qualche cosa di questo affare; perché | ho havuto con questa, et con gl’avvertimenti di vostra Serenità | assai largo campo di far hier mattina un pieno ufficio | nell’assemblea; et tanto più pieno, quanto la relatione | degl’interessati haveva fatta qualche impressione se non | del tutto cattiva nell’animo di tutti, almeno vi era qualche | poco di alteratione in alcuni. Ho procurato in voce non | lasciar cosa, che ho stimata propria per conconvalidar le ragioni | di vostra Serenità, et ho in maniera portato il mio ufficio, che | come prima li signori Stati erano risoluti di far una modesta | condoglienza meco; così non mi hanno doppo l’espositione; | et haver essi parlato tra loro detto altro, se non che mi | pregavano, ch’io dassi loro per scritto quanto havevo | esposto, il che ho fatto questa mattina. So che non è stata | letta la scrittura; ma essendo venuto a desinar meco il |</w:t>
      </w:r>
    </w:p>
    <w:p w14:paraId="1F41C26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40v / </w:t>
      </w:r>
    </w:p>
    <w:p w14:paraId="38CBCA73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signor conte Guglielmo col signor principe Henrico, et tre de’ deputati nei signori | Stati Generali mi hanno a nome dell’Eccellenze loro, et del signor principe | Mauritio pregato d’interceder appresso la Serenità vostra che si compiaccia | iscusar qualche mancamento, et che essendo liberate le | navi, et le genti siano li papartionevoli rifatti di quanto | è stato consumato in esse navi di viveri dalle genti di vostra Serenità | posta sopra di esse, et per qualche risarcimento del danno ricevut[o]</w:t>
      </w:r>
      <w:r w:rsidRPr="007F3E90">
        <w:rPr>
          <w:rStyle w:val="Rimandonotaapidipagina"/>
          <w:sz w:val="24"/>
          <w:szCs w:val="24"/>
        </w:rPr>
        <w:footnoteReference w:id="188"/>
      </w:r>
      <w:r w:rsidRPr="007F3E90">
        <w:rPr>
          <w:sz w:val="24"/>
          <w:szCs w:val="24"/>
        </w:rPr>
        <w:t xml:space="preserve"> | aggiungendomi, che si promettevano tanto dell’efficacia de’ | miei ufficii, che li signori Stati, sua Eccellenza et ognuno degl’inte-|ressati sarebbono stati contenti, et che per l’avvenire si | haverebbe proveduto a quello che fosse stato necessario | perché vostra Serenità fosse rispettata dai suoi in conformità della | mia propositione. Io dissi a questi signori, che non potevo | negare all’instanza loro di scrivere; ma che come </w:t>
      </w:r>
      <w:proofErr w:type="gramStart"/>
      <w:r w:rsidRPr="007F3E90">
        <w:rPr>
          <w:sz w:val="24"/>
          <w:szCs w:val="24"/>
        </w:rPr>
        <w:t>il manca</w:t>
      </w:r>
      <w:proofErr w:type="gramEnd"/>
      <w:r w:rsidRPr="007F3E90">
        <w:rPr>
          <w:sz w:val="24"/>
          <w:szCs w:val="24"/>
        </w:rPr>
        <w:t xml:space="preserve">-|mento non meritava iscusa; così non haveva luoco il risar-|cimento essendosi li medesimi marinari procurato, et provocato | a sé stessi il male pur mi replicorono, che ne scrivessi, et | di pregar vostra Serenità haver in consideratione la qualità de’ | soggetti, che sono interessati, et che quanto era successo non era | stato per loro difetto, né per loro colpa. Io havevo fin | di sabbato parlato con sua Eccellenza di questo affare, che non | seppe se non dislaudare l’operato da quei marinari mo-|strando d’intender molto bene, che nei tempi presenti | in particolare, et nelle presenti congionture male havevano fatto | a condursi nel golfo di vostra Serenità per usar termini contra il | </w:t>
      </w:r>
    </w:p>
    <w:p w14:paraId="7D22803B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41r / </w:t>
      </w:r>
    </w:p>
    <w:p w14:paraId="2F9E4B33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dovere. Vi era allhora presente anco il signor conte Guglielmo, che | anc’egli confessò il medesimo. Io non so quello mi sarà detto | di vantaggio dai signori Stati; credo bene, che penseranno a quello | si debba commetter a’ suoi marinari a fine che per l’avvenire | non incontrino in simili disordini, et </w:t>
      </w:r>
      <w:r w:rsidRPr="007F3E90">
        <w:rPr>
          <w:sz w:val="24"/>
          <w:szCs w:val="24"/>
        </w:rPr>
        <w:lastRenderedPageBreak/>
        <w:t>non causino molestia a vostra | Serenità, et fastidio a sé stessi. Se diranno qualche cosa | la rappresenterò conforme al mio debito. |</w:t>
      </w:r>
    </w:p>
    <w:p w14:paraId="66B7AF6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Non lascierò di aggiongerle, che par vi sia pretensione che Gozo</w:t>
      </w:r>
      <w:r w:rsidRPr="007F3E90">
        <w:rPr>
          <w:rStyle w:val="Rimandonotaapidipagina"/>
          <w:sz w:val="24"/>
          <w:szCs w:val="24"/>
        </w:rPr>
        <w:footnoteReference w:id="189"/>
      </w:r>
      <w:r w:rsidRPr="007F3E90">
        <w:rPr>
          <w:sz w:val="24"/>
          <w:szCs w:val="24"/>
        </w:rPr>
        <w:t xml:space="preserve"> | non sia luoco prohibito, et che il trafico in quel luoco possi esser | fatto da chi si sia. S’io potessi haver qualche informatione | in questo proposito non riuscirebbe di deservitio alla Serenità vostra. | </w:t>
      </w:r>
    </w:p>
    <w:p w14:paraId="2FD1E8E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Questo accidente ha data materia alli signori Stati di tener discorso | sopra la missione di qualcheduno per risieder appresso di lei, et | havendo quelli di Gheldria nominato un tal monsignor </w:t>
      </w:r>
      <w:r w:rsidRPr="007F3E90">
        <w:rPr>
          <w:bCs/>
          <w:sz w:val="24"/>
          <w:szCs w:val="24"/>
        </w:rPr>
        <w:t>Randvich | che è al presente di questo Consiglio</w:t>
      </w:r>
      <w:r w:rsidRPr="007F3E90">
        <w:rPr>
          <w:sz w:val="24"/>
          <w:szCs w:val="24"/>
        </w:rPr>
        <w:t xml:space="preserve"> di Stato signore molto discretto | et di buone qualità li medesimi signori Stati hanno fatto saper a | quelli di Holanda, che propongano alcuno, et può esser | che si farà, se però le cose di qua, che ancor caminano | torbide non causassero qualche altra dilatione. |</w:t>
      </w:r>
    </w:p>
    <w:p w14:paraId="22DFB204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Non vi è stato alcuno, che mi habbi tocco moto</w:t>
      </w:r>
      <w:r w:rsidRPr="007F3E90">
        <w:rPr>
          <w:rStyle w:val="Rimandonotaapidipagina"/>
          <w:sz w:val="24"/>
          <w:szCs w:val="24"/>
        </w:rPr>
        <w:footnoteReference w:id="190"/>
      </w:r>
      <w:r w:rsidRPr="007F3E90">
        <w:rPr>
          <w:sz w:val="24"/>
          <w:szCs w:val="24"/>
        </w:rPr>
        <w:t xml:space="preserve"> dell’esscutione</w:t>
      </w:r>
      <w:r w:rsidRPr="007F3E90">
        <w:rPr>
          <w:rStyle w:val="Rimandonotaapidipagina"/>
          <w:sz w:val="24"/>
          <w:szCs w:val="24"/>
        </w:rPr>
        <w:footnoteReference w:id="191"/>
      </w:r>
      <w:r w:rsidRPr="007F3E90">
        <w:rPr>
          <w:sz w:val="24"/>
          <w:szCs w:val="24"/>
        </w:rPr>
        <w:t xml:space="preserve"> | che l’eccellentissimo signor capitano general Barbarigo ha fatta fare di quelli | Inglesi; solo in discorso col signor principe Mauritio delli affari | della Serenità vostra della sua armata, et delle navi partite di qua | mostrò haverne havuta qualche notitia; et disse che | era stato fatto prudentemente perché li mutini non devono |</w:t>
      </w:r>
    </w:p>
    <w:p w14:paraId="7ABD18B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41v / </w:t>
      </w:r>
    </w:p>
    <w:p w14:paraId="436A3FC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tolerarsi, et se li deve immediate troncar la stradda: perché sono | troppo scandolosi, et pericolosi. |</w:t>
      </w:r>
    </w:p>
    <w:p w14:paraId="5E1EB08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S’attende con gran desiderio l’arrivo dei vasselli di questo Paese in | golfo, et par strano, che tanto tardino </w:t>
      </w:r>
      <w:proofErr w:type="gramStart"/>
      <w:r w:rsidRPr="007F3E90">
        <w:rPr>
          <w:sz w:val="24"/>
          <w:szCs w:val="24"/>
        </w:rPr>
        <w:t>gl’avvisi</w:t>
      </w:r>
      <w:proofErr w:type="gramEnd"/>
      <w:r w:rsidRPr="007F3E90">
        <w:rPr>
          <w:sz w:val="24"/>
          <w:szCs w:val="24"/>
        </w:rPr>
        <w:t>. |</w:t>
      </w:r>
    </w:p>
    <w:p w14:paraId="5A66299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Fra otto o dieci giorni sperano questi cavallieri francesi esser in | mare con li doi vasselli, che hanno armato per il signor duca di | Guisa, et parmi haver cavato dal parlar di qualche </w:t>
      </w:r>
      <w:proofErr w:type="gramStart"/>
      <w:r w:rsidRPr="007F3E90">
        <w:rPr>
          <w:sz w:val="24"/>
          <w:szCs w:val="24"/>
        </w:rPr>
        <w:t>Francese</w:t>
      </w:r>
      <w:proofErr w:type="gramEnd"/>
      <w:r w:rsidRPr="007F3E90">
        <w:rPr>
          <w:sz w:val="24"/>
          <w:szCs w:val="24"/>
        </w:rPr>
        <w:t xml:space="preserve"> | che viene tal volta alla messa in questa casa della Serenità vostra | che forse s’impiegaranno oltre contra corsari, contra Turchi | unendosi può esser col duca di Ossuna. Et qui si tiene | ferma opinione, che esso Duca non lascierà di tormentar la | Serenità vostra, et che allhora ne piglierà l’occasione quando l’|haverà assicurata con qualche trattato di accordo o di pace. | </w:t>
      </w:r>
    </w:p>
    <w:p w14:paraId="1C557E5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venuta qui la confermatione dell’abbattimento, che dentro | al distretto hanno fatto li vasselli di questo Paese uniti con | Spagnoli contra li corsari. Lo ha scritto il capitan Moy Lambert | dicendo haverne egli presi cinque, et sei n’erano stati | presi da essi Spagnoli. Gratie etc. | </w:t>
      </w:r>
    </w:p>
    <w:p w14:paraId="16DB865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7EBDE283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21 agosto 1618 |</w:t>
      </w:r>
    </w:p>
    <w:p w14:paraId="55A7C82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20B6771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13031E39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79AB300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724CCF07" w14:textId="77777777" w:rsidR="001E52E6" w:rsidRDefault="001E52E6" w:rsidP="007F3E90">
      <w:pPr>
        <w:snapToGrid w:val="0"/>
        <w:jc w:val="both"/>
        <w:rPr>
          <w:ins w:id="1073" w:author="Flavia Di Gi" w:date="2023-03-12T13:27:00Z"/>
          <w:sz w:val="24"/>
          <w:szCs w:val="24"/>
        </w:rPr>
      </w:pPr>
      <w:ins w:id="1074" w:author="Flavia Di Gi" w:date="2023-03-12T13:27:00Z">
        <w:r>
          <w:rPr>
            <w:sz w:val="24"/>
            <w:szCs w:val="24"/>
          </w:rPr>
          <w:t>/ 41bis r-v /</w:t>
        </w:r>
      </w:ins>
    </w:p>
    <w:p w14:paraId="3C372E56" w14:textId="77777777" w:rsidR="001E52E6" w:rsidRDefault="001E52E6" w:rsidP="007F3E90">
      <w:pPr>
        <w:snapToGrid w:val="0"/>
        <w:jc w:val="both"/>
        <w:rPr>
          <w:ins w:id="1075" w:author="Flavia Di Gi" w:date="2023-03-12T13:27:00Z"/>
          <w:i/>
          <w:iCs/>
          <w:sz w:val="24"/>
          <w:szCs w:val="24"/>
        </w:rPr>
      </w:pPr>
      <w:ins w:id="1076" w:author="Flavia Di Gi" w:date="2023-03-12T13:27:00Z">
        <w:r>
          <w:rPr>
            <w:i/>
            <w:iCs/>
            <w:sz w:val="24"/>
            <w:szCs w:val="24"/>
          </w:rPr>
          <w:t xml:space="preserve">Carta tagliata non numerata </w:t>
        </w:r>
      </w:ins>
    </w:p>
    <w:p w14:paraId="3A4BA54C" w14:textId="77777777" w:rsidR="001E52E6" w:rsidRDefault="001E52E6" w:rsidP="007F3E90">
      <w:pPr>
        <w:snapToGrid w:val="0"/>
        <w:jc w:val="both"/>
        <w:rPr>
          <w:ins w:id="1077" w:author="Flavia Di Gi" w:date="2023-03-12T13:27:00Z"/>
          <w:i/>
          <w:iCs/>
          <w:sz w:val="24"/>
          <w:szCs w:val="24"/>
        </w:rPr>
      </w:pPr>
    </w:p>
    <w:p w14:paraId="375E1C50" w14:textId="4B7DF5CD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42r / </w:t>
      </w:r>
    </w:p>
    <w:p w14:paraId="30710381" w14:textId="77777777" w:rsidR="00C856E1" w:rsidRPr="007F3E90" w:rsidRDefault="00C856E1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7AA0288D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6D40AE5E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42v / </w:t>
      </w:r>
    </w:p>
    <w:p w14:paraId="656E43C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522C392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prima n° 53</w:t>
      </w:r>
      <w:r w:rsidRPr="007F3E90">
        <w:rPr>
          <w:rStyle w:val="Rimandonotaapidipagina"/>
          <w:sz w:val="24"/>
          <w:szCs w:val="24"/>
        </w:rPr>
        <w:footnoteReference w:id="192"/>
      </w:r>
      <w:r w:rsidRPr="007F3E90">
        <w:rPr>
          <w:sz w:val="24"/>
          <w:szCs w:val="24"/>
        </w:rPr>
        <w:t xml:space="preserve"> fin 54 |</w:t>
      </w:r>
    </w:p>
    <w:p w14:paraId="059AA9E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1973BC23" w14:textId="77777777" w:rsidR="00C856E1" w:rsidRPr="007F3E90" w:rsidRDefault="00C856E1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Sigillo e tracce di sigilli</w:t>
      </w:r>
    </w:p>
    <w:p w14:paraId="0805425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4CCDC85C" w14:textId="77777777" w:rsidR="00C856E1" w:rsidRPr="007F3E90" w:rsidRDefault="00C856E1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lastRenderedPageBreak/>
        <w:t>Regesto antico</w:t>
      </w:r>
    </w:p>
    <w:p w14:paraId="0D8C4E56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42vC /</w:t>
      </w:r>
    </w:p>
    <w:p w14:paraId="5AA5F5B5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21 agosto 1618 ricevute a’ 5 settembre |</w:t>
      </w:r>
    </w:p>
    <w:p w14:paraId="2BD010FF" w14:textId="06D345F9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1078" w:author="Flavia Di Gi" w:date="2023-03-19T18:24:00Z">
        <w:r w:rsidR="004D4A12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53 |</w:t>
      </w:r>
    </w:p>
    <w:p w14:paraId="6828E43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03C83388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Negotio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vasselli | Pavone e San Paolo. |</w:t>
      </w:r>
    </w:p>
    <w:p w14:paraId="2FCE981F" w14:textId="33F64278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Pretensione che Gozo</w:t>
      </w:r>
      <w:r w:rsidRPr="007F3E90">
        <w:rPr>
          <w:rStyle w:val="Rimandonotaapidipagina"/>
          <w:sz w:val="24"/>
          <w:szCs w:val="24"/>
        </w:rPr>
        <w:footnoteReference w:id="193"/>
      </w:r>
      <w:r w:rsidRPr="007F3E90">
        <w:rPr>
          <w:sz w:val="24"/>
          <w:szCs w:val="24"/>
        </w:rPr>
        <w:t xml:space="preserve"> non sia | luogo prohibito e dimanda | informatione. |</w:t>
      </w:r>
    </w:p>
    <w:p w14:paraId="23AEB8C0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00F26F47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6FA39BE1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  <w:sectPr w:rsidR="00C856E1" w:rsidRPr="007F3E90" w:rsidSect="007F3E90">
          <w:footnotePr>
            <w:numFmt w:val="lowerLetter"/>
            <w:numRestart w:val="eachPage"/>
          </w:footnotePr>
          <w:pgSz w:w="11900" w:h="16840"/>
          <w:pgMar w:top="1418" w:right="1133" w:bottom="1418" w:left="1134" w:header="709" w:footer="709" w:gutter="0"/>
          <w:cols w:space="708"/>
          <w:docGrid w:linePitch="360"/>
        </w:sectPr>
      </w:pPr>
    </w:p>
    <w:p w14:paraId="72A00391" w14:textId="77777777" w:rsidR="00C856E1" w:rsidRPr="007F3E90" w:rsidRDefault="00C856E1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17</w:t>
      </w:r>
    </w:p>
    <w:p w14:paraId="7CC2FC2C" w14:textId="4F937FEB" w:rsidR="00C856E1" w:rsidRPr="007F3E90" w:rsidRDefault="00C856E1" w:rsidP="00523E0D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21 agosto 1618, L’Aia (cc. 43r-44v, 48bis r-49v)</w:t>
      </w:r>
    </w:p>
    <w:p w14:paraId="5F51204A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46509DE9" w14:textId="77777777" w:rsidR="00C856E1" w:rsidRPr="007F3E90" w:rsidRDefault="00C856E1" w:rsidP="007F3E90">
      <w:pPr>
        <w:snapToGrid w:val="0"/>
        <w:jc w:val="both"/>
        <w:rPr>
          <w:sz w:val="24"/>
          <w:szCs w:val="24"/>
          <w:highlight w:val="yellow"/>
        </w:rPr>
      </w:pPr>
      <w:r w:rsidRPr="007F3E90">
        <w:rPr>
          <w:sz w:val="24"/>
          <w:szCs w:val="24"/>
        </w:rPr>
        <w:t>/ 43r /</w:t>
      </w:r>
    </w:p>
    <w:p w14:paraId="1DC6C41F" w14:textId="77777777" w:rsidR="00C856E1" w:rsidRPr="007F3E90" w:rsidRDefault="00C856E1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 xml:space="preserve">da </w:t>
      </w:r>
      <w:r w:rsidRPr="007F3E90">
        <w:rPr>
          <w:sz w:val="24"/>
          <w:szCs w:val="24"/>
        </w:rPr>
        <w:t>|</w:t>
      </w:r>
    </w:p>
    <w:p w14:paraId="6D5E8FE2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54 comincia 53</w:t>
      </w:r>
      <w:r w:rsidRPr="007F3E90">
        <w:rPr>
          <w:rStyle w:val="Rimandonotaapidipagina"/>
          <w:sz w:val="24"/>
          <w:szCs w:val="24"/>
        </w:rPr>
        <w:footnoteReference w:id="194"/>
      </w:r>
      <w:r w:rsidRPr="007F3E90">
        <w:rPr>
          <w:sz w:val="24"/>
          <w:szCs w:val="24"/>
        </w:rPr>
        <w:t xml:space="preserve"> |</w:t>
      </w:r>
    </w:p>
    <w:p w14:paraId="5FC2BAE6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4C88F5AD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|</w:t>
      </w:r>
    </w:p>
    <w:p w14:paraId="3D45CBCF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l’Ambasciator straordinario francesce fece hoggi otto la sua espositione | a’ signori Stati a nome del suo Re mostrando il dispiacere, che la | Maestà sua sentiva di queste dissensioni, et rappresentando l’amore | del Re, et il desiderio che ha del mantenimento di questo Stato | di questa libertà, et dell’accommodamento per il qual effetto l’haveva | spedito, et perché vi tenesse la mano. Versando l’ufficio | suo in parole totalmente generali</w:t>
      </w:r>
      <w:r w:rsidRPr="007F3E90">
        <w:rPr>
          <w:rStyle w:val="Rimandonotaapidipagina"/>
          <w:sz w:val="24"/>
          <w:szCs w:val="24"/>
        </w:rPr>
        <w:footnoteReference w:id="195"/>
      </w:r>
      <w:r w:rsidRPr="007F3E90">
        <w:rPr>
          <w:sz w:val="24"/>
          <w:szCs w:val="24"/>
        </w:rPr>
        <w:t>, il quale ha fatto haver | anco per scritto all’Eccellenze loro; ma non ha però fin hora havuta | la risposta: in tanto non ha mancato di trovarsi spesso | con sua Eccellentia, et quelli del partito remonstrante fanno | ricorso a lui. Et mi disse il signor Principe sono tre che vogliono | haver l’honore del licentiar le genti li stati, le città</w:t>
      </w:r>
      <w:r w:rsidRPr="007F3E90">
        <w:rPr>
          <w:rStyle w:val="Rimandonotaapidipagina"/>
          <w:sz w:val="24"/>
          <w:szCs w:val="24"/>
        </w:rPr>
        <w:footnoteReference w:id="196"/>
      </w:r>
      <w:r w:rsidRPr="007F3E90">
        <w:rPr>
          <w:sz w:val="24"/>
          <w:szCs w:val="24"/>
        </w:rPr>
        <w:t xml:space="preserve"> | stesse, et l’Ambasciatore; ma è conveniente, che li signori Stati habbino | la preeminenza: onde spiace grandemente ad esso Ambasciatore la | publicatione di un editto, che detti signori Stati han fatta | far</w:t>
      </w:r>
      <w:r w:rsidRPr="007F3E90">
        <w:rPr>
          <w:rStyle w:val="Rimandonotaapidipagina"/>
          <w:sz w:val="24"/>
          <w:szCs w:val="24"/>
        </w:rPr>
        <w:footnoteReference w:id="197"/>
      </w:r>
      <w:r w:rsidRPr="007F3E90">
        <w:rPr>
          <w:sz w:val="24"/>
          <w:szCs w:val="24"/>
        </w:rPr>
        <w:t xml:space="preserve"> contra li soldati levati in queste piazze di Holanda. | Di questo mando qui aggiunta la traduttione che | in questo punto ho fatta fare per quelli dell’Eccellenze vostre | che havessero gusto d’intender il breve spatio di 48 | hore, che si dà alla detta soldatesca di disporre l’armi | et le pene, che lor sono ingionte contrafacendo | è stato publicato esso editto questa mattina a suono |</w:t>
      </w:r>
    </w:p>
    <w:p w14:paraId="39A8957F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43v / </w:t>
      </w:r>
    </w:p>
    <w:p w14:paraId="137C060D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tamburo in questa Haya; affisso nei luochi principali, et | ispedito a tutte le città nelle quali vi è di simil soldatesca con | ordini a parte, che sia immediate essequito. Quelli di | Roterdam havevano fin di domenica cominciato a licentiar delle | sue genti in numero di centocinquanta; et restandone poco | meno di altrettanti furono ispediti deputati di quella città | per pregar sua Eccellenza che si lasciassero intertenir questi restanti | per la sicurtà della stessa città. Ella rispose, che non poteva | far cosa alcuna contra la deliberatione dei signori Stati; anzi | che in quanto havesse potuto haverebbe procurato, che le loro | risolutioni havessero effetto: onde si crede che doveranno | con questa nuova promulgatione licentiar il resto, et | tanto siano per far l’altre città. Leidem però par che | stia irresoluta: tuttavia rimediandosi a quello di che | teme quel Magistrato (ch’è di ricever qualche affronto dai | borghesi) mandandosi alcune compagnie delle pagate | dai signori Stati si crede, che anco in quella città si accorderà | la licenza; et così pian piano si anderanno riducendo | le cose a qualche buon stato, che Dio lo voglia. |</w:t>
      </w:r>
    </w:p>
    <w:p w14:paraId="1800DD31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Invigilando il Pasini a quanto può in Brusseles toccante il servitio | di quella serenissima Republica ha havuto mezo di cavar copia di un | capitolo di lettere dell’ambasciator di Spagna che risiedeva a Venetia |</w:t>
      </w:r>
    </w:p>
    <w:p w14:paraId="74326AAD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44r / </w:t>
      </w:r>
    </w:p>
    <w:p w14:paraId="4D3372CC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 qual dice, che a vostra Serenità per mantener l’armata, et genti, che | tiene ai confini di Milano non basta il denaro avanzato di | tanti anni; ma che andava pigliandone ad interesse, et tratta-|va di aggravar li vassalli con grandi impositioni, con che haverebbe | fornito di disgustar ognuno del suo </w:t>
      </w:r>
      <w:r w:rsidRPr="00F06A5F">
        <w:rPr>
          <w:sz w:val="24"/>
          <w:szCs w:val="24"/>
          <w:highlight w:val="yellow"/>
          <w:rPrChange w:id="1080" w:author="Giorgia" w:date="2023-03-11T17:25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>overno; et che aggiunge | anco altre parole di poco rispetto. Mi dice di più haver | veduta una lettera scritta da quelli di Trieste al Marada</w:t>
      </w:r>
      <w:r w:rsidRPr="007F3E90">
        <w:rPr>
          <w:rStyle w:val="Rimandonotaapidipagina"/>
          <w:sz w:val="24"/>
          <w:szCs w:val="24"/>
        </w:rPr>
        <w:footnoteReference w:id="198"/>
      </w:r>
      <w:r w:rsidRPr="007F3E90">
        <w:rPr>
          <w:sz w:val="24"/>
          <w:szCs w:val="24"/>
        </w:rPr>
        <w:t xml:space="preserve"> | dolendosi dell’arresto di qualche barche fatte da’ ministri | della Serenità vostra cinque cariche de’ salli, una di formenti, | et una di maioliche, et che dicono </w:t>
      </w:r>
      <w:r w:rsidRPr="007F3E90">
        <w:rPr>
          <w:sz w:val="24"/>
          <w:szCs w:val="24"/>
        </w:rPr>
        <w:lastRenderedPageBreak/>
        <w:t>esser questo poco buon | segno di libero comercio, et la</w:t>
      </w:r>
      <w:r w:rsidRPr="007F3E90">
        <w:rPr>
          <w:rStyle w:val="Rimandonotaapidipagina"/>
          <w:sz w:val="24"/>
          <w:szCs w:val="24"/>
        </w:rPr>
        <w:footnoteReference w:id="199"/>
      </w:r>
      <w:r w:rsidRPr="007F3E90">
        <w:rPr>
          <w:sz w:val="24"/>
          <w:szCs w:val="24"/>
        </w:rPr>
        <w:t xml:space="preserve"> lettera</w:t>
      </w:r>
      <w:r w:rsidRPr="007F3E90">
        <w:rPr>
          <w:rStyle w:val="Rimandonotaapidipagina"/>
          <w:sz w:val="24"/>
          <w:szCs w:val="24"/>
        </w:rPr>
        <w:footnoteReference w:id="200"/>
      </w:r>
      <w:r w:rsidRPr="007F3E90">
        <w:rPr>
          <w:sz w:val="24"/>
          <w:szCs w:val="24"/>
        </w:rPr>
        <w:t xml:space="preserve"> è</w:t>
      </w:r>
      <w:r w:rsidRPr="007F3E90">
        <w:rPr>
          <w:rStyle w:val="Rimandonotaapidipagina"/>
          <w:sz w:val="24"/>
          <w:szCs w:val="24"/>
        </w:rPr>
        <w:footnoteReference w:id="201"/>
      </w:r>
      <w:r w:rsidRPr="007F3E90">
        <w:rPr>
          <w:sz w:val="24"/>
          <w:szCs w:val="24"/>
        </w:rPr>
        <w:t xml:space="preserve"> de’ 18 del passato. | Io credo con lui che questa</w:t>
      </w:r>
      <w:r w:rsidRPr="007F3E90">
        <w:rPr>
          <w:rStyle w:val="Rimandonotaapidipagina"/>
          <w:sz w:val="24"/>
          <w:szCs w:val="24"/>
        </w:rPr>
        <w:footnoteReference w:id="202"/>
      </w:r>
      <w:r w:rsidRPr="007F3E90">
        <w:rPr>
          <w:sz w:val="24"/>
          <w:szCs w:val="24"/>
        </w:rPr>
        <w:t xml:space="preserve"> lettera</w:t>
      </w:r>
      <w:r w:rsidRPr="007F3E90">
        <w:rPr>
          <w:rStyle w:val="Rimandonotaapidipagina"/>
          <w:sz w:val="24"/>
          <w:szCs w:val="24"/>
        </w:rPr>
        <w:footnoteReference w:id="203"/>
      </w:r>
      <w:r w:rsidRPr="007F3E90">
        <w:rPr>
          <w:sz w:val="24"/>
          <w:szCs w:val="24"/>
        </w:rPr>
        <w:t xml:space="preserve"> si vadi</w:t>
      </w:r>
      <w:r w:rsidRPr="007F3E90">
        <w:rPr>
          <w:rStyle w:val="Rimandonotaapidipagina"/>
          <w:sz w:val="24"/>
          <w:szCs w:val="24"/>
        </w:rPr>
        <w:footnoteReference w:id="204"/>
      </w:r>
      <w:r w:rsidRPr="007F3E90">
        <w:rPr>
          <w:sz w:val="24"/>
          <w:szCs w:val="24"/>
        </w:rPr>
        <w:t xml:space="preserve"> publicando | per metter in disreputatione et in odio la Serenità vostra a che esso | Pasini mi dice, che non mancarà di contrapporsi </w:t>
      </w:r>
      <w:proofErr w:type="gramStart"/>
      <w:r w:rsidRPr="007F3E90">
        <w:rPr>
          <w:sz w:val="24"/>
          <w:szCs w:val="24"/>
        </w:rPr>
        <w:t>della manie</w:t>
      </w:r>
      <w:proofErr w:type="gramEnd"/>
      <w:r w:rsidRPr="007F3E90">
        <w:rPr>
          <w:sz w:val="24"/>
          <w:szCs w:val="24"/>
        </w:rPr>
        <w:t>-|ra che stimerà esser propria alla publica riputatione, | et al publico servitio. Et certo convengo replicarle riverentemente | esser questo un devotissimo, et svisceratissimo suddito di vostra Serenità | et che merita la gratia sua, et esser riconosciuto dalla sua | munificenza. Mi scrive aspettar risposta di quell’|ingegnero Gomorini, et che volontieri vorrebbe, ch’ella | havesse un tal huomo al suo servitio, et di ciò le scrissi a’ | 24 del passato. |</w:t>
      </w:r>
    </w:p>
    <w:p w14:paraId="49C7D101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44v / </w:t>
      </w:r>
    </w:p>
    <w:p w14:paraId="11A9E57D" w14:textId="0CF94C3C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Quelli, che hanno proviste l’armi al signor conte di Levenstein mi sono | venuti a pregare, et hanno fatto far anco ufficio meco perché | havendo inteso da’ suoi agenti, che tratta il detto Conte | haver il pagamento per esse armi, vostra Serenità si compiaccia, | non far far a lui; ma ad essi l’esborso, come quelli, che | hanno date l’armi, et si sono contentati, che vadino sino | a Venetia a loro proprio rischio</w:t>
      </w:r>
      <w:r w:rsidRPr="007F3E90">
        <w:rPr>
          <w:rStyle w:val="Rimandonotaapidipagina"/>
          <w:sz w:val="24"/>
          <w:szCs w:val="24"/>
        </w:rPr>
        <w:footnoteReference w:id="205"/>
      </w:r>
      <w:r w:rsidRPr="007F3E90">
        <w:rPr>
          <w:sz w:val="24"/>
          <w:szCs w:val="24"/>
        </w:rPr>
        <w:t xml:space="preserve"> né dal Conte hanno | havuto pur un soldo. Volevano ricorrer alli signori Stati; | ma per hora hanno tralasciato del farlo fidandosi, ch’io | gliene dovessi scriver; et sopra questa rappresentatione | della loro istanza (che a me pare giusta) la Serenità vostra | havesse a tener come in sequestro il denaro fin</w:t>
      </w:r>
      <w:del w:id="1085" w:author="Giorgia" w:date="2023-03-11T14:49:00Z">
        <w:r w:rsidRPr="007F3E90" w:rsidDel="00703E61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1086" w:author="Giorgia" w:date="2023-03-11T14:49:00Z">
        <w:r w:rsidR="00703E61">
          <w:rPr>
            <w:sz w:val="24"/>
            <w:szCs w:val="24"/>
          </w:rPr>
          <w:t>é</w:t>
        </w:r>
      </w:ins>
      <w:del w:id="1087" w:author="Giorgia" w:date="2023-03-11T14:49:00Z">
        <w:r w:rsidRPr="007F3E90" w:rsidDel="00703E6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possino man-|dar persona costì per questo suo particolar grave interesse a farle | constar più chiare, et valide le sue ragioni, fondate | sopra reale, et liquido contratto. | </w:t>
      </w:r>
    </w:p>
    <w:p w14:paraId="3DD5A2E2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Vostra Serenità vedrà dall’aggiunta copia di lettere del Calandrini la dila-|tione, che mi si fraponne ad haver d’Amsterdam li conti. Io non | posso far altro che haver patienza quello che più mi duole | è il tedio, che apporto a vostra Serenità. |</w:t>
      </w:r>
    </w:p>
    <w:p w14:paraId="47D693F7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 queste haverà anco il dupplicato delle doi lettere mie de’ 14 del | presente n° 51, et 52 con le scritture che sono chiamate in esse. Gratie etc. | </w:t>
      </w:r>
    </w:p>
    <w:p w14:paraId="0DF738BC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60483B25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21 agosto 1618 |</w:t>
      </w:r>
    </w:p>
    <w:p w14:paraId="4E11D2C8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1CD0226B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humilssimo, et devotissimo servitore |</w:t>
      </w:r>
    </w:p>
    <w:p w14:paraId="77C51B97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5FC05CF3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71BAC219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48bis r-v /</w:t>
      </w:r>
    </w:p>
    <w:p w14:paraId="24B52189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53D44056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i/>
          <w:sz w:val="24"/>
          <w:szCs w:val="24"/>
        </w:rPr>
      </w:pPr>
    </w:p>
    <w:p w14:paraId="10B50C98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49r / </w:t>
      </w:r>
    </w:p>
    <w:p w14:paraId="0CB0E589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796262BA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4E726EFB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49v /</w:t>
      </w:r>
    </w:p>
    <w:p w14:paraId="1718854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22BEA6F4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n° 54 comincia 53 |</w:t>
      </w:r>
    </w:p>
    <w:p w14:paraId="0717992A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2F5B8E6A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Tracce di sigilli </w:t>
      </w:r>
    </w:p>
    <w:p w14:paraId="66734E26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7089F93E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782BBFDF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49vC / </w:t>
      </w:r>
    </w:p>
    <w:p w14:paraId="416CD40F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21 agosto 1618 ricevute a’ 5 settembre |</w:t>
      </w:r>
    </w:p>
    <w:p w14:paraId="07101BA5" w14:textId="625A80CB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Haya</w:t>
      </w:r>
      <w:ins w:id="1088" w:author="Flavia Di Gi" w:date="2023-03-19T18:26:00Z">
        <w:r w:rsidR="004D4A12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54 |</w:t>
      </w:r>
    </w:p>
    <w:p w14:paraId="10013467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9441462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Pasini dà conto di lettera | scritta dall’ambasciator della Cueva | che non basta il denaro messo | da parte per pagar le navi | ma ne pigliano a interesse. |</w:t>
      </w:r>
    </w:p>
    <w:p w14:paraId="63CEB995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Lettera del Marada dolendosi di | arresto di barche de’ sali, formenti. | </w:t>
      </w:r>
    </w:p>
    <w:p w14:paraId="0CB27BFF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3. Instanza di quelli hanno dato | l’armi al Levestein non | si facci a lui, ma a loro | l’esborso. |</w:t>
      </w:r>
    </w:p>
    <w:p w14:paraId="364BAA92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FDB8114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426206A0" w14:textId="45A50184" w:rsidR="00833AC3" w:rsidRDefault="00833AC3" w:rsidP="00523E0D">
      <w:pPr>
        <w:snapToGrid w:val="0"/>
        <w:jc w:val="center"/>
        <w:rPr>
          <w:sz w:val="24"/>
          <w:szCs w:val="24"/>
        </w:rPr>
      </w:pPr>
    </w:p>
    <w:p w14:paraId="6637F32D" w14:textId="77777777" w:rsidR="00833AC3" w:rsidRDefault="00833AC3" w:rsidP="00523E0D">
      <w:pPr>
        <w:snapToGrid w:val="0"/>
        <w:jc w:val="center"/>
        <w:rPr>
          <w:sz w:val="24"/>
          <w:szCs w:val="24"/>
        </w:rPr>
      </w:pPr>
    </w:p>
    <w:p w14:paraId="04A1E06A" w14:textId="59B65183" w:rsidR="00C856E1" w:rsidRPr="007F3E90" w:rsidRDefault="00C856E1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18</w:t>
      </w:r>
    </w:p>
    <w:p w14:paraId="512AFF6C" w14:textId="4E73DA3F" w:rsidR="00C856E1" w:rsidRPr="007F3E90" w:rsidRDefault="00C856E1" w:rsidP="00523E0D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Allegato </w:t>
      </w:r>
      <w:del w:id="1089" w:author="Giorgia" w:date="2023-03-22T21:58:00Z">
        <w:r w:rsidRPr="007F3E90" w:rsidDel="00D26C02">
          <w:rPr>
            <w:sz w:val="24"/>
            <w:szCs w:val="24"/>
          </w:rPr>
          <w:delText xml:space="preserve">n. </w:delText>
        </w:r>
      </w:del>
      <w:r w:rsidRPr="007F3E90">
        <w:rPr>
          <w:sz w:val="24"/>
          <w:szCs w:val="24"/>
        </w:rPr>
        <w:t>I al n. 1</w:t>
      </w:r>
      <w:r w:rsidR="00833AC3">
        <w:rPr>
          <w:sz w:val="24"/>
          <w:szCs w:val="24"/>
        </w:rPr>
        <w:t>7</w:t>
      </w:r>
      <w:r w:rsidRPr="007F3E90">
        <w:rPr>
          <w:sz w:val="24"/>
          <w:szCs w:val="24"/>
        </w:rPr>
        <w:t xml:space="preserve"> (cc. 45r-46v)</w:t>
      </w:r>
    </w:p>
    <w:p w14:paraId="7995C5EC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01D6D9F6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45r / </w:t>
      </w:r>
    </w:p>
    <w:p w14:paraId="2A746326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dell’Haya n° 54 de’ 21 agosto 1618 |</w:t>
      </w:r>
    </w:p>
    <w:p w14:paraId="4E0C65CC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Copia del contenuto in lettere del signor Filippo Calandrini | d’Amsterdam a’ 17 d’agosto 1618 |</w:t>
      </w:r>
    </w:p>
    <w:p w14:paraId="4CAA2E68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37C329D1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Martedì avvisai a vostra Signoria la ricevuta della sua, et che speravo presto | poterli dar avviso della terminatione di questi benedetti conti | sono stato diverse volte in Collegio, et raccommandatolo | molto instantemente sì che quasi mi vergogno di più andarci | in effetto li commissarii sono stati, et sono ancora absenti | et non lo fariano volontieri senza la loro presenza massime | per la ricompensa; così conviene haver ancor un po’ di | patienza. Ho fatta provisione per la paga di un | mese per le navi, et mando a Hoorn la loro portione | aspettavano, che fosse pagata qui anche la seconda mesata | secondo l’intentione data, et li partionevoli si metteranno | insieme, et risolveranno se li starà meglio haver lettere | separate da vostra Signoria per il resto, overo farlo tutto insieme | che glielo avviserò acciò possi mandar li ricapiti. | A me pareria, che non saria male per venir al saldo | con questi signori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conti mandar qua il signor Luz | che potrà vivamente rimostrarli, il che da me non | saria così ben preso. Mi spiaceno queste lunghezze | ma non ci posso far altro. A vostra Signoria mi raccomando etc. |</w:t>
      </w:r>
    </w:p>
    <w:p w14:paraId="55280F31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7CDBA396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45v-46r / </w:t>
      </w:r>
    </w:p>
    <w:p w14:paraId="111FBB10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09581B2D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14172FF8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46vB / </w:t>
      </w:r>
    </w:p>
    <w:p w14:paraId="5897ED6C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Contenuto in lettere del | Calandrini di Amsterdam |</w:t>
      </w:r>
    </w:p>
    <w:p w14:paraId="577C2824" w14:textId="797B141F" w:rsidR="00C856E1" w:rsidRPr="007F3E90" w:rsidRDefault="00F31E84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ins w:id="1090" w:author="Flavia Di Gi" w:date="2023-03-19T18:12:00Z">
        <w:r>
          <w:rPr>
            <w:sz w:val="24"/>
            <w:szCs w:val="24"/>
          </w:rPr>
          <w:t>n</w:t>
        </w:r>
      </w:ins>
      <w:del w:id="1091" w:author="Flavia Di Gi" w:date="2023-03-19T17:51:00Z">
        <w:r w:rsidR="00C856E1" w:rsidRPr="007F3E90" w:rsidDel="00AA21AD">
          <w:rPr>
            <w:sz w:val="24"/>
            <w:szCs w:val="24"/>
          </w:rPr>
          <w:delText>N</w:delText>
        </w:r>
      </w:del>
      <w:r w:rsidR="00C856E1" w:rsidRPr="007F3E90">
        <w:rPr>
          <w:sz w:val="24"/>
          <w:szCs w:val="24"/>
        </w:rPr>
        <w:t>elle 2</w:t>
      </w:r>
      <w:r w:rsidR="00C856E1" w:rsidRPr="007F3E90">
        <w:rPr>
          <w:sz w:val="24"/>
          <w:szCs w:val="24"/>
          <w:vertAlign w:val="superscript"/>
        </w:rPr>
        <w:t>de</w:t>
      </w:r>
      <w:r w:rsidR="00C856E1" w:rsidRPr="007F3E90">
        <w:rPr>
          <w:sz w:val="24"/>
          <w:szCs w:val="24"/>
        </w:rPr>
        <w:t xml:space="preserve"> n° 54 | </w:t>
      </w:r>
    </w:p>
    <w:p w14:paraId="511CDA19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5AE7D5EF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0B071E66" w14:textId="77777777" w:rsidR="00C856E1" w:rsidRPr="007F3E90" w:rsidRDefault="00C856E1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19</w:t>
      </w:r>
    </w:p>
    <w:p w14:paraId="6892A004" w14:textId="0A8CE192" w:rsidR="00C856E1" w:rsidRPr="007F3E90" w:rsidRDefault="00C856E1" w:rsidP="00523E0D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 al n. 1</w:t>
      </w:r>
      <w:r w:rsidR="00833AC3">
        <w:rPr>
          <w:sz w:val="24"/>
          <w:szCs w:val="24"/>
        </w:rPr>
        <w:t>7</w:t>
      </w:r>
      <w:r w:rsidRPr="007F3E90">
        <w:rPr>
          <w:sz w:val="24"/>
          <w:szCs w:val="24"/>
        </w:rPr>
        <w:t xml:space="preserve"> (cc. 47r-48v)</w:t>
      </w:r>
    </w:p>
    <w:p w14:paraId="5C11989C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2A188CBD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47r / </w:t>
      </w:r>
    </w:p>
    <w:p w14:paraId="0ADBF000" w14:textId="177B3FB3" w:rsidR="00C856E1" w:rsidRDefault="00C856E1" w:rsidP="007F3E90">
      <w:pPr>
        <w:tabs>
          <w:tab w:val="left" w:pos="5640"/>
        </w:tabs>
        <w:snapToGrid w:val="0"/>
        <w:jc w:val="both"/>
        <w:rPr>
          <w:ins w:id="1092" w:author="Flavia Di Gi" w:date="2023-03-12T11:55:00Z"/>
          <w:sz w:val="24"/>
          <w:szCs w:val="24"/>
        </w:rPr>
      </w:pPr>
      <w:r w:rsidRPr="007F3E90">
        <w:rPr>
          <w:sz w:val="24"/>
          <w:szCs w:val="24"/>
        </w:rPr>
        <w:t xml:space="preserve">In lettere dell’Haya n° 54 de’ 21 agosto 1618 | </w:t>
      </w:r>
    </w:p>
    <w:p w14:paraId="6E476A53" w14:textId="77777777" w:rsidR="007465B8" w:rsidRPr="007F3E90" w:rsidRDefault="007465B8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3292F276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Placarti fatto contro li soldati di Hollanda levati | in alcune piazze contro li ordini delli signori Stati Generali delle Province Unite de’ Paesi | Bassi |</w:t>
      </w:r>
    </w:p>
    <w:p w14:paraId="4A6C7720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3E22F3CC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Stati Generali delle Province Unite fan sapere ch’adesso più d’un </w:t>
      </w:r>
      <w:proofErr w:type="gramStart"/>
      <w:r w:rsidRPr="007F3E90">
        <w:rPr>
          <w:sz w:val="24"/>
          <w:szCs w:val="24"/>
        </w:rPr>
        <w:t>anno</w:t>
      </w:r>
      <w:proofErr w:type="gramEnd"/>
      <w:r w:rsidRPr="007F3E90">
        <w:rPr>
          <w:sz w:val="24"/>
          <w:szCs w:val="24"/>
        </w:rPr>
        <w:t xml:space="preserve"> passato | in diverse province et città fuori dell’ordine et modo consueto si è fatta | levata nuova di notabil numero di nuovi soldati </w:t>
      </w:r>
      <w:r w:rsidRPr="007F3E90">
        <w:rPr>
          <w:sz w:val="24"/>
          <w:szCs w:val="24"/>
        </w:rPr>
        <w:lastRenderedPageBreak/>
        <w:t>quali sono fuori | del giuramento della Generalità et</w:t>
      </w:r>
      <w:r w:rsidRPr="007F3E90">
        <w:rPr>
          <w:rStyle w:val="Rimandonotaapidipagina"/>
          <w:sz w:val="24"/>
          <w:szCs w:val="24"/>
        </w:rPr>
        <w:footnoteReference w:id="206"/>
      </w:r>
      <w:r w:rsidRPr="007F3E90">
        <w:rPr>
          <w:sz w:val="24"/>
          <w:szCs w:val="24"/>
        </w:rPr>
        <w:t xml:space="preserve"> di sua Eccellenza. Et viene a quello modo as-|soldato nel Paese dua sorte di soldati, il che necessariamente tenderia | a danno grandissimo, pregiuditio et divisione dalla singular unione quando | ognuno a sua propria voluntà et</w:t>
      </w:r>
      <w:r w:rsidRPr="007F3E90">
        <w:rPr>
          <w:rStyle w:val="Rimandonotaapidipagina"/>
          <w:sz w:val="24"/>
          <w:szCs w:val="24"/>
        </w:rPr>
        <w:footnoteReference w:id="207"/>
      </w:r>
      <w:r w:rsidRPr="007F3E90">
        <w:rPr>
          <w:sz w:val="24"/>
          <w:szCs w:val="24"/>
        </w:rPr>
        <w:t xml:space="preserve"> appetito senza direttione della Generalità | sarebbe permesso far levate di nuove compagnie et disporne di sé, oltra | che le province et città ove questo si fa si rendono incapaci di pagar | lor contingente al commun tributo, a confusione del Stato, et accrescimento | d’ogni sorte di fattione et di annullatione della legitima autorità:</w:t>
      </w:r>
      <w:r w:rsidRPr="007F3E90">
        <w:rPr>
          <w:rStyle w:val="Rimandonotaapidipagina"/>
          <w:sz w:val="24"/>
          <w:szCs w:val="24"/>
        </w:rPr>
        <w:footnoteReference w:id="208"/>
      </w:r>
      <w:r w:rsidRPr="007F3E90">
        <w:rPr>
          <w:sz w:val="24"/>
          <w:szCs w:val="24"/>
        </w:rPr>
        <w:t xml:space="preserve"> | noi con l’aviso di sua Eccellenza</w:t>
      </w:r>
      <w:r w:rsidRPr="007F3E90">
        <w:rPr>
          <w:rStyle w:val="Rimandonotaapidipagina"/>
          <w:sz w:val="24"/>
          <w:szCs w:val="24"/>
        </w:rPr>
        <w:footnoteReference w:id="209"/>
      </w:r>
      <w:r w:rsidRPr="007F3E90">
        <w:rPr>
          <w:sz w:val="24"/>
          <w:szCs w:val="24"/>
        </w:rPr>
        <w:t xml:space="preserve"> del illustrissimo signor conte Guglielmo Ludovico de | Nassau locotenente generale etc. et del Conseglio di Stato per prevenir a tutti inconvenienti, et incomodità che sopra</w:t>
      </w:r>
      <w:r w:rsidRPr="007F3E90">
        <w:rPr>
          <w:rStyle w:val="Rimandonotaapidipagina"/>
          <w:sz w:val="24"/>
          <w:szCs w:val="24"/>
        </w:rPr>
        <w:footnoteReference w:id="210"/>
      </w:r>
      <w:r w:rsidRPr="007F3E90">
        <w:rPr>
          <w:sz w:val="24"/>
          <w:szCs w:val="24"/>
        </w:rPr>
        <w:t xml:space="preserve"> stano</w:t>
      </w:r>
      <w:r w:rsidRPr="007F3E90">
        <w:rPr>
          <w:rStyle w:val="Rimandonotaapidipagina"/>
          <w:sz w:val="24"/>
          <w:szCs w:val="24"/>
        </w:rPr>
        <w:footnoteReference w:id="211"/>
      </w:r>
      <w:r w:rsidRPr="007F3E90">
        <w:rPr>
          <w:sz w:val="24"/>
          <w:szCs w:val="24"/>
        </w:rPr>
        <w:t xml:space="preserve"> per tal rispetto a questi | paesi; habbiamo trovato</w:t>
      </w:r>
      <w:r w:rsidRPr="007F3E90">
        <w:rPr>
          <w:rStyle w:val="Rimandonotaapidipagina"/>
          <w:sz w:val="24"/>
          <w:szCs w:val="24"/>
        </w:rPr>
        <w:footnoteReference w:id="212"/>
      </w:r>
      <w:r w:rsidRPr="007F3E90">
        <w:rPr>
          <w:sz w:val="24"/>
          <w:szCs w:val="24"/>
        </w:rPr>
        <w:t xml:space="preserve"> buono, et resoluto che per cassatione et li-|centiatione di detta nuova levata di soldati, saria senza alcuna | dilatione proceduto autorizzando perciò sua Eccellenza et certi nostri comme-|ssi uniti seco come è seguito nella città di Utrecht. </w:t>
      </w:r>
      <w:proofErr w:type="gramStart"/>
      <w:r w:rsidRPr="007F3E90">
        <w:rPr>
          <w:sz w:val="24"/>
          <w:szCs w:val="24"/>
        </w:rPr>
        <w:t>Tuttavia</w:t>
      </w:r>
      <w:proofErr w:type="gramEnd"/>
      <w:r w:rsidRPr="007F3E90">
        <w:rPr>
          <w:sz w:val="24"/>
          <w:szCs w:val="24"/>
        </w:rPr>
        <w:t xml:space="preserve"> come | ancora in alcune città di Hollanda non obstante la nostra resolu-|tione si continuano a notabil diservitio come è detto, aggiungendosi | a quello che li detti soldati in alcune città usano di grandissime | et esorbitanti insolenze, et scandali, dal che potrebbe nascere mag-|giori difficultà, et periculi. Sì che per prevenir a tempo, et per levar | li detti pericoli, et per ridur li buoni sudditi alla pristina quiete | è necessaria ubidienza nella quale lor erano avanti la levata | di questi nuovi soldati ordiniamo et comandiamo alli detti soldati | con lor capitani, et ufficiali et altri comandatori che fra il tempo di 48 | hore di poi la publicatione affixione o insinuation di questo |</w:t>
      </w:r>
    </w:p>
    <w:p w14:paraId="5DEFA589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47v / </w:t>
      </w:r>
    </w:p>
    <w:p w14:paraId="4DAE5D19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senza aspettar altro nuovo ordine o comandamento debbano prontamente et senza | replica alcuna depor lor armi et renuntiar</w:t>
      </w:r>
      <w:r w:rsidRPr="007F3E90">
        <w:rPr>
          <w:rStyle w:val="Rimandonotaapidipagina"/>
          <w:sz w:val="24"/>
          <w:szCs w:val="24"/>
        </w:rPr>
        <w:footnoteReference w:id="213"/>
      </w:r>
      <w:r w:rsidRPr="007F3E90">
        <w:rPr>
          <w:sz w:val="24"/>
          <w:szCs w:val="24"/>
        </w:rPr>
        <w:t xml:space="preserve"> il giuramento partir da quei | servitii sotto pena che contravenendo, et tralasciando</w:t>
      </w:r>
      <w:r w:rsidRPr="007F3E90">
        <w:rPr>
          <w:rStyle w:val="Rimandonotaapidipagina"/>
          <w:sz w:val="24"/>
          <w:szCs w:val="24"/>
        </w:rPr>
        <w:footnoteReference w:id="214"/>
      </w:r>
      <w:r w:rsidRPr="007F3E90">
        <w:rPr>
          <w:sz w:val="24"/>
          <w:szCs w:val="24"/>
        </w:rPr>
        <w:t xml:space="preserve"> tal di obedir a | questo ordine saranno puniti come ribelli et</w:t>
      </w:r>
      <w:r w:rsidRPr="007F3E90">
        <w:rPr>
          <w:rStyle w:val="Rimandonotaapidipagina"/>
          <w:sz w:val="24"/>
          <w:szCs w:val="24"/>
        </w:rPr>
        <w:footnoteReference w:id="215"/>
      </w:r>
      <w:r w:rsidRPr="007F3E90">
        <w:rPr>
          <w:sz w:val="24"/>
          <w:szCs w:val="24"/>
        </w:rPr>
        <w:t xml:space="preserve"> perturbatori della comun | quiete tanto nella vita quanto nelli beni senza dissimulatione o | conivenza alcuna, et questo per dar essempio agl’altri; comandando | et ordinando a tutti, et ciascheduno offitiale, et a chi questo toccarà | et spetterà di far effettuare, et esequire il contenuto di questo nostro | edetto per tutto senza mancamento alcuno, perché habbiamo trovato | questo convenie</w:t>
      </w:r>
      <w:r w:rsidRPr="007F3E90">
        <w:rPr>
          <w:rStyle w:val="Rimandonotaapidipagina"/>
          <w:sz w:val="24"/>
          <w:szCs w:val="24"/>
        </w:rPr>
        <w:footnoteReference w:id="216"/>
      </w:r>
      <w:r w:rsidRPr="007F3E90">
        <w:rPr>
          <w:sz w:val="24"/>
          <w:szCs w:val="24"/>
        </w:rPr>
        <w:t xml:space="preserve"> per la quiete, servitio, pace, assecuration, et ben star | di questo</w:t>
      </w:r>
      <w:r w:rsidRPr="007F3E90">
        <w:rPr>
          <w:rStyle w:val="Rimandonotaapidipagina"/>
          <w:sz w:val="24"/>
          <w:szCs w:val="24"/>
        </w:rPr>
        <w:footnoteReference w:id="217"/>
      </w:r>
      <w:r w:rsidRPr="007F3E90">
        <w:rPr>
          <w:sz w:val="24"/>
          <w:szCs w:val="24"/>
        </w:rPr>
        <w:t xml:space="preserve"> stato delle Province Unite. Dato sotto il | nostro contro sigillo firma, et segnatura del notaro Griffieri nell’Haya | alli 18 di agosto 1618. Era fermata Adriaen van Man-|maker. Sotto diceva per ordinanza delli detti alti signori Stati Generali | signato c(onte) Arsens essendo sigillato del contrasigillo delle | loro alte potenze in cera rossa. |</w:t>
      </w:r>
    </w:p>
    <w:p w14:paraId="35366A3D" w14:textId="77777777" w:rsidR="00C856E1" w:rsidRPr="007F3E90" w:rsidRDefault="00C856E1" w:rsidP="007F3E90">
      <w:pPr>
        <w:tabs>
          <w:tab w:val="left" w:pos="5640"/>
        </w:tabs>
        <w:snapToGrid w:val="0"/>
        <w:jc w:val="both"/>
        <w:rPr>
          <w:sz w:val="24"/>
          <w:szCs w:val="24"/>
        </w:rPr>
      </w:pPr>
    </w:p>
    <w:p w14:paraId="03967E0E" w14:textId="77777777" w:rsidR="00C856E1" w:rsidRPr="007F3E90" w:rsidRDefault="00C856E1" w:rsidP="007F3E90">
      <w:pPr>
        <w:tabs>
          <w:tab w:val="left" w:pos="2344"/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48r /</w:t>
      </w:r>
    </w:p>
    <w:p w14:paraId="3F6E9509" w14:textId="77777777" w:rsidR="00C856E1" w:rsidRPr="007F3E90" w:rsidRDefault="00C856E1" w:rsidP="007F3E90">
      <w:pPr>
        <w:tabs>
          <w:tab w:val="left" w:pos="2344"/>
          <w:tab w:val="left" w:pos="5640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10584BB8" w14:textId="77777777" w:rsidR="00C856E1" w:rsidRPr="007F3E90" w:rsidRDefault="00C856E1" w:rsidP="007F3E90">
      <w:pPr>
        <w:tabs>
          <w:tab w:val="left" w:pos="2344"/>
          <w:tab w:val="left" w:pos="56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ab/>
      </w:r>
    </w:p>
    <w:p w14:paraId="265D9655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48vB / </w:t>
      </w:r>
    </w:p>
    <w:p w14:paraId="6F5CEF1A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Placart contro li soldati levati in | alcune piazze di Hollanda |</w:t>
      </w:r>
    </w:p>
    <w:p w14:paraId="5B4DA970" w14:textId="7F2A6288" w:rsidR="00C856E1" w:rsidRPr="007F3E90" w:rsidRDefault="00F31E84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ins w:id="1093" w:author="Flavia Di Gi" w:date="2023-03-19T18:12:00Z">
        <w:r>
          <w:rPr>
            <w:sz w:val="24"/>
            <w:szCs w:val="24"/>
          </w:rPr>
          <w:t>n</w:t>
        </w:r>
      </w:ins>
      <w:del w:id="1094" w:author="Flavia Di Gi" w:date="2023-03-19T18:12:00Z">
        <w:r w:rsidR="00C856E1" w:rsidRPr="007F3E90" w:rsidDel="00F31E84">
          <w:rPr>
            <w:sz w:val="24"/>
            <w:szCs w:val="24"/>
          </w:rPr>
          <w:delText>N</w:delText>
        </w:r>
      </w:del>
      <w:r w:rsidR="00C856E1" w:rsidRPr="007F3E90">
        <w:rPr>
          <w:sz w:val="24"/>
          <w:szCs w:val="24"/>
        </w:rPr>
        <w:t>elle 2</w:t>
      </w:r>
      <w:r w:rsidR="00C856E1" w:rsidRPr="007F3E90">
        <w:rPr>
          <w:sz w:val="24"/>
          <w:szCs w:val="24"/>
          <w:vertAlign w:val="superscript"/>
        </w:rPr>
        <w:t>de</w:t>
      </w:r>
      <w:r w:rsidR="00C856E1" w:rsidRPr="007F3E90">
        <w:rPr>
          <w:sz w:val="24"/>
          <w:szCs w:val="24"/>
        </w:rPr>
        <w:t xml:space="preserve"> n° 54 |</w:t>
      </w:r>
    </w:p>
    <w:p w14:paraId="4D6A043B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  <w:sectPr w:rsidR="00C856E1" w:rsidRPr="007F3E90" w:rsidSect="007F3E90">
          <w:footnotePr>
            <w:numFmt w:val="lowerLetter"/>
            <w:numRestart w:val="eachPage"/>
          </w:footnotePr>
          <w:pgSz w:w="11900" w:h="16840"/>
          <w:pgMar w:top="1418" w:right="1133" w:bottom="1418" w:left="1134" w:header="709" w:footer="709" w:gutter="0"/>
          <w:cols w:space="708"/>
          <w:docGrid w:linePitch="360"/>
        </w:sectPr>
      </w:pPr>
    </w:p>
    <w:p w14:paraId="77311D67" w14:textId="759ED57C" w:rsidR="00C856E1" w:rsidRPr="007F3E90" w:rsidRDefault="00C856E1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n. </w:t>
      </w:r>
      <w:r w:rsidR="00523E0D">
        <w:rPr>
          <w:sz w:val="24"/>
          <w:szCs w:val="24"/>
        </w:rPr>
        <w:t>20</w:t>
      </w:r>
    </w:p>
    <w:p w14:paraId="3241EDAF" w14:textId="0849951D" w:rsidR="00C856E1" w:rsidRPr="007F3E90" w:rsidRDefault="00C856E1" w:rsidP="00523E0D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2</w:t>
      </w:r>
      <w:r w:rsidR="00523E0D">
        <w:rPr>
          <w:sz w:val="24"/>
          <w:szCs w:val="24"/>
        </w:rPr>
        <w:t>1</w:t>
      </w:r>
      <w:r w:rsidRPr="007F3E90">
        <w:rPr>
          <w:sz w:val="24"/>
          <w:szCs w:val="24"/>
        </w:rPr>
        <w:t xml:space="preserve"> (cc. 50r-53v; decodifica di cc. 54r-59v)</w:t>
      </w:r>
    </w:p>
    <w:p w14:paraId="26481064" w14:textId="77777777" w:rsidR="00C856E1" w:rsidRPr="007F3E90" w:rsidRDefault="00C856E1" w:rsidP="007F3E90">
      <w:pPr>
        <w:widowControl w:val="0"/>
        <w:snapToGrid w:val="0"/>
        <w:jc w:val="both"/>
        <w:rPr>
          <w:sz w:val="24"/>
          <w:szCs w:val="24"/>
        </w:rPr>
      </w:pPr>
    </w:p>
    <w:p w14:paraId="35A9A08C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50r-53v /</w:t>
      </w:r>
    </w:p>
    <w:p w14:paraId="4780FAFE" w14:textId="424C5E48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>Segue decodifica di testo cifrato</w:t>
      </w:r>
      <w:del w:id="1095" w:author="Flavia Di Gi" w:date="2023-03-21T22:02:00Z">
        <w:r w:rsidRPr="007F3E90" w:rsidDel="00075EA3">
          <w:rPr>
            <w:rStyle w:val="Rimandonotaapidipagina"/>
            <w:sz w:val="24"/>
            <w:szCs w:val="24"/>
          </w:rPr>
          <w:footnoteReference w:id="218"/>
        </w:r>
      </w:del>
    </w:p>
    <w:p w14:paraId="6E64933B" w14:textId="4998C2D6" w:rsidR="00C856E1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4776D14" w14:textId="77777777" w:rsidR="00523E0D" w:rsidRPr="007F3E90" w:rsidRDefault="00523E0D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23712C21" w14:textId="77970037" w:rsidR="00C856E1" w:rsidRPr="007F3E90" w:rsidRDefault="00C856E1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2</w:t>
      </w:r>
      <w:r w:rsidR="00523E0D">
        <w:rPr>
          <w:sz w:val="24"/>
          <w:szCs w:val="24"/>
        </w:rPr>
        <w:t>1</w:t>
      </w:r>
    </w:p>
    <w:p w14:paraId="47B6C4D4" w14:textId="77777777" w:rsidR="00C856E1" w:rsidRPr="007F3E90" w:rsidRDefault="00C856E1" w:rsidP="00523E0D">
      <w:pPr>
        <w:widowControl w:val="0"/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22 agosto 1618, L’Aia (cc. 54r-59v)</w:t>
      </w:r>
    </w:p>
    <w:p w14:paraId="49A9E6DC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60A6AB4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54r / </w:t>
      </w:r>
    </w:p>
    <w:p w14:paraId="28AC3AA2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Prima |</w:t>
      </w:r>
    </w:p>
    <w:p w14:paraId="72521803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52703003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34EEC5EC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né</w:t>
      </w:r>
      <w:r w:rsidRPr="007F3E90">
        <w:rPr>
          <w:rStyle w:val="Rimandonotaapidipagina"/>
          <w:sz w:val="24"/>
          <w:szCs w:val="24"/>
        </w:rPr>
        <w:footnoteReference w:id="219"/>
      </w:r>
      <w:r w:rsidRPr="007F3E90">
        <w:rPr>
          <w:i/>
          <w:iCs/>
          <w:sz w:val="24"/>
          <w:szCs w:val="24"/>
        </w:rPr>
        <w:t xml:space="preserve"> monsignor Bernvel, né il genero suo Vandermil restorno | sodisfatti di quanto loro dessi a nome di vostra Serenità nel proposito dell’|apertura fattami di trattattione di lega, poiché aspettavano, che | sopra li articoli inviati da me con le lettere de’ 14 del passato | ella si dechiarisse, non in generale come è loro parso della | sua volontà, ma con la rissoluttione di far qualche cosa. | </w:t>
      </w:r>
    </w:p>
    <w:p w14:paraId="472BB89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Fu il primo monsignor Vandermil a chi ne</w:t>
      </w:r>
      <w:r w:rsidRPr="007F3E90">
        <w:rPr>
          <w:rStyle w:val="Rimandonotaapidipagina"/>
          <w:sz w:val="24"/>
          <w:szCs w:val="24"/>
        </w:rPr>
        <w:footnoteReference w:id="220"/>
      </w:r>
      <w:r w:rsidRPr="007F3E90">
        <w:rPr>
          <w:i/>
          <w:iCs/>
          <w:sz w:val="24"/>
          <w:szCs w:val="24"/>
        </w:rPr>
        <w:t xml:space="preserve"> parlai, poiché | in quell’hora apunto, che arivò il messaiero si trovava a | mia visitatione, venuto però espressamente per intender se io | havevo havuto il mio dispacio di Venetia con qualche risposta | in quel particolare egli sentendo quanto gl’esposi in nome di vostra Serenità | restò sospeso, et poi disse, questi sono concetti che indicano l’|ordinaria buona volontà della Republica in questo affare, ma non | abbraciano, né stringono alcuna cosa, perché sebene ella | non stimava hora il tempo proprio, rispetto alla vicina sta-|gione del verno</w:t>
      </w:r>
      <w:r w:rsidRPr="007F3E90">
        <w:rPr>
          <w:rStyle w:val="Rimandonotaapidipagina"/>
          <w:sz w:val="24"/>
          <w:szCs w:val="24"/>
        </w:rPr>
        <w:footnoteReference w:id="221"/>
      </w:r>
      <w:r w:rsidRPr="007F3E90">
        <w:rPr>
          <w:i/>
          <w:iCs/>
          <w:sz w:val="24"/>
          <w:szCs w:val="24"/>
        </w:rPr>
        <w:t xml:space="preserve"> di valersi de’ vasselli di guerra proposti, | poteva però far qualche dichiaratione della qualità, et | quantità del soccorso, che in occasione havesse stimato proprio | per sua assistenza; |</w:t>
      </w:r>
    </w:p>
    <w:p w14:paraId="73563C9E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54v / </w:t>
      </w:r>
    </w:p>
    <w:p w14:paraId="4E607494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>et quello, che in corrispondenza havesse | potuto fare per questi stati</w:t>
      </w:r>
      <w:r w:rsidRPr="007F3E90">
        <w:rPr>
          <w:sz w:val="24"/>
          <w:szCs w:val="24"/>
        </w:rPr>
        <w:t xml:space="preserve"> | perché di tal maniera, et mentre si era | aperta la stradda con l’abozzo, ch’era stato mandato si saria | mostrato di voler assentir al negotio, et incaminarlo; et con | qualche altro simil concetto prese per allhora licenza da me | dicendo, che voleva lasciarmi legger le mie lettere, et io nel | partir gli dissi che | </w:t>
      </w:r>
      <w:r w:rsidRPr="007F3E90">
        <w:rPr>
          <w:i/>
          <w:iCs/>
          <w:sz w:val="24"/>
          <w:szCs w:val="24"/>
        </w:rPr>
        <w:t>ponderasse</w:t>
      </w:r>
      <w:r w:rsidRPr="007F3E90">
        <w:rPr>
          <w:rStyle w:val="Rimandonotaapidipagina"/>
          <w:sz w:val="24"/>
          <w:szCs w:val="24"/>
        </w:rPr>
        <w:footnoteReference w:id="222"/>
      </w:r>
      <w:r w:rsidRPr="007F3E90">
        <w:rPr>
          <w:i/>
          <w:iCs/>
          <w:sz w:val="24"/>
          <w:szCs w:val="24"/>
        </w:rPr>
        <w:t xml:space="preserve"> bene le parole di vostra Serenità, perché havevano | fondamento certo di voler attendere a questa unione; | il giorno seguente del sabbato vidi il signor Bernvel il | quale avisato prima dal signor Vandermil</w:t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di quanto haveva | sentito da me, dopo communicatogli ciò, che ella mi |</w:t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scrive, si strinse nelle spalle, et poi disse; io non | veggo alcuna cosa, che più possi servire alla serenissima Republica, et a questi stati, che una unione per la conservatione | della commune libertà, et per tener attatto</w:t>
      </w:r>
      <w:r w:rsidRPr="007F3E90">
        <w:rPr>
          <w:rStyle w:val="Rimandonotaapidipagina"/>
          <w:sz w:val="24"/>
          <w:szCs w:val="24"/>
        </w:rPr>
        <w:footnoteReference w:id="223"/>
      </w:r>
      <w:r w:rsidRPr="007F3E90">
        <w:rPr>
          <w:i/>
          <w:iCs/>
          <w:sz w:val="24"/>
          <w:szCs w:val="24"/>
        </w:rPr>
        <w:t xml:space="preserve"> lo Spagnolo | in freno. Io ve lo ho detto ancora, che questa | colleganza, dell</w:t>
      </w:r>
      <w:r w:rsidRPr="007F3E90">
        <w:rPr>
          <w:rStyle w:val="Rimandonotaapidipagina"/>
          <w:sz w:val="24"/>
          <w:szCs w:val="24"/>
        </w:rPr>
        <w:footnoteReference w:id="224"/>
      </w:r>
      <w:r w:rsidRPr="007F3E90">
        <w:rPr>
          <w:i/>
          <w:iCs/>
          <w:sz w:val="24"/>
          <w:szCs w:val="24"/>
        </w:rPr>
        <w:t xml:space="preserve"> quale ben è stata fatta apertura, | sarebbe per far far un’honorevole, et avantaggiosa | pace alla Republica, et forse far cader la guerra | </w:t>
      </w:r>
    </w:p>
    <w:p w14:paraId="65654348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55r / </w:t>
      </w:r>
    </w:p>
    <w:p w14:paraId="78D3021C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sopra di noi: tuttavia questi stati, purché servissero a | conservatione di sua Serenità, che in un istesso tempo | saria stata la mia, si sarebbero dichiariti in | altro particolare, come si conviene; et che veramente non | bisognava chiamar per assistenza vasselli di questi | paesi, che non fossero andati per dar adosso all’inimico | commune, et noi certo non haveressimo havuto pur | minimo scrupulo </w:t>
      </w:r>
      <w:r w:rsidRPr="007F3E90">
        <w:rPr>
          <w:i/>
          <w:iCs/>
          <w:sz w:val="24"/>
          <w:szCs w:val="24"/>
        </w:rPr>
        <w:lastRenderedPageBreak/>
        <w:t xml:space="preserve">del farlo immediate; mi aggiunse, che la | consideratione della stagione per valersi di detti vasselli era | buona, ma che si poteva comminciar a far qualche | cosa; et quanto alla missione di ambasciator per trattare | che questo si poteva fare: ma haverebbe bisognato | tempo a disporre, et senza qualche sicurezza, et dichia-|ratione di quello vogli fare la Republica, non era così | facile. Io gli risposi, che per me stimavo propria | la missione di reciproca ambasciata perché non potendosi | in negotio di tanto momento complir in poco tempo le | cose appositamente, et con più proprio termine, si | haverebbero potute effettuare. Mi repplicò succintamente, | questo è negotio, che ha bisogno di consideratione, et io non | </w:t>
      </w:r>
    </w:p>
    <w:p w14:paraId="5204EE06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55v / </w:t>
      </w:r>
    </w:p>
    <w:p w14:paraId="222C2DC7" w14:textId="4753332B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>mancherò</w:t>
      </w:r>
      <w:r w:rsidRPr="007F3E90">
        <w:rPr>
          <w:sz w:val="24"/>
          <w:szCs w:val="24"/>
        </w:rPr>
        <w:t xml:space="preserve"> | di tenervi la mano, et far ogni bene, et interruppe | il discorso con addimandarmi quello temevo della voce, | che passava, che si havesse a far la pace in Italia, essendo | scritto qui, che li ambasciatori della serenissima Republica, che sono appresso | sua Maestà christianissima si affaticano per haverla. Io risposi, che di questo | non havevo, che la voce universale; ma che sua Signoria sapeva | molto bene quanto li Spagnuoli fossero artificiosi, et come per | avantaggiarsi sapessero portar li loro interessi. Egli di nuovo | a questo proposito</w:t>
      </w:r>
      <w:r w:rsidR="000F3843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tornò</w:t>
      </w:r>
      <w:r w:rsidRPr="007F3E90">
        <w:rPr>
          <w:rStyle w:val="Rimandonotaapidipagina"/>
          <w:sz w:val="24"/>
          <w:szCs w:val="24"/>
        </w:rPr>
        <w:footnoteReference w:id="225"/>
      </w:r>
      <w:r w:rsidRPr="007F3E90">
        <w:rPr>
          <w:i/>
          <w:iCs/>
          <w:sz w:val="24"/>
          <w:szCs w:val="24"/>
        </w:rPr>
        <w:t xml:space="preserve"> et disse, et vostra Signoria adunque vede come bisogna | ostarli</w:t>
      </w:r>
      <w:r w:rsidRPr="007F3E90">
        <w:rPr>
          <w:rStyle w:val="Rimandonotaapidipagina"/>
          <w:sz w:val="24"/>
          <w:szCs w:val="24"/>
        </w:rPr>
        <w:footnoteReference w:id="226"/>
      </w:r>
      <w:r w:rsidRPr="007F3E90">
        <w:rPr>
          <w:i/>
          <w:iCs/>
          <w:sz w:val="24"/>
          <w:szCs w:val="24"/>
        </w:rPr>
        <w:t>, et io non stimo modo migliore, né più proprio, | che la unione. Gli animi qui sono disposti; facci saper | il senso della serenissima Republica perché si possi far fondamento | dell’animo di lei, con qualche special dechiaratione sopra li | capitoli proposti, che potrà anco esser facile la | riuscita: ma si tenga secreto perché non sii sturbato. | Io devo andar un poco fuori dell’Aia, et vostra Serenità anderà | a Delfsil; in questo mentre potrebbe venir qualche | particolare per caminar inanti, seben disse il negotio non | vorrebbe gran dilatione, mentre si scoprono gli animi | ben intentionati. Io pur procurai, che restasse</w:t>
      </w:r>
      <w:r w:rsidRPr="007F3E90">
        <w:rPr>
          <w:sz w:val="24"/>
          <w:szCs w:val="24"/>
        </w:rPr>
        <w:t xml:space="preserve"> </w:t>
      </w:r>
    </w:p>
    <w:p w14:paraId="13E4FDB8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56r / </w:t>
      </w:r>
    </w:p>
    <w:p w14:paraId="52E627D3" w14:textId="0987ACAE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impresso | nella</w:t>
      </w:r>
      <w:r w:rsidRPr="007F3E90">
        <w:rPr>
          <w:rStyle w:val="Rimandonotaapidipagina"/>
          <w:sz w:val="24"/>
          <w:szCs w:val="24"/>
        </w:rPr>
        <w:footnoteReference w:id="227"/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mente publica, et che ella è inclinata a questa</w:t>
      </w:r>
      <w:r w:rsidRPr="007F3E90">
        <w:rPr>
          <w:sz w:val="24"/>
          <w:szCs w:val="24"/>
        </w:rPr>
        <w:t xml:space="preserve"> |</w:t>
      </w:r>
      <w:r w:rsidRPr="007F3E90">
        <w:rPr>
          <w:i/>
          <w:iCs/>
          <w:sz w:val="24"/>
          <w:szCs w:val="24"/>
        </w:rPr>
        <w:t xml:space="preserve"> colleganza, et a quello, che sarà conosciuto raggione-|vole, et conveniente</w:t>
      </w:r>
      <w:r w:rsidRPr="007F3E90">
        <w:rPr>
          <w:sz w:val="24"/>
          <w:szCs w:val="24"/>
        </w:rPr>
        <w:t xml:space="preserve">. | Con tutto ciò poco mostrò | di stimar questo </w:t>
      </w:r>
      <w:ins w:id="1105" w:author="Giorgia" w:date="2023-03-11T17:03:00Z">
        <w:r w:rsidR="0047333E">
          <w:rPr>
            <w:sz w:val="24"/>
            <w:szCs w:val="24"/>
          </w:rPr>
          <w:t>G</w:t>
        </w:r>
      </w:ins>
      <w:del w:id="1106" w:author="Giorgia" w:date="2023-03-11T17:03:00Z">
        <w:r w:rsidRPr="007F3E90" w:rsidDel="0047333E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 xml:space="preserve">enerale, et lasciò il discorso con </w:t>
      </w:r>
      <w:proofErr w:type="gramStart"/>
      <w:r w:rsidRPr="007F3E90">
        <w:rPr>
          <w:sz w:val="24"/>
          <w:szCs w:val="24"/>
        </w:rPr>
        <w:t>il repli</w:t>
      </w:r>
      <w:proofErr w:type="gramEnd"/>
      <w:r w:rsidRPr="007F3E90">
        <w:rPr>
          <w:sz w:val="24"/>
          <w:szCs w:val="24"/>
        </w:rPr>
        <w:t xml:space="preserve">-|carmi, che per la parte sua haverebbe fatti tutti li buoni | ufficii. Io vidi di nuovo </w:t>
      </w:r>
      <w:r w:rsidRPr="007F3E90">
        <w:rPr>
          <w:i/>
          <w:iCs/>
          <w:sz w:val="24"/>
          <w:szCs w:val="24"/>
        </w:rPr>
        <w:t>il</w:t>
      </w:r>
      <w:r w:rsidRPr="007F3E90">
        <w:rPr>
          <w:rStyle w:val="Rimandonotaapidipagina"/>
          <w:sz w:val="24"/>
          <w:szCs w:val="24"/>
        </w:rPr>
        <w:footnoteReference w:id="228"/>
      </w:r>
      <w:r w:rsidRPr="007F3E90">
        <w:rPr>
          <w:i/>
          <w:iCs/>
          <w:sz w:val="24"/>
          <w:szCs w:val="24"/>
        </w:rPr>
        <w:t xml:space="preserve"> signor Vandermil che</w:t>
      </w:r>
      <w:r w:rsidRPr="007F3E90">
        <w:rPr>
          <w:rStyle w:val="Rimandonotaapidipagina"/>
          <w:sz w:val="24"/>
          <w:szCs w:val="24"/>
        </w:rPr>
        <w:footnoteReference w:id="229"/>
      </w:r>
      <w:r w:rsidRPr="007F3E90">
        <w:rPr>
          <w:i/>
          <w:iCs/>
          <w:sz w:val="24"/>
          <w:szCs w:val="24"/>
        </w:rPr>
        <w:t xml:space="preserve"> mi repplicò delle istesse cose | del giorno inanzi, et delli concetti del Bernvuel, che | ben conobbi, che havevano conferito insieme, et | aggionse, che haveva considerato la risposta, et trovava | ch’ella non era di gran cosa differente da quella, che | hebbe da vostra Serenità, quando fu costì per nome de’ | signori Stati, che l’inviar</w:t>
      </w:r>
      <w:r w:rsidRPr="007F3E90">
        <w:rPr>
          <w:rStyle w:val="Rimandonotaapidipagina"/>
          <w:sz w:val="24"/>
          <w:szCs w:val="24"/>
        </w:rPr>
        <w:footnoteReference w:id="230"/>
      </w:r>
      <w:r w:rsidRPr="007F3E90">
        <w:rPr>
          <w:i/>
          <w:iCs/>
          <w:sz w:val="24"/>
          <w:szCs w:val="24"/>
        </w:rPr>
        <w:t xml:space="preserve"> ambasciator a Venetia sarebbe | poco, ma che l’essenza della missione, consisteva | nel mandarlo con qualche sicurtà, propria al | negotio, et con fondamento; che sperava, che con le prime | lettere io dovessi haver qualche altro ordine più risoluto | che quando vostra Serenità havesse fatto intender col | mezzo mio quello ella havesse potuto far per | questi Stati, et quello haverebbe voluto da essi, | allhora con altra sicurtà si haverebbe potuto | </w:t>
      </w:r>
    </w:p>
    <w:p w14:paraId="6292BB64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56v /</w:t>
      </w:r>
    </w:p>
    <w:p w14:paraId="322BE131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ispedir l’ambasciatore, con darli le commissioni proprie, et | dir, come si dovesse governar per terminar prontamente | il tutto. Io risposi a questo, che la missione dell’ambasciator | ancorchè fosse antecipata ad altra più aperta | dechiaratione </w:t>
      </w:r>
      <w:r w:rsidRPr="007F3E90">
        <w:rPr>
          <w:sz w:val="24"/>
          <w:szCs w:val="24"/>
        </w:rPr>
        <w:t>della serenissima Republica | di quella che era in essenza non levava, che non si | havessero potuto far</w:t>
      </w:r>
      <w:r w:rsidRPr="007F3E90">
        <w:rPr>
          <w:rStyle w:val="Rimandonotaapidipagina"/>
          <w:sz w:val="24"/>
          <w:szCs w:val="24"/>
        </w:rPr>
        <w:footnoteReference w:id="231"/>
      </w:r>
      <w:r w:rsidRPr="007F3E90">
        <w:rPr>
          <w:sz w:val="24"/>
          <w:szCs w:val="24"/>
        </w:rPr>
        <w:t xml:space="preserve"> tutte queste diligenze; è vero</w:t>
      </w:r>
      <w:r w:rsidRPr="007F3E90">
        <w:rPr>
          <w:rStyle w:val="Rimandonotaapidipagina"/>
          <w:sz w:val="24"/>
          <w:szCs w:val="24"/>
        </w:rPr>
        <w:footnoteReference w:id="232"/>
      </w:r>
      <w:r w:rsidRPr="007F3E90">
        <w:rPr>
          <w:sz w:val="24"/>
          <w:szCs w:val="24"/>
        </w:rPr>
        <w:t xml:space="preserve"> | disse; ma meglio nell’altra maniera. Nel particolar | poi del signor principe Mauritio, che sia necessario </w:t>
      </w:r>
      <w:r w:rsidRPr="007F3E90">
        <w:rPr>
          <w:i/>
          <w:iCs/>
          <w:sz w:val="24"/>
          <w:szCs w:val="24"/>
        </w:rPr>
        <w:t>quando</w:t>
      </w:r>
      <w:r w:rsidRPr="007F3E90">
        <w:rPr>
          <w:rStyle w:val="Rimandonotaapidipagina"/>
          <w:sz w:val="24"/>
          <w:szCs w:val="24"/>
        </w:rPr>
        <w:footnoteReference w:id="233"/>
      </w:r>
      <w:r w:rsidRPr="007F3E90">
        <w:rPr>
          <w:i/>
          <w:iCs/>
          <w:sz w:val="24"/>
          <w:szCs w:val="24"/>
        </w:rPr>
        <w:t xml:space="preserve"> si habbi a proceder inanzi nella prattica | che v’intervenghi il consenso, et il gusto di </w:t>
      </w:r>
      <w:r w:rsidRPr="007F3E90">
        <w:rPr>
          <w:i/>
          <w:iCs/>
          <w:sz w:val="24"/>
          <w:szCs w:val="24"/>
        </w:rPr>
        <w:lastRenderedPageBreak/>
        <w:t xml:space="preserve">sua Eccellenza | ne parlai col medesimo Vandermil, il quale | </w:t>
      </w:r>
      <w:r w:rsidRPr="007F3E90">
        <w:rPr>
          <w:sz w:val="24"/>
          <w:szCs w:val="24"/>
        </w:rPr>
        <w:t>mi disse che</w:t>
      </w:r>
      <w:r w:rsidRPr="007F3E90">
        <w:rPr>
          <w:rStyle w:val="Rimandonotaapidipagina"/>
          <w:sz w:val="24"/>
          <w:szCs w:val="24"/>
        </w:rPr>
        <w:footnoteReference w:id="234"/>
      </w:r>
      <w:r w:rsidRPr="007F3E90">
        <w:rPr>
          <w:sz w:val="24"/>
          <w:szCs w:val="24"/>
        </w:rPr>
        <w:t xml:space="preserve"> senza l’Eccellenza sua | non si sarebbe fatta alcuna cosa, et tanto andai replicando | delle parole, che cavai molto bene, che di questo negotio | haveva particolar conoscenza, dicendomi, che credeva | </w:t>
      </w:r>
      <w:r w:rsidRPr="007F3E90">
        <w:rPr>
          <w:i/>
          <w:iCs/>
          <w:sz w:val="24"/>
          <w:szCs w:val="24"/>
        </w:rPr>
        <w:t>che il signor Bernvel le ne havesse tenuto proposito</w:t>
      </w:r>
      <w:r w:rsidRPr="007F3E90">
        <w:rPr>
          <w:rStyle w:val="Rimandonotaapidipagina"/>
          <w:sz w:val="24"/>
          <w:szCs w:val="24"/>
        </w:rPr>
        <w:footnoteReference w:id="235"/>
      </w:r>
      <w:r w:rsidRPr="007F3E90">
        <w:rPr>
          <w:sz w:val="24"/>
          <w:szCs w:val="24"/>
        </w:rPr>
        <w:t xml:space="preserve"> | et non finii di trattenermi seco, che | cavai anco che egli stesso le ne haveva parlato il | giorno innanti, che lo trovava ben disposto, et incli-|natissimo, et più me ne assicurai da questo concetto che | disse, che sua Eccellenza era lontanissima dalle cerimonie, che queste |</w:t>
      </w:r>
    </w:p>
    <w:p w14:paraId="586AE3E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57r / </w:t>
      </w:r>
    </w:p>
    <w:p w14:paraId="17B6CDBF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 abhorisce, et massime in negotii di tal natura, tenendosi | all’essentiale, et che haverebbe consigliato </w:t>
      </w:r>
      <w:r w:rsidRPr="007F3E90">
        <w:rPr>
          <w:i/>
          <w:iCs/>
          <w:sz w:val="24"/>
          <w:szCs w:val="24"/>
        </w:rPr>
        <w:t>il</w:t>
      </w:r>
      <w:r w:rsidRPr="007F3E90">
        <w:rPr>
          <w:rStyle w:val="Rimandonotaapidipagina"/>
          <w:sz w:val="24"/>
          <w:szCs w:val="24"/>
        </w:rPr>
        <w:footnoteReference w:id="236"/>
      </w:r>
      <w:r w:rsidRPr="007F3E90">
        <w:rPr>
          <w:i/>
          <w:iCs/>
          <w:sz w:val="24"/>
          <w:szCs w:val="24"/>
        </w:rPr>
        <w:t xml:space="preserve"> mandarsi ambasciatore, o altro ministro quando vi | fosse una sicurtà di quello potesse, o volesse far la | serenissima</w:t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Republica per caminar fondatamente nella | conclusione</w:t>
      </w:r>
      <w:r w:rsidRPr="007F3E90">
        <w:rPr>
          <w:sz w:val="24"/>
          <w:szCs w:val="24"/>
        </w:rPr>
        <w:t xml:space="preserve"> che tanto poteva dirmi cavar del senso | dell’Eccellenza sua et io hieri prendendo occasione di riveder sua Eccellenza | per ricercarla di alcuni passaporti ai pirati per le navi, | et genti del conte di Levenstein, tentai destramente di cavar | qualche cosa, et ella uscì a dirmi che </w:t>
      </w:r>
      <w:r w:rsidRPr="007F3E90">
        <w:rPr>
          <w:i/>
          <w:iCs/>
          <w:sz w:val="24"/>
          <w:szCs w:val="24"/>
        </w:rPr>
        <w:t>haveva</w:t>
      </w:r>
      <w:r w:rsidRPr="007F3E90">
        <w:rPr>
          <w:rStyle w:val="Rimandonotaapidipagina"/>
          <w:sz w:val="24"/>
          <w:szCs w:val="24"/>
        </w:rPr>
        <w:footnoteReference w:id="237"/>
      </w:r>
      <w:r w:rsidRPr="007F3E90">
        <w:rPr>
          <w:i/>
          <w:iCs/>
          <w:sz w:val="24"/>
          <w:szCs w:val="24"/>
        </w:rPr>
        <w:t xml:space="preserve"> stimata sempre buona una unione reci-|proca tra la Republica, et questi stati, et la consi-|glierà sempre,</w:t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perché conosceva esser servitio dell’una | et degl’altri; essendo queste colleganze di republiche | durabili, et ferme, mai morono, et hanno uno ordinario | governo, che quelle con li principi hanno sempre | mutatione, o per il cambiamento del prencipe, o per | l’alteratione de’ humori; che mi poteva assicurar | esser il Paese inclinatissimo, et quando la Republica vogli</w:t>
      </w:r>
      <w:r w:rsidRPr="007F3E90">
        <w:rPr>
          <w:sz w:val="24"/>
          <w:szCs w:val="24"/>
        </w:rPr>
        <w:t xml:space="preserve"> | </w:t>
      </w:r>
    </w:p>
    <w:p w14:paraId="5AFFD946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57v / </w:t>
      </w:r>
    </w:p>
    <w:p w14:paraId="243F37CF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>sarà facile il successo. Io risposi, che dal canto | della serenissima Republica era la medesima volontà, et | inclinatione, et da che sono qui, sono stato sempre | attendendo, che mi venga detto qualche cosa: ma che | non si era voluto uscire, et pur</w:t>
      </w:r>
      <w:r w:rsidRPr="007F3E90">
        <w:rPr>
          <w:rStyle w:val="Rimandonotaapidipagina"/>
          <w:sz w:val="24"/>
          <w:szCs w:val="24"/>
        </w:rPr>
        <w:footnoteReference w:id="238"/>
      </w:r>
      <w:r w:rsidRPr="007F3E90">
        <w:rPr>
          <w:i/>
          <w:iCs/>
          <w:sz w:val="24"/>
          <w:szCs w:val="24"/>
        </w:rPr>
        <w:t xml:space="preserve"> a me pareva di | haver detto assai, aggiungendo, che a questo fine | haverebbe potuto servir molto bene un ambasciator, o | altro ministro, che si havesse voluto ispedir da | questa parte. Rispose sua Eccellenza che bisognava | trovar la opportunità, et che era facile vostra Serenità, | che poteva in poco spatio di tempo promover, et | rissolver le cose sue, ma che qui bisognava | caminar col dar parte a diversi, che in ogni modo | però era necessaria una buona rissolutione. Io dissi | che ero qui pronto a intender</w:t>
      </w:r>
      <w:r w:rsidRPr="007F3E90">
        <w:rPr>
          <w:sz w:val="24"/>
          <w:szCs w:val="24"/>
        </w:rPr>
        <w:t xml:space="preserve"> et sua Eccellenza non uscì a maggior particolare | ma stete sempre sopra questo termine generale | dal</w:t>
      </w:r>
      <w:r w:rsidRPr="007F3E90">
        <w:rPr>
          <w:rStyle w:val="Rimandonotaapidipagina"/>
          <w:sz w:val="24"/>
          <w:szCs w:val="24"/>
        </w:rPr>
        <w:footnoteReference w:id="239"/>
      </w:r>
      <w:r w:rsidRPr="007F3E90">
        <w:rPr>
          <w:sz w:val="24"/>
          <w:szCs w:val="24"/>
        </w:rPr>
        <w:t xml:space="preserve"> quale, et dalle parole, che uscirono con esso | nel corso del ragionamento compresi molto | </w:t>
      </w:r>
    </w:p>
    <w:p w14:paraId="284CD0D3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58r / </w:t>
      </w:r>
    </w:p>
    <w:p w14:paraId="25F3F337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bene che conformava con quello, che mi disse il Vandermil</w:t>
      </w:r>
      <w:r w:rsidRPr="007F3E90">
        <w:rPr>
          <w:rStyle w:val="Rimandonotaapidipagina"/>
          <w:sz w:val="24"/>
          <w:szCs w:val="24"/>
        </w:rPr>
        <w:footnoteReference w:id="240"/>
      </w:r>
      <w:r w:rsidRPr="007F3E90">
        <w:rPr>
          <w:sz w:val="24"/>
          <w:szCs w:val="24"/>
        </w:rPr>
        <w:t xml:space="preserve"> | et che l’Eccellenza sua ne havesse cognitione | come appunto le ne scrissi nelle mie lettere del primo | dello stante. |</w:t>
      </w:r>
    </w:p>
    <w:p w14:paraId="1AC6402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sz w:val="24"/>
          <w:szCs w:val="24"/>
        </w:rPr>
        <w:t>Il detto Vandermil</w:t>
      </w:r>
      <w:r w:rsidRPr="007F3E90">
        <w:rPr>
          <w:rStyle w:val="Rimandonotaapidipagina"/>
          <w:sz w:val="24"/>
          <w:szCs w:val="24"/>
        </w:rPr>
        <w:footnoteReference w:id="241"/>
      </w:r>
      <w:r w:rsidRPr="007F3E90">
        <w:rPr>
          <w:sz w:val="24"/>
          <w:szCs w:val="24"/>
        </w:rPr>
        <w:t xml:space="preserve"> nel licentiarmi da lui | mi replicò havendomelo detto ancor più d’una volta | nella conferenza, che havessimo insieme,</w:t>
      </w:r>
      <w:r w:rsidRPr="007F3E90">
        <w:rPr>
          <w:rStyle w:val="Rimandonotaapidipagina"/>
          <w:sz w:val="24"/>
          <w:szCs w:val="24"/>
        </w:rPr>
        <w:footnoteReference w:id="242"/>
      </w:r>
      <w:r w:rsidRPr="007F3E90">
        <w:rPr>
          <w:sz w:val="24"/>
          <w:szCs w:val="24"/>
        </w:rPr>
        <w:t xml:space="preserve"> | che</w:t>
      </w:r>
      <w:r w:rsidRPr="007F3E90">
        <w:rPr>
          <w:i/>
          <w:iCs/>
          <w:sz w:val="24"/>
          <w:szCs w:val="24"/>
        </w:rPr>
        <w:t xml:space="preserve"> sperava</w:t>
      </w:r>
      <w:r w:rsidRPr="007F3E90">
        <w:rPr>
          <w:rStyle w:val="Rimandonotaapidipagina"/>
          <w:sz w:val="24"/>
          <w:szCs w:val="24"/>
        </w:rPr>
        <w:footnoteReference w:id="243"/>
      </w:r>
      <w:r w:rsidRPr="007F3E90">
        <w:rPr>
          <w:i/>
          <w:iCs/>
          <w:sz w:val="24"/>
          <w:szCs w:val="24"/>
        </w:rPr>
        <w:t xml:space="preserve">, che </w:t>
      </w:r>
      <w:proofErr w:type="gramStart"/>
      <w:r w:rsidRPr="007F3E90">
        <w:rPr>
          <w:i/>
          <w:iCs/>
          <w:sz w:val="24"/>
          <w:szCs w:val="24"/>
        </w:rPr>
        <w:t>col ordinario</w:t>
      </w:r>
      <w:proofErr w:type="gramEnd"/>
      <w:r w:rsidRPr="007F3E90">
        <w:rPr>
          <w:i/>
          <w:iCs/>
          <w:sz w:val="24"/>
          <w:szCs w:val="24"/>
        </w:rPr>
        <w:t xml:space="preserve"> venturo mi venisse qualche | altra cosa, et più chiara dechiaratione di</w:t>
      </w:r>
      <w:r w:rsidRPr="007F3E90">
        <w:rPr>
          <w:rStyle w:val="Rimandonotaapidipagina"/>
          <w:sz w:val="24"/>
          <w:szCs w:val="24"/>
        </w:rPr>
        <w:footnoteReference w:id="244"/>
      </w:r>
      <w:r w:rsidRPr="007F3E90">
        <w:rPr>
          <w:i/>
          <w:iCs/>
          <w:sz w:val="24"/>
          <w:szCs w:val="24"/>
        </w:rPr>
        <w:t xml:space="preserve"> vostra Serenità in | questa materia, che però se così fosse gli facessi favore | di farglielo saper con mie lettere. | </w:t>
      </w:r>
    </w:p>
    <w:p w14:paraId="4298C4DB" w14:textId="0F63D9D4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sz w:val="24"/>
          <w:szCs w:val="24"/>
        </w:rPr>
        <w:t xml:space="preserve">Con occasione che ho veduti alcuni di questi signori secondo, | che o l’ha portato il discorso, o mosso alcuno da | sé, mi si è pur parlato </w:t>
      </w:r>
      <w:r w:rsidRPr="007F3E90">
        <w:rPr>
          <w:i/>
          <w:iCs/>
          <w:sz w:val="24"/>
          <w:szCs w:val="24"/>
        </w:rPr>
        <w:t>di</w:t>
      </w:r>
      <w:r w:rsidRPr="007F3E90">
        <w:rPr>
          <w:rStyle w:val="Rimandonotaapidipagina"/>
          <w:sz w:val="24"/>
          <w:szCs w:val="24"/>
        </w:rPr>
        <w:footnoteReference w:id="245"/>
      </w:r>
      <w:r w:rsidRPr="007F3E90">
        <w:rPr>
          <w:i/>
          <w:iCs/>
          <w:sz w:val="24"/>
          <w:szCs w:val="24"/>
        </w:rPr>
        <w:t xml:space="preserve"> questa unione, accen-|nandomi, che era proprio et di servitio de’ communi | stare di venirne ad un fine; et io senza mos-|trarmi ad altro, ho proposto la </w:t>
      </w:r>
      <w:r w:rsidRPr="007F3E90">
        <w:rPr>
          <w:i/>
          <w:iCs/>
          <w:sz w:val="24"/>
          <w:szCs w:val="24"/>
        </w:rPr>
        <w:lastRenderedPageBreak/>
        <w:t>missione di | ambasciatore, ma da qualcheduno mi è stato</w:t>
      </w:r>
      <w:r w:rsidRPr="007F3E90">
        <w:rPr>
          <w:rStyle w:val="Rimandonotaapidipagina"/>
          <w:sz w:val="24"/>
          <w:szCs w:val="24"/>
        </w:rPr>
        <w:footnoteReference w:id="246"/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 xml:space="preserve">risposto, | non esser solito di queste </w:t>
      </w:r>
      <w:ins w:id="1113" w:author="Giorgia" w:date="2023-03-11T15:56:00Z">
        <w:r w:rsidR="00E74C73">
          <w:rPr>
            <w:i/>
            <w:iCs/>
            <w:sz w:val="24"/>
            <w:szCs w:val="24"/>
          </w:rPr>
          <w:t>P</w:t>
        </w:r>
      </w:ins>
      <w:del w:id="1114" w:author="Giorgia" w:date="2023-03-11T15:56:00Z">
        <w:r w:rsidRPr="007F3E90" w:rsidDel="00E74C73">
          <w:rPr>
            <w:i/>
            <w:iCs/>
            <w:sz w:val="24"/>
            <w:szCs w:val="24"/>
          </w:rPr>
          <w:delText>p</w:delText>
        </w:r>
      </w:del>
      <w:r w:rsidRPr="007F3E90">
        <w:rPr>
          <w:i/>
          <w:iCs/>
          <w:sz w:val="24"/>
          <w:szCs w:val="24"/>
        </w:rPr>
        <w:t>rovincie mandar | ambasciatore,</w:t>
      </w:r>
    </w:p>
    <w:p w14:paraId="79C4DC79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58v /</w:t>
      </w:r>
    </w:p>
    <w:p w14:paraId="104B02C6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o altri ministri</w:t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a’</w:t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principe, col quale non | habbino colleganza, come in Franzia, in Inghilterra, | al Principe palatino, et per il comercio, et certa | dechiaratione di reciproca corrispondenza lo hanno | in Const(antinopo)li, che però sia bene il far prima | questa colleganza; et il signor Brumagno residente di | Frisia havendomi detto il medesimo mi adimandò, se | ne havevo parlato al signor Bernvel, volendo infe-|rir, che con lui bisognava far capo. Insomma serenissimo | Prencipe quello, che altre volte</w:t>
      </w:r>
      <w:r w:rsidRPr="007F3E90">
        <w:rPr>
          <w:sz w:val="24"/>
          <w:szCs w:val="24"/>
        </w:rPr>
        <w:t xml:space="preserve"> </w:t>
      </w:r>
      <w:r w:rsidRPr="007F3E90">
        <w:rPr>
          <w:i/>
          <w:iCs/>
          <w:sz w:val="24"/>
          <w:szCs w:val="24"/>
        </w:rPr>
        <w:t>le ho significato, in | sostanza è lo stesso, che al presente; desiderano questi signori | dichiaratione delle volontà della Serenità vostra per il suo | servitio, et assistenza; quello, che possi far per essi | nei suoi bisogni, et reciprocamente l’</w:t>
      </w:r>
      <w:r w:rsidRPr="007F3E90">
        <w:rPr>
          <w:rStyle w:val="Rimandonotaapidipagina"/>
          <w:sz w:val="24"/>
          <w:szCs w:val="24"/>
        </w:rPr>
        <w:footnoteReference w:id="247"/>
      </w:r>
      <w:r w:rsidRPr="007F3E90">
        <w:rPr>
          <w:i/>
          <w:iCs/>
          <w:sz w:val="24"/>
          <w:szCs w:val="24"/>
        </w:rPr>
        <w:t>uno per l’uno | et l’altro per l’altro in tempo di pace, et io mi sono | molto ben avveduto dal parlar del signor Bernvel, | da quello del signor Vandermil, et anco da qualche-|duno altro, che entrano in qualche dubbio, | che vostra Serenità, hora</w:t>
      </w:r>
      <w:r w:rsidRPr="007F3E90">
        <w:rPr>
          <w:rStyle w:val="Rimandonotaapidipagina"/>
          <w:sz w:val="24"/>
          <w:szCs w:val="24"/>
        </w:rPr>
        <w:footnoteReference w:id="248"/>
      </w:r>
      <w:r w:rsidRPr="007F3E90">
        <w:rPr>
          <w:i/>
          <w:iCs/>
          <w:sz w:val="24"/>
          <w:szCs w:val="24"/>
        </w:rPr>
        <w:t>, che si tratta della pace, che come | ho detto, ne corre la voce, si sia ella per | caminar con calore in tal materia, alla quale | qui</w:t>
      </w:r>
    </w:p>
    <w:p w14:paraId="28B6204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59r /</w:t>
      </w:r>
    </w:p>
    <w:p w14:paraId="6E01F08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iCs/>
          <w:sz w:val="24"/>
          <w:szCs w:val="24"/>
        </w:rPr>
        <w:t>inclinano, et io attenderò ciò, che vorrà, | che rispondi ad esso signor Bernvel, et Vandermil, | poiché questo a nome del suocero mi ha fatto | intanza di scriver di nuovo, et procurar la | risposta. Gratie etc. |</w:t>
      </w:r>
      <w:r w:rsidRPr="007F3E90">
        <w:rPr>
          <w:sz w:val="24"/>
          <w:szCs w:val="24"/>
        </w:rPr>
        <w:t xml:space="preserve"> </w:t>
      </w:r>
    </w:p>
    <w:p w14:paraId="5B765578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5B9CD5C" w14:textId="5BCEBF2C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22 agosto 1617</w:t>
      </w:r>
      <w:ins w:id="1115" w:author="Flavia Di Gi" w:date="2023-03-12T11:28:00Z">
        <w:r w:rsidR="00D75173">
          <w:rPr>
            <w:rStyle w:val="Rimandonotaapidipagina"/>
            <w:sz w:val="24"/>
            <w:szCs w:val="24"/>
          </w:rPr>
          <w:footnoteReference w:id="249"/>
        </w:r>
      </w:ins>
      <w:r w:rsidRPr="007F3E90">
        <w:rPr>
          <w:sz w:val="24"/>
          <w:szCs w:val="24"/>
        </w:rPr>
        <w:t xml:space="preserve"> | </w:t>
      </w:r>
    </w:p>
    <w:p w14:paraId="24082A6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68504F91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devotissimo, servitore |</w:t>
      </w:r>
    </w:p>
    <w:p w14:paraId="6C0961D0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3EFA573B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24F15737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59v /</w:t>
      </w:r>
    </w:p>
    <w:p w14:paraId="59AB9838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26FB81E0" w14:textId="3BF34062" w:rsidR="00C856E1" w:rsidRPr="007F3E90" w:rsidRDefault="00E43DF7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ins w:id="1119" w:author="Flavia Di Gi" w:date="2023-03-19T16:48:00Z">
        <w:r>
          <w:rPr>
            <w:sz w:val="24"/>
            <w:szCs w:val="24"/>
          </w:rPr>
          <w:t>p</w:t>
        </w:r>
      </w:ins>
      <w:del w:id="1120" w:author="Flavia Di Gi" w:date="2023-03-19T16:48:00Z">
        <w:r w:rsidR="00C856E1" w:rsidRPr="007F3E90" w:rsidDel="00E43DF7">
          <w:rPr>
            <w:sz w:val="24"/>
            <w:szCs w:val="24"/>
          </w:rPr>
          <w:delText>P</w:delText>
        </w:r>
      </w:del>
      <w:r w:rsidR="00C856E1" w:rsidRPr="007F3E90">
        <w:rPr>
          <w:sz w:val="24"/>
          <w:szCs w:val="24"/>
        </w:rPr>
        <w:t>rima |</w:t>
      </w:r>
    </w:p>
    <w:p w14:paraId="19B22693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27E91B8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Tracce di sigilli </w:t>
      </w:r>
    </w:p>
    <w:p w14:paraId="2CA92227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</w:p>
    <w:p w14:paraId="6F8FF1A1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0035A7E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59vC /</w:t>
      </w:r>
    </w:p>
    <w:p w14:paraId="2577DB15" w14:textId="679007D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22 agosto 1617</w:t>
      </w:r>
      <w:ins w:id="1121" w:author="Flavia Di Gi" w:date="2023-03-12T11:29:00Z">
        <w:r w:rsidR="00D75173">
          <w:rPr>
            <w:rStyle w:val="Rimandonotaapidipagina"/>
            <w:sz w:val="24"/>
            <w:szCs w:val="24"/>
          </w:rPr>
          <w:footnoteReference w:id="250"/>
        </w:r>
      </w:ins>
      <w:r w:rsidRPr="007F3E90">
        <w:rPr>
          <w:sz w:val="24"/>
          <w:szCs w:val="24"/>
        </w:rPr>
        <w:t xml:space="preserve"> ricevute a’ 6 settembre |</w:t>
      </w:r>
    </w:p>
    <w:p w14:paraId="021C8003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 prima |</w:t>
      </w:r>
    </w:p>
    <w:p w14:paraId="1A67AA9D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[…]</w:t>
      </w:r>
      <w:r w:rsidRPr="007F3E90">
        <w:rPr>
          <w:rStyle w:val="Rimandonotaapidipagina"/>
          <w:sz w:val="24"/>
          <w:szCs w:val="24"/>
        </w:rPr>
        <w:footnoteReference w:id="251"/>
      </w:r>
      <w:r w:rsidRPr="007F3E90">
        <w:rPr>
          <w:sz w:val="24"/>
          <w:szCs w:val="24"/>
        </w:rPr>
        <w:t xml:space="preserve"> sofisfatti | </w:t>
      </w:r>
    </w:p>
    <w:p w14:paraId="1609135F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7538CED1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14 luglio |</w:t>
      </w:r>
    </w:p>
    <w:p w14:paraId="1F6327AE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4 agosto |</w:t>
      </w:r>
    </w:p>
    <w:p w14:paraId="39F60C83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13 ottobre |</w:t>
      </w:r>
    </w:p>
    <w:p w14:paraId="2F4AD050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42654EB" w14:textId="77777777" w:rsidR="00C856E1" w:rsidRPr="007F3E90" w:rsidRDefault="00C856E1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63F7749E" w14:textId="77777777" w:rsidR="006C6347" w:rsidRPr="007F3E90" w:rsidRDefault="006C6347" w:rsidP="007F3E90">
      <w:pPr>
        <w:widowControl w:val="0"/>
        <w:snapToGrid w:val="0"/>
        <w:jc w:val="both"/>
        <w:rPr>
          <w:sz w:val="24"/>
          <w:szCs w:val="24"/>
        </w:rPr>
        <w:sectPr w:rsidR="006C6347" w:rsidRPr="007F3E90" w:rsidSect="007F3E90"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76F03F4E" w14:textId="77777777" w:rsidR="00523E0D" w:rsidRDefault="00523E0D" w:rsidP="007F3E90">
      <w:pPr>
        <w:snapToGrid w:val="0"/>
        <w:jc w:val="both"/>
        <w:rPr>
          <w:sz w:val="24"/>
          <w:szCs w:val="24"/>
        </w:rPr>
        <w:sectPr w:rsidR="00523E0D" w:rsidSect="007F3E90">
          <w:headerReference w:type="default" r:id="rId17"/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3941CAE4" w14:textId="5C9506F3" w:rsidR="006C6347" w:rsidRPr="007F3E90" w:rsidRDefault="006C6347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2</w:t>
      </w:r>
      <w:r w:rsidR="00523E0D">
        <w:rPr>
          <w:sz w:val="24"/>
          <w:szCs w:val="24"/>
        </w:rPr>
        <w:t>2</w:t>
      </w:r>
    </w:p>
    <w:p w14:paraId="2C116180" w14:textId="77777777" w:rsidR="006C6347" w:rsidRPr="007F3E90" w:rsidRDefault="006C6347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27 agosto 1618, L’Aia (cc. 60r-63v)</w:t>
      </w:r>
    </w:p>
    <w:p w14:paraId="31D628B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7FE4DDA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60r /</w:t>
      </w:r>
    </w:p>
    <w:p w14:paraId="0A1936F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55</w:t>
      </w:r>
      <w:r w:rsidRPr="007F3E90">
        <w:rPr>
          <w:rStyle w:val="Rimandonotaapidipagina"/>
          <w:sz w:val="24"/>
          <w:szCs w:val="24"/>
        </w:rPr>
        <w:footnoteReference w:id="252"/>
      </w:r>
      <w:r w:rsidRPr="007F3E90">
        <w:rPr>
          <w:sz w:val="24"/>
          <w:szCs w:val="24"/>
        </w:rPr>
        <w:t xml:space="preserve"> sola |</w:t>
      </w:r>
    </w:p>
    <w:p w14:paraId="045DE0E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208A6CA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79769E2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le lettere mie de’ 14 che dovevano capitar a vostra Serenità dimani tarderanno | otto giorni di vantaggio causa il messaggiero, che non è arrivato in | Anversa, che doppo l’ispeditione dell’ordinario. Me ne duole per la tassa | che potrò haver appresso di lei di negligente; ma mi assicuro, che o | si haverà imaginata la causa; o almeno intesala doppo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condanerà | quello da chi nasce il mancamento. Con dette lettere mandavo | l’informatione, che vostre Eccellenze illustrissime mi commandorono di farli havere | tanto per le navi, che per le genti da guerra; et perché tengo per | fermo, che la replicata sia arrivata tanto in tempo in Anversa | che venirà insieme col dispaccio sudetto dei 14 per abondar in | sicurezza che dette informationi et quanto nelle lettere de’ 21 le | scrivo le pervenghino mando qui aggiunta un’altra copia | di tutto; et l’ispedisco per la via di Amsterdam alla volta di | Colonia. |</w:t>
      </w:r>
    </w:p>
    <w:p w14:paraId="569F12F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Questi signori sopra la mia espositione toccante li doi vasselli arrestati, et poi | liberati non m’hanno detto alcuna </w:t>
      </w:r>
      <w:proofErr w:type="gramStart"/>
      <w:r w:rsidRPr="007F3E90">
        <w:rPr>
          <w:sz w:val="24"/>
          <w:szCs w:val="24"/>
        </w:rPr>
        <w:t>cosa;</w:t>
      </w:r>
      <w:proofErr w:type="gramEnd"/>
      <w:r w:rsidRPr="007F3E90">
        <w:rPr>
          <w:sz w:val="24"/>
          <w:szCs w:val="24"/>
        </w:rPr>
        <w:t xml:space="preserve"> né credo siano per dir-|mene altro. Non so mo se delibereranno sopra quanto loro</w:t>
      </w:r>
      <w:r w:rsidRPr="007F3E90">
        <w:rPr>
          <w:rStyle w:val="Rimandonotaapidipagina"/>
          <w:sz w:val="24"/>
          <w:szCs w:val="24"/>
        </w:rPr>
        <w:footnoteReference w:id="253"/>
      </w:r>
      <w:r w:rsidRPr="007F3E90">
        <w:rPr>
          <w:sz w:val="24"/>
          <w:szCs w:val="24"/>
        </w:rPr>
        <w:t xml:space="preserve"> | remostrai esser necessario, che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marinari fossero avvertiti | per non incorrer negl’inconvenienti, et a fine, che non si possi | pretender nell’avvenire ignoranza mentre viaggiano, et traficano | nel golfo. |</w:t>
      </w:r>
    </w:p>
    <w:p w14:paraId="2FA6854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Essendo venuto anco questo ordinario senza avviso dell’arrivo dei | vasselli in golfo sta dubitando ognuno di qualche sinistro | et io in particolare vivo con l’animo molto perplesso. Mi scrive | il signor Calandrini che un solo haveva avviso della loro gionta | a Corfù, et che si teneva per fermo</w:t>
      </w:r>
      <w:r w:rsidRPr="007F3E90">
        <w:rPr>
          <w:rStyle w:val="Rimandonotaapidipagina"/>
          <w:sz w:val="24"/>
          <w:szCs w:val="24"/>
        </w:rPr>
        <w:footnoteReference w:id="254"/>
      </w:r>
      <w:r w:rsidRPr="007F3E90">
        <w:rPr>
          <w:sz w:val="24"/>
          <w:szCs w:val="24"/>
        </w:rPr>
        <w:t>, che l’armata napolitana doveva |</w:t>
      </w:r>
    </w:p>
    <w:p w14:paraId="2254244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60v / </w:t>
      </w:r>
    </w:p>
    <w:p w14:paraId="11007AB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tornar in golfo.</w:t>
      </w:r>
    </w:p>
    <w:p w14:paraId="5A702D19" w14:textId="10FAED11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aggiunge anco che li partionevoli de’ vasselli oltre la mesata che | li faccio pagare vorrebbono, che li facessi pagar anco la quarta | già scorsa. Non veggo di poter condescender con vantaggio di vostra Serenità | et con discapito ancor</w:t>
      </w:r>
      <w:del w:id="1126" w:author="Giorgia" w:date="2023-03-11T14:53:00Z">
        <w:r w:rsidRPr="007F3E90" w:rsidDel="00703E61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1127" w:author="Giorgia" w:date="2023-03-11T14:53:00Z">
        <w:r w:rsidR="00703E61">
          <w:rPr>
            <w:sz w:val="24"/>
            <w:szCs w:val="24"/>
          </w:rPr>
          <w:t>é</w:t>
        </w:r>
      </w:ins>
      <w:del w:id="1128" w:author="Giorgia" w:date="2023-03-11T14:53:00Z">
        <w:r w:rsidRPr="007F3E90" w:rsidDel="00703E6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fosse di poco non lo devo fare. Pur troppo | ha il publico sostenuto aggravio in questa ispeditione navale | mi farò iscusare col mezo del signor Antonio Luz che parte per Amsterdam | et porterà </w:t>
      </w:r>
      <w:proofErr w:type="gramStart"/>
      <w:r w:rsidRPr="007F3E90">
        <w:rPr>
          <w:sz w:val="24"/>
          <w:szCs w:val="24"/>
        </w:rPr>
        <w:t>le presenti</w:t>
      </w:r>
      <w:proofErr w:type="gramEnd"/>
      <w:r w:rsidRPr="007F3E90">
        <w:rPr>
          <w:sz w:val="24"/>
          <w:szCs w:val="24"/>
        </w:rPr>
        <w:t>. Et li farò prometter, che a Venetia sarà | pronto il denaro di questa, et dell’altra mesata che scaderà tra | li 6 et 21 del mese venturo. Saranno vintidoi milla ducati | si compiacerà per tanto la Serenità vostra commandar che siano messi in | pronto: et da parte acci</w:t>
      </w:r>
      <w:ins w:id="1129" w:author="Giorgia" w:date="2023-03-11T14:38:00Z">
        <w:r w:rsidR="00411F35">
          <w:rPr>
            <w:sz w:val="24"/>
            <w:szCs w:val="24"/>
          </w:rPr>
          <w:t>o</w:t>
        </w:r>
      </w:ins>
      <w:del w:id="1130" w:author="Giorgia" w:date="2023-03-11T14:38:00Z">
        <w:r w:rsidRPr="007F3E90" w:rsidDel="00411F35">
          <w:rPr>
            <w:sz w:val="24"/>
            <w:szCs w:val="24"/>
          </w:rPr>
          <w:delText xml:space="preserve">ò </w:delText>
        </w:r>
      </w:del>
      <w:r w:rsidRPr="007F3E90">
        <w:rPr>
          <w:sz w:val="24"/>
          <w:szCs w:val="24"/>
        </w:rPr>
        <w:t>ch</w:t>
      </w:r>
      <w:ins w:id="1131" w:author="Giorgia" w:date="2023-03-11T14:38:00Z">
        <w:r w:rsidR="00411F35">
          <w:rPr>
            <w:sz w:val="24"/>
            <w:szCs w:val="24"/>
          </w:rPr>
          <w:t>é</w:t>
        </w:r>
      </w:ins>
      <w:del w:id="1132" w:author="Giorgia" w:date="2023-03-11T14:38:00Z">
        <w:r w:rsidRPr="007F3E90" w:rsidDel="00411F35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alla presentatione, che gl’interessati | faranno far delle mie lettere ne habbino l’esborso, et così conso-|larli, et renderli sodisfatti con tal prontezza et il medesimo Luz | haverà anco cura di solecitar l’ispeditione dei conti appresso quell’|Amiralità. |</w:t>
      </w:r>
    </w:p>
    <w:p w14:paraId="1C7EEC8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placart, che ispedii a vostra Serenità la settimana passata, del quale mando | qui aggiunta un’altra copia con il dupplicato delle lettere de’ | 21 ha havuto forza di far depor l’armi a tutti li soldati in | queste poche piazze di Holanda, et farli licentiare. Una gran | parte di essi non sì tosto havuto quello che li fu detto di darli per | sodisfattione è passata dalla banda</w:t>
      </w:r>
      <w:r w:rsidRPr="007F3E90">
        <w:rPr>
          <w:rStyle w:val="Rimandonotaapidipagina"/>
          <w:sz w:val="24"/>
          <w:szCs w:val="24"/>
        </w:rPr>
        <w:footnoteReference w:id="255"/>
      </w:r>
      <w:r w:rsidRPr="007F3E90">
        <w:rPr>
          <w:sz w:val="24"/>
          <w:szCs w:val="24"/>
        </w:rPr>
        <w:t xml:space="preserve"> suddita a’ serenissimi arciduchi | alcuni a Bolduch altri in una, et altri in un’</w:t>
      </w:r>
      <w:r w:rsidRPr="007F3E90">
        <w:rPr>
          <w:rStyle w:val="Rimandonotaapidipagina"/>
          <w:sz w:val="24"/>
          <w:szCs w:val="24"/>
        </w:rPr>
        <w:footnoteReference w:id="256"/>
      </w:r>
      <w:r w:rsidRPr="007F3E90">
        <w:rPr>
          <w:sz w:val="24"/>
          <w:szCs w:val="24"/>
        </w:rPr>
        <w:t>altra</w:t>
      </w:r>
      <w:r w:rsidRPr="007F3E90">
        <w:rPr>
          <w:rStyle w:val="Rimandonotaapidipagina"/>
          <w:sz w:val="24"/>
          <w:szCs w:val="24"/>
        </w:rPr>
        <w:footnoteReference w:id="257"/>
      </w:r>
      <w:r w:rsidRPr="007F3E90">
        <w:rPr>
          <w:sz w:val="24"/>
          <w:szCs w:val="24"/>
        </w:rPr>
        <w:t xml:space="preserve"> di quelle piazze. | Anzi ch’è stata </w:t>
      </w:r>
      <w:r w:rsidRPr="007F3E90">
        <w:rPr>
          <w:sz w:val="24"/>
          <w:szCs w:val="24"/>
        </w:rPr>
        <w:lastRenderedPageBreak/>
        <w:t>avvisato</w:t>
      </w:r>
      <w:r w:rsidRPr="007F3E90">
        <w:rPr>
          <w:rStyle w:val="Rimandonotaapidipagina"/>
          <w:sz w:val="24"/>
          <w:szCs w:val="24"/>
        </w:rPr>
        <w:footnoteReference w:id="258"/>
      </w:r>
      <w:r w:rsidRPr="007F3E90">
        <w:rPr>
          <w:sz w:val="24"/>
          <w:szCs w:val="24"/>
        </w:rPr>
        <w:t xml:space="preserve"> il signor principe di Oranges, che me lo ha | detto, che ’l viaggio di sue Altezze in Fiandra non era per | altro rispetto, che per trovarsi in luoco vicino per assister col suo |</w:t>
      </w:r>
    </w:p>
    <w:p w14:paraId="4C44C5B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61r / </w:t>
      </w:r>
    </w:p>
    <w:p w14:paraId="0561F30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consiglio a quello si havesse stimato proprio, quando si havesse | potuto cavar profitto da queste dissensioni; et io anco sono stato | avvisato, che andavano su et giù officiali, et genti da quella | parte, et si erano mandati alcuni pezzi in Bolduch: segno | che Spagnoli non dormono, et a tutto quello, che concerne il loro | interesse sono lesti. |</w:t>
      </w:r>
    </w:p>
    <w:p w14:paraId="19B5C69D" w14:textId="04A84447" w:rsidR="006C6347" w:rsidRPr="0092502A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Questo Ambasciator francese sta aspettando, che si rispondi alla sua espositione | se ben vede assai chiaro, che la sua venuta qui non serve a gran | cosa mentre tutto va passando sotto l’auttorità dei signori Stati | et del signor principe Mauritio; et che par hora che ’l partito armi-|niano habbi la minor parte in questo affare: né il detto | Ambasciatore ha potuto con quanti ufficii habbi egli fatto levar | l’impressione, che sia stato fatto venir dal detto partito. | Onde si va dicendo dagl’istessi Francesi, che presto doverà | tornarsene, non li restando gran cosa a fare poiché non può | divertir il sinodo la cui convocatione resta pur stabilita | da’ signori Stati; et perché ha veduto non poter meno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far cosa | alcuna intorno al mantenimento di detti </w:t>
      </w:r>
      <w:r w:rsidRPr="0092502A">
        <w:rPr>
          <w:sz w:val="24"/>
          <w:szCs w:val="24"/>
        </w:rPr>
        <w:t>soldati; o haver | egli l’honore almeno, che fossero licentiati sotto la sua auttorità</w:t>
      </w:r>
      <w:r w:rsidRPr="0092502A">
        <w:rPr>
          <w:rStyle w:val="Rimandonotaapidipagina"/>
          <w:sz w:val="24"/>
          <w:szCs w:val="24"/>
        </w:rPr>
        <w:footnoteReference w:id="259"/>
      </w:r>
      <w:r w:rsidRPr="0092502A">
        <w:rPr>
          <w:sz w:val="24"/>
          <w:szCs w:val="24"/>
        </w:rPr>
        <w:t xml:space="preserve"> | et ho saputo, che sua </w:t>
      </w:r>
      <w:r w:rsidRPr="0092502A">
        <w:rPr>
          <w:sz w:val="24"/>
          <w:szCs w:val="24"/>
          <w:rPrChange w:id="1139" w:author="Flavia Di Gi" w:date="2023-05-07T17:36:00Z">
            <w:rPr>
              <w:sz w:val="24"/>
              <w:szCs w:val="24"/>
              <w:highlight w:val="yellow"/>
            </w:rPr>
          </w:rPrChange>
        </w:rPr>
        <w:t>Eccellentia</w:t>
      </w:r>
      <w:r w:rsidRPr="0092502A">
        <w:rPr>
          <w:sz w:val="24"/>
          <w:szCs w:val="24"/>
        </w:rPr>
        <w:t xml:space="preserve"> li ha detto chiaramente ch’era un | mal contrastare contra sei </w:t>
      </w:r>
      <w:ins w:id="1140" w:author="Giorgia" w:date="2023-03-11T15:56:00Z">
        <w:r w:rsidR="00E74C73" w:rsidRPr="0092502A">
          <w:rPr>
            <w:sz w:val="24"/>
            <w:szCs w:val="24"/>
          </w:rPr>
          <w:t>P</w:t>
        </w:r>
      </w:ins>
      <w:del w:id="1141" w:author="Giorgia" w:date="2023-03-11T15:56:00Z">
        <w:r w:rsidRPr="0092502A" w:rsidDel="00E74C73">
          <w:rPr>
            <w:sz w:val="24"/>
            <w:szCs w:val="24"/>
          </w:rPr>
          <w:delText>p</w:delText>
        </w:r>
      </w:del>
      <w:r w:rsidRPr="0092502A">
        <w:rPr>
          <w:sz w:val="24"/>
          <w:szCs w:val="24"/>
        </w:rPr>
        <w:t>rovincie intere, et contra una | gran parte delle città di Holanda; et massime che si è pur | veduto, che ad un solo batter di tamburo in questo luoco | tutto ha havuto effetto conforme alla volontà de’ signori Stati | così ha parlato il signor Principe ad esso Ambasciatore sabbato</w:t>
      </w:r>
      <w:r w:rsidRPr="0092502A">
        <w:rPr>
          <w:rStyle w:val="Rimandonotaapidipagina"/>
          <w:sz w:val="24"/>
          <w:szCs w:val="24"/>
        </w:rPr>
        <w:footnoteReference w:id="260"/>
      </w:r>
      <w:r w:rsidRPr="0092502A">
        <w:rPr>
          <w:sz w:val="24"/>
          <w:szCs w:val="24"/>
        </w:rPr>
        <w:t>, che | fu seco per buon spatio di tempo. |</w:t>
      </w:r>
    </w:p>
    <w:p w14:paraId="6D9131CD" w14:textId="77777777" w:rsidR="006C6347" w:rsidRPr="0092502A" w:rsidRDefault="006C6347" w:rsidP="007F3E90">
      <w:pPr>
        <w:snapToGrid w:val="0"/>
        <w:jc w:val="both"/>
        <w:rPr>
          <w:sz w:val="24"/>
          <w:szCs w:val="24"/>
        </w:rPr>
      </w:pPr>
      <w:r w:rsidRPr="0092502A">
        <w:rPr>
          <w:sz w:val="24"/>
          <w:szCs w:val="24"/>
        </w:rPr>
        <w:t xml:space="preserve">/ 61v / </w:t>
      </w:r>
    </w:p>
    <w:p w14:paraId="76306B39" w14:textId="1D1E8E72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92502A">
        <w:rPr>
          <w:sz w:val="24"/>
          <w:szCs w:val="24"/>
        </w:rPr>
        <w:t xml:space="preserve">Sua </w:t>
      </w:r>
      <w:r w:rsidRPr="0092502A">
        <w:rPr>
          <w:sz w:val="24"/>
          <w:szCs w:val="24"/>
          <w:rPrChange w:id="1142" w:author="Flavia Di Gi" w:date="2023-05-07T17:36:00Z">
            <w:rPr>
              <w:sz w:val="24"/>
              <w:szCs w:val="24"/>
              <w:highlight w:val="yellow"/>
            </w:rPr>
          </w:rPrChange>
        </w:rPr>
        <w:t>Eccellentia</w:t>
      </w:r>
      <w:r w:rsidRPr="0092502A">
        <w:rPr>
          <w:sz w:val="24"/>
          <w:szCs w:val="24"/>
        </w:rPr>
        <w:t xml:space="preserve"> l’istesso giorno di sabbato, che la vidi per termine di | complimento mi disse, ch’ella haveva, che far assai a divertir | le voci, et far constar vane le publicationi, che volesse intraprender | et far riussir a suo g[u]sto</w:t>
      </w:r>
      <w:r w:rsidRPr="0092502A">
        <w:rPr>
          <w:rStyle w:val="Rimandonotaapidipagina"/>
          <w:sz w:val="24"/>
          <w:szCs w:val="24"/>
        </w:rPr>
        <w:footnoteReference w:id="261"/>
      </w:r>
      <w:r w:rsidRPr="0092502A">
        <w:rPr>
          <w:sz w:val="24"/>
          <w:szCs w:val="24"/>
        </w:rPr>
        <w:t xml:space="preserve"> tutte le cose; et più che havesse in | animo, et volesse</w:t>
      </w:r>
      <w:r w:rsidRPr="0092502A">
        <w:rPr>
          <w:rStyle w:val="Rimandonotaapidipagina"/>
          <w:sz w:val="24"/>
          <w:szCs w:val="24"/>
        </w:rPr>
        <w:footnoteReference w:id="262"/>
      </w:r>
      <w:r w:rsidRPr="0092502A">
        <w:rPr>
          <w:sz w:val="24"/>
          <w:szCs w:val="24"/>
        </w:rPr>
        <w:t xml:space="preserve"> far</w:t>
      </w:r>
      <w:r w:rsidRPr="0092502A">
        <w:rPr>
          <w:rStyle w:val="Rimandonotaapidipagina"/>
          <w:sz w:val="24"/>
          <w:szCs w:val="24"/>
        </w:rPr>
        <w:footnoteReference w:id="263"/>
      </w:r>
      <w:r w:rsidRPr="0092502A">
        <w:rPr>
          <w:sz w:val="24"/>
          <w:szCs w:val="24"/>
        </w:rPr>
        <w:t xml:space="preserve"> patrone del Paese; et qui mi considerò | che sarebbe stato misero lo Stato suo, quando havesse accettato | un tanto peso, che senza intrichi, né fastidii haveva quanta | auttorità voleva era rispettato, et amato, che altrimenti col | dominio di questi </w:t>
      </w:r>
      <w:ins w:id="1143" w:author="Giorgia" w:date="2023-03-10T19:13:00Z">
        <w:r w:rsidR="00A27FB1" w:rsidRPr="0092502A">
          <w:rPr>
            <w:sz w:val="24"/>
            <w:szCs w:val="24"/>
          </w:rPr>
          <w:t>p</w:t>
        </w:r>
      </w:ins>
      <w:del w:id="1144" w:author="Giorgia" w:date="2023-03-10T19:13:00Z">
        <w:r w:rsidRPr="0092502A" w:rsidDel="00A27FB1">
          <w:rPr>
            <w:sz w:val="24"/>
            <w:szCs w:val="24"/>
          </w:rPr>
          <w:delText>P</w:delText>
        </w:r>
      </w:del>
      <w:r w:rsidRPr="0092502A">
        <w:rPr>
          <w:sz w:val="24"/>
          <w:szCs w:val="24"/>
        </w:rPr>
        <w:t>aesi in mano con popoli avezzi alla libertà | carichi</w:t>
      </w:r>
      <w:r w:rsidRPr="0092502A">
        <w:rPr>
          <w:rStyle w:val="Rimandonotaapidipagina"/>
          <w:sz w:val="24"/>
          <w:szCs w:val="24"/>
        </w:rPr>
        <w:footnoteReference w:id="264"/>
      </w:r>
      <w:r w:rsidRPr="0092502A">
        <w:rPr>
          <w:sz w:val="24"/>
          <w:szCs w:val="24"/>
        </w:rPr>
        <w:t xml:space="preserve"> d’impositioni sarebbe stato un schiavo, poco amato, | et invidiato, et mi affermò con qualche asseveranza, che | non ha già mai havuto un pensiero al mondo in questo particolare | et che più tosto vorrebbe, che la tregua si rompesse, et si | rinovasse la guerra per potersi adoprare in armata, che questo | sarebbe il suo vero gusto, come è il suo desiderio. Io mostrai | di applauder alla prudenza dell’Eccellenza sua et di</w:t>
      </w:r>
      <w:r w:rsidRPr="0092502A">
        <w:rPr>
          <w:rStyle w:val="Rimandonotaapidipagina"/>
          <w:sz w:val="24"/>
          <w:szCs w:val="24"/>
        </w:rPr>
        <w:footnoteReference w:id="265"/>
      </w:r>
      <w:r w:rsidRPr="0092502A">
        <w:rPr>
          <w:sz w:val="24"/>
          <w:szCs w:val="24"/>
        </w:rPr>
        <w:t xml:space="preserve"> godere | del suo confidente parlare. Se sua </w:t>
      </w:r>
      <w:r w:rsidRPr="0092502A">
        <w:rPr>
          <w:sz w:val="24"/>
          <w:szCs w:val="24"/>
          <w:rPrChange w:id="1148" w:author="Flavia Di Gi" w:date="2023-05-07T17:36:00Z">
            <w:rPr>
              <w:sz w:val="24"/>
              <w:szCs w:val="24"/>
              <w:highlight w:val="yellow"/>
            </w:rPr>
          </w:rPrChange>
        </w:rPr>
        <w:t>Eccellentia</w:t>
      </w:r>
      <w:r w:rsidRPr="0092502A">
        <w:rPr>
          <w:sz w:val="24"/>
          <w:szCs w:val="24"/>
        </w:rPr>
        <w:t xml:space="preserve"> habbi altro in | mente di quello preferisce non vi è chi lo sappi facilmente pene-|trare; ben alcuni tra questi intrichi, et vedendo tanta auttorità | in questa casa di Nassau il principe Mauritio governator</w:t>
      </w:r>
      <w:r w:rsidRPr="007F3E90">
        <w:rPr>
          <w:sz w:val="24"/>
          <w:szCs w:val="24"/>
        </w:rPr>
        <w:t xml:space="preserve"> | del Paese, capo delle militie, general per terra, et per mare | il conte Guglielmo governator in Frisia, il conte Ernesto governator in | Gheldria, et hora della città di Utrechet amati dai popoli, | vano speculando, et essaminando l’interno, et fano congietura, | che se bene il signor principe Mauritio non ha disegno per sé stesso | lo habbi per il fratello conte Henrico più giovane |</w:t>
      </w:r>
    </w:p>
    <w:p w14:paraId="3A8E5D5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62r / </w:t>
      </w:r>
    </w:p>
    <w:p w14:paraId="029EF71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dodici o tredici anni</w:t>
      </w:r>
      <w:r w:rsidRPr="007F3E90">
        <w:rPr>
          <w:rStyle w:val="Rimandonotaapidipagina"/>
          <w:sz w:val="24"/>
          <w:szCs w:val="24"/>
        </w:rPr>
        <w:footnoteReference w:id="266"/>
      </w:r>
      <w:r w:rsidRPr="007F3E90">
        <w:rPr>
          <w:sz w:val="24"/>
          <w:szCs w:val="24"/>
        </w:rPr>
        <w:t xml:space="preserve"> di lui; et che quando potesse | veder assodate le cose a sicurezza secondo il suo gusto fasse | maritar il detto conte Henrico; et quell’assoluto dominio che non havesse | l’Eccellenza sua per sé stessa in questi Stati fosse per farlo cader o nel | Conte, o opportunamente nei </w:t>
      </w:r>
      <w:r w:rsidRPr="007F3E90">
        <w:rPr>
          <w:sz w:val="24"/>
          <w:szCs w:val="24"/>
        </w:rPr>
        <w:lastRenderedPageBreak/>
        <w:t>figli di lui. Queste sono cose | lunghe; et i discorsi fondati nell’apparente auttorità, che si | vede in questa casa di Nassau. |</w:t>
      </w:r>
    </w:p>
    <w:p w14:paraId="277B1C0E" w14:textId="4DA51C9C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effetto al solo nome di </w:t>
      </w:r>
      <w:r w:rsidRPr="0092502A">
        <w:rPr>
          <w:sz w:val="24"/>
          <w:szCs w:val="24"/>
        </w:rPr>
        <w:t xml:space="preserve">sua </w:t>
      </w:r>
      <w:r w:rsidRPr="0092502A">
        <w:rPr>
          <w:sz w:val="24"/>
          <w:szCs w:val="24"/>
          <w:rPrChange w:id="1153" w:author="Flavia Di Gi" w:date="2023-05-07T17:36:00Z">
            <w:rPr>
              <w:sz w:val="24"/>
              <w:szCs w:val="24"/>
              <w:highlight w:val="yellow"/>
            </w:rPr>
          </w:rPrChange>
        </w:rPr>
        <w:t>Eccellentia</w:t>
      </w:r>
      <w:r w:rsidRPr="0092502A">
        <w:rPr>
          <w:sz w:val="24"/>
          <w:szCs w:val="24"/>
        </w:rPr>
        <w:t xml:space="preserve"> pur che si dirigano gl’affari | ne’ presenti tempi, et ben si è veduto in questa occasione l’amore | et benevolenza de’ popoli</w:t>
      </w:r>
      <w:r w:rsidRPr="007F3E90">
        <w:rPr>
          <w:sz w:val="24"/>
          <w:szCs w:val="24"/>
        </w:rPr>
        <w:t xml:space="preserve"> verso di lei, come all’incontro anco di | quelli del proprio partito hora sgridano contra Bernvel, et | quelli massime, che temono esser cassi dai magistrati delle | città di Leidem, Harlem, et altre, et sino si mutano delli deputati</w:t>
      </w:r>
      <w:r w:rsidRPr="007F3E90">
        <w:rPr>
          <w:rStyle w:val="Rimandonotaapidipagina"/>
          <w:sz w:val="24"/>
          <w:szCs w:val="24"/>
        </w:rPr>
        <w:footnoteReference w:id="267"/>
      </w:r>
      <w:r w:rsidRPr="007F3E90">
        <w:rPr>
          <w:sz w:val="24"/>
          <w:szCs w:val="24"/>
        </w:rPr>
        <w:t xml:space="preserve"> | nelli collegi delle </w:t>
      </w:r>
      <w:ins w:id="1154" w:author="Giorgia" w:date="2023-03-11T15:23:00Z">
        <w:r w:rsidR="009B6F6B">
          <w:rPr>
            <w:sz w:val="24"/>
            <w:szCs w:val="24"/>
          </w:rPr>
          <w:t>A</w:t>
        </w:r>
      </w:ins>
      <w:del w:id="1155" w:author="Giorgia" w:date="2023-03-11T15:23:00Z">
        <w:r w:rsidRPr="007F3E90" w:rsidDel="009B6F6B">
          <w:rPr>
            <w:sz w:val="24"/>
            <w:szCs w:val="24"/>
          </w:rPr>
          <w:delText>a</w:delText>
        </w:r>
      </w:del>
      <w:r w:rsidRPr="007F3E90">
        <w:rPr>
          <w:sz w:val="24"/>
          <w:szCs w:val="24"/>
        </w:rPr>
        <w:t>miralità solo sospetti di dipender dall’|altra parte; onde tanto maggiore si fa la displicenza | di monsignor di Boisisse ambasciator francese. |</w:t>
      </w:r>
    </w:p>
    <w:p w14:paraId="38F01CF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Ancor esso Ambasciatore nel negotio particolare toccante il principato di Oran-|ges non ha fatta altra apertura, che di dir a sua Eccellenza haver | alcune lettere, et documenti</w:t>
      </w:r>
      <w:r w:rsidRPr="007F3E90">
        <w:rPr>
          <w:rStyle w:val="Rimandonotaapidipagina"/>
          <w:sz w:val="24"/>
          <w:szCs w:val="24"/>
        </w:rPr>
        <w:footnoteReference w:id="268"/>
      </w:r>
      <w:r w:rsidRPr="007F3E90">
        <w:rPr>
          <w:sz w:val="24"/>
          <w:szCs w:val="24"/>
        </w:rPr>
        <w:t xml:space="preserve">, con che li farà veder le preten-|sioni legitime, che ha il Re sopra il detto Principato: di ma-|niera che par che la Maestà sua o gli vogli contender il possesso | o glielo vogli far saper troppo buono. Et ella ha risposto | all’Ambasciatore, che non era necessario, che gli facesse veder alcuna | cosa, che a lui bastava il possesso di tanti anni, che | haveva nella sua casa, et che il veder quanto egli diceva | sarebbe stato un metter in contesa ciò che legitimamente | </w:t>
      </w:r>
    </w:p>
    <w:p w14:paraId="6E94962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62v /</w:t>
      </w:r>
    </w:p>
    <w:p w14:paraId="5550851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teneva esser suo di diretto, et proprio dominio; che però poteva | tenir esse scritture appresso di sé, et riportarsele, non essendo a lui | di contestar lite con il Re, ch’era assai potente con quante | più valide, et più potenti ragioni ragioni che havesse havute</w:t>
      </w:r>
      <w:r w:rsidRPr="007F3E90">
        <w:rPr>
          <w:rStyle w:val="Rimandonotaapidipagina"/>
          <w:sz w:val="24"/>
          <w:szCs w:val="24"/>
        </w:rPr>
        <w:footnoteReference w:id="269"/>
      </w:r>
      <w:r w:rsidRPr="007F3E90">
        <w:rPr>
          <w:sz w:val="24"/>
          <w:szCs w:val="24"/>
        </w:rPr>
        <w:t xml:space="preserve"> et con | li minime dell’</w:t>
      </w:r>
      <w:r w:rsidRPr="000C57A1">
        <w:rPr>
          <w:rStyle w:val="Rimandonotaapidipagina"/>
          <w:sz w:val="24"/>
          <w:szCs w:val="24"/>
          <w:rPrChange w:id="1156" w:author="Flavia Di Gi" w:date="2023-04-01T18:39:00Z">
            <w:rPr>
              <w:rStyle w:val="Rimandonotaapidipagina"/>
              <w:sz w:val="24"/>
              <w:szCs w:val="24"/>
              <w:highlight w:val="yellow"/>
            </w:rPr>
          </w:rPrChange>
        </w:rPr>
        <w:footnoteReference w:id="270"/>
      </w:r>
      <w:r w:rsidRPr="007F3E90">
        <w:rPr>
          <w:sz w:val="24"/>
          <w:szCs w:val="24"/>
        </w:rPr>
        <w:t>altro canto della Maestà sua di levarsi di | auttorità, et di forza il detto Principato. Resta disgustata | l’Eccellenza sua di questa maniera di trattare de’ Francesi, se ben non | dubita, che se li facci torto. Et alcuni vogliono, che questi | siano fomenti di monsignor di Luines, tenendosi per fermo, che | ardisca di aspirar a quel Principato. |</w:t>
      </w:r>
    </w:p>
    <w:p w14:paraId="0D0ED58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L’ultimo ordinario m’ha portate lettere della Serenità vostra de’ 4 del presente | con </w:t>
      </w:r>
      <w:proofErr w:type="gramStart"/>
      <w:r w:rsidRPr="007F3E90">
        <w:rPr>
          <w:sz w:val="24"/>
          <w:szCs w:val="24"/>
        </w:rPr>
        <w:t>gl’avvisi</w:t>
      </w:r>
      <w:proofErr w:type="gramEnd"/>
      <w:r w:rsidRPr="007F3E90">
        <w:rPr>
          <w:sz w:val="24"/>
          <w:szCs w:val="24"/>
        </w:rPr>
        <w:t xml:space="preserve"> del Friuli, et di quello che teneva</w:t>
      </w:r>
      <w:r w:rsidRPr="007F3E90">
        <w:rPr>
          <w:rStyle w:val="Rimandonotaapidipagina"/>
          <w:sz w:val="24"/>
          <w:szCs w:val="24"/>
        </w:rPr>
        <w:footnoteReference w:id="271"/>
      </w:r>
      <w:r w:rsidRPr="007F3E90">
        <w:rPr>
          <w:sz w:val="24"/>
          <w:szCs w:val="24"/>
        </w:rPr>
        <w:t xml:space="preserve"> dalla parte di Napoli | che mi servono d’informatione. Gratie etc.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0D22F79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1180F0E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27 agosto 1618 |</w:t>
      </w:r>
    </w:p>
    <w:p w14:paraId="1AA6F60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123A680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devotisimo servitore |</w:t>
      </w:r>
    </w:p>
    <w:p w14:paraId="65B4BDE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61E7764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7B176A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63r /</w:t>
      </w:r>
    </w:p>
    <w:p w14:paraId="3E22D8D6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59E56B99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</w:p>
    <w:p w14:paraId="515DAEF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63v /</w:t>
      </w:r>
    </w:p>
    <w:p w14:paraId="120E002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3E291B3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55 |</w:t>
      </w:r>
    </w:p>
    <w:p w14:paraId="4A0592D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2DE88EF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3E382253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</w:p>
    <w:p w14:paraId="0A899A67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5BF5297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63vC /</w:t>
      </w:r>
    </w:p>
    <w:p w14:paraId="6745E34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27 agosto 1618 ricevute 12 settembre |</w:t>
      </w:r>
    </w:p>
    <w:p w14:paraId="7F2DC59A" w14:textId="40DDDD56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Haia</w:t>
      </w:r>
      <w:ins w:id="1157" w:author="Flavia Di Gi" w:date="2023-03-19T18:39:00Z">
        <w:r w:rsidR="005671A9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55 | sola |</w:t>
      </w:r>
    </w:p>
    <w:p w14:paraId="1A02B3D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74B9DB3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Instanza di pagar a’ vasselli | la 4</w:t>
      </w:r>
      <w:r w:rsidRPr="007F3E90">
        <w:rPr>
          <w:sz w:val="24"/>
          <w:szCs w:val="24"/>
          <w:vertAlign w:val="superscript"/>
        </w:rPr>
        <w:t>ta</w:t>
      </w:r>
      <w:r w:rsidRPr="007F3E90">
        <w:rPr>
          <w:sz w:val="24"/>
          <w:szCs w:val="24"/>
        </w:rPr>
        <w:t xml:space="preserve"> mesata |</w:t>
      </w:r>
    </w:p>
    <w:p w14:paraId="191B382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445F72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|</w:t>
      </w:r>
    </w:p>
    <w:p w14:paraId="4B2660FD" w14:textId="08719029" w:rsidR="006C6347" w:rsidRPr="007F3E90" w:rsidRDefault="006C6347" w:rsidP="00523E0D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2</w:t>
      </w:r>
      <w:r w:rsidR="00523E0D">
        <w:rPr>
          <w:sz w:val="24"/>
          <w:szCs w:val="24"/>
        </w:rPr>
        <w:t>3</w:t>
      </w:r>
    </w:p>
    <w:p w14:paraId="1A63A600" w14:textId="5C389149" w:rsidR="006C6347" w:rsidRPr="007F3E90" w:rsidRDefault="006C6347" w:rsidP="00523E0D">
      <w:pPr>
        <w:snapToGrid w:val="0"/>
        <w:jc w:val="center"/>
        <w:rPr>
          <w:b/>
          <w:sz w:val="24"/>
          <w:szCs w:val="24"/>
        </w:rPr>
      </w:pPr>
      <w:r w:rsidRPr="007F3E90">
        <w:rPr>
          <w:sz w:val="24"/>
          <w:szCs w:val="24"/>
        </w:rPr>
        <w:t>29 agosto 1618, L’Aia (cc. 64r-65v)</w:t>
      </w:r>
    </w:p>
    <w:p w14:paraId="7BE40A8A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</w:p>
    <w:p w14:paraId="7675475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64r /</w:t>
      </w:r>
    </w:p>
    <w:p w14:paraId="0C3ED48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56 sola |</w:t>
      </w:r>
    </w:p>
    <w:p w14:paraId="616B5B7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EA0AEB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255B44B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hoggi terzo giorno scrissi alla Serenità vostra quanto all</w:t>
      </w:r>
      <w:del w:id="1158" w:author="Giorgia" w:date="2023-03-11T12:02:00Z">
        <w:r w:rsidRPr="007F3E90" w:rsidDel="00A94001">
          <w:rPr>
            <w:sz w:val="24"/>
            <w:szCs w:val="24"/>
          </w:rPr>
          <w:delText>’</w:delText>
        </w:r>
      </w:del>
      <w:r w:rsidRPr="007F3E90">
        <w:rPr>
          <w:sz w:val="24"/>
          <w:szCs w:val="24"/>
        </w:rPr>
        <w:t>hora mi occorrerà | et ispedii le lettere per la via d’Amsterdam, et hiersera di là dovevano | passar in Colonia. Hora havendomi assicurato il messaggiero | d’Anversa, che arriverà per venerdì in quella città a tempo | dell’ordinario per Italia, stimando degno della notitia di | lei l’avviso</w:t>
      </w:r>
      <w:r w:rsidRPr="007F3E90">
        <w:rPr>
          <w:rStyle w:val="Rimandonotaapidipagina"/>
          <w:sz w:val="24"/>
          <w:szCs w:val="24"/>
        </w:rPr>
        <w:footnoteReference w:id="272"/>
      </w:r>
      <w:r w:rsidRPr="007F3E90">
        <w:rPr>
          <w:sz w:val="24"/>
          <w:szCs w:val="24"/>
        </w:rPr>
        <w:t>, che mi occorre di darle, per questo le faccio | le presenti; et è delle retentione di monsignor Bernvel</w:t>
      </w:r>
      <w:r w:rsidRPr="007F3E90">
        <w:rPr>
          <w:rStyle w:val="Rimandonotaapidipagina"/>
          <w:sz w:val="24"/>
          <w:szCs w:val="24"/>
        </w:rPr>
        <w:footnoteReference w:id="273"/>
      </w:r>
      <w:r w:rsidRPr="007F3E90">
        <w:rPr>
          <w:sz w:val="24"/>
          <w:szCs w:val="24"/>
        </w:rPr>
        <w:t xml:space="preserve"> | et delli pensionarii, o sindici delle città di Roterdam, et di Leidem. | Era questa mattina uscito monsignor Bernvel per andar nell’|assemblea della provincia d’Holanda</w:t>
      </w:r>
      <w:r w:rsidRPr="007F3E90">
        <w:rPr>
          <w:rStyle w:val="Rimandonotaapidipagina"/>
          <w:sz w:val="24"/>
          <w:szCs w:val="24"/>
        </w:rPr>
        <w:footnoteReference w:id="274"/>
      </w:r>
      <w:r w:rsidRPr="007F3E90">
        <w:rPr>
          <w:sz w:val="24"/>
          <w:szCs w:val="24"/>
        </w:rPr>
        <w:t>, entrato dentro al</w:t>
      </w:r>
      <w:r w:rsidRPr="007F3E90">
        <w:rPr>
          <w:rStyle w:val="Rimandonotaapidipagina"/>
          <w:sz w:val="24"/>
          <w:szCs w:val="24"/>
        </w:rPr>
        <w:footnoteReference w:id="275"/>
      </w:r>
      <w:r w:rsidRPr="007F3E90">
        <w:rPr>
          <w:sz w:val="24"/>
          <w:szCs w:val="24"/>
        </w:rPr>
        <w:t xml:space="preserve"> cortile</w:t>
      </w:r>
      <w:r w:rsidRPr="007F3E90">
        <w:rPr>
          <w:rStyle w:val="Rimandonotaapidipagina"/>
          <w:sz w:val="24"/>
          <w:szCs w:val="24"/>
        </w:rPr>
        <w:footnoteReference w:id="276"/>
      </w:r>
      <w:r w:rsidRPr="007F3E90">
        <w:rPr>
          <w:sz w:val="24"/>
          <w:szCs w:val="24"/>
        </w:rPr>
        <w:t>, | se li presentò un gentilhuomo del signor principe Mauritio, | che li disse, che si contentasse di salir alle</w:t>
      </w:r>
      <w:r w:rsidRPr="007F3E90">
        <w:rPr>
          <w:rStyle w:val="Rimandonotaapidipagina"/>
          <w:sz w:val="24"/>
          <w:szCs w:val="24"/>
        </w:rPr>
        <w:footnoteReference w:id="277"/>
      </w:r>
      <w:r w:rsidRPr="007F3E90">
        <w:rPr>
          <w:sz w:val="24"/>
          <w:szCs w:val="24"/>
        </w:rPr>
        <w:t xml:space="preserve"> stanze</w:t>
      </w:r>
      <w:r w:rsidRPr="007F3E90">
        <w:rPr>
          <w:rStyle w:val="Rimandonotaapidipagina"/>
          <w:sz w:val="24"/>
          <w:szCs w:val="24"/>
        </w:rPr>
        <w:footnoteReference w:id="278"/>
      </w:r>
      <w:r w:rsidRPr="007F3E90">
        <w:rPr>
          <w:sz w:val="24"/>
          <w:szCs w:val="24"/>
        </w:rPr>
        <w:t xml:space="preserve"> di sua Eccellenza | come fese</w:t>
      </w:r>
      <w:r w:rsidRPr="007F3E90">
        <w:rPr>
          <w:rStyle w:val="Rimandonotaapidipagina"/>
          <w:sz w:val="24"/>
          <w:szCs w:val="24"/>
        </w:rPr>
        <w:footnoteReference w:id="279"/>
      </w:r>
      <w:r w:rsidRPr="007F3E90">
        <w:rPr>
          <w:sz w:val="24"/>
          <w:szCs w:val="24"/>
        </w:rPr>
        <w:t>, ove arrivato, il Capitano</w:t>
      </w:r>
      <w:r w:rsidRPr="007F3E90">
        <w:rPr>
          <w:rStyle w:val="Rimandonotaapidipagina"/>
          <w:sz w:val="24"/>
          <w:szCs w:val="24"/>
        </w:rPr>
        <w:footnoteReference w:id="280"/>
      </w:r>
      <w:r w:rsidRPr="007F3E90">
        <w:rPr>
          <w:sz w:val="24"/>
          <w:szCs w:val="24"/>
        </w:rPr>
        <w:t xml:space="preserve"> dell’armi gli disse; | che teneva ordine dalli signori Stati Generali di trattenerlo: | al qual atto restò esso Bernvel molto confuso, et dimandò | più d’una volta s’era sua Eccellenza, o pur se erano li Stati | che havevano commandato il trattenerlo; a cui fu repli-|cato, che questi l’havevano</w:t>
      </w:r>
      <w:r w:rsidRPr="007F3E90">
        <w:rPr>
          <w:rStyle w:val="Rimandonotaapidipagina"/>
          <w:sz w:val="24"/>
          <w:szCs w:val="24"/>
        </w:rPr>
        <w:footnoteReference w:id="281"/>
      </w:r>
      <w:r w:rsidRPr="007F3E90">
        <w:rPr>
          <w:sz w:val="24"/>
          <w:szCs w:val="24"/>
        </w:rPr>
        <w:t xml:space="preserve"> commandato. In un istesso | tempo fu fatto chiamare</w:t>
      </w:r>
      <w:r w:rsidRPr="007F3E90">
        <w:rPr>
          <w:rStyle w:val="Rimandonotaapidipagina"/>
          <w:sz w:val="24"/>
          <w:szCs w:val="24"/>
        </w:rPr>
        <w:footnoteReference w:id="282"/>
      </w:r>
      <w:r w:rsidRPr="007F3E90">
        <w:rPr>
          <w:sz w:val="24"/>
          <w:szCs w:val="24"/>
        </w:rPr>
        <w:t xml:space="preserve"> il Grotius pensionario di | Roterdam, et l’Ogherbes</w:t>
      </w:r>
      <w:r w:rsidRPr="007F3E90">
        <w:rPr>
          <w:rStyle w:val="Rimandonotaapidipagina"/>
          <w:sz w:val="24"/>
          <w:szCs w:val="24"/>
        </w:rPr>
        <w:footnoteReference w:id="283"/>
      </w:r>
      <w:r w:rsidRPr="007F3E90">
        <w:rPr>
          <w:sz w:val="24"/>
          <w:szCs w:val="24"/>
        </w:rPr>
        <w:t xml:space="preserve"> pensionario di Leidem, ch’erano | dentro all’assemblea d’Holanda; et ambidoi furono | della medesima maniera arrestati; ma ognuno di essi | in luochi separati. Questa retentione è successa questa |</w:t>
      </w:r>
    </w:p>
    <w:p w14:paraId="3968477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64v / </w:t>
      </w:r>
    </w:p>
    <w:p w14:paraId="708BA84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mattina</w:t>
      </w:r>
      <w:r w:rsidRPr="007F3E90">
        <w:rPr>
          <w:rStyle w:val="Rimandonotaapidipagina"/>
          <w:sz w:val="24"/>
          <w:szCs w:val="24"/>
        </w:rPr>
        <w:footnoteReference w:id="284"/>
      </w:r>
      <w:r w:rsidRPr="007F3E90">
        <w:rPr>
          <w:sz w:val="24"/>
          <w:szCs w:val="24"/>
        </w:rPr>
        <w:t xml:space="preserve"> tra le nuove</w:t>
      </w:r>
      <w:r w:rsidRPr="007F3E90">
        <w:rPr>
          <w:rStyle w:val="Rimandonotaapidipagina"/>
          <w:sz w:val="24"/>
          <w:szCs w:val="24"/>
        </w:rPr>
        <w:footnoteReference w:id="285"/>
      </w:r>
      <w:r w:rsidRPr="007F3E90">
        <w:rPr>
          <w:sz w:val="24"/>
          <w:szCs w:val="24"/>
        </w:rPr>
        <w:t>, et dieci hore, et al mezogiorno alle | dodici sono venuti a me doi deputati de’ signori Stati Generali | per darmene</w:t>
      </w:r>
      <w:r w:rsidRPr="007F3E90">
        <w:rPr>
          <w:rStyle w:val="Rimandonotaapidipagina"/>
          <w:sz w:val="24"/>
          <w:szCs w:val="24"/>
        </w:rPr>
        <w:footnoteReference w:id="286"/>
      </w:r>
      <w:r w:rsidRPr="007F3E90">
        <w:rPr>
          <w:sz w:val="24"/>
          <w:szCs w:val="24"/>
        </w:rPr>
        <w:t xml:space="preserve"> parte. Dicendo che sue Eccellenze per continuatione | della loro confidenza con la serenissima Republica havevano mandato | a me, come a suo ministro per communicarmi, che | havendo già gran tempo pentrato</w:t>
      </w:r>
      <w:r w:rsidRPr="007F3E90">
        <w:rPr>
          <w:rStyle w:val="Rimandonotaapidipagina"/>
          <w:sz w:val="24"/>
          <w:szCs w:val="24"/>
        </w:rPr>
        <w:footnoteReference w:id="287"/>
      </w:r>
      <w:r w:rsidRPr="007F3E90">
        <w:rPr>
          <w:sz w:val="24"/>
          <w:szCs w:val="24"/>
        </w:rPr>
        <w:t xml:space="preserve"> machinarsi qualche | cosa contra</w:t>
      </w:r>
      <w:r w:rsidRPr="007F3E90">
        <w:rPr>
          <w:rStyle w:val="Rimandonotaapidipagina"/>
          <w:sz w:val="24"/>
          <w:szCs w:val="24"/>
        </w:rPr>
        <w:footnoteReference w:id="288"/>
      </w:r>
      <w:r w:rsidRPr="007F3E90">
        <w:rPr>
          <w:sz w:val="24"/>
          <w:szCs w:val="24"/>
        </w:rPr>
        <w:t xml:space="preserve"> il servitio, la quiete, et la libertà di | queste Provincie con diligente consiglio, et maturo</w:t>
      </w:r>
      <w:r w:rsidRPr="007F3E90">
        <w:rPr>
          <w:rStyle w:val="Rimandonotaapidipagina"/>
          <w:sz w:val="24"/>
          <w:szCs w:val="24"/>
        </w:rPr>
        <w:footnoteReference w:id="289"/>
      </w:r>
      <w:r w:rsidRPr="007F3E90">
        <w:rPr>
          <w:sz w:val="24"/>
          <w:szCs w:val="24"/>
        </w:rPr>
        <w:t xml:space="preserve"> discorso | havevano</w:t>
      </w:r>
      <w:r w:rsidRPr="007F3E90">
        <w:rPr>
          <w:rStyle w:val="Rimandonotaapidipagina"/>
          <w:sz w:val="24"/>
          <w:szCs w:val="24"/>
        </w:rPr>
        <w:footnoteReference w:id="290"/>
      </w:r>
      <w:r w:rsidRPr="007F3E90">
        <w:rPr>
          <w:sz w:val="24"/>
          <w:szCs w:val="24"/>
        </w:rPr>
        <w:t xml:space="preserve"> trovato, che li principal machinatori fossero | monsignor Bernvel, et li doi pensionarii di Roterdam, et | Leidem erano venuti in deliberatione per meglio assi-|curarsi di far trattenere li tri sudetti, et che li signori | Stati communicando questo tanto agl’altri ministri de’ | principi appresso loro residenti, havevano voluto che in | un medesimo tempo io ancora ne havessi parte, perché | fossi certo che fondatamente era stata era stata fatta la sudetta | essecutione, et perch’io potessi esser avvertito quando | sentissi parlar diversamente; che poi li signori </w:t>
      </w:r>
      <w:r w:rsidRPr="007F3E90">
        <w:rPr>
          <w:sz w:val="24"/>
          <w:szCs w:val="24"/>
        </w:rPr>
        <w:lastRenderedPageBreak/>
        <w:t xml:space="preserve">Stati oppor-|tunamente haverebbono in più ampia maniera fatte | apparer le ragioni, et le cause di detta retentione. | Io dissi al signor Magno uno de’ deputati, che si compiacesse | di ringratiar li signori Stati Generali della communicatione | et </w:t>
      </w:r>
      <w:proofErr w:type="gramStart"/>
      <w:r w:rsidRPr="007F3E90">
        <w:rPr>
          <w:sz w:val="24"/>
          <w:szCs w:val="24"/>
        </w:rPr>
        <w:t>che come ministro della serenissima Republica a me</w:t>
      </w:r>
      <w:proofErr w:type="gramEnd"/>
      <w:r w:rsidRPr="007F3E90">
        <w:rPr>
          <w:sz w:val="24"/>
          <w:szCs w:val="24"/>
        </w:rPr>
        <w:t xml:space="preserve"> toccava |</w:t>
      </w:r>
    </w:p>
    <w:p w14:paraId="38C2ACA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65r / </w:t>
      </w:r>
    </w:p>
    <w:p w14:paraId="1F65E021" w14:textId="46501C5A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desiderar la quiete di questi popoli, l’unione di que[ste]</w:t>
      </w:r>
      <w:r w:rsidRPr="007F3E90">
        <w:rPr>
          <w:rStyle w:val="Rimandonotaapidipagina"/>
          <w:sz w:val="24"/>
          <w:szCs w:val="24"/>
        </w:rPr>
        <w:footnoteReference w:id="291"/>
      </w:r>
      <w:r w:rsidRPr="007F3E90">
        <w:rPr>
          <w:sz w:val="24"/>
          <w:szCs w:val="24"/>
        </w:rPr>
        <w:t xml:space="preserve"> | </w:t>
      </w:r>
      <w:ins w:id="1174" w:author="Giorgia" w:date="2023-03-11T15:56:00Z">
        <w:r w:rsidR="00E74C73">
          <w:rPr>
            <w:sz w:val="24"/>
            <w:szCs w:val="24"/>
          </w:rPr>
          <w:t>P</w:t>
        </w:r>
      </w:ins>
      <w:del w:id="1175" w:author="Giorgia" w:date="2023-03-11T15:56:00Z">
        <w:r w:rsidRPr="007F3E90" w:rsidDel="00E74C73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>rovincie, et la conservatione della loro libertà; et che […]</w:t>
      </w:r>
      <w:r w:rsidRPr="007F3E90">
        <w:rPr>
          <w:rStyle w:val="Rimandonotaapidipagina"/>
          <w:sz w:val="24"/>
          <w:szCs w:val="24"/>
        </w:rPr>
        <w:footnoteReference w:id="292"/>
      </w:r>
      <w:r w:rsidRPr="007F3E90">
        <w:rPr>
          <w:sz w:val="24"/>
          <w:szCs w:val="24"/>
        </w:rPr>
        <w:t xml:space="preserve"> | fosse divertito ogni mal humore che si</w:t>
      </w:r>
      <w:r w:rsidRPr="007F3E90">
        <w:rPr>
          <w:rStyle w:val="Rimandonotaapidipagina"/>
          <w:sz w:val="24"/>
          <w:szCs w:val="24"/>
        </w:rPr>
        <w:footnoteReference w:id="293"/>
      </w:r>
      <w:r w:rsidRPr="007F3E90">
        <w:rPr>
          <w:sz w:val="24"/>
          <w:szCs w:val="24"/>
        </w:rPr>
        <w:t xml:space="preserve"> trovasse tra essi, et | in esse che potesse prevertire</w:t>
      </w:r>
      <w:r w:rsidRPr="007F3E90">
        <w:rPr>
          <w:rStyle w:val="Rimandonotaapidipagina"/>
          <w:sz w:val="24"/>
          <w:szCs w:val="24"/>
        </w:rPr>
        <w:footnoteReference w:id="294"/>
      </w:r>
      <w:r w:rsidRPr="007F3E90">
        <w:rPr>
          <w:sz w:val="24"/>
          <w:szCs w:val="24"/>
        </w:rPr>
        <w:t xml:space="preserve"> questo</w:t>
      </w:r>
      <w:r w:rsidRPr="007F3E90">
        <w:rPr>
          <w:rStyle w:val="Rimandonotaapidipagina"/>
          <w:sz w:val="24"/>
          <w:szCs w:val="24"/>
        </w:rPr>
        <w:footnoteReference w:id="295"/>
      </w:r>
      <w:r w:rsidRPr="007F3E90">
        <w:rPr>
          <w:sz w:val="24"/>
          <w:szCs w:val="24"/>
        </w:rPr>
        <w:t xml:space="preserve"> buon</w:t>
      </w:r>
      <w:r w:rsidRPr="007F3E90">
        <w:rPr>
          <w:rStyle w:val="Rimandonotaapidipagina"/>
          <w:sz w:val="24"/>
          <w:szCs w:val="24"/>
        </w:rPr>
        <w:footnoteReference w:id="296"/>
      </w:r>
      <w:r w:rsidRPr="007F3E90">
        <w:rPr>
          <w:sz w:val="24"/>
          <w:szCs w:val="24"/>
        </w:rPr>
        <w:t xml:space="preserve"> | effetto: et con questa general risposta partirono da me | li sudetti signori sodisfatti. È restato l’universale commosso | da questo accidente, et ognuno al presente parla secondo che | gli è dettato dalla propria passione. Fin qui non si sa di | vantaggio. Col prossimo ordinario avviserò riverente la Serenità vostra | di quello di più, che stimerò degno della notitia sua; non | havendo, né mi dando commodità il messaggiero di poter | penetrar altro, aspettando solo il serrar delle presenti per partire. Gratie etc.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22540F9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DE6867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29 agosto 1618 |</w:t>
      </w:r>
    </w:p>
    <w:p w14:paraId="5FC0898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78699A4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devotisimo servitore |</w:t>
      </w:r>
    </w:p>
    <w:p w14:paraId="065138A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74F7B0B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D42557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65v /</w:t>
      </w:r>
    </w:p>
    <w:p w14:paraId="54D55DB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18792B1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56</w:t>
      </w:r>
      <w:r w:rsidRPr="007F3E90">
        <w:rPr>
          <w:rStyle w:val="Rimandonotaapidipagina"/>
          <w:sz w:val="24"/>
          <w:szCs w:val="24"/>
        </w:rPr>
        <w:footnoteReference w:id="297"/>
      </w:r>
      <w:r w:rsidRPr="007F3E90">
        <w:rPr>
          <w:sz w:val="24"/>
          <w:szCs w:val="24"/>
        </w:rPr>
        <w:t xml:space="preserve"> sola |</w:t>
      </w:r>
    </w:p>
    <w:p w14:paraId="7B77FE7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56A93B1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24B0D36E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</w:p>
    <w:p w14:paraId="2EABEC8B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149E523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65vC /</w:t>
      </w:r>
    </w:p>
    <w:p w14:paraId="18C4A08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29</w:t>
      </w:r>
      <w:r w:rsidRPr="007F3E90">
        <w:rPr>
          <w:rStyle w:val="Rimandonotaapidipagina"/>
          <w:sz w:val="24"/>
          <w:szCs w:val="24"/>
        </w:rPr>
        <w:footnoteReference w:id="298"/>
      </w:r>
      <w:r w:rsidRPr="007F3E90">
        <w:rPr>
          <w:sz w:val="24"/>
          <w:szCs w:val="24"/>
        </w:rPr>
        <w:t xml:space="preserve"> agosto 1618 ricevute 12 settembre |</w:t>
      </w:r>
    </w:p>
    <w:p w14:paraId="4A50579A" w14:textId="575B91A8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Haia. </w:t>
      </w:r>
      <w:del w:id="1178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1179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56 sola |</w:t>
      </w:r>
    </w:p>
    <w:p w14:paraId="073D9DF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1E2D41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Retentione del Bernvel et | altri. |</w:t>
      </w:r>
    </w:p>
    <w:p w14:paraId="55EF66B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Ufficio fatto per nome di signori | Stati per tal causa. |</w:t>
      </w:r>
    </w:p>
    <w:p w14:paraId="5C4598E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7507EF38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L. SS.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4C71299C" w14:textId="5F9132E4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2</w:t>
      </w:r>
      <w:r w:rsidR="005F4435">
        <w:rPr>
          <w:sz w:val="24"/>
          <w:szCs w:val="24"/>
        </w:rPr>
        <w:t>4</w:t>
      </w:r>
    </w:p>
    <w:p w14:paraId="2C561FAA" w14:textId="77777777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4 settembre 1618, L’Aia (cc. 66r-70v, 73r-v)</w:t>
      </w:r>
    </w:p>
    <w:p w14:paraId="7F09760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2900D58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66r /</w:t>
      </w:r>
    </w:p>
    <w:p w14:paraId="45E9C8A3" w14:textId="77777777" w:rsidR="007465B8" w:rsidRDefault="006C6347" w:rsidP="007F3E90">
      <w:pPr>
        <w:snapToGrid w:val="0"/>
        <w:jc w:val="both"/>
        <w:rPr>
          <w:ins w:id="1180" w:author="Flavia Di Gi" w:date="2023-03-12T11:56:00Z"/>
          <w:sz w:val="24"/>
          <w:szCs w:val="24"/>
        </w:rPr>
      </w:pPr>
      <w:r w:rsidRPr="007F3E90">
        <w:rPr>
          <w:sz w:val="24"/>
          <w:szCs w:val="24"/>
        </w:rPr>
        <w:t xml:space="preserve">Prima </w:t>
      </w:r>
      <w:ins w:id="1181" w:author="Flavia Di Gi" w:date="2023-03-12T11:56:00Z">
        <w:r w:rsidR="007465B8">
          <w:rPr>
            <w:sz w:val="24"/>
            <w:szCs w:val="24"/>
          </w:rPr>
          <w:t xml:space="preserve">| </w:t>
        </w:r>
      </w:ins>
    </w:p>
    <w:p w14:paraId="200BD1A4" w14:textId="28AE6873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57 fin 58 |</w:t>
      </w:r>
    </w:p>
    <w:p w14:paraId="00764C4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55844F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365B5C8D" w14:textId="2AC500CB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io mi prometto, che le mie lettere dei 29 del passato, che diedi al | messaggiero d’Anversa saranno arrivate in quella città tanto in tempo, | che haveranno potuto passar avanti </w:t>
      </w:r>
      <w:proofErr w:type="gramStart"/>
      <w:r w:rsidRPr="007F3E90">
        <w:rPr>
          <w:sz w:val="24"/>
          <w:szCs w:val="24"/>
        </w:rPr>
        <w:t>coll’ordinario</w:t>
      </w:r>
      <w:proofErr w:type="gramEnd"/>
      <w:r w:rsidRPr="007F3E90">
        <w:rPr>
          <w:sz w:val="24"/>
          <w:szCs w:val="24"/>
        </w:rPr>
        <w:t xml:space="preserve"> d’Italia della | passata setimana; onde vostra Serenità prima dell’arrivo delle presenti | haverà intesa la ritentione di monsignor Bernvelt, et delli altri doi | doi* Grotius, et Hoogerbeets. Quanto habbi fatto stupir ognuno | l’arresto di tanto </w:t>
      </w:r>
      <w:ins w:id="1182" w:author="Giorgia" w:date="2023-03-11T17:44:00Z">
        <w:r w:rsidR="00AD35EF">
          <w:rPr>
            <w:sz w:val="24"/>
            <w:szCs w:val="24"/>
          </w:rPr>
          <w:t>m</w:t>
        </w:r>
      </w:ins>
      <w:del w:id="1183" w:author="Giorgia" w:date="2023-03-11T17:44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 ella colla prudenza sua lo può consi-|derare, né si ferma il stupore, et le meraviglia; anzi alcuni | temono di haverne anco compassione, se ben altri fondati sopra | la prudenza con che ha governato; il beneficio, che ha procurato | al Paese; l’haversi mostrato partial nemico delli Spagnuoli, et | altre simili dimostrationi apparenti di buon patriota fanno sperar | un qualche buon fine di questa sua mala fortuna; ma bene, che | ne habbi a seguir l’assoluta</w:t>
      </w:r>
      <w:r w:rsidRPr="007F3E90">
        <w:rPr>
          <w:rStyle w:val="Rimandonotaapidipagina"/>
          <w:sz w:val="24"/>
          <w:szCs w:val="24"/>
        </w:rPr>
        <w:footnoteReference w:id="299"/>
      </w:r>
      <w:r w:rsidRPr="007F3E90">
        <w:rPr>
          <w:sz w:val="24"/>
          <w:szCs w:val="24"/>
        </w:rPr>
        <w:t xml:space="preserve"> depressione, et oppressione dell’auttorità</w:t>
      </w:r>
      <w:r w:rsidRPr="007F3E90">
        <w:rPr>
          <w:rStyle w:val="Rimandonotaapidipagina"/>
          <w:sz w:val="24"/>
          <w:szCs w:val="24"/>
        </w:rPr>
        <w:footnoteReference w:id="300"/>
      </w:r>
      <w:r w:rsidRPr="007F3E90">
        <w:rPr>
          <w:sz w:val="24"/>
          <w:szCs w:val="24"/>
        </w:rPr>
        <w:t xml:space="preserve"> ch’egli | haveva in questo </w:t>
      </w:r>
      <w:r w:rsidRPr="00F06A5F">
        <w:rPr>
          <w:sz w:val="24"/>
          <w:szCs w:val="24"/>
          <w:highlight w:val="yellow"/>
          <w:rPrChange w:id="1184" w:author="Giorgia" w:date="2023-03-11T17:25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>overno. |</w:t>
      </w:r>
    </w:p>
    <w:p w14:paraId="69FA6CD4" w14:textId="0A5C8A41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diversi luochi di questa </w:t>
      </w:r>
      <w:ins w:id="1185" w:author="Giorgia" w:date="2023-03-11T15:49:00Z">
        <w:r w:rsidR="00E74C73">
          <w:rPr>
            <w:sz w:val="24"/>
            <w:szCs w:val="24"/>
          </w:rPr>
          <w:t>P</w:t>
        </w:r>
      </w:ins>
      <w:del w:id="1186" w:author="Giorgia" w:date="2023-03-11T15:49:00Z">
        <w:r w:rsidRPr="007F3E90" w:rsidDel="00E74C73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 xml:space="preserve">rovincia, et fuori anco in alcuna delle altre | risaputosi questo arresto si sono da qualcheduni fatti segni di alle-|grezza; et assai licentiosamente da certi si proferiscono parole | contra di lui, che volesse vender il Paese all’inimico, et simili | altri concetti popolari; et che hora, che si erano scoperti li suoi | disegni si poteva sperar la pace, et la concordia commune | in queste </w:t>
      </w:r>
      <w:ins w:id="1187" w:author="Giorgia" w:date="2023-03-11T15:56:00Z">
        <w:r w:rsidR="00E74C73">
          <w:rPr>
            <w:sz w:val="24"/>
            <w:szCs w:val="24"/>
          </w:rPr>
          <w:t>P</w:t>
        </w:r>
      </w:ins>
      <w:del w:id="1188" w:author="Giorgia" w:date="2023-03-11T15:56:00Z">
        <w:r w:rsidRPr="007F3E90" w:rsidDel="00E74C73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>rovincie. Affetti del popolo, che facilmente s’imprime | di quello, che gli viene d’improviso all’orrecchie, et gli si fa | cader nell’imaginatione. |</w:t>
      </w:r>
    </w:p>
    <w:p w14:paraId="472DF88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Vogliono alcuni, che la ruina di esso Bernvel sia stata da una particolar | picca, che haveva col signor principe Mauritio, parendo ch’egli havesse |</w:t>
      </w:r>
    </w:p>
    <w:p w14:paraId="49A4220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66v / </w:t>
      </w:r>
    </w:p>
    <w:p w14:paraId="38B9DE8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servito d’instrumento per render minore l’auttorità che tiene l’Eccellenza sua, et il | credito, ch’ella ha grandissimo appresso i popoli, et tra la soldatesca in generale. |</w:t>
      </w:r>
    </w:p>
    <w:p w14:paraId="4D9AAA2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Come si sia è gran pezzo, che si sono andate notando l’attioni sue, et de’ suoi | dipendenti; et l’ultimo negotio di Utrechet fu quello che li ha dato il | crolo. |</w:t>
      </w:r>
    </w:p>
    <w:p w14:paraId="417F3E9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Allhora, che fu deliberato dai signori Stati Generali d’inviar ai stati di Utrechet | col signor principe Mauritio loro deputati per intender la causa dell’essersi | li commessi di essa provincia di Utrechet arrivati qui rimossi</w:t>
      </w:r>
      <w:r w:rsidRPr="007F3E90">
        <w:rPr>
          <w:rStyle w:val="Rimandonotaapidipagina"/>
          <w:sz w:val="24"/>
          <w:szCs w:val="24"/>
        </w:rPr>
        <w:footnoteReference w:id="301"/>
      </w:r>
      <w:r w:rsidRPr="007F3E90">
        <w:rPr>
          <w:sz w:val="24"/>
          <w:szCs w:val="24"/>
        </w:rPr>
        <w:t xml:space="preserve"> dall’|intentione data del licentiar quella sua soldatesca (la qual rimottione | fu ascritta a Bernvelt) in un istesso tempo, ancorché la congregatione | di Holanda in quel tempo fosse separata, et fosse risoluta, che non | si operasse alcuna cosa sino a nuova riduttione: tuttavia unitisi | alcuni pochi deputati di Harlem, Leidem, et di qualche altra città | col signor Bernvelt consultarono mandar ad impedir li disegni dei signori | Stati, et gl’ufficii per consequente di sua Eccellenza, et de’ commessi, che erano seco. | A questo effetto però furono destinati il Grotius, et Hoogerbeets (prigioni) | et qualche altri auttorizandoli con lettere, che parevano scritte dall’|assemblea generale di Holanda, poiché Bernvel</w:t>
      </w:r>
      <w:r w:rsidRPr="007F3E90">
        <w:rPr>
          <w:rStyle w:val="Rimandonotaapidipagina"/>
          <w:sz w:val="24"/>
          <w:szCs w:val="24"/>
        </w:rPr>
        <w:footnoteReference w:id="302"/>
      </w:r>
      <w:r w:rsidRPr="007F3E90">
        <w:rPr>
          <w:sz w:val="24"/>
          <w:szCs w:val="24"/>
        </w:rPr>
        <w:t xml:space="preserve"> ne teneva il sigillo | questi andati praticorono li capitani delle militie trattenute dai signori Stati | et che sono sotto loro giuramento, havendo lettere per essi, alle quali | non volsero ubidire; et trovando questo incontro, tentorono alcuni dei | magistrati; poi ricorsero con loro ufficii ai cittadini, né puotero</w:t>
      </w:r>
      <w:r w:rsidRPr="007F3E90">
        <w:rPr>
          <w:rStyle w:val="Rimandonotaapidipagina"/>
          <w:sz w:val="24"/>
          <w:szCs w:val="24"/>
        </w:rPr>
        <w:footnoteReference w:id="303"/>
      </w:r>
      <w:r w:rsidRPr="007F3E90">
        <w:rPr>
          <w:sz w:val="24"/>
          <w:szCs w:val="24"/>
        </w:rPr>
        <w:t xml:space="preserve"> per-|suaderli ad ostar a sua Eccellenza; onde viene affermato, che finalmente volessero | subornar li soldati nuovi con essortarli a non depor l’armi; ma | far resistenza. </w:t>
      </w:r>
      <w:r w:rsidRPr="007F3E90">
        <w:rPr>
          <w:sz w:val="24"/>
          <w:szCs w:val="24"/>
        </w:rPr>
        <w:lastRenderedPageBreak/>
        <w:t>Questo è l’ultimo eccesso imputato a questi prigioni, | che tanto più pare, che si rendi grave; quanto all’andata del signor |</w:t>
      </w:r>
    </w:p>
    <w:p w14:paraId="4991E4B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67r / </w:t>
      </w:r>
    </w:p>
    <w:p w14:paraId="7CFF94C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principe Mauritio, et dei deputati delli Stati Generali ha preceduto della | maniera, che ho espresso quella delli sudetti, et che </w:t>
      </w:r>
      <w:proofErr w:type="gramStart"/>
      <w:r w:rsidRPr="007F3E90">
        <w:rPr>
          <w:sz w:val="24"/>
          <w:szCs w:val="24"/>
        </w:rPr>
        <w:t>gl’ufficii</w:t>
      </w:r>
      <w:proofErr w:type="gramEnd"/>
      <w:r w:rsidRPr="007F3E90">
        <w:rPr>
          <w:sz w:val="24"/>
          <w:szCs w:val="24"/>
        </w:rPr>
        <w:t xml:space="preserve"> sono stati | fatti una gran parte in faccia dell’Eccellenza sua, et in una Provincia, nella quale essi | come della provincia di Holanda non havevano che fare. Questa è l’ultima | imputatione, che si sa essendo stata troppo conspicua: vogliono che | vi sia anco altro che non si sa. |</w:t>
      </w:r>
    </w:p>
    <w:p w14:paraId="73FC33E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Vostra Serenità dall’aggiunta traduttione del manifesto, che li signori Stati hanno fatto | publicare il giorno doppo la ritentione di esso Bernvel tireranno la | consequenza di quanto ho detto. |</w:t>
      </w:r>
    </w:p>
    <w:p w14:paraId="2D60A81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Questo manifesto ha fatto chiuder la bocca a molti, che s’imaginavano, che la | prigionia nascesse per la disputa di religione, et che se volesse pigliar le chiese | che hanno preteso gomoristi, et contrastate dal medesimo Bernvelt; et da | quelli del suo partito: imaginandosi apparentemente ognuno, che questa | sia materia di Stato; et tanto più ha parso a questi seguasi de’ dogmi di | Arminio, che la materia sia di Stato, quanto che essendosi publicato doppo | la prigionia di Bernvelt, che domenica li gomoristi sarebbono venuti a | predicar nella vecchia chiesa in questa Haya è successo il contrario: perché | il signor Principe è andato col conte Guglielmo, et con gl’altri ordinarii nella | chiesa ordinaria, ove sin qui sono stati. |</w:t>
      </w:r>
    </w:p>
    <w:p w14:paraId="701D85F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 mercordì mattina fin venerdì è stato custodito monsignor Bernvelt, et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| nelle stanze all’appartamento di sua Eccellenza et di là sul mezogiorno pur di | venerdì per di dentro via sono stati tutti tre condotti in camere separate; | et monsignor Bernvel è stato posto in quella, che fu prigioniero l’admirante | d’Aragona. |</w:t>
      </w:r>
    </w:p>
    <w:p w14:paraId="37A87DF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Prima di esservi condotto fece instanza il signor Bernvelt di parlar a sua </w:t>
      </w:r>
      <w:proofErr w:type="gramStart"/>
      <w:r w:rsidRPr="007F3E90">
        <w:rPr>
          <w:sz w:val="24"/>
          <w:szCs w:val="24"/>
        </w:rPr>
        <w:t>Eccellenza;</w:t>
      </w:r>
      <w:proofErr w:type="gramEnd"/>
      <w:r w:rsidRPr="007F3E90">
        <w:rPr>
          <w:sz w:val="24"/>
          <w:szCs w:val="24"/>
        </w:rPr>
        <w:t xml:space="preserve"> ma | ella gli fece risponder, che non poteva se non gli era permesso dai signori Stati |</w:t>
      </w:r>
    </w:p>
    <w:p w14:paraId="55F539A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67v / </w:t>
      </w:r>
    </w:p>
    <w:p w14:paraId="3BB2B6F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egli le fece replicare, che la pregava a sentirlo, poiché sapeva bene, | che haveva auttorità per sé stessa, et da lei dipendeva la sua libertà, et ogni | suo bene. A che gli fece dire, che s’inganava, et che non haveva altra | auttorità, che quella, che le veniva dal commandamento dei signori Stati, et che | però bisognava, che d’ordine loro passasse da quelle alle altre stanze | assignate per la sua detentione. Andò il buon vecchio mostrando | fiachezza nella sua età che è circa li settant’anni, riposandosi doi | o tre volte prima che di arrivar alla stanza. Et perché il </w:t>
      </w:r>
      <w:commentRangeStart w:id="1189"/>
      <w:commentRangeStart w:id="1190"/>
      <w:r w:rsidRPr="00F175AB">
        <w:rPr>
          <w:sz w:val="24"/>
          <w:szCs w:val="24"/>
          <w:highlight w:val="yellow"/>
          <w:rPrChange w:id="1191" w:author="Giorgia" w:date="2023-03-11T16:47:00Z">
            <w:rPr>
              <w:sz w:val="24"/>
              <w:szCs w:val="24"/>
            </w:rPr>
          </w:rPrChange>
        </w:rPr>
        <w:t>l</w:t>
      </w:r>
      <w:commentRangeEnd w:id="1189"/>
      <w:r w:rsidR="00F175AB">
        <w:rPr>
          <w:rStyle w:val="Rimandocommento"/>
        </w:rPr>
        <w:commentReference w:id="1189"/>
      </w:r>
      <w:commentRangeEnd w:id="1190"/>
      <w:r w:rsidR="005A69E9">
        <w:rPr>
          <w:rStyle w:val="Rimandocommento"/>
        </w:rPr>
        <w:commentReference w:id="1190"/>
      </w:r>
      <w:r w:rsidRPr="007F3E90">
        <w:rPr>
          <w:sz w:val="24"/>
          <w:szCs w:val="24"/>
        </w:rPr>
        <w:t>uogotenente delle | guardie, che lo accompagnò andò osservando tutte le cose ha riferto, | che come fu all’entrar della camera (ancorché si sa che più volte l’ha | veduta) dimandò</w:t>
      </w:r>
      <w:r w:rsidRPr="007F3E90">
        <w:rPr>
          <w:rStyle w:val="Rimandonotaapidipagina"/>
          <w:sz w:val="24"/>
          <w:szCs w:val="24"/>
        </w:rPr>
        <w:footnoteReference w:id="304"/>
      </w:r>
      <w:r w:rsidRPr="007F3E90">
        <w:rPr>
          <w:sz w:val="24"/>
          <w:szCs w:val="24"/>
        </w:rPr>
        <w:t xml:space="preserve"> che camera era quella; | li fu detto, ch’era quella | dell’admirante d’Aragona, et egli nell’entrarvi dentro disse sospi-|rando in lingua fiaminga li miei peccati, et replicò li miei peccati, io | non ho conosciuto me stesso. |</w:t>
      </w:r>
    </w:p>
    <w:p w14:paraId="52219A5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Volevano doi principali signori del Paese il signor di Schagem, et il signor d’Aspri fratello | dell’ambasciator dei Stati, ch’è in Francia parlar giovedì a monsignor Bernvel</w:t>
      </w:r>
      <w:r w:rsidRPr="007F3E90">
        <w:rPr>
          <w:rStyle w:val="Rimandonotaapidipagina"/>
          <w:sz w:val="24"/>
          <w:szCs w:val="24"/>
        </w:rPr>
        <w:footnoteReference w:id="305"/>
      </w:r>
      <w:r w:rsidRPr="007F3E90">
        <w:rPr>
          <w:sz w:val="24"/>
          <w:szCs w:val="24"/>
        </w:rPr>
        <w:t xml:space="preserve"> | mentre ancor si trovava alle stanze di sua Eccellenza et lo tentorono anco con un | poco d’empito alle guardie dicendo, che volevano veder il suo | avocato di Holanda, a che fu fatta resistenza, et pervenuto all’|orecchio di sua Eccellenza li fece trattenere; ma poi con una bella iscusa | essendo il doppo pranso furono licentiati. |</w:t>
      </w:r>
    </w:p>
    <w:p w14:paraId="6E29C99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Hanno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tentato con ogni possibil maniera presentando richiesta alli | signori Stati, et facendone ufficio col signor principe Mauritio perché fosse d[ata]</w:t>
      </w:r>
      <w:r w:rsidRPr="007F3E90">
        <w:rPr>
          <w:rStyle w:val="Rimandonotaapidipagina"/>
          <w:sz w:val="24"/>
          <w:szCs w:val="24"/>
        </w:rPr>
        <w:footnoteReference w:id="306"/>
      </w:r>
      <w:r w:rsidRPr="007F3E90">
        <w:rPr>
          <w:sz w:val="24"/>
          <w:szCs w:val="24"/>
        </w:rPr>
        <w:t xml:space="preserve"> | al signor Bernvelt la casa per prigione, facendolo custodire con guardie, | et di quella maniera, che si havesse voluto; ma non hanno potuto spun-|tare. Hanno anco tentato, che li ambasciatori, et ministri de’ principi qui |</w:t>
      </w:r>
    </w:p>
    <w:p w14:paraId="5426F66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68r / </w:t>
      </w:r>
    </w:p>
    <w:p w14:paraId="75C88E5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residenti si intermettessero per l’effetto di questo loro intento. Fecero capo</w:t>
      </w:r>
      <w:r w:rsidRPr="007F3E90">
        <w:rPr>
          <w:rStyle w:val="Rimandonotaapidipagina"/>
          <w:sz w:val="24"/>
          <w:szCs w:val="24"/>
        </w:rPr>
        <w:footnoteReference w:id="307"/>
      </w:r>
      <w:r w:rsidRPr="007F3E90">
        <w:rPr>
          <w:sz w:val="24"/>
          <w:szCs w:val="24"/>
        </w:rPr>
        <w:t xml:space="preserve"> | con </w:t>
      </w: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di Francia, et essi consigliorono le mogli del signor Vandermeyl | et d’uno dei figlioli di Bernvelt adoperate per questo particolare | che ricercassero gl’altri. Furono all’ambasciator d’Inghilterra, et a quello di Svetia, | et venero a trovar me ancora. Io per la mia parte le dissi, che | essendo questa una materia nella quale havevano dentro le mani li | signori Stati non potevo ingerirmevi senza ordine, o commandamento della Serenità vostra et così | m’iscusai. Fin qui non si sa, che alcun ministro di principe habbi | fatto minimo ufficio</w:t>
      </w:r>
      <w:r w:rsidRPr="007F3E90">
        <w:rPr>
          <w:rStyle w:val="Rimandonotaapidipagina"/>
          <w:sz w:val="24"/>
          <w:szCs w:val="24"/>
        </w:rPr>
        <w:footnoteReference w:id="308"/>
      </w:r>
      <w:r w:rsidRPr="007F3E90">
        <w:rPr>
          <w:sz w:val="24"/>
          <w:szCs w:val="24"/>
        </w:rPr>
        <w:t xml:space="preserve"> in </w:t>
      </w:r>
      <w:proofErr w:type="gramStart"/>
      <w:r w:rsidRPr="007F3E90">
        <w:rPr>
          <w:sz w:val="24"/>
          <w:szCs w:val="24"/>
        </w:rPr>
        <w:t>publico;</w:t>
      </w:r>
      <w:proofErr w:type="gramEnd"/>
      <w:r w:rsidRPr="007F3E90">
        <w:rPr>
          <w:sz w:val="24"/>
          <w:szCs w:val="24"/>
        </w:rPr>
        <w:t xml:space="preserve"> né meno lo credo in privato. | Li ambasciatori di Francia sono sospetti, et massime l’ordinario, quello | d’Inghilterra non si muoverà al certo per qualche rispetto, quello di Svetia | haverà poca credenza; et io mi tacerò stando a veder il fine; | parendomi, che così sia mio debito di fare. |</w:t>
      </w:r>
    </w:p>
    <w:p w14:paraId="2A0951C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signor Vander Meyl genero del signor Bernvelt fin giovedì passato partì | dall’Haya, et la più gran parte vuole, che sia andato a Parigi | per ottener assistenza dal Re, et commissioni espresse alli suoi ambasciatori | per aiutar la causa del suocero. Alcuni però tengono altrimenti | et che si sia retirato solo per degni rispetti; tenendosi per fermo che | egli habbi asportate qualche scritture tanto particolari del signor Ber-|nvelt, che della casa in generale. |</w:t>
      </w:r>
    </w:p>
    <w:p w14:paraId="429440A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questa ritentione pare, che questi signori non habbino caminato con quella | sicurezza, che l’apparenza del fatto mostrava doversi fare, et è | che non si sono assicurati delle scritture. È stato pensato come | dicono a questo; ma che si è havuta consideratione, ch’egli era | avocato general d’Holanda, et havendo nelle sue mani molte | scritture publiche, et private della Provincia si è dubitato far |</w:t>
      </w:r>
    </w:p>
    <w:p w14:paraId="4C8100F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68v / </w:t>
      </w:r>
    </w:p>
    <w:p w14:paraId="0C0EC359" w14:textId="5D64123B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torto alla medesima </w:t>
      </w:r>
      <w:ins w:id="1196" w:author="Giorgia" w:date="2023-03-11T15:49:00Z">
        <w:r w:rsidR="00E74C73">
          <w:rPr>
            <w:sz w:val="24"/>
            <w:szCs w:val="24"/>
          </w:rPr>
          <w:t>P</w:t>
        </w:r>
      </w:ins>
      <w:del w:id="1197" w:author="Giorgia" w:date="2023-03-11T15:49:00Z">
        <w:r w:rsidRPr="007F3E90" w:rsidDel="00E74C73">
          <w:rPr>
            <w:sz w:val="24"/>
            <w:szCs w:val="24"/>
          </w:rPr>
          <w:delText>p</w:delText>
        </w:r>
      </w:del>
      <w:proofErr w:type="gramStart"/>
      <w:r w:rsidRPr="007F3E90">
        <w:rPr>
          <w:sz w:val="24"/>
          <w:szCs w:val="24"/>
        </w:rPr>
        <w:t>rovincia;</w:t>
      </w:r>
      <w:proofErr w:type="gramEnd"/>
      <w:r w:rsidRPr="007F3E90">
        <w:rPr>
          <w:sz w:val="24"/>
          <w:szCs w:val="24"/>
        </w:rPr>
        <w:t xml:space="preserve"> ma alcuni mostrano gran pentimento di | non haver usata questa diligenza. </w:t>
      </w: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 havendo il signor Bernvelt addimandato | se vi erano altri arrestati con lui gl’è stato riferto dalle guardie sue | chi et come, il che è tenuto per gran fallo; ma quelle non ne sono state | avvertite; né meno le guardie degl’altri di maniera uno sa della | prigionia dell’altro. |</w:t>
      </w:r>
    </w:p>
    <w:p w14:paraId="2D68E8F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Ancor non è stato essaminato esso Bernvelt, né li doi altri, né si farà sino | al ritorno dei commissarii, che sono stati inviati a Utrechet per constituir | il secretario di </w:t>
      </w:r>
      <w:proofErr w:type="gramStart"/>
      <w:r w:rsidRPr="007F3E90">
        <w:rPr>
          <w:sz w:val="24"/>
          <w:szCs w:val="24"/>
        </w:rPr>
        <w:t>quei</w:t>
      </w:r>
      <w:proofErr w:type="gramEnd"/>
      <w:r w:rsidRPr="007F3E90">
        <w:rPr>
          <w:sz w:val="24"/>
          <w:szCs w:val="24"/>
        </w:rPr>
        <w:t xml:space="preserve"> Stati, che fu deposto, et in suo luoco resta stabilito il | Vanilt sottosecretario già del signor principio</w:t>
      </w:r>
      <w:r w:rsidRPr="007F3E90">
        <w:rPr>
          <w:rStyle w:val="Rimandonotaapidipagina"/>
          <w:sz w:val="24"/>
          <w:szCs w:val="24"/>
        </w:rPr>
        <w:footnoteReference w:id="309"/>
      </w:r>
      <w:r w:rsidRPr="007F3E90">
        <w:rPr>
          <w:sz w:val="24"/>
          <w:szCs w:val="24"/>
        </w:rPr>
        <w:t xml:space="preserve"> Mauritio. Et oltre il detto | secretario saranno essaminati anco altri, come si dice, et la ragione lo persuade | di maniera che si vede, che non si correrà a furia nel venir all’ispeditione | di questo negotio. | </w:t>
      </w:r>
    </w:p>
    <w:p w14:paraId="2CBE88C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Grandissimo è stato il dispiacere, che li ambasciatori di Francia hanno ricevuto [da]</w:t>
      </w:r>
      <w:r w:rsidRPr="007F3E90">
        <w:rPr>
          <w:rStyle w:val="Rimandonotaapidipagina"/>
          <w:sz w:val="24"/>
          <w:szCs w:val="24"/>
        </w:rPr>
        <w:footnoteReference w:id="310"/>
      </w:r>
      <w:r w:rsidRPr="007F3E90">
        <w:rPr>
          <w:sz w:val="24"/>
          <w:szCs w:val="24"/>
        </w:rPr>
        <w:t xml:space="preserve"> | questa ritentione. Hanno spedito giovedì in Francia l’avviso con or-|dine al secretario di monsignor di Boisise, che è quello, che lo ha havuto in | commissione di ritornar in diligenza, quando sia subito riespedito | altrimenti di trattenersi a Parigi. |</w:t>
      </w:r>
    </w:p>
    <w:p w14:paraId="2491F87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Martedì li signori Stati</w:t>
      </w:r>
      <w:r w:rsidRPr="007F3E90">
        <w:rPr>
          <w:rStyle w:val="Rimandonotaapidipagina"/>
          <w:sz w:val="24"/>
          <w:szCs w:val="24"/>
        </w:rPr>
        <w:footnoteReference w:id="311"/>
      </w:r>
      <w:r w:rsidRPr="007F3E90">
        <w:rPr>
          <w:sz w:val="24"/>
          <w:szCs w:val="24"/>
        </w:rPr>
        <w:t xml:space="preserve"> mandorono per alcuni suoi deputati la risposta alla | propositione di monsignor di Boisise, che conteneva parole generali di | ringratiamento al Re della sua buona volontà, et del suo affetto | verso la concordia, et unione di questi </w:t>
      </w:r>
      <w:r w:rsidRPr="00B637BD">
        <w:rPr>
          <w:sz w:val="24"/>
          <w:szCs w:val="24"/>
          <w:highlight w:val="yellow"/>
          <w:rPrChange w:id="1198" w:author="Giorgia" w:date="2023-03-11T16:59:00Z">
            <w:rPr>
              <w:sz w:val="24"/>
              <w:szCs w:val="24"/>
            </w:rPr>
          </w:rPrChange>
        </w:rPr>
        <w:t>p</w:t>
      </w:r>
      <w:r w:rsidRPr="007F3E90">
        <w:rPr>
          <w:sz w:val="24"/>
          <w:szCs w:val="24"/>
        </w:rPr>
        <w:t>aesi, et che speravano | che la Maestà sua haverebbe acconsentito, che de’ suoi sudditi | fussero venuti alla convocatione del sinodo già stabilito. Et | perché l’ambasciator Boisise haveva fatta instanza nella sua propositione | che questi signori si contentassero, che ’l signor duca di Guisa, come |</w:t>
      </w:r>
    </w:p>
    <w:p w14:paraId="0EF67DB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69r / </w:t>
      </w:r>
    </w:p>
    <w:p w14:paraId="2142D3E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fosse insieme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vasselli di questi paesi havesse il commando, sopra di | essi li hanno risposto, che ordineranno a’ suoi marinari, che | quando incontrino</w:t>
      </w:r>
      <w:r w:rsidRPr="007F3E90">
        <w:rPr>
          <w:rStyle w:val="Rimandonotaapidipagina"/>
          <w:sz w:val="24"/>
          <w:szCs w:val="24"/>
        </w:rPr>
        <w:footnoteReference w:id="312"/>
      </w:r>
      <w:r w:rsidRPr="007F3E90">
        <w:rPr>
          <w:sz w:val="24"/>
          <w:szCs w:val="24"/>
        </w:rPr>
        <w:t xml:space="preserve"> il signor Duca lo rispettino, et lo honorino come | ministro di sua Maestà christianissima, che non è quell’espressione | che questi ambasciatori </w:t>
      </w:r>
      <w:r w:rsidRPr="007F3E90">
        <w:rPr>
          <w:sz w:val="24"/>
          <w:szCs w:val="24"/>
        </w:rPr>
        <w:lastRenderedPageBreak/>
        <w:t>desideravano di commando sopra li vasselli | holandesi. A che non vogliono condessender, et si burlano del tentativo | et della pretensione. |</w:t>
      </w:r>
    </w:p>
    <w:p w14:paraId="1BC89572" w14:textId="07ED5C9F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Doppo haver havuto il detto Ambasciatore questa risposta ricercò li detti depu-|tati di audienza per il seguente giorno dicendo, che haveva ancor | a communicar qualche altra cosa a’ signori Stati. Et perché era la mattina | di mercordì nella quale fu ritento il signor Bernvelt li signori Stati | si mandorono ad iscusare, che per quella mattina non potevano | udirlo; ma che sarebbe stato per il giorno seguente. Come successe. | Et la sua audienza</w:t>
      </w:r>
      <w:r w:rsidRPr="007F3E90">
        <w:rPr>
          <w:rStyle w:val="Rimandonotaapidipagina"/>
          <w:sz w:val="24"/>
          <w:szCs w:val="24"/>
        </w:rPr>
        <w:footnoteReference w:id="313"/>
      </w:r>
      <w:r w:rsidRPr="007F3E90">
        <w:rPr>
          <w:sz w:val="24"/>
          <w:szCs w:val="24"/>
        </w:rPr>
        <w:t xml:space="preserve"> versò in far una formata querella | contra il signor Francesco Arsen, ch’è stato ambasciator in Francia per | questi signori perché havesse parlato contra l’auttorità del Re, che | fosse soggetto al Pontefice in temporale, et spirituale; che oltre | l’haver scritto questo, si havesse anco ingerito in scriver gl’affari | della Corona toccanti il matrimonio della Maestà sua con la | presente Regina; et che havese calumniato il </w:t>
      </w:r>
      <w:ins w:id="1201" w:author="Giorgia" w:date="2023-03-11T17:53:00Z">
        <w:r w:rsidR="007B7823">
          <w:rPr>
            <w:sz w:val="24"/>
            <w:szCs w:val="24"/>
          </w:rPr>
          <w:t>C</w:t>
        </w:r>
      </w:ins>
      <w:del w:id="1202" w:author="Giorgia" w:date="2023-03-11T17:53:00Z">
        <w:r w:rsidRPr="007F3E90" w:rsidDel="007B7823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onsiglio del | Re dolendosi, che le lettere che scriveva a questi signori Stati erano | state vedute nel </w:t>
      </w:r>
      <w:ins w:id="1203" w:author="Giorgia" w:date="2023-03-11T17:53:00Z">
        <w:r w:rsidR="007B7823">
          <w:rPr>
            <w:sz w:val="24"/>
            <w:szCs w:val="24"/>
          </w:rPr>
          <w:t>C</w:t>
        </w:r>
      </w:ins>
      <w:del w:id="1204" w:author="Giorgia" w:date="2023-03-11T17:53:00Z">
        <w:r w:rsidRPr="007F3E90" w:rsidDel="007B7823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onsiglio di sua Maestà rimandate di Holanda. Ag-|giungendo qualche altra essageratione sopra alcuni articuli | che ’l</w:t>
      </w:r>
      <w:ins w:id="1205" w:author="Flavia Di Gi" w:date="2023-04-02T15:47:00Z">
        <w:r w:rsidR="0093442A">
          <w:rPr>
            <w:sz w:val="24"/>
            <w:szCs w:val="24"/>
          </w:rPr>
          <w:t xml:space="preserve"> r</w:t>
        </w:r>
      </w:ins>
      <w:del w:id="1206" w:author="Flavia Di Gi" w:date="2023-04-02T15:46:00Z">
        <w:r w:rsidRPr="007F3E90" w:rsidDel="0093442A">
          <w:rPr>
            <w:sz w:val="24"/>
            <w:szCs w:val="24"/>
          </w:rPr>
          <w:delText xml:space="preserve"> </w:delText>
        </w:r>
        <w:r w:rsidRPr="008468C3" w:rsidDel="0093442A">
          <w:rPr>
            <w:sz w:val="24"/>
            <w:szCs w:val="24"/>
            <w:highlight w:val="yellow"/>
            <w:rPrChange w:id="1207" w:author="Giorgia" w:date="2023-03-10T18:37:00Z">
              <w:rPr>
                <w:sz w:val="24"/>
                <w:szCs w:val="24"/>
              </w:rPr>
            </w:rPrChange>
          </w:rPr>
          <w:delText>r</w:delText>
        </w:r>
      </w:del>
      <w:r w:rsidRPr="007F3E90">
        <w:rPr>
          <w:sz w:val="24"/>
          <w:szCs w:val="24"/>
        </w:rPr>
        <w:t>e di felice memoria Henrico quarto diede ad esso Arsen | in instruttione per venir qui a cavar il senso sopra essi a | tempo, che si trattava di far la tregua, o non farla in questi |</w:t>
      </w:r>
    </w:p>
    <w:p w14:paraId="7919FD4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69v / </w:t>
      </w:r>
    </w:p>
    <w:p w14:paraId="7517200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paesi. Li compianti del detto Ambasciatore sono stati rappresentati all’|Arsen perché rispondi, et si espurghi, come senz’altro dicono farà | assai facilmente consistendo i punti in materia di fatto, et che | tutto è stato publico ad ognuno. Et questi signori mostrano stomaco | di questa querella parendo ad essi, che sia stiracchiata, et fatta | a compiacenza, et qui consultata, et stabilita per veder di far | prigionar anco esso Arsen. L’Ambasciator aspetta la risposta, et dice | che havutala partirà di ritorno al suo Re; ma non so se così sarà | mentre hieri a sera li è gionto un espresso, ch’è venuto in | diligenza grande, essendo partito venerdì doppo il mezo | giorno dalla corte. Sin qui non ho potuto penetrar quello che | habbi portato. |</w:t>
      </w:r>
    </w:p>
    <w:p w14:paraId="1333A6A6" w14:textId="631C551F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Parti quando voglia esso monsignor di Boisise stando le cose così non par-|tirà molto contento, havendo trovato le cose di qua disposte | di altra maniera di quella che gli era stata presuposta; o | egli medesimo si haveva imaginato trovarle. Et gl’istessi Francesi | dicono, ch’è abusata la corte dalla relatione, che si fa di là | dell’attività di queste Provincie in particolare da quella, che | hanno li signori Stati Generali; et incolpano grandemente monsignor | di Langarach, che habbi sempre portato all’intelligenza | di ognuno</w:t>
      </w:r>
      <w:r w:rsidRPr="007F3E90">
        <w:rPr>
          <w:rStyle w:val="Rimandonotaapidipagina"/>
          <w:sz w:val="24"/>
          <w:szCs w:val="24"/>
        </w:rPr>
        <w:footnoteReference w:id="314"/>
      </w:r>
      <w:r w:rsidRPr="007F3E90">
        <w:rPr>
          <w:sz w:val="24"/>
          <w:szCs w:val="24"/>
        </w:rPr>
        <w:t xml:space="preserve"> Holanda esser la </w:t>
      </w:r>
      <w:ins w:id="1208" w:author="Giorgia" w:date="2023-03-11T15:49:00Z">
        <w:r w:rsidR="00E74C73">
          <w:rPr>
            <w:sz w:val="24"/>
            <w:szCs w:val="24"/>
          </w:rPr>
          <w:t>P</w:t>
        </w:r>
      </w:ins>
      <w:del w:id="1209" w:author="Giorgia" w:date="2023-03-11T15:49:00Z">
        <w:r w:rsidRPr="007F3E90" w:rsidDel="00E74C73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>rovincia, che ha tutta | l’auttorità in questi Paesi Bassi. Se Francesi possono restar | con poco gusto di questo che chiamo abuso; li signori Stati all’|incontro restano meno contenti delle attioni, et del ministerio | di esso monsignor di Langarach adossandoli, che si habbi mal com-|portato nella sua carica, scrivendo diversamente da quello, che |</w:t>
      </w:r>
    </w:p>
    <w:p w14:paraId="3F8CF18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70r / </w:t>
      </w:r>
    </w:p>
    <w:p w14:paraId="1D1A2C2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operava; et scrivendo la soma de’ negotii a monsignor Bernvelt in | particolare. Il che ha data materia di scriversi a lui; et a tutti li | altri ministri di queste Provincie Unite, che da mo innanti, sotto | pena della publica disgratia non habbino a scriver qui de’ | negotii publici a’ ministri, o persone particolari ma alli soli Stati Generali. | Da quanto posso scoprire credo che ’l detto Langarach farà assai | se si trattenirà molto in quella carica, et veramente si vede essersi | una espressa animosità contra li bernevolisti, così chiamano | li dipendenti da esso monsignor Bernvelt. Al qual pur non | mancano </w:t>
      </w:r>
      <w:proofErr w:type="gramStart"/>
      <w:r w:rsidRPr="007F3E90">
        <w:rPr>
          <w:sz w:val="24"/>
          <w:szCs w:val="24"/>
        </w:rPr>
        <w:t>degl’amici</w:t>
      </w:r>
      <w:proofErr w:type="gramEnd"/>
      <w:r w:rsidRPr="007F3E90">
        <w:rPr>
          <w:sz w:val="24"/>
          <w:szCs w:val="24"/>
        </w:rPr>
        <w:t xml:space="preserve">, et di quelli, che et qui, et fuori di qua | vanno sussurando, che vogliono saper la causa della sua | ritentione, et che alla presenza delli deputati delle città di | questa provincia di Holanda sia essaminato. Questi, et altri | simili concetti pervengono all’orrecchie delli signori Stati; onde | hanno pensato di assicurar le cose, et metter briglia a qualche | humore, che potesse muoversi, et però col consiglio di sua </w:t>
      </w:r>
      <w:r w:rsidRPr="007F3E90">
        <w:rPr>
          <w:sz w:val="24"/>
          <w:szCs w:val="24"/>
          <w:highlight w:val="yellow"/>
        </w:rPr>
        <w:t>Eccellentia</w:t>
      </w:r>
      <w:r w:rsidRPr="007F3E90">
        <w:rPr>
          <w:sz w:val="24"/>
          <w:szCs w:val="24"/>
        </w:rPr>
        <w:t xml:space="preserve"> | hanno fatto venir in quest’Haya alcune compagnie alemane | et inglesi, et al presente il rinforzo oltre l’ordinaria guardia dell’Eccellenza sua è di quattrocento fanti in </w:t>
      </w:r>
      <w:r w:rsidRPr="007F3E90">
        <w:rPr>
          <w:sz w:val="24"/>
          <w:szCs w:val="24"/>
        </w:rPr>
        <w:lastRenderedPageBreak/>
        <w:t>circa</w:t>
      </w:r>
      <w:r w:rsidRPr="007F3E90">
        <w:rPr>
          <w:rStyle w:val="Rimandonotaapidipagina"/>
          <w:sz w:val="24"/>
          <w:szCs w:val="24"/>
        </w:rPr>
        <w:footnoteReference w:id="315"/>
      </w:r>
      <w:r w:rsidRPr="007F3E90">
        <w:rPr>
          <w:sz w:val="24"/>
          <w:szCs w:val="24"/>
        </w:rPr>
        <w:t>. Si</w:t>
      </w:r>
      <w:r w:rsidRPr="007F3E90">
        <w:rPr>
          <w:rStyle w:val="Rimandonotaapidipagina"/>
          <w:sz w:val="24"/>
          <w:szCs w:val="24"/>
        </w:rPr>
        <w:footnoteReference w:id="316"/>
      </w:r>
      <w:r w:rsidRPr="007F3E90">
        <w:rPr>
          <w:sz w:val="24"/>
          <w:szCs w:val="24"/>
        </w:rPr>
        <w:t xml:space="preserve"> mettono doppie sentinelle | alle porte della</w:t>
      </w:r>
      <w:r w:rsidRPr="007F3E90">
        <w:rPr>
          <w:rStyle w:val="Rimandonotaapidipagina"/>
          <w:sz w:val="24"/>
          <w:szCs w:val="24"/>
        </w:rPr>
        <w:footnoteReference w:id="317"/>
      </w:r>
      <w:r w:rsidRPr="007F3E90">
        <w:rPr>
          <w:sz w:val="24"/>
          <w:szCs w:val="24"/>
        </w:rPr>
        <w:t xml:space="preserve"> corte, et li prigioni sono anco custoditi con | guardie, che si vanno mutando d’hora in hora. Non si sa | ove habbia a parar questo negotio piaccia a Dio, che habbi | quel fine, che è desiderato da’ buoni, et da quelli, che amano | la concordia, et la libertà di queste Provincie. |</w:t>
      </w:r>
    </w:p>
    <w:p w14:paraId="101D57F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Martedì a sera fu qui di ritorno d’Inghilterra il signor ambasciator Carleton, | et tanto in tempo, che ha sentita la seguente mattina la |</w:t>
      </w:r>
    </w:p>
    <w:p w14:paraId="50C3AF1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70v / </w:t>
      </w:r>
    </w:p>
    <w:p w14:paraId="7E20C67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ritentione del detto signor Bernvelt. Et non so se nell’animo suo li sia | riuscita discara per le cose passate. Non lo deve </w:t>
      </w:r>
      <w:proofErr w:type="gramStart"/>
      <w:r w:rsidRPr="007F3E90">
        <w:rPr>
          <w:sz w:val="24"/>
          <w:szCs w:val="24"/>
        </w:rPr>
        <w:t>mostrare;</w:t>
      </w:r>
      <w:proofErr w:type="gramEnd"/>
      <w:r w:rsidRPr="007F3E90">
        <w:rPr>
          <w:sz w:val="24"/>
          <w:szCs w:val="24"/>
        </w:rPr>
        <w:t xml:space="preserve"> ma | credo che ne senti qualche gusto. Fu sabbato all’audienza, | | nella quale rappresentò la sodisfattione del Re per la risolutione | del sinodo, et l’assenso di lasciar venir al tempo della | convocatione quei ministri, che vostra Serenità haverà già saputo | dal luoco proprio. |</w:t>
      </w:r>
    </w:p>
    <w:p w14:paraId="4A6ABD8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 Palatino, dal lantgravio d’Hassia, da Brem, et altre città | ansiatiche hanno questi signori risposta, che manderanno | l’attendono da’ svizzeri evangelici; et di Francia hanno | avviso, che la general congregatione d’ugonotti non può | ridursi per deputar persona; ma se li signori Stati vorranno | qualche soggetti proprii, et di loro gusto potranno scriver alle | chiese particolari</w:t>
      </w:r>
      <w:r w:rsidRPr="007F3E90">
        <w:rPr>
          <w:rStyle w:val="Rimandonotaapidipagina"/>
          <w:sz w:val="24"/>
          <w:szCs w:val="24"/>
        </w:rPr>
        <w:footnoteReference w:id="318"/>
      </w:r>
      <w:r w:rsidRPr="007F3E90">
        <w:rPr>
          <w:sz w:val="24"/>
          <w:szCs w:val="24"/>
        </w:rPr>
        <w:t>; ma non si sa che ancor habbino risoluto | del farlo. Gratie etc.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7BF5353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90744A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4 settembre 1618 |</w:t>
      </w:r>
    </w:p>
    <w:p w14:paraId="76E204E5" w14:textId="374E0974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</w:t>
      </w:r>
      <w:ins w:id="1219" w:author="Giorgia" w:date="2023-03-11T16:03:00Z">
        <w:r w:rsidR="001F2F7F">
          <w:rPr>
            <w:sz w:val="24"/>
            <w:szCs w:val="24"/>
          </w:rPr>
          <w:t>S</w:t>
        </w:r>
      </w:ins>
      <w:del w:id="1220" w:author="Giorgia" w:date="2023-03-11T16:03:00Z">
        <w:r w:rsidRPr="007F3E90" w:rsidDel="001F2F7F">
          <w:rPr>
            <w:sz w:val="24"/>
            <w:szCs w:val="24"/>
          </w:rPr>
          <w:delText>s</w:delText>
        </w:r>
      </w:del>
      <w:r w:rsidRPr="007F3E90">
        <w:rPr>
          <w:sz w:val="24"/>
          <w:szCs w:val="24"/>
        </w:rPr>
        <w:t>erenità |</w:t>
      </w:r>
    </w:p>
    <w:p w14:paraId="57E2CEE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3328951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36EC620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25799C1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73r / </w:t>
      </w:r>
    </w:p>
    <w:p w14:paraId="4566916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0AE5BF5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2AEB388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73v /</w:t>
      </w:r>
    </w:p>
    <w:p w14:paraId="1CE4D33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47400C2A" w14:textId="77777777" w:rsidR="00E43DF7" w:rsidRDefault="006C6347" w:rsidP="007F3E90">
      <w:pPr>
        <w:snapToGrid w:val="0"/>
        <w:jc w:val="both"/>
        <w:rPr>
          <w:ins w:id="1221" w:author="Flavia Di Gi" w:date="2023-03-19T16:48:00Z"/>
          <w:sz w:val="24"/>
          <w:szCs w:val="24"/>
        </w:rPr>
      </w:pPr>
      <w:r w:rsidRPr="007F3E90">
        <w:rPr>
          <w:sz w:val="24"/>
          <w:szCs w:val="24"/>
        </w:rPr>
        <w:t xml:space="preserve">prima | </w:t>
      </w:r>
    </w:p>
    <w:p w14:paraId="11887B1E" w14:textId="7E98CEBC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57 fin 58 |</w:t>
      </w:r>
    </w:p>
    <w:p w14:paraId="3BE7EAF7" w14:textId="77777777" w:rsidR="006C6347" w:rsidRPr="007F3E90" w:rsidRDefault="006C6347" w:rsidP="007F3E90">
      <w:pPr>
        <w:tabs>
          <w:tab w:val="left" w:pos="3119"/>
        </w:tabs>
        <w:snapToGrid w:val="0"/>
        <w:jc w:val="both"/>
        <w:rPr>
          <w:sz w:val="24"/>
          <w:szCs w:val="24"/>
        </w:rPr>
      </w:pPr>
    </w:p>
    <w:p w14:paraId="4B2DE0FE" w14:textId="77777777" w:rsidR="006C6347" w:rsidRPr="007F3E90" w:rsidRDefault="006C6347" w:rsidP="007F3E90">
      <w:pPr>
        <w:tabs>
          <w:tab w:val="left" w:pos="3119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tracce di sigilli</w:t>
      </w:r>
    </w:p>
    <w:p w14:paraId="3A1D5341" w14:textId="77777777" w:rsidR="006C6347" w:rsidRPr="007F3E90" w:rsidRDefault="006C6347" w:rsidP="007F3E90">
      <w:pPr>
        <w:tabs>
          <w:tab w:val="left" w:pos="3119"/>
        </w:tabs>
        <w:snapToGrid w:val="0"/>
        <w:jc w:val="both"/>
        <w:rPr>
          <w:i/>
          <w:sz w:val="24"/>
          <w:szCs w:val="24"/>
        </w:rPr>
      </w:pPr>
    </w:p>
    <w:p w14:paraId="120FBC6F" w14:textId="77777777" w:rsidR="006C6347" w:rsidRPr="007F3E90" w:rsidRDefault="006C6347" w:rsidP="007F3E90">
      <w:pPr>
        <w:tabs>
          <w:tab w:val="left" w:pos="3119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00BC9D4F" w14:textId="77777777" w:rsidR="006C6347" w:rsidRPr="007F3E90" w:rsidRDefault="006C6347" w:rsidP="007F3E90">
      <w:pPr>
        <w:tabs>
          <w:tab w:val="left" w:pos="3119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73vC /</w:t>
      </w:r>
    </w:p>
    <w:p w14:paraId="5EEB8EE7" w14:textId="77777777" w:rsidR="006C6347" w:rsidRPr="007F3E90" w:rsidRDefault="006C6347" w:rsidP="007F3E90">
      <w:pPr>
        <w:tabs>
          <w:tab w:val="left" w:pos="3119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4 settembre 1618 ricevute a’ 19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detto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0DD61E65" w14:textId="19B2B50C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1222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1223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57 | </w:t>
      </w:r>
    </w:p>
    <w:p w14:paraId="6A58CBE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B93342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Negotio e colpe del Bernvel | et provisioni in Aia per | guardie. |</w:t>
      </w:r>
    </w:p>
    <w:p w14:paraId="0943E6A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CF54B1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394EC62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1E15090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28094916" w14:textId="01FEC24B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2</w:t>
      </w:r>
      <w:r w:rsidR="005F4435">
        <w:rPr>
          <w:sz w:val="24"/>
          <w:szCs w:val="24"/>
        </w:rPr>
        <w:t>5</w:t>
      </w:r>
    </w:p>
    <w:p w14:paraId="07459328" w14:textId="63C997BE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2</w:t>
      </w:r>
      <w:r w:rsidR="005F4435">
        <w:rPr>
          <w:sz w:val="24"/>
          <w:szCs w:val="24"/>
        </w:rPr>
        <w:t>4</w:t>
      </w:r>
      <w:r w:rsidRPr="007F3E90">
        <w:rPr>
          <w:sz w:val="24"/>
          <w:szCs w:val="24"/>
        </w:rPr>
        <w:t xml:space="preserve"> (cc. 71r-72v)</w:t>
      </w:r>
    </w:p>
    <w:p w14:paraId="132B27E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79A739A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71r /</w:t>
      </w:r>
    </w:p>
    <w:p w14:paraId="35525D30" w14:textId="292BB341" w:rsidR="007465B8" w:rsidDel="007465B8" w:rsidRDefault="006C6347" w:rsidP="007F3E90">
      <w:pPr>
        <w:snapToGrid w:val="0"/>
        <w:jc w:val="both"/>
        <w:rPr>
          <w:del w:id="1224" w:author="Flavia Di Gi" w:date="2023-03-12T11:56:00Z"/>
          <w:sz w:val="24"/>
          <w:szCs w:val="24"/>
        </w:rPr>
      </w:pPr>
      <w:r w:rsidRPr="007F3E90">
        <w:rPr>
          <w:sz w:val="24"/>
          <w:szCs w:val="24"/>
        </w:rPr>
        <w:lastRenderedPageBreak/>
        <w:t>In lettere delli Haya n° 55 di 4 settembre 1618 |</w:t>
      </w:r>
    </w:p>
    <w:p w14:paraId="0C8893D1" w14:textId="46E196ED" w:rsidR="007465B8" w:rsidRDefault="007465B8" w:rsidP="007F3E90">
      <w:pPr>
        <w:snapToGrid w:val="0"/>
        <w:jc w:val="both"/>
        <w:rPr>
          <w:ins w:id="1225" w:author="Flavia Di Gi" w:date="2023-03-12T11:56:00Z"/>
          <w:sz w:val="24"/>
          <w:szCs w:val="24"/>
        </w:rPr>
      </w:pPr>
    </w:p>
    <w:p w14:paraId="5767E7C6" w14:textId="77777777" w:rsidR="007465B8" w:rsidRPr="007F3E90" w:rsidRDefault="007465B8" w:rsidP="007F3E90">
      <w:pPr>
        <w:snapToGrid w:val="0"/>
        <w:jc w:val="both"/>
        <w:rPr>
          <w:ins w:id="1226" w:author="Flavia Di Gi" w:date="2023-03-12T11:56:00Z"/>
          <w:sz w:val="24"/>
          <w:szCs w:val="24"/>
        </w:rPr>
      </w:pPr>
    </w:p>
    <w:p w14:paraId="2686A0F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Manifesto publicato di</w:t>
      </w:r>
      <w:r w:rsidRPr="007F3E90">
        <w:rPr>
          <w:rStyle w:val="Rimandonotaapidipagina"/>
          <w:sz w:val="24"/>
          <w:szCs w:val="24"/>
        </w:rPr>
        <w:footnoteReference w:id="319"/>
      </w:r>
      <w:r w:rsidRPr="007F3E90">
        <w:rPr>
          <w:sz w:val="24"/>
          <w:szCs w:val="24"/>
        </w:rPr>
        <w:t xml:space="preserve"> ordine | de’ signori Stati |</w:t>
      </w:r>
    </w:p>
    <w:p w14:paraId="15DAF1C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B79963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Essendosi nella mutatione fatta nella città di Utrecht, et altrove di ordine delli alti, et | potenti signori Stati Generali delli Paesi Bassi Uniti per sua Eccellenza et i commissarii delle | loro alte potenze scoperte diverse cose delle quali per l’inanti vi è stato grandissimo suspetto | tendendo a gran nocumento, danno, et pregiuditio in general delle Provincie et di ogni | Provincia in particulare, non senza manifesto periculo, et danno del stato del Paese | et che per questo non solo alla città di Utrecht, saria costato un sanguinolente | bagno, ma ad altre città anco delle dette Provincie Unite, et che di questo sono | tenuti li principali conduttori gli signori Ioan vanden Onder Bernevelt avocato | di Hollanda, Romboldo Hogerbeets pensionario della città di Leydem | Hugo Grotius pensionario della città di Rotterdam, come di questo qui | apresso sarà fatta maggior dichiaratione, manifestatione, et publicatione | hanno li detti alti signori Stati Generali per prevenir a questi, et altri inconve-|nienti, et per ben assecurar il stato del Paese, et per ridur la cittadinanza | delle città nella pristina unione cittadinesca, comunione, et concordia | risoluto di arrestare, et di assecurarsi delle suddette persone per farli | con la loro prigionia iustificare, le loro attioni, et condotte o trame | secondo conviene. Dato nell’Haya a’ 29 agosto 1618 |</w:t>
      </w:r>
    </w:p>
    <w:p w14:paraId="5285782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560444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71v-72r / </w:t>
      </w:r>
    </w:p>
    <w:p w14:paraId="3927D073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4774AD4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227A2E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72vB /</w:t>
      </w:r>
    </w:p>
    <w:p w14:paraId="25A06CC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Manifesto publicato di ordine de’ | signori Stati per la ritentione di monsignor | Bernevelt et compagni |</w:t>
      </w:r>
    </w:p>
    <w:p w14:paraId="1679DC5F" w14:textId="2634FE73" w:rsidR="006C6347" w:rsidRPr="007F3E90" w:rsidRDefault="00F31E84" w:rsidP="007F3E90">
      <w:pPr>
        <w:snapToGrid w:val="0"/>
        <w:jc w:val="both"/>
        <w:rPr>
          <w:sz w:val="24"/>
          <w:szCs w:val="24"/>
        </w:rPr>
      </w:pPr>
      <w:ins w:id="1228" w:author="Flavia Di Gi" w:date="2023-03-19T18:12:00Z">
        <w:r>
          <w:rPr>
            <w:sz w:val="24"/>
            <w:szCs w:val="24"/>
          </w:rPr>
          <w:t>n</w:t>
        </w:r>
      </w:ins>
      <w:del w:id="1229" w:author="Flavia Di Gi" w:date="2023-03-19T17:59:00Z">
        <w:r w:rsidR="006C6347" w:rsidRPr="007F3E90" w:rsidDel="00574DF6">
          <w:rPr>
            <w:sz w:val="24"/>
            <w:szCs w:val="24"/>
          </w:rPr>
          <w:delText>n</w:delText>
        </w:r>
      </w:del>
      <w:r w:rsidR="006C6347" w:rsidRPr="007F3E90">
        <w:rPr>
          <w:sz w:val="24"/>
          <w:szCs w:val="24"/>
        </w:rPr>
        <w:t>ella prima |</w:t>
      </w:r>
    </w:p>
    <w:p w14:paraId="5C07E65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61BF8BC" w14:textId="75A3007A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2</w:t>
      </w:r>
      <w:r w:rsidR="005F4435">
        <w:rPr>
          <w:sz w:val="24"/>
          <w:szCs w:val="24"/>
        </w:rPr>
        <w:t>6</w:t>
      </w:r>
    </w:p>
    <w:p w14:paraId="6A22246D" w14:textId="77777777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4 settembre 1618, L’Aia (cc. 74r-76v, 79r-v)</w:t>
      </w:r>
    </w:p>
    <w:p w14:paraId="3ADC6B8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515CC2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74r /</w:t>
      </w:r>
    </w:p>
    <w:p w14:paraId="20467B5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| </w:t>
      </w:r>
    </w:p>
    <w:p w14:paraId="4AF5A94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58 comincia 57 |</w:t>
      </w:r>
    </w:p>
    <w:p w14:paraId="4D6B838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0A276A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63AE30D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ispedite lunedì passato le mie lettere de’ 27 agosto per la via di Amsterdam | (delle quali è qui aggiunta la replicata come anco delle altre de’ 29) la sera | dello stesso giorno mi fece saper il signor principe Mauritio, che era in camino, | et che veniva a mia visitatione; come</w:t>
      </w:r>
      <w:r w:rsidRPr="007F3E90">
        <w:rPr>
          <w:rStyle w:val="Rimandonotaapidipagina"/>
          <w:sz w:val="24"/>
          <w:szCs w:val="24"/>
        </w:rPr>
        <w:footnoteReference w:id="320"/>
      </w:r>
      <w:r w:rsidRPr="007F3E90">
        <w:rPr>
          <w:sz w:val="24"/>
          <w:szCs w:val="24"/>
        </w:rPr>
        <w:t xml:space="preserve"> venne in questa casa della Serenità vostra | doppo haver passate qualche parole di complimento, et discorso sopra gl’affari | del mondo, essendovi presente anco il signor conte Guglielmo di Nassau, mi disse, | che era venuto per raccomandarmi gl’interessi del borgomastro, et | pensionario Pau per la sua nave, et quelli anco dell’altra nominata | San Paulo, pretendendosi certa rifattione de’ danni ricevuti nell’|arresto delle navi, et nella prigionia dei capitani di esse. Io ch’ero | forte dalle precedenti commissioni, et avvertimenti di vostra Serenità, feci all’|Eccellenza sua una assai ampla dichiaratione del seguito, et dell’eccesso commesso | da quei marinari, onde malamente mi promettevo (così dissi) che | potessero questi interessati haver quella sodisfattione, che pretendevano: | perché sarebbe stato propriamente, che la serenissima Republica havesse voluto | cominciar a pagar quelli, che vengono a farle pregiudicio nel suo golfo, | et a pregiudicar alle prohibitioni, et alle leggi publiche; et a confer-|mar per ben fatto il mal proceder, che costoro hanno usato in non | mostrar nel medesimo golfo la debita riverenza, et rispetto all’armata | della Serenità vostra. Con questi, et altri concetti mi è parsa di haver fatta | nuova impressione, che vostra Serenità habbi ragione; ma non lasciò però </w:t>
      </w:r>
      <w:proofErr w:type="gramStart"/>
      <w:r w:rsidRPr="007F3E90">
        <w:rPr>
          <w:sz w:val="24"/>
          <w:szCs w:val="24"/>
        </w:rPr>
        <w:t>1’Eccellenza</w:t>
      </w:r>
      <w:proofErr w:type="gramEnd"/>
      <w:r w:rsidRPr="007F3E90">
        <w:rPr>
          <w:sz w:val="24"/>
          <w:szCs w:val="24"/>
        </w:rPr>
        <w:t xml:space="preserve"> sua | di dirmi, che mi pregava di scriverle in suo nome che potessero questi | interessati, che sono principalissimi in questa Provincia, et per cariche, | et per auttorità, et per seguito, haver qualche contento, et sodisfattione nella | loro instanza; et me ne pregava perché ella ancora n’era stata pregata. | Questa è la prima volta, che in fine di doi anni, che mi trovo a questa | residenza il signor Principe è venuto in questa casa. Credo, che habbi |</w:t>
      </w:r>
    </w:p>
    <w:p w14:paraId="2C93A77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74v / </w:t>
      </w:r>
    </w:p>
    <w:p w14:paraId="378BEBB3" w14:textId="407EC975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una volta voluto complire; ma che anco lo habbi premuto a venirvi il | desiderio, che ha che questi, che dipendono assai da lui siano sodisfatti. | Io dissi a sua Eccellenza che poteva esser certa, che si haverebbe sempre procurato dall’|Eccellenze vostre illustrissime, ch’ella fosse compiacciuta nelle sue instanze; ma che | ero anco sicuro, che si sarebbe contentato di quel tanto, che havesse | potuto farsi senza pregiudicio dell’auttorità, et</w:t>
      </w:r>
      <w:r w:rsidRPr="007F3E90">
        <w:rPr>
          <w:rStyle w:val="Rimandonotaapidipagina"/>
          <w:sz w:val="24"/>
          <w:szCs w:val="24"/>
        </w:rPr>
        <w:footnoteReference w:id="321"/>
      </w:r>
      <w:r w:rsidRPr="007F3E90">
        <w:rPr>
          <w:sz w:val="24"/>
          <w:szCs w:val="24"/>
        </w:rPr>
        <w:t xml:space="preserve"> rispetto, che deve | esser mantenuto dalla serenissima Republica, et nelle congionture presenti, et in ogni | tempo; onde partì da me sua Eccellenza sodisfatta con quanto le dissi; solo mi | aggiunse, che gl’interessati sarebbono venuti a parlarmi. Così fecero | il giorno seguente. A’ quali dissi tutte quelle ragioni, che mi parvero | proprie per rimoverli dalla loro pretensione; et perchè non contenti | di quanto mi hanno già fatto dire da’ signori Stati, di nuovo il secretario | della loro assemblea fu domenica a parlarmene rappresentandomi | nella medesima maniera li danni patiti. Io hieri all’occasione dell’|audienza, [n]ella</w:t>
      </w:r>
      <w:r w:rsidRPr="007F3E90">
        <w:rPr>
          <w:rStyle w:val="Rimandonotaapidipagina"/>
          <w:sz w:val="24"/>
          <w:szCs w:val="24"/>
        </w:rPr>
        <w:footnoteReference w:id="322"/>
      </w:r>
      <w:r w:rsidRPr="007F3E90">
        <w:rPr>
          <w:sz w:val="24"/>
          <w:szCs w:val="24"/>
        </w:rPr>
        <w:t xml:space="preserve"> quale essequii 1’ordine venutomi nelle sue lettere | de’ 17 del passato feci un nuovo pieno ufficio, mostrando ancora l’invali-|dità di queste pretensioni; et tanto dissi che diedero segno di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restar persuasi; non lasciorono però di pregarmi ch’io facessi instanza | a vostra Serenità et apportassi con miei ufficii quel maggior bene, che havessi | potuto, che essi anco haverebbono scritto, et dato in oltre ordine, | che da mo</w:t>
      </w:r>
      <w:ins w:id="1235" w:author="Giorgia" w:date="2023-03-11T18:31:00Z">
        <w:r w:rsidR="001650B4">
          <w:rPr>
            <w:sz w:val="24"/>
            <w:szCs w:val="24"/>
          </w:rPr>
          <w:t>’</w:t>
        </w:r>
      </w:ins>
      <w:r w:rsidRPr="007F3E90">
        <w:rPr>
          <w:sz w:val="24"/>
          <w:szCs w:val="24"/>
        </w:rPr>
        <w:t xml:space="preserve"> innanti ogni capitano de’ vasselli, et marinari fossero | avvertiti di portar il debito rispetto, et osservar le leggi della | serenissima Republica nel traficar che faranno in quei mari. Io risposi, che | questa era </w:t>
      </w:r>
      <w:r w:rsidRPr="007F3E90">
        <w:rPr>
          <w:sz w:val="24"/>
          <w:szCs w:val="24"/>
        </w:rPr>
        <w:lastRenderedPageBreak/>
        <w:t xml:space="preserve">un’ottima </w:t>
      </w:r>
      <w:proofErr w:type="gramStart"/>
      <w:r w:rsidRPr="007F3E90">
        <w:rPr>
          <w:sz w:val="24"/>
          <w:szCs w:val="24"/>
        </w:rPr>
        <w:t>risolutione;</w:t>
      </w:r>
      <w:proofErr w:type="gramEnd"/>
      <w:r w:rsidRPr="007F3E90">
        <w:rPr>
          <w:sz w:val="24"/>
          <w:szCs w:val="24"/>
        </w:rPr>
        <w:t xml:space="preserve"> ma quanto allo scrivere non sapevo | aggiunger di vantaggio allo scritto, né che effetto promettermi | secondo il desiderio. Per quanto ho potuto cavare parmi, che | questi mercanti vorrebbono, che in particolare li fosse restituito certo |</w:t>
      </w:r>
    </w:p>
    <w:p w14:paraId="0DDE14B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75r / </w:t>
      </w:r>
    </w:p>
    <w:p w14:paraId="1BCD4610" w14:textId="5ED92662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denaro, che dicono esser stato levato di contante, che era in una cassa delli | capitani, o capitano; et più esser rifatti del consumo de’ viveri fatto da | quelli, che per ordine dell’eccellentissimo signor Capitano generale sono stati posti sopra li vasselli. | Uno di questi signori mi ha detto, che sarebbe bene, che vostra Serenità facesse rinovar |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editti toccante il trafico nel golfo, o facesse saper di qua le piazze | prohibite a fine, che questi marinari non si valessero della scusa, che non | hanno cognitione di tali prohibitioni della serenissima Republica. Io risposi, che questo non | vedevo esser necessario mentre ad ogni </w:t>
      </w:r>
      <w:ins w:id="1236" w:author="Giorgia" w:date="2023-03-11T17:36:00Z">
        <w:r w:rsidR="00777D44">
          <w:rPr>
            <w:sz w:val="24"/>
            <w:szCs w:val="24"/>
          </w:rPr>
          <w:t>N</w:t>
        </w:r>
      </w:ins>
      <w:del w:id="1237" w:author="Giorgia" w:date="2023-03-11T17:36:00Z">
        <w:r w:rsidRPr="007F3E90" w:rsidDel="00777D44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>atione è più che nota la patronia | del golfo in sua Serenità, et che troppo bene la sano li loro marinari, et | io potevo nominarne qualcheduno, come havevo anco fatto nell’assemblea | in particolar il capitan Proost, che confessa haver praticato, et traficato a | Goro, et in qualche altra piazza nel golfo; ma sempre a proprio rischio | et con sospetto sempre di esser scoperto dalle guardie della serenissima Republica. | Quando dissi questo alli signori Stati, restorono assai vinti; et questo signore | anco molto ben fondato: con tutto ciò mi disse di</w:t>
      </w:r>
      <w:r w:rsidRPr="007F3E90">
        <w:rPr>
          <w:rStyle w:val="Rimandonotaapidipagina"/>
          <w:sz w:val="24"/>
          <w:szCs w:val="24"/>
        </w:rPr>
        <w:footnoteReference w:id="323"/>
      </w:r>
      <w:r w:rsidRPr="007F3E90">
        <w:rPr>
          <w:sz w:val="24"/>
          <w:szCs w:val="24"/>
        </w:rPr>
        <w:t xml:space="preserve"> nuovo, che non | sarebbe stato male il procurar, che in qualche maniera seguissero avver-|timenti tali, che non vi fosse più causa d’iscusa: onde starà alla prudenza | di vostra Serenità il far questo, che stimerà di suo servitio, et se vorrà farmi | haver qualche documento necessario per evitar ogni ignoranza. | </w:t>
      </w:r>
    </w:p>
    <w:p w14:paraId="2D05934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All’ufficio, che in nome della Serenità vostra replicai di ringratiamento per la conti-|nuatione della parola, che li signori Stati hanno promessa di dar per sei | mesi ancora per la continuatione delli dodici vasselli in suo servitio, | corrisposero sue Eccellenze con termine di grande affetto, et di gran osservanza | verso di lei; replicando quello, che altre volte hanno detto, ch’ella | conoscerà sempre in loro particolar desiderio d’incontrar in ogni occasione | di farle servitio. |</w:t>
      </w:r>
    </w:p>
    <w:p w14:paraId="49EFDED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havendoli rappresentato ciò che ha scritto all’eccellentissimo signor Capitan generale toccante |</w:t>
      </w:r>
    </w:p>
    <w:p w14:paraId="1245967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75v / </w:t>
      </w:r>
    </w:p>
    <w:p w14:paraId="12AAD07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vassello Cavallier armato, et il vassello Grifone mi hanno ringra-|tiato di questa dimostratione di buona volontà, et dispositione di lei | verso queste Provincie con offerta di corrisponderle sempre della | medesima maniera, et con la medesima affetione. |</w:t>
      </w:r>
    </w:p>
    <w:p w14:paraId="3E0D232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Io aspetto il Luz d’Amsterdam; ma non credo, che mi porterà quanto | bramo: perché quasi tutti li signori dell’Amiralità sono fuori; ma ho avviso | da lui, che il secretario ha ordine di metter insieme tutti li documenti | necessarii. In tanto non lascierò di solecitare, et continuerò a valermi | del medesimo Luz in questi affari, et per questi conti,</w:t>
      </w:r>
      <w:r w:rsidRPr="007F3E90">
        <w:rPr>
          <w:rStyle w:val="Rimandonotaapidipagina"/>
          <w:sz w:val="24"/>
          <w:szCs w:val="24"/>
        </w:rPr>
        <w:footnoteReference w:id="324"/>
      </w:r>
      <w:r w:rsidRPr="007F3E90">
        <w:rPr>
          <w:sz w:val="24"/>
          <w:szCs w:val="24"/>
        </w:rPr>
        <w:t xml:space="preserve"> li darò quella | sodisfattione, che stimerò propria già che vostra Serenità per sua benignità | rimette a me la cognitione del suo merito. |</w:t>
      </w:r>
    </w:p>
    <w:p w14:paraId="190A5D8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Ho fatte lettere per il pagamento del nolo per doi delle dodici navi, et doverà | esser per doi mesi, che vengono a scader a’ 7 del presente per la nave | San Marco doi milla ottocento ottanta ducati pagabili in banco al signor | Melchior Noirott; et per la nave San Francesco pur per doi mesi | ducati mille novecento vinti, che doveranno pagarsi anco in banco | al signor Nicolo Perez. Continuerò così con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secondo veniranno | per queste doi mesate. Esendomi lassiato intender, che non farò altre | lettere se non ho li conti, et la liquidatione intera di tutto. Et farò | quanto potrò perché così segua per ridur le cose in </w:t>
      </w:r>
      <w:proofErr w:type="gramStart"/>
      <w:r w:rsidRPr="007F3E90">
        <w:rPr>
          <w:sz w:val="24"/>
          <w:szCs w:val="24"/>
        </w:rPr>
        <w:t>un</w:t>
      </w:r>
      <w:proofErr w:type="gramEnd"/>
      <w:r w:rsidRPr="007F3E90">
        <w:rPr>
          <w:sz w:val="24"/>
          <w:szCs w:val="24"/>
        </w:rPr>
        <w:t xml:space="preserve"> stato, con che | si possi andar innanti nei pagamenti mensuali senza interruttioni. | </w:t>
      </w:r>
    </w:p>
    <w:p w14:paraId="3DB3773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il Gomorino ho scritto al Pasini fin sabbato passato perché tratti o con | lui o con chi sarà per lui, et li ho limitate le cose con quel termine | che mi viene prescritto da vostre Eccellenze illustrissime; et so che la sua devotione | verso il publico gli servirà di norma a non preterire, et a trattar | bene il negotio. Quello</w:t>
      </w:r>
      <w:r w:rsidRPr="007F3E90">
        <w:rPr>
          <w:rStyle w:val="Rimandonotaapidipagina"/>
          <w:sz w:val="24"/>
          <w:szCs w:val="24"/>
        </w:rPr>
        <w:footnoteReference w:id="325"/>
      </w:r>
      <w:r w:rsidRPr="007F3E90">
        <w:rPr>
          <w:sz w:val="24"/>
          <w:szCs w:val="24"/>
        </w:rPr>
        <w:t>, che haverei desiderato, sia riverentemente detto, | sarebbe stato saper come governarmi nel tempo della condotta |</w:t>
      </w:r>
    </w:p>
    <w:p w14:paraId="28F0302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76r / </w:t>
      </w:r>
    </w:p>
    <w:p w14:paraId="2174E99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perché credo certo, che quel soggetto haverà per fine di esser condotto per | sempre: in tanto però ho dato ordine al Pasini, che tratti secondo l’ordinario | per cinque o sei anni di fermo, et qualcheduno di rispetto; ma si compia-|cerà la Serenità vostra in questo particolare scrivermi con la risposta il suo | senso, così in questo; come anco se stasse saldo nel non volersi lasciar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condurre senza titolo. |</w:t>
      </w:r>
    </w:p>
    <w:p w14:paraId="1D331FE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Parmi, che </w:t>
      </w:r>
      <w:proofErr w:type="gramStart"/>
      <w:r w:rsidRPr="007F3E90">
        <w:rPr>
          <w:sz w:val="24"/>
          <w:szCs w:val="24"/>
        </w:rPr>
        <w:t>già qualche mesi</w:t>
      </w:r>
      <w:proofErr w:type="gramEnd"/>
      <w:r w:rsidRPr="007F3E90">
        <w:rPr>
          <w:sz w:val="24"/>
          <w:szCs w:val="24"/>
        </w:rPr>
        <w:t xml:space="preserve"> habbi il signor duca Francesco Iulio di Sassonia | fatto costì offerta della sua persona, et di condur tre milla fanti | al servitio di quella serenissima Republica. Egli ha fatto querella al signor lant-|gravio d’Hassia, che sia venuto in Alemagna per far le genti, et | già appostati li officiali habbi in fine havuto lettere che ricovavano</w:t>
      </w:r>
      <w:r w:rsidRPr="007F3E90">
        <w:rPr>
          <w:rStyle w:val="Rimandonotaapidipagina"/>
          <w:sz w:val="24"/>
          <w:szCs w:val="24"/>
        </w:rPr>
        <w:footnoteReference w:id="326"/>
      </w:r>
      <w:r w:rsidRPr="007F3E90">
        <w:rPr>
          <w:sz w:val="24"/>
          <w:szCs w:val="24"/>
        </w:rPr>
        <w:t xml:space="preserve"> | la commissione. Di questo mi parlò il signor Filiberto di Bois agente | del detto Lantgravio, et mi disse, che più ampiamente mi haverebbe | parlato uno della casa di esso Duca, che era passato per alcuni affari | in Zelanda, come fece hieri, che vi fu di ritorno, dicendo, che | desiderava, il suo signore saper un sì, o un no se vostra Serenità voleva | risarcirlo</w:t>
      </w:r>
      <w:r w:rsidRPr="007F3E90">
        <w:rPr>
          <w:rStyle w:val="Rimandonotaapidipagina"/>
          <w:sz w:val="24"/>
          <w:szCs w:val="24"/>
        </w:rPr>
        <w:footnoteReference w:id="327"/>
      </w:r>
      <w:r w:rsidRPr="007F3E90">
        <w:rPr>
          <w:sz w:val="24"/>
          <w:szCs w:val="24"/>
        </w:rPr>
        <w:t xml:space="preserve"> dei danni patiti. Mi parve questo un parlar | molto risoluto, et per consequente, che vi fosse una risoluta | pretensione; ond’io non gli risposi altro, se non che vostra Serenità ciò | che prometteva sodisfaceva; ch’io non sapevo ciò che havesse capi-|tulato, et meno il fondamento della dimanda di quel Principe. | Mi disse che perché potessi scriver fondatamente subito che fosse stato | a casa sua mi haverebbe mandata la copia della commissione | perché haverei veduto ch’era molto ben fondata l’instanza | è partito questa mattina; et io in tanto non ho voluto differi-|re a significar questo alla Serenità vostra con mandarle la traduttione | della lettera dell’istesso Lantgravio scritto a questo suo agente, per | </w:t>
      </w:r>
    </w:p>
    <w:p w14:paraId="4D5AA72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76v / </w:t>
      </w:r>
    </w:p>
    <w:p w14:paraId="29CC11D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haver in questo mentre le commissioni di lei, et poter risponder | con maggior fondamento; et in conformità di quanto haverà la | Serenità vostra fatto dire all’agente di esso Duca, che dicono questi | haver altre volte instato per questo risarcimento di spese d’in-|tartenir de’ officiali, et de</w:t>
      </w:r>
      <w:r w:rsidRPr="007F3E90">
        <w:rPr>
          <w:rStyle w:val="Rimandonotaapidipagina"/>
          <w:sz w:val="24"/>
          <w:szCs w:val="24"/>
        </w:rPr>
        <w:footnoteReference w:id="328"/>
      </w:r>
      <w:r w:rsidRPr="007F3E90">
        <w:rPr>
          <w:sz w:val="24"/>
          <w:szCs w:val="24"/>
        </w:rPr>
        <w:t xml:space="preserve"> provision d’armi per tre milla fanti. |</w:t>
      </w:r>
    </w:p>
    <w:p w14:paraId="14D40F5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Quello che io ho havuto, serenissimo Principe sempre per mira nel riverente | et humile servitio, che le ho; già tanti anni sono dedicato è stato | di ubidir sempre prontamente a’ suoi commandamenti, et già | che ’l servitio di lei comporta com’ella dice, che per qualche | tempo ancora habbia a continuar in questa carica lo farò | con allegro</w:t>
      </w:r>
      <w:r w:rsidRPr="007F3E90">
        <w:rPr>
          <w:rStyle w:val="Rimandonotaapidipagina"/>
          <w:sz w:val="24"/>
          <w:szCs w:val="24"/>
        </w:rPr>
        <w:footnoteReference w:id="329"/>
      </w:r>
      <w:r w:rsidRPr="007F3E90">
        <w:rPr>
          <w:sz w:val="24"/>
          <w:szCs w:val="24"/>
        </w:rPr>
        <w:t xml:space="preserve"> animo scordandomi ogni interesse particolare | et non stimando né le passate fatiche; né quelle che potessero occor-|rermi per l’avvenire, poiché veggo esser tale</w:t>
      </w:r>
      <w:r w:rsidRPr="007F3E90">
        <w:rPr>
          <w:rStyle w:val="Rimandonotaapidipagina"/>
          <w:sz w:val="24"/>
          <w:szCs w:val="24"/>
        </w:rPr>
        <w:footnoteReference w:id="330"/>
      </w:r>
      <w:r w:rsidRPr="007F3E90">
        <w:rPr>
          <w:sz w:val="24"/>
          <w:szCs w:val="24"/>
        </w:rPr>
        <w:t xml:space="preserve"> il gusto</w:t>
      </w:r>
      <w:r w:rsidRPr="007F3E90">
        <w:rPr>
          <w:rStyle w:val="Rimandonotaapidipagina"/>
          <w:sz w:val="24"/>
          <w:szCs w:val="24"/>
        </w:rPr>
        <w:footnoteReference w:id="331"/>
      </w:r>
      <w:r w:rsidRPr="007F3E90">
        <w:rPr>
          <w:sz w:val="24"/>
          <w:szCs w:val="24"/>
        </w:rPr>
        <w:t xml:space="preserve"> di</w:t>
      </w:r>
      <w:r w:rsidRPr="007F3E90">
        <w:rPr>
          <w:rStyle w:val="Rimandonotaapidipagina"/>
          <w:sz w:val="24"/>
          <w:szCs w:val="24"/>
        </w:rPr>
        <w:footnoteReference w:id="332"/>
      </w:r>
      <w:r w:rsidRPr="007F3E90">
        <w:rPr>
          <w:sz w:val="24"/>
          <w:szCs w:val="24"/>
        </w:rPr>
        <w:t xml:space="preserve"> lei. | Et in tanto godrò insieme il donativo delli quattrocento ducati | come frutto che con larga munificenza;</w:t>
      </w:r>
      <w:r w:rsidRPr="007F3E90">
        <w:rPr>
          <w:rStyle w:val="Rimandonotaapidipagina"/>
          <w:sz w:val="24"/>
          <w:szCs w:val="24"/>
        </w:rPr>
        <w:footnoteReference w:id="333"/>
      </w:r>
      <w:r w:rsidRPr="007F3E90">
        <w:rPr>
          <w:sz w:val="24"/>
          <w:szCs w:val="24"/>
        </w:rPr>
        <w:t xml:space="preserve"> et</w:t>
      </w:r>
      <w:r w:rsidRPr="007F3E90">
        <w:rPr>
          <w:rStyle w:val="Rimandonotaapidipagina"/>
          <w:sz w:val="24"/>
          <w:szCs w:val="24"/>
        </w:rPr>
        <w:footnoteReference w:id="334"/>
      </w:r>
      <w:r w:rsidRPr="007F3E90">
        <w:rPr>
          <w:sz w:val="24"/>
          <w:szCs w:val="24"/>
        </w:rPr>
        <w:t xml:space="preserve"> con honoratissimo | testimonio della sodisfattione di quell’eccellentissimo Senato verso di me | mi viene dalle gratiose mani della Serenità vostra, et certo è stato | un grandissimo sollievo alla mia povera fortuna; con tutto ciò | sarà speso da me allegramente a publica riputatione, et le | ne rendo humilissimamente</w:t>
      </w:r>
      <w:r w:rsidRPr="007F3E90">
        <w:rPr>
          <w:rStyle w:val="Rimandonotaapidipagina"/>
          <w:sz w:val="24"/>
          <w:szCs w:val="24"/>
        </w:rPr>
        <w:footnoteReference w:id="335"/>
      </w:r>
      <w:r w:rsidRPr="007F3E90">
        <w:rPr>
          <w:sz w:val="24"/>
          <w:szCs w:val="24"/>
        </w:rPr>
        <w:t xml:space="preserve"> gratie.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Gratie etc.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265D279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EC595E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</w:t>
      </w:r>
      <w:r w:rsidRPr="007F3E90">
        <w:rPr>
          <w:rStyle w:val="Rimandonotaapidipagina"/>
          <w:sz w:val="24"/>
          <w:szCs w:val="24"/>
        </w:rPr>
        <w:footnoteReference w:id="336"/>
      </w:r>
      <w:r w:rsidRPr="007F3E90">
        <w:rPr>
          <w:sz w:val="24"/>
          <w:szCs w:val="24"/>
        </w:rPr>
        <w:t xml:space="preserve"> a’ 4 settembre</w:t>
      </w:r>
      <w:r w:rsidRPr="007F3E90">
        <w:rPr>
          <w:rStyle w:val="Rimandonotaapidipagina"/>
          <w:sz w:val="24"/>
          <w:szCs w:val="24"/>
        </w:rPr>
        <w:footnoteReference w:id="337"/>
      </w:r>
      <w:r w:rsidRPr="007F3E90">
        <w:rPr>
          <w:sz w:val="24"/>
          <w:szCs w:val="24"/>
        </w:rPr>
        <w:t xml:space="preserve"> 1618 |</w:t>
      </w:r>
    </w:p>
    <w:p w14:paraId="5D1510B7" w14:textId="47CD803B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</w:t>
      </w:r>
      <w:ins w:id="1263" w:author="Giorgia" w:date="2023-03-11T16:03:00Z">
        <w:r w:rsidR="001F2F7F">
          <w:rPr>
            <w:sz w:val="24"/>
            <w:szCs w:val="24"/>
          </w:rPr>
          <w:t>S</w:t>
        </w:r>
      </w:ins>
      <w:del w:id="1264" w:author="Giorgia" w:date="2023-03-11T16:03:00Z">
        <w:r w:rsidRPr="007F3E90" w:rsidDel="001F2F7F">
          <w:rPr>
            <w:sz w:val="24"/>
            <w:szCs w:val="24"/>
          </w:rPr>
          <w:delText>s</w:delText>
        </w:r>
      </w:del>
      <w:r w:rsidRPr="007F3E90">
        <w:rPr>
          <w:sz w:val="24"/>
          <w:szCs w:val="24"/>
        </w:rPr>
        <w:t>erenità |</w:t>
      </w:r>
    </w:p>
    <w:p w14:paraId="0C2F2D1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devotissimo servitore |</w:t>
      </w:r>
    </w:p>
    <w:p w14:paraId="08E1F22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Christofforo Suriano |</w:t>
      </w:r>
    </w:p>
    <w:p w14:paraId="5F135C0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4BDF8D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79r /</w:t>
      </w:r>
    </w:p>
    <w:p w14:paraId="070045D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30834A7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7CD053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79v /</w:t>
      </w:r>
    </w:p>
    <w:p w14:paraId="4F4DA8C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714FE08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|</w:t>
      </w:r>
    </w:p>
    <w:p w14:paraId="2065BB3E" w14:textId="402E5192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58 comincia 57</w:t>
      </w:r>
      <w:r w:rsidRPr="007F3E90">
        <w:rPr>
          <w:rStyle w:val="Rimandonotaapidipagina"/>
          <w:sz w:val="24"/>
          <w:szCs w:val="24"/>
        </w:rPr>
        <w:footnoteReference w:id="338"/>
      </w:r>
      <w:ins w:id="1265" w:author="Flavia Di Gi" w:date="2023-03-19T16:48:00Z">
        <w:r w:rsidR="00E43DF7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 xml:space="preserve">| </w:t>
      </w:r>
    </w:p>
    <w:p w14:paraId="79CCFA7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7B25365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1F361658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</w:p>
    <w:p w14:paraId="790400D6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29A10DE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79vC /</w:t>
      </w:r>
    </w:p>
    <w:p w14:paraId="229F09A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4 settembre 1618 ricevute a’ 19 detto |</w:t>
      </w:r>
    </w:p>
    <w:p w14:paraId="4A41D7A8" w14:textId="6DE2FB96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1266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1267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58 |</w:t>
      </w:r>
    </w:p>
    <w:p w14:paraId="5AFB244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FAB358B" w14:textId="0BDBC69C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Trattatione del principe Mauritio per la nave | del </w:t>
      </w:r>
      <w:ins w:id="1268" w:author="Giorgia" w:date="2023-03-10T17:45:00Z">
        <w:r w:rsidR="004A58B6" w:rsidRPr="00573550">
          <w:rPr>
            <w:sz w:val="24"/>
            <w:szCs w:val="24"/>
            <w:highlight w:val="yellow"/>
            <w:rPrChange w:id="1269" w:author="Giorgia" w:date="2023-03-11T18:55:00Z">
              <w:rPr>
                <w:sz w:val="24"/>
                <w:szCs w:val="24"/>
              </w:rPr>
            </w:rPrChange>
          </w:rPr>
          <w:t>B</w:t>
        </w:r>
      </w:ins>
      <w:del w:id="1270" w:author="Giorgia" w:date="2023-03-10T17:45:00Z">
        <w:r w:rsidRPr="007F3E90" w:rsidDel="004A58B6">
          <w:rPr>
            <w:sz w:val="24"/>
            <w:szCs w:val="24"/>
          </w:rPr>
          <w:delText>b</w:delText>
        </w:r>
      </w:del>
      <w:r w:rsidRPr="007F3E90">
        <w:rPr>
          <w:sz w:val="24"/>
          <w:szCs w:val="24"/>
        </w:rPr>
        <w:t>orgomastro. |</w:t>
      </w:r>
    </w:p>
    <w:p w14:paraId="1632047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fermano a dimandar certi | danari tolti da una cassa. |</w:t>
      </w:r>
    </w:p>
    <w:p w14:paraId="17E2238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Instanza di dechiaratione sopra i | luoghi del golfo. |</w:t>
      </w:r>
    </w:p>
    <w:p w14:paraId="59797A6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scritto al Pasini per il | Gomorin. |</w:t>
      </w:r>
    </w:p>
    <w:p w14:paraId="245ADB5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C9DDC2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5F143A9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2619361C" w14:textId="77777777" w:rsidR="006C6347" w:rsidRPr="007F3E90" w:rsidRDefault="006C6347" w:rsidP="005F4435">
      <w:pPr>
        <w:snapToGrid w:val="0"/>
        <w:jc w:val="center"/>
        <w:rPr>
          <w:sz w:val="24"/>
          <w:szCs w:val="24"/>
        </w:rPr>
      </w:pPr>
    </w:p>
    <w:p w14:paraId="303D95EE" w14:textId="28A2581A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2</w:t>
      </w:r>
      <w:r w:rsidR="005F4435">
        <w:rPr>
          <w:sz w:val="24"/>
          <w:szCs w:val="24"/>
        </w:rPr>
        <w:t>7</w:t>
      </w:r>
    </w:p>
    <w:p w14:paraId="45ADA96C" w14:textId="54023F34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2</w:t>
      </w:r>
      <w:r w:rsidR="005F4435">
        <w:rPr>
          <w:sz w:val="24"/>
          <w:szCs w:val="24"/>
        </w:rPr>
        <w:t>6</w:t>
      </w:r>
      <w:r w:rsidRPr="007F3E90">
        <w:rPr>
          <w:sz w:val="24"/>
          <w:szCs w:val="24"/>
        </w:rPr>
        <w:t xml:space="preserve"> (cc. 77r-78v)</w:t>
      </w:r>
    </w:p>
    <w:p w14:paraId="3249658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4C8EF5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77r /</w:t>
      </w:r>
    </w:p>
    <w:p w14:paraId="6B91D94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delli Haya n° 58 de’ 4 settembre | 1618 |</w:t>
      </w:r>
    </w:p>
    <w:p w14:paraId="554882D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9D0E94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Translatione d’una | lettera scritta dal signor lande-|gravio d’Assia al signor | Filiberto de Bois suo | agente nell’Haya |</w:t>
      </w:r>
    </w:p>
    <w:p w14:paraId="3E92C50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1F9C7A4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Mauritio per la gratia de Dio landegravio d’|Assia conte di Cauzenelnbogen, Dietz Zigenoan</w:t>
      </w:r>
      <w:r w:rsidRPr="007F3E90">
        <w:rPr>
          <w:rStyle w:val="Rimandonotaapidipagina"/>
          <w:sz w:val="24"/>
          <w:szCs w:val="24"/>
        </w:rPr>
        <w:footnoteReference w:id="339"/>
      </w:r>
      <w:r w:rsidRPr="007F3E90">
        <w:rPr>
          <w:sz w:val="24"/>
          <w:szCs w:val="24"/>
        </w:rPr>
        <w:t xml:space="preserve"> | et Nidda etc. |</w:t>
      </w:r>
    </w:p>
    <w:p w14:paraId="510BB12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897602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Diletto, et fedele. L’illustrissimo prencipe nostro carissimo cugino signor Francesco Iulio duca di Sassonia, Angaria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et Westfalia etc. ci ha dato ad intendere, mentre siamo stati insieme qui haver | trattato un anno fa con la serenissima signoria di Venetia, che per servitio di sua Serenità dovesse far una | levata di 3000 fanti della militia tedescha, et </w:t>
      </w:r>
      <w:proofErr w:type="gramStart"/>
      <w:r w:rsidRPr="007F3E90">
        <w:rPr>
          <w:sz w:val="24"/>
          <w:szCs w:val="24"/>
        </w:rPr>
        <w:t>menarli</w:t>
      </w:r>
      <w:proofErr w:type="gramEnd"/>
      <w:r w:rsidRPr="007F3E90">
        <w:rPr>
          <w:sz w:val="24"/>
          <w:szCs w:val="24"/>
        </w:rPr>
        <w:t xml:space="preserve"> fin al luogo destinato. Per | il che detto Prencipe fece provisione di offitiali, et altre cose necessarie, et men-|tre era quasi presso al marchiare, per condur quelle truppe in Italia per l’una | o per l’altra via, et apparecchiato il tutto intieramente con spesa ben grande, et come | si dice Re non amplia</w:t>
      </w:r>
      <w:r w:rsidRPr="007F3E90">
        <w:rPr>
          <w:rStyle w:val="Rimandonotaapidipagina"/>
          <w:sz w:val="24"/>
          <w:szCs w:val="24"/>
        </w:rPr>
        <w:footnoteReference w:id="340"/>
      </w:r>
      <w:r w:rsidRPr="007F3E90">
        <w:rPr>
          <w:sz w:val="24"/>
          <w:szCs w:val="24"/>
        </w:rPr>
        <w:t xml:space="preserve"> integra, cioè non potendosi andar più a dietro; vennero lettere | con le quali fu revocato l’ordine dato per la levata, sotto pretesto, che la detta | serenissima Republica non potrà haver passaggio alcuno, né punto giovò al detto Prencipe | di rappresentar a sua Serenità che non vi sarebbe tanta difficultà neanche | rischio nessuno per far passar </w:t>
      </w:r>
      <w:r w:rsidRPr="007F3E90">
        <w:rPr>
          <w:sz w:val="24"/>
          <w:szCs w:val="24"/>
        </w:rPr>
        <w:lastRenderedPageBreak/>
        <w:t>quella gente; con tutte le suddette raggioni, non | ottenne sopra ciò cosa veruna, anzi levandosi dal primo proposito, quando | finalmente il detto Prencipe dimandò la restitutione delle spese necessariamente | fatte per quella levata, non ha potuto ottener niente, sì che non essendo | essaudite le sue dimande, resta fin a quest’hora non satisfatto, et però ne | ha richiesto, che volessimo raccomandarlo in quelle bande, ove potrebbe | ricovrar quello che sarebbe di raggione, a ben che la nostra intentione | non sia di volerci intrigar ne’ fatti altrui; nulla di meno sapendo | molto bene, il gran danno ch’è stato al detto Principe per haver patito | una sì fatta repulsa, per</w:t>
      </w:r>
      <w:r w:rsidRPr="007F3E90">
        <w:rPr>
          <w:rStyle w:val="Rimandonotaapidipagina"/>
          <w:sz w:val="24"/>
          <w:szCs w:val="24"/>
        </w:rPr>
        <w:footnoteReference w:id="341"/>
      </w:r>
      <w:r w:rsidRPr="007F3E90">
        <w:rPr>
          <w:sz w:val="24"/>
          <w:szCs w:val="24"/>
        </w:rPr>
        <w:t xml:space="preserve"> le spese eccessive fatte per quella levata di | gente, di modo che desideriamo grandemente che li venisse fatta qualche | raggionevole reparatione. Per questa </w:t>
      </w:r>
      <w:proofErr w:type="gramStart"/>
      <w:r w:rsidRPr="007F3E90">
        <w:rPr>
          <w:sz w:val="24"/>
          <w:szCs w:val="24"/>
        </w:rPr>
        <w:t>causa dunque</w:t>
      </w:r>
      <w:proofErr w:type="gramEnd"/>
      <w:r w:rsidRPr="007F3E90">
        <w:rPr>
          <w:sz w:val="24"/>
          <w:szCs w:val="24"/>
        </w:rPr>
        <w:t xml:space="preserve"> non havemo voluto | lasciar di farvi intendere questa nostra intentione con commandamento gratioso | che con ogni buona occasione, et discretione facciate instanza di questa | cosa presso il signor residente Suriano o vero quello che per servitio della serenissima | </w:t>
      </w:r>
    </w:p>
    <w:p w14:paraId="7250D39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77v / </w:t>
      </w:r>
    </w:p>
    <w:p w14:paraId="21D1573E" w14:textId="3B0229E6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Republica fusse costì successo in luogo suo, salutandolo officiosamente et gratiosamente | a nome nostro, et usando seco tutti li motivi, et induttioni convenevoli, giunghi | di più questa raggione, che per ogni buon rispetto di reputatione, et credito della | Republica nella Germania potrebbe farsi qualche accordo sopra questa reparatione | et restitutione delle spese fatte a quel fine, et acci</w:t>
      </w:r>
      <w:ins w:id="1276" w:author="Giorgia" w:date="2023-03-11T14:39:00Z">
        <w:r w:rsidR="00411F35">
          <w:rPr>
            <w:sz w:val="24"/>
            <w:szCs w:val="24"/>
          </w:rPr>
          <w:t>o</w:t>
        </w:r>
      </w:ins>
      <w:del w:id="1277" w:author="Giorgia" w:date="2023-03-11T14:39:00Z">
        <w:r w:rsidRPr="007F3E90" w:rsidDel="00411F35">
          <w:rPr>
            <w:sz w:val="24"/>
            <w:szCs w:val="24"/>
          </w:rPr>
          <w:delText xml:space="preserve">ò </w:delText>
        </w:r>
      </w:del>
      <w:r w:rsidRPr="007F3E90">
        <w:rPr>
          <w:sz w:val="24"/>
          <w:szCs w:val="24"/>
        </w:rPr>
        <w:t>ch</w:t>
      </w:r>
      <w:ins w:id="1278" w:author="Giorgia" w:date="2023-03-11T14:39:00Z">
        <w:r w:rsidR="00411F35">
          <w:rPr>
            <w:sz w:val="24"/>
            <w:szCs w:val="24"/>
          </w:rPr>
          <w:t>é</w:t>
        </w:r>
      </w:ins>
      <w:del w:id="1279" w:author="Giorgia" w:date="2023-03-11T14:39:00Z">
        <w:r w:rsidRPr="007F3E90" w:rsidDel="00411F35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il detto signor residente | pigli a cuore questo negotio, et intenda questo gravame del detto Prencipe | et che voglia raccomandar questa causa alli suoi signori et patroni acci</w:t>
      </w:r>
      <w:ins w:id="1280" w:author="Giorgia" w:date="2023-03-11T14:39:00Z">
        <w:r w:rsidR="00411F35">
          <w:rPr>
            <w:sz w:val="24"/>
            <w:szCs w:val="24"/>
          </w:rPr>
          <w:t>oché</w:t>
        </w:r>
      </w:ins>
      <w:del w:id="1281" w:author="Giorgia" w:date="2023-03-11T14:39:00Z">
        <w:r w:rsidRPr="007F3E90" w:rsidDel="00411F35">
          <w:rPr>
            <w:sz w:val="24"/>
            <w:szCs w:val="24"/>
          </w:rPr>
          <w:delText>ò che</w:delText>
        </w:r>
      </w:del>
      <w:r w:rsidRPr="007F3E90">
        <w:rPr>
          <w:sz w:val="24"/>
          <w:szCs w:val="24"/>
        </w:rPr>
        <w:t xml:space="preserve"> | la detta serenissima Republica si risolvesse di dar ogni convenevole satisfattione al | detto signor duca di Sassonia per risarcimento delli danni patiti, lasciandosi | da banda</w:t>
      </w:r>
      <w:r w:rsidRPr="007F3E90">
        <w:rPr>
          <w:rStyle w:val="Rimandonotaapidipagina"/>
          <w:sz w:val="24"/>
          <w:szCs w:val="24"/>
        </w:rPr>
        <w:footnoteReference w:id="342"/>
      </w:r>
      <w:r w:rsidRPr="007F3E90">
        <w:rPr>
          <w:sz w:val="24"/>
          <w:szCs w:val="24"/>
        </w:rPr>
        <w:t xml:space="preserve"> lo scorno che ne ha patito. Et quando vi paresse di poter anco | in questa causa servirvi della raccomandatione delli signori ambasciatori regii | residenti nell’Haya potrete farlo con nostro piacere, et staremo aspett-|ando la risposta vostra circa quello, che ne ritrarrete, restandovi affettionati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con ogni favore. Data nel castello di Gushau nel ducato di Mech-|clenborg alli 26 di maggio 1618 stilo vechio. |</w:t>
      </w:r>
    </w:p>
    <w:p w14:paraId="770C98D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950A6E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78r /</w:t>
      </w:r>
    </w:p>
    <w:p w14:paraId="6620DA1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155B983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75EA88F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78vB /</w:t>
      </w:r>
    </w:p>
    <w:p w14:paraId="4195143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Translatione di una littera | del signor landegravio d’Assia |</w:t>
      </w:r>
    </w:p>
    <w:p w14:paraId="0F3478F1" w14:textId="5FA76A54" w:rsidR="006C6347" w:rsidRPr="007F3E90" w:rsidRDefault="00F31E84" w:rsidP="007F3E90">
      <w:pPr>
        <w:snapToGrid w:val="0"/>
        <w:jc w:val="both"/>
        <w:rPr>
          <w:sz w:val="24"/>
          <w:szCs w:val="24"/>
        </w:rPr>
      </w:pPr>
      <w:ins w:id="1284" w:author="Flavia Di Gi" w:date="2023-03-19T18:12:00Z">
        <w:r>
          <w:rPr>
            <w:sz w:val="24"/>
            <w:szCs w:val="24"/>
          </w:rPr>
          <w:t>n</w:t>
        </w:r>
      </w:ins>
      <w:del w:id="1285" w:author="Flavia Di Gi" w:date="2023-03-19T17:53:00Z">
        <w:r w:rsidR="006C6347" w:rsidRPr="007F3E90" w:rsidDel="00AA21AD">
          <w:rPr>
            <w:sz w:val="24"/>
            <w:szCs w:val="24"/>
          </w:rPr>
          <w:delText>n</w:delText>
        </w:r>
      </w:del>
      <w:r w:rsidR="006C6347" w:rsidRPr="007F3E90">
        <w:rPr>
          <w:sz w:val="24"/>
          <w:szCs w:val="24"/>
        </w:rPr>
        <w:t>ella 2</w:t>
      </w:r>
      <w:r w:rsidR="006C6347" w:rsidRPr="007F3E90">
        <w:rPr>
          <w:sz w:val="24"/>
          <w:szCs w:val="24"/>
          <w:vertAlign w:val="superscript"/>
        </w:rPr>
        <w:t>da</w:t>
      </w:r>
      <w:r w:rsidR="006C6347" w:rsidRPr="007F3E90">
        <w:rPr>
          <w:sz w:val="24"/>
          <w:szCs w:val="24"/>
        </w:rPr>
        <w:t xml:space="preserve"> |</w:t>
      </w:r>
    </w:p>
    <w:p w14:paraId="6B10608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E5531D3" w14:textId="22AB5292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2</w:t>
      </w:r>
      <w:r w:rsidR="005F4435">
        <w:rPr>
          <w:sz w:val="24"/>
          <w:szCs w:val="24"/>
        </w:rPr>
        <w:t>8</w:t>
      </w:r>
    </w:p>
    <w:p w14:paraId="556570CD" w14:textId="77777777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11 settembre 1618, L’Aia (cc. 80r-82v, 87r-v)</w:t>
      </w:r>
    </w:p>
    <w:p w14:paraId="2FA539C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70A6177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</w:t>
      </w:r>
      <w:del w:id="1286" w:author="Flavia Di Gi" w:date="2023-03-12T11:57:00Z">
        <w:r w:rsidRPr="007F3E90" w:rsidDel="007465B8">
          <w:rPr>
            <w:sz w:val="24"/>
            <w:szCs w:val="24"/>
          </w:rPr>
          <w:delText xml:space="preserve">c. </w:delText>
        </w:r>
      </w:del>
      <w:r w:rsidRPr="007F3E90">
        <w:rPr>
          <w:sz w:val="24"/>
          <w:szCs w:val="24"/>
        </w:rPr>
        <w:t>80r /</w:t>
      </w:r>
    </w:p>
    <w:p w14:paraId="2EDF8627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Prima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502A501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59 fin 60 |</w:t>
      </w:r>
    </w:p>
    <w:p w14:paraId="025099D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929B79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007640A9" w14:textId="7054360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hebbi che sabbato passato con l’ultimo ordinario le lettere della | Serenità vostra delli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di agosto con la copia di quanto è stato fatto | communicar all’Eccellenze vostre </w:t>
      </w:r>
      <w:r w:rsidRPr="005A69E9">
        <w:rPr>
          <w:sz w:val="24"/>
          <w:szCs w:val="24"/>
        </w:rPr>
        <w:t>dall’</w:t>
      </w:r>
      <w:r w:rsidRPr="005A69E9">
        <w:rPr>
          <w:sz w:val="24"/>
          <w:szCs w:val="24"/>
          <w:rPrChange w:id="1287" w:author="Flavia Di Gi" w:date="2023-04-01T18:56:00Z">
            <w:rPr>
              <w:b/>
              <w:bCs/>
              <w:sz w:val="24"/>
              <w:szCs w:val="24"/>
              <w:highlight w:val="yellow"/>
            </w:rPr>
          </w:rPrChange>
        </w:rPr>
        <w:t>eccelso</w:t>
      </w:r>
      <w:r w:rsidRPr="005A69E9">
        <w:rPr>
          <w:sz w:val="24"/>
          <w:szCs w:val="24"/>
          <w:rPrChange w:id="1288" w:author="Flavia Di Gi" w:date="2023-04-01T18:56:00Z">
            <w:rPr>
              <w:b/>
              <w:bCs/>
              <w:sz w:val="24"/>
              <w:szCs w:val="24"/>
            </w:rPr>
          </w:rPrChange>
        </w:rPr>
        <w:t xml:space="preserve"> </w:t>
      </w:r>
      <w:r w:rsidRPr="005A69E9">
        <w:rPr>
          <w:sz w:val="24"/>
          <w:szCs w:val="24"/>
        </w:rPr>
        <w:t>Consiglio</w:t>
      </w:r>
      <w:r w:rsidRPr="005A69E9">
        <w:rPr>
          <w:b/>
          <w:sz w:val="24"/>
          <w:szCs w:val="24"/>
        </w:rPr>
        <w:t xml:space="preserve"> </w:t>
      </w:r>
      <w:r w:rsidRPr="005A69E9">
        <w:rPr>
          <w:sz w:val="24"/>
          <w:szCs w:val="24"/>
        </w:rPr>
        <w:t>di</w:t>
      </w:r>
      <w:r w:rsidRPr="005A69E9">
        <w:rPr>
          <w:b/>
          <w:sz w:val="24"/>
          <w:szCs w:val="24"/>
        </w:rPr>
        <w:t xml:space="preserve"> </w:t>
      </w:r>
      <w:r w:rsidR="005A69E9" w:rsidRPr="005A69E9">
        <w:rPr>
          <w:smallCaps/>
          <w:sz w:val="24"/>
          <w:szCs w:val="24"/>
          <w:rPrChange w:id="1289" w:author="Flavia Di Gi" w:date="2023-04-01T18:56:00Z">
            <w:rPr>
              <w:sz w:val="24"/>
              <w:szCs w:val="24"/>
              <w:highlight w:val="yellow"/>
            </w:rPr>
          </w:rPrChange>
        </w:rPr>
        <w:t>x</w:t>
      </w:r>
      <w:r w:rsidRPr="005A69E9">
        <w:rPr>
          <w:sz w:val="24"/>
          <w:szCs w:val="24"/>
          <w:vertAlign w:val="superscript"/>
          <w:rPrChange w:id="1290" w:author="Flavia Di Gi" w:date="2023-04-01T18:56:00Z">
            <w:rPr>
              <w:sz w:val="24"/>
              <w:szCs w:val="24"/>
              <w:highlight w:val="yellow"/>
              <w:vertAlign w:val="superscript"/>
            </w:rPr>
          </w:rPrChange>
        </w:rPr>
        <w:t>ci</w:t>
      </w:r>
      <w:r w:rsidRPr="005A69E9">
        <w:rPr>
          <w:sz w:val="24"/>
          <w:szCs w:val="24"/>
          <w:rPrChange w:id="1291" w:author="Flavia Di Gi" w:date="2023-04-01T18:56:00Z">
            <w:rPr>
              <w:sz w:val="24"/>
              <w:szCs w:val="24"/>
              <w:highlight w:val="yellow"/>
            </w:rPr>
          </w:rPrChange>
        </w:rPr>
        <w:t>.</w:t>
      </w:r>
      <w:r w:rsidRPr="007F3E90">
        <w:rPr>
          <w:sz w:val="24"/>
          <w:szCs w:val="24"/>
        </w:rPr>
        <w:t xml:space="preserve"> Esse lettere mi | accennano, che alli doi mi haveva scritto anco altre sue | le quali non mi sono pervenute, et comprendendo, che in esse | vi fosse nello stesso soggetto materia di momento mi spiace | non haverle ricevute; tanto più, che qualcheduno mi ha addiman-|dato s’era vero, che fosse stato scoperto un altro tradimento sopra | la città di Venetia</w:t>
      </w:r>
      <w:r w:rsidRPr="007F3E90">
        <w:rPr>
          <w:rStyle w:val="Rimandonotaapidipagina"/>
          <w:sz w:val="24"/>
          <w:szCs w:val="24"/>
        </w:rPr>
        <w:footnoteReference w:id="343"/>
      </w:r>
      <w:r w:rsidRPr="007F3E90">
        <w:rPr>
          <w:sz w:val="24"/>
          <w:szCs w:val="24"/>
        </w:rPr>
        <w:t xml:space="preserve"> a che non ho saputo | fondatamente risponder. Ma mi consolo, et laudo Dio bene-|detto, che per sua bontà mostri ogni giorno segni della | protettione, che tiene di quella serenissima Republica et liberi quel | serenissimo Dominio dall’insidie de’ suoi nemici. Se stimerà la Serenità vostra | esser a proposito il mandarmi, (ancorché tardo) le sudette | lettere delli doi di agosto, me ne valerò secondo porterà </w:t>
      </w:r>
      <w:proofErr w:type="gramStart"/>
      <w:r w:rsidRPr="007F3E90">
        <w:rPr>
          <w:sz w:val="24"/>
          <w:szCs w:val="24"/>
        </w:rPr>
        <w:t>1’occasione</w:t>
      </w:r>
      <w:proofErr w:type="gramEnd"/>
      <w:r w:rsidRPr="007F3E90">
        <w:rPr>
          <w:sz w:val="24"/>
          <w:szCs w:val="24"/>
        </w:rPr>
        <w:t xml:space="preserve">; | come mi serviranno quelle delli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per risponder, et asseverar | in generale la gravità delli eccessi,</w:t>
      </w:r>
      <w:r w:rsidRPr="007F3E90">
        <w:rPr>
          <w:rStyle w:val="Rimandonotaapidipagina"/>
          <w:sz w:val="24"/>
          <w:szCs w:val="24"/>
        </w:rPr>
        <w:footnoteReference w:id="344"/>
      </w:r>
      <w:r w:rsidRPr="007F3E90">
        <w:rPr>
          <w:sz w:val="24"/>
          <w:szCs w:val="24"/>
        </w:rPr>
        <w:t xml:space="preserve"> 1’iminenza del pericolo | et la necessità dell’essecutione, come appunto mi com-|manda, che non altrimenti faccia. |</w:t>
      </w:r>
    </w:p>
    <w:p w14:paraId="539B3B1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Altre lettere dei 21 pur d’agosto erano aggiunte alle sudette | delli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con </w:t>
      </w:r>
      <w:proofErr w:type="gramStart"/>
      <w:r w:rsidRPr="007F3E90">
        <w:rPr>
          <w:sz w:val="24"/>
          <w:szCs w:val="24"/>
        </w:rPr>
        <w:t>gl’avvisi</w:t>
      </w:r>
      <w:proofErr w:type="gramEnd"/>
      <w:r w:rsidRPr="007F3E90">
        <w:rPr>
          <w:sz w:val="24"/>
          <w:szCs w:val="24"/>
        </w:rPr>
        <w:t xml:space="preserve"> di ciò, che vostra Serenità ha sperato per | compimento del contrattato con le</w:t>
      </w:r>
      <w:r w:rsidRPr="007F3E90">
        <w:rPr>
          <w:rStyle w:val="Rimandonotaapidipagina"/>
          <w:sz w:val="24"/>
          <w:szCs w:val="24"/>
        </w:rPr>
        <w:footnoteReference w:id="345"/>
      </w:r>
      <w:r w:rsidRPr="007F3E90">
        <w:rPr>
          <w:sz w:val="24"/>
          <w:szCs w:val="24"/>
        </w:rPr>
        <w:t xml:space="preserve"> Maestà imperiale, | et di Bohemia; et quelli a chi vengono gl’avvisi dell’|essecutione restano molto ben capaci della sincerità, et | integrità di quella serenissima Republica. |</w:t>
      </w:r>
    </w:p>
    <w:p w14:paraId="05375EF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80v /</w:t>
      </w:r>
    </w:p>
    <w:p w14:paraId="3843EF9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Quello che tutti continuano a dire è, che Spagnoli non siano | già mai per perdonar alla Serenità vostra; ma cercaranno non | potendo altrimenti di farla spender o per un verso, o per | 1’altro, et che particolarmente dalla parte di mare sia ella per esser | travagliata più che mai; et tanto più si conforma il | concetto per quello che monsignor di Langarach ne ha scritto | ai signori Stati in sue lettere arrivate avanti hieri a sera | che dice haver l’ambasciator di Spagna detto assolutamente, | che il suo Re è risoluto di continuar a contrastar alla | Serenità vostra in golfo. Se ciò sia vero vostra Serenità l’haverà havuto | dal luoco proprio. |</w:t>
      </w:r>
    </w:p>
    <w:p w14:paraId="214B725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Come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è stato inteso volontieri l’arrivo delle dodici navi di questo | Paese al suo </w:t>
      </w:r>
      <w:proofErr w:type="gramStart"/>
      <w:r w:rsidRPr="007F3E90">
        <w:rPr>
          <w:sz w:val="24"/>
          <w:szCs w:val="24"/>
        </w:rPr>
        <w:t>servitio;</w:t>
      </w:r>
      <w:proofErr w:type="gramEnd"/>
      <w:r w:rsidRPr="007F3E90">
        <w:rPr>
          <w:sz w:val="24"/>
          <w:szCs w:val="24"/>
        </w:rPr>
        <w:t xml:space="preserve"> così con desiderio si attenderà, che | habbino a riuscirle di sodisfattione nell’adoperarle. | </w:t>
      </w:r>
    </w:p>
    <w:p w14:paraId="666E181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signor principe Mauritio, che fui a visitare prima del | suo partir per Sconoven mi disse a questo proposito delle | navi. E bene che cosa vuol fare la serenissima Republica con tante | spese? Vuol ella lasciarsi consumar </w:t>
      </w:r>
      <w:proofErr w:type="gramStart"/>
      <w:r w:rsidRPr="007F3E90">
        <w:rPr>
          <w:sz w:val="24"/>
          <w:szCs w:val="24"/>
        </w:rPr>
        <w:t>dai</w:t>
      </w:r>
      <w:proofErr w:type="gramEnd"/>
      <w:r w:rsidRPr="007F3E90">
        <w:rPr>
          <w:sz w:val="24"/>
          <w:szCs w:val="24"/>
        </w:rPr>
        <w:t xml:space="preserve"> Spagnoli? Certo | non doverebbe più tardar a dar dentro. Il loro fine | è di consumarla. Hanno quei signori il modo, la forza, et | con che farlo non doverebbono star così. Io risposi che | non si era mancato dalla parte di vostra Serenità perché più di | una volta l’eccellentissimo signor Capitan generale haveva scorse le | rive della Puglia et tentata, et aspettata </w:t>
      </w:r>
      <w:proofErr w:type="gramStart"/>
      <w:r w:rsidRPr="007F3E90">
        <w:rPr>
          <w:sz w:val="24"/>
          <w:szCs w:val="24"/>
        </w:rPr>
        <w:t>1’uscita</w:t>
      </w:r>
      <w:proofErr w:type="gramEnd"/>
      <w:r w:rsidRPr="007F3E90">
        <w:rPr>
          <w:sz w:val="24"/>
          <w:szCs w:val="24"/>
        </w:rPr>
        <w:t xml:space="preserve"> dei | vasselli del duca di Ossuna; ma o hanno scapato |</w:t>
      </w:r>
    </w:p>
    <w:p w14:paraId="289F3C2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81r / </w:t>
      </w:r>
    </w:p>
    <w:p w14:paraId="7FD4033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l’incontro o sono stati retirati dentro il porto di Brindisi; | et poco tempo fa erano usciti del golfo. Ripigliò questo è | vero tratto spagnolo per consumare. Et nel proferir questi | concetti ben mi avidi, che li diceva con affetto et con desiderio | che si procedesse innanti; et così vorrebbe anco l’universale | di questo Paese. |</w:t>
      </w:r>
    </w:p>
    <w:p w14:paraId="038CBE76" w14:textId="138A04B3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Qualcheduno mi ha detto, che alcuni dei marinari delle navi habbi | scritto qui, che all’arrivo fatto a Corfù con la flotta non | siano stati trattati come aspettavano.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Mi spiacerebbe | che questa voce si publicasse. Io per me m’imagino, che | quegl’illustrissimi signori rettori per l’ordinaria loro vigilanza, et | pensiero, che hanno alla salute publica, non habbino | voluto darli pratica, et che le lettere questo vogliono | inferire perché non mi saprei imaginare, che </w:t>
      </w:r>
      <w:proofErr w:type="gramStart"/>
      <w:r w:rsidRPr="007F3E90">
        <w:rPr>
          <w:sz w:val="24"/>
          <w:szCs w:val="24"/>
        </w:rPr>
        <w:t>altro possi</w:t>
      </w:r>
      <w:proofErr w:type="gramEnd"/>
      <w:r w:rsidRPr="007F3E90">
        <w:rPr>
          <w:sz w:val="24"/>
          <w:szCs w:val="24"/>
        </w:rPr>
        <w:t xml:space="preserve"> | haver data materia di scontento. Le genti di questa | Natione, et massime li marinari sono di tal natura, | che bisogna governarsi con loro, come se fossero de’ | figlioli, et con farli conoscer destramente le cause di | quanto si opera mostrar, et usar con essi una tal qual | apparente amorevolezza, et esterior effetto d’amore | perché se li farà far ogni cosa; né usciranno mai | ad alcun indoglienza. Vostra Serenità è prudentissima, ha un | prudentissi</w:t>
      </w:r>
      <w:commentRangeStart w:id="1301"/>
      <w:commentRangeStart w:id="1302"/>
      <w:r w:rsidRPr="007F3E90">
        <w:rPr>
          <w:sz w:val="24"/>
          <w:szCs w:val="24"/>
        </w:rPr>
        <w:t>ni</w:t>
      </w:r>
      <w:commentRangeEnd w:id="1301"/>
      <w:r w:rsidR="00E16270">
        <w:rPr>
          <w:rStyle w:val="Rimandocommento"/>
        </w:rPr>
        <w:commentReference w:id="1301"/>
      </w:r>
      <w:commentRangeEnd w:id="1302"/>
      <w:r w:rsidR="0093442A">
        <w:rPr>
          <w:rStyle w:val="Rimandocommento"/>
        </w:rPr>
        <w:commentReference w:id="1302"/>
      </w:r>
      <w:r w:rsidRPr="007F3E90">
        <w:rPr>
          <w:sz w:val="24"/>
          <w:szCs w:val="24"/>
        </w:rPr>
        <w:t>o senatore a cui tocca commandar le | genti, onde troppo ardirei aggiunger di vantaggio. |</w:t>
      </w:r>
    </w:p>
    <w:p w14:paraId="4973680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Nell’informatione, che mandai con le mie lettere dei 14 del passato |</w:t>
      </w:r>
    </w:p>
    <w:p w14:paraId="6B6B4A2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81v / </w:t>
      </w:r>
    </w:p>
    <w:p w14:paraId="0E08CA69" w14:textId="77777777" w:rsidR="006C6347" w:rsidRPr="007F3E90" w:rsidRDefault="006C6347" w:rsidP="007F3E90">
      <w:pPr>
        <w:snapToGrid w:val="0"/>
        <w:jc w:val="both"/>
        <w:rPr>
          <w:rStyle w:val="Rimandonotaapidipagina"/>
          <w:sz w:val="24"/>
          <w:szCs w:val="24"/>
        </w:rPr>
      </w:pPr>
      <w:r w:rsidRPr="007F3E90">
        <w:rPr>
          <w:sz w:val="24"/>
          <w:szCs w:val="24"/>
        </w:rPr>
        <w:t xml:space="preserve">dissi assai chiaramente alla Serenità vostra quanto importasse ogni nave | per la sua portata per mese tanto per il noleggio, che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| viveri, et soldo dei marinari. Hora mi occore aggiun-|ger quel tanto che intenderà dal qui alligato foglio | che ho stimato così bene perché a parte ella habbi l’infor-|matione, che si riceva in questi particolari. |</w:t>
      </w:r>
    </w:p>
    <w:p w14:paraId="0249C49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Aspetto con desiderio la lista delle genti, che si saranno trovate | nella flotta, et così di mese in mese</w:t>
      </w:r>
      <w:r w:rsidRPr="007F3E90">
        <w:rPr>
          <w:rStyle w:val="Rimandonotaapidipagina"/>
          <w:sz w:val="24"/>
          <w:szCs w:val="24"/>
        </w:rPr>
        <w:footnoteReference w:id="346"/>
      </w:r>
      <w:r w:rsidRPr="007F3E90">
        <w:rPr>
          <w:sz w:val="24"/>
          <w:szCs w:val="24"/>
        </w:rPr>
        <w:t>; et con questa haver rimessa | anco di denaro per poter sodisfar all’instanza delle | mogli, madri, o figli di quelle genti perché cominciano a | ricorrer alle Amiralità per esser suffragate sopra il | soldo dei loro mariti, o parenti; et mi viene accenato | che potrebbono far ricorso anco a me. Volentieri | resterei libero da questa influenza. |</w:t>
      </w:r>
    </w:p>
    <w:p w14:paraId="630768E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Tornò</w:t>
      </w:r>
      <w:r w:rsidRPr="007F3E90">
        <w:rPr>
          <w:rStyle w:val="Rimandonotaapidipagina"/>
          <w:sz w:val="24"/>
          <w:szCs w:val="24"/>
        </w:rPr>
        <w:footnoteReference w:id="347"/>
      </w:r>
      <w:r w:rsidRPr="007F3E90">
        <w:rPr>
          <w:sz w:val="24"/>
          <w:szCs w:val="24"/>
        </w:rPr>
        <w:t xml:space="preserve"> qui il</w:t>
      </w:r>
      <w:r w:rsidRPr="007F3E90">
        <w:rPr>
          <w:rStyle w:val="Rimandonotaapidipagina"/>
          <w:sz w:val="24"/>
          <w:szCs w:val="24"/>
        </w:rPr>
        <w:footnoteReference w:id="348"/>
      </w:r>
      <w:r w:rsidRPr="007F3E90">
        <w:rPr>
          <w:sz w:val="24"/>
          <w:szCs w:val="24"/>
        </w:rPr>
        <w:t xml:space="preserve"> Luz da Amsterdam, et come mi ero presu-|posto non portò quello, che aspettavo: lasciò ordine | al secretario, che, come ho poi havuti avvisi attendeva | a metter insieme li conti, et documenti necessarii sopra | essi. Io starò a veder il successo, et quando troppo si | tardi perché vostra Serenità habbi notitia dell’essito del denaro | le manderò il conto in generale di quell’Amiralità; haven-|dolo, dall’altre doi assai particolare. |</w:t>
      </w:r>
    </w:p>
    <w:p w14:paraId="2E518CB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riformate (così instato) le lettere del signor Pietro Evertson pagabili | al signor Melchior Noirott, dove prima erano pagabili al signor | Nicolo Perez, havendo esso Evertson accordato così col Caland[rini]</w:t>
      </w:r>
      <w:r w:rsidRPr="007F3E90">
        <w:rPr>
          <w:rStyle w:val="Rimandonotaapidipagina"/>
          <w:sz w:val="24"/>
          <w:szCs w:val="24"/>
        </w:rPr>
        <w:footnoteReference w:id="349"/>
      </w:r>
      <w:r w:rsidRPr="007F3E90">
        <w:rPr>
          <w:sz w:val="24"/>
          <w:szCs w:val="24"/>
        </w:rPr>
        <w:t xml:space="preserve"> |</w:t>
      </w:r>
    </w:p>
    <w:p w14:paraId="09911F6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82r / </w:t>
      </w:r>
    </w:p>
    <w:p w14:paraId="1F6F809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come prima erano al primo di questo mese saranno con | la data delli 8, et servono per ducati mille novecento vinti | da contarsi in banco per il nolo della nave San Francesco | per il quarto, et quinto mese. |</w:t>
      </w:r>
    </w:p>
    <w:p w14:paraId="13A54BE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Altre lettere ho fatto anco per il capitan Henrico Cornelison Denis | per ducati 1640 pur pagabili in banco per il nolo del quarto | et quinto mese al signor Guglielmo Dopengyser per il vassello | nominato Li tre re. Anderò così facendo</w:t>
      </w:r>
      <w:r w:rsidRPr="007F3E90">
        <w:rPr>
          <w:rStyle w:val="Rimandonotaapidipagina"/>
          <w:sz w:val="24"/>
          <w:szCs w:val="24"/>
        </w:rPr>
        <w:footnoteReference w:id="350"/>
      </w:r>
      <w:r w:rsidRPr="007F3E90">
        <w:rPr>
          <w:sz w:val="24"/>
          <w:szCs w:val="24"/>
        </w:rPr>
        <w:t xml:space="preserve">lettere </w:t>
      </w:r>
      <w:proofErr w:type="gramStart"/>
      <w:r w:rsidRPr="007F3E90">
        <w:rPr>
          <w:sz w:val="24"/>
          <w:szCs w:val="24"/>
        </w:rPr>
        <w:t>agl’altri</w:t>
      </w:r>
      <w:proofErr w:type="gramEnd"/>
      <w:r w:rsidRPr="007F3E90">
        <w:rPr>
          <w:sz w:val="24"/>
          <w:szCs w:val="24"/>
        </w:rPr>
        <w:t xml:space="preserve"> | compartecipi per li</w:t>
      </w:r>
      <w:r w:rsidRPr="007F3E90">
        <w:rPr>
          <w:rStyle w:val="Rimandonotaapidipagina"/>
          <w:sz w:val="24"/>
          <w:szCs w:val="24"/>
        </w:rPr>
        <w:footnoteReference w:id="351"/>
      </w:r>
      <w:r w:rsidRPr="007F3E90">
        <w:rPr>
          <w:sz w:val="24"/>
          <w:szCs w:val="24"/>
        </w:rPr>
        <w:t xml:space="preserve"> restanti nuove</w:t>
      </w:r>
      <w:r w:rsidRPr="007F3E90">
        <w:rPr>
          <w:rStyle w:val="Rimandonotaapidipagina"/>
          <w:sz w:val="24"/>
          <w:szCs w:val="24"/>
        </w:rPr>
        <w:footnoteReference w:id="352"/>
      </w:r>
      <w:r w:rsidRPr="007F3E90">
        <w:rPr>
          <w:sz w:val="24"/>
          <w:szCs w:val="24"/>
        </w:rPr>
        <w:t xml:space="preserve"> vasselli. |</w:t>
      </w:r>
    </w:p>
    <w:p w14:paraId="475E4426" w14:textId="64BC0282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Scrive qui il</w:t>
      </w:r>
      <w:ins w:id="1307" w:author="Flavia Di Gi" w:date="2023-04-02T15:48:00Z">
        <w:r w:rsidR="0093442A">
          <w:rPr>
            <w:sz w:val="24"/>
            <w:szCs w:val="24"/>
          </w:rPr>
          <w:t xml:space="preserve"> C</w:t>
        </w:r>
      </w:ins>
      <w:del w:id="1308" w:author="Flavia Di Gi" w:date="2023-04-02T15:48:00Z">
        <w:r w:rsidRPr="007F3E90" w:rsidDel="0093442A">
          <w:rPr>
            <w:sz w:val="24"/>
            <w:szCs w:val="24"/>
          </w:rPr>
          <w:delText xml:space="preserve"> </w:delText>
        </w:r>
        <w:r w:rsidRPr="001650B4" w:rsidDel="0093442A">
          <w:rPr>
            <w:sz w:val="24"/>
            <w:szCs w:val="24"/>
            <w:highlight w:val="yellow"/>
            <w:rPrChange w:id="1309" w:author="Giorgia" w:date="2023-03-11T18:32:00Z">
              <w:rPr>
                <w:sz w:val="24"/>
                <w:szCs w:val="24"/>
              </w:rPr>
            </w:rPrChange>
          </w:rPr>
          <w:delText>c</w:delText>
        </w:r>
      </w:del>
      <w:r w:rsidRPr="007F3E90">
        <w:rPr>
          <w:sz w:val="24"/>
          <w:szCs w:val="24"/>
        </w:rPr>
        <w:t>apitano della nave Pavona con lettere dei 24 del | passato a’ suoi portionevoli, che si trovava costì solecitando | la sua licenza, essendo licentiata l’altra nominata San Paulo; | ma che si era tirato in lungo senza poter vederne | una risolutione con continuatione di gravissimo interesse, | rischio di guastarsi il vassello, consumo dei viveri, | et altri inconvenienti; il che essagera con le cose passate | dicendo che</w:t>
      </w:r>
      <w:r w:rsidRPr="007F3E90">
        <w:rPr>
          <w:rStyle w:val="Rimandonotaapidipagina"/>
          <w:sz w:val="24"/>
          <w:szCs w:val="24"/>
        </w:rPr>
        <w:footnoteReference w:id="353"/>
      </w:r>
      <w:r w:rsidRPr="007F3E90">
        <w:rPr>
          <w:sz w:val="24"/>
          <w:szCs w:val="24"/>
        </w:rPr>
        <w:t xml:space="preserve"> eran state fatte pagar le spese a lui | et a’ marinari mentre fu alla catena, </w:t>
      </w:r>
      <w:r w:rsidRPr="007F3E90">
        <w:rPr>
          <w:sz w:val="24"/>
          <w:szCs w:val="24"/>
        </w:rPr>
        <w:lastRenderedPageBreak/>
        <w:t>et confessando | di haver ricevuto il denaro, che li era stato levato | di cassa. Dice che vi haveva trovato mancamento | di 12 overo 14 reali da otto in circa, che sarebbono | intorno a’ 34 fiorini di questa moneta. Dice di più | che pareva, che vostra Serenità lo volesse haver in servitio</w:t>
      </w:r>
      <w:r w:rsidRPr="007F3E90">
        <w:rPr>
          <w:rStyle w:val="Rimandonotaapidipagina"/>
          <w:sz w:val="24"/>
          <w:szCs w:val="24"/>
        </w:rPr>
        <w:footnoteReference w:id="354"/>
      </w:r>
      <w:r w:rsidRPr="007F3E90">
        <w:rPr>
          <w:sz w:val="24"/>
          <w:szCs w:val="24"/>
        </w:rPr>
        <w:t xml:space="preserve"> | ma aggiunge oh guardate, con che animo doppo | tanti stratii</w:t>
      </w:r>
      <w:r w:rsidRPr="007F3E90">
        <w:rPr>
          <w:rStyle w:val="Rimandonotaapidipagina"/>
          <w:sz w:val="24"/>
          <w:szCs w:val="24"/>
        </w:rPr>
        <w:footnoteReference w:id="355"/>
      </w:r>
      <w:r w:rsidRPr="007F3E90">
        <w:rPr>
          <w:sz w:val="24"/>
          <w:szCs w:val="24"/>
        </w:rPr>
        <w:t xml:space="preserve"> potrò servir volentieri. Li signori Stati |</w:t>
      </w:r>
    </w:p>
    <w:p w14:paraId="06692E1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82v / </w:t>
      </w:r>
    </w:p>
    <w:p w14:paraId="0C1ACCE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mandorono a leggermi la lettera per il suo secretario pregandomi | a nome loro di scriver a vostra Serenità che</w:t>
      </w:r>
      <w:r w:rsidRPr="007F3E90">
        <w:rPr>
          <w:rStyle w:val="Rimandonotaapidipagina"/>
          <w:sz w:val="24"/>
          <w:szCs w:val="24"/>
        </w:rPr>
        <w:footnoteReference w:id="356"/>
      </w:r>
      <w:r w:rsidRPr="007F3E90">
        <w:rPr>
          <w:sz w:val="24"/>
          <w:szCs w:val="24"/>
        </w:rPr>
        <w:t xml:space="preserve"> non lo volendo | in servitio lo licentiasse, et usasse seco quel termine | di humanità, et munificenza, che stimerà proprio per | non far cridar queste genti. A questo secondo capo | diedi espresso segno di non andarmi a verso l’instanza | et dissi in generale, che doi cose bisognava, che | causasse la dilatione della licenza al detto Capitano | o</w:t>
      </w:r>
      <w:r w:rsidRPr="007F3E90">
        <w:rPr>
          <w:rStyle w:val="Rimandonotaapidipagina"/>
          <w:sz w:val="24"/>
          <w:szCs w:val="24"/>
        </w:rPr>
        <w:footnoteReference w:id="357"/>
      </w:r>
      <w:r w:rsidRPr="007F3E90">
        <w:rPr>
          <w:sz w:val="24"/>
          <w:szCs w:val="24"/>
        </w:rPr>
        <w:t xml:space="preserve"> che la serenissima Republica volesse valersi del | vassello in suo servitio; o che costui fosse tanto | impertinente, che si andasse meritando sempre | qualche mortificatione; et le sue lettere ne darano assai buon inditio. Sorrise il secretario, et poi mi pregò | che in ogni modo ne scrivessi. | </w:t>
      </w:r>
    </w:p>
    <w:p w14:paraId="7B328C02" w14:textId="68FCF702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Delli doi vasselli destinati per il duca di Guisa l’uno è in | Tessel tutto ad ordine, et per far vela non li manca | che denaro. L’altro è ancor ad Encusen con | mancamento di qualche provisione ancora. Partino | quando vogliono comincieranno ad arrivar assai | tardo. Sono di già passati cinque mesi in circa se non | più, che si è cominciata l’opera credevano sino | alla fine di luglio esser usciti in mare ma cami-|nandosi da questi marinari con una assai natural | ordinaria ostinata lentezza, tutti quelli, che hanno</w:t>
      </w:r>
      <w:r w:rsidRPr="007F3E90">
        <w:rPr>
          <w:rStyle w:val="Rimandonotaapidipagina"/>
          <w:sz w:val="24"/>
          <w:szCs w:val="24"/>
        </w:rPr>
        <w:footnoteReference w:id="358"/>
      </w:r>
      <w:r w:rsidRPr="007F3E90">
        <w:rPr>
          <w:sz w:val="24"/>
          <w:szCs w:val="24"/>
        </w:rPr>
        <w:t xml:space="preserve"> | a passar </w:t>
      </w:r>
      <w:proofErr w:type="gramStart"/>
      <w:r w:rsidRPr="007F3E90">
        <w:rPr>
          <w:sz w:val="24"/>
          <w:szCs w:val="24"/>
        </w:rPr>
        <w:t>per di</w:t>
      </w:r>
      <w:proofErr w:type="gramEnd"/>
      <w:r w:rsidRPr="007F3E90">
        <w:rPr>
          <w:sz w:val="24"/>
          <w:szCs w:val="24"/>
        </w:rPr>
        <w:t xml:space="preserve"> qua incontrano dilatione, che fa |</w:t>
      </w:r>
    </w:p>
    <w:p w14:paraId="5D32126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87r / </w:t>
      </w:r>
    </w:p>
    <w:p w14:paraId="64F7CB3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talhora perder la patienza. Gratie etc.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113BA46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81E7EF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settembre 1618 |</w:t>
      </w:r>
    </w:p>
    <w:p w14:paraId="04FAE15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27A3A53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devotissimo servitore |</w:t>
      </w:r>
    </w:p>
    <w:p w14:paraId="4C06FEC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436A296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AC27AC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87v /</w:t>
      </w:r>
    </w:p>
    <w:p w14:paraId="71EE016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52B7F08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59 fin 60 |</w:t>
      </w:r>
    </w:p>
    <w:p w14:paraId="75945D6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7D07F94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74BB231C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</w:p>
    <w:p w14:paraId="4A3EDAEA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686112A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87vC /</w:t>
      </w:r>
    </w:p>
    <w:p w14:paraId="6F15941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11 settembre 1618 ricevute a’ 3 ottobre |</w:t>
      </w:r>
    </w:p>
    <w:p w14:paraId="29DF2720" w14:textId="7E929322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r w:rsidR="005F4435">
        <w:rPr>
          <w:sz w:val="24"/>
          <w:szCs w:val="24"/>
        </w:rPr>
        <w:t>n</w:t>
      </w:r>
      <w:r w:rsidRPr="007F3E90">
        <w:rPr>
          <w:sz w:val="24"/>
          <w:szCs w:val="24"/>
        </w:rPr>
        <w:t>° 59 |</w:t>
      </w:r>
    </w:p>
    <w:p w14:paraId="70ECB85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468A08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Accusa ricevuta di lettere: et che altre | si sono smarite di 2 agosto. |</w:t>
      </w:r>
    </w:p>
    <w:p w14:paraId="7CE3E48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Dicesi che Spagnoli non perdoneranno mai | quando non altro faranno spender | </w:t>
      </w:r>
    </w:p>
    <w:p w14:paraId="4DC264A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Langarach ha scritto haver detto l’ambasciator | di Spagna il Re è risoluto di contrastar il | golfo |</w:t>
      </w:r>
    </w:p>
    <w:p w14:paraId="359B7C2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Discorso del principe Mauritio sopra tante | spese che havendo forze la Republica</w:t>
      </w:r>
      <w:r w:rsidRPr="007F3E90">
        <w:rPr>
          <w:rStyle w:val="Rimandonotaapidipagina"/>
          <w:sz w:val="24"/>
          <w:szCs w:val="24"/>
        </w:rPr>
        <w:footnoteReference w:id="359"/>
      </w:r>
      <w:r w:rsidRPr="007F3E90">
        <w:rPr>
          <w:sz w:val="24"/>
          <w:szCs w:val="24"/>
        </w:rPr>
        <w:t xml:space="preserve"> non si deve | tardar a dar denaro essendo il</w:t>
      </w:r>
      <w:r w:rsidRPr="007F3E90">
        <w:rPr>
          <w:rStyle w:val="Rimandonotaapidipagina"/>
          <w:sz w:val="24"/>
          <w:szCs w:val="24"/>
        </w:rPr>
        <w:footnoteReference w:id="360"/>
      </w:r>
      <w:r w:rsidRPr="007F3E90">
        <w:rPr>
          <w:sz w:val="24"/>
          <w:szCs w:val="24"/>
        </w:rPr>
        <w:t xml:space="preserve"> | fine de’ Spagnoli</w:t>
      </w:r>
      <w:r w:rsidRPr="007F3E90">
        <w:rPr>
          <w:rStyle w:val="Rimandonotaapidipagina"/>
          <w:sz w:val="24"/>
          <w:szCs w:val="24"/>
        </w:rPr>
        <w:footnoteReference w:id="361"/>
      </w:r>
      <w:r w:rsidRPr="007F3E90">
        <w:rPr>
          <w:sz w:val="24"/>
          <w:szCs w:val="24"/>
        </w:rPr>
        <w:t xml:space="preserve"> consumar: che il Principe | e l’universale vorebbe si procedesse | avanti. |</w:t>
      </w:r>
    </w:p>
    <w:p w14:paraId="28F7EF0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Marinari delle navi hanno scritto | non esser stati ben trattati a Corfù: | crede ciò sia per non haver havuto | prattica: dice che trattandoli | con amorevolezza </w:t>
      </w:r>
      <w:proofErr w:type="gramStart"/>
      <w:r w:rsidRPr="007F3E90">
        <w:rPr>
          <w:sz w:val="24"/>
          <w:szCs w:val="24"/>
        </w:rPr>
        <w:t>si</w:t>
      </w:r>
      <w:proofErr w:type="gramEnd"/>
      <w:r w:rsidRPr="007F3E90">
        <w:rPr>
          <w:sz w:val="24"/>
          <w:szCs w:val="24"/>
        </w:rPr>
        <w:t xml:space="preserve"> fano far | tutte le cose |</w:t>
      </w:r>
    </w:p>
    <w:p w14:paraId="4A9A35EA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Manda un foglio intorno alla | importanza della spesa delle navi | per nolleggio viveri etc. |</w:t>
      </w:r>
    </w:p>
    <w:p w14:paraId="19131F5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Aspetta nota delle genti si trovano | nella flota di mese in mese |</w:t>
      </w:r>
    </w:p>
    <w:p w14:paraId="0DA5EB1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dimanda rimessa de danaro per dar | sodisfacione a’ parenti de’ marinari che | ricoreno all’Amiralità. | </w:t>
      </w:r>
    </w:p>
    <w:p w14:paraId="31391B8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È tornato il Luz senza</w:t>
      </w:r>
      <w:r w:rsidRPr="007F3E90">
        <w:rPr>
          <w:rStyle w:val="Rimandonotaapidipagina"/>
          <w:sz w:val="24"/>
          <w:szCs w:val="24"/>
        </w:rPr>
        <w:footnoteReference w:id="362"/>
      </w:r>
      <w:r w:rsidRPr="007F3E90">
        <w:rPr>
          <w:sz w:val="24"/>
          <w:szCs w:val="24"/>
        </w:rPr>
        <w:t xml:space="preserve"> il conto che | aspettava: procurerà mandarlo | almeno in generale quello d’Ansterdam | et li altri assai particolari |</w:t>
      </w:r>
    </w:p>
    <w:p w14:paraId="76E14CF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C52EB3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5417438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1B8646A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87vA /</w:t>
      </w:r>
    </w:p>
    <w:p w14:paraId="0950EF0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riformato le lettere di cambio | pagabili al Noirot in luogo | del Perez: le prime erano del primo |</w:t>
      </w:r>
    </w:p>
    <w:p w14:paraId="00EF87A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settembre questi saranno di 8 per | ducati 1920 per la nave San Francesco 4</w:t>
      </w:r>
      <w:r w:rsidRPr="007F3E90">
        <w:rPr>
          <w:sz w:val="24"/>
          <w:szCs w:val="24"/>
          <w:vertAlign w:val="superscript"/>
        </w:rPr>
        <w:t>to</w:t>
      </w:r>
      <w:r w:rsidRPr="007F3E90">
        <w:rPr>
          <w:sz w:val="24"/>
          <w:szCs w:val="24"/>
        </w:rPr>
        <w:t xml:space="preserve"> e | quinto mese. |</w:t>
      </w:r>
    </w:p>
    <w:p w14:paraId="0034323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Altre per il vassello Tre re per ducati 1640 | a Guglielmo Dopengiser. |</w:t>
      </w:r>
    </w:p>
    <w:p w14:paraId="6D7831D0" w14:textId="43B27901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Condoglienze del</w:t>
      </w:r>
      <w:ins w:id="1322" w:author="Flavia Di Gi" w:date="2023-04-02T15:48:00Z">
        <w:r w:rsidR="0093442A">
          <w:rPr>
            <w:sz w:val="24"/>
            <w:szCs w:val="24"/>
          </w:rPr>
          <w:t xml:space="preserve"> C</w:t>
        </w:r>
      </w:ins>
      <w:del w:id="1323" w:author="Flavia Di Gi" w:date="2023-04-02T15:48:00Z">
        <w:r w:rsidRPr="007F3E90" w:rsidDel="0093442A">
          <w:rPr>
            <w:sz w:val="24"/>
            <w:szCs w:val="24"/>
          </w:rPr>
          <w:delText xml:space="preserve"> </w:delText>
        </w:r>
        <w:r w:rsidRPr="001650B4" w:rsidDel="0093442A">
          <w:rPr>
            <w:sz w:val="24"/>
            <w:szCs w:val="24"/>
            <w:highlight w:val="yellow"/>
            <w:rPrChange w:id="1324" w:author="Giorgia" w:date="2023-03-11T18:32:00Z">
              <w:rPr>
                <w:sz w:val="24"/>
                <w:szCs w:val="24"/>
              </w:rPr>
            </w:rPrChange>
          </w:rPr>
          <w:delText>c</w:delText>
        </w:r>
      </w:del>
      <w:r w:rsidRPr="007F3E90">
        <w:rPr>
          <w:sz w:val="24"/>
          <w:szCs w:val="24"/>
        </w:rPr>
        <w:t>apitano della nave | Pavona. Mandate a legger | dai signori Stati con pregar a | licentiarlo et usar seco qualche | buon termene per non far cridar | quelle genti. |</w:t>
      </w:r>
    </w:p>
    <w:p w14:paraId="371BF43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Dei due vasselli per il duca di | Guesa, uno è ad ordine e l’altro | si va preparando. |</w:t>
      </w:r>
    </w:p>
    <w:p w14:paraId="46754C9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1D07BF1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D3B3384" w14:textId="6514FA01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2</w:t>
      </w:r>
      <w:r w:rsidR="005F4435">
        <w:rPr>
          <w:sz w:val="24"/>
          <w:szCs w:val="24"/>
        </w:rPr>
        <w:t>9</w:t>
      </w:r>
    </w:p>
    <w:p w14:paraId="73343E72" w14:textId="3E33B6EA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2</w:t>
      </w:r>
      <w:r w:rsidR="005F4435">
        <w:rPr>
          <w:sz w:val="24"/>
          <w:szCs w:val="24"/>
        </w:rPr>
        <w:t>8</w:t>
      </w:r>
      <w:r w:rsidRPr="007F3E90">
        <w:rPr>
          <w:sz w:val="24"/>
          <w:szCs w:val="24"/>
        </w:rPr>
        <w:t xml:space="preserve"> (cc. 83r-86v)</w:t>
      </w:r>
    </w:p>
    <w:p w14:paraId="364C800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2FD8FDB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83r /</w:t>
      </w:r>
    </w:p>
    <w:p w14:paraId="328B0A09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 xml:space="preserve">In lettere delli Haya n° 59 de’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settembre | 1618 |</w:t>
      </w:r>
    </w:p>
    <w:p w14:paraId="1B0CD4F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652A51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 ben altre volte ho espresso l’ordine col quale si governano questi | signori Stati nel pagar le sue genti di marina, quando sono sopra | le sue navi da guerra quanto ai viveri, et salarii: con tutto ciò | aggiungerò anco questa a quello che ne ho scritto, et all’infor-|matione, che inviai a sua Serenità con mie lettere dei 14 del | passato. |</w:t>
      </w:r>
    </w:p>
    <w:p w14:paraId="3B94B81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li salarii dalle prime paghe in poi che si sborsano dai signori delle | Amiralità ai loro marinari per uno, o doi mesi più et meno | secondo la qualità del viaggio non se li dà a loro, o poca cosa | ma si vanno sovenendo le mogli, o loro famiglie, secondo che | li detti signori sono avvisati, che siano in vita li marinari a’ | quali al suo ritorno del viaggio avanza anco dei medesimi loro | salarii qualche parte di denaro. |</w:t>
      </w:r>
    </w:p>
    <w:p w14:paraId="5366A4B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questo ricevono d’ordinario quasi ogni mese una lista o rollo | di quelli, che si trovano in esser con la nota di quanto hanno | havuto a buon conto del loro soldo per sapersi regolare nel | distribuir poi a parte a parte quello, che o è ordinato dalli | stessi marinari, overo stimano essi signori esser bene, et esser bastante. |</w:t>
      </w:r>
    </w:p>
    <w:p w14:paraId="23CADFD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Una simil nota </w:t>
      </w:r>
      <w:proofErr w:type="gramStart"/>
      <w:r w:rsidRPr="007F3E90">
        <w:rPr>
          <w:sz w:val="24"/>
          <w:szCs w:val="24"/>
        </w:rPr>
        <w:t>è necessario</w:t>
      </w:r>
      <w:proofErr w:type="gramEnd"/>
      <w:r w:rsidRPr="007F3E90">
        <w:rPr>
          <w:sz w:val="24"/>
          <w:szCs w:val="24"/>
        </w:rPr>
        <w:t>, che venga anco mandata qui a me da | sua Serenità delli marinari, che sono nelle dodici navi, che | ho fatte armare, et che ella ha distinta di mese in mese a | nave per nave con l’ordine a chi doverà dispensarsi il | denaro, et ciò sarà facile a farsi dai capitani delle | stesse navi ognuno per la sua: perché queste povere | donne, et figlioli, che strilano ai magistrati delle |</w:t>
      </w:r>
    </w:p>
    <w:p w14:paraId="38F94A1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/ 83v /</w:t>
      </w:r>
    </w:p>
    <w:p w14:paraId="4E9D17A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Amiralità siano consolate con qualche sovegno. |</w:t>
      </w:r>
    </w:p>
    <w:p w14:paraId="7BA1F2D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Intorno ai viveri ho già rappresentato, che hebbero ordine li capitani | farne la provisione per 13 mesi. Cioè tre per li soldati del | colonello Anstenraedt, et li dieci per 1464 marinari in circa | che si sono trovati alle mostre, et nelle dodici navi; et tanti viveri | è obligato ogni capitano mantenere; ma perché doverà fra | questo tempo andar mancando il numero tanto più doverà | avanzarsi il tempo della provisione a pro di sua Serenità perché | se</w:t>
      </w:r>
      <w:r w:rsidRPr="007F3E90">
        <w:rPr>
          <w:rStyle w:val="Rimandonotaapidipagina"/>
          <w:sz w:val="24"/>
          <w:szCs w:val="24"/>
        </w:rPr>
        <w:footnoteReference w:id="363"/>
      </w:r>
      <w:r w:rsidRPr="007F3E90">
        <w:rPr>
          <w:sz w:val="24"/>
          <w:szCs w:val="24"/>
        </w:rPr>
        <w:t xml:space="preserve"> hanno obligo di mantener 1464 teste</w:t>
      </w:r>
      <w:r w:rsidRPr="007F3E90">
        <w:rPr>
          <w:rStyle w:val="Rimandonotaapidipagina"/>
          <w:sz w:val="24"/>
          <w:szCs w:val="24"/>
        </w:rPr>
        <w:footnoteReference w:id="364"/>
      </w:r>
      <w:r w:rsidRPr="007F3E90">
        <w:rPr>
          <w:sz w:val="24"/>
          <w:szCs w:val="24"/>
        </w:rPr>
        <w:t xml:space="preserve"> quelli che | saranno di meno serviranno</w:t>
      </w:r>
      <w:r w:rsidRPr="007F3E90">
        <w:rPr>
          <w:rStyle w:val="Rimandonotaapidipagina"/>
          <w:sz w:val="24"/>
          <w:szCs w:val="24"/>
        </w:rPr>
        <w:footnoteReference w:id="365"/>
      </w:r>
      <w:r w:rsidRPr="007F3E90">
        <w:rPr>
          <w:sz w:val="24"/>
          <w:szCs w:val="24"/>
        </w:rPr>
        <w:t xml:space="preserve"> a far che resti la vettovaglia di più | quando in sua piazza non vi</w:t>
      </w:r>
      <w:r w:rsidRPr="007F3E90">
        <w:rPr>
          <w:rStyle w:val="Rimandonotaapidipagina"/>
          <w:sz w:val="24"/>
          <w:szCs w:val="24"/>
        </w:rPr>
        <w:footnoteReference w:id="366"/>
      </w:r>
      <w:r w:rsidRPr="007F3E90">
        <w:rPr>
          <w:sz w:val="24"/>
          <w:szCs w:val="24"/>
        </w:rPr>
        <w:t xml:space="preserve"> siano aggiunti</w:t>
      </w:r>
      <w:r w:rsidRPr="007F3E90">
        <w:rPr>
          <w:rStyle w:val="Rimandonotaapidipagina"/>
          <w:sz w:val="24"/>
          <w:szCs w:val="24"/>
        </w:rPr>
        <w:footnoteReference w:id="367"/>
      </w:r>
      <w:r w:rsidRPr="007F3E90">
        <w:rPr>
          <w:sz w:val="24"/>
          <w:szCs w:val="24"/>
        </w:rPr>
        <w:t xml:space="preserve"> altri marinari. |</w:t>
      </w:r>
    </w:p>
    <w:p w14:paraId="0EEE9F7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Quanto</w:t>
      </w:r>
      <w:r w:rsidRPr="007F3E90">
        <w:rPr>
          <w:rStyle w:val="Rimandonotaapidipagina"/>
          <w:sz w:val="24"/>
          <w:szCs w:val="24"/>
        </w:rPr>
        <w:footnoteReference w:id="368"/>
      </w:r>
      <w:r w:rsidRPr="007F3E90">
        <w:rPr>
          <w:sz w:val="24"/>
          <w:szCs w:val="24"/>
        </w:rPr>
        <w:t xml:space="preserve"> alli tre mesi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soldati del </w:t>
      </w:r>
      <w:r w:rsidRPr="009A7CB0">
        <w:rPr>
          <w:sz w:val="24"/>
          <w:szCs w:val="24"/>
          <w:highlight w:val="yellow"/>
          <w:rPrChange w:id="1338" w:author="Giorgia" w:date="2023-03-11T18:12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>olonellato sarà stato facile | l’haverne il conto per l’interesse dell’uno, et l’altro capitano | di nave, et delle militie. Cioè se vi sopravanzi viveri, o | habbino</w:t>
      </w:r>
      <w:r w:rsidRPr="007F3E90">
        <w:rPr>
          <w:rStyle w:val="Rimandonotaapidipagina"/>
          <w:sz w:val="24"/>
          <w:szCs w:val="24"/>
        </w:rPr>
        <w:footnoteReference w:id="369"/>
      </w:r>
      <w:r w:rsidRPr="007F3E90">
        <w:rPr>
          <w:sz w:val="24"/>
          <w:szCs w:val="24"/>
        </w:rPr>
        <w:t xml:space="preserve"> intaccato più delli tre mesi in materia dei viveri. | </w:t>
      </w:r>
    </w:p>
    <w:p w14:paraId="73676A7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mancamento del detto numero de’ marinari nelle navi può esser | o per morte, o per fuga; overo per la libertà, che la serenissima | Republica o l’eccellentissimo signor Capitan generale per essa ha di levar per ognuna | delle navi dieci di essi marinari cioè tre bombardieri, et | sette marinari o soldati marinari, che sarebbono 36 bombardieri, | et ottanta quattro marinari che fanno in tutto cento vinti | di più ve sono altri cento vinti ordinati da me espressamente | che habbino ad esser alla assoluta dispositione di sua</w:t>
      </w:r>
      <w:r w:rsidRPr="007F3E90">
        <w:rPr>
          <w:rStyle w:val="Rimandonotaapidipagina"/>
          <w:sz w:val="24"/>
          <w:szCs w:val="24"/>
        </w:rPr>
        <w:footnoteReference w:id="370"/>
      </w:r>
      <w:r w:rsidRPr="007F3E90">
        <w:rPr>
          <w:sz w:val="24"/>
          <w:szCs w:val="24"/>
        </w:rPr>
        <w:t xml:space="preserve"> Serenità per | metterli sopra altri vasseli</w:t>
      </w:r>
      <w:r w:rsidRPr="007F3E90">
        <w:rPr>
          <w:rStyle w:val="Rimandonotaapidipagina"/>
          <w:sz w:val="24"/>
          <w:szCs w:val="24"/>
        </w:rPr>
        <w:footnoteReference w:id="371"/>
      </w:r>
      <w:r w:rsidRPr="007F3E90">
        <w:rPr>
          <w:sz w:val="24"/>
          <w:szCs w:val="24"/>
        </w:rPr>
        <w:t>, il che fu per essecutione de’ precedenti com-|mandamenti; ma dovevasi osservar questo, che non si mettessero |</w:t>
      </w:r>
    </w:p>
    <w:p w14:paraId="616C752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84r /</w:t>
      </w:r>
    </w:p>
    <w:p w14:paraId="18D83BA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sopra altri vasselli, che fiaminghi, o per dir meglio holandesi. Scrissi | intorno questo particolar de’ bombardieri, et marinari quasi a mezo | delle mie seconde lettere de’ 13 marzo all’eccellentissimo Senato: onde questo | numero dei primi cento vinti, et forse di altrettanti, che a parte | a parte potessero levarsi, et dei morti, et fuggiti non consumando li | viveri</w:t>
      </w:r>
      <w:r w:rsidRPr="007F3E90">
        <w:rPr>
          <w:rStyle w:val="Rimandonotaapidipagina"/>
          <w:sz w:val="24"/>
          <w:szCs w:val="24"/>
        </w:rPr>
        <w:footnoteReference w:id="372"/>
      </w:r>
      <w:r w:rsidRPr="007F3E90">
        <w:rPr>
          <w:sz w:val="24"/>
          <w:szCs w:val="24"/>
        </w:rPr>
        <w:t xml:space="preserve"> nelle navi con le quali sono venuti resta a sua Serenità questo | avanzo, che venirà</w:t>
      </w:r>
      <w:r w:rsidRPr="007F3E90">
        <w:rPr>
          <w:rStyle w:val="Rimandonotaapidipagina"/>
          <w:sz w:val="24"/>
          <w:szCs w:val="24"/>
        </w:rPr>
        <w:footnoteReference w:id="373"/>
      </w:r>
      <w:r w:rsidRPr="007F3E90">
        <w:rPr>
          <w:sz w:val="24"/>
          <w:szCs w:val="24"/>
        </w:rPr>
        <w:t xml:space="preserve"> a servire per più che per dieci mesi | essendo minor il numero di quelli, che fano il consumo. |</w:t>
      </w:r>
    </w:p>
    <w:p w14:paraId="3A755C9F" w14:textId="384B6F86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Essendo in obligo li capitani dei vasselli mantener li marinari | ordinarii a sei soldi per giorno per il vito, et dieci per | quelli mangiano dentro alla camera di puppa fu stabilito | che della medesima maniera havessero a continuare per li detti | dieci mesi, et mentre staranno in servitio della Republica | ben inteso però, che se li viveri, che doveranno comprar di là | doppo spirato il tempo</w:t>
      </w:r>
      <w:r w:rsidRPr="007F3E90">
        <w:rPr>
          <w:rStyle w:val="Rimandonotaapidipagina"/>
          <w:sz w:val="24"/>
          <w:szCs w:val="24"/>
        </w:rPr>
        <w:footnoteReference w:id="374"/>
      </w:r>
      <w:r w:rsidRPr="007F3E90">
        <w:rPr>
          <w:sz w:val="24"/>
          <w:szCs w:val="24"/>
        </w:rPr>
        <w:t xml:space="preserve"> delli detti dieci mesi, o doppo ’l consu-|mo di essi viveri per l’avanzamento, che se ne havesse fatto | costassero più di quello vagliono in questi </w:t>
      </w:r>
      <w:ins w:id="1345" w:author="Giorgia" w:date="2023-03-10T19:13:00Z">
        <w:r w:rsidR="00A27FB1" w:rsidRPr="00915370">
          <w:rPr>
            <w:sz w:val="24"/>
            <w:szCs w:val="24"/>
            <w:highlight w:val="yellow"/>
            <w:rPrChange w:id="1346" w:author="Giorgia" w:date="2023-03-10T23:08:00Z">
              <w:rPr>
                <w:sz w:val="24"/>
                <w:szCs w:val="24"/>
              </w:rPr>
            </w:rPrChange>
          </w:rPr>
          <w:t>p</w:t>
        </w:r>
      </w:ins>
      <w:del w:id="1347" w:author="Giorgia" w:date="2023-03-10T19:13:00Z">
        <w:r w:rsidRPr="00915370" w:rsidDel="00A27FB1">
          <w:rPr>
            <w:sz w:val="24"/>
            <w:szCs w:val="24"/>
            <w:highlight w:val="yellow"/>
            <w:rPrChange w:id="1348" w:author="Giorgia" w:date="2023-03-10T23:08:00Z">
              <w:rPr>
                <w:sz w:val="24"/>
                <w:szCs w:val="24"/>
              </w:rPr>
            </w:rPrChange>
          </w:rPr>
          <w:delText>P</w:delText>
        </w:r>
      </w:del>
      <w:r w:rsidRPr="00915370">
        <w:rPr>
          <w:sz w:val="24"/>
          <w:szCs w:val="24"/>
          <w:highlight w:val="yellow"/>
          <w:rPrChange w:id="1349" w:author="Giorgia" w:date="2023-03-10T23:08:00Z">
            <w:rPr>
              <w:sz w:val="24"/>
              <w:szCs w:val="24"/>
            </w:rPr>
          </w:rPrChange>
        </w:rPr>
        <w:t>aesi</w:t>
      </w:r>
      <w:r w:rsidRPr="007F3E90">
        <w:rPr>
          <w:sz w:val="24"/>
          <w:szCs w:val="24"/>
        </w:rPr>
        <w:t>, che sua | Serenità doverà haver risguardo a rifar li capitani delle | navi quanto alla spesa; essendosi essi presuposto, che | al sicuro li viveri costino più di là che di qua. |</w:t>
      </w:r>
    </w:p>
    <w:p w14:paraId="436F094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Hanno come ho detto havuto ordine di far la sudetta provisione | per dieci mesi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marinari, et tre per li soldati dell’Anstenraedt | et così hanno affermato di haver essequito, et tanto caricato | nelle navi; onde essendosi pagati sette mesi cinque per li marinari, | et doi per li soldati, ne restano ancor sei al compito numero |</w:t>
      </w:r>
    </w:p>
    <w:p w14:paraId="15C356D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84v / </w:t>
      </w:r>
    </w:p>
    <w:p w14:paraId="01E62CA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dei tredici. |</w:t>
      </w:r>
    </w:p>
    <w:p w14:paraId="764ABF6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li quali sei mesi dovendosi pagar di qua, doverà venirne | di là la nota per quello potessero</w:t>
      </w:r>
      <w:r w:rsidRPr="007F3E90">
        <w:rPr>
          <w:rStyle w:val="Rimandonotaapidipagina"/>
          <w:sz w:val="24"/>
          <w:szCs w:val="24"/>
        </w:rPr>
        <w:footnoteReference w:id="375"/>
      </w:r>
      <w:r w:rsidRPr="007F3E90">
        <w:rPr>
          <w:sz w:val="24"/>
          <w:szCs w:val="24"/>
        </w:rPr>
        <w:t xml:space="preserve"> haver havuto | li capitani a conto di essi viveri dall’eccellentissimo signor Capitan generale | altrimenti per il conto mandato da me con le sudette lettere | dei 14 essi viveri importarebbono per sei mesi essendo tutte | le genti in esser al numero di 1464 teste fiorini ottantaquattro | mille, et novantanove in circa</w:t>
      </w:r>
      <w:r w:rsidRPr="007F3E90">
        <w:rPr>
          <w:rStyle w:val="Rimandonotaapidipagina"/>
          <w:sz w:val="24"/>
          <w:szCs w:val="24"/>
        </w:rPr>
        <w:footnoteReference w:id="376"/>
      </w:r>
      <w:r w:rsidRPr="007F3E90">
        <w:rPr>
          <w:sz w:val="24"/>
          <w:szCs w:val="24"/>
        </w:rPr>
        <w:t xml:space="preserve">; che fanno ducati trentatrè milla | seicento quaranta. Da </w:t>
      </w:r>
      <w:commentRangeStart w:id="1352"/>
      <w:r w:rsidRPr="007F3E90">
        <w:rPr>
          <w:b/>
          <w:sz w:val="24"/>
          <w:szCs w:val="24"/>
          <w:highlight w:val="yellow"/>
        </w:rPr>
        <w:t>…6 … 4</w:t>
      </w:r>
      <w:commentRangeEnd w:id="1352"/>
      <w:r w:rsidRPr="007F3E90">
        <w:rPr>
          <w:rStyle w:val="Rimandocommento"/>
          <w:sz w:val="24"/>
          <w:szCs w:val="24"/>
          <w:highlight w:val="yellow"/>
        </w:rPr>
        <w:commentReference w:id="1352"/>
      </w:r>
      <w:r w:rsidRPr="007F3E90">
        <w:rPr>
          <w:sz w:val="24"/>
          <w:szCs w:val="24"/>
        </w:rPr>
        <w:t xml:space="preserve"> per ducato. |</w:t>
      </w:r>
    </w:p>
    <w:p w14:paraId="2C9DC4F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per tanto per essi viveri, et per sodisfar all’instanza di queste | donne o famiglie</w:t>
      </w:r>
      <w:r w:rsidRPr="007F3E90">
        <w:rPr>
          <w:rStyle w:val="Rimandonotaapidipagina"/>
          <w:sz w:val="24"/>
          <w:szCs w:val="24"/>
        </w:rPr>
        <w:footnoteReference w:id="377"/>
      </w:r>
      <w:r w:rsidRPr="007F3E90">
        <w:rPr>
          <w:sz w:val="24"/>
          <w:szCs w:val="24"/>
        </w:rPr>
        <w:t xml:space="preserve"> de’ marinari bisogna necessariamente, che | sua Serenità mi rimetti denaro per quella quantità, che | stimerà propria, et necessaria a queste sodisfattioni, | che sarà anco col vantaggio della serenissima Republica perché sarà | meglio pagar di qua cinquanta piacchi per un scudo da | sette lire moneta corrente, che di là sette lire per cinquanta | piacchi, et per questo mi è stato fatto sempre apparere, | et io l’ho scritto all’eccellentissimo Senato, che nanco</w:t>
      </w:r>
      <w:r w:rsidRPr="007F3E90">
        <w:rPr>
          <w:rStyle w:val="Rimandonotaapidipagina"/>
          <w:sz w:val="24"/>
          <w:szCs w:val="24"/>
        </w:rPr>
        <w:footnoteReference w:id="378"/>
      </w:r>
      <w:r w:rsidRPr="007F3E90">
        <w:rPr>
          <w:sz w:val="24"/>
          <w:szCs w:val="24"/>
        </w:rPr>
        <w:t xml:space="preserve"> denari, che | dasse di là alli marinari meglio sarebbe, et riuscirebbe | di suo maggior vantaggio: perché mi rimetterebbe il | ducato a cinquanta piacchi, et questi li pagarei come | fossero scudi. |</w:t>
      </w:r>
    </w:p>
    <w:p w14:paraId="3B9ADDF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il noleggio delle navi tutte sono sodisfatti li portinevoli fino | al terzo mese del denaro, che tenevo dalli signori delle Amiralità, | et per il quarto, et quinto vado facendo le lettere in vostra Serenità |</w:t>
      </w:r>
    </w:p>
    <w:p w14:paraId="3F427EE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85r / </w:t>
      </w:r>
    </w:p>
    <w:p w14:paraId="750B883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già ne ho fatte tre per le navi San Marco, San Francesco, et Li tre | re, et così anderò seguitando con le restanti nove</w:t>
      </w:r>
      <w:r w:rsidRPr="007F3E90">
        <w:rPr>
          <w:rStyle w:val="Rimandonotaapidipagina"/>
          <w:sz w:val="24"/>
          <w:szCs w:val="24"/>
        </w:rPr>
        <w:footnoteReference w:id="379"/>
      </w:r>
      <w:r w:rsidRPr="007F3E90">
        <w:rPr>
          <w:sz w:val="24"/>
          <w:szCs w:val="24"/>
        </w:rPr>
        <w:t xml:space="preserve"> sin che sarò | ricercato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detti quarto et quinto mese non interrompendo | l’ordine perché sua Serenità sappi a chi, et fino a che tempo | sono pagati li noli di essi vasselli, et possi così di mese in mese | andar sodisfacendo di là, poiché non può haver il cambio | a più di cinquanta piacchi per ducato. |</w:t>
      </w:r>
    </w:p>
    <w:p w14:paraId="56764C9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Tanto ho stimato proprio, et degno della notitia della Serenità vostra | et al mancamento supplirà la sua singolar prudenza. |</w:t>
      </w:r>
    </w:p>
    <w:p w14:paraId="13656B8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4DA69F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85v-86r /</w:t>
      </w:r>
    </w:p>
    <w:p w14:paraId="3A1F04DD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530A629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075C9B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86vB /</w:t>
      </w:r>
    </w:p>
    <w:p w14:paraId="51C889E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Informatione intorno li | viveri, et salarii delli ma-|rinari delli </w:t>
      </w:r>
      <w:r w:rsidRPr="007F3E90">
        <w:rPr>
          <w:smallCaps/>
          <w:sz w:val="24"/>
          <w:szCs w:val="24"/>
        </w:rPr>
        <w:t>xii</w:t>
      </w:r>
      <w:r w:rsidRPr="007F3E90">
        <w:rPr>
          <w:sz w:val="24"/>
          <w:szCs w:val="24"/>
        </w:rPr>
        <w:t xml:space="preserve"> vasselli, et | delli noli per essi |</w:t>
      </w:r>
    </w:p>
    <w:p w14:paraId="155E8E7A" w14:textId="6FD7DB3F" w:rsidR="006C6347" w:rsidRPr="007F3E90" w:rsidRDefault="00F31E84" w:rsidP="007F3E90">
      <w:pPr>
        <w:snapToGrid w:val="0"/>
        <w:jc w:val="both"/>
        <w:rPr>
          <w:sz w:val="24"/>
          <w:szCs w:val="24"/>
        </w:rPr>
      </w:pPr>
      <w:ins w:id="1355" w:author="Flavia Di Gi" w:date="2023-03-19T18:12:00Z">
        <w:r>
          <w:rPr>
            <w:sz w:val="24"/>
            <w:szCs w:val="24"/>
          </w:rPr>
          <w:t>n</w:t>
        </w:r>
      </w:ins>
      <w:del w:id="1356" w:author="Flavia Di Gi" w:date="2023-03-19T17:53:00Z">
        <w:r w:rsidR="006C6347" w:rsidRPr="007F3E90" w:rsidDel="00AA21AD">
          <w:rPr>
            <w:sz w:val="24"/>
            <w:szCs w:val="24"/>
          </w:rPr>
          <w:delText>n</w:delText>
        </w:r>
      </w:del>
      <w:r w:rsidR="006C6347" w:rsidRPr="007F3E90">
        <w:rPr>
          <w:sz w:val="24"/>
          <w:szCs w:val="24"/>
        </w:rPr>
        <w:t>ella prima n° 59 |</w:t>
      </w:r>
    </w:p>
    <w:p w14:paraId="5F820DCA" w14:textId="1B57ECD4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3EE531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  <w:sectPr w:rsidR="006C6347" w:rsidRPr="007F3E90" w:rsidSect="00523E0D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60FD088C" w14:textId="77777777" w:rsidR="005F4435" w:rsidRDefault="005F4435" w:rsidP="005F4435">
      <w:pPr>
        <w:snapToGrid w:val="0"/>
        <w:jc w:val="center"/>
        <w:rPr>
          <w:sz w:val="24"/>
          <w:szCs w:val="24"/>
        </w:rPr>
        <w:sectPr w:rsidR="005F4435" w:rsidSect="007F3E90">
          <w:headerReference w:type="default" r:id="rId18"/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21EA1B1F" w14:textId="0D53CDB5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n. </w:t>
      </w:r>
      <w:r w:rsidR="005F4435">
        <w:rPr>
          <w:sz w:val="24"/>
          <w:szCs w:val="24"/>
        </w:rPr>
        <w:t>30</w:t>
      </w:r>
    </w:p>
    <w:p w14:paraId="2D1F31EE" w14:textId="77777777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11 settembre 1618, L’Aia (cc. 88r-91v)</w:t>
      </w:r>
    </w:p>
    <w:p w14:paraId="20CB3DBF" w14:textId="65A4B593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00C8A6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88r /</w:t>
      </w:r>
    </w:p>
    <w:p w14:paraId="6C2645D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 xml:space="preserve">da </w:t>
      </w:r>
      <w:r w:rsidRPr="007F3E90">
        <w:rPr>
          <w:sz w:val="24"/>
          <w:szCs w:val="24"/>
        </w:rPr>
        <w:t xml:space="preserve">| </w:t>
      </w:r>
    </w:p>
    <w:p w14:paraId="1353352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60 comincia </w:t>
      </w:r>
      <w:r w:rsidRPr="007F3E90">
        <w:rPr>
          <w:color w:val="000000" w:themeColor="text1"/>
          <w:sz w:val="24"/>
          <w:szCs w:val="24"/>
        </w:rPr>
        <w:t>59</w:t>
      </w:r>
      <w:r w:rsidRPr="007F3E90">
        <w:rPr>
          <w:sz w:val="24"/>
          <w:szCs w:val="24"/>
        </w:rPr>
        <w:t xml:space="preserve"> | </w:t>
      </w:r>
    </w:p>
    <w:p w14:paraId="7A2C165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8616E9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1CDC0A7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corriero che ricevé monsignor di Boisise il giorno prima della | speditione delle mie ultime lettere 17 fin 18 (che qui aggiun-|te sono in replica) par che gli portasse, che non havendo | che trattar con questi signori se ne ritornasse, et fu comprobato | l’avviso dalla publicatione di maggior certezza del suo | partire come seguì venerdì passato, ma riviene come | intenderà la Serenità vostra più a basso. Il martedì li fu | portata la risposta</w:t>
      </w:r>
      <w:r w:rsidRPr="007F3E90">
        <w:rPr>
          <w:color w:val="000000" w:themeColor="text1"/>
          <w:sz w:val="24"/>
          <w:szCs w:val="24"/>
        </w:rPr>
        <w:t xml:space="preserve"> sopra</w:t>
      </w:r>
      <w:r w:rsidRPr="007F3E90">
        <w:rPr>
          <w:sz w:val="24"/>
          <w:szCs w:val="24"/>
        </w:rPr>
        <w:t xml:space="preserve"> l’instanza, che haveva fatta | toccante la persona dell’Arsen perché si devenisse a qualche | essecutione contra di lui, ma egli havendo molto ben | sostentata la causa sua, et risposto a sufficenza | all’oppositio</w:t>
      </w:r>
      <w:r w:rsidRPr="007F3E90">
        <w:rPr>
          <w:color w:val="000000" w:themeColor="text1"/>
          <w:sz w:val="24"/>
          <w:szCs w:val="24"/>
        </w:rPr>
        <w:t>ni li signori S</w:t>
      </w:r>
      <w:r w:rsidRPr="007F3E90">
        <w:rPr>
          <w:sz w:val="24"/>
          <w:szCs w:val="24"/>
        </w:rPr>
        <w:t>tati fecero dir al signor di Boisise | che stimavano che sua Maestà sarebbe stata sodisfatta | di quanto esso Arsen haveva dato in scritto per sua | scolpa. Il che non riuscì di gusto al signor di Boisise | et ben lo mostrò alli deputati a’ quali disse, che | sua Maestà haverebbe</w:t>
      </w:r>
      <w:r w:rsidRPr="007F3E90">
        <w:rPr>
          <w:rStyle w:val="Rimandonotaapidipagina"/>
          <w:sz w:val="24"/>
          <w:szCs w:val="24"/>
        </w:rPr>
        <w:footnoteReference w:id="380"/>
      </w:r>
      <w:r w:rsidRPr="007F3E90">
        <w:rPr>
          <w:sz w:val="24"/>
          <w:szCs w:val="24"/>
        </w:rPr>
        <w:t xml:space="preserve"> havuta sodisfattione quando si | fosse castigato quest’huomo, come quello da</w:t>
      </w:r>
      <w:r w:rsidRPr="007F3E90">
        <w:rPr>
          <w:rStyle w:val="Rimandonotaapidipagina"/>
          <w:sz w:val="24"/>
          <w:szCs w:val="24"/>
        </w:rPr>
        <w:footnoteReference w:id="381"/>
      </w:r>
      <w:r w:rsidRPr="007F3E90">
        <w:rPr>
          <w:sz w:val="24"/>
          <w:szCs w:val="24"/>
        </w:rPr>
        <w:t xml:space="preserve"> chi ella preten-|deva h[a]ver</w:t>
      </w:r>
      <w:r w:rsidRPr="007F3E90">
        <w:rPr>
          <w:rStyle w:val="Rimandonotaapidipagina"/>
          <w:sz w:val="24"/>
          <w:szCs w:val="24"/>
        </w:rPr>
        <w:footnoteReference w:id="382"/>
      </w:r>
      <w:r w:rsidRPr="007F3E90">
        <w:rPr>
          <w:sz w:val="24"/>
          <w:szCs w:val="24"/>
        </w:rPr>
        <w:t xml:space="preserve"> ricevuta offesa; o almeno havessero | espressamente questi signori dichiarito, che fosse o non | fosse in colpa: perché sua Maestà ne potesse ancor ella | formar il suo giudicio. Non li fu detto di vantaggio | </w:t>
      </w:r>
    </w:p>
    <w:p w14:paraId="408B5EB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88v /</w:t>
      </w:r>
    </w:p>
    <w:p w14:paraId="3DBE3FC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bastando ai commissarii haver espresso l’ordine, | che havevano in questo proposito. | </w:t>
      </w:r>
    </w:p>
    <w:p w14:paraId="46A12A81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 xml:space="preserve">Essendo stabilita per venerdì la partenza gli fu il giorno | innanti mandato per presente una catena di </w:t>
      </w:r>
      <w:r w:rsidRPr="007F3E90">
        <w:rPr>
          <w:color w:val="000000" w:themeColor="text1"/>
          <w:sz w:val="24"/>
          <w:szCs w:val="24"/>
        </w:rPr>
        <w:t xml:space="preserve">4mila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fiorini per lui, doi altre di seicento l’una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figli, et | una di 300 in circa per il secretario. Tutto fu ricusato, et per | quanta instanza facesse quello, che haveva la carica | del presentare, mai fu mezo, che si disponesse a | voler accettar alcuna cosa, dicendo ch’egli era stato | inviato qui per esser adoperato in servitio del Paese nell’|</w:t>
      </w:r>
    </w:p>
    <w:p w14:paraId="2FE86AB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accomodamento di queste loro differenze, et che vedeva | essergli stato levato il modo del farlo; </w:t>
      </w: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 che | havendo ricercato, che fosse castigato uno, che tanto | haveva offeso il Re non haveva potuto spuntare, che | però per l’uno, et per l’altro non vedeva di poter | accommodarsi a ricever il favore di questi signori. | Questo diede grandissimo discontento a’ signori Stati | parendo di restar affrontati</w:t>
      </w:r>
      <w:r w:rsidRPr="007F3E90">
        <w:rPr>
          <w:rStyle w:val="Rimandonotaapidipagina"/>
          <w:sz w:val="24"/>
          <w:szCs w:val="24"/>
        </w:rPr>
        <w:footnoteReference w:id="383"/>
      </w:r>
      <w:r w:rsidRPr="007F3E90">
        <w:rPr>
          <w:sz w:val="24"/>
          <w:szCs w:val="24"/>
        </w:rPr>
        <w:t xml:space="preserve">, essendomi stato | detto questo esser il primo ambasciatore, che li ha rifiutato | presente. | </w:t>
      </w:r>
    </w:p>
    <w:p w14:paraId="0252856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 prender licenza dai signori Stati innanti, che</w:t>
      </w:r>
      <w:r w:rsidRPr="007F3E90">
        <w:rPr>
          <w:rStyle w:val="Rimandonotaapidipagina"/>
          <w:sz w:val="24"/>
          <w:szCs w:val="24"/>
        </w:rPr>
        <w:footnoteReference w:id="384"/>
      </w:r>
      <w:r w:rsidRPr="007F3E90">
        <w:rPr>
          <w:sz w:val="24"/>
          <w:szCs w:val="24"/>
        </w:rPr>
        <w:t xml:space="preserve"> se li inviasse | il presente disse intorno al signor Bern</w:t>
      </w:r>
      <w:r w:rsidRPr="007F3E90">
        <w:rPr>
          <w:color w:val="000000" w:themeColor="text1"/>
          <w:sz w:val="24"/>
          <w:szCs w:val="24"/>
        </w:rPr>
        <w:t>v</w:t>
      </w:r>
      <w:r w:rsidRPr="007F3E90">
        <w:rPr>
          <w:sz w:val="24"/>
          <w:szCs w:val="24"/>
        </w:rPr>
        <w:t xml:space="preserve">el, et </w:t>
      </w:r>
      <w:proofErr w:type="gramStart"/>
      <w:r w:rsidRPr="007F3E90">
        <w:rPr>
          <w:sz w:val="24"/>
          <w:szCs w:val="24"/>
        </w:rPr>
        <w:t>agl’altri</w:t>
      </w:r>
      <w:proofErr w:type="gramEnd"/>
      <w:r w:rsidRPr="007F3E90">
        <w:rPr>
          <w:sz w:val="24"/>
          <w:szCs w:val="24"/>
        </w:rPr>
        <w:t xml:space="preserve"> | </w:t>
      </w:r>
    </w:p>
    <w:p w14:paraId="32D4D6F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89r /</w:t>
      </w:r>
    </w:p>
    <w:p w14:paraId="2A46FEE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prigioni, che sua Maestà sarebbe stata attendendo quello ne | fosse seguito; aggiungendo che se havevano cercato di | tradir il Paese bisognava castigarli, et se havevano | tentato di diminuir l’auttorità dei signori Stati, che | considerata la constitutione del Paese dovevano s</w:t>
      </w:r>
      <w:r w:rsidRPr="007F3E90">
        <w:rPr>
          <w:color w:val="000000" w:themeColor="text1"/>
          <w:sz w:val="24"/>
          <w:szCs w:val="24"/>
        </w:rPr>
        <w:t xml:space="preserve">ue Eccellenze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governarsi, et proceder in ciò conforme alla loro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p</w:t>
      </w:r>
      <w:r w:rsidRPr="007F3E90">
        <w:rPr>
          <w:sz w:val="24"/>
          <w:szCs w:val="24"/>
        </w:rPr>
        <w:t>rudenza</w:t>
      </w:r>
      <w:r w:rsidRPr="007F3E90">
        <w:rPr>
          <w:color w:val="000000" w:themeColor="text1"/>
          <w:sz w:val="24"/>
          <w:szCs w:val="24"/>
        </w:rPr>
        <w:t xml:space="preserve">; et a quello, che fosse conveniente, il che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fu notato molto bene haver relatione al sostentar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tacitamente la parte del signor Bernvel, se ben non fu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espressamente fatto alcun motivo. | </w:t>
      </w:r>
    </w:p>
    <w:p w14:paraId="00AD872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Partì il venerdì dall’Haya et benché havesse stabilita | l’hora la prevenne che quasi a pena li signori </w:t>
      </w:r>
      <w:r w:rsidRPr="007F3E90">
        <w:rPr>
          <w:color w:val="000000" w:themeColor="text1"/>
          <w:sz w:val="24"/>
          <w:szCs w:val="24"/>
        </w:rPr>
        <w:t>c</w:t>
      </w:r>
      <w:r w:rsidRPr="007F3E90">
        <w:rPr>
          <w:sz w:val="24"/>
          <w:szCs w:val="24"/>
        </w:rPr>
        <w:t>onte</w:t>
      </w:r>
      <w:r w:rsidRPr="007F3E90">
        <w:rPr>
          <w:rStyle w:val="Rimandonotaapidipagina"/>
          <w:sz w:val="24"/>
          <w:szCs w:val="24"/>
        </w:rPr>
        <w:footnoteReference w:id="385"/>
      </w:r>
      <w:r w:rsidRPr="007F3E90">
        <w:rPr>
          <w:sz w:val="24"/>
          <w:szCs w:val="24"/>
        </w:rPr>
        <w:t xml:space="preserve"> | Guglielmo, et principe Henrico puotero arrivar | a tempo di accompagnarlo fuori </w:t>
      </w:r>
      <w:r w:rsidRPr="007F3E90">
        <w:rPr>
          <w:sz w:val="24"/>
          <w:szCs w:val="24"/>
        </w:rPr>
        <w:lastRenderedPageBreak/>
        <w:t xml:space="preserve">di questo luoco, et | li deputati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gli convenero correr dietro | per trattarlo, et honorarlo a nome loro. | </w:t>
      </w:r>
    </w:p>
    <w:p w14:paraId="1C260B6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Mentre era in camino lo trapassò un corriero ispedito | dalla corte, che intesa la sua partita lo seguitò | et trovatolo lo fa tornar a dietro, et si crede verrà | dimani, et tiensi per fermo, che sia per aiutar la | liberatione del signor Bernvel, et che ciò sia venuto dall’|andata di monsignor Vandermil in Francia come si disse | </w:t>
      </w:r>
    </w:p>
    <w:p w14:paraId="7A9139E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89v /</w:t>
      </w:r>
    </w:p>
    <w:p w14:paraId="30672813" w14:textId="410245CA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quello, che da questo nuovo tentativo sia per ritrarne | non è così facile il penetrarlo. Vi sono di belli</w:t>
      </w:r>
      <w:r w:rsidRPr="007F3E90">
        <w:rPr>
          <w:rStyle w:val="Rimandonotaapidipagina"/>
          <w:sz w:val="24"/>
          <w:szCs w:val="24"/>
        </w:rPr>
        <w:footnoteReference w:id="386"/>
      </w:r>
      <w:r w:rsidRPr="007F3E90">
        <w:rPr>
          <w:sz w:val="24"/>
          <w:szCs w:val="24"/>
        </w:rPr>
        <w:t xml:space="preserve"> humori | in questi </w:t>
      </w:r>
      <w:ins w:id="1360" w:author="Giorgia" w:date="2023-03-10T19:13:00Z">
        <w:r w:rsidR="00A27FB1" w:rsidRPr="00915370">
          <w:rPr>
            <w:sz w:val="24"/>
            <w:szCs w:val="24"/>
            <w:highlight w:val="yellow"/>
            <w:rPrChange w:id="1361" w:author="Giorgia" w:date="2023-03-10T23:08:00Z">
              <w:rPr>
                <w:sz w:val="24"/>
                <w:szCs w:val="24"/>
              </w:rPr>
            </w:rPrChange>
          </w:rPr>
          <w:t>p</w:t>
        </w:r>
      </w:ins>
      <w:del w:id="1362" w:author="Giorgia" w:date="2023-03-10T19:13:00Z">
        <w:r w:rsidRPr="00915370" w:rsidDel="00A27FB1">
          <w:rPr>
            <w:sz w:val="24"/>
            <w:szCs w:val="24"/>
            <w:highlight w:val="yellow"/>
            <w:rPrChange w:id="1363" w:author="Giorgia" w:date="2023-03-10T23:08:00Z">
              <w:rPr>
                <w:sz w:val="24"/>
                <w:szCs w:val="24"/>
              </w:rPr>
            </w:rPrChange>
          </w:rPr>
          <w:delText>P</w:delText>
        </w:r>
      </w:del>
      <w:r w:rsidRPr="007F3E90">
        <w:rPr>
          <w:sz w:val="24"/>
          <w:szCs w:val="24"/>
        </w:rPr>
        <w:t xml:space="preserve">aesi, che parlano anco un tantino liberamente | dicendo, che non si vuole, che il Re commandi in questi | affari, che toccano allo Stato si starà a sentir quello | dirà esso Ambasciatore, et di tutto, degno della notitia della | Serenità vostra, le ne darò conto. | </w:t>
      </w:r>
    </w:p>
    <w:p w14:paraId="0079385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È stato detto per fermo, che esso monsignor di Boisise havesse | non una; ma più commissioni da essequire, raccomman-|da[t]e</w:t>
      </w:r>
      <w:r w:rsidRPr="007F3E90">
        <w:rPr>
          <w:rStyle w:val="Rimandonotaapidipagina"/>
          <w:sz w:val="24"/>
          <w:szCs w:val="24"/>
        </w:rPr>
        <w:footnoteReference w:id="387"/>
      </w:r>
      <w:r w:rsidRPr="007F3E90">
        <w:rPr>
          <w:sz w:val="24"/>
          <w:szCs w:val="24"/>
        </w:rPr>
        <w:t xml:space="preserve"> però alla sua discrettione, et prudenza, et per | spiegarle quando havesse trovato il tempo, et la | congiontura propria; ma che habbi tacciuto per veder | non esservi l’opportunità. | </w:t>
      </w:r>
    </w:p>
    <w:p w14:paraId="457360D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crede per certo, che, come altre volte ho riverentemente | scritto a vostra Serenità havesse commissione di far qualche | ufficio per scoprir l’intentione di qua circa la proro-|gatione della tregua; non ha toco</w:t>
      </w:r>
      <w:r w:rsidRPr="007F3E90">
        <w:rPr>
          <w:rStyle w:val="Rimandonotaapidipagina"/>
          <w:sz w:val="24"/>
          <w:szCs w:val="24"/>
        </w:rPr>
        <w:footnoteReference w:id="388"/>
      </w:r>
      <w:r w:rsidRPr="007F3E90">
        <w:rPr>
          <w:sz w:val="24"/>
          <w:szCs w:val="24"/>
        </w:rPr>
        <w:t xml:space="preserve"> cosa alcuna | hor</w:t>
      </w:r>
      <w:r w:rsidRPr="007F3E90">
        <w:rPr>
          <w:color w:val="000000" w:themeColor="text1"/>
          <w:sz w:val="24"/>
          <w:szCs w:val="24"/>
        </w:rPr>
        <w:t>a</w:t>
      </w:r>
      <w:r w:rsidRPr="007F3E90">
        <w:rPr>
          <w:sz w:val="24"/>
          <w:szCs w:val="24"/>
        </w:rPr>
        <w:t xml:space="preserve"> si vedrà se continuerà nei medesimi pensieri | et in quello,</w:t>
      </w:r>
      <w:r w:rsidRPr="007F3E90">
        <w:rPr>
          <w:rStyle w:val="Rimandonotaapidipagina"/>
          <w:sz w:val="24"/>
          <w:szCs w:val="24"/>
        </w:rPr>
        <w:footnoteReference w:id="389"/>
      </w:r>
      <w:r w:rsidRPr="007F3E90">
        <w:rPr>
          <w:sz w:val="24"/>
          <w:szCs w:val="24"/>
        </w:rPr>
        <w:t xml:space="preserve"> che mi ha detto il signor Ambasciator | inglese haver penetrato, che volesse procurar, che monsignor | di Murier, et per consequente li ambasciatori ordinarii del | </w:t>
      </w:r>
      <w:r w:rsidRPr="007F3E90">
        <w:rPr>
          <w:color w:val="000000" w:themeColor="text1"/>
          <w:sz w:val="24"/>
          <w:szCs w:val="24"/>
        </w:rPr>
        <w:t>Christianissimo</w:t>
      </w:r>
      <w:r w:rsidRPr="007F3E90">
        <w:rPr>
          <w:sz w:val="24"/>
          <w:szCs w:val="24"/>
        </w:rPr>
        <w:t xml:space="preserve"> successori a lui havessero ad entrar così bene | </w:t>
      </w:r>
    </w:p>
    <w:p w14:paraId="7656B58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90r /</w:t>
      </w:r>
    </w:p>
    <w:p w14:paraId="777FD64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 Consiglio di Stato come fa quello d’Inghilterra; adducendo che | tanto era collegato il </w:t>
      </w:r>
      <w:r w:rsidRPr="007F3E90">
        <w:rPr>
          <w:color w:val="000000" w:themeColor="text1"/>
          <w:sz w:val="24"/>
          <w:szCs w:val="24"/>
        </w:rPr>
        <w:t xml:space="preserve">Christianissimo con questi signori quanto il Re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inglese; ma più che li Francesi erano pagati dalla corona di | Francia; et gl’Inglesi tenuti a soldo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Stati. Fu fatto | questo tentativo anco mentre era qui il presidente | </w:t>
      </w:r>
      <w:r w:rsidRPr="007F3E90">
        <w:rPr>
          <w:color w:val="000000" w:themeColor="text1"/>
          <w:sz w:val="24"/>
          <w:szCs w:val="24"/>
        </w:rPr>
        <w:t>J</w:t>
      </w:r>
      <w:r w:rsidRPr="007F3E90">
        <w:rPr>
          <w:sz w:val="24"/>
          <w:szCs w:val="24"/>
        </w:rPr>
        <w:t xml:space="preserve">anino; ma cadé senza effetto. | </w:t>
      </w:r>
    </w:p>
    <w:p w14:paraId="7E4C964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[de]tto</w:t>
      </w:r>
      <w:r w:rsidRPr="007F3E90">
        <w:rPr>
          <w:rStyle w:val="Rimandonotaapidipagina"/>
          <w:sz w:val="24"/>
          <w:szCs w:val="24"/>
        </w:rPr>
        <w:footnoteReference w:id="390"/>
      </w:r>
      <w:r w:rsidRPr="007F3E90">
        <w:rPr>
          <w:sz w:val="24"/>
          <w:szCs w:val="24"/>
        </w:rPr>
        <w:t xml:space="preserve"> signor di Boisise part</w:t>
      </w:r>
      <w:r w:rsidRPr="007F3E90">
        <w:rPr>
          <w:color w:val="000000" w:themeColor="text1"/>
          <w:sz w:val="24"/>
          <w:szCs w:val="24"/>
        </w:rPr>
        <w:t>ì</w:t>
      </w:r>
      <w:r w:rsidRPr="007F3E90">
        <w:rPr>
          <w:sz w:val="24"/>
          <w:szCs w:val="24"/>
        </w:rPr>
        <w:t xml:space="preserve"> senza visitar il detto ambasciator | d’Inghilterrra sotto pretesto d’esser estraordinario, et ch’egli non | fosse venuto qui nuovo d’Inghilterra; ma tornato alla sua | residenza; et l’altro ha preteso di esser visitato come | arrivato doppo lui in </w:t>
      </w:r>
      <w:proofErr w:type="gramStart"/>
      <w:r w:rsidRPr="007F3E90">
        <w:rPr>
          <w:sz w:val="24"/>
          <w:szCs w:val="24"/>
        </w:rPr>
        <w:t>corte ;</w:t>
      </w:r>
      <w:proofErr w:type="gramEnd"/>
      <w:r w:rsidRPr="007F3E90">
        <w:rPr>
          <w:sz w:val="24"/>
          <w:szCs w:val="24"/>
        </w:rPr>
        <w:t xml:space="preserve"> onde non si sono visitati. | </w:t>
      </w:r>
    </w:p>
    <w:p w14:paraId="5B2EAB1D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  <w:specVanish/>
        </w:rPr>
      </w:pPr>
      <w:r w:rsidRPr="007F3E90">
        <w:rPr>
          <w:sz w:val="24"/>
          <w:szCs w:val="24"/>
        </w:rPr>
        <w:t>Né io manco sono stato corrisposto della visita da esso | monsignor di Boisise il che m’è parso molto strano, et che | habbi questo Ministro mostrato di far così poca stima | d’un servitore della Serenità vostra l’esser in colera con | la terra non doveva farli scordar quell</w:t>
      </w:r>
      <w:r w:rsidRPr="007F3E90">
        <w:rPr>
          <w:color w:val="000000" w:themeColor="text1"/>
          <w:sz w:val="24"/>
          <w:szCs w:val="24"/>
        </w:rPr>
        <w:t>o</w:t>
      </w:r>
      <w:r w:rsidRPr="007F3E90">
        <w:rPr>
          <w:sz w:val="24"/>
          <w:szCs w:val="24"/>
        </w:rPr>
        <w:t>, ch’è testimo-|nio di buona corrispondenza. Se in questo suo | ritorno non fa quel segno, che si deve non saprei altro | dire, se non dichiarir tra</w:t>
      </w:r>
      <w:r w:rsidRPr="007F3E90">
        <w:rPr>
          <w:rStyle w:val="Rimandonotaapidipagina"/>
          <w:sz w:val="24"/>
          <w:szCs w:val="24"/>
        </w:rPr>
        <w:footnoteReference w:id="391"/>
      </w:r>
      <w:r w:rsidRPr="007F3E90">
        <w:rPr>
          <w:sz w:val="24"/>
          <w:szCs w:val="24"/>
        </w:rPr>
        <w:t xml:space="preserve"> me stesso esser in lui o superbia | o mi sia lecito di dire poca cognitione del debito | </w:t>
      </w:r>
    </w:p>
    <w:p w14:paraId="286758B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complimento. Il precessor suo monsignor della </w:t>
      </w:r>
      <w:r w:rsidRPr="0093442A">
        <w:rPr>
          <w:sz w:val="24"/>
          <w:szCs w:val="24"/>
          <w:rPrChange w:id="1374" w:author="Flavia Di Gi" w:date="2023-04-02T15:51:00Z">
            <w:rPr>
              <w:sz w:val="24"/>
              <w:szCs w:val="24"/>
              <w:highlight w:val="yellow"/>
            </w:rPr>
          </w:rPrChange>
        </w:rPr>
        <w:t>Nua</w:t>
      </w:r>
      <w:r w:rsidRPr="007F3E90">
        <w:rPr>
          <w:rStyle w:val="Rimandonotaapidipagina"/>
          <w:sz w:val="24"/>
          <w:szCs w:val="24"/>
        </w:rPr>
        <w:footnoteReference w:id="392"/>
      </w:r>
      <w:r w:rsidRPr="007F3E90">
        <w:rPr>
          <w:sz w:val="24"/>
          <w:szCs w:val="24"/>
        </w:rPr>
        <w:t xml:space="preserve">, che | pur fu straordinario qui per il </w:t>
      </w:r>
      <w:r w:rsidRPr="007F3E90">
        <w:rPr>
          <w:color w:val="000000" w:themeColor="text1"/>
          <w:sz w:val="24"/>
          <w:szCs w:val="24"/>
        </w:rPr>
        <w:t xml:space="preserve">Christianissimo </w:t>
      </w:r>
      <w:r w:rsidRPr="007F3E90">
        <w:rPr>
          <w:sz w:val="24"/>
          <w:szCs w:val="24"/>
        </w:rPr>
        <w:t>tante volte quante |</w:t>
      </w:r>
    </w:p>
    <w:p w14:paraId="1FC354E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90v /</w:t>
      </w:r>
    </w:p>
    <w:p w14:paraId="239BDA8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io lo visitai, tante mi rese la </w:t>
      </w:r>
      <w:proofErr w:type="gramStart"/>
      <w:r w:rsidRPr="007F3E90">
        <w:rPr>
          <w:sz w:val="24"/>
          <w:szCs w:val="24"/>
        </w:rPr>
        <w:t>visita;</w:t>
      </w:r>
      <w:proofErr w:type="gramEnd"/>
      <w:r w:rsidRPr="007F3E90">
        <w:rPr>
          <w:sz w:val="24"/>
          <w:szCs w:val="24"/>
        </w:rPr>
        <w:t xml:space="preserve"> anzi come fu | sul partire fu egli primo a venir a licentiarsi da me. | Starò a vedere senza dir moto parendomi così esser | bene per non metter in compromesso la publica | riputatione; né li farò altra visita; se però da lei non mi | fosse commandato, che la rinovasse, che non lo credo. |</w:t>
      </w:r>
    </w:p>
    <w:p w14:paraId="2D1B865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Partì il signor principe Mauritio giovedì per Schonoven [d]ove</w:t>
      </w:r>
      <w:r w:rsidRPr="007F3E90">
        <w:rPr>
          <w:rStyle w:val="Rimandonotaapidipagina"/>
          <w:sz w:val="24"/>
          <w:szCs w:val="24"/>
        </w:rPr>
        <w:footnoteReference w:id="393"/>
      </w:r>
      <w:r w:rsidRPr="007F3E90">
        <w:rPr>
          <w:sz w:val="24"/>
          <w:szCs w:val="24"/>
        </w:rPr>
        <w:t xml:space="preserve"> | ha riformato quel Magistrato: nel quale nondimeno | resta stabilito un</w:t>
      </w:r>
      <w:r w:rsidRPr="007F3E90">
        <w:rPr>
          <w:rStyle w:val="Rimandonotaapidipagina"/>
          <w:sz w:val="24"/>
          <w:szCs w:val="24"/>
        </w:rPr>
        <w:footnoteReference w:id="394"/>
      </w:r>
      <w:r w:rsidRPr="007F3E90">
        <w:rPr>
          <w:sz w:val="24"/>
          <w:szCs w:val="24"/>
        </w:rPr>
        <w:t xml:space="preserve"> vecchio borgomastro del partito | arminiano; et il secretario della città, che si era ingerito | in questi motivi</w:t>
      </w:r>
      <w:r w:rsidRPr="007F3E90">
        <w:rPr>
          <w:rStyle w:val="Rimandonotaapidipagina"/>
          <w:sz w:val="24"/>
          <w:szCs w:val="24"/>
        </w:rPr>
        <w:footnoteReference w:id="395"/>
      </w:r>
      <w:r w:rsidRPr="007F3E90">
        <w:rPr>
          <w:sz w:val="24"/>
          <w:szCs w:val="24"/>
        </w:rPr>
        <w:t xml:space="preserve"> passati contra l’auttorità dei signori Stati | Generali, che si credeva dovesse esser cassato da sua Eccellenza, non | l’ha fatto; starà bene al giudicio di quel Magistrato, | ma si ha come per sicuro, che resterà nella carica. | </w:t>
      </w:r>
    </w:p>
    <w:p w14:paraId="13FDD03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Voleva passar inna</w:t>
      </w:r>
      <w:r w:rsidRPr="007F3E90">
        <w:rPr>
          <w:color w:val="000000" w:themeColor="text1"/>
          <w:sz w:val="24"/>
          <w:szCs w:val="24"/>
        </w:rPr>
        <w:t>ti</w:t>
      </w:r>
      <w:r w:rsidRPr="007F3E90">
        <w:rPr>
          <w:rStyle w:val="Rimandonotaapidipagina"/>
          <w:color w:val="000000" w:themeColor="text1"/>
          <w:sz w:val="24"/>
          <w:szCs w:val="24"/>
        </w:rPr>
        <w:footnoteReference w:id="396"/>
      </w:r>
      <w:r w:rsidRPr="007F3E90">
        <w:rPr>
          <w:color w:val="000000" w:themeColor="text1"/>
          <w:sz w:val="24"/>
          <w:szCs w:val="24"/>
        </w:rPr>
        <w:t xml:space="preserve"> </w:t>
      </w:r>
      <w:r w:rsidRPr="007F3E90">
        <w:rPr>
          <w:sz w:val="24"/>
          <w:szCs w:val="24"/>
        </w:rPr>
        <w:t>a Gorco</w:t>
      </w:r>
      <w:r w:rsidRPr="007F3E90">
        <w:rPr>
          <w:color w:val="000000" w:themeColor="text1"/>
          <w:sz w:val="24"/>
          <w:szCs w:val="24"/>
        </w:rPr>
        <w:t>n</w:t>
      </w:r>
      <w:r w:rsidRPr="007F3E90">
        <w:rPr>
          <w:sz w:val="24"/>
          <w:szCs w:val="24"/>
        </w:rPr>
        <w:t xml:space="preserve"> ma havendo inteso che | là passavano le elettioni de’ deputati con quiete, | et tutto il resto senza rumore è venuto alla Brilla | ove anco ha stabilito le cose in quella importante piazza | tanto per la militia, che per la politia a publica sodisfattione | et hoggi è stato di ritorno all’Haya. | </w:t>
      </w:r>
    </w:p>
    <w:p w14:paraId="0B2A67B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Sono rivenuti da Utrechet li commissari</w:t>
      </w:r>
      <w:r w:rsidRPr="007F3E90">
        <w:rPr>
          <w:color w:val="000000" w:themeColor="text1"/>
          <w:sz w:val="24"/>
          <w:szCs w:val="24"/>
        </w:rPr>
        <w:t>i</w:t>
      </w:r>
      <w:r w:rsidRPr="007F3E90">
        <w:rPr>
          <w:sz w:val="24"/>
          <w:szCs w:val="24"/>
        </w:rPr>
        <w:t>, che andorono | ad essaminar il Lidembergh secretario gia</w:t>
      </w:r>
      <w:r w:rsidRPr="007F3E90">
        <w:rPr>
          <w:rStyle w:val="Rimandonotaapidipagina"/>
          <w:sz w:val="24"/>
          <w:szCs w:val="24"/>
        </w:rPr>
        <w:footnoteReference w:id="397"/>
      </w:r>
      <w:r w:rsidRPr="007F3E90">
        <w:rPr>
          <w:sz w:val="24"/>
          <w:szCs w:val="24"/>
        </w:rPr>
        <w:t xml:space="preserve"> di </w:t>
      </w:r>
      <w:proofErr w:type="gramStart"/>
      <w:r w:rsidRPr="007F3E90">
        <w:rPr>
          <w:sz w:val="24"/>
          <w:szCs w:val="24"/>
        </w:rPr>
        <w:t>quei</w:t>
      </w:r>
      <w:proofErr w:type="gramEnd"/>
      <w:r w:rsidRPr="007F3E90">
        <w:rPr>
          <w:sz w:val="24"/>
          <w:szCs w:val="24"/>
        </w:rPr>
        <w:t xml:space="preserve"> Stati | </w:t>
      </w:r>
    </w:p>
    <w:p w14:paraId="74D989C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91r /</w:t>
      </w:r>
    </w:p>
    <w:p w14:paraId="5886ACB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hora si crede, che</w:t>
      </w:r>
      <w:r w:rsidRPr="007F3E90">
        <w:rPr>
          <w:rStyle w:val="Rimandonotaapidipagina"/>
          <w:sz w:val="24"/>
          <w:szCs w:val="24"/>
        </w:rPr>
        <w:footnoteReference w:id="398"/>
      </w:r>
      <w:r w:rsidRPr="007F3E90">
        <w:rPr>
          <w:sz w:val="24"/>
          <w:szCs w:val="24"/>
        </w:rPr>
        <w:t xml:space="preserve"> cominciaranno ad essaminar il | signor Bern</w:t>
      </w:r>
      <w:r w:rsidRPr="007F3E90">
        <w:rPr>
          <w:color w:val="000000" w:themeColor="text1"/>
          <w:sz w:val="24"/>
          <w:szCs w:val="24"/>
        </w:rPr>
        <w:t>velt</w:t>
      </w:r>
      <w:r w:rsidRPr="007F3E90">
        <w:rPr>
          <w:sz w:val="24"/>
          <w:szCs w:val="24"/>
        </w:rPr>
        <w:t xml:space="preserve">, et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che sono custoditi con accuratezza | et diligenza grand</w:t>
      </w:r>
      <w:r w:rsidRPr="007F3E90">
        <w:rPr>
          <w:color w:val="000000" w:themeColor="text1"/>
          <w:sz w:val="24"/>
          <w:szCs w:val="24"/>
        </w:rPr>
        <w:t>e,</w:t>
      </w:r>
      <w:r w:rsidRPr="007F3E90">
        <w:rPr>
          <w:sz w:val="24"/>
          <w:szCs w:val="24"/>
        </w:rPr>
        <w:t xml:space="preserve"> et massime esso signor Bern</w:t>
      </w:r>
      <w:r w:rsidRPr="007F3E90">
        <w:rPr>
          <w:color w:val="000000" w:themeColor="text1"/>
          <w:sz w:val="24"/>
          <w:szCs w:val="24"/>
        </w:rPr>
        <w:t xml:space="preserve">velt.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</w:t>
      </w:r>
    </w:p>
    <w:p w14:paraId="419DEA2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È arrivato qui d</w:t>
      </w:r>
      <w:r w:rsidRPr="007F3E90">
        <w:rPr>
          <w:color w:val="000000" w:themeColor="text1"/>
          <w:sz w:val="24"/>
          <w:szCs w:val="24"/>
        </w:rPr>
        <w:t>o</w:t>
      </w:r>
      <w:r w:rsidRPr="007F3E90">
        <w:rPr>
          <w:sz w:val="24"/>
          <w:szCs w:val="24"/>
        </w:rPr>
        <w:t xml:space="preserve">i giorni sono il signor conte di Oxfort fu hiersera | a visitarmi, et si sforzò di darmi a conoscer viver | in lui grandissima devotione verso quella serenissima </w:t>
      </w:r>
      <w:r w:rsidRPr="007F3E90">
        <w:rPr>
          <w:color w:val="000000" w:themeColor="text1"/>
          <w:sz w:val="24"/>
          <w:szCs w:val="24"/>
        </w:rPr>
        <w:t xml:space="preserve">Republica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</w:t>
      </w:r>
      <w:r w:rsidRPr="007F3E90">
        <w:rPr>
          <w:sz w:val="24"/>
          <w:szCs w:val="24"/>
        </w:rPr>
        <w:t>per [se]rvitio</w:t>
      </w:r>
      <w:r w:rsidRPr="007F3E90">
        <w:rPr>
          <w:rStyle w:val="Rimandonotaapidipagina"/>
          <w:sz w:val="24"/>
          <w:szCs w:val="24"/>
        </w:rPr>
        <w:footnoteReference w:id="399"/>
      </w:r>
      <w:r w:rsidRPr="007F3E90">
        <w:rPr>
          <w:sz w:val="24"/>
          <w:szCs w:val="24"/>
        </w:rPr>
        <w:t xml:space="preserve"> della quale, disse, che sarebbe stato in ogni | tempo pronto ad impiegar sé stesso, et ogni suo | potere</w:t>
      </w:r>
      <w:r w:rsidRPr="007F3E90">
        <w:rPr>
          <w:rStyle w:val="Rimandonotaapidipagina"/>
          <w:sz w:val="24"/>
          <w:szCs w:val="24"/>
        </w:rPr>
        <w:footnoteReference w:id="400"/>
      </w:r>
      <w:r w:rsidRPr="007F3E90">
        <w:rPr>
          <w:sz w:val="24"/>
          <w:szCs w:val="24"/>
        </w:rPr>
        <w:t xml:space="preserve">. Io lo ringratiai di questa buona volontà | et corrisposi con ogni vivo affetto a così gratioso | complimento. Et sodisferò seco della maniera che | mi si deve. Gratie etc. | </w:t>
      </w:r>
    </w:p>
    <w:p w14:paraId="622C16E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076B19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11 settembre 1618 | </w:t>
      </w:r>
    </w:p>
    <w:p w14:paraId="7487F7B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1F37567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devotissimo</w:t>
      </w:r>
      <w:r w:rsidRPr="007F3E90">
        <w:rPr>
          <w:rStyle w:val="Rimandonotaapidipagina"/>
          <w:sz w:val="24"/>
          <w:szCs w:val="24"/>
        </w:rPr>
        <w:footnoteReference w:id="401"/>
      </w:r>
      <w:r w:rsidRPr="007F3E90">
        <w:rPr>
          <w:sz w:val="24"/>
          <w:szCs w:val="24"/>
        </w:rPr>
        <w:t xml:space="preserve"> servitore | </w:t>
      </w:r>
    </w:p>
    <w:p w14:paraId="28FBE5A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| </w:t>
      </w:r>
    </w:p>
    <w:p w14:paraId="62A4E3E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AC8A26F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b/>
          <w:sz w:val="24"/>
          <w:szCs w:val="24"/>
        </w:rPr>
        <w:t>/</w:t>
      </w:r>
      <w:r w:rsidRPr="007F3E90">
        <w:rPr>
          <w:sz w:val="24"/>
          <w:szCs w:val="24"/>
        </w:rPr>
        <w:t xml:space="preserve"> 91v </w:t>
      </w:r>
      <w:r w:rsidRPr="007F3E90">
        <w:rPr>
          <w:b/>
          <w:sz w:val="24"/>
          <w:szCs w:val="24"/>
        </w:rPr>
        <w:t>/</w:t>
      </w:r>
    </w:p>
    <w:p w14:paraId="2E0C640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| Venetia | </w:t>
      </w:r>
    </w:p>
    <w:p w14:paraId="2C66230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 xml:space="preserve">da </w:t>
      </w:r>
      <w:r w:rsidRPr="007F3E90">
        <w:rPr>
          <w:sz w:val="24"/>
          <w:szCs w:val="24"/>
        </w:rPr>
        <w:t xml:space="preserve">| </w:t>
      </w:r>
    </w:p>
    <w:p w14:paraId="6559BB9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60 comincia 59 | </w:t>
      </w:r>
    </w:p>
    <w:p w14:paraId="3E7FAFE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38D304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Tracce di sigilli</w:t>
      </w:r>
    </w:p>
    <w:p w14:paraId="1A80EB9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EDA6EEC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7CDE2B9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91vC /</w:t>
      </w:r>
    </w:p>
    <w:p w14:paraId="723C756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11 settembre 1618 </w:t>
      </w:r>
      <w:r w:rsidRPr="007F3E90">
        <w:rPr>
          <w:color w:val="000000" w:themeColor="text1"/>
          <w:sz w:val="24"/>
          <w:szCs w:val="24"/>
        </w:rPr>
        <w:t>ricevute</w:t>
      </w:r>
      <w:r w:rsidRPr="007F3E90">
        <w:rPr>
          <w:sz w:val="24"/>
          <w:szCs w:val="24"/>
        </w:rPr>
        <w:t xml:space="preserve"> a’ 3 ottobre | </w:t>
      </w:r>
    </w:p>
    <w:p w14:paraId="14721B23" w14:textId="7BBC8D0D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1379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1380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60 | </w:t>
      </w:r>
    </w:p>
    <w:p w14:paraId="7887D24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D9AA8F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Corriero andato a monsignor di Boisise | portò che dove</w:t>
      </w:r>
      <w:r w:rsidRPr="007F3E90">
        <w:rPr>
          <w:color w:val="000000" w:themeColor="text1"/>
          <w:sz w:val="24"/>
          <w:szCs w:val="24"/>
        </w:rPr>
        <w:t>sse</w:t>
      </w:r>
      <w:r w:rsidRPr="007F3E90">
        <w:rPr>
          <w:sz w:val="24"/>
          <w:szCs w:val="24"/>
        </w:rPr>
        <w:t xml:space="preserve"> ritornar. | </w:t>
      </w:r>
    </w:p>
    <w:p w14:paraId="0151B89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Negotiato da lui </w:t>
      </w:r>
      <w:r w:rsidRPr="007F3E90">
        <w:rPr>
          <w:color w:val="000000" w:themeColor="text1"/>
          <w:sz w:val="24"/>
          <w:szCs w:val="24"/>
        </w:rPr>
        <w:t>coi</w:t>
      </w:r>
      <w:r w:rsidRPr="007F3E90">
        <w:rPr>
          <w:color w:val="FF0000"/>
          <w:sz w:val="24"/>
          <w:szCs w:val="24"/>
        </w:rPr>
        <w:t xml:space="preserve"> </w:t>
      </w:r>
      <w:r w:rsidRPr="007F3E90">
        <w:rPr>
          <w:sz w:val="24"/>
          <w:szCs w:val="24"/>
        </w:rPr>
        <w:t>signori Stati contra | la persona dell’Arsen. Ri</w:t>
      </w:r>
      <w:r w:rsidRPr="007F3E90">
        <w:rPr>
          <w:color w:val="000000" w:themeColor="text1"/>
          <w:sz w:val="24"/>
          <w:szCs w:val="24"/>
        </w:rPr>
        <w:t>c</w:t>
      </w:r>
      <w:r w:rsidRPr="007F3E90">
        <w:rPr>
          <w:sz w:val="24"/>
          <w:szCs w:val="24"/>
        </w:rPr>
        <w:t xml:space="preserve">usa i | presenti mandatili. | </w:t>
      </w:r>
    </w:p>
    <w:p w14:paraId="3722778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Parte: e dopo partito incontra | corriero che lo fa ritornar. | </w:t>
      </w:r>
    </w:p>
    <w:p w14:paraId="4050629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Discorre sopra le sue commissioni. | </w:t>
      </w:r>
    </w:p>
    <w:p w14:paraId="66E40DE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Che parte senza visitar l’ambasciator di | Inghilterra sotto pretesto d’esser estraordinario. | </w:t>
      </w:r>
    </w:p>
    <w:p w14:paraId="55F6543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a lui non ha reso la visita | s</w:t>
      </w:r>
      <w:r w:rsidRPr="007F3E90">
        <w:rPr>
          <w:color w:val="000000" w:themeColor="text1"/>
          <w:sz w:val="24"/>
          <w:szCs w:val="24"/>
        </w:rPr>
        <w:t>ì</w:t>
      </w:r>
      <w:r w:rsidRPr="007F3E90">
        <w:rPr>
          <w:sz w:val="24"/>
          <w:szCs w:val="24"/>
        </w:rPr>
        <w:t xml:space="preserve"> come fece sempre monsignor della Nua. | </w:t>
      </w:r>
    </w:p>
    <w:p w14:paraId="6608F6F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 ritornerà, non farà altra visita | se non li vien comandato di qua. | </w:t>
      </w:r>
    </w:p>
    <w:p w14:paraId="00F7B57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Partenza del principe Mauritio per Sconoven. | </w:t>
      </w:r>
    </w:p>
    <w:p w14:paraId="39F9EF4C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</w:p>
    <w:p w14:paraId="445E189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Sono tornati li commissarii andati a | essaminar il segretario Lidembergh. | Et si crede esaminerano il Bern</w:t>
      </w:r>
      <w:r w:rsidRPr="007F3E90">
        <w:rPr>
          <w:color w:val="000000" w:themeColor="text1"/>
          <w:sz w:val="24"/>
          <w:szCs w:val="24"/>
        </w:rPr>
        <w:t>v</w:t>
      </w:r>
      <w:r w:rsidRPr="007F3E90">
        <w:rPr>
          <w:sz w:val="24"/>
          <w:szCs w:val="24"/>
        </w:rPr>
        <w:t xml:space="preserve">el. | </w:t>
      </w:r>
    </w:p>
    <w:p w14:paraId="68E33AD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Conte di Osfort complisce et si | </w:t>
      </w:r>
      <w:r w:rsidRPr="007F3E90">
        <w:rPr>
          <w:color w:val="000000" w:themeColor="text1"/>
          <w:sz w:val="24"/>
          <w:szCs w:val="24"/>
        </w:rPr>
        <w:t>ofer</w:t>
      </w:r>
      <w:r w:rsidRPr="007F3E90">
        <w:rPr>
          <w:sz w:val="24"/>
          <w:szCs w:val="24"/>
        </w:rPr>
        <w:t>isce</w:t>
      </w:r>
      <w:r w:rsidRPr="007F3E90">
        <w:rPr>
          <w:rStyle w:val="Rimandonotaapidipagina"/>
          <w:sz w:val="24"/>
          <w:szCs w:val="24"/>
        </w:rPr>
        <w:footnoteReference w:id="402"/>
      </w:r>
      <w:r w:rsidRPr="007F3E90">
        <w:rPr>
          <w:sz w:val="24"/>
          <w:szCs w:val="24"/>
        </w:rPr>
        <w:t xml:space="preserve"> alla serenissima Republica. | </w:t>
      </w:r>
    </w:p>
    <w:p w14:paraId="7054407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B39D53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L. SS. R. | </w:t>
      </w:r>
    </w:p>
    <w:p w14:paraId="24B5A3FB" w14:textId="3AA4FF8F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3</w:t>
      </w:r>
      <w:r w:rsidR="005F4435">
        <w:rPr>
          <w:sz w:val="24"/>
          <w:szCs w:val="24"/>
        </w:rPr>
        <w:t>1</w:t>
      </w:r>
    </w:p>
    <w:p w14:paraId="6760978B" w14:textId="77777777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18 settembre 1618, L’Aia (cc. 92r-97v)</w:t>
      </w:r>
    </w:p>
    <w:p w14:paraId="7FA294A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1B2D866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92r /</w:t>
      </w:r>
    </w:p>
    <w:p w14:paraId="3C8954F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61</w:t>
      </w:r>
      <w:r w:rsidRPr="007F3E90">
        <w:rPr>
          <w:rStyle w:val="Rimandonotaapidipagina"/>
          <w:sz w:val="24"/>
          <w:szCs w:val="24"/>
        </w:rPr>
        <w:footnoteReference w:id="403"/>
      </w:r>
      <w:r w:rsidRPr="007F3E90">
        <w:rPr>
          <w:sz w:val="24"/>
          <w:szCs w:val="24"/>
        </w:rPr>
        <w:t xml:space="preserve"> sola | </w:t>
      </w:r>
    </w:p>
    <w:p w14:paraId="7B8D48C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762D7A8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49C208C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monsignor di Boisise ambasciator straordinario di Francia prima che | ritornar all’Haya essendo in Anversa riespedì di là il suo secretario | alla corte in diligenza, dando conto di quanto era successo, et che | haverebbe ubidito alli commandamenti della Maestà sua col ritor-|narsene qui. Fu venerdì sera il suo nuovo ingresso in questo | luoco incontrato dal principe Mauritio, dal fratello, et dal | conte Guglielmo; et vi intervenero anco qualcheduni deputati | dalli signori Stati; et fu</w:t>
      </w:r>
      <w:r w:rsidRPr="007F3E90">
        <w:rPr>
          <w:rStyle w:val="Rimandonotaapidipagina"/>
          <w:sz w:val="24"/>
          <w:szCs w:val="24"/>
        </w:rPr>
        <w:footnoteReference w:id="404"/>
      </w:r>
      <w:r w:rsidRPr="007F3E90">
        <w:rPr>
          <w:sz w:val="24"/>
          <w:szCs w:val="24"/>
        </w:rPr>
        <w:t xml:space="preserve"> tanto più numeroso di carrozze, et gentil-|huomini di corte; quanto in un medesimo tempo venne anco | madama della Trem</w:t>
      </w:r>
      <w:r w:rsidRPr="007F3E90">
        <w:rPr>
          <w:color w:val="000000" w:themeColor="text1"/>
          <w:sz w:val="24"/>
          <w:szCs w:val="24"/>
        </w:rPr>
        <w:t>o</w:t>
      </w:r>
      <w:r w:rsidRPr="007F3E90">
        <w:rPr>
          <w:sz w:val="24"/>
          <w:szCs w:val="24"/>
        </w:rPr>
        <w:t>glia sorella di questi signori principi di | Nassau venuta dal viaggio di qua</w:t>
      </w:r>
      <w:r w:rsidRPr="007F3E90">
        <w:rPr>
          <w:rStyle w:val="Rimandonotaapidipagina"/>
          <w:sz w:val="24"/>
          <w:szCs w:val="24"/>
        </w:rPr>
        <w:footnoteReference w:id="405"/>
      </w:r>
      <w:r w:rsidRPr="007F3E90">
        <w:rPr>
          <w:sz w:val="24"/>
          <w:szCs w:val="24"/>
        </w:rPr>
        <w:t xml:space="preserve"> a riveder li fratelli | doppo vintidoi anni, che non si sono veduti insieme</w:t>
      </w:r>
      <w:r w:rsidRPr="007F3E90">
        <w:rPr>
          <w:rStyle w:val="Rimandonotaapidipagina"/>
          <w:sz w:val="24"/>
          <w:szCs w:val="24"/>
        </w:rPr>
        <w:footnoteReference w:id="406"/>
      </w:r>
      <w:r w:rsidRPr="007F3E90">
        <w:rPr>
          <w:sz w:val="24"/>
          <w:szCs w:val="24"/>
        </w:rPr>
        <w:t xml:space="preserve">. | </w:t>
      </w:r>
    </w:p>
    <w:p w14:paraId="33D76048" w14:textId="4415AA65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 xml:space="preserve">Al sapersi il ritorno del detto Ambasciatore, et al suo arrivo in </w:t>
      </w:r>
      <w:r w:rsidRPr="00911A1D">
        <w:rPr>
          <w:sz w:val="24"/>
          <w:szCs w:val="24"/>
        </w:rPr>
        <w:t xml:space="preserve">questo | luoco pareva che </w:t>
      </w:r>
      <w:r w:rsidRPr="00911A1D">
        <w:rPr>
          <w:sz w:val="24"/>
          <w:szCs w:val="24"/>
          <w:rPrChange w:id="1383" w:author="Flavia Di Gi" w:date="2023-04-25T18:25:00Z">
            <w:rPr>
              <w:sz w:val="24"/>
              <w:szCs w:val="24"/>
              <w:highlight w:val="yellow"/>
            </w:rPr>
          </w:rPrChange>
        </w:rPr>
        <w:t>l’</w:t>
      </w:r>
      <w:ins w:id="1384" w:author="Flavia Di Gi" w:date="2023-04-25T18:25:00Z">
        <w:r w:rsidR="00911A1D" w:rsidRPr="00911A1D">
          <w:rPr>
            <w:sz w:val="24"/>
            <w:szCs w:val="24"/>
            <w:rPrChange w:id="1385" w:author="Flavia Di Gi" w:date="2023-04-25T18:25:00Z">
              <w:rPr>
                <w:sz w:val="24"/>
                <w:szCs w:val="24"/>
                <w:highlight w:val="yellow"/>
              </w:rPr>
            </w:rPrChange>
          </w:rPr>
          <w:t>u</w:t>
        </w:r>
      </w:ins>
      <w:del w:id="1386" w:author="Flavia Di Gi" w:date="2023-04-25T18:25:00Z">
        <w:r w:rsidRPr="00911A1D" w:rsidDel="00911A1D">
          <w:rPr>
            <w:sz w:val="24"/>
            <w:szCs w:val="24"/>
            <w:rPrChange w:id="1387" w:author="Flavia Di Gi" w:date="2023-04-25T18:25:00Z">
              <w:rPr>
                <w:sz w:val="24"/>
                <w:szCs w:val="24"/>
                <w:highlight w:val="yellow"/>
              </w:rPr>
            </w:rPrChange>
          </w:rPr>
          <w:delText>U</w:delText>
        </w:r>
      </w:del>
      <w:r w:rsidRPr="00911A1D">
        <w:rPr>
          <w:sz w:val="24"/>
          <w:szCs w:val="24"/>
          <w:rPrChange w:id="1388" w:author="Flavia Di Gi" w:date="2023-04-25T18:25:00Z">
            <w:rPr>
              <w:sz w:val="24"/>
              <w:szCs w:val="24"/>
              <w:highlight w:val="yellow"/>
            </w:rPr>
          </w:rPrChange>
        </w:rPr>
        <w:t>niversale</w:t>
      </w:r>
      <w:r w:rsidRPr="007F3E90">
        <w:rPr>
          <w:sz w:val="24"/>
          <w:szCs w:val="24"/>
        </w:rPr>
        <w:t xml:space="preserve"> restasse mal contento, | et sospesi </w:t>
      </w:r>
      <w:proofErr w:type="gramStart"/>
      <w:r w:rsidRPr="007F3E90">
        <w:rPr>
          <w:sz w:val="24"/>
          <w:szCs w:val="24"/>
        </w:rPr>
        <w:t>gl’animi</w:t>
      </w:r>
      <w:proofErr w:type="gramEnd"/>
      <w:r w:rsidRPr="007F3E90">
        <w:rPr>
          <w:sz w:val="24"/>
          <w:szCs w:val="24"/>
        </w:rPr>
        <w:t xml:space="preserve"> di quello che havesse a spiegar di | nuovo nell’assemblea dei signori Stati, si stava attendendo | con curiosità, che ricercasse l’audienza, come lo fece per | hier mattina. Presentò una lettera del Re, il cui | contenuto per quanto mi è stato riferto è, che significa | sua Maestà a questi signori haver inteso il stato delli affari, | et l’imprigionamento di monsignor Bernvel, et altri, imputati | di haversi mal comportato nella conservatione della | libertà, et sicurezza di questo </w:t>
      </w:r>
      <w:proofErr w:type="gramStart"/>
      <w:r w:rsidRPr="007F3E90">
        <w:rPr>
          <w:sz w:val="24"/>
          <w:szCs w:val="24"/>
        </w:rPr>
        <w:t>Stato ;</w:t>
      </w:r>
      <w:proofErr w:type="gramEnd"/>
      <w:r w:rsidRPr="007F3E90">
        <w:rPr>
          <w:sz w:val="24"/>
          <w:szCs w:val="24"/>
        </w:rPr>
        <w:t xml:space="preserve"> e[t]</w:t>
      </w:r>
      <w:r w:rsidRPr="007F3E90">
        <w:rPr>
          <w:rStyle w:val="Rimandonotaapidipagina"/>
          <w:sz w:val="24"/>
          <w:szCs w:val="24"/>
        </w:rPr>
        <w:footnoteReference w:id="407"/>
      </w:r>
      <w:r w:rsidRPr="007F3E90">
        <w:rPr>
          <w:sz w:val="24"/>
          <w:szCs w:val="24"/>
        </w:rPr>
        <w:t xml:space="preserve"> che da questi | signori si attendeva di rimediare, et stabilire per l’avvenire | </w:t>
      </w:r>
    </w:p>
    <w:p w14:paraId="6895878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92v /</w:t>
      </w:r>
    </w:p>
    <w:p w14:paraId="4B7CB93B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>et evitar gl’inconvenienti, onde tenendo la Maestà sua che la | conservatione di queste Provincie</w:t>
      </w:r>
      <w:r w:rsidRPr="007F3E90">
        <w:rPr>
          <w:rStyle w:val="Rimandonotaapidipagina"/>
          <w:sz w:val="24"/>
          <w:szCs w:val="24"/>
        </w:rPr>
        <w:footnoteReference w:id="408"/>
      </w:r>
      <w:r w:rsidRPr="007F3E90">
        <w:rPr>
          <w:sz w:val="24"/>
          <w:szCs w:val="24"/>
        </w:rPr>
        <w:t xml:space="preserve"> sia la propria della | sua Corona, et dello </w:t>
      </w:r>
      <w:r w:rsidRPr="007F3E90">
        <w:rPr>
          <w:color w:val="000000" w:themeColor="text1"/>
          <w:sz w:val="24"/>
          <w:szCs w:val="24"/>
        </w:rPr>
        <w:t>S</w:t>
      </w:r>
      <w:r w:rsidRPr="007F3E90">
        <w:rPr>
          <w:sz w:val="24"/>
          <w:szCs w:val="24"/>
        </w:rPr>
        <w:t>tato, desiderando contribuirvi tutto | quel più, che havesse potuto provenir dalla sua benevolenza | et</w:t>
      </w:r>
      <w:r w:rsidRPr="007F3E90">
        <w:rPr>
          <w:rStyle w:val="Rimandonotaapidipagina"/>
          <w:sz w:val="24"/>
          <w:szCs w:val="24"/>
        </w:rPr>
        <w:footnoteReference w:id="409"/>
      </w:r>
      <w:r w:rsidRPr="007F3E90">
        <w:rPr>
          <w:sz w:val="24"/>
          <w:szCs w:val="24"/>
        </w:rPr>
        <w:t xml:space="preserve"> affetto verso le medesime Provincie, haveva | ordinato al detto monsignor di Boisise di ritornarsene | appresso de’ signori Stati; perché assistesse di consiglio in tutte | quelle cose, che sue Signorie l’havessero trovato necessario, et a | proposito per tanto maggiormente fermar, et stabilir la pace | nello Stato</w:t>
      </w:r>
      <w:r w:rsidRPr="007F3E90">
        <w:rPr>
          <w:rStyle w:val="Rimandonotaapidipagina"/>
          <w:sz w:val="24"/>
          <w:szCs w:val="24"/>
        </w:rPr>
        <w:footnoteReference w:id="410"/>
      </w:r>
      <w:r w:rsidRPr="007F3E90">
        <w:rPr>
          <w:sz w:val="24"/>
          <w:szCs w:val="24"/>
        </w:rPr>
        <w:t>, et la sicurezza della libertà di questa Republica | facendo offerta et di forze, et di denari, et di tutto quel | più, che havesse potuto provenir dall’autorità della Maestà sua | replicando che stimava la conservatione di questi paesi nel | dominio de</w:t>
      </w:r>
      <w:r w:rsidRPr="007F3E90">
        <w:rPr>
          <w:color w:val="000000" w:themeColor="text1"/>
          <w:sz w:val="24"/>
          <w:szCs w:val="24"/>
        </w:rPr>
        <w:t>’</w:t>
      </w:r>
      <w:r w:rsidRPr="007F3E90">
        <w:rPr>
          <w:sz w:val="24"/>
          <w:szCs w:val="24"/>
        </w:rPr>
        <w:t xml:space="preserve"> signori Stati non altrimenti, che ’l mantenimento dei suoi | regni. In ristretto questo fu il contenuto delle lettere, nella | qual sostanza fece anco l’ufficio monsignor di Boisise. Del</w:t>
      </w:r>
      <w:r w:rsidRPr="007F3E90">
        <w:rPr>
          <w:rStyle w:val="Rimandonotaapidipagina"/>
          <w:sz w:val="24"/>
          <w:szCs w:val="24"/>
        </w:rPr>
        <w:footnoteReference w:id="411"/>
      </w:r>
      <w:r w:rsidRPr="007F3E90">
        <w:rPr>
          <w:sz w:val="24"/>
          <w:szCs w:val="24"/>
        </w:rPr>
        <w:t xml:space="preserve"> quale | restò l’universal dell’assemblea molto gustat</w:t>
      </w:r>
      <w:r w:rsidRPr="007F3E90">
        <w:rPr>
          <w:color w:val="000000" w:themeColor="text1"/>
          <w:sz w:val="24"/>
          <w:szCs w:val="24"/>
        </w:rPr>
        <w:t>o</w:t>
      </w:r>
      <w:r w:rsidRPr="007F3E90">
        <w:rPr>
          <w:rStyle w:val="Rimandonotaapidipagina"/>
          <w:color w:val="000000" w:themeColor="text1"/>
          <w:sz w:val="24"/>
          <w:szCs w:val="24"/>
        </w:rPr>
        <w:footnoteReference w:id="412"/>
      </w:r>
      <w:r w:rsidRPr="007F3E90">
        <w:rPr>
          <w:color w:val="000000" w:themeColor="text1"/>
          <w:sz w:val="24"/>
          <w:szCs w:val="24"/>
        </w:rPr>
        <w:t>,</w:t>
      </w:r>
      <w:r w:rsidRPr="007F3E90">
        <w:rPr>
          <w:sz w:val="24"/>
          <w:szCs w:val="24"/>
        </w:rPr>
        <w:t xml:space="preserve"> come anco | altri doppo che fu intesa l’espositione; se bene non resta, | che non vi siano di quelli, che tengono per fermo, che | habbi espressa commissione di procurar sottomano la | liberatione di monsignor Bernvelt, et </w:t>
      </w:r>
      <w:proofErr w:type="gramStart"/>
      <w:r w:rsidRPr="007F3E90">
        <w:rPr>
          <w:sz w:val="24"/>
          <w:szCs w:val="24"/>
        </w:rPr>
        <w:t>degl’altri</w:t>
      </w:r>
      <w:proofErr w:type="gramEnd"/>
      <w:r w:rsidRPr="007F3E90">
        <w:rPr>
          <w:sz w:val="24"/>
          <w:szCs w:val="24"/>
        </w:rPr>
        <w:t xml:space="preserve"> con ufficii | a parte. Dalle parole di monsignor di Murier che | visitai la passata settimana ben m’avidi esser egli | estraordinariamente appassionato, parlando con non poco affetto | </w:t>
      </w:r>
    </w:p>
    <w:p w14:paraId="0ADAE3F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93r /</w:t>
      </w:r>
    </w:p>
    <w:p w14:paraId="0A67C11D" w14:textId="13AC1479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 xml:space="preserve">della persona di monsignor Bernvelt, et mentre discorreva della | sua disgratia mi addimandò. Vostra Signoria ha già mai scoperto | monsignor Bernvelt spagnuolo, o dipender da’ </w:t>
      </w:r>
      <w:ins w:id="1392" w:author="Giorgia" w:date="2023-03-11T16:34:00Z">
        <w:r w:rsidR="008E322D">
          <w:rPr>
            <w:sz w:val="24"/>
            <w:szCs w:val="24"/>
          </w:rPr>
          <w:t>S</w:t>
        </w:r>
      </w:ins>
      <w:del w:id="1393" w:author="Giorgia" w:date="2023-03-11T16:34:00Z">
        <w:r w:rsidRPr="007F3E90" w:rsidDel="008E322D">
          <w:rPr>
            <w:sz w:val="24"/>
            <w:szCs w:val="24"/>
          </w:rPr>
          <w:delText>s</w:delText>
        </w:r>
      </w:del>
      <w:r w:rsidRPr="007F3E90">
        <w:rPr>
          <w:sz w:val="24"/>
          <w:szCs w:val="24"/>
        </w:rPr>
        <w:t xml:space="preserve">pagnuoli; | et che si </w:t>
      </w:r>
      <w:r w:rsidRPr="007F3E90">
        <w:rPr>
          <w:sz w:val="24"/>
          <w:szCs w:val="24"/>
        </w:rPr>
        <w:lastRenderedPageBreak/>
        <w:t>habbi mostrato contrario alli affari della serenissima | Republica? Io risposi, che per il primo io l’havevo sempre | tenuto per un buon patriota; et per il secondo ero ricorso | d’ordinario a lui nell</w:t>
      </w:r>
      <w:r w:rsidRPr="007F3E90">
        <w:rPr>
          <w:color w:val="000000" w:themeColor="text1"/>
          <w:sz w:val="24"/>
          <w:szCs w:val="24"/>
        </w:rPr>
        <w:t>’occasioni</w:t>
      </w:r>
      <w:r w:rsidRPr="007F3E90">
        <w:rPr>
          <w:color w:val="FF0000"/>
          <w:sz w:val="24"/>
          <w:szCs w:val="24"/>
        </w:rPr>
        <w:t xml:space="preserve"> </w:t>
      </w:r>
      <w:r w:rsidRPr="007F3E90">
        <w:rPr>
          <w:sz w:val="24"/>
          <w:szCs w:val="24"/>
        </w:rPr>
        <w:t>delle levate passate, et | dell’armamento delle navi perché stimavo il suo favore | et il suo buon adrizzo, et che m’è parso sempre ritrarne | buoni effetti; che se altrimenti havessi scoperto io mi sarei | astenuto di ricorrer al suo consiglio, et alla sua auttorità | rispose; et io l’ho conosciuto sempre inclinato al bene | et servitio della serenissima Republica, et in particolare al buon stato | et sicuro governo di queste Provincie. Poi continuò | è gran cosa, et cosa anco nuova, che doppo che | gl’huomini sono prigioni se li trovino l’imputationi | che prima non erano manco sognate; ma le gelosie, | et le passioni causano di questi accidenti. Et ben nella fronte | mostrò l’interna passione, che haveva della caduta di | questo Ministro. Et perché non può celar questo suo | affetto si rende egli altrettanto suspetto</w:t>
      </w:r>
      <w:r w:rsidRPr="007F3E90">
        <w:rPr>
          <w:rStyle w:val="Rimandonotaapidipagina"/>
          <w:sz w:val="24"/>
          <w:szCs w:val="24"/>
        </w:rPr>
        <w:footnoteReference w:id="413"/>
      </w:r>
      <w:r w:rsidRPr="007F3E90">
        <w:rPr>
          <w:sz w:val="24"/>
          <w:szCs w:val="24"/>
        </w:rPr>
        <w:t xml:space="preserve"> appresso l’universale | et mal volontieri vede il signor Principe, che sia egli</w:t>
      </w:r>
      <w:r w:rsidRPr="007F3E90">
        <w:rPr>
          <w:rStyle w:val="Rimandonotaapidipagina"/>
          <w:sz w:val="24"/>
          <w:szCs w:val="24"/>
        </w:rPr>
        <w:footnoteReference w:id="414"/>
      </w:r>
      <w:r w:rsidRPr="007F3E90">
        <w:rPr>
          <w:sz w:val="24"/>
          <w:szCs w:val="24"/>
        </w:rPr>
        <w:t xml:space="preserve"> sempre a | canto di monsignor di Boisise, che da lui sia informato, | et che lo imprimi di quelle cose, che par che non servino | </w:t>
      </w:r>
    </w:p>
    <w:p w14:paraId="4968353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93v /</w:t>
      </w:r>
    </w:p>
    <w:p w14:paraId="3DCEB4A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all’haver ad esser ben veduto. Onde haverà che far assai esso | monsignor di Boisise a render</w:t>
      </w:r>
      <w:r w:rsidRPr="007F3E90">
        <w:rPr>
          <w:rStyle w:val="Rimandonotaapidipagina"/>
          <w:sz w:val="24"/>
          <w:szCs w:val="24"/>
        </w:rPr>
        <w:footnoteReference w:id="415"/>
      </w:r>
      <w:r w:rsidRPr="007F3E90">
        <w:rPr>
          <w:sz w:val="24"/>
          <w:szCs w:val="24"/>
        </w:rPr>
        <w:t xml:space="preserve"> certo og</w:t>
      </w:r>
      <w:r w:rsidRPr="007F3E90">
        <w:rPr>
          <w:color w:val="000000" w:themeColor="text1"/>
          <w:sz w:val="24"/>
          <w:szCs w:val="24"/>
        </w:rPr>
        <w:t>nu</w:t>
      </w:r>
      <w:r w:rsidRPr="007F3E90">
        <w:rPr>
          <w:sz w:val="24"/>
          <w:szCs w:val="24"/>
        </w:rPr>
        <w:t xml:space="preserve">no, che questa nuova | missione sia con quell’intentione, che dichiara sua Maestà </w:t>
      </w:r>
      <w:r w:rsidRPr="007F3E90">
        <w:rPr>
          <w:color w:val="000000" w:themeColor="text1"/>
          <w:sz w:val="24"/>
          <w:szCs w:val="24"/>
        </w:rPr>
        <w:t>christianissima</w:t>
      </w:r>
      <w:r w:rsidRPr="007F3E90">
        <w:rPr>
          <w:sz w:val="24"/>
          <w:szCs w:val="24"/>
        </w:rPr>
        <w:t xml:space="preserve"> | nelle lettere sue, et che non habbi altra particolar commissione. | </w:t>
      </w:r>
    </w:p>
    <w:p w14:paraId="3DF6636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la causa, che scrissi la passata settimana alla Serenità vostra il signor | Ambasciator inglese lasciò di visitar esso monsignor di Boisise, et | hora ritornato, fin a hieri non era stato a vederlo, se | ben sua Eccellenza ha pregato esso Ambasciatore perché lo visiti a fine | di trovar campo d’informarlo dello stato reale di | questi affari, et dell’intentione che vi è qui di ben | operare;</w:t>
      </w:r>
      <w:r w:rsidRPr="007F3E90">
        <w:rPr>
          <w:rStyle w:val="Rimandonotaapidipagina"/>
          <w:sz w:val="24"/>
          <w:szCs w:val="24"/>
        </w:rPr>
        <w:footnoteReference w:id="416"/>
      </w:r>
      <w:r w:rsidRPr="007F3E90">
        <w:rPr>
          <w:sz w:val="24"/>
          <w:szCs w:val="24"/>
        </w:rPr>
        <w:t xml:space="preserve"> monsignor Carleton non ha fatto altro che | mandar il suo secretario a rallegrarsi col detto Ambasciatore | del suo ritorno qui; ma egli non li ha ancor corrisposto | con alcuna persona; onde mi disse, che si trova in | termine di non poter</w:t>
      </w:r>
      <w:r w:rsidRPr="007F3E90">
        <w:rPr>
          <w:rStyle w:val="Rimandonotaapidipagina"/>
          <w:sz w:val="24"/>
          <w:szCs w:val="24"/>
        </w:rPr>
        <w:footnoteReference w:id="417"/>
      </w:r>
      <w:r w:rsidRPr="007F3E90">
        <w:rPr>
          <w:sz w:val="24"/>
          <w:szCs w:val="24"/>
        </w:rPr>
        <w:t xml:space="preserve"> far quello, che per servitio publico | haverebbe fatto; se però esso Ambasciatore non si risolvesse | a far qualche complimento in corrispondenza, che potesse | muoverlo</w:t>
      </w:r>
      <w:r w:rsidRPr="007F3E90">
        <w:rPr>
          <w:rStyle w:val="Rimandonotaapidipagina"/>
          <w:color w:val="000000" w:themeColor="text1"/>
          <w:sz w:val="24"/>
          <w:szCs w:val="24"/>
        </w:rPr>
        <w:footnoteReference w:id="418"/>
      </w:r>
      <w:r w:rsidRPr="007F3E90">
        <w:rPr>
          <w:color w:val="000000" w:themeColor="text1"/>
          <w:sz w:val="24"/>
          <w:szCs w:val="24"/>
        </w:rPr>
        <w:t xml:space="preserve"> andar </w:t>
      </w:r>
      <w:r w:rsidRPr="007F3E90">
        <w:rPr>
          <w:sz w:val="24"/>
          <w:szCs w:val="24"/>
        </w:rPr>
        <w:t xml:space="preserve">a vederlo. | </w:t>
      </w:r>
    </w:p>
    <w:p w14:paraId="305071B6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 xml:space="preserve">Saranno dimani quattro settimane, che monsignor Bernvelt con |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è prigioniero; né per anco è stato essaminato. | Doveva hiersera capitar da Utrechet il Lidemburgh | </w:t>
      </w:r>
    </w:p>
    <w:p w14:paraId="1927204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già secretario di </w:t>
      </w:r>
      <w:proofErr w:type="gramStart"/>
      <w:r w:rsidRPr="007F3E90">
        <w:rPr>
          <w:sz w:val="24"/>
          <w:szCs w:val="24"/>
        </w:rPr>
        <w:t>quei</w:t>
      </w:r>
      <w:proofErr w:type="gramEnd"/>
      <w:r w:rsidRPr="007F3E90">
        <w:rPr>
          <w:sz w:val="24"/>
          <w:szCs w:val="24"/>
        </w:rPr>
        <w:t xml:space="preserve"> Stati; et par che la dilatione | della sua venuta procedi dall’haversi dibatuto da detti</w:t>
      </w:r>
      <w:r w:rsidRPr="007F3E90">
        <w:rPr>
          <w:rStyle w:val="Rimandonotaapidipagina"/>
          <w:sz w:val="24"/>
          <w:szCs w:val="24"/>
        </w:rPr>
        <w:footnoteReference w:id="419"/>
      </w:r>
      <w:r w:rsidRPr="007F3E90">
        <w:rPr>
          <w:sz w:val="24"/>
          <w:szCs w:val="24"/>
        </w:rPr>
        <w:t xml:space="preserve"> Stati | se debba esser lasciato venir qui, et che questo non infringe | </w:t>
      </w:r>
    </w:p>
    <w:p w14:paraId="0D0EBA8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94r /</w:t>
      </w:r>
    </w:p>
    <w:p w14:paraId="0916D2B8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>li privilegi di quella</w:t>
      </w:r>
      <w:r w:rsidRPr="007F3E90">
        <w:rPr>
          <w:rStyle w:val="Rimandonotaapidipagina"/>
          <w:sz w:val="24"/>
          <w:szCs w:val="24"/>
        </w:rPr>
        <w:footnoteReference w:id="420"/>
      </w:r>
      <w:r w:rsidRPr="007F3E90">
        <w:rPr>
          <w:sz w:val="24"/>
          <w:szCs w:val="24"/>
        </w:rPr>
        <w:t xml:space="preserve"> Provincia; ma li commissarii, che sono | stati rimandati dicono che li delitti, o imputationi contra | esso Lidemburgh non toccano alla sola provincia di Utrechet; | ma alla generalità delle Provincie tutte; et per questo | era necessario, che fosse constituito sotto il giudicio dei | Stati Generali. Da qualcheduni viene detto che non | habbino potuto ritrar gran cose dalla sua bocca</w:t>
      </w:r>
      <w:r w:rsidRPr="007F3E90">
        <w:rPr>
          <w:rStyle w:val="Rimandonotaapidipagina"/>
          <w:sz w:val="24"/>
          <w:szCs w:val="24"/>
        </w:rPr>
        <w:footnoteReference w:id="421"/>
      </w:r>
      <w:r w:rsidRPr="007F3E90">
        <w:rPr>
          <w:sz w:val="24"/>
          <w:szCs w:val="24"/>
        </w:rPr>
        <w:t>; anzi | che habbi anco negate delle proprie scritture: altri</w:t>
      </w:r>
      <w:r w:rsidRPr="007F3E90">
        <w:rPr>
          <w:rStyle w:val="Rimandonotaapidipagina"/>
          <w:sz w:val="24"/>
          <w:szCs w:val="24"/>
        </w:rPr>
        <w:footnoteReference w:id="422"/>
      </w:r>
      <w:r w:rsidRPr="007F3E90">
        <w:rPr>
          <w:sz w:val="24"/>
          <w:szCs w:val="24"/>
        </w:rPr>
        <w:t xml:space="preserve"> | però affermano, che habbino tirato da lui cose di | momento, et che lo conduchino qui per confronto. | Viene detto, che fra le sue scritture habbino trovata | una instruttione fatta l’anno passato mentre monsignor | Bernvel si trovava </w:t>
      </w:r>
      <w:r w:rsidRPr="007F3E90">
        <w:rPr>
          <w:color w:val="000000" w:themeColor="text1"/>
          <w:sz w:val="24"/>
          <w:szCs w:val="24"/>
        </w:rPr>
        <w:t>a</w:t>
      </w:r>
      <w:r w:rsidRPr="007F3E90">
        <w:rPr>
          <w:sz w:val="24"/>
          <w:szCs w:val="24"/>
        </w:rPr>
        <w:t xml:space="preserve"> Utrechet, nella quale sta espresso | il modo, come dovevano regolarsi </w:t>
      </w:r>
      <w:proofErr w:type="gramStart"/>
      <w:r w:rsidRPr="007F3E90">
        <w:rPr>
          <w:sz w:val="24"/>
          <w:szCs w:val="24"/>
        </w:rPr>
        <w:t>quei</w:t>
      </w:r>
      <w:proofErr w:type="gramEnd"/>
      <w:r w:rsidRPr="007F3E90">
        <w:rPr>
          <w:sz w:val="24"/>
          <w:szCs w:val="24"/>
        </w:rPr>
        <w:t xml:space="preserve"> Stati con quei | soldati, che levorono; et l’obligo che dovevano havere | di servir per mar et per terra; dentro la provincia</w:t>
      </w:r>
      <w:r w:rsidRPr="007F3E90">
        <w:rPr>
          <w:rStyle w:val="Rimandonotaapidipagina"/>
          <w:sz w:val="24"/>
          <w:szCs w:val="24"/>
        </w:rPr>
        <w:footnoteReference w:id="423"/>
      </w:r>
      <w:r w:rsidRPr="007F3E90">
        <w:rPr>
          <w:sz w:val="24"/>
          <w:szCs w:val="24"/>
        </w:rPr>
        <w:t xml:space="preserve"> | di Utrechet, et fuori non obedendo a chi si sia, né meno | alli </w:t>
      </w:r>
      <w:r w:rsidRPr="007F3E90">
        <w:rPr>
          <w:sz w:val="24"/>
          <w:szCs w:val="24"/>
        </w:rPr>
        <w:lastRenderedPageBreak/>
        <w:t>Stati Generali; ma solo alli stati di Utrechet. | Questo è un crime. Un altro si cava che monsignor | Bernvelt di propria aut</w:t>
      </w:r>
      <w:r w:rsidRPr="007F3E90">
        <w:rPr>
          <w:color w:val="000000" w:themeColor="text1"/>
          <w:sz w:val="24"/>
          <w:szCs w:val="24"/>
        </w:rPr>
        <w:t>t</w:t>
      </w:r>
      <w:r w:rsidRPr="007F3E90">
        <w:rPr>
          <w:sz w:val="24"/>
          <w:szCs w:val="24"/>
        </w:rPr>
        <w:t xml:space="preserve">orità valendosi del nome | della Congregatione di Holanda havesse fatto condessender | </w:t>
      </w:r>
    </w:p>
    <w:p w14:paraId="4B9E921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Stati Generali a conceder l’anno passato le sei | nave da guerra al </w:t>
      </w:r>
      <w:r w:rsidRPr="007F3E90">
        <w:rPr>
          <w:color w:val="000000" w:themeColor="text1"/>
          <w:sz w:val="24"/>
          <w:szCs w:val="24"/>
        </w:rPr>
        <w:t>Christianissimo</w:t>
      </w:r>
      <w:r w:rsidRPr="007F3E90">
        <w:rPr>
          <w:color w:val="FF0000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per assediar quel suo | suddito in Piccardia se ben mi raccordo, che si teneva | </w:t>
      </w:r>
    </w:p>
    <w:p w14:paraId="1D58685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94v /</w:t>
      </w:r>
    </w:p>
    <w:p w14:paraId="63A854A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dentro una di quelle piazze; a che per diversi rispetti essi</w:t>
      </w:r>
      <w:r w:rsidRPr="007F3E90">
        <w:rPr>
          <w:rStyle w:val="Rimandonotaapidipagina"/>
          <w:sz w:val="24"/>
          <w:szCs w:val="24"/>
        </w:rPr>
        <w:footnoteReference w:id="424"/>
      </w:r>
      <w:r w:rsidRPr="007F3E90">
        <w:rPr>
          <w:sz w:val="24"/>
          <w:szCs w:val="24"/>
        </w:rPr>
        <w:t xml:space="preserve"> | Stati mostravano non assentire. Questo si publica; ma | dicono esservi anco altro secreto, che darà che dire, et | che travagliar ad esso signor Bernvelt; il qual già non doverà | tardar ad esser essaminato. Il maggior male è il suo | che hora tutto si va rinversando sopra le sue spalle. | </w:t>
      </w:r>
    </w:p>
    <w:p w14:paraId="4BC3A211" w14:textId="77777777" w:rsidR="006C6347" w:rsidRPr="007F3E90" w:rsidRDefault="006C6347" w:rsidP="007F3E90">
      <w:pPr>
        <w:snapToGrid w:val="0"/>
        <w:jc w:val="both"/>
        <w:rPr>
          <w:color w:val="000000" w:themeColor="text1"/>
          <w:sz w:val="24"/>
          <w:szCs w:val="24"/>
        </w:rPr>
      </w:pPr>
      <w:r w:rsidRPr="007F3E90">
        <w:rPr>
          <w:sz w:val="24"/>
          <w:szCs w:val="24"/>
        </w:rPr>
        <w:t>In virtù del proclama, che fecero li signori Stati sopra il libro scritto | contra la persona di monsignor Carleton, per salvarsi dalla | pena lo stampatore si è promulgato da s</w:t>
      </w:r>
      <w:r w:rsidRPr="007F3E90">
        <w:rPr>
          <w:color w:val="000000" w:themeColor="text1"/>
          <w:sz w:val="24"/>
          <w:szCs w:val="24"/>
        </w:rPr>
        <w:t>é</w:t>
      </w:r>
      <w:r w:rsidRPr="007F3E90">
        <w:rPr>
          <w:sz w:val="24"/>
          <w:szCs w:val="24"/>
        </w:rPr>
        <w:t xml:space="preserve"> presentando | l’originale della compositione, che fu stampata da lui in | Utrechet. L’auttore ch’è un ministro pur</w:t>
      </w:r>
      <w:r w:rsidRPr="007F3E90">
        <w:rPr>
          <w:rStyle w:val="Rimandonotaapidipagina"/>
          <w:sz w:val="24"/>
          <w:szCs w:val="24"/>
        </w:rPr>
        <w:footnoteReference w:id="425"/>
      </w:r>
      <w:r w:rsidRPr="007F3E90">
        <w:rPr>
          <w:sz w:val="24"/>
          <w:szCs w:val="24"/>
        </w:rPr>
        <w:t xml:space="preserve"> di Utrechet se ne | è fuggito, et si trova, dicono, a Bolduch. Anco un | altro ministro qui dell’Haya dipendente da monsignor | Bernvelt è fuggito, et così faranno anco </w:t>
      </w:r>
      <w:proofErr w:type="gramStart"/>
      <w:r w:rsidRPr="007F3E90">
        <w:rPr>
          <w:sz w:val="24"/>
          <w:szCs w:val="24"/>
        </w:rPr>
        <w:t>degl’altri</w:t>
      </w:r>
      <w:proofErr w:type="gramEnd"/>
      <w:r w:rsidRPr="007F3E90">
        <w:rPr>
          <w:sz w:val="24"/>
          <w:szCs w:val="24"/>
        </w:rPr>
        <w:t xml:space="preserve"> per | la tema di quello lor potesse avvenire</w:t>
      </w:r>
      <w:r w:rsidRPr="007F3E90">
        <w:rPr>
          <w:rStyle w:val="Rimandonotaapidipagina"/>
          <w:color w:val="000000" w:themeColor="text1"/>
          <w:sz w:val="24"/>
          <w:szCs w:val="24"/>
        </w:rPr>
        <w:footnoteReference w:id="426"/>
      </w:r>
      <w:r w:rsidRPr="007F3E90">
        <w:rPr>
          <w:color w:val="000000" w:themeColor="text1"/>
          <w:sz w:val="24"/>
          <w:szCs w:val="24"/>
        </w:rPr>
        <w:t xml:space="preserve">.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</w:t>
      </w:r>
    </w:p>
    <w:p w14:paraId="2B2D508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proofErr w:type="gramStart"/>
      <w:r w:rsidRPr="007F3E90">
        <w:rPr>
          <w:color w:val="000000" w:themeColor="text1"/>
          <w:sz w:val="24"/>
          <w:szCs w:val="24"/>
        </w:rPr>
        <w:t>Coll’andata</w:t>
      </w:r>
      <w:proofErr w:type="gramEnd"/>
      <w:r w:rsidRPr="007F3E90">
        <w:rPr>
          <w:color w:val="000000" w:themeColor="text1"/>
          <w:sz w:val="24"/>
          <w:szCs w:val="24"/>
        </w:rPr>
        <w:t xml:space="preserve"> del principe Mauritio a Schonoven, et nell’altre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piazze restano le cose in stato, che hora par che manchino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poche</w:t>
      </w:r>
      <w:r w:rsidRPr="007F3E90">
        <w:rPr>
          <w:rStyle w:val="Rimandonotaapidipagina"/>
          <w:color w:val="000000" w:themeColor="text1"/>
          <w:sz w:val="24"/>
          <w:szCs w:val="24"/>
        </w:rPr>
        <w:footnoteReference w:id="427"/>
      </w:r>
      <w:r w:rsidRPr="007F3E90">
        <w:rPr>
          <w:color w:val="000000" w:themeColor="text1"/>
          <w:sz w:val="24"/>
          <w:szCs w:val="24"/>
        </w:rPr>
        <w:t xml:space="preserve"> altre di questa Provincia per adherir alla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volontà </w:t>
      </w:r>
      <w:r w:rsidRPr="007F3E90">
        <w:rPr>
          <w:sz w:val="24"/>
          <w:szCs w:val="24"/>
        </w:rPr>
        <w:t xml:space="preserve">dei Stati Generali; ma ancorché stiano renitenti | sin qui vi è il più delle voci, che tenirà per ben fatta | la risolutione della convocatione del sinodo. | </w:t>
      </w:r>
    </w:p>
    <w:p w14:paraId="04760EAD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</w:p>
    <w:p w14:paraId="401DC3F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questa (si può dir) mutatione di </w:t>
      </w:r>
      <w:r w:rsidRPr="00F06A5F">
        <w:rPr>
          <w:sz w:val="24"/>
          <w:szCs w:val="24"/>
          <w:highlight w:val="yellow"/>
          <w:rPrChange w:id="1398" w:author="Giorgia" w:date="2023-03-11T17:25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>overno si è rinovat[o]</w:t>
      </w:r>
      <w:r w:rsidRPr="007F3E90">
        <w:rPr>
          <w:rStyle w:val="Rimandonotaapidipagina"/>
          <w:sz w:val="24"/>
          <w:szCs w:val="24"/>
        </w:rPr>
        <w:footnoteReference w:id="428"/>
      </w:r>
      <w:r w:rsidRPr="007F3E90">
        <w:rPr>
          <w:sz w:val="24"/>
          <w:szCs w:val="24"/>
        </w:rPr>
        <w:t xml:space="preserve"> il | vecchio pensiero di viaggiar nell’Indie occidentali, se | ne tratta da questi mercanti, che si promettono la speranza | </w:t>
      </w:r>
    </w:p>
    <w:p w14:paraId="50F3884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95r /</w:t>
      </w:r>
    </w:p>
    <w:p w14:paraId="29C0432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del guadagno, et dar un gran scaco</w:t>
      </w:r>
      <w:r w:rsidRPr="007F3E90">
        <w:rPr>
          <w:rStyle w:val="Rimandonotaapidipagina"/>
          <w:sz w:val="24"/>
          <w:szCs w:val="24"/>
        </w:rPr>
        <w:footnoteReference w:id="429"/>
      </w:r>
      <w:r w:rsidRPr="007F3E90">
        <w:rPr>
          <w:sz w:val="24"/>
          <w:szCs w:val="24"/>
        </w:rPr>
        <w:t xml:space="preserve"> al re di Spagna. | Li anni passati il tutto passò in discorso, et al presente dicono | che non sarà così mentre Bernvel </w:t>
      </w:r>
      <w:proofErr w:type="gramStart"/>
      <w:r w:rsidRPr="007F3E90">
        <w:rPr>
          <w:sz w:val="24"/>
          <w:szCs w:val="24"/>
        </w:rPr>
        <w:t>sta</w:t>
      </w:r>
      <w:proofErr w:type="gramEnd"/>
      <w:r w:rsidRPr="007F3E90">
        <w:rPr>
          <w:sz w:val="24"/>
          <w:szCs w:val="24"/>
        </w:rPr>
        <w:t xml:space="preserve"> prigione, che | affermano ancora esser stato il solo ostacolo, che questo | non passò innanti. Consiste hora la difficoltà nel trovar | il modo, la sicurezza di ritrar </w:t>
      </w:r>
      <w:proofErr w:type="gramStart"/>
      <w:r w:rsidRPr="007F3E90">
        <w:rPr>
          <w:sz w:val="24"/>
          <w:szCs w:val="24"/>
        </w:rPr>
        <w:t>buon effetti</w:t>
      </w:r>
      <w:proofErr w:type="gramEnd"/>
      <w:r w:rsidRPr="007F3E90">
        <w:rPr>
          <w:sz w:val="24"/>
          <w:szCs w:val="24"/>
        </w:rPr>
        <w:t xml:space="preserve">; et di cami-|nar in maniera, che ’l viaggio non servi a pregiudicio | delli trafichi, che hanno </w:t>
      </w:r>
      <w:r w:rsidRPr="007F3E90">
        <w:rPr>
          <w:color w:val="000000" w:themeColor="text1"/>
          <w:sz w:val="24"/>
          <w:szCs w:val="24"/>
        </w:rPr>
        <w:t>in</w:t>
      </w:r>
      <w:r w:rsidRPr="007F3E90">
        <w:rPr>
          <w:color w:val="FF0000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altre piazze di Spagna, et per | consequente a disreputatione (non succedendo bene) | di questi Stati. Di quello intenderò ne darò parte alla | Serenità vostra. | </w:t>
      </w:r>
    </w:p>
    <w:p w14:paraId="4FDCA820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>Viene scritto di Brabantia, che quell’Altezze erano in | pensiero di accrescer alle loro guarnigioni di frontiera | qualche quattromilla fanti per valersi</w:t>
      </w:r>
      <w:r w:rsidRPr="007F3E90">
        <w:rPr>
          <w:rStyle w:val="Rimandonotaapidipagina"/>
          <w:sz w:val="24"/>
          <w:szCs w:val="24"/>
        </w:rPr>
        <w:footnoteReference w:id="430"/>
      </w:r>
      <w:r w:rsidRPr="007F3E90">
        <w:rPr>
          <w:sz w:val="24"/>
          <w:szCs w:val="24"/>
        </w:rPr>
        <w:t xml:space="preserve"> poi di questo | estraordinario, ove</w:t>
      </w:r>
      <w:r w:rsidRPr="007F3E90">
        <w:rPr>
          <w:rStyle w:val="Rimandonotaapidipagina"/>
          <w:sz w:val="24"/>
          <w:szCs w:val="24"/>
        </w:rPr>
        <w:footnoteReference w:id="431"/>
      </w:r>
      <w:r w:rsidRPr="007F3E90">
        <w:rPr>
          <w:sz w:val="24"/>
          <w:szCs w:val="24"/>
        </w:rPr>
        <w:t xml:space="preserve"> et quando fosse stato stimato | buono; di più che si habbi a far una mostra generale | delle gente da piedi, et da cavallo, che </w:t>
      </w:r>
      <w:r w:rsidRPr="007F3E90">
        <w:rPr>
          <w:color w:val="000000" w:themeColor="text1"/>
          <w:sz w:val="24"/>
          <w:szCs w:val="24"/>
        </w:rPr>
        <w:t xml:space="preserve">sue Altezze </w:t>
      </w:r>
      <w:r w:rsidRPr="007F3E90">
        <w:rPr>
          <w:sz w:val="24"/>
          <w:szCs w:val="24"/>
        </w:rPr>
        <w:t>hanno | sotto il loro dominio; onde questi pensieri, et queste | diligenze, et l’intendersi, che habbino ricercata da Milano | anco quella cavallaria vallona fa entrar in sospetto | che vi siano pensieri</w:t>
      </w:r>
      <w:r w:rsidRPr="007F3E90">
        <w:rPr>
          <w:rStyle w:val="Rimandonotaapidipagina"/>
          <w:sz w:val="24"/>
          <w:szCs w:val="24"/>
        </w:rPr>
        <w:footnoteReference w:id="432"/>
      </w:r>
      <w:r w:rsidRPr="007F3E90">
        <w:rPr>
          <w:sz w:val="24"/>
          <w:szCs w:val="24"/>
        </w:rPr>
        <w:t xml:space="preserve"> più reconditi</w:t>
      </w:r>
      <w:r w:rsidRPr="007F3E90">
        <w:rPr>
          <w:rStyle w:val="Rimandonotaapidipagina"/>
          <w:sz w:val="24"/>
          <w:szCs w:val="24"/>
        </w:rPr>
        <w:footnoteReference w:id="433"/>
      </w:r>
      <w:r w:rsidRPr="007F3E90">
        <w:rPr>
          <w:sz w:val="24"/>
          <w:szCs w:val="24"/>
        </w:rPr>
        <w:t xml:space="preserve"> di qualche | </w:t>
      </w:r>
    </w:p>
    <w:p w14:paraId="5F2AAA9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surpresa,</w:t>
      </w:r>
      <w:r w:rsidRPr="007F3E90">
        <w:rPr>
          <w:rStyle w:val="Rimandonotaapidipagina"/>
          <w:sz w:val="24"/>
          <w:szCs w:val="24"/>
        </w:rPr>
        <w:footnoteReference w:id="434"/>
      </w:r>
      <w:r w:rsidRPr="007F3E90">
        <w:rPr>
          <w:sz w:val="24"/>
          <w:szCs w:val="24"/>
        </w:rPr>
        <w:t xml:space="preserve"> et di valersi dell’opportunità, et del vantaggio. | </w:t>
      </w:r>
    </w:p>
    <w:p w14:paraId="02E044D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Germania viene scritto in Brusseles, et qui ancora, che | le cose di Bohemia habbino a prender buona piega, | </w:t>
      </w:r>
    </w:p>
    <w:p w14:paraId="70BCE27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95v /</w:t>
      </w:r>
    </w:p>
    <w:p w14:paraId="1948AF3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che fa viver questi signori con una curiosità grande. | </w:t>
      </w:r>
    </w:p>
    <w:p w14:paraId="1476ECE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Come anco di saper</w:t>
      </w:r>
      <w:r w:rsidRPr="007F3E90">
        <w:rPr>
          <w:rStyle w:val="Rimandonotaapidipagina"/>
          <w:sz w:val="24"/>
          <w:szCs w:val="24"/>
        </w:rPr>
        <w:footnoteReference w:id="435"/>
      </w:r>
      <w:r w:rsidRPr="007F3E90">
        <w:rPr>
          <w:sz w:val="24"/>
          <w:szCs w:val="24"/>
        </w:rPr>
        <w:t xml:space="preserve"> se vostra Serenità resta libera affatto dalla parte | di terra dai sospetti; et io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lettere sue del primo del | presente rappresento secondo l’occasione, che me ne viene data</w:t>
      </w:r>
      <w:r w:rsidRPr="007F3E90">
        <w:rPr>
          <w:rStyle w:val="Rimandonotaapidipagina"/>
          <w:sz w:val="24"/>
          <w:szCs w:val="24"/>
        </w:rPr>
        <w:footnoteReference w:id="436"/>
      </w:r>
      <w:r w:rsidRPr="007F3E90">
        <w:rPr>
          <w:sz w:val="24"/>
          <w:szCs w:val="24"/>
        </w:rPr>
        <w:t xml:space="preserve"> | ciò che la Serenità vostra mi scrisse in questo particolare. | </w:t>
      </w:r>
    </w:p>
    <w:p w14:paraId="316B59E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Quanto al duca di Ossuna non è chi non tenga per fermo, che | </w:t>
      </w:r>
      <w:r w:rsidRPr="007F3E90">
        <w:rPr>
          <w:color w:val="000000" w:themeColor="text1"/>
          <w:sz w:val="24"/>
          <w:szCs w:val="24"/>
        </w:rPr>
        <w:t xml:space="preserve">sia </w:t>
      </w:r>
      <w:r w:rsidRPr="007F3E90">
        <w:rPr>
          <w:sz w:val="24"/>
          <w:szCs w:val="24"/>
        </w:rPr>
        <w:t>per continuar a tenir travagliata, et molestata vostra Serenità | in golfo; et</w:t>
      </w:r>
      <w:r w:rsidRPr="007F3E90">
        <w:rPr>
          <w:rStyle w:val="Rimandonotaapidipagina"/>
          <w:sz w:val="24"/>
          <w:szCs w:val="24"/>
        </w:rPr>
        <w:footnoteReference w:id="437"/>
      </w:r>
      <w:r w:rsidRPr="007F3E90">
        <w:rPr>
          <w:sz w:val="24"/>
          <w:szCs w:val="24"/>
        </w:rPr>
        <w:t xml:space="preserve"> l’universale desidererebbe, che ella adoperasse | le sue forze, et rintuzzase</w:t>
      </w:r>
      <w:r w:rsidRPr="007F3E90">
        <w:rPr>
          <w:rStyle w:val="Rimandonotaapidipagina"/>
          <w:sz w:val="24"/>
          <w:szCs w:val="24"/>
        </w:rPr>
        <w:footnoteReference w:id="438"/>
      </w:r>
      <w:r w:rsidRPr="007F3E90">
        <w:rPr>
          <w:sz w:val="24"/>
          <w:szCs w:val="24"/>
        </w:rPr>
        <w:t xml:space="preserve"> l’ardire, et la mala volontà | di quel Ministro. | </w:t>
      </w:r>
    </w:p>
    <w:p w14:paraId="7E648951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>A questo proposito non lascierò di dir alla Serenità vostra, che si | aspetta con sommo</w:t>
      </w:r>
      <w:r w:rsidRPr="007F3E90">
        <w:rPr>
          <w:rStyle w:val="Rimandonotaapidipagina"/>
          <w:sz w:val="24"/>
          <w:szCs w:val="24"/>
        </w:rPr>
        <w:footnoteReference w:id="439"/>
      </w:r>
      <w:r w:rsidRPr="007F3E90">
        <w:rPr>
          <w:sz w:val="24"/>
          <w:szCs w:val="24"/>
        </w:rPr>
        <w:t xml:space="preserve"> desiderio da queste genti l’intender | il buon trattamento delli capitani, et marinari, che sono | venuti con le dodici navi al suo servitio. Et perché doppo | tanto tempo che sono arrivati non si riceve lettere né | dal Colonello, né dall’Amiraglio, né da’ capitani delle | navi vi sono stati alcuni spiriti appassionati, che | si hanno lasciato uscire</w:t>
      </w:r>
      <w:r w:rsidRPr="007F3E90">
        <w:rPr>
          <w:rStyle w:val="Rimandonotaapidipagina"/>
          <w:sz w:val="24"/>
          <w:szCs w:val="24"/>
        </w:rPr>
        <w:footnoteReference w:id="440"/>
      </w:r>
      <w:r w:rsidRPr="007F3E90">
        <w:rPr>
          <w:sz w:val="24"/>
          <w:szCs w:val="24"/>
        </w:rPr>
        <w:t xml:space="preserve">, che l’Eccellenze vostre illustrissime trattengono | le lettere a fine che non si sappi forse le indoglienze, | che ne fanno quelle genti. Queste relationi, che mi | sono fatte da buoni amici mi travagliano l’animo, | </w:t>
      </w:r>
    </w:p>
    <w:p w14:paraId="71F4F48A" w14:textId="0162584A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volontieri vorrei haver qualche cosa da sodisfarli: | in</w:t>
      </w:r>
      <w:ins w:id="1418" w:author="Giorgia" w:date="2023-03-11T14:59:00Z">
        <w:r w:rsidR="006C5A82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 xml:space="preserve">tanto non lascio di dire, che non si può essendo in mare | haver così pronta la commodità di scriver; che può esser | </w:t>
      </w:r>
    </w:p>
    <w:p w14:paraId="5D5645B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96r /</w:t>
      </w:r>
    </w:p>
    <w:p w14:paraId="51BE94B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le genti siano state a far la quarantena; overo che ’l difetto | nasca da loro di non scrivere. Et con questo rendo pur sodis-|fatto qualcheduno. Ma sia detto riverentemente sarà bene</w:t>
      </w:r>
      <w:r w:rsidRPr="007F3E90">
        <w:rPr>
          <w:rStyle w:val="Rimandonotaapidipagina"/>
          <w:sz w:val="24"/>
          <w:szCs w:val="24"/>
        </w:rPr>
        <w:footnoteReference w:id="441"/>
      </w:r>
      <w:r w:rsidRPr="007F3E90">
        <w:rPr>
          <w:sz w:val="24"/>
          <w:szCs w:val="24"/>
        </w:rPr>
        <w:t xml:space="preserve"> che vostra Serenità | mi facci capitar qualche cosa, perché confermi anco maggiormente | la buona volontà, et il buon trattamento che affermo usarsi da lei | verso quella marinarezza; et verso quella soldatesca. | </w:t>
      </w:r>
    </w:p>
    <w:p w14:paraId="175C12A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Essendomi capitato avviso, che ’l messaggiero che partì mercordì | mattina della passata settimana non era arrivato che sabbato | sera in Anversa con le mie lettere delli </w:t>
      </w:r>
      <w:r w:rsidRPr="007F3E90">
        <w:rPr>
          <w:smallCaps/>
          <w:sz w:val="24"/>
          <w:szCs w:val="24"/>
        </w:rPr>
        <w:t xml:space="preserve">xi </w:t>
      </w:r>
      <w:r w:rsidRPr="007F3E90">
        <w:rPr>
          <w:sz w:val="24"/>
          <w:szCs w:val="24"/>
        </w:rPr>
        <w:t>sono restato | estremamente alterato nell’animo mio per una tanta et sì gran | negligenza di costoro. Lasciò però di mandar la replicata | delle dette lettere perché essendo constretto non havendo | altra commodità ispedir anc’hoggi per via d’Anversa | la</w:t>
      </w:r>
      <w:r w:rsidRPr="007F3E90">
        <w:rPr>
          <w:rStyle w:val="Rimandonotaapidipagina"/>
          <w:sz w:val="24"/>
          <w:szCs w:val="24"/>
        </w:rPr>
        <w:footnoteReference w:id="442"/>
      </w:r>
      <w:r w:rsidRPr="007F3E90">
        <w:rPr>
          <w:sz w:val="24"/>
          <w:szCs w:val="24"/>
        </w:rPr>
        <w:t xml:space="preserve"> porterebbe un medesimo ordinario. Le manderò domenica | per la via di Amsterdam non volendo più creder a pro-|messe, et giuramenti</w:t>
      </w:r>
      <w:r w:rsidRPr="007F3E90">
        <w:rPr>
          <w:rStyle w:val="Rimandonotaapidipagina"/>
          <w:sz w:val="24"/>
          <w:szCs w:val="24"/>
        </w:rPr>
        <w:footnoteReference w:id="443"/>
      </w:r>
      <w:r w:rsidRPr="007F3E90">
        <w:rPr>
          <w:sz w:val="24"/>
          <w:szCs w:val="24"/>
        </w:rPr>
        <w:t xml:space="preserve"> di questi messaggieri di qua; che | col mancarmi mi fanno parer negligente appresso la Serenità vostra | et tanto più haverei desiderato, che quelle fossero passate | avanti per haver il senso di vostra Serenità circa il visitar di nuovo</w:t>
      </w:r>
      <w:r w:rsidRPr="007F3E90">
        <w:rPr>
          <w:rStyle w:val="Rimandonotaapidipagina"/>
          <w:sz w:val="24"/>
          <w:szCs w:val="24"/>
        </w:rPr>
        <w:footnoteReference w:id="444"/>
      </w:r>
      <w:r w:rsidRPr="007F3E90">
        <w:rPr>
          <w:sz w:val="24"/>
          <w:szCs w:val="24"/>
        </w:rPr>
        <w:t xml:space="preserve"> o non | questo ambasciator di Francia, mentre ha mostrato di tenir un</w:t>
      </w:r>
      <w:r w:rsidRPr="007F3E90">
        <w:rPr>
          <w:rStyle w:val="Rimandonotaapidipagina"/>
          <w:sz w:val="24"/>
          <w:szCs w:val="24"/>
        </w:rPr>
        <w:footnoteReference w:id="445"/>
      </w:r>
      <w:r w:rsidRPr="007F3E90">
        <w:rPr>
          <w:sz w:val="24"/>
          <w:szCs w:val="24"/>
        </w:rPr>
        <w:t xml:space="preserve"> | così poco conto della visita che gli feci già fare, et di quella | ch’io feci in persona, che è per consequente tenir poco | conto di</w:t>
      </w:r>
      <w:r w:rsidRPr="007F3E90">
        <w:rPr>
          <w:rStyle w:val="Rimandonotaapidipagina"/>
          <w:sz w:val="24"/>
          <w:szCs w:val="24"/>
        </w:rPr>
        <w:footnoteReference w:id="446"/>
      </w:r>
      <w:r w:rsidRPr="007F3E90">
        <w:rPr>
          <w:sz w:val="24"/>
          <w:szCs w:val="24"/>
        </w:rPr>
        <w:t xml:space="preserve"> un ministro di lei; che almeno havesse cor-|risposto con un suo genti</w:t>
      </w:r>
      <w:r w:rsidRPr="007F3E90">
        <w:rPr>
          <w:color w:val="000000" w:themeColor="text1"/>
          <w:sz w:val="24"/>
          <w:szCs w:val="24"/>
        </w:rPr>
        <w:t>lhu</w:t>
      </w:r>
      <w:r w:rsidRPr="007F3E90">
        <w:rPr>
          <w:sz w:val="24"/>
          <w:szCs w:val="24"/>
        </w:rPr>
        <w:t xml:space="preserve">omo. Io mi regolerò conforme | </w:t>
      </w:r>
    </w:p>
    <w:p w14:paraId="4243CF1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96v /</w:t>
      </w:r>
    </w:p>
    <w:p w14:paraId="3E6D1B1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suo prudentissimo </w:t>
      </w:r>
      <w:r w:rsidRPr="007F3E90">
        <w:rPr>
          <w:color w:val="000000" w:themeColor="text1"/>
          <w:sz w:val="24"/>
          <w:szCs w:val="24"/>
        </w:rPr>
        <w:t>commandamento</w:t>
      </w:r>
      <w:r w:rsidRPr="007F3E90">
        <w:rPr>
          <w:sz w:val="24"/>
          <w:szCs w:val="24"/>
        </w:rPr>
        <w:t xml:space="preserve"> vedendo non poter per hora</w:t>
      </w:r>
      <w:r w:rsidRPr="007F3E90">
        <w:rPr>
          <w:rStyle w:val="Rimandonotaapidipagina"/>
          <w:sz w:val="24"/>
          <w:szCs w:val="24"/>
        </w:rPr>
        <w:footnoteReference w:id="447"/>
      </w:r>
      <w:r w:rsidRPr="007F3E90">
        <w:rPr>
          <w:sz w:val="24"/>
          <w:szCs w:val="24"/>
        </w:rPr>
        <w:t xml:space="preserve"> far altro complimento | per riputatione di quella serenissima Republica. | </w:t>
      </w:r>
    </w:p>
    <w:p w14:paraId="7AB645B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visitat</w:t>
      </w:r>
      <w:r w:rsidRPr="007F3E90">
        <w:rPr>
          <w:color w:val="000000" w:themeColor="text1"/>
          <w:sz w:val="24"/>
          <w:szCs w:val="24"/>
        </w:rPr>
        <w:t>a m</w:t>
      </w:r>
      <w:r w:rsidRPr="007F3E90">
        <w:rPr>
          <w:sz w:val="24"/>
          <w:szCs w:val="24"/>
        </w:rPr>
        <w:t xml:space="preserve">adama della Tremoglia, che con testimonio di grande | affetto attestò esser ella, et tutta la sua casa obligata a | vostra Serenità, et particolarmente per il pensiero che l’Eccellenze vostre hebbero | del suo primogenito mentre fu amalato in Venetia. | </w:t>
      </w:r>
    </w:p>
    <w:p w14:paraId="3D9D1B9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Oltre le lettere per il pagamento del noleggio del 4° et quinto mese | che ho riverentemente scritto haver fatte</w:t>
      </w:r>
      <w:r w:rsidRPr="007F3E90">
        <w:rPr>
          <w:rStyle w:val="Rimandonotaapidipagina"/>
          <w:sz w:val="24"/>
          <w:szCs w:val="24"/>
        </w:rPr>
        <w:footnoteReference w:id="448"/>
      </w:r>
      <w:r w:rsidRPr="007F3E90">
        <w:rPr>
          <w:sz w:val="24"/>
          <w:szCs w:val="24"/>
        </w:rPr>
        <w:t xml:space="preserve"> sotto li 15 et 16 ne | feci altre tre, una per la </w:t>
      </w:r>
      <w:proofErr w:type="gramStart"/>
      <w:r w:rsidRPr="007F3E90">
        <w:rPr>
          <w:sz w:val="24"/>
          <w:szCs w:val="24"/>
        </w:rPr>
        <w:t>nave</w:t>
      </w:r>
      <w:proofErr w:type="gramEnd"/>
      <w:r w:rsidRPr="007F3E90">
        <w:rPr>
          <w:sz w:val="24"/>
          <w:szCs w:val="24"/>
        </w:rPr>
        <w:t xml:space="preserve"> Il leon dorato, l’altra per | l’Emaus o Vergine di Dordrech</w:t>
      </w:r>
      <w:r w:rsidRPr="007F3E90">
        <w:rPr>
          <w:color w:val="000000" w:themeColor="text1"/>
          <w:sz w:val="24"/>
          <w:szCs w:val="24"/>
        </w:rPr>
        <w:t>e</w:t>
      </w:r>
      <w:r w:rsidRPr="007F3E90">
        <w:rPr>
          <w:sz w:val="24"/>
          <w:szCs w:val="24"/>
        </w:rPr>
        <w:t xml:space="preserve">t; et la terza per Lo specchio | che importeranno tutte tre per li doi mesi sudetti cinquemilla | quattrocento ducati da contarsi in banco. Ne restano ancor | a far per altre sei navi </w:t>
      </w:r>
      <w:proofErr w:type="gramStart"/>
      <w:r w:rsidRPr="007F3E90">
        <w:rPr>
          <w:sz w:val="24"/>
          <w:szCs w:val="24"/>
        </w:rPr>
        <w:t>3</w:t>
      </w:r>
      <w:proofErr w:type="gramEnd"/>
      <w:r w:rsidRPr="007F3E90">
        <w:rPr>
          <w:sz w:val="24"/>
          <w:szCs w:val="24"/>
        </w:rPr>
        <w:t xml:space="preserve"> della ripartitione di Amsterdam | et tre</w:t>
      </w:r>
      <w:r w:rsidRPr="007F3E90">
        <w:rPr>
          <w:rStyle w:val="Rimandonotaapidipagina"/>
          <w:sz w:val="24"/>
          <w:szCs w:val="24"/>
        </w:rPr>
        <w:footnoteReference w:id="449"/>
      </w:r>
      <w:r w:rsidRPr="007F3E90">
        <w:rPr>
          <w:sz w:val="24"/>
          <w:szCs w:val="24"/>
        </w:rPr>
        <w:t xml:space="preserve"> di Northolandia. | </w:t>
      </w:r>
    </w:p>
    <w:p w14:paraId="4F38BDAF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>Le lettere di cambio della passata settimana sono venute in Amsterdam | a cento grossi, et tre ottavi per ducato. Vi è vantaggio | per vostra Serenità, et però</w:t>
      </w:r>
      <w:r w:rsidRPr="007F3E90">
        <w:rPr>
          <w:rStyle w:val="Rimandonotaapidipagina"/>
          <w:sz w:val="24"/>
          <w:szCs w:val="24"/>
        </w:rPr>
        <w:footnoteReference w:id="450"/>
      </w:r>
      <w:r w:rsidRPr="007F3E90">
        <w:rPr>
          <w:sz w:val="24"/>
          <w:szCs w:val="24"/>
        </w:rPr>
        <w:t xml:space="preserve"> in questo doverebbe esser abbracciato | facendomi rimessa per il pagamento delle altre mesate, et | per altro denaro che possi bisognare. Et questi partionevoli | dei vasselli più volontieri si contenteranno esser pagati | di qua. Mi rimetto alla prudenza sua di cercar il | </w:t>
      </w:r>
    </w:p>
    <w:p w14:paraId="4ED1BB2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suo meglio. Gratie etc. | </w:t>
      </w:r>
    </w:p>
    <w:p w14:paraId="5F05226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304B5F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18 settembre 1618 | </w:t>
      </w:r>
    </w:p>
    <w:p w14:paraId="46C5663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1DEF79F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| </w:t>
      </w:r>
    </w:p>
    <w:p w14:paraId="0726C9B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| </w:t>
      </w:r>
    </w:p>
    <w:p w14:paraId="7615CBF8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</w:p>
    <w:p w14:paraId="3D3EDC6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97r /</w:t>
      </w:r>
    </w:p>
    <w:p w14:paraId="2F9A709A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52DE903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F4FB11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97v /</w:t>
      </w:r>
    </w:p>
    <w:p w14:paraId="6F49F67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0381A3D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61 sola | </w:t>
      </w:r>
    </w:p>
    <w:p w14:paraId="1F76B916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</w:p>
    <w:p w14:paraId="28A735E5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31CB4ECF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</w:p>
    <w:p w14:paraId="5F9B3303" w14:textId="77777777" w:rsidR="006C6347" w:rsidRPr="007F3E90" w:rsidRDefault="006C6347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6000F5CB" w14:textId="77777777" w:rsidR="006C6347" w:rsidRPr="007F3E90" w:rsidRDefault="006C6347" w:rsidP="007F3E90">
      <w:pPr>
        <w:snapToGrid w:val="0"/>
        <w:jc w:val="both"/>
        <w:rPr>
          <w:color w:val="000000" w:themeColor="text1"/>
          <w:sz w:val="24"/>
          <w:szCs w:val="24"/>
        </w:rPr>
      </w:pPr>
      <w:r w:rsidRPr="007F3E90">
        <w:rPr>
          <w:color w:val="000000" w:themeColor="text1"/>
          <w:sz w:val="24"/>
          <w:szCs w:val="24"/>
        </w:rPr>
        <w:t>/ 97vC /</w:t>
      </w:r>
    </w:p>
    <w:p w14:paraId="1FE268A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18 settembre</w:t>
      </w:r>
      <w:r w:rsidRPr="007F3E90">
        <w:rPr>
          <w:color w:val="000000" w:themeColor="text1"/>
          <w:sz w:val="24"/>
          <w:szCs w:val="24"/>
        </w:rPr>
        <w:t xml:space="preserve"> 1618</w:t>
      </w:r>
      <w:r w:rsidRPr="007F3E90">
        <w:rPr>
          <w:b/>
          <w:color w:val="FF0000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ricevute a’ 3 ottobre | </w:t>
      </w:r>
    </w:p>
    <w:p w14:paraId="4BD69F52" w14:textId="7F4B61E4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1420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1421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61 | sola | </w:t>
      </w:r>
    </w:p>
    <w:p w14:paraId="03AAEAE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F0258C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Ritorno dell’Ambasciator francese. | </w:t>
      </w:r>
    </w:p>
    <w:p w14:paraId="2815120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Presenta lettera del Re sopra li affari | di monsignor Bernvel et altri: dicendo | haver commesso al suo Ambasciator che assisti</w:t>
      </w:r>
      <w:r w:rsidRPr="007F3E90">
        <w:rPr>
          <w:rStyle w:val="Rimandonotaapidipagina"/>
          <w:sz w:val="24"/>
          <w:szCs w:val="24"/>
        </w:rPr>
        <w:footnoteReference w:id="451"/>
      </w:r>
      <w:r w:rsidRPr="007F3E90">
        <w:rPr>
          <w:sz w:val="24"/>
          <w:szCs w:val="24"/>
        </w:rPr>
        <w:t xml:space="preserve"> | di consiglio; et fa ufficio in confor-|mità per la quiete universale. | </w:t>
      </w:r>
    </w:p>
    <w:p w14:paraId="4B62604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Ragionamento passato con monsignor di Murier | dimanda egli se ha il secretario conosciuto | monsignor Bernvel spagnuolo e contrario alli | affari della Republica. Risponde haverlo | conosciuto ben affettionato et così | lui conferma. | </w:t>
      </w:r>
    </w:p>
    <w:p w14:paraId="1815532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Inghilterra non ha visitato Francia ma | complito per via del secretario a che non è | </w:t>
      </w:r>
      <w:r w:rsidRPr="002C22CE">
        <w:rPr>
          <w:sz w:val="24"/>
          <w:szCs w:val="24"/>
          <w:rPrChange w:id="1423" w:author="Flavia Di Gi" w:date="2023-04-02T16:07:00Z">
            <w:rPr>
              <w:sz w:val="24"/>
              <w:szCs w:val="24"/>
              <w:highlight w:val="yellow"/>
            </w:rPr>
          </w:rPrChange>
        </w:rPr>
        <w:t>sta’</w:t>
      </w:r>
      <w:r w:rsidRPr="007F3E90">
        <w:rPr>
          <w:sz w:val="24"/>
          <w:szCs w:val="24"/>
        </w:rPr>
        <w:t xml:space="preserve"> corresposo. | </w:t>
      </w:r>
    </w:p>
    <w:p w14:paraId="052499B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Bernvel non è stato essaminato | il segretario Ledenburgh non è capitato, | et discorre sopra i suoi conscienti. | </w:t>
      </w:r>
    </w:p>
    <w:p w14:paraId="682A26C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L’auttore del libro contra il Carleton | è palesato dal stampator. | </w:t>
      </w:r>
    </w:p>
    <w:p w14:paraId="341E483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Operato dal principe Mauritio nel negotio | della convocatione del sinodo. | </w:t>
      </w:r>
    </w:p>
    <w:p w14:paraId="08C5D22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Pensieri di renovar il viaggio per le | Indie orientali. | </w:t>
      </w:r>
    </w:p>
    <w:p w14:paraId="281C106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Avisi di Barbantia d’accrescer | a quelle frontiere </w:t>
      </w:r>
      <w:r w:rsidRPr="007F3E90">
        <w:rPr>
          <w:color w:val="000000" w:themeColor="text1"/>
          <w:sz w:val="24"/>
          <w:szCs w:val="24"/>
        </w:rPr>
        <w:t>4</w:t>
      </w:r>
      <w:r w:rsidRPr="007F3E90">
        <w:rPr>
          <w:sz w:val="24"/>
          <w:szCs w:val="24"/>
        </w:rPr>
        <w:t xml:space="preserve">mila fanti per valersene | dove fusse bisogno </w:t>
      </w:r>
      <w:r w:rsidRPr="007F3E90">
        <w:rPr>
          <w:color w:val="000000" w:themeColor="text1"/>
          <w:sz w:val="24"/>
          <w:szCs w:val="24"/>
        </w:rPr>
        <w:t>c</w:t>
      </w:r>
      <w:r w:rsidRPr="007F3E90">
        <w:rPr>
          <w:sz w:val="24"/>
          <w:szCs w:val="24"/>
        </w:rPr>
        <w:t xml:space="preserve">he habbino a | far mostra generale di militie: et | habbino ricercato da Milano la | cavalleria valona che dà sospetto | di sorpresa o altro. | </w:t>
      </w:r>
    </w:p>
    <w:p w14:paraId="57AD873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72966B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4A55EEC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DB6AEB2" w14:textId="77777777" w:rsidR="006C6347" w:rsidRPr="007F3E90" w:rsidRDefault="006C6347" w:rsidP="007F3E90">
      <w:pPr>
        <w:snapToGrid w:val="0"/>
        <w:jc w:val="both"/>
        <w:rPr>
          <w:color w:val="000000" w:themeColor="text1"/>
          <w:sz w:val="24"/>
          <w:szCs w:val="24"/>
        </w:rPr>
      </w:pPr>
      <w:r w:rsidRPr="007F3E90">
        <w:rPr>
          <w:color w:val="000000" w:themeColor="text1"/>
          <w:sz w:val="24"/>
          <w:szCs w:val="24"/>
        </w:rPr>
        <w:t>/ 97vA /</w:t>
      </w:r>
    </w:p>
    <w:p w14:paraId="4458D16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Scriveno di Germania che le cose di | Boemia piegheran</w:t>
      </w:r>
      <w:r w:rsidRPr="007F3E90">
        <w:rPr>
          <w:color w:val="000000" w:themeColor="text1"/>
          <w:sz w:val="24"/>
          <w:szCs w:val="24"/>
        </w:rPr>
        <w:t>n</w:t>
      </w:r>
      <w:r w:rsidRPr="007F3E90">
        <w:rPr>
          <w:sz w:val="24"/>
          <w:szCs w:val="24"/>
        </w:rPr>
        <w:t xml:space="preserve">o bene. | </w:t>
      </w:r>
    </w:p>
    <w:p w14:paraId="1E666E7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Desiderano quei sec(reta)ri saper se | la Republica resta libera dalla parte | da terra. | </w:t>
      </w:r>
    </w:p>
    <w:p w14:paraId="5AA832A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Cred</w:t>
      </w:r>
      <w:r w:rsidRPr="007F3E90">
        <w:rPr>
          <w:color w:val="000000" w:themeColor="text1"/>
          <w:sz w:val="24"/>
          <w:szCs w:val="24"/>
        </w:rPr>
        <w:t>eno che Ossunna</w:t>
      </w:r>
      <w:r w:rsidRPr="007F3E90">
        <w:rPr>
          <w:sz w:val="24"/>
          <w:szCs w:val="24"/>
        </w:rPr>
        <w:t xml:space="preserve"> travaglierà | sempre: desiderano che la | Republica adoperi le sue forze. | </w:t>
      </w:r>
    </w:p>
    <w:p w14:paraId="01AC1AB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Aspettano intender buon trattamento | delle genti d’armata. Et non vedendo | lettere dell’Amiraglio, Colonello e capitani | dicono siano trattenute. | </w:t>
      </w:r>
    </w:p>
    <w:p w14:paraId="4288D2F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S’escusa al meglio può | ma desidera si facci capitar | qualche cosa. | </w:t>
      </w:r>
    </w:p>
    <w:p w14:paraId="16121F5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Accusa la negligenza di messaggeri | in portar le lettere. | </w:t>
      </w:r>
    </w:p>
    <w:p w14:paraId="5048C2F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Dimanda come habbi a governarsi | con Francia: et che non lo | visiterà senz’altro ordine. | </w:t>
      </w:r>
    </w:p>
    <w:p w14:paraId="126B60D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 complito con madama della | Tremoglia. | </w:t>
      </w:r>
    </w:p>
    <w:p w14:paraId="3C6E979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fatto lettere per le navi Leon dorato | Vergine di Dordrech</w:t>
      </w:r>
      <w:r w:rsidRPr="007F3E90">
        <w:rPr>
          <w:color w:val="000000" w:themeColor="text1"/>
          <w:sz w:val="24"/>
          <w:szCs w:val="24"/>
        </w:rPr>
        <w:t>e</w:t>
      </w:r>
      <w:r w:rsidRPr="007F3E90">
        <w:rPr>
          <w:sz w:val="24"/>
          <w:szCs w:val="24"/>
        </w:rPr>
        <w:t xml:space="preserve">t: et Spechio | importano per 2 mesi ducati 5400 | restano a far per altre 3 di | Nortlandia e 3 di Ansterdam. | </w:t>
      </w:r>
    </w:p>
    <w:p w14:paraId="79B9FE8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 lettere di cambio di Ansterdam sono | venute a cento grossi </w:t>
      </w:r>
      <w:proofErr w:type="gramStart"/>
      <w:r w:rsidRPr="007F3E90">
        <w:rPr>
          <w:sz w:val="24"/>
          <w:szCs w:val="24"/>
        </w:rPr>
        <w:t>3</w:t>
      </w:r>
      <w:proofErr w:type="gramEnd"/>
      <w:r w:rsidRPr="007F3E90">
        <w:rPr>
          <w:sz w:val="24"/>
          <w:szCs w:val="24"/>
        </w:rPr>
        <w:t xml:space="preserve"> ottavi | per ducato et v’è vantaggio però | sarà bene far rimesse. | </w:t>
      </w:r>
    </w:p>
    <w:p w14:paraId="6F6755BD" w14:textId="2B3A0A92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b/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3</w:t>
      </w:r>
      <w:r w:rsidR="005F4435">
        <w:rPr>
          <w:sz w:val="24"/>
          <w:szCs w:val="24"/>
        </w:rPr>
        <w:t>2</w:t>
      </w:r>
    </w:p>
    <w:p w14:paraId="6A5130DD" w14:textId="5E9C4E0D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23 settembre 1618, L’Aia (cc. 98r-100</w:t>
      </w:r>
      <w:ins w:id="1424" w:author="Flavia Di Gi" w:date="2023-03-12T14:03:00Z">
        <w:r w:rsidR="00D528CE" w:rsidRPr="00200D53">
          <w:rPr>
            <w:bCs/>
            <w:sz w:val="24"/>
            <w:szCs w:val="24"/>
            <w:rPrChange w:id="1425" w:author="Flavia Di Gi" w:date="2023-04-01T18:01:00Z">
              <w:rPr>
                <w:b/>
                <w:sz w:val="24"/>
                <w:szCs w:val="24"/>
              </w:rPr>
            </w:rPrChange>
          </w:rPr>
          <w:t>v</w:t>
        </w:r>
        <w:r w:rsidR="00D528CE">
          <w:rPr>
            <w:b/>
            <w:sz w:val="24"/>
            <w:szCs w:val="24"/>
          </w:rPr>
          <w:t xml:space="preserve">, </w:t>
        </w:r>
        <w:r w:rsidR="00D528CE">
          <w:rPr>
            <w:bCs/>
            <w:sz w:val="24"/>
            <w:szCs w:val="24"/>
          </w:rPr>
          <w:t>110r-v</w:t>
        </w:r>
      </w:ins>
      <w:del w:id="1426" w:author="Flavia Di Gi" w:date="2023-03-12T14:03:00Z">
        <w:r w:rsidRPr="007F3E90" w:rsidDel="00D528CE">
          <w:rPr>
            <w:sz w:val="24"/>
            <w:szCs w:val="24"/>
          </w:rPr>
          <w:delText xml:space="preserve">v, </w:delText>
        </w:r>
        <w:r w:rsidRPr="007F3E90" w:rsidDel="00D528CE">
          <w:rPr>
            <w:b/>
            <w:sz w:val="24"/>
            <w:szCs w:val="24"/>
            <w:highlight w:val="yellow"/>
          </w:rPr>
          <w:delText>regesto</w:delText>
        </w:r>
      </w:del>
      <w:r w:rsidRPr="007F3E90">
        <w:rPr>
          <w:sz w:val="24"/>
          <w:szCs w:val="24"/>
        </w:rPr>
        <w:t>)</w:t>
      </w:r>
    </w:p>
    <w:p w14:paraId="47CC7C3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AC5C2A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98r /</w:t>
      </w:r>
    </w:p>
    <w:p w14:paraId="5FC8C8B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62 sola | </w:t>
      </w:r>
    </w:p>
    <w:p w14:paraId="34C83A9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07BA7B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22DDE58F" w14:textId="34E1B133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finalmente li signori dell’amiralità di Amsterdam mi hanno inviato il conto | ma non però li documenti, che vanno accompagnati ad esso, che | pur procurerò di havere per confrontar con le spese, che | mi si mettono: darò in</w:t>
      </w:r>
      <w:ins w:id="1427" w:author="Giorgia" w:date="2023-03-11T15:00:00Z">
        <w:r w:rsidR="006C5A82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 xml:space="preserve">tanto a far tradur questo, essendo | nella lingua fiaminga, come erano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; et il tutto | posto ben ad ordine invierò opportunamente alla Serenità vostra. | </w:t>
      </w:r>
    </w:p>
    <w:p w14:paraId="35BC5CC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detti conti mi sono appunto capitati in tempo, che l’eccellentissimo signor | Capitan general da Mare mi ha scritto desiderar di havere | il dar, et l’haver delli capitani delle dodici navi </w:t>
      </w:r>
      <w:r w:rsidRPr="007F3E90">
        <w:rPr>
          <w:color w:val="000000" w:themeColor="text1"/>
          <w:sz w:val="24"/>
          <w:szCs w:val="24"/>
        </w:rPr>
        <w:t>i</w:t>
      </w:r>
      <w:r w:rsidRPr="007F3E90">
        <w:rPr>
          <w:sz w:val="24"/>
          <w:szCs w:val="24"/>
        </w:rPr>
        <w:t>o | ne ho fatto far un estratto, che invio in lettere a sua Eccellenza | come anco una medesima copia sarà aggiunta a queste | mie per vostra Serenità; et di là doverà calcularsi poi colle | pretensioni, che possono haver l’Amiraglio, et li | capitani. Prima non ho potuto farlo non havendo, | come ho più volte riverentemente scritto potuto</w:t>
      </w:r>
      <w:r w:rsidRPr="007F3E90">
        <w:rPr>
          <w:rStyle w:val="Rimandonotaapidipagina"/>
          <w:sz w:val="24"/>
          <w:szCs w:val="24"/>
        </w:rPr>
        <w:footnoteReference w:id="452"/>
      </w:r>
      <w:r w:rsidRPr="007F3E90">
        <w:rPr>
          <w:sz w:val="24"/>
          <w:szCs w:val="24"/>
        </w:rPr>
        <w:t xml:space="preserve"> | ricever</w:t>
      </w:r>
      <w:r w:rsidRPr="007F3E90">
        <w:rPr>
          <w:rStyle w:val="Rimandonotaapidipagina"/>
          <w:sz w:val="24"/>
          <w:szCs w:val="24"/>
        </w:rPr>
        <w:footnoteReference w:id="453"/>
      </w:r>
      <w:r w:rsidRPr="007F3E90">
        <w:rPr>
          <w:sz w:val="24"/>
          <w:szCs w:val="24"/>
        </w:rPr>
        <w:t xml:space="preserve"> detti conti. | </w:t>
      </w:r>
    </w:p>
    <w:p w14:paraId="163FAAED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 xml:space="preserve">Mi fecero già dire </w:t>
      </w:r>
      <w:r w:rsidRPr="007F3E90">
        <w:rPr>
          <w:color w:val="000000" w:themeColor="text1"/>
          <w:sz w:val="24"/>
          <w:szCs w:val="24"/>
        </w:rPr>
        <w:t>essi</w:t>
      </w:r>
      <w:r w:rsidRPr="007F3E90">
        <w:rPr>
          <w:rStyle w:val="Rimandonotaapidipagina"/>
          <w:color w:val="000000" w:themeColor="text1"/>
          <w:sz w:val="24"/>
          <w:szCs w:val="24"/>
        </w:rPr>
        <w:footnoteReference w:id="454"/>
      </w:r>
      <w:r w:rsidRPr="007F3E90">
        <w:rPr>
          <w:color w:val="FF0000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signori di Amsterdam, che have-|rebbono scritto all’Amiraglio perché notificasse il | numero, et nome dei morti, et la quantità del denaro, | ch’esso, li capitani, et li marinari volevano che fosse dato | </w:t>
      </w:r>
    </w:p>
    <w:p w14:paraId="238D0E7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alle loro famiglie, et credo, che lo habbino fatto. Et perché | anco li signori dell’amiralità di Roterdam hanno conosciu-|to non poter io condescender a dar denaro per tal conto | </w:t>
      </w:r>
    </w:p>
    <w:p w14:paraId="757149F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98v /</w:t>
      </w:r>
    </w:p>
    <w:p w14:paraId="16306FCA" w14:textId="77777777" w:rsidR="006C6347" w:rsidRPr="007F3E90" w:rsidRDefault="006C6347" w:rsidP="007F3E90">
      <w:pPr>
        <w:snapToGrid w:val="0"/>
        <w:jc w:val="both"/>
        <w:rPr>
          <w:color w:val="000000" w:themeColor="text1"/>
          <w:sz w:val="24"/>
          <w:szCs w:val="24"/>
        </w:rPr>
      </w:pPr>
      <w:r w:rsidRPr="007F3E90">
        <w:rPr>
          <w:sz w:val="24"/>
          <w:szCs w:val="24"/>
        </w:rPr>
        <w:t>se prima non sappia la sopravivenza han</w:t>
      </w:r>
      <w:r w:rsidRPr="007F3E90">
        <w:rPr>
          <w:color w:val="000000" w:themeColor="text1"/>
          <w:sz w:val="24"/>
          <w:szCs w:val="24"/>
        </w:rPr>
        <w:t xml:space="preserve">no risoluto scriver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alli tre capitani della loro ripartitione le lettere qui ag-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giunte; così credo faranno anco quelli de Northolandia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desiderando ognuno di quei magistrati ch’io habbia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ordine da vostra Serenità di esborsar danaro per levarsi l’impor-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tuna molestia di queste donne; et per pagar li restanti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sei mesi di viveri; onde doveranno le liste venir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sottoscritte dall’eccellentissimo signor Capitan</w:t>
      </w:r>
      <w:r w:rsidRPr="007F3E90">
        <w:rPr>
          <w:rStyle w:val="Rimandonotaapidipagina"/>
          <w:color w:val="000000" w:themeColor="text1"/>
          <w:sz w:val="24"/>
          <w:szCs w:val="24"/>
        </w:rPr>
        <w:footnoteReference w:id="455"/>
      </w:r>
      <w:r w:rsidRPr="007F3E90">
        <w:rPr>
          <w:color w:val="000000" w:themeColor="text1"/>
          <w:sz w:val="24"/>
          <w:szCs w:val="24"/>
        </w:rPr>
        <w:t xml:space="preserve"> generale con il commandamento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delle Signorie vostre eccellentissime di quello haverò da pagare. </w:t>
      </w:r>
      <w:r w:rsidRPr="007F3E90">
        <w:rPr>
          <w:sz w:val="24"/>
          <w:szCs w:val="24"/>
        </w:rPr>
        <w:t>|</w:t>
      </w:r>
      <w:r w:rsidRPr="007F3E90">
        <w:rPr>
          <w:color w:val="000000" w:themeColor="text1"/>
          <w:sz w:val="24"/>
          <w:szCs w:val="24"/>
        </w:rPr>
        <w:t xml:space="preserve"> </w:t>
      </w:r>
    </w:p>
    <w:p w14:paraId="5B3D5C0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Quanto ai viveri non so quello vi potrà essere poiché restando | soli sei mesi a pagare, come ho altre volte scritto, se | haveranno di là havuti a questo conto altri denari, | et haveranno ricevuto il pagamento del disconto | fatto per il vito dei soldati, oltre li doi mesi che per essi | sono stati pagati di qua poco doverà restar a pagar | di qua per essi viveri; onde è necessario, che anco di | ciò ne venga distinta nota. |</w:t>
      </w:r>
    </w:p>
    <w:p w14:paraId="5C00ECA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L’Amiraglio con sue lettere de’ 21 del passato ricevute da | me con l’ultimo ordinario si aggrava dei danni | patiti nel guasto delle vittuarie tra il conflitto al | distretto, et il calor nelle navi, et che di tanto si | </w:t>
      </w:r>
      <w:r w:rsidRPr="007F3E90">
        <w:rPr>
          <w:color w:val="000000" w:themeColor="text1"/>
          <w:sz w:val="24"/>
          <w:szCs w:val="24"/>
        </w:rPr>
        <w:t>duole anco</w:t>
      </w:r>
      <w:r w:rsidRPr="007F3E90">
        <w:rPr>
          <w:sz w:val="24"/>
          <w:szCs w:val="24"/>
        </w:rPr>
        <w:t xml:space="preserve"> ogni capitano per la parte sua; onde mi | prega ad interceder appresso la Serenità vostra che li</w:t>
      </w:r>
      <w:r w:rsidRPr="007F3E90">
        <w:rPr>
          <w:rStyle w:val="Rimandonotaapidipagina"/>
          <w:sz w:val="24"/>
          <w:szCs w:val="24"/>
        </w:rPr>
        <w:footnoteReference w:id="456"/>
      </w:r>
      <w:r w:rsidRPr="007F3E90">
        <w:rPr>
          <w:sz w:val="24"/>
          <w:szCs w:val="24"/>
        </w:rPr>
        <w:t xml:space="preserve"> sollevi</w:t>
      </w:r>
      <w:r w:rsidRPr="007F3E90">
        <w:rPr>
          <w:rStyle w:val="Rimandonotaapidipagina"/>
          <w:sz w:val="24"/>
          <w:szCs w:val="24"/>
        </w:rPr>
        <w:footnoteReference w:id="457"/>
      </w:r>
      <w:r w:rsidRPr="007F3E90">
        <w:rPr>
          <w:sz w:val="24"/>
          <w:szCs w:val="24"/>
        </w:rPr>
        <w:t xml:space="preserve"> |</w:t>
      </w:r>
    </w:p>
    <w:p w14:paraId="2A83E0F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99r /</w:t>
      </w:r>
    </w:p>
    <w:p w14:paraId="205B42B2" w14:textId="1A9BA59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munificenza sua. Come anco mi prega di raccoman-|darlo per il suo stipendio straordinario come </w:t>
      </w:r>
      <w:ins w:id="1428" w:author="Giorgia" w:date="2023-03-11T15:27:00Z">
        <w:r w:rsidR="009B6F6B">
          <w:rPr>
            <w:sz w:val="24"/>
            <w:szCs w:val="24"/>
          </w:rPr>
          <w:t>a</w:t>
        </w:r>
      </w:ins>
      <w:del w:id="1429" w:author="Giorgia" w:date="2023-03-11T15:27:00Z">
        <w:r w:rsidRPr="007F3E90" w:rsidDel="009B6F6B">
          <w:rPr>
            <w:sz w:val="24"/>
            <w:szCs w:val="24"/>
          </w:rPr>
          <w:delText>A</w:delText>
        </w:r>
      </w:del>
      <w:r w:rsidRPr="007F3E90">
        <w:rPr>
          <w:sz w:val="24"/>
          <w:szCs w:val="24"/>
        </w:rPr>
        <w:t>miraglio; il</w:t>
      </w:r>
      <w:r w:rsidRPr="007F3E90">
        <w:rPr>
          <w:rStyle w:val="Rimandonotaapidipagina"/>
          <w:sz w:val="24"/>
          <w:szCs w:val="24"/>
        </w:rPr>
        <w:footnoteReference w:id="458"/>
      </w:r>
      <w:r w:rsidRPr="007F3E90">
        <w:rPr>
          <w:sz w:val="24"/>
          <w:szCs w:val="24"/>
        </w:rPr>
        <w:t xml:space="preserve"> che | già presupongo che sia stato risoluto; et accordato. | </w:t>
      </w:r>
    </w:p>
    <w:p w14:paraId="681A790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Mostra esso Chercoven che vorrebbono anco esser sollevati | delli soldati dell’Anstenraedt nelle navi: perché | consumavano quella vittuaria, che per buon pezzo | sarebbe stata sufficiente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suoi marinari. Di questo, | et delle altre preten</w:t>
      </w:r>
      <w:r w:rsidRPr="007F3E90">
        <w:rPr>
          <w:color w:val="000000" w:themeColor="text1"/>
          <w:sz w:val="24"/>
          <w:szCs w:val="24"/>
        </w:rPr>
        <w:t>s</w:t>
      </w:r>
      <w:r w:rsidRPr="007F3E90">
        <w:rPr>
          <w:sz w:val="24"/>
          <w:szCs w:val="24"/>
        </w:rPr>
        <w:t xml:space="preserve">ioni di quei capitani già ella | haverà havuta parte, et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lastRenderedPageBreak/>
        <w:t xml:space="preserve">prudenza sua ordinato | quel tanto, che haverà stimato a proposito perché a | lei si levi ogni occasione di disgusto; et qui qualche mala voce. | </w:t>
      </w:r>
    </w:p>
    <w:p w14:paraId="5AA13377" w14:textId="122090F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Dalle lettere, che mi scrive il Chercoven ho cavato molto | bene, che ’l compianto, che scrissi nelle mie lettere delli </w:t>
      </w:r>
      <w:r w:rsidRPr="007F3E90">
        <w:rPr>
          <w:smallCaps/>
          <w:sz w:val="24"/>
          <w:szCs w:val="24"/>
        </w:rPr>
        <w:t xml:space="preserve">xi | </w:t>
      </w:r>
      <w:r w:rsidRPr="007F3E90">
        <w:rPr>
          <w:sz w:val="24"/>
          <w:szCs w:val="24"/>
        </w:rPr>
        <w:t>haver fatto qualche marinaro è nato dall’haversi | havuti soli cinquecento ducati a Corfù da quegl</w:t>
      </w:r>
      <w:r w:rsidRPr="007F3E90">
        <w:rPr>
          <w:b/>
          <w:sz w:val="24"/>
          <w:szCs w:val="24"/>
        </w:rPr>
        <w:t>’</w:t>
      </w:r>
      <w:r w:rsidRPr="007F3E90">
        <w:rPr>
          <w:sz w:val="24"/>
          <w:szCs w:val="24"/>
        </w:rPr>
        <w:t>illustrissimi | rettori per comprar rinfrescamenti; mi aggiunge | però esso Chercoven, che ’l mal contento è stato | compensato dal buon ricevimento, et dalla grata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accoglienza fattali dall’eccellentissimo signor Capitan generale | et che si prometteva anco di ben in meglio. | </w:t>
      </w:r>
    </w:p>
    <w:p w14:paraId="75405217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 xml:space="preserve">Perché vostra Serenità habbi maggior notitia di ciò che mi occorre | </w:t>
      </w:r>
    </w:p>
    <w:p w14:paraId="3F9A31D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 queste Amiralità vedrà la copia translata di una | lettera di quella di Roterdam, et il senso delle altre | </w:t>
      </w:r>
    </w:p>
    <w:p w14:paraId="1976FE1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99v /</w:t>
      </w:r>
    </w:p>
    <w:p w14:paraId="04FF85C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il medesimo, che non sia bene ribatter al presente quello che | può toccar alli proprietarii dei </w:t>
      </w:r>
      <w:r w:rsidRPr="007F3E90">
        <w:rPr>
          <w:color w:val="000000" w:themeColor="text1"/>
          <w:sz w:val="24"/>
          <w:szCs w:val="24"/>
        </w:rPr>
        <w:t>vas</w:t>
      </w:r>
      <w:r w:rsidRPr="007F3E90">
        <w:rPr>
          <w:sz w:val="24"/>
          <w:szCs w:val="24"/>
        </w:rPr>
        <w:t xml:space="preserve">selli, o alli stessi | marinari; ma aspettar alla fine del servitio, et veggo che | bisognerà così fare; onde vostra Serenità potrà dar ordine | che sia tenuto buon conto di quanto si consumerà di | armizi, et altri apprestamenti con dichiaratione a chi tocchi | poiché alli proprietarii aspetta di tener le navi ad | ordine, et ella resta sottoposta al patimento in fatto di | guerra. Quanto al resto della lettera vi haverà ella | sopra quel prudente pensiero, che le parerà proprio. | </w:t>
      </w:r>
    </w:p>
    <w:p w14:paraId="59BC556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fatte tre altre lettere per il pagamento di nolo delle tre navi | Santa Giustina, Bontekoi o Vacca macchiata, et Re | David della ripartitione di Northolandia le doi prime | di 1640</w:t>
      </w:r>
      <w:r w:rsidRPr="007F3E90">
        <w:rPr>
          <w:rStyle w:val="Rimandonotaapidipagina"/>
          <w:sz w:val="24"/>
          <w:szCs w:val="24"/>
        </w:rPr>
        <w:footnoteReference w:id="459"/>
      </w:r>
      <w:r w:rsidRPr="007F3E90">
        <w:rPr>
          <w:sz w:val="24"/>
          <w:szCs w:val="24"/>
        </w:rPr>
        <w:t xml:space="preserve"> ducati per una per mesi doi, et la terza per 1280 ducati | pur per mesi doi pagabili tutte al mag</w:t>
      </w:r>
      <w:r w:rsidRPr="007F3E90">
        <w:rPr>
          <w:color w:val="000000" w:themeColor="text1"/>
          <w:sz w:val="24"/>
          <w:szCs w:val="24"/>
        </w:rPr>
        <w:t>nific</w:t>
      </w:r>
      <w:r w:rsidRPr="007F3E90">
        <w:rPr>
          <w:sz w:val="24"/>
          <w:szCs w:val="24"/>
        </w:rPr>
        <w:t>o Steffano | van Est</w:t>
      </w:r>
      <w:r w:rsidRPr="007F3E90">
        <w:rPr>
          <w:color w:val="000000" w:themeColor="text1"/>
          <w:sz w:val="24"/>
          <w:szCs w:val="24"/>
        </w:rPr>
        <w:t>e</w:t>
      </w:r>
      <w:r w:rsidRPr="007F3E90">
        <w:rPr>
          <w:sz w:val="24"/>
          <w:szCs w:val="24"/>
        </w:rPr>
        <w:t xml:space="preserve">. | </w:t>
      </w:r>
    </w:p>
    <w:p w14:paraId="2924FAA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Ho riformata sotto li 22 quella del Leon dorato dove era | prima pagabile al signor Melchior Noirott fatta pagabile | al signor Luca van Uffelen. | </w:t>
      </w:r>
    </w:p>
    <w:p w14:paraId="0AB1A9C6" w14:textId="77777777" w:rsidR="006C6347" w:rsidRPr="007F3E90" w:rsidRDefault="006C6347" w:rsidP="007F3E90">
      <w:pPr>
        <w:snapToGrid w:val="0"/>
        <w:jc w:val="both"/>
        <w:rPr>
          <w:vanish/>
          <w:sz w:val="24"/>
          <w:szCs w:val="24"/>
        </w:rPr>
      </w:pPr>
      <w:r w:rsidRPr="007F3E90">
        <w:rPr>
          <w:sz w:val="24"/>
          <w:szCs w:val="24"/>
        </w:rPr>
        <w:t xml:space="preserve">Doi altre ne ho anco fatte per la nave Menonistekerch per ducati | 2040 pagabili a Gio. de Waele, et per la nave detta | </w:t>
      </w:r>
    </w:p>
    <w:p w14:paraId="5CCACC1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Anna Riverson per ducati 1440 da pagarsi al signor Nicolò | Perez et l’una, et l’altra per doi mesi. Mi manca a far | </w:t>
      </w:r>
    </w:p>
    <w:p w14:paraId="6B05AE2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100r /</w:t>
      </w:r>
    </w:p>
    <w:p w14:paraId="53F6254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 lettere per un’altra per il compito numero delle dodici, | et ricercato la farò. | </w:t>
      </w:r>
    </w:p>
    <w:p w14:paraId="2500968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Mando qui aggiunta la traduttione della lettera del </w:t>
      </w:r>
      <w:r w:rsidRPr="007F3E90">
        <w:rPr>
          <w:color w:val="000000" w:themeColor="text1"/>
          <w:sz w:val="24"/>
          <w:szCs w:val="24"/>
        </w:rPr>
        <w:t>Christianissimo</w:t>
      </w:r>
      <w:r w:rsidRPr="007F3E90">
        <w:rPr>
          <w:sz w:val="24"/>
          <w:szCs w:val="24"/>
        </w:rPr>
        <w:t xml:space="preserve"> presentata | alli signori Stati da monsignor di Boisise, come anco della sua | espositione per quelli dell’Eccellenze vostre che havessero gusto di vederla | non se gli è data alcuna risposta se si darà sarà | con termine generale, et di complimento. | </w:t>
      </w:r>
    </w:p>
    <w:p w14:paraId="229B269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tengono per fermo, ch’esso Boisise habbi a fermarsi | tutta la vernata, et una gran parte è in ferma opinio-|ne, che sua Maestà l’habbi fatto tornare, et gl’habbi commandato | trattenersi per sospetto, che sia entrato nell’animo di lei, o | più tosto dei ministri, che ’l sinodo da farsi a novembre | habbi a servire per stringer unione tra quelli della reli-|gione riformata non senza timore di pregiudicio | all’aleanza, che ha quella Corona con questi Stati, | et per consequenza della riputatione della Francia. | </w:t>
      </w:r>
    </w:p>
    <w:p w14:paraId="352514A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signor principe Mauritio è di partenza, dicono, per | Northolandia per riformar alcuni magistrati, et così | a poco a poco si anderanno riducendo le cose al | partito contra remonstrante. | </w:t>
      </w:r>
    </w:p>
    <w:p w14:paraId="6A96064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Monsignor Bernvelt non è ancor stato essaminato. Venne con-|dotto qui il già secretario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di Utrechet. Si attende | tuttavia ad essaminar lui, et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per cavar quello si può | </w:t>
      </w:r>
    </w:p>
    <w:p w14:paraId="187CF50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100v /</w:t>
      </w:r>
    </w:p>
    <w:p w14:paraId="0CD07F0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poi fondatamente tirar da esso Bernvelt quello di più | che potranno. Monsignor Boisise non parla di lui chia-|ramente per non dar sospetto di partialità; et poiché | vede esser impossibile spuntare; et meno potersi opporre | al corso della giustitia. |</w:t>
      </w:r>
    </w:p>
    <w:p w14:paraId="35A5406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 mando con queste la replicata delli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>, et 18 del presente. [Gratie etc]</w:t>
      </w:r>
      <w:r w:rsidRPr="007F3E90">
        <w:rPr>
          <w:rStyle w:val="Rimandonotaapidipagina"/>
          <w:sz w:val="24"/>
          <w:szCs w:val="24"/>
        </w:rPr>
        <w:footnoteReference w:id="460"/>
      </w:r>
      <w:r w:rsidRPr="007F3E90">
        <w:rPr>
          <w:sz w:val="24"/>
          <w:szCs w:val="24"/>
        </w:rPr>
        <w:t xml:space="preserve"> | </w:t>
      </w:r>
    </w:p>
    <w:p w14:paraId="5EBB86F2" w14:textId="50E90B51" w:rsidR="00D75173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le sue delli sette mi serviranno d’informatione. Gratie etc.</w:t>
      </w:r>
      <w:r w:rsidRPr="007F3E90">
        <w:rPr>
          <w:rStyle w:val="Rimandonotaapidipagina"/>
          <w:sz w:val="24"/>
          <w:szCs w:val="24"/>
        </w:rPr>
        <w:footnoteReference w:id="461"/>
      </w:r>
      <w:r w:rsidRPr="007F3E90">
        <w:rPr>
          <w:sz w:val="24"/>
          <w:szCs w:val="24"/>
        </w:rPr>
        <w:t xml:space="preserve"> | </w:t>
      </w:r>
    </w:p>
    <w:p w14:paraId="268BE610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005BAB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23 settembre 1618 | </w:t>
      </w:r>
    </w:p>
    <w:p w14:paraId="56D8120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3A39A9A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| </w:t>
      </w:r>
    </w:p>
    <w:p w14:paraId="512E7490" w14:textId="5047E08E" w:rsidR="006C6347" w:rsidRDefault="006C6347" w:rsidP="007F3E90">
      <w:pPr>
        <w:snapToGrid w:val="0"/>
        <w:jc w:val="both"/>
        <w:rPr>
          <w:ins w:id="1446" w:author="Flavia Di Gi" w:date="2023-03-12T14:02:00Z"/>
          <w:sz w:val="24"/>
          <w:szCs w:val="24"/>
        </w:rPr>
      </w:pPr>
      <w:r w:rsidRPr="007F3E90">
        <w:rPr>
          <w:sz w:val="24"/>
          <w:szCs w:val="24"/>
        </w:rPr>
        <w:t xml:space="preserve">Christofforo Suriano | </w:t>
      </w:r>
    </w:p>
    <w:p w14:paraId="22431F47" w14:textId="77777777" w:rsidR="00D528CE" w:rsidRPr="007F3E90" w:rsidRDefault="00D528CE" w:rsidP="00D528CE">
      <w:pPr>
        <w:pStyle w:val="Standard"/>
        <w:snapToGrid w:val="0"/>
        <w:spacing w:line="240" w:lineRule="auto"/>
        <w:jc w:val="both"/>
        <w:rPr>
          <w:ins w:id="1447" w:author="Flavia Di Gi" w:date="2023-03-12T14:02:00Z"/>
          <w:rFonts w:ascii="Times New Roman" w:eastAsia="Times New Roman" w:hAnsi="Times New Roman" w:cs="Times New Roman"/>
          <w:iCs/>
          <w:sz w:val="24"/>
          <w:szCs w:val="24"/>
          <w:highlight w:val="yellow"/>
        </w:rPr>
      </w:pPr>
    </w:p>
    <w:p w14:paraId="0413BC84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48" w:author="Flavia Di Gi" w:date="2023-03-12T14:02:00Z"/>
          <w:rFonts w:ascii="Times New Roman" w:hAnsi="Times New Roman" w:cs="Times New Roman"/>
          <w:sz w:val="24"/>
          <w:szCs w:val="24"/>
          <w:rPrChange w:id="1449" w:author="Flavia Di Gi" w:date="2023-03-12T14:02:00Z">
            <w:rPr>
              <w:ins w:id="1450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451" w:author="Flavia Di Gi" w:date="2023-03-12T14:02:00Z">
        <w:r w:rsidRPr="00D528CE">
          <w:rPr>
            <w:rFonts w:ascii="Times New Roman" w:eastAsia="Times New Roman" w:hAnsi="Times New Roman" w:cs="Times New Roman"/>
            <w:iCs/>
            <w:sz w:val="24"/>
            <w:szCs w:val="24"/>
            <w:rPrChange w:id="1452" w:author="Flavia Di Gi" w:date="2023-03-12T14:02:00Z"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yellow"/>
              </w:rPr>
            </w:rPrChange>
          </w:rPr>
          <w:t>/ 110r</w:t>
        </w:r>
        <w:r w:rsidRPr="00D528CE">
          <w:rPr>
            <w:rFonts w:ascii="Times New Roman" w:eastAsia="Times New Roman" w:hAnsi="Times New Roman" w:cs="Times New Roman"/>
            <w:i/>
            <w:sz w:val="24"/>
            <w:szCs w:val="24"/>
            <w:rPrChange w:id="1453" w:author="Flavia Di Gi" w:date="2023-03-12T14:02:00Z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rPrChange>
          </w:rPr>
          <w:t xml:space="preserve"> </w:t>
        </w:r>
        <w:r w:rsidRPr="00D528CE">
          <w:rPr>
            <w:rFonts w:ascii="Times New Roman" w:eastAsia="Times New Roman" w:hAnsi="Times New Roman" w:cs="Times New Roman"/>
            <w:sz w:val="24"/>
            <w:szCs w:val="24"/>
            <w:rPrChange w:id="1454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/</w:t>
        </w:r>
      </w:ins>
    </w:p>
    <w:p w14:paraId="0433D6A5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55" w:author="Flavia Di Gi" w:date="2023-03-12T14:02:00Z"/>
          <w:rFonts w:ascii="Times New Roman" w:hAnsi="Times New Roman" w:cs="Times New Roman"/>
          <w:sz w:val="24"/>
          <w:szCs w:val="24"/>
          <w:rPrChange w:id="1456" w:author="Flavia Di Gi" w:date="2023-03-12T14:02:00Z">
            <w:rPr>
              <w:ins w:id="1457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458" w:author="Flavia Di Gi" w:date="2023-03-12T14:02:00Z">
        <w:r w:rsidRPr="00D528CE">
          <w:rPr>
            <w:rFonts w:ascii="Times New Roman" w:eastAsia="Times New Roman" w:hAnsi="Times New Roman" w:cs="Times New Roman"/>
            <w:i/>
            <w:sz w:val="24"/>
            <w:szCs w:val="24"/>
            <w:rPrChange w:id="1459" w:author="Flavia Di Gi" w:date="2023-03-12T14:02:00Z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rPrChange>
          </w:rPr>
          <w:t>Bianca</w:t>
        </w:r>
      </w:ins>
    </w:p>
    <w:p w14:paraId="53BE1E61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60" w:author="Flavia Di Gi" w:date="2023-03-12T14:02:00Z"/>
          <w:rFonts w:ascii="Times New Roman" w:eastAsia="Times New Roman" w:hAnsi="Times New Roman" w:cs="Times New Roman"/>
          <w:i/>
          <w:sz w:val="24"/>
          <w:szCs w:val="24"/>
          <w:shd w:val="clear" w:color="auto" w:fill="FFFF00"/>
          <w:rPrChange w:id="1461" w:author="Flavia Di Gi" w:date="2023-03-12T14:02:00Z">
            <w:rPr>
              <w:ins w:id="1462" w:author="Flavia Di Gi" w:date="2023-03-12T14:02:00Z"/>
              <w:rFonts w:ascii="Times New Roman" w:eastAsia="Times New Roman" w:hAnsi="Times New Roman" w:cs="Times New Roman"/>
              <w:i/>
              <w:sz w:val="24"/>
              <w:szCs w:val="24"/>
              <w:highlight w:val="yellow"/>
              <w:shd w:val="clear" w:color="auto" w:fill="FFFF00"/>
            </w:rPr>
          </w:rPrChange>
        </w:rPr>
      </w:pPr>
    </w:p>
    <w:p w14:paraId="3FA0500C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63" w:author="Flavia Di Gi" w:date="2023-03-12T14:02:00Z"/>
          <w:rFonts w:ascii="Times New Roman" w:hAnsi="Times New Roman" w:cs="Times New Roman"/>
          <w:sz w:val="24"/>
          <w:szCs w:val="24"/>
          <w:rPrChange w:id="1464" w:author="Flavia Di Gi" w:date="2023-03-12T14:02:00Z">
            <w:rPr>
              <w:ins w:id="1465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466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467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/ 110</w:t>
        </w:r>
        <w:r w:rsidRPr="00D528CE">
          <w:rPr>
            <w:rFonts w:ascii="Times New Roman" w:eastAsia="Times New Roman" w:hAnsi="Times New Roman" w:cs="Times New Roman"/>
            <w:iCs/>
            <w:sz w:val="24"/>
            <w:szCs w:val="24"/>
            <w:rPrChange w:id="1468" w:author="Flavia Di Gi" w:date="2023-03-12T14:02:00Z"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yellow"/>
              </w:rPr>
            </w:rPrChange>
          </w:rPr>
          <w:t>v</w:t>
        </w:r>
        <w:r w:rsidRPr="00D528CE">
          <w:rPr>
            <w:rFonts w:ascii="Times New Roman" w:eastAsia="Times New Roman" w:hAnsi="Times New Roman" w:cs="Times New Roman"/>
            <w:i/>
            <w:sz w:val="24"/>
            <w:szCs w:val="24"/>
            <w:rPrChange w:id="1469" w:author="Flavia Di Gi" w:date="2023-03-12T14:02:00Z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rPrChange>
          </w:rPr>
          <w:t xml:space="preserve"> </w:t>
        </w:r>
        <w:r w:rsidRPr="00D528CE">
          <w:rPr>
            <w:rFonts w:ascii="Times New Roman" w:eastAsia="Times New Roman" w:hAnsi="Times New Roman" w:cs="Times New Roman"/>
            <w:sz w:val="24"/>
            <w:szCs w:val="24"/>
            <w:rPrChange w:id="1470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/</w:t>
        </w:r>
      </w:ins>
    </w:p>
    <w:p w14:paraId="042BA9EA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71" w:author="Flavia Di Gi" w:date="2023-03-12T14:02:00Z"/>
          <w:rFonts w:ascii="Times New Roman" w:hAnsi="Times New Roman" w:cs="Times New Roman"/>
          <w:sz w:val="24"/>
          <w:szCs w:val="24"/>
          <w:rPrChange w:id="1472" w:author="Flavia Di Gi" w:date="2023-03-12T14:02:00Z">
            <w:rPr>
              <w:ins w:id="1473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474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475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Al serenissimo principe di Venetia |</w:t>
        </w:r>
      </w:ins>
    </w:p>
    <w:p w14:paraId="1A222969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76" w:author="Flavia Di Gi" w:date="2023-03-12T14:02:00Z"/>
          <w:rFonts w:ascii="Times New Roman" w:hAnsi="Times New Roman" w:cs="Times New Roman"/>
          <w:sz w:val="24"/>
          <w:szCs w:val="24"/>
          <w:rPrChange w:id="1477" w:author="Flavia Di Gi" w:date="2023-03-12T14:02:00Z">
            <w:rPr>
              <w:ins w:id="1478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479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480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n° 62 sola</w:t>
        </w:r>
        <w:r w:rsidRPr="00D528CE">
          <w:rPr>
            <w:rStyle w:val="Rimandonotaapidipagina"/>
            <w:rFonts w:ascii="Times New Roman" w:eastAsia="Times New Roman" w:hAnsi="Times New Roman" w:cs="Times New Roman"/>
            <w:sz w:val="24"/>
            <w:szCs w:val="24"/>
            <w:rPrChange w:id="1481" w:author="Flavia Di Gi" w:date="2023-03-12T14:02:00Z">
              <w:rPr>
                <w:rStyle w:val="Rimandonotaapidipagina"/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 </w:t>
        </w:r>
        <w:r w:rsidRPr="00D528CE">
          <w:rPr>
            <w:rFonts w:ascii="Times New Roman" w:hAnsi="Times New Roman" w:cs="Times New Roman"/>
            <w:sz w:val="24"/>
            <w:szCs w:val="24"/>
            <w:rPrChange w:id="1482" w:author="Flavia Di Gi" w:date="2023-03-12T14:02:00Z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PrChange>
          </w:rPr>
          <w:t>|</w:t>
        </w:r>
      </w:ins>
    </w:p>
    <w:p w14:paraId="2B9B6BDA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83" w:author="Flavia Di Gi" w:date="2023-03-12T14:02:00Z"/>
          <w:rFonts w:ascii="Times New Roman" w:eastAsia="Times New Roman" w:hAnsi="Times New Roman" w:cs="Times New Roman"/>
          <w:b/>
          <w:sz w:val="24"/>
          <w:szCs w:val="24"/>
          <w:rPrChange w:id="1484" w:author="Flavia Di Gi" w:date="2023-03-12T14:02:00Z">
            <w:rPr>
              <w:ins w:id="1485" w:author="Flavia Di Gi" w:date="2023-03-12T14:02:00Z"/>
              <w:rFonts w:ascii="Times New Roman" w:eastAsia="Times New Roman" w:hAnsi="Times New Roman" w:cs="Times New Roman"/>
              <w:b/>
              <w:sz w:val="24"/>
              <w:szCs w:val="24"/>
              <w:highlight w:val="yellow"/>
            </w:rPr>
          </w:rPrChange>
        </w:rPr>
      </w:pPr>
    </w:p>
    <w:p w14:paraId="04854159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86" w:author="Flavia Di Gi" w:date="2023-03-12T14:02:00Z"/>
          <w:rFonts w:ascii="Times New Roman" w:hAnsi="Times New Roman" w:cs="Times New Roman"/>
          <w:sz w:val="24"/>
          <w:szCs w:val="24"/>
          <w:rPrChange w:id="1487" w:author="Flavia Di Gi" w:date="2023-03-12T14:02:00Z">
            <w:rPr>
              <w:ins w:id="1488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489" w:author="Flavia Di Gi" w:date="2023-03-12T14:02:00Z">
        <w:r w:rsidRPr="00D528CE">
          <w:rPr>
            <w:rFonts w:ascii="Times New Roman" w:eastAsia="Times New Roman" w:hAnsi="Times New Roman" w:cs="Times New Roman"/>
            <w:bCs/>
            <w:i/>
            <w:iCs/>
            <w:sz w:val="24"/>
            <w:szCs w:val="24"/>
            <w:rPrChange w:id="1490" w:author="Flavia Di Gi" w:date="2023-03-12T14:02:00Z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highlight w:val="yellow"/>
              </w:rPr>
            </w:rPrChange>
          </w:rPr>
          <w:t>Sigillo</w:t>
        </w:r>
      </w:ins>
    </w:p>
    <w:p w14:paraId="07289AD3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91" w:author="Flavia Di Gi" w:date="2023-03-12T14:02:00Z"/>
          <w:rFonts w:ascii="Times New Roman" w:eastAsia="Times New Roman" w:hAnsi="Times New Roman" w:cs="Times New Roman"/>
          <w:bCs/>
          <w:i/>
          <w:iCs/>
          <w:sz w:val="24"/>
          <w:szCs w:val="24"/>
          <w:rPrChange w:id="1492" w:author="Flavia Di Gi" w:date="2023-03-12T14:02:00Z">
            <w:rPr>
              <w:ins w:id="1493" w:author="Flavia Di Gi" w:date="2023-03-12T14:02:00Z"/>
              <w:rFonts w:ascii="Times New Roman" w:eastAsia="Times New Roman" w:hAnsi="Times New Roman" w:cs="Times New Roman"/>
              <w:bCs/>
              <w:i/>
              <w:iCs/>
              <w:sz w:val="24"/>
              <w:szCs w:val="24"/>
              <w:highlight w:val="yellow"/>
            </w:rPr>
          </w:rPrChange>
        </w:rPr>
      </w:pPr>
    </w:p>
    <w:p w14:paraId="0B5529E6" w14:textId="01B350C2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94" w:author="Flavia Di Gi" w:date="2023-03-12T14:02:00Z"/>
          <w:rFonts w:ascii="Times New Roman" w:hAnsi="Times New Roman" w:cs="Times New Roman"/>
          <w:sz w:val="24"/>
          <w:szCs w:val="24"/>
          <w:rPrChange w:id="1495" w:author="Flavia Di Gi" w:date="2023-03-12T14:03:00Z">
            <w:rPr>
              <w:ins w:id="1496" w:author="Flavia Di Gi" w:date="2023-03-12T14:02:00Z"/>
              <w:rFonts w:ascii="Times New Roman" w:eastAsia="Times New Roman" w:hAnsi="Times New Roman" w:cs="Times New Roman"/>
              <w:bCs/>
              <w:i/>
              <w:iCs/>
              <w:sz w:val="24"/>
              <w:szCs w:val="24"/>
              <w:highlight w:val="yellow"/>
            </w:rPr>
          </w:rPrChange>
        </w:rPr>
      </w:pPr>
      <w:ins w:id="1497" w:author="Flavia Di Gi" w:date="2023-03-12T14:02:00Z">
        <w:r w:rsidRPr="00D528CE">
          <w:rPr>
            <w:rFonts w:ascii="Times New Roman" w:eastAsia="Times New Roman" w:hAnsi="Times New Roman" w:cs="Times New Roman"/>
            <w:bCs/>
            <w:i/>
            <w:iCs/>
            <w:sz w:val="24"/>
            <w:szCs w:val="24"/>
            <w:rPrChange w:id="1498" w:author="Flavia Di Gi" w:date="2023-03-12T14:02:00Z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highlight w:val="yellow"/>
              </w:rPr>
            </w:rPrChange>
          </w:rPr>
          <w:t>Regesto antico</w:t>
        </w:r>
      </w:ins>
    </w:p>
    <w:p w14:paraId="5D351533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499" w:author="Flavia Di Gi" w:date="2023-03-12T14:02:00Z"/>
          <w:rFonts w:ascii="Times New Roman" w:hAnsi="Times New Roman" w:cs="Times New Roman"/>
          <w:sz w:val="24"/>
          <w:szCs w:val="24"/>
          <w:rPrChange w:id="1500" w:author="Flavia Di Gi" w:date="2023-03-12T14:02:00Z">
            <w:rPr>
              <w:ins w:id="1501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02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03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/ 110</w:t>
        </w:r>
        <w:r w:rsidRPr="00D528CE">
          <w:rPr>
            <w:rFonts w:ascii="Times New Roman" w:eastAsia="Times New Roman" w:hAnsi="Times New Roman" w:cs="Times New Roman"/>
            <w:iCs/>
            <w:sz w:val="24"/>
            <w:szCs w:val="24"/>
            <w:rPrChange w:id="1504" w:author="Flavia Di Gi" w:date="2023-03-12T14:02:00Z"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yellow"/>
              </w:rPr>
            </w:rPrChange>
          </w:rPr>
          <w:t xml:space="preserve">vC </w:t>
        </w:r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05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/</w:t>
        </w:r>
      </w:ins>
    </w:p>
    <w:p w14:paraId="587B2BA7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06" w:author="Flavia Di Gi" w:date="2023-03-12T14:02:00Z"/>
          <w:rFonts w:ascii="Times New Roman" w:hAnsi="Times New Roman" w:cs="Times New Roman"/>
          <w:sz w:val="24"/>
          <w:szCs w:val="24"/>
          <w:rPrChange w:id="1507" w:author="Flavia Di Gi" w:date="2023-03-12T14:02:00Z">
            <w:rPr>
              <w:ins w:id="1508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09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10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23 settembre 1618 ricevute a’ 10 ottobre |</w:t>
        </w:r>
      </w:ins>
    </w:p>
    <w:p w14:paraId="0846959D" w14:textId="4AA1D307" w:rsidR="00D528CE" w:rsidRDefault="00D528CE" w:rsidP="00D528CE">
      <w:pPr>
        <w:pStyle w:val="Standard"/>
        <w:snapToGrid w:val="0"/>
        <w:spacing w:line="240" w:lineRule="auto"/>
        <w:jc w:val="both"/>
        <w:rPr>
          <w:ins w:id="1511" w:author="Flavia Di Gi" w:date="2023-03-19T18:40:00Z"/>
          <w:rFonts w:ascii="Times New Roman" w:eastAsia="Times New Roman" w:hAnsi="Times New Roman" w:cs="Times New Roman"/>
          <w:sz w:val="24"/>
          <w:szCs w:val="24"/>
        </w:rPr>
      </w:pPr>
      <w:ins w:id="1512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13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Haia sola n° 62 |</w:t>
        </w:r>
      </w:ins>
    </w:p>
    <w:p w14:paraId="40AC0197" w14:textId="77777777" w:rsidR="005671A9" w:rsidRPr="00D528CE" w:rsidRDefault="005671A9" w:rsidP="00D528CE">
      <w:pPr>
        <w:pStyle w:val="Standard"/>
        <w:snapToGrid w:val="0"/>
        <w:spacing w:line="240" w:lineRule="auto"/>
        <w:jc w:val="both"/>
        <w:rPr>
          <w:ins w:id="1514" w:author="Flavia Di Gi" w:date="2023-03-12T14:02:00Z"/>
          <w:rFonts w:ascii="Times New Roman" w:hAnsi="Times New Roman" w:cs="Times New Roman"/>
          <w:sz w:val="24"/>
          <w:szCs w:val="24"/>
          <w:rPrChange w:id="1515" w:author="Flavia Di Gi" w:date="2023-03-12T14:02:00Z">
            <w:rPr>
              <w:ins w:id="1516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</w:p>
    <w:p w14:paraId="16E669C0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17" w:author="Flavia Di Gi" w:date="2023-03-12T14:02:00Z"/>
          <w:rFonts w:ascii="Times New Roman" w:hAnsi="Times New Roman" w:cs="Times New Roman"/>
          <w:sz w:val="24"/>
          <w:szCs w:val="24"/>
          <w:rPrChange w:id="1518" w:author="Flavia Di Gi" w:date="2023-03-12T14:02:00Z">
            <w:rPr>
              <w:ins w:id="1519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20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21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Ha ricevuto il conto dall’Amiralità di | Ansterdam ma non li documenti: lo farà | traddur dal fiamengo, e lo invierà. |</w:t>
        </w:r>
      </w:ins>
    </w:p>
    <w:p w14:paraId="2073A9B1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22" w:author="Flavia Di Gi" w:date="2023-03-12T14:02:00Z"/>
          <w:rFonts w:ascii="Times New Roman" w:hAnsi="Times New Roman" w:cs="Times New Roman"/>
          <w:sz w:val="24"/>
          <w:szCs w:val="24"/>
          <w:rPrChange w:id="1523" w:author="Flavia Di Gi" w:date="2023-03-12T14:02:00Z">
            <w:rPr>
              <w:ins w:id="1524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25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26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Manda conto del dar et haver delli capitani | delle navi et simili ha mandato al Capitano generale. |</w:t>
        </w:r>
      </w:ins>
    </w:p>
    <w:p w14:paraId="1041B4F5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27" w:author="Flavia Di Gi" w:date="2023-03-12T14:02:00Z"/>
          <w:rFonts w:ascii="Times New Roman" w:hAnsi="Times New Roman" w:cs="Times New Roman"/>
          <w:sz w:val="24"/>
          <w:szCs w:val="24"/>
          <w:rPrChange w:id="1528" w:author="Flavia Di Gi" w:date="2023-03-12T14:02:00Z">
            <w:rPr>
              <w:ins w:id="1529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30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31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Li signori di Ansterdam haverano scritto | all’armiraglio che notifichi il numero | de’ morti, la quantità del danaro da dar | alle loro fameglie per li marinari capitani | et </w:t>
        </w:r>
        <w:proofErr w:type="gramStart"/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32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gl’altri</w:t>
        </w:r>
        <w:proofErr w:type="gramEnd"/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33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 de Roterdam e Nortlandia | anco serveranno per far dar li medesimi ordini | di dar danaro alle</w:t>
        </w:r>
        <w:r w:rsidRPr="00D528CE">
          <w:rPr>
            <w:rStyle w:val="Rimandonotaapidipagina"/>
            <w:rFonts w:ascii="Times New Roman" w:hAnsi="Times New Roman" w:cs="Times New Roman"/>
            <w:sz w:val="24"/>
            <w:szCs w:val="24"/>
            <w:rPrChange w:id="1534" w:author="Flavia Di Gi" w:date="2023-03-12T14:02:00Z">
              <w:rPr>
                <w:rStyle w:val="Rimandonotaapidipagina"/>
                <w:rFonts w:ascii="Times New Roman" w:hAnsi="Times New Roman" w:cs="Times New Roman"/>
                <w:sz w:val="24"/>
                <w:szCs w:val="24"/>
                <w:highlight w:val="yellow"/>
              </w:rPr>
            </w:rPrChange>
          </w:rPr>
          <w:footnoteReference w:id="462"/>
        </w:r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42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 fameglie. |</w:t>
        </w:r>
      </w:ins>
    </w:p>
    <w:p w14:paraId="43C7E3AF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43" w:author="Flavia Di Gi" w:date="2023-03-12T14:02:00Z"/>
          <w:rFonts w:ascii="Times New Roman" w:hAnsi="Times New Roman" w:cs="Times New Roman"/>
          <w:sz w:val="24"/>
          <w:szCs w:val="24"/>
          <w:rPrChange w:id="1544" w:author="Flavia Di Gi" w:date="2023-03-12T14:02:00Z">
            <w:rPr>
              <w:ins w:id="1545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46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47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Quanto ai viveri</w:t>
        </w:r>
        <w:r w:rsidRPr="00D528CE">
          <w:rPr>
            <w:rStyle w:val="Rimandonotaapidipagina"/>
            <w:rFonts w:ascii="Times New Roman" w:hAnsi="Times New Roman" w:cs="Times New Roman"/>
            <w:sz w:val="24"/>
            <w:szCs w:val="24"/>
            <w:rPrChange w:id="1548" w:author="Flavia Di Gi" w:date="2023-03-12T14:02:00Z">
              <w:rPr>
                <w:rStyle w:val="Rimandonotaapidipagina"/>
                <w:rFonts w:ascii="Times New Roman" w:hAnsi="Times New Roman" w:cs="Times New Roman"/>
                <w:sz w:val="24"/>
                <w:szCs w:val="24"/>
                <w:highlight w:val="yellow"/>
              </w:rPr>
            </w:rPrChange>
          </w:rPr>
          <w:footnoteReference w:id="463"/>
        </w:r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56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 anco è necessario | che si veda distinta nota. |</w:t>
        </w:r>
      </w:ins>
    </w:p>
    <w:p w14:paraId="667691C1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57" w:author="Flavia Di Gi" w:date="2023-03-12T14:02:00Z"/>
          <w:rFonts w:ascii="Times New Roman" w:hAnsi="Times New Roman" w:cs="Times New Roman"/>
          <w:sz w:val="24"/>
          <w:szCs w:val="24"/>
          <w:rPrChange w:id="1558" w:author="Flavia Di Gi" w:date="2023-03-12T14:02:00Z">
            <w:rPr>
              <w:ins w:id="1559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60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61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L’armiraglio ha scritto per il danno | patito nel guasto de’ viveri per il conflitto | ricercato raccomandandomi anco per il suo stipendio. |</w:t>
        </w:r>
      </w:ins>
    </w:p>
    <w:p w14:paraId="6DC28981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62" w:author="Flavia Di Gi" w:date="2023-03-12T14:02:00Z"/>
          <w:rFonts w:ascii="Times New Roman" w:hAnsi="Times New Roman" w:cs="Times New Roman"/>
          <w:sz w:val="24"/>
          <w:szCs w:val="24"/>
          <w:rPrChange w:id="1563" w:author="Flavia Di Gi" w:date="2023-03-12T14:02:00Z">
            <w:rPr>
              <w:ins w:id="1564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65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66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Fa anco il Chercoven instanza di </w:t>
        </w:r>
        <w:r w:rsidRPr="00D528CE">
          <w:rPr>
            <w:rFonts w:ascii="Times New Roman" w:eastAsia="Times New Roman" w:hAnsi="Times New Roman" w:cs="Times New Roman"/>
            <w:bCs/>
            <w:sz w:val="24"/>
            <w:szCs w:val="24"/>
            <w:rPrChange w:id="1567" w:author="Flavia Di Gi" w:date="2023-03-12T14:02:00Z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</w:rPr>
            </w:rPrChange>
          </w:rPr>
          <w:t>refac(iment)o</w:t>
        </w:r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68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 | </w:t>
        </w:r>
        <w:proofErr w:type="gramStart"/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69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per li</w:t>
        </w:r>
        <w:proofErr w:type="gramEnd"/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70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 viveri consumati da soldati dell’| Ansteraedet, nelle navi. |</w:t>
        </w:r>
      </w:ins>
    </w:p>
    <w:p w14:paraId="5B220562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71" w:author="Flavia Di Gi" w:date="2023-03-12T14:02:00Z"/>
          <w:rFonts w:ascii="Times New Roman" w:hAnsi="Times New Roman" w:cs="Times New Roman"/>
          <w:sz w:val="24"/>
          <w:szCs w:val="24"/>
          <w:rPrChange w:id="1572" w:author="Flavia Di Gi" w:date="2023-03-12T14:02:00Z">
            <w:rPr>
              <w:ins w:id="1573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74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75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Le lamentazioni de’ soldati sono state per | haver havuto a Corfù solo 500 ducati | ma sono poi sodisfatti del buon trattamento | havuto dal Capitano general. |</w:t>
        </w:r>
      </w:ins>
    </w:p>
    <w:p w14:paraId="4335739E" w14:textId="0864ADD5" w:rsidR="00D528CE" w:rsidRDefault="00D528CE" w:rsidP="00D528CE">
      <w:pPr>
        <w:pStyle w:val="Standard"/>
        <w:snapToGrid w:val="0"/>
        <w:spacing w:line="240" w:lineRule="auto"/>
        <w:jc w:val="both"/>
        <w:rPr>
          <w:ins w:id="1576" w:author="Flavia Di Gi" w:date="2023-03-12T14:02:00Z"/>
          <w:rFonts w:ascii="Times New Roman" w:eastAsia="Times New Roman" w:hAnsi="Times New Roman" w:cs="Times New Roman"/>
          <w:sz w:val="24"/>
          <w:szCs w:val="24"/>
        </w:rPr>
      </w:pPr>
      <w:ins w:id="1577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78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Manda copia di lettere da quali si cava | non esser bene de haver hora quello | può tocar alli proprietarii de’ vasselli | ma si può tener conto, e farlo, in fine | del servitio nel resto della lettera si | riporta. |</w:t>
        </w:r>
      </w:ins>
    </w:p>
    <w:p w14:paraId="196D6C8B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79" w:author="Flavia Di Gi" w:date="2023-03-12T14:02:00Z"/>
          <w:rFonts w:ascii="Times New Roman" w:hAnsi="Times New Roman" w:cs="Times New Roman"/>
          <w:sz w:val="24"/>
          <w:szCs w:val="24"/>
          <w:rPrChange w:id="1580" w:author="Flavia Di Gi" w:date="2023-03-12T14:02:00Z">
            <w:rPr>
              <w:ins w:id="1581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</w:p>
    <w:p w14:paraId="74A14744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82" w:author="Flavia Di Gi" w:date="2023-03-12T14:02:00Z"/>
          <w:rFonts w:ascii="Times New Roman" w:hAnsi="Times New Roman" w:cs="Times New Roman"/>
          <w:sz w:val="24"/>
          <w:szCs w:val="24"/>
          <w:rPrChange w:id="1583" w:author="Flavia Di Gi" w:date="2023-03-12T14:02:00Z">
            <w:rPr>
              <w:ins w:id="1584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85" w:author="Flavia Di Gi" w:date="2023-03-12T14:02:00Z">
        <w:r w:rsidRPr="00D528CE">
          <w:rPr>
            <w:rFonts w:ascii="Times New Roman" w:eastAsia="Times New Roman" w:hAnsi="Times New Roman" w:cs="Times New Roman"/>
            <w:bCs/>
            <w:sz w:val="24"/>
            <w:szCs w:val="24"/>
            <w:shd w:val="clear" w:color="auto" w:fill="FFFF00"/>
            <w:rPrChange w:id="1586" w:author="Flavia Di Gi" w:date="2023-03-12T14:02:00Z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shd w:val="clear" w:color="auto" w:fill="FFFF00"/>
              </w:rPr>
            </w:rPrChange>
          </w:rPr>
          <w:t>L. R.t SS. |</w:t>
        </w:r>
      </w:ins>
    </w:p>
    <w:p w14:paraId="69EFFE8E" w14:textId="77777777" w:rsidR="00D528CE" w:rsidRDefault="00D528CE" w:rsidP="00D528CE">
      <w:pPr>
        <w:pStyle w:val="Standard"/>
        <w:snapToGrid w:val="0"/>
        <w:spacing w:line="240" w:lineRule="auto"/>
        <w:jc w:val="both"/>
        <w:rPr>
          <w:ins w:id="1587" w:author="Flavia Di Gi" w:date="2023-03-12T14:02:00Z"/>
          <w:rFonts w:ascii="Times New Roman" w:eastAsia="Times New Roman" w:hAnsi="Times New Roman" w:cs="Times New Roman"/>
          <w:sz w:val="24"/>
          <w:szCs w:val="24"/>
        </w:rPr>
      </w:pPr>
    </w:p>
    <w:p w14:paraId="6A37F7DB" w14:textId="64CB6509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88" w:author="Flavia Di Gi" w:date="2023-03-12T14:02:00Z"/>
          <w:rFonts w:ascii="Times New Roman" w:eastAsia="Times New Roman" w:hAnsi="Times New Roman" w:cs="Times New Roman"/>
          <w:sz w:val="24"/>
          <w:szCs w:val="24"/>
          <w:rPrChange w:id="1589" w:author="Flavia Di Gi" w:date="2023-03-12T14:02:00Z">
            <w:rPr>
              <w:ins w:id="1590" w:author="Flavia Di Gi" w:date="2023-03-12T14:02:00Z"/>
              <w:rFonts w:ascii="Times New Roman" w:eastAsia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91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92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/ 110vD /</w:t>
        </w:r>
      </w:ins>
    </w:p>
    <w:p w14:paraId="002C8C04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93" w:author="Flavia Di Gi" w:date="2023-03-12T14:02:00Z"/>
          <w:rFonts w:ascii="Times New Roman" w:hAnsi="Times New Roman" w:cs="Times New Roman"/>
          <w:sz w:val="24"/>
          <w:szCs w:val="24"/>
          <w:rPrChange w:id="1594" w:author="Flavia Di Gi" w:date="2023-03-12T14:02:00Z">
            <w:rPr>
              <w:ins w:id="1595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596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597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Aviso di altre lettere di cambio. |</w:t>
        </w:r>
      </w:ins>
    </w:p>
    <w:p w14:paraId="480427CE" w14:textId="77777777" w:rsidR="00D528CE" w:rsidRPr="00D528CE" w:rsidRDefault="00D528CE" w:rsidP="00D528CE">
      <w:pPr>
        <w:pStyle w:val="Standard"/>
        <w:snapToGrid w:val="0"/>
        <w:spacing w:line="240" w:lineRule="auto"/>
        <w:jc w:val="both"/>
        <w:rPr>
          <w:ins w:id="1598" w:author="Flavia Di Gi" w:date="2023-03-12T14:02:00Z"/>
          <w:rFonts w:ascii="Times New Roman" w:hAnsi="Times New Roman" w:cs="Times New Roman"/>
          <w:sz w:val="24"/>
          <w:szCs w:val="24"/>
          <w:rPrChange w:id="1599" w:author="Flavia Di Gi" w:date="2023-03-12T14:02:00Z">
            <w:rPr>
              <w:ins w:id="1600" w:author="Flavia Di Gi" w:date="2023-03-12T14:02:00Z"/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ins w:id="1601" w:author="Flavia Di Gi" w:date="2023-03-12T14:02:00Z">
        <w:r w:rsidRPr="00D528CE">
          <w:rPr>
            <w:rFonts w:ascii="Times New Roman" w:eastAsia="Times New Roman" w:hAnsi="Times New Roman" w:cs="Times New Roman"/>
            <w:sz w:val="24"/>
            <w:szCs w:val="24"/>
            <w:rPrChange w:id="1602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Manda tradution de lettere del Christianissimo | data a’ signori Stati dall’ambasciator | si fermerà monsignor de Boisise tutto | il verno crede per dubio del Christianissimo | che nel sinodo </w:t>
        </w:r>
        <w:proofErr w:type="gramStart"/>
        <w:r w:rsidRPr="00D528CE">
          <w:rPr>
            <w:rFonts w:ascii="Times New Roman" w:eastAsia="Times New Roman" w:hAnsi="Times New Roman" w:cs="Times New Roman"/>
            <w:sz w:val="24"/>
            <w:szCs w:val="24"/>
            <w:rPrChange w:id="1603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>si</w:t>
        </w:r>
        <w:proofErr w:type="gramEnd"/>
        <w:r w:rsidRPr="00D528CE">
          <w:rPr>
            <w:rFonts w:ascii="Times New Roman" w:eastAsia="Times New Roman" w:hAnsi="Times New Roman" w:cs="Times New Roman"/>
            <w:sz w:val="24"/>
            <w:szCs w:val="24"/>
            <w:rPrChange w:id="1604" w:author="Flavia Di Gi" w:date="2023-03-12T14:02:00Z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PrChange>
          </w:rPr>
          <w:t xml:space="preserve"> faci unioni | pregiudiciali alla sua aleanza | prencipe Mauritio di partenza | per Nortlandia. |</w:t>
        </w:r>
      </w:ins>
    </w:p>
    <w:p w14:paraId="310412FF" w14:textId="6277E613" w:rsidR="00D528CE" w:rsidRPr="007F3E90" w:rsidRDefault="00D528CE" w:rsidP="00D528CE">
      <w:pPr>
        <w:snapToGrid w:val="0"/>
        <w:jc w:val="both"/>
        <w:rPr>
          <w:sz w:val="24"/>
          <w:szCs w:val="24"/>
        </w:rPr>
      </w:pPr>
      <w:ins w:id="1605" w:author="Flavia Di Gi" w:date="2023-03-12T14:02:00Z">
        <w:r w:rsidRPr="00D528CE">
          <w:rPr>
            <w:sz w:val="24"/>
            <w:szCs w:val="24"/>
            <w:rPrChange w:id="1606" w:author="Flavia Di Gi" w:date="2023-03-12T14:02:00Z">
              <w:rPr>
                <w:sz w:val="24"/>
                <w:szCs w:val="24"/>
                <w:highlight w:val="yellow"/>
              </w:rPr>
            </w:rPrChange>
          </w:rPr>
          <w:t xml:space="preserve">Monsignor Bernvel non è stato | essaminato. Si attende | al secretario l’ambasciator di | Francia non ne parla. </w:t>
        </w:r>
        <w:r w:rsidRPr="00D528CE">
          <w:rPr>
            <w:sz w:val="24"/>
            <w:szCs w:val="24"/>
            <w:rPrChange w:id="1607" w:author="Flavia Di Gi" w:date="2023-03-12T14:02:00Z">
              <w:rPr>
                <w:sz w:val="24"/>
                <w:szCs w:val="24"/>
                <w:highlight w:val="cyan"/>
              </w:rPr>
            </w:rPrChange>
          </w:rPr>
          <w:t>|</w:t>
        </w:r>
      </w:ins>
    </w:p>
    <w:p w14:paraId="7E3A8CAE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</w:p>
    <w:p w14:paraId="2733DD48" w14:textId="77777777" w:rsidR="006C6347" w:rsidRPr="007F3E90" w:rsidRDefault="006C6347" w:rsidP="007F3E90">
      <w:pPr>
        <w:snapToGrid w:val="0"/>
        <w:jc w:val="both"/>
        <w:rPr>
          <w:b/>
          <w:sz w:val="24"/>
          <w:szCs w:val="24"/>
        </w:rPr>
      </w:pPr>
    </w:p>
    <w:p w14:paraId="0BBCE68E" w14:textId="5E1CB841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3</w:t>
      </w:r>
      <w:r w:rsidR="005F4435">
        <w:rPr>
          <w:sz w:val="24"/>
          <w:szCs w:val="24"/>
        </w:rPr>
        <w:t>3</w:t>
      </w:r>
    </w:p>
    <w:p w14:paraId="68E58F6E" w14:textId="2F26EF89" w:rsidR="006C6347" w:rsidRPr="007F3E90" w:rsidRDefault="006C6347" w:rsidP="005F443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Allegato I al n. 3</w:t>
      </w:r>
      <w:r w:rsidR="005F4435">
        <w:rPr>
          <w:sz w:val="24"/>
          <w:szCs w:val="24"/>
        </w:rPr>
        <w:t>2</w:t>
      </w:r>
      <w:r w:rsidRPr="007F3E90">
        <w:rPr>
          <w:sz w:val="24"/>
          <w:szCs w:val="24"/>
        </w:rPr>
        <w:t xml:space="preserve"> (cc. 101r-102v)</w:t>
      </w:r>
    </w:p>
    <w:p w14:paraId="49BC517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588F2324" w14:textId="77777777" w:rsidR="006C6347" w:rsidRPr="007F3E90" w:rsidRDefault="006C6347" w:rsidP="007F3E90">
      <w:pPr>
        <w:snapToGrid w:val="0"/>
        <w:jc w:val="both"/>
        <w:rPr>
          <w:strike/>
          <w:sz w:val="24"/>
          <w:szCs w:val="24"/>
        </w:rPr>
      </w:pPr>
      <w:r w:rsidRPr="007F3E90">
        <w:rPr>
          <w:sz w:val="24"/>
          <w:szCs w:val="24"/>
        </w:rPr>
        <w:t>/ 101r /</w:t>
      </w:r>
    </w:p>
    <w:p w14:paraId="06440A2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1618 |</w:t>
      </w:r>
    </w:p>
    <w:p w14:paraId="7B46271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4D57CFD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101rA /</w:t>
      </w:r>
    </w:p>
    <w:tbl>
      <w:tblPr>
        <w:tblStyle w:val="Grigliatabel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55"/>
        <w:gridCol w:w="2184"/>
      </w:tblGrid>
      <w:tr w:rsidR="006C6347" w:rsidRPr="007F3E90" w14:paraId="2DBA2E32" w14:textId="77777777" w:rsidTr="006332AD">
        <w:tc>
          <w:tcPr>
            <w:tcW w:w="3867" w:type="pct"/>
          </w:tcPr>
          <w:p w14:paraId="3CCE380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Amsterdam |</w:t>
            </w:r>
          </w:p>
        </w:tc>
        <w:tc>
          <w:tcPr>
            <w:tcW w:w="1133" w:type="pct"/>
            <w:vAlign w:val="bottom"/>
          </w:tcPr>
          <w:p w14:paraId="4E47A60D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</w:tc>
      </w:tr>
      <w:tr w:rsidR="006C6347" w:rsidRPr="007F3E90" w14:paraId="245A558A" w14:textId="77777777" w:rsidTr="006332AD">
        <w:tc>
          <w:tcPr>
            <w:tcW w:w="3867" w:type="pct"/>
          </w:tcPr>
          <w:p w14:paraId="5A8AF61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L’illustre signor Melchior vanden Kerchoven amiraglio | di 12 nave da guerra per la serenissima republica di Venetia | deve dare per la nave San Marco. Come siegue |</w:t>
            </w:r>
          </w:p>
        </w:tc>
        <w:tc>
          <w:tcPr>
            <w:tcW w:w="1133" w:type="pct"/>
            <w:vAlign w:val="bottom"/>
          </w:tcPr>
          <w:p w14:paraId="2010174B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</w:tc>
      </w:tr>
      <w:tr w:rsidR="006C6347" w:rsidRPr="007F3E90" w14:paraId="51A22804" w14:textId="77777777" w:rsidTr="006332AD">
        <w:tc>
          <w:tcPr>
            <w:tcW w:w="3867" w:type="pct"/>
          </w:tcPr>
          <w:p w14:paraId="389058F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9 d’aprile pagatoli a conto di dua mesi di sala-|rio per le mani delli signori della amiralità di Amsterdam | per 160 marinari et officiali come per il rolo saldato | per detti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64"/>
            </w:r>
            <w:r w:rsidRPr="007F3E90">
              <w:rPr>
                <w:sz w:val="24"/>
                <w:szCs w:val="24"/>
              </w:rPr>
              <w:t xml:space="preserve"> Signoria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65"/>
            </w:r>
            <w:r w:rsidRPr="007F3E90">
              <w:rPr>
                <w:sz w:val="24"/>
                <w:szCs w:val="24"/>
              </w:rPr>
              <w:t xml:space="preserve"> alli 22 di giugno </w:t>
            </w:r>
            <w:r w:rsidRPr="007F3E90">
              <w:rPr>
                <w:sz w:val="24"/>
                <w:szCs w:val="24"/>
              </w:rPr>
              <w:tab/>
            </w:r>
            <w:r w:rsidRPr="007F3E90">
              <w:rPr>
                <w:sz w:val="24"/>
                <w:szCs w:val="24"/>
              </w:rPr>
              <w:tab/>
            </w:r>
            <w:r w:rsidRPr="007F3E90">
              <w:rPr>
                <w:sz w:val="24"/>
                <w:szCs w:val="24"/>
              </w:rPr>
              <w:tab/>
            </w:r>
          </w:p>
        </w:tc>
        <w:tc>
          <w:tcPr>
            <w:tcW w:w="1133" w:type="pct"/>
            <w:vAlign w:val="bottom"/>
          </w:tcPr>
          <w:p w14:paraId="14B0C5CF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CA148C6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271C51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3873 |</w:t>
            </w:r>
          </w:p>
        </w:tc>
      </w:tr>
      <w:tr w:rsidR="006C6347" w:rsidRPr="007F3E90" w14:paraId="3FAB8085" w14:textId="77777777" w:rsidTr="006332AD">
        <w:tc>
          <w:tcPr>
            <w:tcW w:w="3867" w:type="pct"/>
          </w:tcPr>
          <w:p w14:paraId="54E6118B" w14:textId="2F3C8F8E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15 maggio pagato a conto del suo trattamento ordinario | come amiraglio, che stabilirà con la serenissima Republica per farlo | haver straordinariamente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66"/>
            </w:r>
            <w:r w:rsidRPr="007F3E90">
              <w:rPr>
                <w:sz w:val="24"/>
                <w:szCs w:val="24"/>
              </w:rPr>
              <w:t xml:space="preserve"> </w:t>
            </w:r>
            <w:ins w:id="1622" w:author="Flavia Di Gi" w:date="2023-04-25T17:39:00Z">
              <w:r w:rsidR="00681FA6">
                <w:rPr>
                  <w:sz w:val="24"/>
                  <w:szCs w:val="24"/>
                </w:rPr>
                <w:t xml:space="preserve">per </w:t>
              </w:r>
            </w:ins>
            <w:r w:rsidRPr="007F3E90">
              <w:rPr>
                <w:sz w:val="24"/>
                <w:szCs w:val="24"/>
              </w:rPr>
              <w:t>fornir le camere di poppa</w:t>
            </w:r>
          </w:p>
        </w:tc>
        <w:tc>
          <w:tcPr>
            <w:tcW w:w="1133" w:type="pct"/>
            <w:vAlign w:val="bottom"/>
          </w:tcPr>
          <w:p w14:paraId="193BF78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C93134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157C84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1200 |</w:t>
            </w:r>
          </w:p>
        </w:tc>
      </w:tr>
      <w:tr w:rsidR="006C6347" w:rsidRPr="007F3E90" w14:paraId="5329ED9F" w14:textId="77777777" w:rsidTr="006332AD">
        <w:tc>
          <w:tcPr>
            <w:tcW w:w="3867" w:type="pct"/>
          </w:tcPr>
          <w:p w14:paraId="316E4CA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20 di marzo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67"/>
            </w:r>
            <w:r w:rsidRPr="007F3E90">
              <w:rPr>
                <w:sz w:val="24"/>
                <w:szCs w:val="24"/>
              </w:rPr>
              <w:t xml:space="preserve"> pagati a bon conto per viveri di 160 ma-|rinari, et 150 soldati ch’ha nella sua nave per | condurli a Venetia in servitio di essa serenissima Republica | a ragion di sei piachi il giorno per marinari, et soldati | et piach</w:t>
            </w:r>
            <w:r w:rsidRPr="007F3E90">
              <w:rPr>
                <w:color w:val="000000" w:themeColor="text1"/>
                <w:sz w:val="24"/>
                <w:szCs w:val="24"/>
              </w:rPr>
              <w:t>i</w:t>
            </w:r>
            <w:r w:rsidRPr="007F3E90">
              <w:rPr>
                <w:sz w:val="24"/>
                <w:szCs w:val="24"/>
              </w:rPr>
              <w:t xml:space="preserve"> diece il giorno per quelli che di essi man-|geranno alla caiuta conforme la sua quetanza</w:t>
            </w:r>
          </w:p>
        </w:tc>
        <w:tc>
          <w:tcPr>
            <w:tcW w:w="1133" w:type="pct"/>
            <w:vAlign w:val="bottom"/>
          </w:tcPr>
          <w:p w14:paraId="6F7F707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7098DB9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148EB0A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11AA95D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6E03A5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7000 |</w:t>
            </w:r>
          </w:p>
        </w:tc>
      </w:tr>
      <w:tr w:rsidR="006C6347" w:rsidRPr="007F3E90" w14:paraId="3C35649C" w14:textId="77777777" w:rsidTr="006332AD">
        <w:tc>
          <w:tcPr>
            <w:tcW w:w="3867" w:type="pct"/>
          </w:tcPr>
          <w:p w14:paraId="0A8DCF7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30 giugno </w:t>
            </w:r>
            <w:proofErr w:type="gramStart"/>
            <w:r w:rsidRPr="007F3E90">
              <w:rPr>
                <w:sz w:val="24"/>
                <w:szCs w:val="24"/>
              </w:rPr>
              <w:t>per a</w:t>
            </w:r>
            <w:proofErr w:type="gramEnd"/>
            <w:r w:rsidRPr="007F3E90">
              <w:rPr>
                <w:sz w:val="24"/>
                <w:szCs w:val="24"/>
              </w:rPr>
              <w:t xml:space="preserve"> bon conto di detti viveri di 160 | teste a’ marinari alla ragion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68"/>
            </w:r>
            <w:r w:rsidRPr="007F3E90">
              <w:rPr>
                <w:sz w:val="24"/>
                <w:szCs w:val="24"/>
              </w:rPr>
              <w:t xml:space="preserve"> come sopra, et come per | sua quetanza</w:t>
            </w:r>
          </w:p>
        </w:tc>
        <w:tc>
          <w:tcPr>
            <w:tcW w:w="1133" w:type="pct"/>
            <w:vAlign w:val="bottom"/>
          </w:tcPr>
          <w:p w14:paraId="7D5C045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E1FFCE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1518 |</w:t>
            </w:r>
          </w:p>
        </w:tc>
      </w:tr>
      <w:tr w:rsidR="006C6347" w:rsidRPr="007F3E90" w14:paraId="0EB58A56" w14:textId="77777777" w:rsidTr="006332AD">
        <w:tc>
          <w:tcPr>
            <w:tcW w:w="3867" w:type="pct"/>
          </w:tcPr>
          <w:p w14:paraId="67618DD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7 luglio </w:t>
            </w:r>
            <w:proofErr w:type="gramStart"/>
            <w:r w:rsidRPr="007F3E90">
              <w:rPr>
                <w:sz w:val="24"/>
                <w:szCs w:val="24"/>
              </w:rPr>
              <w:t>per a</w:t>
            </w:r>
            <w:proofErr w:type="gramEnd"/>
            <w:r w:rsidRPr="007F3E90">
              <w:rPr>
                <w:sz w:val="24"/>
                <w:szCs w:val="24"/>
              </w:rPr>
              <w:t xml:space="preserve"> bon conto di detti viveri per pannine | per vestir i suoi marinari come per suo obligo</w:t>
            </w:r>
          </w:p>
        </w:tc>
        <w:tc>
          <w:tcPr>
            <w:tcW w:w="1133" w:type="pct"/>
            <w:vAlign w:val="bottom"/>
          </w:tcPr>
          <w:p w14:paraId="248B2A6D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9E76FB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406, 8 |</w:t>
            </w:r>
          </w:p>
        </w:tc>
      </w:tr>
      <w:tr w:rsidR="006C6347" w:rsidRPr="007F3E90" w14:paraId="08DE36D9" w14:textId="77777777" w:rsidTr="006332AD">
        <w:tc>
          <w:tcPr>
            <w:tcW w:w="3867" w:type="pct"/>
          </w:tcPr>
          <w:p w14:paraId="6588CA5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a bon conto a Baltem Badevuois per tante camisie | per i suoi marinari come per suo obligo</w:t>
            </w:r>
          </w:p>
        </w:tc>
        <w:tc>
          <w:tcPr>
            <w:tcW w:w="1133" w:type="pct"/>
            <w:vAlign w:val="bottom"/>
          </w:tcPr>
          <w:p w14:paraId="4BC6BE2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278A1A7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300 |</w:t>
            </w:r>
          </w:p>
        </w:tc>
      </w:tr>
      <w:tr w:rsidR="006C6347" w:rsidRPr="007F3E90" w14:paraId="1A8BD96E" w14:textId="77777777" w:rsidTr="006332AD">
        <w:tc>
          <w:tcPr>
            <w:tcW w:w="3867" w:type="pct"/>
          </w:tcPr>
          <w:p w14:paraId="4FEAD8A1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detto pagato a detto conto a Martin vandel </w:t>
            </w:r>
            <w:r w:rsidRPr="007F3E90">
              <w:rPr>
                <w:color w:val="000000" w:themeColor="text1"/>
                <w:sz w:val="24"/>
                <w:szCs w:val="24"/>
              </w:rPr>
              <w:t>W</w:t>
            </w:r>
            <w:r w:rsidRPr="007F3E90">
              <w:rPr>
                <w:sz w:val="24"/>
                <w:szCs w:val="24"/>
              </w:rPr>
              <w:t>i-|lem calzolaio per scarpe per detti marinari come per | suo obligo</w:t>
            </w:r>
          </w:p>
        </w:tc>
        <w:tc>
          <w:tcPr>
            <w:tcW w:w="1133" w:type="pct"/>
            <w:vAlign w:val="bottom"/>
          </w:tcPr>
          <w:p w14:paraId="7F85825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FE6F68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133 |</w:t>
            </w:r>
          </w:p>
        </w:tc>
      </w:tr>
      <w:tr w:rsidR="006C6347" w:rsidRPr="007F3E90" w14:paraId="45BC2A81" w14:textId="77777777" w:rsidTr="006332AD">
        <w:tc>
          <w:tcPr>
            <w:tcW w:w="3867" w:type="pct"/>
          </w:tcPr>
          <w:p w14:paraId="022122A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per tanti a detto conto pagati a Hans Bosim | alcune cose necessarie per detti marinari come per suo obligo</w:t>
            </w:r>
          </w:p>
        </w:tc>
        <w:tc>
          <w:tcPr>
            <w:tcW w:w="1133" w:type="pct"/>
            <w:vAlign w:val="bottom"/>
          </w:tcPr>
          <w:p w14:paraId="4C3A7A3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A706ABF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55 |</w:t>
            </w:r>
          </w:p>
        </w:tc>
      </w:tr>
      <w:tr w:rsidR="006C6347" w:rsidRPr="007F3E90" w14:paraId="6561D82F" w14:textId="77777777" w:rsidTr="006332AD">
        <w:tc>
          <w:tcPr>
            <w:tcW w:w="3867" w:type="pct"/>
          </w:tcPr>
          <w:p w14:paraId="5EB78049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</w:t>
            </w:r>
            <w:proofErr w:type="gramStart"/>
            <w:r w:rsidRPr="007F3E90">
              <w:rPr>
                <w:sz w:val="24"/>
                <w:szCs w:val="24"/>
              </w:rPr>
              <w:t>11</w:t>
            </w:r>
            <w:proofErr w:type="gramEnd"/>
            <w:r w:rsidRPr="007F3E90">
              <w:rPr>
                <w:sz w:val="24"/>
                <w:szCs w:val="24"/>
              </w:rPr>
              <w:t xml:space="preserve"> detto per sua lettera di cambio tratta di Valmua | pagabbile a </w:t>
            </w:r>
            <w:r w:rsidRPr="007F3E90">
              <w:rPr>
                <w:color w:val="000000" w:themeColor="text1"/>
                <w:sz w:val="24"/>
                <w:szCs w:val="24"/>
              </w:rPr>
              <w:t>Jaspar Janson J</w:t>
            </w:r>
            <w:r w:rsidRPr="007F3E90">
              <w:rPr>
                <w:sz w:val="24"/>
                <w:szCs w:val="24"/>
              </w:rPr>
              <w:t>pelier come commisso | di Dirick Cornelisson, per la valuta havuta da | Vuouter Menzon per compra di diverse robbe della qual | somma il detto signor Amiraglio deve responder alla serenissima Republica</w:t>
            </w:r>
          </w:p>
        </w:tc>
        <w:tc>
          <w:tcPr>
            <w:tcW w:w="1133" w:type="pct"/>
            <w:vAlign w:val="bottom"/>
          </w:tcPr>
          <w:p w14:paraId="40C1602A" w14:textId="77777777" w:rsidR="006C6347" w:rsidRPr="007F3E90" w:rsidRDefault="006C6347" w:rsidP="005F4435">
            <w:pPr>
              <w:snapToGrid w:val="0"/>
              <w:jc w:val="right"/>
              <w:rPr>
                <w:b/>
                <w:sz w:val="24"/>
                <w:szCs w:val="24"/>
              </w:rPr>
            </w:pPr>
          </w:p>
          <w:p w14:paraId="5592F775" w14:textId="77777777" w:rsidR="006C6347" w:rsidRPr="007F3E90" w:rsidRDefault="006C6347" w:rsidP="005F4435">
            <w:pPr>
              <w:snapToGrid w:val="0"/>
              <w:jc w:val="right"/>
              <w:rPr>
                <w:b/>
                <w:sz w:val="24"/>
                <w:szCs w:val="24"/>
              </w:rPr>
            </w:pPr>
          </w:p>
          <w:p w14:paraId="022C394C" w14:textId="77777777" w:rsidR="006C6347" w:rsidRPr="007F3E90" w:rsidRDefault="006C6347" w:rsidP="005F4435">
            <w:pPr>
              <w:snapToGrid w:val="0"/>
              <w:jc w:val="right"/>
              <w:rPr>
                <w:b/>
                <w:sz w:val="24"/>
                <w:szCs w:val="24"/>
              </w:rPr>
            </w:pPr>
          </w:p>
          <w:p w14:paraId="759EBA66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</w:t>
            </w:r>
            <w:r w:rsidRPr="007F3E90">
              <w:rPr>
                <w:b/>
                <w:sz w:val="24"/>
                <w:szCs w:val="24"/>
              </w:rPr>
              <w:t xml:space="preserve"> </w:t>
            </w:r>
            <w:r w:rsidRPr="007F3E90">
              <w:rPr>
                <w:sz w:val="24"/>
                <w:szCs w:val="24"/>
              </w:rPr>
              <w:t>1000 |</w:t>
            </w:r>
          </w:p>
        </w:tc>
      </w:tr>
      <w:tr w:rsidR="006C6347" w:rsidRPr="007F3E90" w14:paraId="65BDDDE7" w14:textId="77777777" w:rsidTr="006332AD">
        <w:tc>
          <w:tcPr>
            <w:tcW w:w="3867" w:type="pct"/>
          </w:tcPr>
          <w:p w14:paraId="75AF810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24 detto pagati di suo ordine a Guielmo Bray a bon conto | di detti viveri, et per calsette per detti marinari come | per suo conto</w:t>
            </w:r>
          </w:p>
        </w:tc>
        <w:tc>
          <w:tcPr>
            <w:tcW w:w="1133" w:type="pct"/>
            <w:vAlign w:val="bottom"/>
          </w:tcPr>
          <w:p w14:paraId="68F5D05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946A1E7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168 |</w:t>
            </w:r>
          </w:p>
        </w:tc>
      </w:tr>
      <w:tr w:rsidR="006C6347" w:rsidRPr="007F3E90" w14:paraId="2015058C" w14:textId="77777777" w:rsidTr="006332AD">
        <w:tc>
          <w:tcPr>
            <w:tcW w:w="3867" w:type="pct"/>
          </w:tcPr>
          <w:p w14:paraId="3FF6CF98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25 detto pagati al detto conto di viveri di 160 ma-|rinari come per quetanza</w:t>
            </w:r>
          </w:p>
        </w:tc>
        <w:tc>
          <w:tcPr>
            <w:tcW w:w="1133" w:type="pct"/>
            <w:vAlign w:val="bottom"/>
          </w:tcPr>
          <w:p w14:paraId="7A86CA8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1518 |</w:t>
            </w:r>
          </w:p>
        </w:tc>
      </w:tr>
      <w:tr w:rsidR="006C6347" w:rsidRPr="007F3E90" w14:paraId="59AC69FA" w14:textId="77777777" w:rsidTr="006332AD">
        <w:tc>
          <w:tcPr>
            <w:tcW w:w="3867" w:type="pct"/>
          </w:tcPr>
          <w:p w14:paraId="6182979C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a bon conto di detti viveri al signor Filippo | Calandrini di suo ordine per compra di calsette, et altri | utensili per i marinari come per suo obligo</w:t>
            </w:r>
          </w:p>
        </w:tc>
        <w:tc>
          <w:tcPr>
            <w:tcW w:w="1133" w:type="pct"/>
            <w:vAlign w:val="bottom"/>
          </w:tcPr>
          <w:p w14:paraId="69FF2E0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D9509F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450 |</w:t>
            </w:r>
          </w:p>
        </w:tc>
      </w:tr>
      <w:tr w:rsidR="006C6347" w:rsidRPr="007F3E90" w14:paraId="2EF889B1" w14:textId="77777777" w:rsidTr="006332AD">
        <w:tc>
          <w:tcPr>
            <w:tcW w:w="3867" w:type="pct"/>
          </w:tcPr>
          <w:p w14:paraId="466A717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Deve in tutto il signor </w:t>
            </w:r>
            <w:r w:rsidRPr="007F3E90">
              <w:rPr>
                <w:color w:val="000000" w:themeColor="text1"/>
                <w:sz w:val="24"/>
                <w:szCs w:val="24"/>
              </w:rPr>
              <w:t>A</w:t>
            </w:r>
            <w:r w:rsidRPr="007F3E90">
              <w:rPr>
                <w:sz w:val="24"/>
                <w:szCs w:val="24"/>
              </w:rPr>
              <w:t>miraglio</w:t>
            </w:r>
          </w:p>
        </w:tc>
        <w:tc>
          <w:tcPr>
            <w:tcW w:w="1133" w:type="pct"/>
            <w:vAlign w:val="bottom"/>
          </w:tcPr>
          <w:p w14:paraId="7C8FAD4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17621, 8 |</w:t>
            </w:r>
          </w:p>
        </w:tc>
      </w:tr>
      <w:tr w:rsidR="006C6347" w:rsidRPr="007F3E90" w14:paraId="3618C598" w14:textId="77777777" w:rsidTr="006332AD">
        <w:tc>
          <w:tcPr>
            <w:tcW w:w="3867" w:type="pct"/>
          </w:tcPr>
          <w:p w14:paraId="0FC704A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lastRenderedPageBreak/>
              <w:t xml:space="preserve">Sono scudi di lire </w:t>
            </w:r>
            <w:proofErr w:type="gramStart"/>
            <w:r w:rsidRPr="007F3E90">
              <w:rPr>
                <w:sz w:val="24"/>
                <w:szCs w:val="24"/>
              </w:rPr>
              <w:t>sette moneta</w:t>
            </w:r>
            <w:proofErr w:type="gramEnd"/>
            <w:r w:rsidRPr="007F3E90">
              <w:rPr>
                <w:sz w:val="24"/>
                <w:szCs w:val="24"/>
              </w:rPr>
              <w:t xml:space="preserve"> venetiana 7048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69"/>
            </w:r>
            <w:r w:rsidRPr="007F3E90">
              <w:rPr>
                <w:sz w:val="24"/>
                <w:szCs w:val="24"/>
              </w:rPr>
              <w:t xml:space="preserve"> lire 3 soldi 18 a | ragion del suddetto scudo di 50 piacchi. |</w:t>
            </w:r>
          </w:p>
        </w:tc>
        <w:tc>
          <w:tcPr>
            <w:tcW w:w="1133" w:type="pct"/>
            <w:vAlign w:val="bottom"/>
          </w:tcPr>
          <w:p w14:paraId="61091FE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5D1A5A03" w14:textId="77777777" w:rsidTr="006332AD">
        <w:tc>
          <w:tcPr>
            <w:tcW w:w="3867" w:type="pct"/>
          </w:tcPr>
          <w:p w14:paraId="6F611D4D" w14:textId="5247768B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Il detto signor </w:t>
            </w:r>
            <w:ins w:id="1630" w:author="Giorgia" w:date="2023-03-11T15:25:00Z">
              <w:r w:rsidR="009B6F6B">
                <w:rPr>
                  <w:sz w:val="24"/>
                  <w:szCs w:val="24"/>
                </w:rPr>
                <w:t>A</w:t>
              </w:r>
            </w:ins>
            <w:del w:id="1631" w:author="Giorgia" w:date="2023-03-11T15:25:00Z">
              <w:r w:rsidRPr="007F3E90" w:rsidDel="009B6F6B">
                <w:rPr>
                  <w:sz w:val="24"/>
                  <w:szCs w:val="24"/>
                </w:rPr>
                <w:delText>a</w:delText>
              </w:r>
            </w:del>
            <w:r w:rsidRPr="007F3E90">
              <w:rPr>
                <w:sz w:val="24"/>
                <w:szCs w:val="24"/>
              </w:rPr>
              <w:t>miraglio deve all’incontro haver, il soldo | de’ marinari, et viveri di essi, et anco li viveri de’ | soldati fin a questo giorno conforme li rolli, et | mostre fatte di ogni mese che si dovrà calcu-|lar di là. |</w:t>
            </w:r>
          </w:p>
        </w:tc>
        <w:tc>
          <w:tcPr>
            <w:tcW w:w="1133" w:type="pct"/>
            <w:vAlign w:val="bottom"/>
          </w:tcPr>
          <w:p w14:paraId="7BADFEF1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56FC05A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6"/>
        <w:gridCol w:w="2133"/>
      </w:tblGrid>
      <w:tr w:rsidR="006C6347" w:rsidRPr="007F3E90" w14:paraId="5741587F" w14:textId="77777777" w:rsidTr="006332AD">
        <w:tc>
          <w:tcPr>
            <w:tcW w:w="7621" w:type="dxa"/>
          </w:tcPr>
          <w:p w14:paraId="1D72767F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2. Il capitan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 xml:space="preserve">acomo Haeck sopra | la nave </w:t>
            </w:r>
            <w:r w:rsidRPr="007F3E90">
              <w:rPr>
                <w:color w:val="000000" w:themeColor="text1"/>
                <w:sz w:val="24"/>
                <w:szCs w:val="24"/>
              </w:rPr>
              <w:t>Sa</w:t>
            </w:r>
            <w:r w:rsidRPr="007F3E90">
              <w:rPr>
                <w:sz w:val="24"/>
                <w:szCs w:val="24"/>
              </w:rPr>
              <w:t>n Francesco deve dare |</w:t>
            </w:r>
          </w:p>
        </w:tc>
        <w:tc>
          <w:tcPr>
            <w:tcW w:w="2157" w:type="dxa"/>
          </w:tcPr>
          <w:p w14:paraId="4B38A5E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38CA5F83" w14:textId="77777777" w:rsidTr="006332AD">
        <w:tc>
          <w:tcPr>
            <w:tcW w:w="7621" w:type="dxa"/>
          </w:tcPr>
          <w:p w14:paraId="00ECE83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22 aprile pagatoli a conto di doi mesi di | soldo per 150 marinari come sopra come per sua quetanza | et rollo saldato alli 22 di giugno</w:t>
            </w:r>
          </w:p>
        </w:tc>
        <w:tc>
          <w:tcPr>
            <w:tcW w:w="2157" w:type="dxa"/>
          </w:tcPr>
          <w:p w14:paraId="1B9544E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881DB6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2946 |</w:t>
            </w:r>
          </w:p>
        </w:tc>
      </w:tr>
      <w:tr w:rsidR="006C6347" w:rsidRPr="007F3E90" w14:paraId="790F8757" w14:textId="77777777" w:rsidTr="006332AD">
        <w:tc>
          <w:tcPr>
            <w:tcW w:w="7621" w:type="dxa"/>
          </w:tcPr>
          <w:p w14:paraId="46BEEE0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20 marzo pagato a bon conto per viveri di 150 marinari | et 100 soldati sopra la sua nave alla ragion | sudetta come per sua quetanza</w:t>
            </w:r>
          </w:p>
        </w:tc>
        <w:tc>
          <w:tcPr>
            <w:tcW w:w="2157" w:type="dxa"/>
          </w:tcPr>
          <w:p w14:paraId="25BE0FF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776F13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5850 |</w:t>
            </w:r>
          </w:p>
        </w:tc>
      </w:tr>
      <w:tr w:rsidR="006C6347" w:rsidRPr="007F3E90" w14:paraId="36B61045" w14:textId="77777777" w:rsidTr="005F4435">
        <w:trPr>
          <w:trHeight w:val="67"/>
        </w:trPr>
        <w:tc>
          <w:tcPr>
            <w:tcW w:w="7621" w:type="dxa"/>
          </w:tcPr>
          <w:p w14:paraId="63C80AB1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30 di giugno pagato al detto conto per viveri di 150 | marinari come sopra come per sua quetanza</w:t>
            </w:r>
          </w:p>
        </w:tc>
        <w:tc>
          <w:tcPr>
            <w:tcW w:w="2157" w:type="dxa"/>
          </w:tcPr>
          <w:p w14:paraId="0C4F0C5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F98DF29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1404 |</w:t>
            </w:r>
          </w:p>
        </w:tc>
      </w:tr>
    </w:tbl>
    <w:p w14:paraId="019B01E2" w14:textId="77777777" w:rsidR="006C6347" w:rsidRPr="007F3E90" w:rsidRDefault="006C6347" w:rsidP="007F3E90">
      <w:pPr>
        <w:snapToGrid w:val="0"/>
        <w:jc w:val="both"/>
        <w:rPr>
          <w:color w:val="000000" w:themeColor="text1"/>
          <w:sz w:val="24"/>
          <w:szCs w:val="24"/>
        </w:rPr>
      </w:pPr>
      <w:r w:rsidRPr="007F3E90">
        <w:rPr>
          <w:color w:val="000000" w:themeColor="text1"/>
          <w:sz w:val="24"/>
          <w:szCs w:val="24"/>
        </w:rPr>
        <w:t>/ 101rB /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03"/>
        <w:gridCol w:w="2336"/>
      </w:tblGrid>
      <w:tr w:rsidR="006C6347" w:rsidRPr="007F3E90" w14:paraId="41019E45" w14:textId="77777777" w:rsidTr="006332AD">
        <w:tc>
          <w:tcPr>
            <w:tcW w:w="7621" w:type="dxa"/>
          </w:tcPr>
          <w:p w14:paraId="32A3F44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25 di luglio pagato per detto conto come per sua quetanza</w:t>
            </w:r>
          </w:p>
        </w:tc>
        <w:tc>
          <w:tcPr>
            <w:tcW w:w="2157" w:type="dxa"/>
          </w:tcPr>
          <w:p w14:paraId="56DEEB9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1404 |</w:t>
            </w:r>
          </w:p>
        </w:tc>
      </w:tr>
      <w:tr w:rsidR="006C6347" w:rsidRPr="007F3E90" w14:paraId="77D4CB8C" w14:textId="77777777" w:rsidTr="006332AD">
        <w:tc>
          <w:tcPr>
            <w:tcW w:w="7621" w:type="dxa"/>
          </w:tcPr>
          <w:p w14:paraId="7621901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7 detto pagato per tante pannine per suoi marinari </w:t>
            </w:r>
            <w:proofErr w:type="gramStart"/>
            <w:r w:rsidRPr="007F3E90">
              <w:rPr>
                <w:sz w:val="24"/>
                <w:szCs w:val="24"/>
              </w:rPr>
              <w:t>a</w:t>
            </w:r>
            <w:proofErr w:type="gramEnd"/>
            <w:r w:rsidRPr="007F3E90">
              <w:rPr>
                <w:sz w:val="24"/>
                <w:szCs w:val="24"/>
              </w:rPr>
              <w:t xml:space="preserve"> detto | conto a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>acomo Pietersen come per quetanza</w:t>
            </w:r>
          </w:p>
        </w:tc>
        <w:tc>
          <w:tcPr>
            <w:tcW w:w="2157" w:type="dxa"/>
          </w:tcPr>
          <w:p w14:paraId="00A17FB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EADAD0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287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0"/>
            </w:r>
            <w:r w:rsidRPr="007F3E90">
              <w:rPr>
                <w:sz w:val="24"/>
                <w:szCs w:val="24"/>
              </w:rPr>
              <w:t>, 8, 12 |</w:t>
            </w:r>
          </w:p>
        </w:tc>
      </w:tr>
      <w:tr w:rsidR="006C6347" w:rsidRPr="007F3E90" w14:paraId="733FB425" w14:textId="77777777" w:rsidTr="006332AD">
        <w:tc>
          <w:tcPr>
            <w:tcW w:w="7621" w:type="dxa"/>
          </w:tcPr>
          <w:p w14:paraId="3991C0E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26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1"/>
            </w:r>
            <w:r w:rsidRPr="007F3E90">
              <w:rPr>
                <w:sz w:val="24"/>
                <w:szCs w:val="24"/>
              </w:rPr>
              <w:t xml:space="preserve"> detto per sua assegnatione a Guielmo Braij per tante | calzette, et altro come per sua quetanza</w:t>
            </w:r>
          </w:p>
        </w:tc>
        <w:tc>
          <w:tcPr>
            <w:tcW w:w="2157" w:type="dxa"/>
          </w:tcPr>
          <w:p w14:paraId="27A15DD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49AD73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12912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2"/>
            </w:r>
            <w:r w:rsidRPr="007F3E90">
              <w:rPr>
                <w:sz w:val="24"/>
                <w:szCs w:val="24"/>
              </w:rPr>
              <w:t xml:space="preserve"> |</w:t>
            </w:r>
          </w:p>
        </w:tc>
      </w:tr>
      <w:tr w:rsidR="006C6347" w:rsidRPr="007F3E90" w14:paraId="39A0F312" w14:textId="77777777" w:rsidTr="006332AD">
        <w:tc>
          <w:tcPr>
            <w:tcW w:w="7621" w:type="dxa"/>
          </w:tcPr>
          <w:p w14:paraId="6DEED4D1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25 detto per sua assegnatione a Herman Gernis calzolaio | per scarpe per detti come per sua quetanza</w:t>
            </w:r>
          </w:p>
        </w:tc>
        <w:tc>
          <w:tcPr>
            <w:tcW w:w="2157" w:type="dxa"/>
          </w:tcPr>
          <w:p w14:paraId="7E674CF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C01518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156 |</w:t>
            </w:r>
          </w:p>
        </w:tc>
      </w:tr>
      <w:tr w:rsidR="006C6347" w:rsidRPr="007F3E90" w14:paraId="3AE6329E" w14:textId="77777777" w:rsidTr="006332AD">
        <w:tc>
          <w:tcPr>
            <w:tcW w:w="7621" w:type="dxa"/>
          </w:tcPr>
          <w:p w14:paraId="6E99C344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in tutto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3"/>
            </w:r>
            <w:r w:rsidRPr="007F3E90">
              <w:rPr>
                <w:sz w:val="24"/>
                <w:szCs w:val="24"/>
              </w:rPr>
              <w:t xml:space="preserve"> fiorini</w:t>
            </w:r>
          </w:p>
        </w:tc>
        <w:tc>
          <w:tcPr>
            <w:tcW w:w="2157" w:type="dxa"/>
          </w:tcPr>
          <w:p w14:paraId="1BE4FDB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12177, 12 |</w:t>
            </w:r>
          </w:p>
        </w:tc>
      </w:tr>
      <w:tr w:rsidR="006C6347" w:rsidRPr="007F3E90" w14:paraId="3B580120" w14:textId="77777777" w:rsidTr="006332AD">
        <w:tc>
          <w:tcPr>
            <w:tcW w:w="7621" w:type="dxa"/>
          </w:tcPr>
          <w:p w14:paraId="2C30A8C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Sono scudi di sette lire come sopra 4870 lire 5 | soldi</w:t>
            </w:r>
            <w:r w:rsidRPr="007F3E90">
              <w:rPr>
                <w:color w:val="000000" w:themeColor="text1"/>
                <w:sz w:val="24"/>
                <w:szCs w:val="24"/>
              </w:rPr>
              <w:t xml:space="preserve"> 1</w:t>
            </w:r>
            <w:r w:rsidRPr="007F3E90">
              <w:rPr>
                <w:sz w:val="24"/>
                <w:szCs w:val="24"/>
              </w:rPr>
              <w:t>2 |</w:t>
            </w:r>
          </w:p>
        </w:tc>
        <w:tc>
          <w:tcPr>
            <w:tcW w:w="2157" w:type="dxa"/>
          </w:tcPr>
          <w:p w14:paraId="61C7717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07EB4E0E" w14:textId="77777777" w:rsidTr="006332AD">
        <w:tc>
          <w:tcPr>
            <w:tcW w:w="7621" w:type="dxa"/>
          </w:tcPr>
          <w:p w14:paraId="3A2FF2E1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Deve haver il detto capitano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>acomo all’incontro il | soldo de’ marinari viveri di essi, et viveri anco de</w:t>
            </w:r>
            <w:r w:rsidRPr="007F3E90">
              <w:rPr>
                <w:color w:val="000000" w:themeColor="text1"/>
                <w:sz w:val="24"/>
                <w:szCs w:val="24"/>
              </w:rPr>
              <w:t xml:space="preserve">’ | </w:t>
            </w:r>
            <w:r w:rsidRPr="007F3E90">
              <w:rPr>
                <w:sz w:val="24"/>
                <w:szCs w:val="24"/>
              </w:rPr>
              <w:t>soldati fin a questo giorno conforme li rolli et | mostre fatte sopra di che di l</w:t>
            </w:r>
            <w:r w:rsidRPr="007F3E90">
              <w:rPr>
                <w:color w:val="000000" w:themeColor="text1"/>
                <w:sz w:val="24"/>
                <w:szCs w:val="24"/>
              </w:rPr>
              <w:t>à</w:t>
            </w:r>
            <w:r w:rsidRPr="007F3E90">
              <w:rPr>
                <w:sz w:val="24"/>
                <w:szCs w:val="24"/>
              </w:rPr>
              <w:t xml:space="preserve"> dovrà farsene | calculo |</w:t>
            </w:r>
          </w:p>
        </w:tc>
        <w:tc>
          <w:tcPr>
            <w:tcW w:w="2157" w:type="dxa"/>
          </w:tcPr>
          <w:p w14:paraId="5C857BCD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691E15B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2126"/>
      </w:tblGrid>
      <w:tr w:rsidR="006C6347" w:rsidRPr="007F3E90" w14:paraId="777AD5BD" w14:textId="77777777" w:rsidTr="006332AD">
        <w:tc>
          <w:tcPr>
            <w:tcW w:w="7621" w:type="dxa"/>
          </w:tcPr>
          <w:p w14:paraId="42353619" w14:textId="615771DD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3. Il capitano Arent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>acobse</w:t>
            </w:r>
            <w:r w:rsidRPr="007F3E90">
              <w:rPr>
                <w:color w:val="000000" w:themeColor="text1"/>
                <w:sz w:val="24"/>
                <w:szCs w:val="24"/>
              </w:rPr>
              <w:t>m</w:t>
            </w:r>
            <w:r w:rsidRPr="007F3E90">
              <w:rPr>
                <w:sz w:val="24"/>
                <w:szCs w:val="24"/>
              </w:rPr>
              <w:t xml:space="preserve"> man di ferro di | Groening</w:t>
            </w:r>
            <w:commentRangeStart w:id="1638"/>
            <w:ins w:id="1639" w:author="Giorgia" w:date="2023-03-11T11:57:00Z">
              <w:r w:rsidR="00A94001">
                <w:rPr>
                  <w:color w:val="000000" w:themeColor="text1"/>
                  <w:sz w:val="24"/>
                  <w:szCs w:val="24"/>
                  <w:highlight w:val="yellow"/>
                </w:rPr>
                <w:t>ae</w:t>
              </w:r>
              <w:commentRangeEnd w:id="1638"/>
              <w:r w:rsidR="00A94001">
                <w:rPr>
                  <w:rStyle w:val="Rimandocommento"/>
                </w:rPr>
                <w:commentReference w:id="1638"/>
              </w:r>
            </w:ins>
            <w:del w:id="1640" w:author="Giorgia" w:date="2023-03-11T11:57:00Z">
              <w:r w:rsidRPr="007F3E90" w:rsidDel="00A94001">
                <w:rPr>
                  <w:color w:val="000000" w:themeColor="text1"/>
                  <w:sz w:val="24"/>
                  <w:szCs w:val="24"/>
                  <w:highlight w:val="yellow"/>
                </w:rPr>
                <w:delText>ę</w:delText>
              </w:r>
            </w:del>
            <w:r w:rsidRPr="007F3E90">
              <w:rPr>
                <w:sz w:val="24"/>
                <w:szCs w:val="24"/>
              </w:rPr>
              <w:t xml:space="preserve"> sopra la nave </w:t>
            </w:r>
            <w:r w:rsidRPr="007F3E90">
              <w:rPr>
                <w:color w:val="000000" w:themeColor="text1"/>
                <w:sz w:val="24"/>
                <w:szCs w:val="24"/>
              </w:rPr>
              <w:t>S</w:t>
            </w:r>
            <w:r w:rsidRPr="007F3E90">
              <w:rPr>
                <w:sz w:val="24"/>
                <w:szCs w:val="24"/>
              </w:rPr>
              <w:t>an Christofforo deve dare |</w:t>
            </w:r>
          </w:p>
        </w:tc>
        <w:tc>
          <w:tcPr>
            <w:tcW w:w="2157" w:type="dxa"/>
          </w:tcPr>
          <w:p w14:paraId="0E6944A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252A8D06" w14:textId="77777777" w:rsidTr="006332AD">
        <w:tc>
          <w:tcPr>
            <w:tcW w:w="7621" w:type="dxa"/>
          </w:tcPr>
          <w:p w14:paraId="3E669A2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22 aprile pagatoli a bon conto di dua mesi di | soldo che si d</w:t>
            </w:r>
            <w:r w:rsidRPr="007F3E90">
              <w:rPr>
                <w:color w:val="000000" w:themeColor="text1"/>
                <w:sz w:val="24"/>
                <w:szCs w:val="24"/>
              </w:rPr>
              <w:t xml:space="preserve">à </w:t>
            </w:r>
            <w:r w:rsidRPr="007F3E90">
              <w:rPr>
                <w:sz w:val="24"/>
                <w:szCs w:val="24"/>
              </w:rPr>
              <w:t>alla mano per 150 marinari come per il | rollo saldato per i signori dell’Amiralità alli 22 di giugno</w:t>
            </w:r>
          </w:p>
        </w:tc>
        <w:tc>
          <w:tcPr>
            <w:tcW w:w="2157" w:type="dxa"/>
          </w:tcPr>
          <w:p w14:paraId="01350352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69CD0DE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A9AF15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3008 |</w:t>
            </w:r>
          </w:p>
        </w:tc>
      </w:tr>
      <w:tr w:rsidR="006C6347" w:rsidRPr="007F3E90" w14:paraId="742E7D6A" w14:textId="77777777" w:rsidTr="006332AD">
        <w:tc>
          <w:tcPr>
            <w:tcW w:w="7621" w:type="dxa"/>
          </w:tcPr>
          <w:p w14:paraId="6C70EBF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20 marzo pagato a bon conto di viveri di 150 mari-|nari, et 100 soldati come per sua quetanza</w:t>
            </w:r>
          </w:p>
        </w:tc>
        <w:tc>
          <w:tcPr>
            <w:tcW w:w="2157" w:type="dxa"/>
          </w:tcPr>
          <w:p w14:paraId="4319DCF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23FC9D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5850 |</w:t>
            </w:r>
          </w:p>
        </w:tc>
      </w:tr>
      <w:tr w:rsidR="006C6347" w:rsidRPr="007F3E90" w14:paraId="40B0AEBB" w14:textId="77777777" w:rsidTr="006332AD">
        <w:tc>
          <w:tcPr>
            <w:tcW w:w="7621" w:type="dxa"/>
          </w:tcPr>
          <w:p w14:paraId="368E3C9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30 di giugno per sua assignatione al detto conto</w:t>
            </w:r>
          </w:p>
        </w:tc>
        <w:tc>
          <w:tcPr>
            <w:tcW w:w="2157" w:type="dxa"/>
          </w:tcPr>
          <w:p w14:paraId="09B6B0F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1410 |</w:t>
            </w:r>
          </w:p>
        </w:tc>
      </w:tr>
      <w:tr w:rsidR="006C6347" w:rsidRPr="007F3E90" w14:paraId="7055C0C3" w14:textId="77777777" w:rsidTr="006332AD">
        <w:tc>
          <w:tcPr>
            <w:tcW w:w="7621" w:type="dxa"/>
          </w:tcPr>
          <w:p w14:paraId="552C071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27 luglio per sua assegnatione al detto conto</w:t>
            </w:r>
          </w:p>
        </w:tc>
        <w:tc>
          <w:tcPr>
            <w:tcW w:w="2157" w:type="dxa"/>
          </w:tcPr>
          <w:p w14:paraId="1518B7F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1410 |</w:t>
            </w:r>
          </w:p>
        </w:tc>
      </w:tr>
      <w:tr w:rsidR="006C6347" w:rsidRPr="007F3E90" w14:paraId="2ACCEA76" w14:textId="77777777" w:rsidTr="006332AD">
        <w:tc>
          <w:tcPr>
            <w:tcW w:w="7621" w:type="dxa"/>
          </w:tcPr>
          <w:p w14:paraId="24D0F0B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</w:t>
            </w:r>
            <w:proofErr w:type="gramStart"/>
            <w:r w:rsidRPr="007F3E90">
              <w:rPr>
                <w:sz w:val="24"/>
                <w:szCs w:val="24"/>
              </w:rPr>
              <w:t>7</w:t>
            </w:r>
            <w:proofErr w:type="gramEnd"/>
            <w:r w:rsidRPr="007F3E90">
              <w:rPr>
                <w:sz w:val="24"/>
                <w:szCs w:val="24"/>
              </w:rPr>
              <w:t xml:space="preserve"> detto per sua assegnatione a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>acob Petersen per pannina | per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4"/>
            </w:r>
            <w:r w:rsidRPr="007F3E90">
              <w:rPr>
                <w:sz w:val="24"/>
                <w:szCs w:val="24"/>
              </w:rPr>
              <w:t xml:space="preserve"> suoi marinari che vanno al detto conto</w:t>
            </w:r>
          </w:p>
        </w:tc>
        <w:tc>
          <w:tcPr>
            <w:tcW w:w="2157" w:type="dxa"/>
          </w:tcPr>
          <w:p w14:paraId="7EAFDB0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B724BA6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550 |</w:t>
            </w:r>
          </w:p>
        </w:tc>
      </w:tr>
      <w:tr w:rsidR="006C6347" w:rsidRPr="007F3E90" w14:paraId="5DE49994" w14:textId="77777777" w:rsidTr="006332AD">
        <w:tc>
          <w:tcPr>
            <w:tcW w:w="7621" w:type="dxa"/>
          </w:tcPr>
          <w:p w14:paraId="124B6B7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in tutto fiorini</w:t>
            </w:r>
          </w:p>
        </w:tc>
        <w:tc>
          <w:tcPr>
            <w:tcW w:w="2157" w:type="dxa"/>
          </w:tcPr>
          <w:p w14:paraId="7266695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12228 |</w:t>
            </w:r>
          </w:p>
        </w:tc>
      </w:tr>
      <w:tr w:rsidR="006C6347" w:rsidRPr="007F3E90" w14:paraId="149B4E97" w14:textId="77777777" w:rsidTr="006332AD">
        <w:tc>
          <w:tcPr>
            <w:tcW w:w="7621" w:type="dxa"/>
          </w:tcPr>
          <w:p w14:paraId="25E4B49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lastRenderedPageBreak/>
              <w:t xml:space="preserve">Che sono scudi di lire </w:t>
            </w:r>
            <w:proofErr w:type="gramStart"/>
            <w:r w:rsidRPr="007F3E90">
              <w:rPr>
                <w:sz w:val="24"/>
                <w:szCs w:val="24"/>
              </w:rPr>
              <w:t>sette moneta</w:t>
            </w:r>
            <w:proofErr w:type="gramEnd"/>
            <w:r w:rsidRPr="007F3E90">
              <w:rPr>
                <w:sz w:val="24"/>
                <w:szCs w:val="24"/>
              </w:rPr>
              <w:t xml:space="preserve"> venetiana | a ragion di 50 piachi 489</w:t>
            </w:r>
            <w:r w:rsidRPr="007F3E90">
              <w:rPr>
                <w:color w:val="000000" w:themeColor="text1"/>
                <w:sz w:val="24"/>
                <w:szCs w:val="24"/>
              </w:rPr>
              <w:t>1</w:t>
            </w:r>
            <w:r w:rsidRPr="007F3E90">
              <w:rPr>
                <w:sz w:val="24"/>
                <w:szCs w:val="24"/>
              </w:rPr>
              <w:t xml:space="preserve"> lire 1 soldi 8 |</w:t>
            </w:r>
          </w:p>
        </w:tc>
        <w:tc>
          <w:tcPr>
            <w:tcW w:w="2157" w:type="dxa"/>
          </w:tcPr>
          <w:p w14:paraId="51F08E9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</w:tc>
      </w:tr>
      <w:tr w:rsidR="006C6347" w:rsidRPr="007F3E90" w14:paraId="21306690" w14:textId="77777777" w:rsidTr="006332AD">
        <w:tc>
          <w:tcPr>
            <w:tcW w:w="7621" w:type="dxa"/>
          </w:tcPr>
          <w:p w14:paraId="2522A384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havere all’incontro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5"/>
            </w:r>
            <w:r w:rsidRPr="007F3E90">
              <w:rPr>
                <w:sz w:val="24"/>
                <w:szCs w:val="24"/>
              </w:rPr>
              <w:t xml:space="preserve"> li soldi et giornate di | viveri fino al giorno di hoggi conforme le | mostre fatte et come di sopra |</w:t>
            </w:r>
          </w:p>
        </w:tc>
        <w:tc>
          <w:tcPr>
            <w:tcW w:w="2157" w:type="dxa"/>
          </w:tcPr>
          <w:p w14:paraId="3CE7BC52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</w:tc>
      </w:tr>
    </w:tbl>
    <w:p w14:paraId="58DB74CF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3"/>
        <w:gridCol w:w="2136"/>
      </w:tblGrid>
      <w:tr w:rsidR="006C6347" w:rsidRPr="007F3E90" w14:paraId="70636C90" w14:textId="77777777" w:rsidTr="006332AD">
        <w:tc>
          <w:tcPr>
            <w:tcW w:w="7621" w:type="dxa"/>
          </w:tcPr>
          <w:p w14:paraId="761D028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4. Il capitano Pietro Paulsen </w:t>
            </w:r>
            <w:r w:rsidRPr="007F3E90">
              <w:rPr>
                <w:color w:val="000000" w:themeColor="text1"/>
                <w:sz w:val="24"/>
                <w:szCs w:val="24"/>
              </w:rPr>
              <w:t>Quadcaes</w:t>
            </w:r>
            <w:r w:rsidRPr="007F3E90">
              <w:rPr>
                <w:sz w:val="24"/>
                <w:szCs w:val="24"/>
              </w:rPr>
              <w:t xml:space="preserve"> sopra la | nave Menonisterkerck. Deve dare |</w:t>
            </w:r>
          </w:p>
        </w:tc>
        <w:tc>
          <w:tcPr>
            <w:tcW w:w="2157" w:type="dxa"/>
          </w:tcPr>
          <w:p w14:paraId="51F6493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58EEDE4A" w14:textId="77777777" w:rsidTr="006332AD">
        <w:tc>
          <w:tcPr>
            <w:tcW w:w="7621" w:type="dxa"/>
          </w:tcPr>
          <w:p w14:paraId="3148C93F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22 d’aprile pagato a conto di dua mesi di salario | per 150 marinari che si danno alla mano come per | rollo saldato alli 22 di giugno 1618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6"/>
            </w:r>
            <w:r w:rsidRPr="007F3E90">
              <w:rPr>
                <w:sz w:val="24"/>
                <w:szCs w:val="24"/>
              </w:rPr>
              <w:tab/>
            </w:r>
          </w:p>
        </w:tc>
        <w:tc>
          <w:tcPr>
            <w:tcW w:w="2157" w:type="dxa"/>
          </w:tcPr>
          <w:p w14:paraId="505D5652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7C558DD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</w:t>
            </w:r>
            <w:r w:rsidRPr="007F3E90">
              <w:rPr>
                <w:color w:val="000000" w:themeColor="text1"/>
                <w:sz w:val="24"/>
                <w:szCs w:val="24"/>
              </w:rPr>
              <w:t>2</w:t>
            </w:r>
            <w:r w:rsidRPr="007F3E90">
              <w:rPr>
                <w:sz w:val="24"/>
                <w:szCs w:val="24"/>
              </w:rPr>
              <w:t>00 |</w:t>
            </w:r>
          </w:p>
        </w:tc>
      </w:tr>
      <w:tr w:rsidR="006C6347" w:rsidRPr="007F3E90" w14:paraId="487AFF00" w14:textId="77777777" w:rsidTr="006332AD">
        <w:tc>
          <w:tcPr>
            <w:tcW w:w="7621" w:type="dxa"/>
          </w:tcPr>
          <w:p w14:paraId="5ED2AC1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20 marzo pagato a bon conto de’ viveri di 150 mari-|nari et 100 soldati che sono sopra la sua nave conforme | sua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7"/>
            </w:r>
            <w:r w:rsidRPr="007F3E90">
              <w:rPr>
                <w:sz w:val="24"/>
                <w:szCs w:val="24"/>
              </w:rPr>
              <w:t xml:space="preserve"> quetanza</w:t>
            </w:r>
          </w:p>
        </w:tc>
        <w:tc>
          <w:tcPr>
            <w:tcW w:w="2157" w:type="dxa"/>
          </w:tcPr>
          <w:p w14:paraId="5320440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17DE5BF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5850 |</w:t>
            </w:r>
          </w:p>
        </w:tc>
      </w:tr>
      <w:tr w:rsidR="006C6347" w:rsidRPr="007F3E90" w14:paraId="4910FC55" w14:textId="77777777" w:rsidTr="006332AD">
        <w:tc>
          <w:tcPr>
            <w:tcW w:w="7621" w:type="dxa"/>
          </w:tcPr>
          <w:p w14:paraId="31958EE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30 di giugno pagati a detto conto come per sua quetan-|za fiorini</w:t>
            </w:r>
          </w:p>
        </w:tc>
        <w:tc>
          <w:tcPr>
            <w:tcW w:w="2157" w:type="dxa"/>
          </w:tcPr>
          <w:p w14:paraId="5197D69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1404 |</w:t>
            </w:r>
          </w:p>
        </w:tc>
      </w:tr>
      <w:tr w:rsidR="006C6347" w:rsidRPr="007F3E90" w14:paraId="25D56880" w14:textId="77777777" w:rsidTr="006332AD">
        <w:tc>
          <w:tcPr>
            <w:tcW w:w="7621" w:type="dxa"/>
          </w:tcPr>
          <w:p w14:paraId="2BAD24A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25 luglio pagato come sopra come per quetanza</w:t>
            </w:r>
          </w:p>
        </w:tc>
        <w:tc>
          <w:tcPr>
            <w:tcW w:w="2157" w:type="dxa"/>
          </w:tcPr>
          <w:p w14:paraId="2C647B2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1404 |</w:t>
            </w:r>
          </w:p>
        </w:tc>
      </w:tr>
      <w:tr w:rsidR="006C6347" w:rsidRPr="007F3E90" w14:paraId="1D9704EB" w14:textId="77777777" w:rsidTr="006332AD">
        <w:tc>
          <w:tcPr>
            <w:tcW w:w="7621" w:type="dxa"/>
          </w:tcPr>
          <w:p w14:paraId="0716CE78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</w:t>
            </w:r>
            <w:proofErr w:type="gramStart"/>
            <w:r w:rsidRPr="007F3E90">
              <w:rPr>
                <w:sz w:val="24"/>
                <w:szCs w:val="24"/>
              </w:rPr>
              <w:t>7</w:t>
            </w:r>
            <w:proofErr w:type="gramEnd"/>
            <w:r w:rsidRPr="007F3E90">
              <w:rPr>
                <w:sz w:val="24"/>
                <w:szCs w:val="24"/>
              </w:rPr>
              <w:t xml:space="preserve"> detto per suo assegnamento a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>acob Pietersen per | tante pannine</w:t>
            </w:r>
          </w:p>
        </w:tc>
        <w:tc>
          <w:tcPr>
            <w:tcW w:w="2157" w:type="dxa"/>
          </w:tcPr>
          <w:p w14:paraId="10FB8E8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279, 4, 8 |</w:t>
            </w:r>
          </w:p>
        </w:tc>
      </w:tr>
      <w:tr w:rsidR="006C6347" w:rsidRPr="007F3E90" w14:paraId="72804CE1" w14:textId="77777777" w:rsidTr="006332AD">
        <w:tc>
          <w:tcPr>
            <w:tcW w:w="7621" w:type="dxa"/>
          </w:tcPr>
          <w:p w14:paraId="45A4703B" w14:textId="4334206B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per tanti per</w:t>
            </w:r>
            <w:commentRangeStart w:id="1646"/>
            <w:ins w:id="1647" w:author="Giorgia" w:date="2023-03-11T12:05:00Z">
              <w:r w:rsidR="00A21A82">
                <w:rPr>
                  <w:sz w:val="24"/>
                  <w:szCs w:val="24"/>
                </w:rPr>
                <w:t>*</w:t>
              </w:r>
            </w:ins>
            <w:commentRangeEnd w:id="1646"/>
            <w:ins w:id="1648" w:author="Giorgia" w:date="2023-03-11T14:11:00Z">
              <w:r w:rsidR="00BA44F6">
                <w:rPr>
                  <w:rStyle w:val="Rimandocommento"/>
                </w:rPr>
                <w:commentReference w:id="1646"/>
              </w:r>
            </w:ins>
            <w:r w:rsidRPr="007F3E90">
              <w:rPr>
                <w:sz w:val="24"/>
                <w:szCs w:val="24"/>
              </w:rPr>
              <w:t xml:space="preserve"> tanti* pagati a detto conto per suo assegnamento | a Martin </w:t>
            </w:r>
            <w:r w:rsidRPr="007F3E90">
              <w:rPr>
                <w:color w:val="000000" w:themeColor="text1"/>
                <w:sz w:val="24"/>
                <w:szCs w:val="24"/>
              </w:rPr>
              <w:t>W</w:t>
            </w:r>
            <w:r w:rsidRPr="007F3E90">
              <w:rPr>
                <w:sz w:val="24"/>
                <w:szCs w:val="24"/>
              </w:rPr>
              <w:t xml:space="preserve">ander </w:t>
            </w:r>
            <w:r w:rsidRPr="007F3E90">
              <w:rPr>
                <w:color w:val="000000" w:themeColor="text1"/>
                <w:sz w:val="24"/>
                <w:szCs w:val="24"/>
              </w:rPr>
              <w:t>W</w:t>
            </w:r>
            <w:r w:rsidRPr="007F3E90">
              <w:rPr>
                <w:sz w:val="24"/>
                <w:szCs w:val="24"/>
              </w:rPr>
              <w:t>elem per tante scarpe per uso de</w:t>
            </w:r>
            <w:r w:rsidRPr="007F3E90">
              <w:rPr>
                <w:color w:val="000000" w:themeColor="text1"/>
                <w:sz w:val="24"/>
                <w:szCs w:val="24"/>
              </w:rPr>
              <w:t>’</w:t>
            </w:r>
            <w:r w:rsidRPr="007F3E90">
              <w:rPr>
                <w:sz w:val="24"/>
                <w:szCs w:val="24"/>
              </w:rPr>
              <w:t xml:space="preserve"> suoi | marinari</w:t>
            </w:r>
          </w:p>
        </w:tc>
        <w:tc>
          <w:tcPr>
            <w:tcW w:w="2157" w:type="dxa"/>
          </w:tcPr>
          <w:p w14:paraId="50725E8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EA030E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100 |</w:t>
            </w:r>
          </w:p>
        </w:tc>
      </w:tr>
      <w:tr w:rsidR="006C6347" w:rsidRPr="007F3E90" w14:paraId="6BAC0C41" w14:textId="77777777" w:rsidTr="006332AD">
        <w:tc>
          <w:tcPr>
            <w:tcW w:w="7621" w:type="dxa"/>
          </w:tcPr>
          <w:p w14:paraId="3F123A7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per tanti pagati a detto conto per sua assegnatione a Hans | Vols per diversi necessarii</w:t>
            </w:r>
          </w:p>
        </w:tc>
        <w:tc>
          <w:tcPr>
            <w:tcW w:w="2157" w:type="dxa"/>
          </w:tcPr>
          <w:p w14:paraId="3959C24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37E9F2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45 |</w:t>
            </w:r>
          </w:p>
        </w:tc>
      </w:tr>
      <w:tr w:rsidR="006C6347" w:rsidRPr="007F3E90" w14:paraId="31DD192C" w14:textId="77777777" w:rsidTr="006332AD">
        <w:tc>
          <w:tcPr>
            <w:tcW w:w="7621" w:type="dxa"/>
          </w:tcPr>
          <w:p w14:paraId="425F143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in tutto</w:t>
            </w:r>
          </w:p>
        </w:tc>
        <w:tc>
          <w:tcPr>
            <w:tcW w:w="2157" w:type="dxa"/>
          </w:tcPr>
          <w:p w14:paraId="5496A24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12282, 4, 8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8"/>
            </w:r>
            <w:r w:rsidRPr="007F3E90">
              <w:rPr>
                <w:sz w:val="24"/>
                <w:szCs w:val="24"/>
              </w:rPr>
              <w:t xml:space="preserve"> |</w:t>
            </w:r>
          </w:p>
        </w:tc>
      </w:tr>
      <w:tr w:rsidR="006C6347" w:rsidRPr="007F3E90" w14:paraId="0D74BD83" w14:textId="77777777" w:rsidTr="006332AD">
        <w:tc>
          <w:tcPr>
            <w:tcW w:w="7621" w:type="dxa"/>
          </w:tcPr>
          <w:p w14:paraId="0A1B857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Li quali fanno scudi di lire sette come sopra | 4912 lire sei soldi 3 |</w:t>
            </w:r>
          </w:p>
        </w:tc>
        <w:tc>
          <w:tcPr>
            <w:tcW w:w="2157" w:type="dxa"/>
          </w:tcPr>
          <w:p w14:paraId="5CDC60A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0F140608" w14:textId="77777777" w:rsidTr="006332AD">
        <w:tc>
          <w:tcPr>
            <w:tcW w:w="7621" w:type="dxa"/>
          </w:tcPr>
          <w:p w14:paraId="5297121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havere all’incontro il soldo per marinari | viveri di essi, et de’ soldati fin a questo giorno | conforme li rolli, et mostre fatte |</w:t>
            </w:r>
          </w:p>
        </w:tc>
        <w:tc>
          <w:tcPr>
            <w:tcW w:w="2157" w:type="dxa"/>
          </w:tcPr>
          <w:p w14:paraId="089D215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0E38201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1A33311A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101v</w:t>
      </w:r>
      <w:r w:rsidRPr="007F3E90">
        <w:rPr>
          <w:color w:val="000000" w:themeColor="text1"/>
          <w:sz w:val="24"/>
          <w:szCs w:val="24"/>
        </w:rPr>
        <w:t>A</w:t>
      </w:r>
      <w:r w:rsidRPr="007F3E90">
        <w:rPr>
          <w:sz w:val="24"/>
          <w:szCs w:val="24"/>
        </w:rPr>
        <w:t xml:space="preserve"> /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2130"/>
      </w:tblGrid>
      <w:tr w:rsidR="006C6347" w:rsidRPr="007F3E90" w14:paraId="43939E45" w14:textId="77777777" w:rsidTr="006332AD">
        <w:tc>
          <w:tcPr>
            <w:tcW w:w="7621" w:type="dxa"/>
          </w:tcPr>
          <w:p w14:paraId="38EF6EC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5. Il capitano Bartolomeus Mattissen sopra la | nave di Anna Rivers deve dare |</w:t>
            </w:r>
          </w:p>
        </w:tc>
        <w:tc>
          <w:tcPr>
            <w:tcW w:w="2157" w:type="dxa"/>
            <w:vAlign w:val="bottom"/>
          </w:tcPr>
          <w:p w14:paraId="5479112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7D304E84" w14:textId="77777777" w:rsidTr="006332AD">
        <w:tc>
          <w:tcPr>
            <w:tcW w:w="7621" w:type="dxa"/>
          </w:tcPr>
          <w:p w14:paraId="112B9124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22 di aprile pagato a conto di dua mesi | di soldo di 100 marinari conforme gli rolli | saldati per i signori dell’Amiralità alli 22 di giugno</w:t>
            </w:r>
          </w:p>
        </w:tc>
        <w:tc>
          <w:tcPr>
            <w:tcW w:w="2157" w:type="dxa"/>
            <w:vAlign w:val="bottom"/>
          </w:tcPr>
          <w:p w14:paraId="4F6BBDE9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3617772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2234 |</w:t>
            </w:r>
          </w:p>
        </w:tc>
      </w:tr>
      <w:tr w:rsidR="006C6347" w:rsidRPr="007F3E90" w14:paraId="2FF0DD9A" w14:textId="77777777" w:rsidTr="006332AD">
        <w:tc>
          <w:tcPr>
            <w:tcW w:w="7621" w:type="dxa"/>
          </w:tcPr>
          <w:p w14:paraId="414112C4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20 di marzo pagati a bon conto di viveri di | 100 marinari, et 80 soldati alla ragion come | sopra come per sua quetanza</w:t>
            </w:r>
            <w:r w:rsidRPr="007F3E90">
              <w:rPr>
                <w:sz w:val="24"/>
                <w:szCs w:val="24"/>
              </w:rPr>
              <w:tab/>
            </w:r>
          </w:p>
        </w:tc>
        <w:tc>
          <w:tcPr>
            <w:tcW w:w="2157" w:type="dxa"/>
            <w:vAlign w:val="bottom"/>
          </w:tcPr>
          <w:p w14:paraId="7879C9EF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344C2C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4200 |</w:t>
            </w:r>
          </w:p>
        </w:tc>
      </w:tr>
      <w:tr w:rsidR="006C6347" w:rsidRPr="007F3E90" w14:paraId="42EA1179" w14:textId="77777777" w:rsidTr="006332AD">
        <w:tc>
          <w:tcPr>
            <w:tcW w:w="7621" w:type="dxa"/>
          </w:tcPr>
          <w:p w14:paraId="46723549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30 di giugno pagato a detto conto di viveri di 100 | marinari come per sua quetanza</w:t>
            </w:r>
          </w:p>
        </w:tc>
        <w:tc>
          <w:tcPr>
            <w:tcW w:w="2157" w:type="dxa"/>
            <w:vAlign w:val="bottom"/>
          </w:tcPr>
          <w:p w14:paraId="2673114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76AAFE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954 |</w:t>
            </w:r>
          </w:p>
        </w:tc>
      </w:tr>
      <w:tr w:rsidR="006C6347" w:rsidRPr="007F3E90" w14:paraId="5E4BAEC9" w14:textId="77777777" w:rsidTr="006332AD">
        <w:tc>
          <w:tcPr>
            <w:tcW w:w="7621" w:type="dxa"/>
          </w:tcPr>
          <w:p w14:paraId="28AD146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25 di luglio pagato al detto conto come per sua quetanza</w:t>
            </w:r>
          </w:p>
        </w:tc>
        <w:tc>
          <w:tcPr>
            <w:tcW w:w="2157" w:type="dxa"/>
            <w:vAlign w:val="bottom"/>
          </w:tcPr>
          <w:p w14:paraId="12F50EF6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954 |</w:t>
            </w:r>
          </w:p>
        </w:tc>
      </w:tr>
      <w:tr w:rsidR="006C6347" w:rsidRPr="007F3E90" w14:paraId="49A17350" w14:textId="77777777" w:rsidTr="006332AD">
        <w:tc>
          <w:tcPr>
            <w:tcW w:w="7621" w:type="dxa"/>
          </w:tcPr>
          <w:p w14:paraId="187D306F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</w:t>
            </w:r>
            <w:proofErr w:type="gramStart"/>
            <w:r w:rsidRPr="007F3E90">
              <w:rPr>
                <w:sz w:val="24"/>
                <w:szCs w:val="24"/>
              </w:rPr>
              <w:t>7</w:t>
            </w:r>
            <w:proofErr w:type="gramEnd"/>
            <w:r w:rsidRPr="007F3E90">
              <w:rPr>
                <w:sz w:val="24"/>
                <w:szCs w:val="24"/>
              </w:rPr>
              <w:t xml:space="preserve"> di luglio pagato al detto conto a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>acob Pieterson co-|me per sua quetanza</w:t>
            </w:r>
          </w:p>
        </w:tc>
        <w:tc>
          <w:tcPr>
            <w:tcW w:w="2157" w:type="dxa"/>
            <w:vAlign w:val="bottom"/>
          </w:tcPr>
          <w:p w14:paraId="15B7DCE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205, 15 |</w:t>
            </w:r>
          </w:p>
        </w:tc>
      </w:tr>
      <w:tr w:rsidR="006C6347" w:rsidRPr="007F3E90" w14:paraId="1D9563B7" w14:textId="77777777" w:rsidTr="006332AD">
        <w:tc>
          <w:tcPr>
            <w:tcW w:w="7621" w:type="dxa"/>
          </w:tcPr>
          <w:p w14:paraId="51D19A28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in tutto dare</w:t>
            </w:r>
          </w:p>
        </w:tc>
        <w:tc>
          <w:tcPr>
            <w:tcW w:w="2157" w:type="dxa"/>
            <w:vAlign w:val="bottom"/>
          </w:tcPr>
          <w:p w14:paraId="7113BF0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8547, 15 |</w:t>
            </w:r>
          </w:p>
        </w:tc>
      </w:tr>
      <w:tr w:rsidR="006C6347" w:rsidRPr="007F3E90" w14:paraId="50B0206E" w14:textId="77777777" w:rsidTr="006332AD">
        <w:tc>
          <w:tcPr>
            <w:tcW w:w="7621" w:type="dxa"/>
          </w:tcPr>
          <w:p w14:paraId="071F1F0D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Quali fanno scudi di lire sette come sopra 3419 | et soldi 15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79"/>
            </w:r>
            <w:r w:rsidRPr="007F3E90">
              <w:rPr>
                <w:sz w:val="24"/>
                <w:szCs w:val="24"/>
              </w:rPr>
              <w:t xml:space="preserve"> |</w:t>
            </w:r>
          </w:p>
        </w:tc>
        <w:tc>
          <w:tcPr>
            <w:tcW w:w="2157" w:type="dxa"/>
            <w:vAlign w:val="bottom"/>
          </w:tcPr>
          <w:p w14:paraId="4FF6F8B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24AA5BB8" w14:textId="77777777" w:rsidTr="006332AD">
        <w:tc>
          <w:tcPr>
            <w:tcW w:w="7621" w:type="dxa"/>
          </w:tcPr>
          <w:p w14:paraId="0FD8EC4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il sudetto all’incontro havere li salarii | et per i viveri fino al giorno di hoggi conforme | le mostre fatte |</w:t>
            </w:r>
          </w:p>
        </w:tc>
        <w:tc>
          <w:tcPr>
            <w:tcW w:w="2157" w:type="dxa"/>
            <w:vAlign w:val="bottom"/>
          </w:tcPr>
          <w:p w14:paraId="0FED7B9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368D66DB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69AF9E3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Enchusen</w:t>
      </w:r>
    </w:p>
    <w:p w14:paraId="1154DEA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2132"/>
      </w:tblGrid>
      <w:tr w:rsidR="006C6347" w:rsidRPr="007F3E90" w14:paraId="2611521A" w14:textId="77777777" w:rsidTr="006332AD">
        <w:tc>
          <w:tcPr>
            <w:tcW w:w="7621" w:type="dxa"/>
          </w:tcPr>
          <w:p w14:paraId="7FEF45A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6. Il vice amiraglio capitano Dirich Marten | sopra la nave </w:t>
            </w:r>
            <w:r w:rsidRPr="007F3E90">
              <w:rPr>
                <w:color w:val="000000" w:themeColor="text1"/>
                <w:sz w:val="24"/>
                <w:szCs w:val="24"/>
              </w:rPr>
              <w:t>Santa Ju</w:t>
            </w:r>
            <w:r w:rsidRPr="007F3E90">
              <w:rPr>
                <w:sz w:val="24"/>
                <w:szCs w:val="24"/>
              </w:rPr>
              <w:t>stina |</w:t>
            </w:r>
          </w:p>
        </w:tc>
        <w:tc>
          <w:tcPr>
            <w:tcW w:w="2157" w:type="dxa"/>
            <w:vAlign w:val="bottom"/>
          </w:tcPr>
          <w:p w14:paraId="194FD0FE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735977CB" w14:textId="77777777" w:rsidTr="006332AD">
        <w:tc>
          <w:tcPr>
            <w:tcW w:w="7621" w:type="dxa"/>
          </w:tcPr>
          <w:p w14:paraId="0187814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lastRenderedPageBreak/>
              <w:t>A dì 10 di aprile pagato a conto di dua mesi di | salario dato alla mano per lui, et 111 marinari | arrolati, et pagati al detto giorno per il rollo</w:t>
            </w:r>
          </w:p>
        </w:tc>
        <w:tc>
          <w:tcPr>
            <w:tcW w:w="2157" w:type="dxa"/>
            <w:vAlign w:val="bottom"/>
          </w:tcPr>
          <w:p w14:paraId="4676F507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CA2F9E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2698 |</w:t>
            </w:r>
          </w:p>
        </w:tc>
      </w:tr>
      <w:tr w:rsidR="006C6347" w:rsidRPr="007F3E90" w14:paraId="6B14F3ED" w14:textId="77777777" w:rsidTr="006332AD">
        <w:tc>
          <w:tcPr>
            <w:tcW w:w="7621" w:type="dxa"/>
          </w:tcPr>
          <w:p w14:paraId="4A558A0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a bon conto di tre mesi per viveri di | detti 111 marinari alla sudetta ragione, et per otto che | mangiano alla camera di poppa parimente alla sudetta | raggione inportano il mese fiorini 1047 che per tre mesi | fanno</w:t>
            </w:r>
            <w:r w:rsidRPr="007F3E90">
              <w:rPr>
                <w:sz w:val="24"/>
                <w:szCs w:val="24"/>
              </w:rPr>
              <w:tab/>
            </w:r>
          </w:p>
        </w:tc>
        <w:tc>
          <w:tcPr>
            <w:tcW w:w="2157" w:type="dxa"/>
            <w:vAlign w:val="bottom"/>
          </w:tcPr>
          <w:p w14:paraId="4E9CFBF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77A3EBD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7C5D1F9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3141 |</w:t>
            </w:r>
          </w:p>
        </w:tc>
      </w:tr>
      <w:tr w:rsidR="006C6347" w:rsidRPr="007F3E90" w14:paraId="0D4B7481" w14:textId="77777777" w:rsidTr="006332AD">
        <w:tc>
          <w:tcPr>
            <w:tcW w:w="7621" w:type="dxa"/>
          </w:tcPr>
          <w:p w14:paraId="1DDECD5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detto pagato al medesimo conto alla moglie del detto Vice | amiraglio per dua mesi di viveri di 100 soldati | imbarcati sopra la sua nave a piachi 6 per testa, et | piachi </w:t>
            </w:r>
            <w:r w:rsidRPr="007F3E90">
              <w:rPr>
                <w:smallCaps/>
                <w:color w:val="000000" w:themeColor="text1"/>
                <w:sz w:val="24"/>
                <w:szCs w:val="24"/>
              </w:rPr>
              <w:t>x</w:t>
            </w:r>
            <w:r w:rsidRPr="007F3E90">
              <w:rPr>
                <w:color w:val="FF0000"/>
                <w:sz w:val="24"/>
                <w:szCs w:val="24"/>
              </w:rPr>
              <w:t xml:space="preserve"> </w:t>
            </w:r>
            <w:r w:rsidRPr="007F3E90">
              <w:rPr>
                <w:sz w:val="24"/>
                <w:szCs w:val="24"/>
              </w:rPr>
              <w:t>per dua che mangiano alla camera di | poppa ch’</w:t>
            </w:r>
            <w:del w:id="1649" w:author="Giorgia" w:date="2023-03-11T11:37:00Z">
              <w:r w:rsidRPr="007F3E90" w:rsidDel="001F082B">
                <w:rPr>
                  <w:sz w:val="24"/>
                  <w:szCs w:val="24"/>
                </w:rPr>
                <w:delText xml:space="preserve"> </w:delText>
              </w:r>
            </w:del>
            <w:proofErr w:type="gramStart"/>
            <w:r w:rsidRPr="007F3E90">
              <w:rPr>
                <w:sz w:val="24"/>
                <w:szCs w:val="24"/>
              </w:rPr>
              <w:t>il messe</w:t>
            </w:r>
            <w:proofErr w:type="gramEnd"/>
            <w:r w:rsidRPr="007F3E90">
              <w:rPr>
                <w:sz w:val="24"/>
                <w:szCs w:val="24"/>
              </w:rPr>
              <w:t xml:space="preserve"> fanno fiorini 912 che in dua | mesi sono</w:t>
            </w:r>
          </w:p>
        </w:tc>
        <w:tc>
          <w:tcPr>
            <w:tcW w:w="2157" w:type="dxa"/>
            <w:vAlign w:val="bottom"/>
          </w:tcPr>
          <w:p w14:paraId="0777B74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16BFF01F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C6BA55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8B39AE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1824 |</w:t>
            </w:r>
          </w:p>
        </w:tc>
      </w:tr>
      <w:tr w:rsidR="006C6347" w:rsidRPr="007F3E90" w14:paraId="6094ADB4" w14:textId="77777777" w:rsidTr="006332AD">
        <w:tc>
          <w:tcPr>
            <w:tcW w:w="7621" w:type="dxa"/>
          </w:tcPr>
          <w:p w14:paraId="22C13CC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25 agosto pagato a detto conto per altri dua mesi di | viveri per detti marinari, che doveano pagarsi di | sei in sei settimane doppo la loro partenza</w:t>
            </w:r>
          </w:p>
        </w:tc>
        <w:tc>
          <w:tcPr>
            <w:tcW w:w="2157" w:type="dxa"/>
            <w:vAlign w:val="bottom"/>
          </w:tcPr>
          <w:p w14:paraId="6A445AF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B622E3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2094 |</w:t>
            </w:r>
          </w:p>
        </w:tc>
      </w:tr>
      <w:tr w:rsidR="006C6347" w:rsidRPr="007F3E90" w14:paraId="2CAA6E92" w14:textId="77777777" w:rsidTr="006332AD">
        <w:tc>
          <w:tcPr>
            <w:tcW w:w="7621" w:type="dxa"/>
          </w:tcPr>
          <w:p w14:paraId="42D8C089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dare il detto Vice amiraglio</w:t>
            </w:r>
          </w:p>
        </w:tc>
        <w:tc>
          <w:tcPr>
            <w:tcW w:w="2157" w:type="dxa"/>
            <w:vAlign w:val="bottom"/>
          </w:tcPr>
          <w:p w14:paraId="105F221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9757 |</w:t>
            </w:r>
          </w:p>
        </w:tc>
      </w:tr>
      <w:tr w:rsidR="006C6347" w:rsidRPr="007F3E90" w14:paraId="0DC98F46" w14:textId="77777777" w:rsidTr="006332AD">
        <w:tc>
          <w:tcPr>
            <w:tcW w:w="7621" w:type="dxa"/>
          </w:tcPr>
          <w:p w14:paraId="216097B4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Quali fanno scudi di lire sette 3902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0"/>
            </w:r>
            <w:r w:rsidRPr="007F3E90">
              <w:rPr>
                <w:sz w:val="24"/>
                <w:szCs w:val="24"/>
              </w:rPr>
              <w:t xml:space="preserve"> lire 5 soldi 12 |</w:t>
            </w:r>
          </w:p>
        </w:tc>
        <w:tc>
          <w:tcPr>
            <w:tcW w:w="2157" w:type="dxa"/>
            <w:vAlign w:val="bottom"/>
          </w:tcPr>
          <w:p w14:paraId="11A8A4DE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197B20BE" w14:textId="77777777" w:rsidTr="006332AD">
        <w:tc>
          <w:tcPr>
            <w:tcW w:w="7621" w:type="dxa"/>
          </w:tcPr>
          <w:p w14:paraId="088A33DE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il sudetto haver all’incontro il soldo de</w:t>
            </w:r>
            <w:r w:rsidRPr="007F3E90">
              <w:rPr>
                <w:color w:val="000000" w:themeColor="text1"/>
                <w:sz w:val="24"/>
                <w:szCs w:val="24"/>
              </w:rPr>
              <w:t>’</w:t>
            </w:r>
            <w:r w:rsidRPr="007F3E90">
              <w:rPr>
                <w:sz w:val="24"/>
                <w:szCs w:val="24"/>
              </w:rPr>
              <w:t xml:space="preserve"> | marinari, per viveri di essi, et soldati fin | a questo giorno, conforme li rolli delle mostre fatte |</w:t>
            </w:r>
          </w:p>
        </w:tc>
        <w:tc>
          <w:tcPr>
            <w:tcW w:w="2157" w:type="dxa"/>
            <w:vAlign w:val="bottom"/>
          </w:tcPr>
          <w:p w14:paraId="38F49168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23A3EA5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2132"/>
      </w:tblGrid>
      <w:tr w:rsidR="006C6347" w:rsidRPr="007F3E90" w14:paraId="2E48EACD" w14:textId="77777777" w:rsidTr="006332AD">
        <w:tc>
          <w:tcPr>
            <w:tcW w:w="7621" w:type="dxa"/>
          </w:tcPr>
          <w:p w14:paraId="626128B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7. Il capitano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 xml:space="preserve">acob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>acobsen Scrobop sopra</w:t>
            </w:r>
            <w:r w:rsidRPr="007F3E90">
              <w:rPr>
                <w:b/>
                <w:sz w:val="24"/>
                <w:szCs w:val="24"/>
              </w:rPr>
              <w:t xml:space="preserve"> | </w:t>
            </w:r>
            <w:r w:rsidRPr="007F3E90">
              <w:rPr>
                <w:sz w:val="24"/>
                <w:szCs w:val="24"/>
              </w:rPr>
              <w:t xml:space="preserve">la </w:t>
            </w:r>
            <w:proofErr w:type="gramStart"/>
            <w:r w:rsidRPr="007F3E90">
              <w:rPr>
                <w:sz w:val="24"/>
                <w:szCs w:val="24"/>
              </w:rPr>
              <w:t>nave</w:t>
            </w:r>
            <w:proofErr w:type="gramEnd"/>
            <w:r w:rsidRPr="007F3E90">
              <w:rPr>
                <w:sz w:val="24"/>
                <w:szCs w:val="24"/>
              </w:rPr>
              <w:t xml:space="preserve"> </w:t>
            </w:r>
            <w:r w:rsidRPr="007F3E90">
              <w:rPr>
                <w:color w:val="000000" w:themeColor="text1"/>
                <w:sz w:val="24"/>
                <w:szCs w:val="24"/>
              </w:rPr>
              <w:t>L</w:t>
            </w:r>
            <w:r w:rsidRPr="007F3E90">
              <w:rPr>
                <w:sz w:val="24"/>
                <w:szCs w:val="24"/>
              </w:rPr>
              <w:t>a vacca machiata |</w:t>
            </w:r>
          </w:p>
        </w:tc>
        <w:tc>
          <w:tcPr>
            <w:tcW w:w="2157" w:type="dxa"/>
          </w:tcPr>
          <w:p w14:paraId="44633DDC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44DA4B4D" w14:textId="77777777" w:rsidTr="006332AD">
        <w:tc>
          <w:tcPr>
            <w:tcW w:w="7621" w:type="dxa"/>
          </w:tcPr>
          <w:p w14:paraId="3E64980F" w14:textId="77777777" w:rsidR="006C6347" w:rsidRPr="007F3E90" w:rsidRDefault="006C6347" w:rsidP="007F3E90">
            <w:pPr>
              <w:snapToGrid w:val="0"/>
              <w:jc w:val="both"/>
              <w:rPr>
                <w:b/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10 di aprile pagato a conto d</w:t>
            </w:r>
            <w:r w:rsidRPr="007F3E90">
              <w:rPr>
                <w:color w:val="000000" w:themeColor="text1"/>
                <w:sz w:val="24"/>
                <w:szCs w:val="24"/>
              </w:rPr>
              <w:t>e’</w:t>
            </w:r>
            <w:r w:rsidRPr="007F3E90">
              <w:rPr>
                <w:sz w:val="24"/>
                <w:szCs w:val="24"/>
              </w:rPr>
              <w:t xml:space="preserve"> salarii di dua | mesi dati alla mano per lui, et 113 marinari con-|forme li rolli arollati al detto giorno</w:t>
            </w:r>
          </w:p>
        </w:tc>
        <w:tc>
          <w:tcPr>
            <w:tcW w:w="2157" w:type="dxa"/>
          </w:tcPr>
          <w:p w14:paraId="342A4C4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5BCBE38" w14:textId="77777777" w:rsidR="006C6347" w:rsidRPr="007F3E90" w:rsidRDefault="006C6347" w:rsidP="005F4435">
            <w:pPr>
              <w:snapToGrid w:val="0"/>
              <w:jc w:val="right"/>
              <w:rPr>
                <w:b/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2783 |</w:t>
            </w:r>
          </w:p>
        </w:tc>
      </w:tr>
      <w:tr w:rsidR="006C6347" w:rsidRPr="007F3E90" w14:paraId="53C40BC8" w14:textId="77777777" w:rsidTr="006332AD">
        <w:tc>
          <w:tcPr>
            <w:tcW w:w="7621" w:type="dxa"/>
          </w:tcPr>
          <w:p w14:paraId="0587A477" w14:textId="77777777" w:rsidR="006C6347" w:rsidRPr="007F3E90" w:rsidRDefault="006C6347" w:rsidP="007F3E90">
            <w:pPr>
              <w:snapToGrid w:val="0"/>
              <w:jc w:val="both"/>
              <w:rPr>
                <w:b/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a Meyntgen Luytgen moglie del detto | Capitano a bon conto di 3 mesi di viveri per detti marinari | computati li dua sopra principiando il giorno della | mostra che per ogni mese sono fiorini 1065 fanno per</w:t>
            </w:r>
          </w:p>
        </w:tc>
        <w:tc>
          <w:tcPr>
            <w:tcW w:w="2157" w:type="dxa"/>
          </w:tcPr>
          <w:p w14:paraId="3FBD1464" w14:textId="77777777" w:rsidR="006C6347" w:rsidRPr="007F3E90" w:rsidRDefault="006C6347" w:rsidP="005F4435">
            <w:pPr>
              <w:snapToGrid w:val="0"/>
              <w:jc w:val="right"/>
              <w:rPr>
                <w:b/>
                <w:sz w:val="24"/>
                <w:szCs w:val="24"/>
              </w:rPr>
            </w:pPr>
          </w:p>
        </w:tc>
      </w:tr>
    </w:tbl>
    <w:p w14:paraId="2304CE20" w14:textId="417B5DD5" w:rsidR="006C6347" w:rsidRPr="007F3E90" w:rsidDel="00AA21AD" w:rsidRDefault="006C6347" w:rsidP="005F4435">
      <w:pPr>
        <w:tabs>
          <w:tab w:val="left" w:pos="1239"/>
        </w:tabs>
        <w:snapToGrid w:val="0"/>
        <w:jc w:val="both"/>
        <w:rPr>
          <w:del w:id="1650" w:author="Flavia Di Gi" w:date="2023-03-19T17:53:00Z"/>
          <w:vanish/>
          <w:sz w:val="24"/>
          <w:szCs w:val="24"/>
        </w:rPr>
      </w:pPr>
    </w:p>
    <w:p w14:paraId="0A646CA2" w14:textId="77777777" w:rsidR="006C6347" w:rsidRPr="007F3E90" w:rsidRDefault="006C6347" w:rsidP="007F3E90">
      <w:pPr>
        <w:snapToGrid w:val="0"/>
        <w:jc w:val="both"/>
        <w:rPr>
          <w:color w:val="000000" w:themeColor="text1"/>
          <w:sz w:val="24"/>
          <w:szCs w:val="24"/>
        </w:rPr>
      </w:pPr>
      <w:r w:rsidRPr="007F3E90">
        <w:rPr>
          <w:color w:val="000000" w:themeColor="text1"/>
          <w:sz w:val="24"/>
          <w:szCs w:val="24"/>
        </w:rPr>
        <w:t>/ 101vB /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6"/>
        <w:gridCol w:w="2133"/>
      </w:tblGrid>
      <w:tr w:rsidR="006C6347" w:rsidRPr="007F3E90" w14:paraId="54A794C7" w14:textId="77777777" w:rsidTr="006332AD">
        <w:tc>
          <w:tcPr>
            <w:tcW w:w="7621" w:type="dxa"/>
          </w:tcPr>
          <w:p w14:paraId="49A82F8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tre mesi</w:t>
            </w:r>
          </w:p>
        </w:tc>
        <w:tc>
          <w:tcPr>
            <w:tcW w:w="2157" w:type="dxa"/>
          </w:tcPr>
          <w:p w14:paraId="543371F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3195 |</w:t>
            </w:r>
          </w:p>
        </w:tc>
      </w:tr>
      <w:tr w:rsidR="006C6347" w:rsidRPr="007F3E90" w14:paraId="72A84864" w14:textId="77777777" w:rsidTr="006332AD">
        <w:tc>
          <w:tcPr>
            <w:tcW w:w="7621" w:type="dxa"/>
          </w:tcPr>
          <w:p w14:paraId="3C0368C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alla detta per il medemo conto per i viveri | di 70 soldati alla ragion come sopra, che fanno il | mese fiorini 642, et in dua mesi sono</w:t>
            </w:r>
          </w:p>
        </w:tc>
        <w:tc>
          <w:tcPr>
            <w:tcW w:w="2157" w:type="dxa"/>
          </w:tcPr>
          <w:p w14:paraId="69D7E6B2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1ABA2849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1284 |</w:t>
            </w:r>
          </w:p>
        </w:tc>
      </w:tr>
      <w:tr w:rsidR="006C6347" w:rsidRPr="007F3E90" w14:paraId="5C5F51D2" w14:textId="77777777" w:rsidTr="006332AD">
        <w:tc>
          <w:tcPr>
            <w:tcW w:w="7621" w:type="dxa"/>
          </w:tcPr>
          <w:p w14:paraId="3CEE164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25 agosto pagato alla detta a bon conto per dui altri | mesi di viveri per 113 marinari quali soli | erano promessi di pagare di sei in sei settima-|ne doppo la sua partenza sono il mese fiorini 1065 | che per dua mesi fanno</w:t>
            </w:r>
          </w:p>
        </w:tc>
        <w:tc>
          <w:tcPr>
            <w:tcW w:w="2157" w:type="dxa"/>
          </w:tcPr>
          <w:p w14:paraId="14DA1FB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EFFEC4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B1915A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2130 |</w:t>
            </w:r>
          </w:p>
        </w:tc>
      </w:tr>
      <w:tr w:rsidR="006C6347" w:rsidRPr="007F3E90" w14:paraId="28318D54" w14:textId="77777777" w:rsidTr="006332AD">
        <w:tc>
          <w:tcPr>
            <w:tcW w:w="7621" w:type="dxa"/>
          </w:tcPr>
          <w:p w14:paraId="4FD2D60E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dare il sudetto in tutto</w:t>
            </w:r>
          </w:p>
        </w:tc>
        <w:tc>
          <w:tcPr>
            <w:tcW w:w="2157" w:type="dxa"/>
          </w:tcPr>
          <w:p w14:paraId="666ABF16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9392 |</w:t>
            </w:r>
          </w:p>
        </w:tc>
      </w:tr>
      <w:tr w:rsidR="006C6347" w:rsidRPr="007F3E90" w14:paraId="5B7D1BED" w14:textId="77777777" w:rsidTr="006332AD">
        <w:tc>
          <w:tcPr>
            <w:tcW w:w="7621" w:type="dxa"/>
          </w:tcPr>
          <w:p w14:paraId="10079D4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Quali fanno scudi di sette lire come sopra 3756 | lire 5 soldi 12 |</w:t>
            </w:r>
          </w:p>
        </w:tc>
        <w:tc>
          <w:tcPr>
            <w:tcW w:w="2157" w:type="dxa"/>
          </w:tcPr>
          <w:p w14:paraId="0F2A0E8E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035C7E51" w14:textId="77777777" w:rsidTr="006332AD">
        <w:tc>
          <w:tcPr>
            <w:tcW w:w="7621" w:type="dxa"/>
          </w:tcPr>
          <w:p w14:paraId="69A531B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all’incontro il sudetto havere il salario | et danari peri viveri de’ marinari, et vive-|ri anco de’ soldati conforme le mostre fatte | fino al presente giorno |</w:t>
            </w:r>
          </w:p>
        </w:tc>
        <w:tc>
          <w:tcPr>
            <w:tcW w:w="2157" w:type="dxa"/>
          </w:tcPr>
          <w:p w14:paraId="0171BC9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0E66A945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5"/>
        <w:gridCol w:w="2124"/>
      </w:tblGrid>
      <w:tr w:rsidR="006C6347" w:rsidRPr="007F3E90" w14:paraId="27ABBB29" w14:textId="77777777" w:rsidTr="006332AD">
        <w:tc>
          <w:tcPr>
            <w:tcW w:w="7621" w:type="dxa"/>
          </w:tcPr>
          <w:p w14:paraId="137871C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8. Il capitano Gysbert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1"/>
            </w:r>
            <w:r w:rsidRPr="007F3E90">
              <w:rPr>
                <w:color w:val="FF0000"/>
                <w:sz w:val="24"/>
                <w:szCs w:val="24"/>
              </w:rPr>
              <w:t xml:space="preserve">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 xml:space="preserve">ansen sopra la | </w:t>
            </w:r>
            <w:proofErr w:type="gramStart"/>
            <w:r w:rsidRPr="007F3E90">
              <w:rPr>
                <w:sz w:val="24"/>
                <w:szCs w:val="24"/>
              </w:rPr>
              <w:t>nave</w:t>
            </w:r>
            <w:proofErr w:type="gramEnd"/>
            <w:r w:rsidRPr="007F3E90">
              <w:rPr>
                <w:sz w:val="24"/>
                <w:szCs w:val="24"/>
              </w:rPr>
              <w:t xml:space="preserve"> Il lion dorato deve dare |</w:t>
            </w:r>
          </w:p>
        </w:tc>
        <w:tc>
          <w:tcPr>
            <w:tcW w:w="2157" w:type="dxa"/>
          </w:tcPr>
          <w:p w14:paraId="0EB0975E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1B518398" w14:textId="77777777" w:rsidTr="006332AD">
        <w:tc>
          <w:tcPr>
            <w:tcW w:w="7621" w:type="dxa"/>
          </w:tcPr>
          <w:p w14:paraId="0237E0E8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11 di aprile pagato a conto de’ salarii per | dua mesi dati alla mano per lui, et 109 ma-|rinari arolati il dì di hoggi come </w:t>
            </w:r>
            <w:proofErr w:type="gramStart"/>
            <w:r w:rsidRPr="007F3E90">
              <w:rPr>
                <w:sz w:val="24"/>
                <w:szCs w:val="24"/>
              </w:rPr>
              <w:t>per li</w:t>
            </w:r>
            <w:proofErr w:type="gramEnd"/>
            <w:r w:rsidRPr="007F3E90">
              <w:rPr>
                <w:sz w:val="24"/>
                <w:szCs w:val="24"/>
              </w:rPr>
              <w:t xml:space="preserve"> rolli | suoi segnati da’ signori dell’</w:t>
            </w:r>
            <w:r w:rsidRPr="007F3E90">
              <w:rPr>
                <w:color w:val="000000" w:themeColor="text1"/>
                <w:sz w:val="24"/>
                <w:szCs w:val="24"/>
              </w:rPr>
              <w:t>A</w:t>
            </w:r>
            <w:r w:rsidRPr="007F3E90">
              <w:rPr>
                <w:sz w:val="24"/>
                <w:szCs w:val="24"/>
              </w:rPr>
              <w:t>miralità</w:t>
            </w:r>
          </w:p>
        </w:tc>
        <w:tc>
          <w:tcPr>
            <w:tcW w:w="2157" w:type="dxa"/>
          </w:tcPr>
          <w:p w14:paraId="34BBD52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4EC63A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1BB8CB07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2451 |</w:t>
            </w:r>
          </w:p>
        </w:tc>
      </w:tr>
      <w:tr w:rsidR="006C6347" w:rsidRPr="007F3E90" w14:paraId="5BDA29ED" w14:textId="77777777" w:rsidTr="006332AD">
        <w:tc>
          <w:tcPr>
            <w:tcW w:w="7621" w:type="dxa"/>
          </w:tcPr>
          <w:p w14:paraId="21320C9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a Griet Reymers moglie di detto | Capitano a bon conto di tre mesi di viveri di detto | et 109 marina</w:t>
            </w:r>
            <w:r w:rsidRPr="007F3E90">
              <w:rPr>
                <w:color w:val="000000" w:themeColor="text1"/>
                <w:sz w:val="24"/>
                <w:szCs w:val="24"/>
              </w:rPr>
              <w:t>ri</w:t>
            </w:r>
            <w:r w:rsidRPr="007F3E90">
              <w:rPr>
                <w:sz w:val="24"/>
                <w:szCs w:val="24"/>
              </w:rPr>
              <w:t xml:space="preserve"> a ragion come sopra fanno il | mese fiorini 10</w:t>
            </w:r>
            <w:r w:rsidRPr="007F3E90">
              <w:rPr>
                <w:color w:val="000000" w:themeColor="text1"/>
                <w:sz w:val="24"/>
                <w:szCs w:val="24"/>
              </w:rPr>
              <w:t>2</w:t>
            </w:r>
            <w:r w:rsidRPr="007F3E90">
              <w:rPr>
                <w:sz w:val="24"/>
                <w:szCs w:val="24"/>
              </w:rPr>
              <w:t>9 che per tre mesi sono</w:t>
            </w:r>
          </w:p>
        </w:tc>
        <w:tc>
          <w:tcPr>
            <w:tcW w:w="2157" w:type="dxa"/>
          </w:tcPr>
          <w:p w14:paraId="181A3422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04EBB1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76B564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3087 |</w:t>
            </w:r>
          </w:p>
        </w:tc>
      </w:tr>
      <w:tr w:rsidR="006C6347" w:rsidRPr="007F3E90" w14:paraId="41D65856" w14:textId="77777777" w:rsidTr="006332AD">
        <w:tc>
          <w:tcPr>
            <w:tcW w:w="7621" w:type="dxa"/>
          </w:tcPr>
          <w:p w14:paraId="5B874928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alla detta sua moglie a bon conto di | dua mesi di viveri per 100 soldati imbarcati | sopra la sua nave alla sudetta raggione fanno ogni | mese fiorini 912 che per dua mesi sono</w:t>
            </w:r>
          </w:p>
        </w:tc>
        <w:tc>
          <w:tcPr>
            <w:tcW w:w="2157" w:type="dxa"/>
          </w:tcPr>
          <w:p w14:paraId="700E581F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157A03C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9AB0B1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1824 |</w:t>
            </w:r>
          </w:p>
        </w:tc>
      </w:tr>
      <w:tr w:rsidR="006C6347" w:rsidRPr="007F3E90" w14:paraId="1BE2123B" w14:textId="77777777" w:rsidTr="006332AD">
        <w:tc>
          <w:tcPr>
            <w:tcW w:w="7621" w:type="dxa"/>
          </w:tcPr>
          <w:p w14:paraId="5707BE4C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lastRenderedPageBreak/>
              <w:t>A dì 25 agosto pagato alla detta a bon conto per | dua altri mesi di viveri per 109 marinari, pro-|messi di pagare di sei in sei settimane doppo | la sua partenza fanno ogni mese fiorini 1029 | che per dua mesi sono</w:t>
            </w:r>
          </w:p>
        </w:tc>
        <w:tc>
          <w:tcPr>
            <w:tcW w:w="2157" w:type="dxa"/>
          </w:tcPr>
          <w:p w14:paraId="5F1C486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B121BE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60C5B5F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2058 |</w:t>
            </w:r>
          </w:p>
        </w:tc>
      </w:tr>
      <w:tr w:rsidR="006C6347" w:rsidRPr="007F3E90" w14:paraId="567B98AB" w14:textId="77777777" w:rsidTr="006332AD">
        <w:tc>
          <w:tcPr>
            <w:tcW w:w="7621" w:type="dxa"/>
          </w:tcPr>
          <w:p w14:paraId="4AE22AF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dare il sudetto in tutto</w:t>
            </w:r>
          </w:p>
        </w:tc>
        <w:tc>
          <w:tcPr>
            <w:tcW w:w="2157" w:type="dxa"/>
          </w:tcPr>
          <w:p w14:paraId="61961A4B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9420 |</w:t>
            </w:r>
          </w:p>
        </w:tc>
      </w:tr>
      <w:tr w:rsidR="006C6347" w:rsidRPr="007F3E90" w14:paraId="3CD34335" w14:textId="77777777" w:rsidTr="006332AD">
        <w:tc>
          <w:tcPr>
            <w:tcW w:w="7621" w:type="dxa"/>
          </w:tcPr>
          <w:p w14:paraId="5E9CC7C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Quali fanno scudi di sette lire come sopra | 3768 |</w:t>
            </w:r>
          </w:p>
        </w:tc>
        <w:tc>
          <w:tcPr>
            <w:tcW w:w="2157" w:type="dxa"/>
          </w:tcPr>
          <w:p w14:paraId="3FA8766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</w:tc>
      </w:tr>
      <w:tr w:rsidR="006C6347" w:rsidRPr="007F3E90" w14:paraId="3E8F6B86" w14:textId="77777777" w:rsidTr="006332AD">
        <w:tc>
          <w:tcPr>
            <w:tcW w:w="7621" w:type="dxa"/>
          </w:tcPr>
          <w:p w14:paraId="0FC6106A" w14:textId="77777777" w:rsidR="006C6347" w:rsidRPr="007F3E90" w:rsidRDefault="006C6347" w:rsidP="007F3E90">
            <w:pPr>
              <w:snapToGrid w:val="0"/>
              <w:jc w:val="both"/>
              <w:rPr>
                <w:color w:val="000000" w:themeColor="text1"/>
                <w:sz w:val="24"/>
                <w:szCs w:val="24"/>
                <w:lang w:val="fr-FR"/>
              </w:rPr>
            </w:pPr>
            <w:r w:rsidRPr="007F3E90">
              <w:rPr>
                <w:sz w:val="24"/>
                <w:szCs w:val="24"/>
              </w:rPr>
              <w:t xml:space="preserve">Deve il sudetto haver all’incontro i salarii | </w:t>
            </w:r>
            <w:r w:rsidRPr="007F3E90">
              <w:rPr>
                <w:sz w:val="24"/>
                <w:szCs w:val="24"/>
                <w:lang w:val="fr-FR"/>
              </w:rPr>
              <w:t>et soldi de</w:t>
            </w:r>
            <w:r w:rsidRPr="007F3E90">
              <w:rPr>
                <w:color w:val="000000" w:themeColor="text1"/>
                <w:sz w:val="24"/>
                <w:szCs w:val="24"/>
                <w:lang w:val="fr-FR"/>
              </w:rPr>
              <w:t>’ viveri de’ marinari, et vive-|</w:t>
            </w:r>
            <w:r w:rsidRPr="007F3E90">
              <w:rPr>
                <w:color w:val="000000" w:themeColor="text1"/>
                <w:sz w:val="24"/>
                <w:szCs w:val="24"/>
              </w:rPr>
              <w:t>ri di soldati fino al presente giorno | secondo le mostre fatte |</w:t>
            </w:r>
          </w:p>
        </w:tc>
        <w:tc>
          <w:tcPr>
            <w:tcW w:w="2157" w:type="dxa"/>
          </w:tcPr>
          <w:p w14:paraId="3C7062E9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</w:tc>
      </w:tr>
    </w:tbl>
    <w:p w14:paraId="1F1CB63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6"/>
        <w:gridCol w:w="2133"/>
      </w:tblGrid>
      <w:tr w:rsidR="006C6347" w:rsidRPr="007F3E90" w14:paraId="1136B824" w14:textId="77777777" w:rsidTr="006332AD">
        <w:tc>
          <w:tcPr>
            <w:tcW w:w="7621" w:type="dxa"/>
          </w:tcPr>
          <w:p w14:paraId="2B87413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9. Il capitano Pieter </w:t>
            </w:r>
            <w:r w:rsidRPr="007F3E90">
              <w:rPr>
                <w:color w:val="000000" w:themeColor="text1"/>
                <w:sz w:val="24"/>
                <w:szCs w:val="24"/>
              </w:rPr>
              <w:t>J</w:t>
            </w:r>
            <w:r w:rsidRPr="007F3E90">
              <w:rPr>
                <w:sz w:val="24"/>
                <w:szCs w:val="24"/>
              </w:rPr>
              <w:t xml:space="preserve">ansen sopra la | </w:t>
            </w:r>
            <w:proofErr w:type="gramStart"/>
            <w:r w:rsidRPr="007F3E90">
              <w:rPr>
                <w:sz w:val="24"/>
                <w:szCs w:val="24"/>
              </w:rPr>
              <w:t>nave</w:t>
            </w:r>
            <w:proofErr w:type="gramEnd"/>
            <w:r w:rsidRPr="007F3E90">
              <w:rPr>
                <w:sz w:val="24"/>
                <w:szCs w:val="24"/>
              </w:rPr>
              <w:t xml:space="preserve"> Il re David deve dare |</w:t>
            </w:r>
          </w:p>
        </w:tc>
        <w:tc>
          <w:tcPr>
            <w:tcW w:w="2157" w:type="dxa"/>
          </w:tcPr>
          <w:p w14:paraId="7EDD774D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4892E950" w14:textId="77777777" w:rsidTr="006332AD">
        <w:tc>
          <w:tcPr>
            <w:tcW w:w="7621" w:type="dxa"/>
          </w:tcPr>
          <w:p w14:paraId="7B42F798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11 di aprile pagato a conto di dua mesi di soldo | dato alla mano per lui, et 107 marinari arolati | questo giorno a ragion di fiorini 1191 il mese | conforme gli rolli, che per dua mesi sono</w:t>
            </w:r>
          </w:p>
        </w:tc>
        <w:tc>
          <w:tcPr>
            <w:tcW w:w="2157" w:type="dxa"/>
          </w:tcPr>
          <w:p w14:paraId="53217D1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6C92417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D7A516F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2383 |</w:t>
            </w:r>
          </w:p>
        </w:tc>
      </w:tr>
      <w:tr w:rsidR="006C6347" w:rsidRPr="007F3E90" w14:paraId="25F6EE72" w14:textId="77777777" w:rsidTr="006332AD">
        <w:tc>
          <w:tcPr>
            <w:tcW w:w="7621" w:type="dxa"/>
          </w:tcPr>
          <w:p w14:paraId="470D81AC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a Willem Ken. Pieters moglie del | detto Capitano a bon conto di tre mesi di viveri per detto | Capitano et marinari alla sopradetta ragione fanno il | mese fiorini 1011 ch’</w:t>
            </w:r>
            <w:del w:id="1651" w:author="Giorgia" w:date="2023-03-11T11:40:00Z">
              <w:r w:rsidRPr="007F3E90" w:rsidDel="001F082B">
                <w:rPr>
                  <w:sz w:val="24"/>
                  <w:szCs w:val="24"/>
                </w:rPr>
                <w:delText xml:space="preserve"> </w:delText>
              </w:r>
            </w:del>
            <w:r w:rsidRPr="007F3E90">
              <w:rPr>
                <w:sz w:val="24"/>
                <w:szCs w:val="24"/>
              </w:rPr>
              <w:t>in tre mesi sono</w:t>
            </w:r>
          </w:p>
        </w:tc>
        <w:tc>
          <w:tcPr>
            <w:tcW w:w="2157" w:type="dxa"/>
          </w:tcPr>
          <w:p w14:paraId="6C3474A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36B39D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3963EE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3033 |</w:t>
            </w:r>
          </w:p>
        </w:tc>
      </w:tr>
      <w:tr w:rsidR="006C6347" w:rsidRPr="007F3E90" w14:paraId="4FB7FD62" w14:textId="77777777" w:rsidTr="006332AD">
        <w:tc>
          <w:tcPr>
            <w:tcW w:w="7621" w:type="dxa"/>
          </w:tcPr>
          <w:p w14:paraId="0D264171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detto pagato alla sudetta per il medesimo conto per dua mesi di | viveri per 72 soldati imbarcati sopra la sua </w:t>
            </w:r>
            <w:r w:rsidRPr="007F3E90">
              <w:rPr>
                <w:color w:val="000000" w:themeColor="text1"/>
                <w:sz w:val="24"/>
                <w:szCs w:val="24"/>
              </w:rPr>
              <w:t>n</w:t>
            </w:r>
            <w:r w:rsidRPr="007F3E90">
              <w:rPr>
                <w:sz w:val="24"/>
                <w:szCs w:val="24"/>
              </w:rPr>
              <w:t>ave | alla sudetta ragione fanno ogni mese fiorini 660, et per dua mesi</w:t>
            </w:r>
          </w:p>
        </w:tc>
        <w:tc>
          <w:tcPr>
            <w:tcW w:w="2157" w:type="dxa"/>
          </w:tcPr>
          <w:p w14:paraId="0FA93E1B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6AC0522B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6F1D3CF2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1320 |</w:t>
            </w:r>
          </w:p>
        </w:tc>
      </w:tr>
    </w:tbl>
    <w:p w14:paraId="608080FA" w14:textId="77777777" w:rsidR="006C6347" w:rsidRPr="007F3E90" w:rsidRDefault="006C6347" w:rsidP="007F3E90">
      <w:pPr>
        <w:snapToGrid w:val="0"/>
        <w:jc w:val="both"/>
        <w:rPr>
          <w:color w:val="000000" w:themeColor="text1"/>
          <w:sz w:val="24"/>
          <w:szCs w:val="24"/>
        </w:rPr>
      </w:pPr>
      <w:r w:rsidRPr="007F3E90">
        <w:rPr>
          <w:color w:val="000000" w:themeColor="text1"/>
          <w:sz w:val="24"/>
          <w:szCs w:val="24"/>
        </w:rPr>
        <w:t>/ 102rA /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2127"/>
      </w:tblGrid>
      <w:tr w:rsidR="006C6347" w:rsidRPr="007F3E90" w14:paraId="5F9D9777" w14:textId="77777777" w:rsidTr="006332AD">
        <w:tc>
          <w:tcPr>
            <w:tcW w:w="7621" w:type="dxa"/>
          </w:tcPr>
          <w:p w14:paraId="3CE0D1A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25 agosto pagato alla detta a conto di altri dua | mesi di viveri </w:t>
            </w:r>
            <w:proofErr w:type="gramStart"/>
            <w:r w:rsidRPr="007F3E90">
              <w:rPr>
                <w:sz w:val="24"/>
                <w:szCs w:val="24"/>
              </w:rPr>
              <w:t>per li</w:t>
            </w:r>
            <w:proofErr w:type="gramEnd"/>
            <w:r w:rsidRPr="007F3E90">
              <w:rPr>
                <w:sz w:val="24"/>
                <w:szCs w:val="24"/>
              </w:rPr>
              <w:t>, 107 marinari alla sudetta ragione | et promessoli pagare di sei in sei settimane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2"/>
            </w:r>
            <w:r w:rsidRPr="007F3E90">
              <w:rPr>
                <w:sz w:val="24"/>
                <w:szCs w:val="24"/>
              </w:rPr>
              <w:t xml:space="preserve"> doppo | la loro partita fanno per mesi dua</w:t>
            </w:r>
          </w:p>
        </w:tc>
        <w:tc>
          <w:tcPr>
            <w:tcW w:w="2157" w:type="dxa"/>
          </w:tcPr>
          <w:p w14:paraId="17D7136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10F872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BC0698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2022 |</w:t>
            </w:r>
          </w:p>
        </w:tc>
      </w:tr>
      <w:tr w:rsidR="006C6347" w:rsidRPr="007F3E90" w14:paraId="6E113A44" w14:textId="77777777" w:rsidTr="006332AD">
        <w:tc>
          <w:tcPr>
            <w:tcW w:w="7621" w:type="dxa"/>
          </w:tcPr>
          <w:p w14:paraId="3BC8A33F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dare il sudetto</w:t>
            </w:r>
          </w:p>
        </w:tc>
        <w:tc>
          <w:tcPr>
            <w:tcW w:w="2157" w:type="dxa"/>
          </w:tcPr>
          <w:p w14:paraId="1B2B7AC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8758 |</w:t>
            </w:r>
          </w:p>
        </w:tc>
      </w:tr>
      <w:tr w:rsidR="006C6347" w:rsidRPr="007F3E90" w14:paraId="6BDCD03B" w14:textId="77777777" w:rsidTr="006332AD">
        <w:tc>
          <w:tcPr>
            <w:tcW w:w="7621" w:type="dxa"/>
          </w:tcPr>
          <w:p w14:paraId="25F5421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Quali fanno scudi di sette lire come sopra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3"/>
            </w:r>
            <w:r w:rsidRPr="007F3E90">
              <w:rPr>
                <w:sz w:val="24"/>
                <w:szCs w:val="24"/>
              </w:rPr>
              <w:t xml:space="preserve"> | 3507 lira 1 soldi 8 |</w:t>
            </w:r>
          </w:p>
        </w:tc>
        <w:tc>
          <w:tcPr>
            <w:tcW w:w="2157" w:type="dxa"/>
          </w:tcPr>
          <w:p w14:paraId="4CF4F16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</w:tc>
      </w:tr>
      <w:tr w:rsidR="006C6347" w:rsidRPr="007F3E90" w14:paraId="63DB45AF" w14:textId="77777777" w:rsidTr="006332AD">
        <w:tc>
          <w:tcPr>
            <w:tcW w:w="7621" w:type="dxa"/>
          </w:tcPr>
          <w:p w14:paraId="112D57E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Deve havere all’incontro li salarii, et viveri | de’ marinari, et viveri de’ soldati fino | al presente giorno conforme la mostra fatta </w:t>
            </w:r>
            <w:r w:rsidRPr="007F3E90">
              <w:rPr>
                <w:color w:val="000000" w:themeColor="text1"/>
                <w:sz w:val="24"/>
                <w:szCs w:val="24"/>
              </w:rPr>
              <w:t>pa-|rimen</w:t>
            </w:r>
            <w:r w:rsidRPr="007F3E90">
              <w:rPr>
                <w:sz w:val="24"/>
                <w:szCs w:val="24"/>
              </w:rPr>
              <w:t>te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4"/>
            </w:r>
            <w:r w:rsidRPr="007F3E90">
              <w:rPr>
                <w:sz w:val="24"/>
                <w:szCs w:val="24"/>
              </w:rPr>
              <w:t xml:space="preserve"> fin a questo giorno |</w:t>
            </w:r>
          </w:p>
        </w:tc>
        <w:tc>
          <w:tcPr>
            <w:tcW w:w="2157" w:type="dxa"/>
          </w:tcPr>
          <w:p w14:paraId="1392052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6E0D3917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C54247D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Rotterdam</w:t>
      </w:r>
    </w:p>
    <w:p w14:paraId="1308901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2131"/>
      </w:tblGrid>
      <w:tr w:rsidR="006C6347" w:rsidRPr="007F3E90" w14:paraId="252945B9" w14:textId="77777777" w:rsidTr="006332AD">
        <w:tc>
          <w:tcPr>
            <w:tcW w:w="7621" w:type="dxa"/>
          </w:tcPr>
          <w:p w14:paraId="4A8BF960" w14:textId="77777777" w:rsidR="006C6347" w:rsidRPr="007F3E90" w:rsidRDefault="006C6347" w:rsidP="007F3E90">
            <w:pPr>
              <w:snapToGrid w:val="0"/>
              <w:jc w:val="both"/>
              <w:rPr>
                <w:b/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10. Il capitano </w:t>
            </w:r>
            <w:r w:rsidRPr="007F3E90">
              <w:rPr>
                <w:color w:val="000000" w:themeColor="text1"/>
                <w:sz w:val="24"/>
                <w:szCs w:val="24"/>
              </w:rPr>
              <w:t>Jan Jansen v</w:t>
            </w:r>
            <w:r w:rsidRPr="007F3E90">
              <w:rPr>
                <w:sz w:val="24"/>
                <w:szCs w:val="24"/>
              </w:rPr>
              <w:t>anden Linden</w:t>
            </w:r>
            <w:r w:rsidRPr="007F3E90">
              <w:rPr>
                <w:b/>
                <w:sz w:val="24"/>
                <w:szCs w:val="24"/>
              </w:rPr>
              <w:t xml:space="preserve"> | </w:t>
            </w:r>
            <w:r w:rsidRPr="007F3E90">
              <w:rPr>
                <w:sz w:val="24"/>
                <w:szCs w:val="24"/>
              </w:rPr>
              <w:t xml:space="preserve">sopra la </w:t>
            </w:r>
            <w:proofErr w:type="gramStart"/>
            <w:r w:rsidRPr="007F3E90">
              <w:rPr>
                <w:sz w:val="24"/>
                <w:szCs w:val="24"/>
              </w:rPr>
              <w:t>nave</w:t>
            </w:r>
            <w:proofErr w:type="gramEnd"/>
            <w:r w:rsidRPr="007F3E90">
              <w:rPr>
                <w:sz w:val="24"/>
                <w:szCs w:val="24"/>
              </w:rPr>
              <w:t xml:space="preserve"> Lo spechio deve dare |</w:t>
            </w:r>
          </w:p>
        </w:tc>
        <w:tc>
          <w:tcPr>
            <w:tcW w:w="2157" w:type="dxa"/>
            <w:vAlign w:val="bottom"/>
          </w:tcPr>
          <w:p w14:paraId="76EAB4DC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714DD97E" w14:textId="77777777" w:rsidTr="006332AD">
        <w:tc>
          <w:tcPr>
            <w:tcW w:w="7621" w:type="dxa"/>
          </w:tcPr>
          <w:p w14:paraId="3B648FF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10 di maggio pagato a conto di doi mesi per lui | et 100 marinari dati alla mano conforme al rollo</w:t>
            </w:r>
          </w:p>
        </w:tc>
        <w:tc>
          <w:tcPr>
            <w:tcW w:w="2157" w:type="dxa"/>
            <w:vAlign w:val="bottom"/>
          </w:tcPr>
          <w:p w14:paraId="1BF3D4B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4335B9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2164 |</w:t>
            </w:r>
          </w:p>
        </w:tc>
      </w:tr>
      <w:tr w:rsidR="006C6347" w:rsidRPr="007F3E90" w14:paraId="13AEB8E5" w14:textId="77777777" w:rsidTr="006332AD">
        <w:tc>
          <w:tcPr>
            <w:tcW w:w="7621" w:type="dxa"/>
          </w:tcPr>
          <w:p w14:paraId="529D999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detto dato alle donne a conto del </w:t>
            </w:r>
            <w:proofErr w:type="gramStart"/>
            <w:r w:rsidRPr="007F3E90">
              <w:rPr>
                <w:sz w:val="24"/>
                <w:szCs w:val="24"/>
              </w:rPr>
              <w:t>3°</w:t>
            </w:r>
            <w:proofErr w:type="gramEnd"/>
            <w:r w:rsidRPr="007F3E90">
              <w:rPr>
                <w:sz w:val="24"/>
                <w:szCs w:val="24"/>
              </w:rPr>
              <w:t xml:space="preserve"> mese di salario | di detti marinari che si devono diffalcare</w:t>
            </w:r>
          </w:p>
        </w:tc>
        <w:tc>
          <w:tcPr>
            <w:tcW w:w="2157" w:type="dxa"/>
            <w:vAlign w:val="bottom"/>
          </w:tcPr>
          <w:p w14:paraId="031A994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E7683E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644, 10 |</w:t>
            </w:r>
          </w:p>
        </w:tc>
      </w:tr>
      <w:tr w:rsidR="006C6347" w:rsidRPr="007F3E90" w14:paraId="52EF7A76" w14:textId="77777777" w:rsidTr="006332AD">
        <w:tc>
          <w:tcPr>
            <w:tcW w:w="7621" w:type="dxa"/>
          </w:tcPr>
          <w:p w14:paraId="30F7E55C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24 detto pagato a bon conto per dua mesi di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5"/>
            </w:r>
            <w:r w:rsidRPr="007F3E90">
              <w:rPr>
                <w:sz w:val="24"/>
                <w:szCs w:val="24"/>
              </w:rPr>
              <w:t xml:space="preserve"> | viveri </w:t>
            </w:r>
            <w:proofErr w:type="gramStart"/>
            <w:r w:rsidRPr="007F3E90">
              <w:rPr>
                <w:sz w:val="24"/>
                <w:szCs w:val="24"/>
              </w:rPr>
              <w:t>per li</w:t>
            </w:r>
            <w:proofErr w:type="gramEnd"/>
            <w:r w:rsidRPr="007F3E90">
              <w:rPr>
                <w:sz w:val="24"/>
                <w:szCs w:val="24"/>
              </w:rPr>
              <w:t xml:space="preserve"> 100 marinari, et 99 soldati imbar-|cati alla ragion sudetta come per quetanza</w:t>
            </w:r>
          </w:p>
        </w:tc>
        <w:tc>
          <w:tcPr>
            <w:tcW w:w="2157" w:type="dxa"/>
            <w:vAlign w:val="bottom"/>
          </w:tcPr>
          <w:p w14:paraId="3126CECB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8D8097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3774 |</w:t>
            </w:r>
          </w:p>
        </w:tc>
      </w:tr>
      <w:tr w:rsidR="006C6347" w:rsidRPr="007F3E90" w14:paraId="16F86797" w14:textId="77777777" w:rsidTr="006332AD">
        <w:tc>
          <w:tcPr>
            <w:tcW w:w="7621" w:type="dxa"/>
          </w:tcPr>
          <w:p w14:paraId="4839DA1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6"/>
            </w:r>
            <w:r w:rsidRPr="007F3E90">
              <w:rPr>
                <w:sz w:val="24"/>
                <w:szCs w:val="24"/>
              </w:rPr>
              <w:t xml:space="preserve"> a bon conto per un altro mese de’ vive-|ri </w:t>
            </w:r>
            <w:proofErr w:type="gramStart"/>
            <w:r w:rsidRPr="007F3E90">
              <w:rPr>
                <w:sz w:val="24"/>
                <w:szCs w:val="24"/>
              </w:rPr>
              <w:t>per li</w:t>
            </w:r>
            <w:proofErr w:type="gramEnd"/>
            <w:r w:rsidRPr="007F3E90">
              <w:rPr>
                <w:sz w:val="24"/>
                <w:szCs w:val="24"/>
              </w:rPr>
              <w:t xml:space="preserve"> 100 marinari, et per un giorno di 40 huom-|mini, che vi mangiarono prima della mostra</w:t>
            </w:r>
          </w:p>
        </w:tc>
        <w:tc>
          <w:tcPr>
            <w:tcW w:w="2157" w:type="dxa"/>
            <w:vAlign w:val="bottom"/>
          </w:tcPr>
          <w:p w14:paraId="6E71247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59096D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981 |</w:t>
            </w:r>
          </w:p>
        </w:tc>
      </w:tr>
      <w:tr w:rsidR="006C6347" w:rsidRPr="007F3E90" w14:paraId="26D06964" w14:textId="77777777" w:rsidTr="006332AD">
        <w:tc>
          <w:tcPr>
            <w:tcW w:w="7621" w:type="dxa"/>
          </w:tcPr>
          <w:p w14:paraId="52AAD46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30 di agosto pagato alla sua moglie a conto di 2 | altri mesi di viveri per detti marinari promessi di | pagare doppo la sua partenza come per quetanza</w:t>
            </w:r>
          </w:p>
        </w:tc>
        <w:tc>
          <w:tcPr>
            <w:tcW w:w="2157" w:type="dxa"/>
            <w:vAlign w:val="bottom"/>
          </w:tcPr>
          <w:p w14:paraId="7EA2AD3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1DBC2E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1938 |</w:t>
            </w:r>
          </w:p>
        </w:tc>
      </w:tr>
      <w:tr w:rsidR="006C6347" w:rsidRPr="007F3E90" w14:paraId="3D7D535B" w14:textId="77777777" w:rsidTr="006332AD">
        <w:tc>
          <w:tcPr>
            <w:tcW w:w="7621" w:type="dxa"/>
          </w:tcPr>
          <w:p w14:paraId="2467DC8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dare in tutto</w:t>
            </w:r>
          </w:p>
        </w:tc>
        <w:tc>
          <w:tcPr>
            <w:tcW w:w="2157" w:type="dxa"/>
            <w:vAlign w:val="bottom"/>
          </w:tcPr>
          <w:p w14:paraId="3F83C730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9501, 10 |</w:t>
            </w:r>
          </w:p>
        </w:tc>
      </w:tr>
      <w:tr w:rsidR="006C6347" w:rsidRPr="007F3E90" w14:paraId="64EC2B14" w14:textId="77777777" w:rsidTr="006332AD">
        <w:tc>
          <w:tcPr>
            <w:tcW w:w="7621" w:type="dxa"/>
          </w:tcPr>
          <w:p w14:paraId="0BF39883" w14:textId="77777777" w:rsidR="006C6347" w:rsidRPr="007F3E90" w:rsidRDefault="006C6347" w:rsidP="007F3E90">
            <w:pPr>
              <w:snapToGrid w:val="0"/>
              <w:jc w:val="both"/>
              <w:rPr>
                <w:color w:val="000000" w:themeColor="text1"/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lastRenderedPageBreak/>
              <w:t>Quali fanno scudi come di sopra 3800 lire | 4, soldi 4 |</w:t>
            </w:r>
          </w:p>
        </w:tc>
        <w:tc>
          <w:tcPr>
            <w:tcW w:w="2157" w:type="dxa"/>
            <w:vAlign w:val="bottom"/>
          </w:tcPr>
          <w:p w14:paraId="1B2E93E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29E3DF28" w14:textId="77777777" w:rsidTr="006332AD">
        <w:tc>
          <w:tcPr>
            <w:tcW w:w="7621" w:type="dxa"/>
          </w:tcPr>
          <w:p w14:paraId="533D804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color w:val="000000" w:themeColor="text1"/>
                <w:sz w:val="24"/>
                <w:szCs w:val="24"/>
              </w:rPr>
              <w:t>Deve haver all’incontro li salarii, et vive-|ri de’ marinari, et viveri de’ soldati | fi</w:t>
            </w:r>
            <w:r w:rsidRPr="007F3E90">
              <w:rPr>
                <w:sz w:val="24"/>
                <w:szCs w:val="24"/>
              </w:rPr>
              <w:t>n al giorno di hoggi conforme la | mostra fatta fin qui|</w:t>
            </w:r>
          </w:p>
        </w:tc>
        <w:tc>
          <w:tcPr>
            <w:tcW w:w="2157" w:type="dxa"/>
            <w:vAlign w:val="bottom"/>
          </w:tcPr>
          <w:p w14:paraId="796EC761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25F4D26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509"/>
        <w:gridCol w:w="2130"/>
      </w:tblGrid>
      <w:tr w:rsidR="006C6347" w:rsidRPr="007F3E90" w14:paraId="16DF2420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3C37ACB4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11. Il capitan </w:t>
            </w:r>
            <w:r w:rsidRPr="007F3E90">
              <w:rPr>
                <w:color w:val="000000" w:themeColor="text1"/>
                <w:sz w:val="24"/>
                <w:szCs w:val="24"/>
              </w:rPr>
              <w:t>Jsaac J</w:t>
            </w:r>
            <w:r w:rsidRPr="007F3E90">
              <w:rPr>
                <w:sz w:val="24"/>
                <w:szCs w:val="24"/>
              </w:rPr>
              <w:t>ansen Nievelt | sopra la nave Emaus deve dare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7"/>
            </w:r>
            <w:r w:rsidRPr="007F3E90">
              <w:rPr>
                <w:sz w:val="24"/>
                <w:szCs w:val="24"/>
              </w:rPr>
              <w:t xml:space="preserve"> |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3EE94A9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3DDF6E6D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0979ABF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11 di maggio pagato a conto di doi mesi di | salario per lui</w:t>
            </w:r>
            <w:r w:rsidRPr="007F3E90">
              <w:rPr>
                <w:color w:val="000000" w:themeColor="text1"/>
                <w:sz w:val="24"/>
                <w:szCs w:val="24"/>
              </w:rPr>
              <w:t>,</w:t>
            </w:r>
            <w:r w:rsidRPr="007F3E90">
              <w:rPr>
                <w:sz w:val="24"/>
                <w:szCs w:val="24"/>
              </w:rPr>
              <w:t xml:space="preserve"> et 100 marinari dati alla mano | come </w:t>
            </w:r>
            <w:proofErr w:type="gramStart"/>
            <w:r w:rsidRPr="007F3E90">
              <w:rPr>
                <w:sz w:val="24"/>
                <w:szCs w:val="24"/>
              </w:rPr>
              <w:t>per li</w:t>
            </w:r>
            <w:proofErr w:type="gramEnd"/>
            <w:r w:rsidRPr="007F3E90">
              <w:rPr>
                <w:sz w:val="24"/>
                <w:szCs w:val="24"/>
              </w:rPr>
              <w:t xml:space="preserve"> rolli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1BC7732F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D9A91FD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2178 |</w:t>
            </w:r>
          </w:p>
        </w:tc>
      </w:tr>
      <w:tr w:rsidR="006C6347" w:rsidRPr="007F3E90" w14:paraId="34A28703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3F9C2B6E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30 detto dato alle donne, et altri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488"/>
            </w:r>
            <w:r w:rsidRPr="007F3E90">
              <w:rPr>
                <w:sz w:val="24"/>
                <w:szCs w:val="24"/>
              </w:rPr>
              <w:t xml:space="preserve"> di detti | marinari a conto del loro soldo per il </w:t>
            </w:r>
            <w:proofErr w:type="gramStart"/>
            <w:r w:rsidRPr="007F3E90">
              <w:rPr>
                <w:sz w:val="24"/>
                <w:szCs w:val="24"/>
              </w:rPr>
              <w:t>3°</w:t>
            </w:r>
            <w:proofErr w:type="gramEnd"/>
            <w:r w:rsidRPr="007F3E90">
              <w:rPr>
                <w:sz w:val="24"/>
                <w:szCs w:val="24"/>
              </w:rPr>
              <w:t xml:space="preserve"> mese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653B010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23A2B91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644, 10 |</w:t>
            </w:r>
          </w:p>
        </w:tc>
      </w:tr>
      <w:tr w:rsidR="006C6347" w:rsidRPr="007F3E90" w14:paraId="5E32D984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5A223CA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a bon conto per dua mesi di viveri per | lui et 100 marinari, et 80 soldati imbar-|cati sopra la sua nave, alla raggion come di | sopra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6E7DC63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6A29BC8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3456 |</w:t>
            </w:r>
          </w:p>
        </w:tc>
      </w:tr>
      <w:tr w:rsidR="006C6347" w:rsidRPr="007F3E90" w14:paraId="393ACD4A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5FCF7F8F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per un altro mese de</w:t>
            </w:r>
            <w:r w:rsidRPr="007F3E90">
              <w:rPr>
                <w:color w:val="000000" w:themeColor="text1"/>
                <w:sz w:val="24"/>
                <w:szCs w:val="24"/>
              </w:rPr>
              <w:t>’</w:t>
            </w:r>
            <w:r w:rsidRPr="007F3E90">
              <w:rPr>
                <w:sz w:val="24"/>
                <w:szCs w:val="24"/>
              </w:rPr>
              <w:t xml:space="preserve"> viveri di detti </w:t>
            </w:r>
            <w:proofErr w:type="gramStart"/>
            <w:r w:rsidRPr="007F3E90">
              <w:rPr>
                <w:sz w:val="24"/>
                <w:szCs w:val="24"/>
              </w:rPr>
              <w:t>100</w:t>
            </w:r>
            <w:proofErr w:type="gramEnd"/>
            <w:r w:rsidRPr="007F3E90">
              <w:rPr>
                <w:sz w:val="24"/>
                <w:szCs w:val="24"/>
              </w:rPr>
              <w:t xml:space="preserve"> ma-|rinari alla raggion come di sopra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365D6C4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39101678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1972 |</w:t>
            </w:r>
          </w:p>
        </w:tc>
      </w:tr>
      <w:tr w:rsidR="006C6347" w:rsidRPr="007F3E90" w14:paraId="7247990F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1FE2659A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30 di agosto a bon</w:t>
            </w:r>
            <w:r w:rsidRPr="007F3E90">
              <w:rPr>
                <w:rStyle w:val="Rimandonotaapidipagina"/>
                <w:color w:val="000000" w:themeColor="text1"/>
                <w:sz w:val="24"/>
                <w:szCs w:val="24"/>
              </w:rPr>
              <w:footnoteReference w:id="489"/>
            </w:r>
            <w:r w:rsidRPr="007F3E90">
              <w:rPr>
                <w:sz w:val="24"/>
                <w:szCs w:val="24"/>
              </w:rPr>
              <w:t xml:space="preserve"> conto di 2 altri mesi di vive-|ri di detti 100 marinari promessoli di pagare | et pagati doppo la sua partita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4B6096FE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38D642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1932 |</w:t>
            </w:r>
          </w:p>
        </w:tc>
      </w:tr>
      <w:tr w:rsidR="006C6347" w:rsidRPr="007F3E90" w14:paraId="267D62D2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3FC7C87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in tutto dare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6E61516B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9182, 10 |</w:t>
            </w:r>
          </w:p>
        </w:tc>
      </w:tr>
      <w:tr w:rsidR="006C6347" w:rsidRPr="007F3E90" w14:paraId="5D78B1A4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3344C9F6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Quali sono scudi di lire sette sudetti 3673 |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7104BAA1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4920081C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7A43C3D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haver all’incontro tutti li salarii, et viveri | transcorsi fino al presente giorno tanto de’ suoi marinari |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14BD9C4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6CE3F13C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102rB /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514"/>
        <w:gridCol w:w="2125"/>
      </w:tblGrid>
      <w:tr w:rsidR="006C6347" w:rsidRPr="007F3E90" w14:paraId="55B7A01A" w14:textId="77777777" w:rsidTr="006332AD">
        <w:tc>
          <w:tcPr>
            <w:tcW w:w="7621" w:type="dxa"/>
            <w:tcBorders>
              <w:top w:val="nil"/>
              <w:left w:val="nil"/>
              <w:bottom w:val="nil"/>
              <w:right w:val="nil"/>
            </w:tcBorders>
          </w:tcPr>
          <w:p w14:paraId="7FAA8D8B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che per viveri de’ soldati che sono imbarchati | sopra la sua nave conforme le mostre fatte fin a | questo presente giorno |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4D050C59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0085E342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2132"/>
      </w:tblGrid>
      <w:tr w:rsidR="006C6347" w:rsidRPr="007F3E90" w14:paraId="13334647" w14:textId="77777777" w:rsidTr="006332AD">
        <w:tc>
          <w:tcPr>
            <w:tcW w:w="7621" w:type="dxa"/>
          </w:tcPr>
          <w:p w14:paraId="2B6C1E57" w14:textId="77777777" w:rsidR="006C6347" w:rsidRPr="007F3E90" w:rsidRDefault="006C6347" w:rsidP="007F3E90">
            <w:pPr>
              <w:snapToGrid w:val="0"/>
              <w:jc w:val="both"/>
              <w:rPr>
                <w:b/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12. Il capitan Peter Corsen Hort sopra</w:t>
            </w:r>
            <w:r w:rsidRPr="007F3E90">
              <w:rPr>
                <w:b/>
                <w:sz w:val="24"/>
                <w:szCs w:val="24"/>
              </w:rPr>
              <w:t xml:space="preserve"> | </w:t>
            </w:r>
            <w:r w:rsidRPr="007F3E90">
              <w:rPr>
                <w:sz w:val="24"/>
                <w:szCs w:val="24"/>
              </w:rPr>
              <w:t>la nave Li 3 re deve dare |</w:t>
            </w:r>
          </w:p>
        </w:tc>
        <w:tc>
          <w:tcPr>
            <w:tcW w:w="2157" w:type="dxa"/>
          </w:tcPr>
          <w:p w14:paraId="6DD4AE65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52F56DC3" w14:textId="77777777" w:rsidTr="006332AD">
        <w:tc>
          <w:tcPr>
            <w:tcW w:w="7621" w:type="dxa"/>
          </w:tcPr>
          <w:p w14:paraId="311BCB1D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11 di maggio pagato a conto di dua mesi di | soldo datoli alla mano per lui, et 100 marinari | conforme il rollo fattone</w:t>
            </w:r>
          </w:p>
        </w:tc>
        <w:tc>
          <w:tcPr>
            <w:tcW w:w="2157" w:type="dxa"/>
          </w:tcPr>
          <w:p w14:paraId="124BEFA7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635A486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2124 |</w:t>
            </w:r>
          </w:p>
        </w:tc>
      </w:tr>
      <w:tr w:rsidR="006C6347" w:rsidRPr="007F3E90" w14:paraId="015E5712" w14:textId="77777777" w:rsidTr="006332AD">
        <w:tc>
          <w:tcPr>
            <w:tcW w:w="7621" w:type="dxa"/>
          </w:tcPr>
          <w:p w14:paraId="2C80BDD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30 di detto dato alle loro donne, et altri per loro | assegnatione, a conto del </w:t>
            </w:r>
            <w:proofErr w:type="gramStart"/>
            <w:r w:rsidRPr="007F3E90">
              <w:rPr>
                <w:sz w:val="24"/>
                <w:szCs w:val="24"/>
              </w:rPr>
              <w:t>3°</w:t>
            </w:r>
            <w:proofErr w:type="gramEnd"/>
            <w:r w:rsidRPr="007F3E90">
              <w:rPr>
                <w:sz w:val="24"/>
                <w:szCs w:val="24"/>
              </w:rPr>
              <w:t xml:space="preserve"> mese di paga come | per il conto de</w:t>
            </w:r>
            <w:r w:rsidRPr="007F3E90">
              <w:rPr>
                <w:color w:val="000000" w:themeColor="text1"/>
                <w:sz w:val="24"/>
                <w:szCs w:val="24"/>
              </w:rPr>
              <w:t>’</w:t>
            </w:r>
            <w:r w:rsidRPr="007F3E90">
              <w:rPr>
                <w:color w:val="FF0000"/>
                <w:sz w:val="24"/>
                <w:szCs w:val="24"/>
              </w:rPr>
              <w:t xml:space="preserve"> </w:t>
            </w:r>
            <w:r w:rsidRPr="007F3E90">
              <w:rPr>
                <w:sz w:val="24"/>
                <w:szCs w:val="24"/>
              </w:rPr>
              <w:t>signori dell’Amiralità</w:t>
            </w:r>
          </w:p>
        </w:tc>
        <w:tc>
          <w:tcPr>
            <w:tcW w:w="2157" w:type="dxa"/>
          </w:tcPr>
          <w:p w14:paraId="61FEA496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0FCE809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644, 10 |</w:t>
            </w:r>
          </w:p>
        </w:tc>
      </w:tr>
      <w:tr w:rsidR="006C6347" w:rsidRPr="007F3E90" w14:paraId="7B1071F3" w14:textId="77777777" w:rsidTr="006332AD">
        <w:tc>
          <w:tcPr>
            <w:tcW w:w="7621" w:type="dxa"/>
          </w:tcPr>
          <w:p w14:paraId="1B3F110E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24 detto pagato a bon conto di dua mesi di vive-|ri per 100 marinari, et 80 soldati alla sudetta ragione</w:t>
            </w:r>
          </w:p>
        </w:tc>
        <w:tc>
          <w:tcPr>
            <w:tcW w:w="2157" w:type="dxa"/>
          </w:tcPr>
          <w:p w14:paraId="5D7DF7F2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449DF6C3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3444 |</w:t>
            </w:r>
          </w:p>
        </w:tc>
      </w:tr>
      <w:tr w:rsidR="006C6347" w:rsidRPr="007F3E90" w14:paraId="51CB05EA" w14:textId="77777777" w:rsidTr="006332AD">
        <w:tc>
          <w:tcPr>
            <w:tcW w:w="7621" w:type="dxa"/>
          </w:tcPr>
          <w:p w14:paraId="40F072AF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 dì detto pagato per un altro mese di viveri per i cento | marinari come per quetanza</w:t>
            </w:r>
          </w:p>
        </w:tc>
        <w:tc>
          <w:tcPr>
            <w:tcW w:w="2157" w:type="dxa"/>
          </w:tcPr>
          <w:p w14:paraId="636C83B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55059251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966 |</w:t>
            </w:r>
          </w:p>
        </w:tc>
      </w:tr>
      <w:tr w:rsidR="006C6347" w:rsidRPr="007F3E90" w14:paraId="3AF8347B" w14:textId="77777777" w:rsidTr="006332AD">
        <w:tc>
          <w:tcPr>
            <w:tcW w:w="7621" w:type="dxa"/>
          </w:tcPr>
          <w:p w14:paraId="74AECFB3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A dì 30 di agosto </w:t>
            </w:r>
            <w:proofErr w:type="gramStart"/>
            <w:r w:rsidRPr="007F3E90">
              <w:rPr>
                <w:sz w:val="24"/>
                <w:szCs w:val="24"/>
              </w:rPr>
              <w:t>per a</w:t>
            </w:r>
            <w:proofErr w:type="gramEnd"/>
            <w:r w:rsidRPr="007F3E90">
              <w:rPr>
                <w:sz w:val="24"/>
                <w:szCs w:val="24"/>
              </w:rPr>
              <w:t xml:space="preserve"> bon conto di dua altri mesi di | viveri per detti marinari promessi di pagare doppo | la loro partenza come per il conto di detti signori della | Amiralità</w:t>
            </w:r>
          </w:p>
        </w:tc>
        <w:tc>
          <w:tcPr>
            <w:tcW w:w="2157" w:type="dxa"/>
          </w:tcPr>
          <w:p w14:paraId="7163033B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7E7FDC5A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0A355485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1944 |</w:t>
            </w:r>
          </w:p>
        </w:tc>
      </w:tr>
      <w:tr w:rsidR="006C6347" w:rsidRPr="007F3E90" w14:paraId="0B4AF850" w14:textId="77777777" w:rsidTr="006332AD">
        <w:tc>
          <w:tcPr>
            <w:tcW w:w="7621" w:type="dxa"/>
          </w:tcPr>
          <w:p w14:paraId="5F021512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dare in tutto</w:t>
            </w:r>
          </w:p>
        </w:tc>
        <w:tc>
          <w:tcPr>
            <w:tcW w:w="2157" w:type="dxa"/>
          </w:tcPr>
          <w:p w14:paraId="6DEF2AD4" w14:textId="77777777" w:rsidR="006C6347" w:rsidRPr="007F3E90" w:rsidRDefault="006C6347" w:rsidP="005F443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fiorini 9122, 10 |</w:t>
            </w:r>
          </w:p>
        </w:tc>
      </w:tr>
      <w:tr w:rsidR="006C6347" w:rsidRPr="007F3E90" w14:paraId="2F1DC758" w14:textId="77777777" w:rsidTr="006332AD">
        <w:tc>
          <w:tcPr>
            <w:tcW w:w="7621" w:type="dxa"/>
          </w:tcPr>
          <w:p w14:paraId="5624BAC0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Quali fanno scudi come sopra 3649 |</w:t>
            </w:r>
          </w:p>
        </w:tc>
        <w:tc>
          <w:tcPr>
            <w:tcW w:w="2157" w:type="dxa"/>
          </w:tcPr>
          <w:p w14:paraId="5A1D3F99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  <w:tr w:rsidR="006C6347" w:rsidRPr="007F3E90" w14:paraId="6EFADDFA" w14:textId="77777777" w:rsidTr="006332AD">
        <w:tc>
          <w:tcPr>
            <w:tcW w:w="7621" w:type="dxa"/>
          </w:tcPr>
          <w:p w14:paraId="247550FD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Deve haver all’incontro, tutti li soldi, et | danari de’ viveri di suoi marinari, et viveri | per soldati per il tempo fin qui transcorso conforme | le mostre fatte fin adesso |</w:t>
            </w:r>
          </w:p>
        </w:tc>
        <w:tc>
          <w:tcPr>
            <w:tcW w:w="2157" w:type="dxa"/>
          </w:tcPr>
          <w:p w14:paraId="43B0C177" w14:textId="77777777" w:rsidR="006C6347" w:rsidRPr="007F3E90" w:rsidRDefault="006C6347" w:rsidP="007F3E90">
            <w:pPr>
              <w:snapToGrid w:val="0"/>
              <w:jc w:val="both"/>
              <w:rPr>
                <w:sz w:val="24"/>
                <w:szCs w:val="24"/>
              </w:rPr>
            </w:pPr>
          </w:p>
        </w:tc>
      </w:tr>
    </w:tbl>
    <w:p w14:paraId="2922A14E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3092ECF4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Estratto dalli conti delli signori | delle Amiralità covato in ogni | possibil diligenza, nel quale | trovandosi errore sempre potr</w:t>
      </w:r>
      <w:r w:rsidRPr="007F3E90">
        <w:rPr>
          <w:color w:val="000000" w:themeColor="text1"/>
          <w:sz w:val="24"/>
          <w:szCs w:val="24"/>
        </w:rPr>
        <w:t>à</w:t>
      </w:r>
      <w:r w:rsidRPr="007F3E90">
        <w:rPr>
          <w:color w:val="FF0000"/>
          <w:sz w:val="24"/>
          <w:szCs w:val="24"/>
        </w:rPr>
        <w:t xml:space="preserve"> | </w:t>
      </w:r>
      <w:r w:rsidRPr="007F3E90">
        <w:rPr>
          <w:sz w:val="24"/>
          <w:szCs w:val="24"/>
        </w:rPr>
        <w:t>emendarsi tanto per parte della | serenissima Republica che delli capitani | delle navi. |</w:t>
      </w:r>
    </w:p>
    <w:p w14:paraId="0F990849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7CDFA278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102vB /</w:t>
      </w:r>
    </w:p>
    <w:p w14:paraId="2A68E083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Estratto del denaro havuto</w:t>
      </w:r>
      <w:r w:rsidRPr="007F3E90">
        <w:rPr>
          <w:rStyle w:val="Rimandonotaapidipagina"/>
          <w:sz w:val="24"/>
          <w:szCs w:val="24"/>
        </w:rPr>
        <w:footnoteReference w:id="490"/>
      </w:r>
      <w:r w:rsidRPr="007F3E90">
        <w:rPr>
          <w:sz w:val="24"/>
          <w:szCs w:val="24"/>
        </w:rPr>
        <w:t xml:space="preserve"> per | mano dei signori delle </w:t>
      </w:r>
      <w:r w:rsidRPr="007F3E90">
        <w:rPr>
          <w:color w:val="000000" w:themeColor="text1"/>
          <w:sz w:val="24"/>
          <w:szCs w:val="24"/>
        </w:rPr>
        <w:t xml:space="preserve">Amiralità </w:t>
      </w:r>
      <w:r w:rsidRPr="007F3E90">
        <w:rPr>
          <w:sz w:val="24"/>
          <w:szCs w:val="24"/>
        </w:rPr>
        <w:t>dai | capitani delle 12 navi |</w:t>
      </w:r>
    </w:p>
    <w:p w14:paraId="1479D271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1 |</w:t>
      </w:r>
    </w:p>
    <w:p w14:paraId="172550D1" w14:textId="43B637B8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290944F6" w14:textId="77777777" w:rsidR="006C6347" w:rsidRPr="007F3E90" w:rsidRDefault="006C6347" w:rsidP="007F3E90">
      <w:pPr>
        <w:snapToGrid w:val="0"/>
        <w:jc w:val="both"/>
        <w:rPr>
          <w:sz w:val="24"/>
          <w:szCs w:val="24"/>
        </w:rPr>
        <w:sectPr w:rsidR="006C6347" w:rsidRPr="007F3E90" w:rsidSect="005F4435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3B9D52BF" w14:textId="1E45FE6D" w:rsidR="006C6347" w:rsidRPr="007F3E90" w:rsidRDefault="006C6347" w:rsidP="007F3E90">
      <w:pPr>
        <w:snapToGrid w:val="0"/>
        <w:jc w:val="both"/>
        <w:rPr>
          <w:sz w:val="24"/>
          <w:szCs w:val="24"/>
        </w:rPr>
      </w:pPr>
    </w:p>
    <w:p w14:paraId="0EC5DD3E" w14:textId="6AB88DC6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7C53EFB" w14:textId="0B5F6EF1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II al n.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103r-104v)</w:t>
      </w:r>
    </w:p>
    <w:p w14:paraId="450E0A8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B6099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103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09A18E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Traslatione di lettera del Re christianissimo scritta alli signori Stati | nel ritorno all’Haya di monsignor di Boisise suo ambasciator | straordinario. |</w:t>
      </w:r>
    </w:p>
    <w:p w14:paraId="42BA413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64B90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Carissimi, et grandissimi amici collegati, et confederati. L’affettione che | noi portiamo al vostro bene, et reposo havendoci mossi già a mandar | verso di voi nostro ambasciator straordinario il signor di Boisise consigliero nel | nostro Conseglio di Stato, ci fa ancor al presente darli carica di fermarsi | costì per assistervi dei nostri buoni consegli sopra le occasioni, | che si offeriscono; anzi se già fosse partito di ritornarsene | prontamente a fine che come noi prendiamo parte nel vostro interesse, | così possi anco darvi a conoscer le buoni, et sincere intentioni nostre</w:t>
      </w:r>
      <w:r w:rsidRPr="007F3E90">
        <w:rPr>
          <w:rFonts w:ascii="Times New Roman" w:eastAsia="Times New Roman" w:hAnsi="Times New Roman" w:cs="Times New Roman"/>
          <w:b/>
          <w:sz w:val="24"/>
          <w:szCs w:val="24"/>
        </w:rPr>
        <w:t xml:space="preserve"> |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per beneficio della vostra affettione, et al vantaggio della | vostra Republica</w:t>
      </w:r>
      <w:r w:rsidRPr="007F3E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la prosperità della quale haveremo sempre in | una singolare raccommandatione; et speriamo che colla vostra | prudenza voi la saprete così ben conservare, et trattare gover-|nando tutte le cose con mederatione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, et dolcezza, che non sia | la pace, et tranquilità del vostro Stato per riceverne alcuna | alteratione come noi lo bramiamo, et di poter con | l’interpositione nostra contribuire al stabilimento di esse, come | appunto habbiamo commandato al detto signor di Boisise, et signor di Murier | nostri ambasciatori d’impiegarsi; et testificarvi insieme in tal | congiontura gl’effetti della nostra benevolenza verso di voi | ai quali vi pregamo dar fede, et credenza in quello che | vi esporanno per nostro nome in questo proposito; come | pregamo noi nostro Signore carissimi, et grandi amici collegati |</w:t>
      </w:r>
    </w:p>
    <w:p w14:paraId="791AA6B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103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E7AB9C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et confedari, che vi habbi nella sua santa, et degna guarda | scritta a Parigi a’ 6 settembre 1618. |</w:t>
      </w:r>
    </w:p>
    <w:p w14:paraId="15361EE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4B3C75" w14:textId="64A1D0BE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Propositione del signor di Boisise ambasciator straordinario di Francia | fatta alli signori Stati a</w:t>
      </w:r>
      <w:ins w:id="1662" w:author="Giorgia" w:date="2023-03-10T23:24:00Z">
        <w:r w:rsidR="0090416A">
          <w:rPr>
            <w:rFonts w:ascii="Times New Roman" w:eastAsia="Times New Roman" w:hAnsi="Times New Roman" w:cs="Times New Roman"/>
            <w:sz w:val="24"/>
            <w:szCs w:val="24"/>
          </w:rPr>
          <w:t>’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19 settembre 1618. |</w:t>
      </w:r>
    </w:p>
    <w:p w14:paraId="595B407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C5585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Signori il mio pronto ritorno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 di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qua non ha in sé altra causa | che un eccesso d’affettione, et di bontà portato dal Re nostro signore | al bene, riposo, et sicurtà del vostro Stato. Sua Maestà | sa molto bene, che le vostre prudenze invigilano, et affati-|cano incessantemente per la salute publica considerando la | grande alteratione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sopravenuta al corpo della vostra | Republica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. Il Re nostro patrone non può esser, che non si | risenti del medesimo senso, che de’ suoi proprii affari, et non | sarà contento, che non vegga interamente riestabilito il vostro | Stato nel punto della sua prima unione, et concordia. Perché | essendosi la Maestà sua resa come sequestro, et depositario | delle conventioni sotto le quali si governa lo Stato vostro | in questi tempi; et havendo contribuito più assai di | qual si sia principe de’ vostri collegati alla vostra | conservatione, ella stima esser obligata, et haver | dritto d’intervenir in tutti li affari, che toccano il riposo | del vostro Paese per distornare tutti gl’inconvenienti, | che lo potessero intorbidare. Tocca adunque a voi signori | per non spreggiar un così buono, et necessario ufficio |</w:t>
      </w:r>
    </w:p>
    <w:p w14:paraId="59DB018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104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1D5B46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di dichiarirci francamente lo stato de’ nostri affari, et farci | intender in che noi potremo più utilmente assistervi, et soccorrervi | perché monsignor di Murier, et io habbiamo carica di offerirvi | dalla parte del Re nostro padrone tutto quello che può dipen-|der dal suo nome, auttorità, potere, et conseglio con | espressissimo commandamento d’impiegarlo, et farlo valere | al beneficio, et vantaggio de’ vostri affari, con ogni | spirito, diligenza, et fede, che potreste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desiderar dal | canto nostro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come ministri di un sì gran Re | che con buon titolo deve tenir la prima fila tra gl’amici | et collegati del vostro Stato. |</w:t>
      </w:r>
    </w:p>
    <w:p w14:paraId="3E7623D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49BBD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Data alli detti signori Stati a’ 18 settembre 1618. |</w:t>
      </w:r>
    </w:p>
    <w:p w14:paraId="08B7B43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Segnata J. de Bùmerÿ signor de | Boisise |</w:t>
      </w:r>
    </w:p>
    <w:p w14:paraId="0A899A0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E664D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104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vB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0B780B2" w14:textId="7FC299D4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del Re christianissimo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alli signori Stati | et espositione di monsignor di Boisise</w:t>
      </w:r>
      <w:del w:id="1689" w:author="Flavia Di Gi" w:date="2023-03-19T18:01:00Z">
        <w:r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0AD0F86C" w14:textId="50B5CD3E" w:rsidR="000F5CF6" w:rsidRPr="007F3E90" w:rsidRDefault="00574D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ins w:id="1690" w:author="Flavia Di Gi" w:date="2023-03-19T18:01:00Z">
        <w:r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1691" w:author="Flavia Di Gi" w:date="2023-03-19T18:01:00Z">
        <w:r w:rsidR="000F5CF6"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="000F5CF6" w:rsidRPr="007F3E90">
        <w:rPr>
          <w:rFonts w:ascii="Times New Roman" w:eastAsia="Times New Roman" w:hAnsi="Times New Roman" w:cs="Times New Roman"/>
          <w:sz w:val="24"/>
          <w:szCs w:val="24"/>
        </w:rPr>
        <w:t>° 3 |</w:t>
      </w:r>
    </w:p>
    <w:p w14:paraId="0DD6ECDA" w14:textId="7D2CB4FF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289B97" w14:textId="77777777" w:rsidR="005F4435" w:rsidRPr="007F3E90" w:rsidRDefault="005F4435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921B8" w14:textId="2732DD76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559F3E00" w14:textId="69819BB1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III al n.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105r-106v)</w:t>
      </w:r>
    </w:p>
    <w:p w14:paraId="591A5BA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33A940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105r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94D5DC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dei signori della amiralità di Roterdam. |</w:t>
      </w:r>
    </w:p>
    <w:p w14:paraId="0814877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9CF19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Signore | noi non potemo formar altro conto oltre quello che vi habbiamo | ultimamente mandato; et sarebbe effettivamente impossibile al presente; | anzi di danno alla serenissima Republica, se senza debitamente | sentire tanto li capitani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che li proprietarii dei vasselli | noi disponessimo assolutamente sopra li mancamenti delle necessarie commodità necessarie | nella preparatione dei vasselli in con-|formità dei loro contratti, et sopra quello, che ognuno | per la parte sua pretende dover cader a proprio costo, et | carico della serenissima Republica; ma tenemo fermamente | che tutto quello riuscirà meglio alla fine del conto, et | all’intero scarico del loro servitio. Et per risponder alla | ultima lettera di vostra Signoria intorno al pagamento dei viveri ai | capitani, et il soldo ai marinari, et del nolo dei vasselli | ai loro proprietarii noi vi ringratiamo per parte di essi | dell’offerta liberale che fate di fornir prontamente, et | noi parimente sentimo esser ragionevole, che tutto ciò si | faccia solamente per provisione, et a bon conto della mostra | successiva, et più particolare, che si farà delle genti di | marina a Venetia, et così come sarà dichiarito doppo | quando il giorno della mostra sarà cominciato; ma | troviamo del tutto necessario, che ’l detto pagamento | tanto dei viveri, che delle paghe si facci qui a Roterdam |</w:t>
      </w:r>
    </w:p>
    <w:p w14:paraId="1DEBF04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105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F6E0B9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per tanto meglio mantener il credito delli capitani verso quelli | che li hanno data le robbe, et viveri; et proveder alle querele, | et alla miseria delle mogli, figlioli, et poveri amici dei | matelotti, ancorché stimiamo parimente convenirsi che molti di | essi, et principalmente le genti che sono senza mogli ricevino | di là qualche denaro per soventione per le ordinarie commodità | tuttavia con ordine, et saputa dei loro capitani, et officiali | ai quali noi habbiamo fatte ispedir le qui congionte | lettere, che piacerà a vostra Signoria fargliele adrizzare sicuramente | et quanto più presto. Quanto al pagamento dell’affitto | dei vasselli è vero che li proprietarii desidererebbono | di poterlo ricever in questo Paese;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comme haver[ann]o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inteso per le lettere di raccommandatione del collegio di | Northolandia, et così come noi a tal effetto li raccom-|mandiamo a vostra Signoria, ma altrimenti poiché il contratto | da libera elettione del luoco dove si doverà pagar il | detto affitto noi volentierissimo lo rimettemo alla | discretione di vostra Signoria, et alla bonna volontà della | serenissima Republica. Resta solamente di darvi un poco | di cognitione dell’esborso del denaro ricevuto doppo | il sudetto conto, di che vi inviamo la memoria per la quale | vostra Signoria intenderà, che fatto così il pagamento resta ancora |</w:t>
      </w:r>
    </w:p>
    <w:p w14:paraId="3BBF8F5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106r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EEB2DF6" w14:textId="5157D2B6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precisamente 4290 fiorini quattro piacchi, et sette denari. | Oltre quello che resta ancora giornalmente a pagar alle mogli et | altri che vengono a solecitar per nome dei matelotti impor-|tunamente il loro soldo tanto del primo mese doppo la | partenza loro, che delli seguenti già decorsi; onde non dubi-|tiamo, ch’ella sia per far più difficultà d’inviarci il | soprapiù del denaro richiesto in</w:t>
      </w:r>
      <w:ins w:id="1700" w:author="Giorgia" w:date="2023-03-11T15:02:00Z">
        <w:r w:rsidR="006C5A82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tanto vi baciamo | affettuosamente le mani </w:t>
      </w:r>
      <w:r w:rsidRPr="007F3E90">
        <w:rPr>
          <w:rFonts w:ascii="Times New Roman" w:eastAsia="Times New Roman" w:hAnsi="Times New Roman" w:cs="Times New Roman"/>
          <w:bCs/>
          <w:sz w:val="24"/>
          <w:szCs w:val="24"/>
        </w:rPr>
        <w:t xml:space="preserve">etc.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5F4F0E0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DA36A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De Roterdam a’ 17 settembre 1618. |</w:t>
      </w:r>
    </w:p>
    <w:p w14:paraId="2C7068A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6BDEC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106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vB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84D774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dei signori dell’amiralità di | Roterdam</w:t>
      </w:r>
      <w:del w:id="1701" w:author="Flavia Di Gi" w:date="2023-03-19T18:01:00Z">
        <w:r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6EE54DEE" w14:textId="4AD69A47" w:rsidR="000F5CF6" w:rsidRPr="007F3E90" w:rsidRDefault="00574D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ins w:id="1702" w:author="Flavia Di Gi" w:date="2023-03-19T18:01:00Z">
        <w:r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1703" w:author="Flavia Di Gi" w:date="2023-03-19T18:01:00Z">
        <w:r w:rsidR="000F5CF6"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="000F5CF6" w:rsidRPr="007F3E90">
        <w:rPr>
          <w:rFonts w:ascii="Times New Roman" w:eastAsia="Times New Roman" w:hAnsi="Times New Roman" w:cs="Times New Roman"/>
          <w:sz w:val="24"/>
          <w:szCs w:val="24"/>
        </w:rPr>
        <w:t>° 2 |</w:t>
      </w:r>
    </w:p>
    <w:p w14:paraId="6DEBA8A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01060A" w14:textId="77777777" w:rsidR="005F4435" w:rsidRDefault="005F4435" w:rsidP="005F4435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B319EB" w14:textId="0D73CDE5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hAnsi="Times New Roman" w:cs="Times New Roman"/>
          <w:sz w:val="24"/>
          <w:szCs w:val="24"/>
        </w:rPr>
        <w:t>n. 3</w:t>
      </w:r>
      <w:r w:rsidR="005F4435">
        <w:rPr>
          <w:rFonts w:ascii="Times New Roman" w:hAnsi="Times New Roman" w:cs="Times New Roman"/>
          <w:sz w:val="24"/>
          <w:szCs w:val="24"/>
        </w:rPr>
        <w:t>6</w:t>
      </w:r>
    </w:p>
    <w:p w14:paraId="65F605D7" w14:textId="021F21FB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hAnsi="Times New Roman" w:cs="Times New Roman"/>
          <w:sz w:val="24"/>
          <w:szCs w:val="24"/>
        </w:rPr>
        <w:t>Allegato IV al n. 3</w:t>
      </w:r>
      <w:r w:rsidR="005F4435">
        <w:rPr>
          <w:rFonts w:ascii="Times New Roman" w:hAnsi="Times New Roman" w:cs="Times New Roman"/>
          <w:sz w:val="24"/>
          <w:szCs w:val="24"/>
        </w:rPr>
        <w:t>2</w:t>
      </w:r>
      <w:r w:rsidRPr="007F3E90">
        <w:rPr>
          <w:rFonts w:ascii="Times New Roman" w:hAnsi="Times New Roman" w:cs="Times New Roman"/>
          <w:sz w:val="24"/>
          <w:szCs w:val="24"/>
        </w:rPr>
        <w:t xml:space="preserve"> (cc. 107r-109</w:t>
      </w:r>
      <w:ins w:id="1704" w:author="Flavia Di Gi" w:date="2023-03-12T14:03:00Z">
        <w:r w:rsidR="00D528CE">
          <w:rPr>
            <w:rFonts w:ascii="Times New Roman" w:hAnsi="Times New Roman" w:cs="Times New Roman"/>
            <w:sz w:val="24"/>
            <w:szCs w:val="24"/>
          </w:rPr>
          <w:t xml:space="preserve">bis </w:t>
        </w:r>
      </w:ins>
      <w:r w:rsidRPr="007F3E90">
        <w:rPr>
          <w:rFonts w:ascii="Times New Roman" w:hAnsi="Times New Roman" w:cs="Times New Roman"/>
          <w:sz w:val="24"/>
          <w:szCs w:val="24"/>
        </w:rPr>
        <w:t>v)</w:t>
      </w:r>
    </w:p>
    <w:p w14:paraId="2A4AEF2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C5BA8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107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790D31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 ben altre volte ho espresso l’ordine col quale si governano questi signori Stati | nel pagar le sue genti di marina, quando sono sopra le sue navi da | guerra quanto ai viveri, et salarii con tutto ciò aggiungerò anco questa a | quello che ne ho scritto, et all’informatione, che inviai a sua Serenità | con mie lettere dei 14 del passato. |</w:t>
      </w:r>
    </w:p>
    <w:p w14:paraId="29FDCB6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Per li salarii, dalle prime paghe in poi che si sborsano dai signori delle Amiralità | ai loro marinari per uno, o doi mesi più et meno secondo la qualità | del viaggio non se li dà altro, o poca cosa ma si vanno sovenendo | le mogli, o loro famiglie, secondo che li detti signori sono avvisati, che | siano in vita li marinari a’ quali al suo ritorno del viaggio | avanza anco dei medesimi loro salarii qualche parte di denaro. |</w:t>
      </w:r>
    </w:p>
    <w:p w14:paraId="0870156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Per questo ricevono d’ordinario quasi ogni mese una lista o rollo di quelli, | che si trovono in esser con la nota di quanto hanno havuto a buon | conto del loro soldo per sapersi regolare nel distribuir poi a parte a | parte quello che </w:t>
      </w:r>
      <w:r w:rsidRPr="007F3E90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>ho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e ordinato dalli stessi marinari, overo stimano essi | signori bene, et esser bastante. |</w:t>
      </w:r>
    </w:p>
    <w:p w14:paraId="4EF260C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Una simil nota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è necessario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>, che venga anco mandata qui a me da | sua Serenità delli marinari, che sono nelle dodici navi, che ho fatte | armare, et che ella sia distinta di mese in mese a nave per | nave con l’ordine a chi doverà dispensarsi il denaro, et ciò sarà | facile a farsi dai capitani delle stesse navi ognuno per la sua | perché queste povere donne, et figlioli, che strilano ai magistrati | delle Amiralità siano consolate con qualche sovegno: |</w:t>
      </w:r>
    </w:p>
    <w:p w14:paraId="43782B0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Intorno ai viveri ho già rappresentato, che hebbero ordine li capitani farne | la provisione per 13 mesi cioè tre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 li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soldati del colonello | Anstenraedt, et li dieci per 1464 marinari in circa che si sono | trovati alle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49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mostre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, et nelle dodici navi, et tanti viveri |</w:t>
      </w:r>
    </w:p>
    <w:p w14:paraId="741893B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107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DE7FFA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è obligato ogni capitano mantenere; ma perché dovendo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fin questo | tempo andar mancando il numero tanto più doverà avansarzi | il tempo della provisione a pro di sua Serenità</w:t>
      </w:r>
      <w:r w:rsidRPr="007F3E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perché se hanno obligo | di mantener 1464 teste quelli che saranno di meno serviranno | a far che resti la vettovaglia di più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quando in sua piazza non | vi siano aggiunti altri marinari. |</w:t>
      </w:r>
    </w:p>
    <w:p w14:paraId="7848067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Quanto alli tre mesi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 li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soldati del </w:t>
      </w:r>
      <w:r w:rsidRPr="009A7CB0">
        <w:rPr>
          <w:rFonts w:ascii="Times New Roman" w:eastAsia="Times New Roman" w:hAnsi="Times New Roman" w:cs="Times New Roman"/>
          <w:sz w:val="24"/>
          <w:szCs w:val="24"/>
          <w:highlight w:val="yellow"/>
          <w:rPrChange w:id="1717" w:author="Giorgia" w:date="2023-03-11T18:12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c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olonellato sarà stato facile | l’haverne il conto per l’interesse dell’uno, et l’altro capitano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di nave | et delle militie; cioè se vi sopra avanzi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viveri, o l’habbino | intaccato più delli tre mesi in materia dei viveri. |</w:t>
      </w:r>
    </w:p>
    <w:p w14:paraId="7E2D81E9" w14:textId="6973B245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mancamento del detto numero de’ marinari nelle navi può esser o per, | morte, o per fuga, overo per la libertà che la serenissima Republica o l’eccellentissimo | signor Capitan generale per essa ha di levar per ognuna delle navi dieci | di essi marinari cioè tre bombardieri et sette marinari o soldati | marinari, che sarebbono 36 bombardieri, et ottanta quattro marinari | che fanno in tutto cento vinti di più ve sono altri cento vinti | ordinati da me espressamente che habbino ad esser alla assoluta | dispositione di sua Serenità per metterli sopra altri vasselli, che fu | per essecutione de’ precedenti commandamenti; ma dovevasi osservar | questo, che non si mettessero sopra altri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vasselli che </w:t>
      </w:r>
      <w:ins w:id="1727" w:author="Giorgia" w:date="2023-03-11T17:30:00Z">
        <w:r w:rsidR="00F06A5F">
          <w:rPr>
            <w:rFonts w:ascii="Times New Roman" w:eastAsia="Times New Roman" w:hAnsi="Times New Roman" w:cs="Times New Roman"/>
            <w:sz w:val="24"/>
            <w:szCs w:val="24"/>
          </w:rPr>
          <w:t>f</w:t>
        </w:r>
      </w:ins>
      <w:del w:id="1728" w:author="Giorgia" w:date="2023-03-11T17:30:00Z">
        <w:r w:rsidRPr="007F3E90" w:rsidDel="00F06A5F">
          <w:rPr>
            <w:rFonts w:ascii="Times New Roman" w:eastAsia="Times New Roman" w:hAnsi="Times New Roman" w:cs="Times New Roman"/>
            <w:sz w:val="24"/>
            <w:szCs w:val="24"/>
          </w:rPr>
          <w:delText>F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iamingi | o per dir meglio </w:t>
      </w:r>
      <w:ins w:id="1729" w:author="Giorgia" w:date="2023-03-11T17:30:00Z">
        <w:r w:rsidR="00F06A5F">
          <w:rPr>
            <w:rFonts w:ascii="Times New Roman" w:eastAsia="Times New Roman" w:hAnsi="Times New Roman" w:cs="Times New Roman"/>
            <w:sz w:val="24"/>
            <w:szCs w:val="24"/>
          </w:rPr>
          <w:t>h</w:t>
        </w:r>
      </w:ins>
      <w:del w:id="1730" w:author="Giorgia" w:date="2023-03-11T17:30:00Z">
        <w:r w:rsidRPr="007F3E90" w:rsidDel="00F06A5F">
          <w:rPr>
            <w:rFonts w:ascii="Times New Roman" w:eastAsia="Times New Roman" w:hAnsi="Times New Roman" w:cs="Times New Roman"/>
            <w:sz w:val="24"/>
            <w:szCs w:val="24"/>
          </w:rPr>
          <w:delText>H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olandesi. Scrissi intorno questo particolare de’ | bombardieri, et marinari quasi a mezo delle mie 2</w:t>
      </w:r>
      <w:r w:rsidRPr="007F3E9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de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lettere de’ | 13 marzo all’eccellentissimo Senato: onde questo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numero dei primi | cento vinti, et forse di altretanti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, che a parte a parte potessero | levarsi, et dei morti, et fuggiti non consumando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0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, li viveri nelle navi | con le quali sono venuti resta a sua Serenità questo avanzo, che | veniranno a servire per più che per dieci mesi essendo minore | il numero di quelli, che fanno il consumo. |</w:t>
      </w:r>
    </w:p>
    <w:p w14:paraId="32DDB0C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108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DD3496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Essendo in obligo li capitani dei vasselli mantener li marinari ordinarii | a sei soldi per giorno per il vito, et dieci per quelli mangiano dentro | alla camera di puppa fu stabilito che della medesima maniera | havessero a continuare per li detti dieci mesi, et mentre staranno | in servitio della Republica ben inteso però, che se li viveri, che dovera-|no comprar di là doppo spirato il tempo delli detti dieci mesi, | o doppo ’l consumo di essi viveri per l’avansamento, che se ne havesse | fatto costassero più di quello vagliono in questi paesi, che sua | Serenità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1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doverà haver risguardo a rifar li capitani delle navi | quanto alla spesa, essendosi essi presuposto, che al securo li | viveri costino più di là che di qua. |</w:t>
      </w:r>
    </w:p>
    <w:p w14:paraId="2DB424CD" w14:textId="2F2CC03D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Hanno come ho detto havuto ordine di far la sudetta provisione | per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1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dieci mesi </w:t>
      </w:r>
      <w:ins w:id="1744" w:author="Flavia Di Gi" w:date="2023-05-07T16:04:00Z">
        <w:r w:rsidR="00532AC9">
          <w:rPr>
            <w:rFonts w:ascii="Times New Roman" w:eastAsia="Times New Roman" w:hAnsi="Times New Roman" w:cs="Times New Roman"/>
            <w:sz w:val="24"/>
            <w:szCs w:val="24"/>
          </w:rPr>
          <w:t>[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per</w:t>
      </w:r>
      <w:ins w:id="1745" w:author="Flavia Di Gi" w:date="2023-05-07T16:04:00Z">
        <w:r w:rsidR="00532AC9">
          <w:rPr>
            <w:rFonts w:ascii="Times New Roman" w:eastAsia="Times New Roman" w:hAnsi="Times New Roman" w:cs="Times New Roman"/>
            <w:sz w:val="24"/>
            <w:szCs w:val="24"/>
          </w:rPr>
          <w:t>]</w:t>
        </w:r>
      </w:ins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1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li marinari, et tre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 li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soldati dell’Astenraedt | et così hanno affermato di haver essequito, et tanto caricato | nelle navi; onde essendosi pagati sette mesi cinque per li marinari | et doi per li soldati, ne restano ancor sei al compito numero | dei tredici. |</w:t>
      </w:r>
    </w:p>
    <w:p w14:paraId="72F4966D" w14:textId="5E5E93CD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Per li quali sei mesi dovendosi pagar di qua doverà venirne di là | la nota per quello potessero haver havuto li capitani a conto di | essi viveri dall’eccellentissimo signor Capitan generale altrimenti per il conto | mandato da me con le sudette lettere dei 14 essi viveri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importarebbono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per sei mesi essendo tutte le genti in esser | al numero di 1464 teste fiorini ottantaquattro mille, et | novantanove in circa che fanno ducati trenta tremilla sei | cento quaranta da lire 6 soldi 4 per ducato. |</w:t>
      </w:r>
    </w:p>
    <w:p w14:paraId="2C3BB82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Et per tanto per essi viveri, et per far sodisfar all’istanza di queste |</w:t>
      </w:r>
    </w:p>
    <w:p w14:paraId="0A14810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/ 108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FA64FEB" w14:textId="0A193B76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donne o famiglie de’ marinari bisogna necessariamente, che sua | Serenità mi rimetti denaro per quella quantità, che stimerà | propria, et necessaria a questa sodisfattione che sarà | anco col vantaggio della serenissima Republica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perché sarà meglio | pagar di qua cinquanta piacchi per un scudo da sette lire | moneta corrente, che di là sette lire per cinquanta piacchi | et per questo mi è stato fatto sempre apparere, et io l’ho | scritto all’eccellentissimo Senato, che manco denari, che dasse di | là alli marinari meglio sarebbe, et riuscirebbe di suo | maggior vantaggio: perché mi rimetterebbe il ducato a | cinquanta piacchi, et questi li pagarei come fossero scudi. |</w:t>
      </w:r>
    </w:p>
    <w:p w14:paraId="3A54BF91" w14:textId="481C74C8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Per il noleggio delle navi tutte sono sodisfatti li patronevoli | fino al terzo mese del denaro, che tenevo dalli signori dell’|Amiralità, et per il quarto, et quinto vado facendo le lettere | in vostra Serenità già ne ho fatto tre per le navi San Marco, | San Francisco et Li tre </w:t>
      </w:r>
      <w:ins w:id="1747" w:author="Giorgia" w:date="2023-03-10T18:32:00Z">
        <w:r w:rsidR="0065193C">
          <w:rPr>
            <w:rFonts w:ascii="Times New Roman" w:eastAsia="Times New Roman" w:hAnsi="Times New Roman" w:cs="Times New Roman"/>
            <w:sz w:val="24"/>
            <w:szCs w:val="24"/>
          </w:rPr>
          <w:t>r</w:t>
        </w:r>
      </w:ins>
      <w:del w:id="1748" w:author="Giorgia" w:date="2023-03-10T18:32:00Z">
        <w:r w:rsidRPr="007F3E90" w:rsidDel="0065193C">
          <w:rPr>
            <w:rFonts w:ascii="Times New Roman" w:eastAsia="Times New Roman" w:hAnsi="Times New Roman" w:cs="Times New Roman"/>
            <w:sz w:val="24"/>
            <w:szCs w:val="24"/>
          </w:rPr>
          <w:delText>R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e, et così andarò seguitando | con le restanti nove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1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sin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1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che sarò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1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ricercato per li detti quarto et quinto mese non | interrompendo l’ordine perché sua Serenità sappi a chi | et fino a che tempo sono pagati li noli di essi vasselli | et così possi di mese in mese andar sodisfacendo | di là poichè non può haver il cambio a più di | cinquanta piacchi per ducato. |</w:t>
      </w:r>
    </w:p>
    <w:p w14:paraId="6045E54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Tanto [ho]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1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stimato proprio et degno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1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della notitia della Serenità | vostra et al manchamento supplirà la sua singular | prudenza. |</w:t>
      </w:r>
    </w:p>
    <w:p w14:paraId="747AD40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725D41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109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rB /</w:t>
      </w:r>
    </w:p>
    <w:p w14:paraId="7146100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Informatione intorno ai viveri | soldo dei marinari, et noleggio | dei vasselli. |</w:t>
      </w:r>
    </w:p>
    <w:p w14:paraId="27E2CE8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Nella prima</w:t>
      </w:r>
      <w:r w:rsidRPr="007F3E9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431A5BE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36EB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109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 /</w:t>
      </w:r>
    </w:p>
    <w:p w14:paraId="66FC957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02FDD3C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cyan"/>
        </w:rPr>
      </w:pPr>
    </w:p>
    <w:p w14:paraId="5EB2A7A6" w14:textId="32C5B425" w:rsidR="000F5CF6" w:rsidRPr="00D528CE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  <w:rPrChange w:id="1766" w:author="Flavia Di Gi" w:date="2023-03-12T14:01:00Z">
            <w:rPr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r w:rsidRPr="00D528CE">
        <w:rPr>
          <w:rFonts w:ascii="Times New Roman" w:eastAsia="Times New Roman" w:hAnsi="Times New Roman" w:cs="Times New Roman"/>
          <w:iCs/>
          <w:sz w:val="24"/>
          <w:szCs w:val="24"/>
          <w:rPrChange w:id="1767" w:author="Flavia Di Gi" w:date="2023-03-12T14:01:00Z">
            <w:rPr>
              <w:rFonts w:ascii="Times New Roman" w:eastAsia="Times New Roman" w:hAnsi="Times New Roman" w:cs="Times New Roman"/>
              <w:iCs/>
              <w:sz w:val="24"/>
              <w:szCs w:val="24"/>
              <w:highlight w:val="yellow"/>
            </w:rPr>
          </w:rPrChange>
        </w:rPr>
        <w:t xml:space="preserve">/ 109bis </w:t>
      </w:r>
      <w:ins w:id="1768" w:author="Flavia Di Gi" w:date="2023-03-12T14:01:00Z">
        <w:r w:rsidR="00D528CE" w:rsidRPr="00D528CE">
          <w:rPr>
            <w:rFonts w:ascii="Times New Roman" w:eastAsia="Times New Roman" w:hAnsi="Times New Roman" w:cs="Times New Roman"/>
            <w:iCs/>
            <w:sz w:val="24"/>
            <w:szCs w:val="24"/>
            <w:rPrChange w:id="1769" w:author="Flavia Di Gi" w:date="2023-03-12T14:01:00Z"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yellow"/>
              </w:rPr>
            </w:rPrChange>
          </w:rPr>
          <w:t xml:space="preserve">r-v </w:t>
        </w:r>
      </w:ins>
      <w:r w:rsidRPr="00D528CE">
        <w:rPr>
          <w:rFonts w:ascii="Times New Roman" w:eastAsia="Times New Roman" w:hAnsi="Times New Roman" w:cs="Times New Roman"/>
          <w:iCs/>
          <w:sz w:val="24"/>
          <w:szCs w:val="24"/>
          <w:rPrChange w:id="1770" w:author="Flavia Di Gi" w:date="2023-03-12T14:01:00Z">
            <w:rPr>
              <w:rFonts w:ascii="Times New Roman" w:eastAsia="Times New Roman" w:hAnsi="Times New Roman" w:cs="Times New Roman"/>
              <w:iCs/>
              <w:sz w:val="24"/>
              <w:szCs w:val="24"/>
              <w:highlight w:val="yellow"/>
            </w:rPr>
          </w:rPrChange>
        </w:rPr>
        <w:t>/</w:t>
      </w:r>
    </w:p>
    <w:p w14:paraId="06D67F26" w14:textId="77777777" w:rsidR="000F5CF6" w:rsidRPr="00D528CE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  <w:rPrChange w:id="1771" w:author="Flavia Di Gi" w:date="2023-03-12T14:01:00Z">
            <w:rPr>
              <w:rFonts w:ascii="Times New Roman" w:hAnsi="Times New Roman" w:cs="Times New Roman"/>
              <w:sz w:val="24"/>
              <w:szCs w:val="24"/>
              <w:highlight w:val="yellow"/>
            </w:rPr>
          </w:rPrChange>
        </w:rPr>
      </w:pPr>
      <w:r w:rsidRPr="00D528CE">
        <w:rPr>
          <w:rFonts w:ascii="Times New Roman" w:eastAsia="Times New Roman" w:hAnsi="Times New Roman" w:cs="Times New Roman"/>
          <w:i/>
          <w:sz w:val="24"/>
          <w:szCs w:val="24"/>
          <w:rPrChange w:id="1772" w:author="Flavia Di Gi" w:date="2023-03-12T14:01:00Z">
            <w:rPr>
              <w:rFonts w:ascii="Times New Roman" w:eastAsia="Times New Roman" w:hAnsi="Times New Roman" w:cs="Times New Roman"/>
              <w:i/>
              <w:sz w:val="24"/>
              <w:szCs w:val="24"/>
              <w:highlight w:val="yellow"/>
            </w:rPr>
          </w:rPrChange>
        </w:rPr>
        <w:t>Carta tagliata non numerata</w:t>
      </w:r>
    </w:p>
    <w:p w14:paraId="6DD8983D" w14:textId="7CB8AE58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73" w:author="Flavia Di Gi" w:date="2023-03-12T14:02:00Z"/>
          <w:rFonts w:ascii="Times New Roman" w:eastAsia="Times New Roman" w:hAnsi="Times New Roman" w:cs="Times New Roman"/>
          <w:iCs/>
          <w:sz w:val="24"/>
          <w:szCs w:val="24"/>
          <w:highlight w:val="yellow"/>
        </w:rPr>
      </w:pPr>
    </w:p>
    <w:p w14:paraId="29554849" w14:textId="4B0212E9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74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75" w:author="Flavia Di Gi" w:date="2023-03-12T14:02:00Z">
        <w:r w:rsidRPr="007F3E90" w:rsidDel="00D528CE">
          <w:rPr>
            <w:rFonts w:ascii="Times New Roman" w:eastAsia="Times New Roman" w:hAnsi="Times New Roman" w:cs="Times New Roman"/>
            <w:iCs/>
            <w:sz w:val="24"/>
            <w:szCs w:val="24"/>
            <w:highlight w:val="yellow"/>
          </w:rPr>
          <w:delText>/ 110r</w:delText>
        </w:r>
        <w:r w:rsidRPr="007F3E90" w:rsidDel="00D528CE">
          <w:rPr>
            <w:rFonts w:ascii="Times New Roman" w:eastAsia="Times New Roman" w:hAnsi="Times New Roman" w:cs="Times New Roman"/>
            <w:i/>
            <w:sz w:val="24"/>
            <w:szCs w:val="24"/>
            <w:highlight w:val="yellow"/>
          </w:rPr>
          <w:delText xml:space="preserve"> </w:delText>
        </w:r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/</w:delText>
        </w:r>
      </w:del>
    </w:p>
    <w:p w14:paraId="47C2D031" w14:textId="6F923927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76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77" w:author="Flavia Di Gi" w:date="2023-03-12T14:02:00Z">
        <w:r w:rsidRPr="007F3E90" w:rsidDel="00D528CE">
          <w:rPr>
            <w:rFonts w:ascii="Times New Roman" w:eastAsia="Times New Roman" w:hAnsi="Times New Roman" w:cs="Times New Roman"/>
            <w:i/>
            <w:sz w:val="24"/>
            <w:szCs w:val="24"/>
            <w:highlight w:val="yellow"/>
          </w:rPr>
          <w:delText>Bianca</w:delText>
        </w:r>
      </w:del>
    </w:p>
    <w:p w14:paraId="17B9C012" w14:textId="57A7782A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78" w:author="Flavia Di Gi" w:date="2023-03-12T14:02:00Z"/>
          <w:rFonts w:ascii="Times New Roman" w:eastAsia="Times New Roman" w:hAnsi="Times New Roman" w:cs="Times New Roman"/>
          <w:i/>
          <w:sz w:val="24"/>
          <w:szCs w:val="24"/>
          <w:highlight w:val="yellow"/>
          <w:shd w:val="clear" w:color="auto" w:fill="FFFF00"/>
        </w:rPr>
      </w:pPr>
    </w:p>
    <w:p w14:paraId="4C0A24F7" w14:textId="3BD1A36F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79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80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/ 110</w:delText>
        </w:r>
        <w:r w:rsidRPr="007F3E90" w:rsidDel="00D528CE">
          <w:rPr>
            <w:rFonts w:ascii="Times New Roman" w:eastAsia="Times New Roman" w:hAnsi="Times New Roman" w:cs="Times New Roman"/>
            <w:iCs/>
            <w:sz w:val="24"/>
            <w:szCs w:val="24"/>
            <w:highlight w:val="yellow"/>
          </w:rPr>
          <w:delText>v</w:delText>
        </w:r>
        <w:r w:rsidRPr="007F3E90" w:rsidDel="00D528CE">
          <w:rPr>
            <w:rFonts w:ascii="Times New Roman" w:eastAsia="Times New Roman" w:hAnsi="Times New Roman" w:cs="Times New Roman"/>
            <w:i/>
            <w:sz w:val="24"/>
            <w:szCs w:val="24"/>
            <w:highlight w:val="yellow"/>
          </w:rPr>
          <w:delText xml:space="preserve"> </w:delText>
        </w:r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/</w:delText>
        </w:r>
      </w:del>
    </w:p>
    <w:p w14:paraId="3C38FAF0" w14:textId="2B7AEDF6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81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82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Al serenissimo principe di Venetia |</w:delText>
        </w:r>
      </w:del>
    </w:p>
    <w:p w14:paraId="70FF8F8B" w14:textId="21C50A80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83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84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n° 62 sola</w:delText>
        </w:r>
        <w:r w:rsidRPr="007F3E90" w:rsidDel="00D528CE">
          <w:rPr>
            <w:rStyle w:val="Rimandonotaapidipagina"/>
            <w:rFonts w:ascii="Times New Roman" w:eastAsia="Times New Roman" w:hAnsi="Times New Roman" w:cs="Times New Roman"/>
            <w:sz w:val="24"/>
            <w:szCs w:val="24"/>
            <w:highlight w:val="yellow"/>
          </w:rPr>
          <w:delText xml:space="preserve"> </w:delText>
        </w:r>
        <w:r w:rsidRPr="007F3E90" w:rsidDel="00D528CE">
          <w:rPr>
            <w:rFonts w:ascii="Times New Roman" w:hAnsi="Times New Roman" w:cs="Times New Roman"/>
            <w:sz w:val="24"/>
            <w:szCs w:val="24"/>
            <w:highlight w:val="yellow"/>
          </w:rPr>
          <w:delText>|</w:delText>
        </w:r>
      </w:del>
    </w:p>
    <w:p w14:paraId="1732B6D8" w14:textId="1F308C85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85" w:author="Flavia Di Gi" w:date="2023-03-12T14:02:00Z"/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</w:p>
    <w:p w14:paraId="0F9D2CF3" w14:textId="193CE5B4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86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87" w:author="Flavia Di Gi" w:date="2023-03-12T14:02:00Z">
        <w:r w:rsidRPr="007F3E90" w:rsidDel="00D528CE">
          <w:rPr>
            <w:rFonts w:ascii="Times New Roman" w:eastAsia="Times New Roman" w:hAnsi="Times New Roman" w:cs="Times New Roman"/>
            <w:bCs/>
            <w:i/>
            <w:iCs/>
            <w:sz w:val="24"/>
            <w:szCs w:val="24"/>
            <w:highlight w:val="yellow"/>
          </w:rPr>
          <w:delText>Sigillo</w:delText>
        </w:r>
      </w:del>
    </w:p>
    <w:p w14:paraId="1BD22DC3" w14:textId="5044D699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88" w:author="Flavia Di Gi" w:date="2023-03-12T14:02:00Z"/>
          <w:rFonts w:ascii="Times New Roman" w:eastAsia="Times New Roman" w:hAnsi="Times New Roman" w:cs="Times New Roman"/>
          <w:bCs/>
          <w:i/>
          <w:iCs/>
          <w:sz w:val="24"/>
          <w:szCs w:val="24"/>
          <w:highlight w:val="yellow"/>
        </w:rPr>
      </w:pPr>
    </w:p>
    <w:p w14:paraId="69325041" w14:textId="49A786C9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89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90" w:author="Flavia Di Gi" w:date="2023-03-12T14:02:00Z">
        <w:r w:rsidRPr="007F3E90" w:rsidDel="00D528CE">
          <w:rPr>
            <w:rFonts w:ascii="Times New Roman" w:eastAsia="Times New Roman" w:hAnsi="Times New Roman" w:cs="Times New Roman"/>
            <w:bCs/>
            <w:i/>
            <w:iCs/>
            <w:sz w:val="24"/>
            <w:szCs w:val="24"/>
            <w:highlight w:val="yellow"/>
          </w:rPr>
          <w:delText>Regesto antico</w:delText>
        </w:r>
      </w:del>
    </w:p>
    <w:p w14:paraId="4A3DB337" w14:textId="3AEA9D45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91" w:author="Flavia Di Gi" w:date="2023-03-12T14:02:00Z"/>
          <w:rFonts w:ascii="Times New Roman" w:eastAsia="Times New Roman" w:hAnsi="Times New Roman" w:cs="Times New Roman"/>
          <w:bCs/>
          <w:i/>
          <w:iCs/>
          <w:sz w:val="24"/>
          <w:szCs w:val="24"/>
          <w:highlight w:val="yellow"/>
        </w:rPr>
      </w:pPr>
    </w:p>
    <w:p w14:paraId="3C112A82" w14:textId="3C1D5D14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92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93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/ 110</w:delText>
        </w:r>
        <w:r w:rsidRPr="007F3E90" w:rsidDel="00D528CE">
          <w:rPr>
            <w:rFonts w:ascii="Times New Roman" w:eastAsia="Times New Roman" w:hAnsi="Times New Roman" w:cs="Times New Roman"/>
            <w:iCs/>
            <w:sz w:val="24"/>
            <w:szCs w:val="24"/>
            <w:highlight w:val="yellow"/>
          </w:rPr>
          <w:delText xml:space="preserve">vC </w:delText>
        </w:r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/</w:delText>
        </w:r>
      </w:del>
    </w:p>
    <w:p w14:paraId="79989BC8" w14:textId="3CFF3277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94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95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23 settembre 1618 ricevute a’ 10 ottobre |</w:delText>
        </w:r>
      </w:del>
    </w:p>
    <w:p w14:paraId="6E9D50B3" w14:textId="1D8E582E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96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97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Haia sola n° 62. |</w:delText>
        </w:r>
      </w:del>
    </w:p>
    <w:p w14:paraId="242DC569" w14:textId="4E3B0A93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798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799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Ha ricevuto il conto dall’Amiralità di | Ansterdam ma non li documenti: lo farà | traddur dal fiamengo, e lo invierà. |</w:delText>
        </w:r>
      </w:del>
    </w:p>
    <w:p w14:paraId="0AFB13A8" w14:textId="1C4F39EC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00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01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Manda conto del dar et haver delli capitani | delle navi et simili ha mandato al Capitano generale. |</w:delText>
        </w:r>
      </w:del>
    </w:p>
    <w:p w14:paraId="5D2DC495" w14:textId="22B0F37E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02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03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Li signori di Ansterdam haverano scritto | all’armiraglio che notifichi il numero | de’ morti, la quantità del danaro da dar | alle loro fameglie per li marinari capitani | et gl’altri de Roterdam e Nortlandia | anco serveranno per far dar li medesimi ordini | di dar danaro alle</w:delText>
        </w:r>
        <w:r w:rsidRPr="007F3E90" w:rsidDel="00D528CE">
          <w:rPr>
            <w:rStyle w:val="Rimandonotaapidipagina"/>
            <w:rFonts w:ascii="Times New Roman" w:hAnsi="Times New Roman" w:cs="Times New Roman"/>
            <w:sz w:val="24"/>
            <w:szCs w:val="24"/>
            <w:highlight w:val="yellow"/>
          </w:rPr>
          <w:footnoteReference w:id="518"/>
        </w:r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 xml:space="preserve"> fameglie. |</w:delText>
        </w:r>
      </w:del>
    </w:p>
    <w:p w14:paraId="3FDB7CF1" w14:textId="00ACC08F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09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10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Quanto ai viveri</w:delText>
        </w:r>
        <w:r w:rsidRPr="007F3E90" w:rsidDel="00D528CE">
          <w:rPr>
            <w:rStyle w:val="Rimandonotaapidipagina"/>
            <w:rFonts w:ascii="Times New Roman" w:hAnsi="Times New Roman" w:cs="Times New Roman"/>
            <w:sz w:val="24"/>
            <w:szCs w:val="24"/>
            <w:highlight w:val="yellow"/>
          </w:rPr>
          <w:footnoteReference w:id="519"/>
        </w:r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 xml:space="preserve"> anco è necessario | che si veda distinta nota. |</w:delText>
        </w:r>
      </w:del>
    </w:p>
    <w:p w14:paraId="62550A35" w14:textId="59449ED6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16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17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L’armiraglio ha scritto per il danno | patito nel guasto de’ viveri per il conflitto | ricercato raccomandandomi anco per il suo stipendio. |</w:delText>
        </w:r>
      </w:del>
    </w:p>
    <w:p w14:paraId="7375793A" w14:textId="5286B134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18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19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 xml:space="preserve">Fa anco il Chercoven instanza di </w:delText>
        </w:r>
        <w:r w:rsidRPr="007F3E90" w:rsidDel="00D528CE">
          <w:rPr>
            <w:rFonts w:ascii="Times New Roman" w:eastAsia="Times New Roman" w:hAnsi="Times New Roman" w:cs="Times New Roman"/>
            <w:bCs/>
            <w:sz w:val="24"/>
            <w:szCs w:val="24"/>
            <w:highlight w:val="yellow"/>
          </w:rPr>
          <w:delText>refac(iment)o</w:delText>
        </w:r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 xml:space="preserve"> | per li viveri consumati da soldati dell’| Ansteraedet, nelle navi. |</w:delText>
        </w:r>
      </w:del>
    </w:p>
    <w:p w14:paraId="7CB8AE70" w14:textId="30EF1AEA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20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21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Le lamentazioni de’ soldati sono state per | haver havuto a Corfù solo 500 ducati | ma sono poi sodisfatti del buon trattamento | havuto dal Capitano general. |</w:delText>
        </w:r>
      </w:del>
    </w:p>
    <w:p w14:paraId="5408EF01" w14:textId="5425D34D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22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23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Manda copia di lettere da quali si cava | non esser bene de haver hora quello | può tocar alli proprietarii de’ vasselli | ma si può tener conto, e farlo, in fine | del servitio nel resto della lettera si | riporta. |</w:delText>
        </w:r>
      </w:del>
    </w:p>
    <w:p w14:paraId="75C5DDFD" w14:textId="7CFA21D1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24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25" w:author="Flavia Di Gi" w:date="2023-03-12T14:02:00Z">
        <w:r w:rsidRPr="007F3E90" w:rsidDel="00D528CE">
          <w:rPr>
            <w:rFonts w:ascii="Times New Roman" w:eastAsia="Times New Roman" w:hAnsi="Times New Roman" w:cs="Times New Roman"/>
            <w:bCs/>
            <w:sz w:val="24"/>
            <w:szCs w:val="24"/>
            <w:highlight w:val="yellow"/>
            <w:shd w:val="clear" w:color="auto" w:fill="FFFF00"/>
          </w:rPr>
          <w:delText>L. R.t SS. |</w:delText>
        </w:r>
      </w:del>
    </w:p>
    <w:p w14:paraId="7DA93489" w14:textId="78E1ADAE" w:rsidR="005F4435" w:rsidDel="00D528CE" w:rsidRDefault="000F5CF6" w:rsidP="007F3E90">
      <w:pPr>
        <w:pStyle w:val="Standard"/>
        <w:snapToGrid w:val="0"/>
        <w:spacing w:line="240" w:lineRule="auto"/>
        <w:jc w:val="both"/>
        <w:rPr>
          <w:del w:id="1826" w:author="Flavia Di Gi" w:date="2023-03-12T14:02:00Z"/>
          <w:rFonts w:ascii="Times New Roman" w:eastAsia="Times New Roman" w:hAnsi="Times New Roman" w:cs="Times New Roman"/>
          <w:sz w:val="24"/>
          <w:szCs w:val="24"/>
          <w:highlight w:val="yellow"/>
        </w:rPr>
      </w:pPr>
      <w:del w:id="1827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/ 110vD /</w:delText>
        </w:r>
      </w:del>
    </w:p>
    <w:p w14:paraId="42E230F1" w14:textId="5C07E754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28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29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Aviso di altre lettere di cambio. |</w:delText>
        </w:r>
      </w:del>
    </w:p>
    <w:p w14:paraId="7A7C551B" w14:textId="2DCD6030" w:rsidR="000F5CF6" w:rsidRPr="007F3E90" w:rsidDel="00D528CE" w:rsidRDefault="000F5CF6" w:rsidP="007F3E90">
      <w:pPr>
        <w:pStyle w:val="Standard"/>
        <w:snapToGrid w:val="0"/>
        <w:spacing w:line="240" w:lineRule="auto"/>
        <w:jc w:val="both"/>
        <w:rPr>
          <w:del w:id="1830" w:author="Flavia Di Gi" w:date="2023-03-12T14:02:00Z"/>
          <w:rFonts w:ascii="Times New Roman" w:hAnsi="Times New Roman" w:cs="Times New Roman"/>
          <w:sz w:val="24"/>
          <w:szCs w:val="24"/>
          <w:highlight w:val="yellow"/>
        </w:rPr>
      </w:pPr>
      <w:del w:id="1831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>Manda tradution de lettere del Christianissimo | data a’ signori Stati dall’ambasciator | si fermerà monsignor de Boisise tutto | il verno crede per dubio del Christianissimo | che nel sinodo si faci unioni | pregiudiciali alla sua aleanza | prencipe Mauritio di partenza | per Nortlandia. |</w:delText>
        </w:r>
      </w:del>
    </w:p>
    <w:p w14:paraId="768ACC4B" w14:textId="1FDFE2F4" w:rsidR="005F4435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  <w:sectPr w:rsidR="005F4435" w:rsidSect="007F3E90">
          <w:headerReference w:type="default" r:id="rId19"/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  <w:del w:id="1832" w:author="Flavia Di Gi" w:date="2023-03-12T14:02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yellow"/>
          </w:rPr>
          <w:delText xml:space="preserve">Monsignor Bernvel non è stato | essaminato. Si attende | al secretario l’ambasciator di | Francia non ne parla. </w:delText>
        </w:r>
        <w:r w:rsidRPr="007F3E90" w:rsidDel="00D528CE">
          <w:rPr>
            <w:rFonts w:ascii="Times New Roman" w:eastAsia="Times New Roman" w:hAnsi="Times New Roman" w:cs="Times New Roman"/>
            <w:sz w:val="24"/>
            <w:szCs w:val="24"/>
            <w:highlight w:val="cyan"/>
          </w:rPr>
          <w:delText>|</w:delText>
        </w:r>
      </w:del>
    </w:p>
    <w:p w14:paraId="6E43B488" w14:textId="5A43CFE1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n.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3671ACE2" w14:textId="160C1CF9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30 settembre 1618, L’Aia (cc. 111r-114v, 122bis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r-123v)</w:t>
      </w:r>
    </w:p>
    <w:p w14:paraId="42022E1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AF404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111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642FEA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63 sola |</w:t>
      </w:r>
    </w:p>
    <w:p w14:paraId="732F177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50EA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Serenissimo Principe |</w:t>
      </w:r>
    </w:p>
    <w:p w14:paraId="0730A47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con le mie lettere dei 23 inviai alla Serenità vostra l’estratto di quanto era | stato pagato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 di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qua alli capitani delle navi, et una simil copia | haverà anco colla replicata delle medesime lettere. Mandai martedì per | doi dei miei a Roterdam quattromilla novanta fiorini, che mi | ricercorono quei signori dell’Amiralità per saldo del conto; ma nel | scrivermi la ricevuta del detto denaro mi hanno aggiunto esser | stato fatto errore nel computo poiché ancor vi bisognerà da | mille trecento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2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fiorini per complir a tutta la summa debita; | et mi risolvo di sodisfar all’error della loro instanza poiché | questo è denaro promesso, et obligato, et si conta senza | pregiudicio di vostra Serenità; et per tanto alli tre capitani delle tre navi di | Roterdam bisognerà dar debito di più dello scritto del sudetto de-|naro ognuno per la parte sua; et come nell’aggiunto | foglio per calcular poi colla summa intera. |</w:t>
      </w:r>
    </w:p>
    <w:p w14:paraId="70233EA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 il Chercoven scritto alli signori dell’Amiralità dei medesimi concetti che ha | scritto a me, et ho significato riverentemente la passata setti-|mana a vostra Serenità instando questi doi punti l’uno, che per essersi così | ben portati contra Spagnuoli li fosse dato un mese di paga; | l’altro, che havessero accrescimento del pagamento dei viveri per | giornata principalmente quanto ai soldati, overo esserne scarichi; | et insta a detti signori che si compiacciano raccomandar lui, et li capitani | delle altre navi a vostra Serenità. Detti signori hanno spedito a me perché | mi contenti a nome loro di far l’ufficio, et io li ho fatto |</w:t>
      </w:r>
    </w:p>
    <w:p w14:paraId="132868F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111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04E7CDB" w14:textId="0BBA66E2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risponder, che sue Signorie si assicurassero, che quei capitani haverebbero | ricevuta ogni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conveniente sodisfattione. |</w:t>
      </w:r>
    </w:p>
    <w:p w14:paraId="2E18A3D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Tutte queste Amiralità mi fanno capitar replicate instanze, ch’io | condiscendi a dar loro denaro per contentar in qualche maniera | le mogli, figlioli, o amici di quei matelotti; et io m’iscuso non | poterlo fare perché non ho sicurezza quali dei loro mariti o parenti | siano in vita. Ben mi accorgo, che detti signori vorrebbono esser liberi | dall’importunità di queste donne, et con modesto pretesto par | che risolverebono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2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anco volontieri scaricar tutto questo diluvio | sopra di me; et per tanto haverei gusto, che venissero li roli, | et l’ordine di vostra Serenità di esborsar denaro, et attenderò il tutto | con desiderio. |</w:t>
      </w:r>
    </w:p>
    <w:p w14:paraId="1A4E8456" w14:textId="77777777" w:rsidR="00D528CE" w:rsidRDefault="000F5CF6" w:rsidP="007F3E90">
      <w:pPr>
        <w:pStyle w:val="Standard"/>
        <w:snapToGrid w:val="0"/>
        <w:spacing w:line="240" w:lineRule="auto"/>
        <w:jc w:val="both"/>
        <w:rPr>
          <w:ins w:id="1839" w:author="Flavia Di Gi" w:date="2023-03-12T14:04:00Z"/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Da martedì in qua è, che il signor principe Mauritio si trova absente | dall’Haya. Continua l’Eccellenza sua in virtù della patente successiva a | quella del padre, che tiene di governator della provincia di Holanda, a | cambiar, et riformar di città in città li magistrati, mettendo | in essi di quelli, che stima proprii alla sua intentione, che | procura di far apparer ad ognuno drizzata al beneficio della | </w:t>
      </w:r>
      <w:del w:id="1840" w:author="Giorgia" w:date="2023-03-10T19:21:00Z">
        <w:r w:rsidRPr="007F3E90" w:rsidDel="00A27FB1">
          <w:rPr>
            <w:rFonts w:ascii="Times New Roman" w:eastAsia="Times New Roman" w:hAnsi="Times New Roman" w:cs="Times New Roman"/>
            <w:sz w:val="24"/>
            <w:szCs w:val="24"/>
          </w:rPr>
          <w:delText>p</w:delText>
        </w:r>
      </w:del>
      <w:ins w:id="1841" w:author="Giorgia" w:date="2023-03-10T19:21:00Z">
        <w:r w:rsidR="00A27FB1">
          <w:rPr>
            <w:rFonts w:ascii="Times New Roman" w:eastAsia="Times New Roman" w:hAnsi="Times New Roman" w:cs="Times New Roman"/>
            <w:sz w:val="24"/>
            <w:szCs w:val="24"/>
          </w:rPr>
          <w:t>P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atria, al riestabilir la quiete, et al mantenimento della libertà.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52577C" w14:textId="03A2DEEB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del w:id="1842" w:author="Flavia Di Gi" w:date="2023-03-12T14:04:00Z">
        <w:r w:rsidRPr="007F3E90" w:rsidDel="00D528CE">
          <w:rPr>
            <w:rFonts w:ascii="Times New Roman" w:eastAsia="Times New Roman" w:hAnsi="Times New Roman" w:cs="Times New Roman"/>
            <w:sz w:val="24"/>
            <w:szCs w:val="24"/>
          </w:rPr>
          <w:br/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Gli esclusi non l’intendono così, né tale l’intendono li dipendenti | loro; ma veggono ben anco, che a loro viene impugnato dalla | malevolenza dei borghesi, onde l’auttorità si fa anco maggiore | et massime, ch’ella è fomentata dal calore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dei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Stati </w:t>
      </w:r>
      <w:ins w:id="1843" w:author="Giorgia" w:date="2023-03-11T17:02:00Z">
        <w:r w:rsidR="0047333E">
          <w:rPr>
            <w:rFonts w:ascii="Times New Roman" w:eastAsia="Times New Roman" w:hAnsi="Times New Roman" w:cs="Times New Roman"/>
            <w:sz w:val="24"/>
            <w:szCs w:val="24"/>
          </w:rPr>
          <w:t>G</w:t>
        </w:r>
      </w:ins>
      <w:del w:id="1844" w:author="Giorgia" w:date="2023-03-11T17:02:00Z">
        <w:r w:rsidRPr="007F3E90" w:rsidDel="0047333E">
          <w:rPr>
            <w:rFonts w:ascii="Times New Roman" w:eastAsia="Times New Roman" w:hAnsi="Times New Roman" w:cs="Times New Roman"/>
            <w:sz w:val="24"/>
            <w:szCs w:val="24"/>
          </w:rPr>
          <w:delText>g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enerali, |</w:t>
      </w:r>
    </w:p>
    <w:p w14:paraId="2BF2E48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112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034BBA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che assentono alla depositione di alcuni particolari dei magistrati, che | hanno havuta parte nei passati disturbi; o almeno imputati di | havervi tenuta la mano. |</w:t>
      </w:r>
    </w:p>
    <w:p w14:paraId="221096A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Uno di questi giorni fu a mia visitatione il signor principe Henrico fratello | di sua Eccellentia, et cadendo in discorso di queste differenze disse, piaccia | a Dio, che questo che va facendo mio fratello sia il vero rimedio | molti restano disgustati, et per consequente si concentra l’odio non | solo nei deposti, ma nei parenti, et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negl’adherenti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. Camina | bene, è vero, mio fratello con sincerità, et con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affetto verso il | servitio di questa Patria; ma non vi mancano di quelli, che | interpretano sinistramente: Tant’è (replicò) questo è stimato | il buon rimedio, si può anco presuporlo, et io vorrei, che così fosse. | Parla della medesima maniera anco il conte Guglielmo Ma non | restano alcuni spiriti di voler far calcolo sopra l’auttorità di sua Eccellenza con | mettervi a conto l’armi, che ha in mano, il </w:t>
      </w:r>
      <w:r w:rsidRPr="00F06A5F">
        <w:rPr>
          <w:rFonts w:ascii="Times New Roman" w:eastAsia="Times New Roman" w:hAnsi="Times New Roman" w:cs="Times New Roman"/>
          <w:sz w:val="24"/>
          <w:szCs w:val="24"/>
          <w:highlight w:val="yellow"/>
          <w:rPrChange w:id="1845" w:author="Giorgia" w:date="2023-03-11T17:24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g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overno, che ha | in generale di tutto il Paese, il particolare che è subdiviso alla | casa, et tutto ridotto insieme si forma una summa di | pensieri, che tendino alla superiorità col caldo che potesse | haver dall’Inghilterra, et in consequenza dal re di Danimarca | non totalmente amico ai signori Stati, et dal Palatino a cui l’Eccelenza sua è zio. | Queste considerationi si fanno, et io dal concetto d’altri formò | l’argomento, che molto bene il signor Principe doverà guardarsi | di haver simil fini, et massime con questi popoli già avezzi a |</w:t>
      </w:r>
    </w:p>
    <w:p w14:paraId="7170E82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112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1386E554" w14:textId="77777777" w:rsidR="000F5CF6" w:rsidRPr="007F3E90" w:rsidRDefault="000F5CF6" w:rsidP="007F3E90">
      <w:pPr>
        <w:pStyle w:val="Standard"/>
        <w:tabs>
          <w:tab w:val="left" w:pos="3544"/>
        </w:tabs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governar, et che si stimano in possesso di un’assoluta libertà. Et certo | ha ben occasione di star anco avvertito, et haver cura alla sua | vita, che non li sia insidiata; havendomi il medesimo signor principe Henrico | detto, che bisogna che l’Eccellenza sua si guardi, et che tuttavia ella non du-|bitava. |</w:t>
      </w:r>
    </w:p>
    <w:p w14:paraId="3918942B" w14:textId="77777777" w:rsidR="000F5CF6" w:rsidRPr="007F3E90" w:rsidRDefault="000F5CF6" w:rsidP="007F3E90">
      <w:pPr>
        <w:pStyle w:val="Standard"/>
        <w:tabs>
          <w:tab w:val="left" w:pos="3544"/>
        </w:tabs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Hanno li signori Stati fatto venir di di</w:t>
      </w:r>
      <w:r w:rsidRPr="007F3E9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*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Gheldria un fiscale stimato assai; | di Harlem anco è venuto un huomo di buon spirito, et qualche altri | sono venuti, et si aspettano perché habbino ad essaminar monsignor | Bernvelt, et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gl’altri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>. |</w:t>
      </w:r>
    </w:p>
    <w:p w14:paraId="7EF9087D" w14:textId="77777777" w:rsidR="000F5CF6" w:rsidRPr="007F3E90" w:rsidRDefault="000F5CF6" w:rsidP="007F3E90">
      <w:pPr>
        <w:pStyle w:val="Standard"/>
        <w:tabs>
          <w:tab w:val="left" w:pos="3544"/>
        </w:tabs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Hier l’altro fu essaminato ancora il già secretario di Utrechet, et parmi | haver inteso, che sin allhora non havevano cavato tanto, che | haverebbono voluto. Et egli per troncar il corso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agl’essami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s’è | risoluto la notte troncar a sé medesimo la vita. La sera doppo | haver cenato, et fatte le sue orationi col figliolo, che gli era | stato concesso in prigione per governarlo, essendo poco lontano | dall’età settuagenaria disse ad esso suo figliolo, che se la notte | l’havesse sentito levare non si movesse: perché forse la natura lo | haverebbe aiutato quello che ’l giorno non haveva fatto. Così | levò verso le doi hore appresso la meza notte, et con un temprino | si è forrato l’umbilico, et con un cortello si è tagliate le | canne della gola; onde da queste doi mortali ferite in breve | spatio di tempo con terrore del figliolo et delle guardie ha finiti i | suoi giorni. È il caso riuscito di stupir ad ognuno. Il signor conte |</w:t>
      </w:r>
    </w:p>
    <w:p w14:paraId="32C79F91" w14:textId="77777777" w:rsidR="000F5CF6" w:rsidRPr="007F3E90" w:rsidRDefault="000F5CF6" w:rsidP="007F3E90">
      <w:pPr>
        <w:pStyle w:val="Standard"/>
        <w:tabs>
          <w:tab w:val="left" w:pos="3544"/>
        </w:tabs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113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F4156C4" w14:textId="77777777" w:rsidR="000F5CF6" w:rsidRPr="007F3E90" w:rsidRDefault="000F5CF6" w:rsidP="007F3E90">
      <w:pPr>
        <w:pStyle w:val="Standard"/>
        <w:tabs>
          <w:tab w:val="left" w:pos="3544"/>
        </w:tabs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Guglielmo ne fu avvertito in una medesima hora al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2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letto, che levato ha | ispedito immediate l’avviso al signor principe Mauritio. Et hier mattina di | buon hora ridotisi li signori Stati hanno ispedito a cadauna Provincia l’accidente. |</w:t>
      </w:r>
    </w:p>
    <w:p w14:paraId="78AA75EA" w14:textId="77777777" w:rsidR="000F5CF6" w:rsidRPr="007F3E90" w:rsidRDefault="000F5CF6" w:rsidP="007F3E90">
      <w:pPr>
        <w:pStyle w:val="Standard"/>
        <w:tabs>
          <w:tab w:val="left" w:pos="3544"/>
        </w:tabs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Questo atto in un vecchio di tanta età da alcuni viene stimato di pusila-|nimità; ma si risolve insieme ad atto di disperatione, la quale alla | commune rende tanto più sospetto l’attioni degl altri, che sono pri-|gioni. Si è fatta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immediate espressissima difesa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, che non pervenga a notitia | del signor Bernvelt né degl’altri doi questa morte.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Tuttavia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mutandosi ogn</w:t>
      </w:r>
      <w:del w:id="1849" w:author="Giorgia" w:date="2023-03-11T12:03:00Z">
        <w:r w:rsidRPr="007F3E90" w:rsidDel="00A94001">
          <w:rPr>
            <w:rFonts w:ascii="Times New Roman" w:eastAsia="Times New Roman" w:hAnsi="Times New Roman" w:cs="Times New Roman"/>
            <w:sz w:val="24"/>
            <w:szCs w:val="24"/>
          </w:rPr>
          <w:delText>’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hora le guardie è impossibile, che non ne siano fatti consapevoli. Alcuni dicono, che sia bene per loro, altri che sia male; et tutti discorrono a suo modo; et che questo infelice habbi voluto più tosto finir la vita di tal maniera, che aspettar il tormento, che forse se le preparava; ma come si sia il fatto ha reso ad ognuno stupore, et meraviglia insieme. |</w:t>
      </w:r>
    </w:p>
    <w:p w14:paraId="3E7A949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È stato in particolare spedito un commissario a Utrechet, così crede che sia per assicurar il fisco circa li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beni;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né si sa ancora quello si risolverà del corpo. |</w:t>
      </w:r>
    </w:p>
    <w:p w14:paraId="7FA3EF3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Alle lettere del Re christianissimo, et alla propositione di monsignor di Boisise | hanno questi signori corrisposto in scrittura, et contiene in sostanza | un largo, et pieno complimento con rendimenti di gratie del | pensiero, che sua Maestà christianissima prende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degl’affari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di questo Stato. | Aggiungono dolersi vivamente delle relationi capitate alle orrecchie | di sua Maestà, che le cose di questo Paese fossero in così |</w:t>
      </w:r>
    </w:p>
    <w:p w14:paraId="4F1D53A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113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31EB72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notabil disordine, come le erano state rappresentate, et havevano | data materia al Re di tanto timore; che quanto alle cose del gover-|no politico colla prudenza, et destrezza del principe Mauritio si | andavano riducendo a termine d’una publica, et commune quiete; | ben quanto alla materia di religione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restavano delle differenze | ad accommodarsi, et tenevano il rimedio del sinodo molto a | proposito per pervenire a quanto si desiderava; ma essendovi | bisogno di aiuto si desiderava, che sua Maestà ve lo contribuisse, pregan-|dola per tanto a compiacersi che alcuni ministri predicanti | della Francia suoi sudditi, et de’ più prudenti colla buona gratia | sua venissero ad assister al sudetto sinodo; et a trovar insieme | con gl’altri ripiego a questo male, che travagliava le conscienze | et che in tanto li signori Stati si sarebbono valsi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2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ove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2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, et quando | il bisogno l’havesse ricercato del consiglio, et della prudenza di monsignor | di Boisise, et di monsignor di Murier suoi ambasciatori; Et infine | pregamo li medesimi ambasciatori a portar l’ufficio in conformità appresso | la Maestà sua. |</w:t>
      </w:r>
    </w:p>
    <w:p w14:paraId="3C66628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Vandermil doppo esser stato qualche giorno alla corte di Parigi, et | vedendo forse non provar incontro al suo desiderio, né esser ben | intese l’instanze, che fu presuposto dovesse fare si è risoluto | di ritornar in questi paesi: non è però arrivato, che in Anversa | di là ha scritto al Consiglio di Stato, del corpo del quale egli è. Scrive | che essendo in risolutione di ritornarsene qui da buoni suoi amici |</w:t>
      </w:r>
    </w:p>
    <w:p w14:paraId="3EDF012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114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C3C17C7" w14:textId="765CB22A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era stato consigliato trattenersi; onde egli accetando il consiglio | sarebbe stato absente ancora per quattro, o cinque settimane, et | che lo scriveva a sue Signorie perché fosse con sua buona licenza, et sapessero | perché si tratteneva absente. Risposta non gli è stata data; | anzi in un medesimo tempo è uscito un decreto dalli signori Stati </w:t>
      </w:r>
      <w:ins w:id="1857" w:author="Giorgia" w:date="2023-03-11T16:17:00Z">
        <w:r w:rsidR="001225D1">
          <w:rPr>
            <w:rFonts w:ascii="Times New Roman" w:eastAsia="Times New Roman" w:hAnsi="Times New Roman" w:cs="Times New Roman"/>
            <w:sz w:val="24"/>
            <w:szCs w:val="24"/>
          </w:rPr>
          <w:t>G</w:t>
        </w:r>
      </w:ins>
      <w:del w:id="1858" w:author="Giorgia" w:date="2023-03-11T16:17:00Z">
        <w:r w:rsidRPr="007F3E90" w:rsidDel="001225D1">
          <w:rPr>
            <w:rFonts w:ascii="Times New Roman" w:eastAsia="Times New Roman" w:hAnsi="Times New Roman" w:cs="Times New Roman"/>
            <w:sz w:val="24"/>
            <w:szCs w:val="24"/>
          </w:rPr>
          <w:delText>g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enerali, | che prohibisce al detto Consiglio di Stato il riceverlo nella loro assem-|blea prima che non habbino sodisfattione da esso. Di maniera | che s’è stato prudente nel non venir avanti; prudentissimo | sarà anco tenuto se eviterà la furia de’ primi empiti con | star di qua lontano. |</w:t>
      </w:r>
    </w:p>
    <w:p w14:paraId="7868E244" w14:textId="7D6878BD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Nel mezo di queste combustioni non lascia l’interesse dei mercanti | di proporre, et solecitar qualche risolutione sopra il viag-|gio dell’Indie Occidentali; in tanto che li commissarii de-|putati dai signori Stati sopra questo negotio hanno scritto alle | Provincie per il loro avviso;</w:t>
      </w:r>
      <w:ins w:id="1859" w:author="Flavia Di Gi" w:date="2023-04-02T16:17:00Z">
        <w:r w:rsidR="007E749C" w:rsidRPr="007E749C">
          <w:rPr>
            <w:rStyle w:val="Rimandonotaapidipagina"/>
            <w:rFonts w:ascii="Times New Roman" w:hAnsi="Times New Roman" w:cs="Times New Roman"/>
            <w:sz w:val="24"/>
            <w:szCs w:val="24"/>
          </w:rPr>
          <w:t xml:space="preserve"> </w:t>
        </w:r>
        <w:r w:rsidR="007E749C" w:rsidRPr="007F3E90">
          <w:rPr>
            <w:rStyle w:val="Rimandonotaapidipagina"/>
            <w:rFonts w:ascii="Times New Roman" w:hAnsi="Times New Roman" w:cs="Times New Roman"/>
            <w:sz w:val="24"/>
            <w:szCs w:val="24"/>
          </w:rPr>
          <w:footnoteReference w:id="525"/>
        </w:r>
      </w:ins>
      <w:del w:id="1862" w:author="Flavia Di Gi" w:date="2023-05-07T19:58:00Z">
        <w:r w:rsidRPr="007F3E90" w:rsidDel="00E806FB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ins w:id="1863" w:author="Flavia Di Gi" w:date="2023-05-07T19:58:00Z">
        <w:r w:rsidR="00E806FB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et</w:t>
      </w:r>
      <w:ins w:id="1864" w:author="Flavia Di Gi" w:date="2023-04-02T16:17:00Z">
        <w:r w:rsidR="007E749C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del w:id="1865" w:author="Flavia Di Gi" w:date="2023-04-02T16:17:00Z">
        <w:r w:rsidRPr="007F3E90" w:rsidDel="007E749C">
          <w:rPr>
            <w:rStyle w:val="Rimandonotaapidipagina"/>
            <w:rFonts w:ascii="Times New Roman" w:hAnsi="Times New Roman" w:cs="Times New Roman"/>
            <w:sz w:val="24"/>
            <w:szCs w:val="24"/>
          </w:rPr>
          <w:footnoteReference w:id="526"/>
        </w:r>
        <w:r w:rsidRPr="007F3E90" w:rsidDel="007E749C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si tiene fermo, che | habbi ad andarsi avanti. Si tratta del deposito del denaro, | et de’ contribuenti; et si è venuto fino a questo, che li | signori Stati daranno vinti navi da guerra dichiarandosi però | dall’universale che l’intentione non sia di voler intorbidar il | dominio del re di Spagna; ma passar innanti in quelle | parti ove egli non ha che fare; et in luoco che è assai spa-|tioso per chi ha disegno d’intraprendere. Alcuni lo giudi-|cano pretesto per regolarsi secondo l’accidente, et sul fatto |</w:t>
      </w:r>
    </w:p>
    <w:p w14:paraId="6ABD34A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114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799BE8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et altri l’interpretano finezza per dar gelosia allo Spagnuolo. |</w:t>
      </w:r>
    </w:p>
    <w:p w14:paraId="602E8B3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Ho fatte lettere sotto questo giorno alli compartecipi del vassello | San Christofforo ch’è l’ultimo delli dodici. Sono per il 4</w:t>
      </w:r>
      <w:r w:rsidRPr="007F3E9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to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et | quinto mese per mille novecento vinti ducati in banco da | pagarsi alli magnifici Clas Classen Houtyn, Gisbert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2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de Coninck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2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, | Hendrick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2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van Luytsen partecipi di essa nave, o a chi | essi ordineranno in piedi delle mie lettere a loro date. |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Non ho havute con questo ordinario lettere della Serenità vostra. Gratie etc.</w:t>
      </w:r>
      <w:r w:rsidRPr="007F3E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74A0B9D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0651A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Dall’Haya li 30 settembre 1618 |</w:t>
      </w:r>
    </w:p>
    <w:p w14:paraId="6E77913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di vostra Serenità |</w:t>
      </w:r>
    </w:p>
    <w:p w14:paraId="7C0BD0F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humilissimo, et devotissimo servitore |</w:t>
      </w:r>
    </w:p>
    <w:p w14:paraId="6C5D4F4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Christofforo Suriano |</w:t>
      </w:r>
    </w:p>
    <w:p w14:paraId="52B6464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B21D21" w14:textId="51A29900" w:rsidR="000F5CF6" w:rsidRPr="007F3E90" w:rsidRDefault="00D528CE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ins w:id="1880" w:author="Flavia Di Gi" w:date="2023-03-12T14:04:00Z">
        <w:r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/</w:t>
        </w:r>
      </w:ins>
      <w:del w:id="1881" w:author="Flavia Di Gi" w:date="2023-03-12T14:04:00Z">
        <w:r w:rsidR="000F5CF6" w:rsidRPr="007F3E90" w:rsidDel="00D528CE">
          <w:rPr>
            <w:rFonts w:ascii="Times New Roman" w:eastAsia="Times New Roman" w:hAnsi="Times New Roman" w:cs="Times New Roman"/>
            <w:sz w:val="24"/>
            <w:szCs w:val="24"/>
          </w:rPr>
          <w:delText>/</w:delText>
        </w:r>
      </w:del>
      <w:r w:rsidR="000F5CF6" w:rsidRPr="007F3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5CF6" w:rsidRPr="00D528CE">
        <w:rPr>
          <w:rFonts w:ascii="Times New Roman" w:eastAsia="Times New Roman" w:hAnsi="Times New Roman" w:cs="Times New Roman"/>
          <w:sz w:val="24"/>
          <w:szCs w:val="24"/>
        </w:rPr>
        <w:t>122</w:t>
      </w:r>
      <w:r w:rsidR="000F5CF6" w:rsidRPr="00D528CE">
        <w:rPr>
          <w:rFonts w:ascii="Times New Roman" w:eastAsia="Times New Roman" w:hAnsi="Times New Roman" w:cs="Times New Roman"/>
          <w:sz w:val="24"/>
          <w:szCs w:val="24"/>
          <w:rPrChange w:id="1882" w:author="Flavia Di Gi" w:date="2023-03-12T14:04:00Z">
            <w:rPr>
              <w:rFonts w:ascii="Times New Roman" w:eastAsia="Times New Roman" w:hAnsi="Times New Roman" w:cs="Times New Roman"/>
              <w:sz w:val="24"/>
              <w:szCs w:val="24"/>
              <w:highlight w:val="yellow"/>
            </w:rPr>
          </w:rPrChange>
        </w:rPr>
        <w:t>bis</w:t>
      </w:r>
      <w:r w:rsidR="005F4435" w:rsidRPr="00D528CE">
        <w:rPr>
          <w:rFonts w:ascii="Times New Roman" w:eastAsia="Times New Roman" w:hAnsi="Times New Roman" w:cs="Times New Roman"/>
          <w:sz w:val="24"/>
          <w:szCs w:val="24"/>
          <w:rPrChange w:id="1883" w:author="Flavia Di Gi" w:date="2023-03-12T14:04:00Z">
            <w:rPr>
              <w:rFonts w:ascii="Times New Roman" w:eastAsia="Times New Roman" w:hAnsi="Times New Roman" w:cs="Times New Roman"/>
              <w:sz w:val="24"/>
              <w:szCs w:val="24"/>
              <w:highlight w:val="yellow"/>
            </w:rPr>
          </w:rPrChange>
        </w:rPr>
        <w:t xml:space="preserve"> </w:t>
      </w:r>
      <w:r w:rsidR="000F5CF6" w:rsidRPr="00D528CE">
        <w:rPr>
          <w:rFonts w:ascii="Times New Roman" w:eastAsia="Times New Roman" w:hAnsi="Times New Roman" w:cs="Times New Roman"/>
          <w:sz w:val="24"/>
          <w:szCs w:val="24"/>
          <w:rPrChange w:id="1884" w:author="Flavia Di Gi" w:date="2023-03-12T14:04:00Z">
            <w:rPr>
              <w:rFonts w:ascii="Times New Roman" w:eastAsia="Times New Roman" w:hAnsi="Times New Roman" w:cs="Times New Roman"/>
              <w:sz w:val="24"/>
              <w:szCs w:val="24"/>
              <w:highlight w:val="yellow"/>
            </w:rPr>
          </w:rPrChange>
        </w:rPr>
        <w:t>r-v</w:t>
      </w:r>
      <w:r w:rsidR="000F5CF6" w:rsidRPr="00D528C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0D145BF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Carta tagliata non numerata</w:t>
      </w:r>
    </w:p>
    <w:p w14:paraId="61182E6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7B8F6F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123r /</w:t>
      </w:r>
    </w:p>
    <w:p w14:paraId="0DE6470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563EC7E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187E14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123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4D9498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 serenissimo principe di Venetia |</w:t>
      </w:r>
    </w:p>
    <w:p w14:paraId="6EE60AB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51BE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iCs/>
          <w:sz w:val="24"/>
          <w:szCs w:val="24"/>
        </w:rPr>
        <w:t>Sigillo</w:t>
      </w:r>
    </w:p>
    <w:p w14:paraId="327CC45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784F96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iCs/>
          <w:sz w:val="24"/>
          <w:szCs w:val="24"/>
        </w:rPr>
        <w:t>Regesto antico</w:t>
      </w:r>
    </w:p>
    <w:p w14:paraId="436095F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123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vC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B65414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30 settembre 1618 ricevuta a’ 18 ottobre |</w:t>
      </w:r>
    </w:p>
    <w:p w14:paraId="2686FF64" w14:textId="75C025DE" w:rsidR="000F5CF6" w:rsidRDefault="000F5CF6" w:rsidP="007F3E90">
      <w:pPr>
        <w:pStyle w:val="Standard"/>
        <w:snapToGrid w:val="0"/>
        <w:spacing w:line="240" w:lineRule="auto"/>
        <w:jc w:val="both"/>
        <w:rPr>
          <w:ins w:id="1885" w:author="Flavia Di Gi" w:date="2023-03-19T18:41:00Z"/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Haia</w:t>
      </w:r>
      <w:ins w:id="1886" w:author="Flavia Di Gi" w:date="2023-03-19T18:41:00Z">
        <w:r w:rsidR="004D1B21">
          <w:rPr>
            <w:rFonts w:ascii="Times New Roman" w:eastAsia="Times New Roman" w:hAnsi="Times New Roman" w:cs="Times New Roman"/>
            <w:sz w:val="24"/>
            <w:szCs w:val="24"/>
          </w:rPr>
          <w:t>.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ins w:id="1887" w:author="Flavia Di Gi" w:date="2023-03-19T18:41:00Z">
        <w:r w:rsidR="004D1B21">
          <w:rPr>
            <w:rFonts w:ascii="Times New Roman" w:eastAsia="Times New Roman" w:hAnsi="Times New Roman" w:cs="Times New Roman"/>
            <w:sz w:val="24"/>
            <w:szCs w:val="24"/>
          </w:rPr>
          <w:t>S</w:t>
        </w:r>
      </w:ins>
      <w:del w:id="1888" w:author="Flavia Di Gi" w:date="2023-03-19T18:41:00Z">
        <w:r w:rsidRPr="007F3E90" w:rsidDel="004D1B21">
          <w:rPr>
            <w:rFonts w:ascii="Times New Roman" w:eastAsia="Times New Roman" w:hAnsi="Times New Roman" w:cs="Times New Roman"/>
            <w:sz w:val="24"/>
            <w:szCs w:val="24"/>
          </w:rPr>
          <w:delText>s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ola n° 63</w:t>
      </w:r>
      <w:ins w:id="1889" w:author="Flavia Di Gi" w:date="2023-03-19T18:41:00Z">
        <w:r w:rsidR="005671A9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del w:id="1890" w:author="Flavia Di Gi" w:date="2023-03-19T18:41:00Z">
        <w:r w:rsidRPr="007F3E90" w:rsidDel="005671A9">
          <w:rPr>
            <w:rFonts w:ascii="Times New Roman" w:eastAsia="Times New Roman" w:hAnsi="Times New Roman" w:cs="Times New Roman"/>
            <w:sz w:val="24"/>
            <w:szCs w:val="24"/>
          </w:rPr>
          <w:delText xml:space="preserve">.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38CC796F" w14:textId="77777777" w:rsidR="005671A9" w:rsidRPr="007F3E90" w:rsidRDefault="005671A9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05FB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Manda foglio di conti e dice si doverà | dar debito alli 3 capitani di stati de Roterdam. |</w:t>
      </w:r>
    </w:p>
    <w:p w14:paraId="3D63E44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Chercoven ha scritto 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signori di lettere per essersi | portati bene contra Spagnoli le sia dato un | mese di paga: et le sia cresciuto | il pagamento di viveri pregando di ciò racc(omandatio)ne | a sua Serenità: di che ne hanno scritto | a lui. Et li ha risposto che i capitani | haveranno ogni conveniente sodisfatione. |</w:t>
      </w:r>
    </w:p>
    <w:p w14:paraId="3C38CBD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Instanze fatteli di dar danaro alle | fameglie di marinari. |</w:t>
      </w:r>
    </w:p>
    <w:p w14:paraId="0D21C0C7" w14:textId="77777777" w:rsidR="005671A9" w:rsidRDefault="000F5CF6" w:rsidP="007F3E90">
      <w:pPr>
        <w:pStyle w:val="Standard"/>
        <w:snapToGrid w:val="0"/>
        <w:spacing w:line="240" w:lineRule="auto"/>
        <w:jc w:val="both"/>
        <w:rPr>
          <w:ins w:id="1903" w:author="Flavia Di Gi" w:date="2023-03-19T18:41:00Z"/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Auttorità ch’essercita il principe Mauritio | nella riforma de’ magistrati. |</w:t>
      </w:r>
    </w:p>
    <w:p w14:paraId="69EFAC7F" w14:textId="519403BD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del w:id="1904" w:author="Flavia Di Gi" w:date="2023-03-19T18:41:00Z">
        <w:r w:rsidRPr="007F3E90" w:rsidDel="005671A9">
          <w:rPr>
            <w:rFonts w:ascii="Times New Roman" w:eastAsia="Times New Roman" w:hAnsi="Times New Roman" w:cs="Times New Roman"/>
            <w:sz w:val="24"/>
            <w:szCs w:val="24"/>
          </w:rPr>
          <w:br/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Il prencipe Henrico sesto a </w:t>
      </w:r>
      <w:r w:rsidRPr="00491119">
        <w:rPr>
          <w:rFonts w:ascii="Times New Roman" w:eastAsia="Times New Roman" w:hAnsi="Times New Roman" w:cs="Times New Roman"/>
          <w:sz w:val="24"/>
          <w:szCs w:val="24"/>
        </w:rPr>
        <w:t>sua</w:t>
      </w:r>
      <w:ins w:id="1905" w:author="Flavia Di Gi" w:date="2023-04-01T17:44:00Z">
        <w:r w:rsidR="00491119">
          <w:rPr>
            <w:rFonts w:ascii="Times New Roman" w:eastAsia="Times New Roman" w:hAnsi="Times New Roman" w:cs="Times New Roman"/>
            <w:sz w:val="24"/>
            <w:szCs w:val="24"/>
          </w:rPr>
          <w:t xml:space="preserve"> visita(tion)e</w:t>
        </w:r>
      </w:ins>
      <w:r w:rsidRPr="00491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del w:id="1906" w:author="Flavia Di Gi" w:date="2023-04-01T17:44:00Z">
        <w:r w:rsidRPr="00491119" w:rsidDel="00491119">
          <w:rPr>
            <w:rFonts w:ascii="Times New Roman" w:eastAsia="Times New Roman" w:hAnsi="Times New Roman" w:cs="Times New Roman"/>
            <w:sz w:val="24"/>
            <w:szCs w:val="24"/>
            <w:shd w:val="clear" w:color="auto" w:fill="FFFF00"/>
          </w:rPr>
          <w:delText>visita(tion)e</w:delText>
        </w:r>
        <w:r w:rsidRPr="007F3E90" w:rsidDel="00491119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| discorre nel detto proposito. |</w:t>
      </w:r>
    </w:p>
    <w:p w14:paraId="2AB97E5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Hanno fatto venir a fiscale per | essaminar Bernvel. |</w:t>
      </w:r>
    </w:p>
    <w:p w14:paraId="2930D9A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Secretario di Utrechet amazzato da sé stesso | discorsi sopra di ciò. |</w:t>
      </w:r>
    </w:p>
    <w:p w14:paraId="521998E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Risposta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c’hanno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dato i signori Stati alle | lettere del Christianissimo. |</w:t>
      </w:r>
    </w:p>
    <w:p w14:paraId="3B0CB914" w14:textId="68A93D83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Vandermil ritorna di Francia: ma | s’è trattenuto per camino: et che è |</w:t>
      </w:r>
      <w:ins w:id="1907" w:author="Flavia Di Gi" w:date="2023-04-01T17:44:00Z">
        <w:r w:rsidR="00491119">
          <w:rPr>
            <w:rFonts w:ascii="Times New Roman" w:eastAsia="Times New Roman" w:hAnsi="Times New Roman" w:cs="Times New Roman"/>
            <w:sz w:val="24"/>
            <w:szCs w:val="24"/>
          </w:rPr>
          <w:t xml:space="preserve"> sta’</w:t>
        </w:r>
      </w:ins>
      <w:del w:id="1908" w:author="Flavia Di Gi" w:date="2023-04-01T17:44:00Z">
        <w:r w:rsidRPr="007F3E90" w:rsidDel="00491119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  <w:r w:rsidRPr="007F3E90" w:rsidDel="00491119">
          <w:rPr>
            <w:rFonts w:ascii="Times New Roman" w:eastAsia="Times New Roman" w:hAnsi="Times New Roman" w:cs="Times New Roman"/>
            <w:sz w:val="24"/>
            <w:szCs w:val="24"/>
            <w:shd w:val="clear" w:color="auto" w:fill="FFFF00"/>
          </w:rPr>
          <w:delText>sta’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fatto decreto contro di lui.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Negotio sopra il viaggio delle Indie Ocidentali | offerta di Stati di dar fino a 20 navi. |</w:t>
      </w:r>
    </w:p>
    <w:p w14:paraId="72250D3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Aviso di lettere di cambio. |</w:t>
      </w:r>
    </w:p>
    <w:p w14:paraId="1278750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E988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bCs/>
          <w:sz w:val="24"/>
          <w:szCs w:val="24"/>
        </w:rPr>
        <w:t>L. SS. R. |</w:t>
      </w:r>
    </w:p>
    <w:p w14:paraId="409E9770" w14:textId="3B6112C8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61A52E8" w14:textId="77777777" w:rsidR="005F4435" w:rsidRPr="007F3E90" w:rsidRDefault="005F4435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F246B19" w14:textId="3876A9E9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532D5587" w14:textId="2E053C27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 al n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115r-116v)</w:t>
      </w:r>
    </w:p>
    <w:p w14:paraId="0D3705C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E5155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115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363C7F0" w14:textId="77777777" w:rsidR="005F4435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 lettere dell’Aia de’ 30 settembre 1618</w:t>
      </w:r>
      <w:del w:id="1909" w:author="Flavia Di Gi" w:date="2023-03-12T11:59:00Z">
        <w:r w:rsidRPr="007F3E90" w:rsidDel="007465B8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04D10401" w14:textId="78DFF916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Essendo stato posto nella seconda partita delli tre capitani sopra le tre | navi della ripartitione di Rotterdam, mille, et trecento fiorini in | circa meno a conto della terza mesata di soldo, si doverà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però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oltre | quello che è stato annotato, che sono fiorini 640 et piachi 10 per | cadauno aggiungere ad ognuno di essi come siegue, et metterlo in | credito alla serenissima Republica. |</w:t>
      </w:r>
    </w:p>
    <w:p w14:paraId="6193546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171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8"/>
        <w:gridCol w:w="1903"/>
      </w:tblGrid>
      <w:tr w:rsidR="000F5CF6" w:rsidRPr="007F3E90" w14:paraId="23954492" w14:textId="77777777" w:rsidTr="006332AD">
        <w:tc>
          <w:tcPr>
            <w:tcW w:w="7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AF76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Al capitano Jan Janson Vander Linden nella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nave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 spechio fiorini | trecento trentasette, et piachi diece</w:t>
            </w:r>
          </w:p>
        </w:tc>
        <w:tc>
          <w:tcPr>
            <w:tcW w:w="1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1CC0F" w14:textId="77777777" w:rsidR="000F5CF6" w:rsidRPr="0092502A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4E4AB8" w14:textId="009FE6CF" w:rsidR="000F5CF6" w:rsidRPr="0092502A" w:rsidRDefault="000F5CF6" w:rsidP="005F4435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>fiorini 437</w:t>
            </w:r>
            <w:ins w:id="1914" w:author="Flavia Di Gi" w:date="2023-05-07T17:39:00Z">
              <w:r w:rsidR="0092502A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-</w:t>
              </w:r>
            </w:ins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del w:id="1915" w:author="Flavia Di Gi" w:date="2023-05-07T17:39:00Z">
              <w:r w:rsidRPr="0092502A" w:rsidDel="0092502A"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FF00"/>
                </w:rPr>
                <w:delText>-</w:delText>
              </w:r>
            </w:del>
            <w:del w:id="1916" w:author="Flavia Di Gi" w:date="2023-05-07T17:38:00Z">
              <w:r w:rsidRPr="0092502A" w:rsidDel="0092502A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</w:del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>10 |</w:t>
            </w:r>
          </w:p>
        </w:tc>
      </w:tr>
      <w:tr w:rsidR="000F5CF6" w:rsidRPr="007F3E90" w14:paraId="567061D4" w14:textId="77777777" w:rsidTr="006332AD">
        <w:tc>
          <w:tcPr>
            <w:tcW w:w="7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452B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Al capitan Isaac Janson nella nave Emaus fiorini quattrocento | quaranta quattro, et piachi diece</w:t>
            </w:r>
          </w:p>
        </w:tc>
        <w:tc>
          <w:tcPr>
            <w:tcW w:w="1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5B009" w14:textId="77777777" w:rsidR="000F5CF6" w:rsidRPr="0092502A" w:rsidRDefault="000F5CF6" w:rsidP="005F4435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8F31A4" w14:textId="0D165040" w:rsidR="000F5CF6" w:rsidRPr="0092502A" w:rsidRDefault="000F5CF6" w:rsidP="005F4435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fiorini 444 </w:t>
            </w:r>
            <w:ins w:id="1917" w:author="Flavia Di Gi" w:date="2023-05-07T17:38:00Z">
              <w:r w:rsidR="0092502A" w:rsidRPr="0092502A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-</w:t>
              </w:r>
            </w:ins>
            <w:del w:id="1918" w:author="Flavia Di Gi" w:date="2023-05-07T17:38:00Z">
              <w:r w:rsidRPr="0092502A" w:rsidDel="0092502A"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FF00"/>
                </w:rPr>
                <w:delText>–</w:delText>
              </w:r>
              <w:r w:rsidRPr="0092502A" w:rsidDel="0092502A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</w:del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>10 |</w:t>
            </w:r>
          </w:p>
        </w:tc>
      </w:tr>
      <w:tr w:rsidR="000F5CF6" w:rsidRPr="007F3E90" w14:paraId="061BE15A" w14:textId="77777777" w:rsidTr="006332AD">
        <w:tc>
          <w:tcPr>
            <w:tcW w:w="7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5E89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Al capitano Peter Korsen nella nave Li tre re fiorini quattrocen-|to dicissette, et piachi diece</w:t>
            </w:r>
          </w:p>
        </w:tc>
        <w:tc>
          <w:tcPr>
            <w:tcW w:w="1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8DC3F" w14:textId="77777777" w:rsidR="000F5CF6" w:rsidRPr="0092502A" w:rsidRDefault="000F5CF6" w:rsidP="005F4435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462C3D" w14:textId="3A177D0C" w:rsidR="000F5CF6" w:rsidRPr="0092502A" w:rsidRDefault="000F5CF6" w:rsidP="005F4435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>fiorini 4</w:t>
            </w:r>
            <w:ins w:id="1919" w:author="Flavia Di Gi" w:date="2023-05-07T17:39:00Z">
              <w:r w:rsidR="0092502A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17 -</w:t>
              </w:r>
            </w:ins>
            <w:del w:id="1920" w:author="Flavia Di Gi" w:date="2023-05-07T17:39:00Z">
              <w:r w:rsidRPr="0092502A" w:rsidDel="0092502A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17 </w:delText>
              </w:r>
            </w:del>
            <w:del w:id="1921" w:author="Flavia Di Gi" w:date="2023-05-07T17:38:00Z">
              <w:r w:rsidRPr="0092502A" w:rsidDel="0092502A"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FF00"/>
                </w:rPr>
                <w:delText>–</w:delText>
              </w:r>
            </w:del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|</w:t>
            </w:r>
          </w:p>
        </w:tc>
      </w:tr>
      <w:tr w:rsidR="000F5CF6" w:rsidRPr="007F3E90" w14:paraId="1A0CA04D" w14:textId="77777777" w:rsidTr="006332AD">
        <w:tc>
          <w:tcPr>
            <w:tcW w:w="7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0EE38" w14:textId="7D31C16F" w:rsidR="000F5CF6" w:rsidRPr="007F3E90" w:rsidRDefault="000F3843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del w:id="1922" w:author="Flavia Di Gi" w:date="2023-05-07T19:58:00Z">
              <w:r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   </w:delText>
              </w:r>
              <w:r w:rsidR="000F5CF6" w:rsidRPr="007F3E90"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</w:del>
            <w:ins w:id="1923" w:author="Flavia Di Gi" w:date="2023-05-07T19:58:00Z">
              <w:r w:rsidR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</w:p>
          <w:p w14:paraId="16DFC0D9" w14:textId="3D718532" w:rsidR="000F5CF6" w:rsidRPr="007F3E90" w:rsidRDefault="000F3843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del w:id="1924" w:author="Flavia Di Gi" w:date="2023-05-07T19:58:00Z">
              <w:r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   </w:delText>
              </w:r>
            </w:del>
            <w:ins w:id="1925" w:author="Flavia Di Gi" w:date="2023-05-07T19:58:00Z">
              <w:r w:rsidR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</w:p>
        </w:tc>
        <w:tc>
          <w:tcPr>
            <w:tcW w:w="1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60AE4" w14:textId="1FF138A3" w:rsidR="000F5CF6" w:rsidRPr="0092502A" w:rsidRDefault="000F5CF6" w:rsidP="005F4435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>1299</w:t>
            </w:r>
            <w:r w:rsidR="000F3843"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ins w:id="1926" w:author="Flavia Di Gi" w:date="2023-05-07T17:39:00Z">
              <w:r w:rsidR="0092502A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- </w:t>
              </w:r>
            </w:ins>
            <w:r w:rsidRPr="0092502A">
              <w:rPr>
                <w:rFonts w:ascii="Times New Roman" w:eastAsia="Times New Roman" w:hAnsi="Times New Roman" w:cs="Times New Roman"/>
                <w:sz w:val="24"/>
                <w:szCs w:val="24"/>
              </w:rPr>
              <w:t>10 |</w:t>
            </w:r>
          </w:p>
        </w:tc>
      </w:tr>
    </w:tbl>
    <w:p w14:paraId="716E6AC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115v-116r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4037F6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Bianche</w:t>
      </w:r>
    </w:p>
    <w:p w14:paraId="053C73B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B2FAAE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/ 116vB /</w:t>
      </w:r>
    </w:p>
    <w:p w14:paraId="6EBD9E4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Mille doicento novanta nove | fiorini, et dieci piacchi da | mettersi a credito del publico | a conto dei tre capitani di | Roterdam oltre la presente lista</w:t>
      </w:r>
      <w:del w:id="1927" w:author="Flavia Di Gi" w:date="2023-03-19T18:01:00Z">
        <w:r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7B6D71E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B713E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83DAFC" w14:textId="10891560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2F74F3BA" w14:textId="51958568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II al n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117r-118v)</w:t>
      </w:r>
    </w:p>
    <w:p w14:paraId="34B6FBE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EB1593" w14:textId="79A8FBF0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  <w:ins w:id="1928" w:author="Flavia Di Gi" w:date="2023-03-12T11:42:00Z">
        <w:r w:rsidR="001F17D5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117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ins w:id="1929" w:author="Flavia Di Gi" w:date="2023-03-12T11:43:00Z">
        <w:r w:rsidR="001F17D5">
          <w:rPr>
            <w:rFonts w:ascii="Times New Roman" w:eastAsia="Times New Roman" w:hAnsi="Times New Roman" w:cs="Times New Roman"/>
            <w:iCs/>
            <w:sz w:val="24"/>
            <w:szCs w:val="24"/>
          </w:rPr>
          <w:t xml:space="preserve"> 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7A792E0" w14:textId="44D9C915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 lettere dell’Aia de’ 30 settembre 1618</w:t>
      </w:r>
      <w:ins w:id="1930" w:author="Flavia Di Gi" w:date="2023-03-12T12:00:00Z">
        <w:r w:rsidR="007465B8">
          <w:rPr>
            <w:rFonts w:ascii="Times New Roman" w:eastAsia="Times New Roman" w:hAnsi="Times New Roman" w:cs="Times New Roman"/>
            <w:sz w:val="24"/>
            <w:szCs w:val="24"/>
          </w:rPr>
          <w:t xml:space="preserve"> |</w:t>
        </w:r>
      </w:ins>
      <w:del w:id="1931" w:author="Flavia Di Gi" w:date="2023-03-12T12:00:00Z">
        <w:r w:rsidRPr="007F3E90" w:rsidDel="007465B8">
          <w:rPr>
            <w:rFonts w:ascii="Times New Roman" w:eastAsia="Times New Roman" w:hAnsi="Times New Roman" w:cs="Times New Roman"/>
            <w:sz w:val="24"/>
            <w:szCs w:val="24"/>
          </w:rPr>
          <w:delText>. |</w:delText>
        </w:r>
      </w:del>
    </w:p>
    <w:p w14:paraId="52BA798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D6492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Traslatione di lettera del Re christianissimo, scritta alli signori Stati | nel ritorno all’Haya di monsignor di Boisise suo ambasciator | straordinario. |</w:t>
      </w:r>
    </w:p>
    <w:p w14:paraId="75C12DB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3A97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Carissimi, et grandissimi amici collegati; et confederati l’affettione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che portiamo | al vostro bene, et reposo havendosi mosso già a mandar verso di voi | nostro ambasciator estraordinario il signor di Boisise consegliero nel nostro Consiglio di Stato | ci fa ancor al presente darli carica di fermarsi costì per assistervi | dei nostri buoni consigli sopra le occasioni, che si offeriscono, anzi se già | fosse partito di ritornarsene prontamente a fine che, come noi prendiamo | parte nel nostro interesse così possi anco darvi a conoscer le buone, | et sincere intentioni al vantaggio della vostra Republica,</w:t>
      </w:r>
      <w:r w:rsidRPr="007F3E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la | prosperità della quale haveremo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sempre in una singolar raccom-|mandatione, et speriamo, che colla vostra prudenza voi la | saprete così ben conservare, et trattare governando tutte le | cose con mederatione, et dolcezza, che non sia la pace, et la | tranquilità del vostro Stato per riceverne alcuna alteratione, come | noi lo bramiamo, et di poter con l’interpositione nostra contribuire | allo stabilimento di esso come appunto habbiamo commandato al detto signor | di Boisise et signor di Maurier nostri ambasciatori d’impiegarsi, et testificarvi | insieme in tal congiontura gl’effetti della nostra benevolenza | verso di voi, ai quali vi pregamo dar fede, et credenza in quello | che vi esporanno per nostro nome in questo proposito come pregamo | noi nostro Signore carissimi, et grandi amici collegati et confidati | che vi habbi nella sua cauta et degna guarda scritta a Parigi a’ 6 settembre 1618. |</w:t>
      </w:r>
    </w:p>
    <w:p w14:paraId="1A87ED2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A1C53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Propositione del signor di Boisise ambasciator straordinario di Francia | fatta alli signori Stati a’ 19 settembre 1618. |</w:t>
      </w:r>
    </w:p>
    <w:p w14:paraId="3818875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0D91F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Signori il mio pronto ritorno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 di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qua non ha in sé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altra causa | che un eccesso d’affettione, et buona volontà portata dal Re |</w:t>
      </w:r>
    </w:p>
    <w:p w14:paraId="43A482E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/ 117v /</w:t>
      </w:r>
    </w:p>
    <w:p w14:paraId="193E7BD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nostro signore al bene, riposo, et sicurtà del vostro Stato. Sua Maestà | sa molto bene, che le vostre prudenze rincigliamo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, et affaticamo | incessantemente per la salute publica, considerando la grande | alteratione sopravenuta al corpe della vostra Republica, il Re | nostro patrone non può esser, che non si risenti del medesimo senso, | che de’ suoi proprii affari, et non sarà contento, che non vegga | intieramente riestabilito il vostro Stato nel punto della sua prima | unione, et concordia perché essendosi la Maestà sua resa come | sequestro et depositaria delle conventioni sotto le quali si | governa lo Stato vostro in questi tempi et havendo contribuito | più assai di qual si sia </w:t>
      </w:r>
      <w:commentRangeStart w:id="1938"/>
      <w:commentRangeStart w:id="1939"/>
      <w:r w:rsidRPr="007F3E90">
        <w:rPr>
          <w:rFonts w:ascii="Times New Roman" w:eastAsia="Times New Roman" w:hAnsi="Times New Roman" w:cs="Times New Roman"/>
          <w:sz w:val="24"/>
          <w:szCs w:val="24"/>
        </w:rPr>
        <w:t>p</w:t>
      </w:r>
      <w:commentRangeEnd w:id="1938"/>
      <w:r w:rsidR="00C83F36">
        <w:rPr>
          <w:rStyle w:val="Rimandocommento"/>
          <w:rFonts w:ascii="Times New Roman" w:eastAsia="Times New Roman" w:hAnsi="Times New Roman" w:cs="Times New Roman"/>
          <w:color w:val="000000"/>
          <w:kern w:val="0"/>
        </w:rPr>
        <w:commentReference w:id="1938"/>
      </w:r>
      <w:commentRangeEnd w:id="1939"/>
      <w:r w:rsidR="00491119">
        <w:rPr>
          <w:rStyle w:val="Rimandocommento"/>
          <w:rFonts w:ascii="Times New Roman" w:eastAsia="Times New Roman" w:hAnsi="Times New Roman" w:cs="Times New Roman"/>
          <w:color w:val="000000"/>
          <w:kern w:val="0"/>
        </w:rPr>
        <w:commentReference w:id="193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rencipe de’ vostri collegati alla vostra | conservatione ella stima esser obligata, et haver dretto d’intervenir | in tutti gl’affari che toccano il riposo del vostro Paese per | distornare tutti gl’inconvenienti, che lo potessero intorbidare. |</w:t>
      </w:r>
    </w:p>
    <w:p w14:paraId="0D208E4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Tocca ad uno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voi signori per non spareggiar un così buono et | necessario ufficio di dichiarirsi francamente lo stato de’ vostri | affari; et farci intender; in che noi potremo più utilmente assistervi, et soccorrervi perché monsignor di Mourier et io | habbiamo carica di offerirvi dalla parte del Re nostro padrone | tutto, quello che, può dipender del suo nome, auttorità, potere | et conseglio con espressissimo commandamento d’impiegarlo farlo valere | al beneficio, et vantaggio dei vostri affari con ogni spirito | diligenza, et fede che potrò desiderar del canto nostro | come ministri di un sì gran Re, che con buon titolo devi | tener la prima fila tra gl’amici et collegati del vostro | Stato. |</w:t>
      </w:r>
    </w:p>
    <w:p w14:paraId="34FE86E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Data alli detti signori Stati a’ 18 settembre 1618. |</w:t>
      </w:r>
    </w:p>
    <w:p w14:paraId="238AB26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Segnata J. de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3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Romerÿ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signor de | Boisise |</w:t>
      </w:r>
    </w:p>
    <w:p w14:paraId="1AEAC26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30D0F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118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ACD94F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iCs/>
          <w:sz w:val="24"/>
          <w:szCs w:val="24"/>
        </w:rPr>
        <w:t>Bianca</w:t>
      </w:r>
    </w:p>
    <w:p w14:paraId="1BD947B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FF0F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118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vB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7ED3A1C" w14:textId="6305D4FE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del Re christianissimo</w:t>
      </w:r>
      <w:r w:rsidR="000F384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et | espositione di monsignor di Langarach</w:t>
      </w:r>
      <w:del w:id="1947" w:author="Flavia Di Gi" w:date="2023-03-19T18:01:00Z">
        <w:r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32DB0523" w14:textId="744F8E0A" w:rsidR="000F5CF6" w:rsidRPr="007F3E90" w:rsidRDefault="00574D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ins w:id="1948" w:author="Flavia Di Gi" w:date="2023-03-19T18:01:00Z">
        <w:r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1949" w:author="Flavia Di Gi" w:date="2023-03-19T18:01:00Z">
        <w:r w:rsidR="000F5CF6"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="000F5CF6" w:rsidRPr="007F3E90">
        <w:rPr>
          <w:rFonts w:ascii="Times New Roman" w:eastAsia="Times New Roman" w:hAnsi="Times New Roman" w:cs="Times New Roman"/>
          <w:sz w:val="24"/>
          <w:szCs w:val="24"/>
        </w:rPr>
        <w:t>° 3</w:t>
      </w:r>
      <w:r w:rsidR="000F5CF6" w:rsidRPr="007F3E9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0F5CF6"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1760D5B3" w14:textId="702BD4D9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918284" w14:textId="77777777" w:rsidR="005F4435" w:rsidRPr="007F3E90" w:rsidRDefault="005F4435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F30087" w14:textId="7E3E9CF0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n. 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40</w:t>
      </w:r>
    </w:p>
    <w:p w14:paraId="1D682658" w14:textId="5306DCB7" w:rsidR="000F5CF6" w:rsidRPr="007F3E90" w:rsidRDefault="000F5CF6" w:rsidP="005F4435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III al n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="005F4435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119r-120v)</w:t>
      </w:r>
    </w:p>
    <w:p w14:paraId="3F93B5A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AC2CD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119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841334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 lettere dell’Aia 30 settembre 1618 |</w:t>
      </w:r>
    </w:p>
    <w:p w14:paraId="48584E2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BC276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dei signori della amiralità di Rotterdam |</w:t>
      </w:r>
    </w:p>
    <w:p w14:paraId="1341964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30052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Signore |</w:t>
      </w:r>
    </w:p>
    <w:p w14:paraId="0B437D3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noi non potemo formar altro conto oltre quello che vi habbiamo ultimamente | mandato, et sarebbe efettivamente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impossibile al presente anzi di danno alla | serenissima Republica, se senza debitamente sentire tanto li capitani che li | proprietarii dei vasselli noi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disponessimo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assolutamente sopra li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mandamenti | delle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commodità necessarie nella preparatione dei vasselli | in conformità dei loro contratti, et sopra quello, che ognuno per la | parte sua pretende dover cader a proprio costo et carico della | serenissima Republica, ma tenemo fermamente che tutto quello riusciva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meglio alla fine del conto, et all’intero scarico del loro servitio | et per responder alla ultima lettera di vostra Signoria intorno al pagamento dei | viveri ai capitani et il soldo ai marinari, et del nolo dei vasselli | ai loro proprietarii noi vi ringratiamo per parte di essi dell’offerta | liberale che fate di fornir prontamente et noi parimente sentimo esser | ragionevole, che tutto ciò si faccia solamente per provisione, et a | buon conto della mostra successiva, et più particolare, che si farà | delle genti di marina a Venetia, et così come sarà dichiarito | doppo quando il giorno della mostra sarà cominciato, ma troviamo | del tutto necessario ch’el detto pagamento tanto dei viveri, che | delle page si facci qui a Rotterdam per tanto meglio mantener | il credito delli capitani verso quelli che li hanno date le robbe | et viveri, et proveder alle querele, et alla miseria delle | mogli, figlioli, et poveri amici dei mattelotti, ancorché stimiamo | parimente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convenirsi che molti di essi, et principalmente le genti | che sono senza moglii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ricevino de là qualche denaro per | soventione per le ordinarie commodità tuttavia con ordine, et | saputa dei loro capitani, et officiali ai quali noi habbiamo | fatte ispedir le qui congionte lettere, che piacerà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 vostra Signoria |</w:t>
      </w:r>
    </w:p>
    <w:p w14:paraId="3726A59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119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0AB045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fargliele adrizzare sicuramente et quanto più presto, quanto al | pagamento dell’affitto dei vasselli è vero che li proprietarii deside-|rebbono di poterlo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4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ricever in questo Paese, comme haverono | inteso per le lettere di raccommandatione del </w:t>
      </w:r>
      <w:r w:rsidRPr="007F3E90">
        <w:rPr>
          <w:rFonts w:ascii="Times New Roman" w:eastAsia="Times New Roman" w:hAnsi="Times New Roman" w:cs="Times New Roman"/>
          <w:bCs/>
          <w:sz w:val="24"/>
          <w:szCs w:val="24"/>
        </w:rPr>
        <w:t xml:space="preserve">coleggio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di Northollandia | et così come noi a tal effetto li raccommandiamo a vostra Signoria ma | altrimenti poiché il contratto dà libera elettione del luoco dove | si doverà pagar il detto affitto noi volontierissimo lo remettemo | alla discretione di vostra Signoria et alla buona volontà della serenissima Republica | resta solamente di darvi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5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un poco di cognitione dell’esborso | del denaro ricevuto doppo il suddetto conto, di che vi | inviamo la memoria per la quale vostra Signoria intenderà che fatto così | il pagamento resterà ancora precisamente 4290 fiorini quattro | piacchi et sette denari oltre quello che resta ancora | giornalmente a pagar alla mogli et altri che vengono a | solecitar per nome dei matelotti importunamente il loro | soldo tanto del primo mese doppo la partenza loro, che | delli seguenti già decorsi, onde non dubitiamo, ch’ella sia | per far più difficultà d’inviarsi il sopra più del denaro | richiesto in tanto vi bacciamo affettuosamente le mani etc. |</w:t>
      </w:r>
    </w:p>
    <w:p w14:paraId="1BD36FA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701E6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De Rotterdam a’ 17 settembre 1618. |</w:t>
      </w:r>
    </w:p>
    <w:p w14:paraId="7D4B5E7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73B72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120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546F8D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2EC417A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3CB740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120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vB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F2FD42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dei signori dell’amiralità di | Roterdam</w:t>
      </w:r>
      <w:del w:id="1984" w:author="Flavia Di Gi" w:date="2023-03-19T18:01:00Z">
        <w:r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08EB270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2</w:t>
      </w:r>
      <w:r w:rsidRPr="007F3E9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4043F960" w14:textId="285FCE14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18D89" w14:textId="77777777" w:rsidR="009D31E8" w:rsidRPr="007F3E90" w:rsidRDefault="009D31E8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C2B191" w14:textId="76FB790D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6A22CB69" w14:textId="71BE8D72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IV al n. 3</w:t>
      </w:r>
      <w:ins w:id="1985" w:author="Flavia Di Gi" w:date="2023-03-12T14:43:00Z">
        <w:r w:rsidR="0037327C">
          <w:rPr>
            <w:rFonts w:ascii="Times New Roman" w:eastAsia="Times New Roman" w:hAnsi="Times New Roman" w:cs="Times New Roman"/>
            <w:sz w:val="24"/>
            <w:szCs w:val="24"/>
          </w:rPr>
          <w:t>7</w:t>
        </w:r>
      </w:ins>
      <w:del w:id="1986" w:author="Flavia Di Gi" w:date="2023-03-12T14:43:00Z">
        <w:r w:rsidRPr="007F3E90" w:rsidDel="0037327C">
          <w:rPr>
            <w:rFonts w:ascii="Times New Roman" w:eastAsia="Times New Roman" w:hAnsi="Times New Roman" w:cs="Times New Roman"/>
            <w:sz w:val="24"/>
            <w:szCs w:val="24"/>
          </w:rPr>
          <w:delText>6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121r-123r)</w:t>
      </w:r>
    </w:p>
    <w:p w14:paraId="53E25CC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306F66" w14:textId="77777777" w:rsidR="009D31E8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121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 xml:space="preserve">r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E0E0BC5" w14:textId="092E5B4C" w:rsidR="000F5CF6" w:rsidRPr="009D31E8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 lettere dell’Aia de’ 30 settembre 1618</w:t>
      </w:r>
      <w:del w:id="1987" w:author="Flavia Di Gi" w:date="2023-03-12T12:00:00Z">
        <w:r w:rsidRPr="007F3E90" w:rsidDel="007465B8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6BE6575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B2599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Estratto del dar, et havere dell’amiraglio, et capitani delle 12 navi | tratto dal conto dei signori delle Amiralità. Nel qual trovandosi | errore potrà sempre emendarsi tanto per parte | della serenissima Republica che delli capitani delle navi. |</w:t>
      </w:r>
    </w:p>
    <w:p w14:paraId="1B2492C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20E0A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121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A /</w:t>
      </w:r>
    </w:p>
    <w:p w14:paraId="395704C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1 Amsterdam. |</w:t>
      </w:r>
    </w:p>
    <w:p w14:paraId="5A5F93F8" w14:textId="6C120FC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Il signor Melchior Vanden Kertkoven amiraglio | di </w:t>
      </w:r>
      <w:ins w:id="1988" w:author="Giorgia" w:date="2023-03-22T22:09:00Z">
        <w:r w:rsidR="00975E64" w:rsidRPr="00975E64">
          <w:rPr>
            <w:rFonts w:ascii="Times New Roman" w:eastAsia="Times New Roman" w:hAnsi="Times New Roman" w:cs="Times New Roman"/>
            <w:smallCaps/>
            <w:sz w:val="24"/>
            <w:szCs w:val="24"/>
            <w:rPrChange w:id="1989" w:author="Giorgia" w:date="2023-03-22T22:09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xii</w:t>
        </w:r>
      </w:ins>
      <w:del w:id="1990" w:author="Giorgia" w:date="2023-03-22T22:09:00Z">
        <w:r w:rsidRPr="007F3E90" w:rsidDel="00975E64">
          <w:rPr>
            <w:rFonts w:ascii="Times New Roman" w:eastAsia="Times New Roman" w:hAnsi="Times New Roman" w:cs="Times New Roman"/>
            <w:sz w:val="24"/>
            <w:szCs w:val="24"/>
          </w:rPr>
          <w:delText>XII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navi da guerra per la serenissima republica di Venetia sopra la nave San Marco | deve dar come segue. |</w:t>
      </w:r>
    </w:p>
    <w:tbl>
      <w:tblPr>
        <w:tblW w:w="9810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5"/>
        <w:gridCol w:w="2135"/>
      </w:tblGrid>
      <w:tr w:rsidR="0023737F" w:rsidRPr="007F3E90" w14:paraId="15B1B9D7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C821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 dì 9 di aprile pagatoli a conto di | doi mesi di salario per le mani delli | signori dell’amiralità di Amsterdam per 160 | marinari, et officiali, come per il rollo | saldato per detti signori a’ 22 di giugno fiorini</w:t>
            </w: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75C89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1991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A05C5B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1992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7A7FD8E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1993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3873</w:t>
            </w:r>
            <w:del w:id="1994" w:author="Flavia Di Gi" w:date="2023-05-07T17:41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7722239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33A5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 dì 15 maggio pagato a conto del suo tratte-|nimento ordinario come amiraglio che stabilirà | con la serenissima Republica et per farlo haver straordinariamente | per fornir la camera de puppa</w:t>
            </w: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2994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1995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71D06D3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1996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3FC0C5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1997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1200</w:t>
            </w:r>
            <w:del w:id="1998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69021FD2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7BC8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20 marzo pagati a buon conto di viveri | di 160 marinari, et 150 soldati, che | ha nella sua nave per condur a Venetia | in servitio della serenissima Republica a ragion di | sei piacchi il giorno per marinaro | et soldato, et dieci piacchi il giorno | per quelli, che mangieranno alla | </w:t>
            </w:r>
            <w:r w:rsidRPr="007F3E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caiuta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1"/>
            </w:r>
            <w:r w:rsidRPr="007F3E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conforme la sua quietanza</w:t>
            </w: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83605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00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9AD59B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01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A58DEDC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02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7E6A7C07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03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6251E2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04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  <w:del w:id="2005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1015CA77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BA5D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30 di giugno a buon conto di detti viveri | di 160 teste, o marinari alla ragion | come sopra, come per sua quietanza</w:t>
            </w: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5E7D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06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17B3E67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07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1518</w:t>
            </w:r>
            <w:del w:id="2008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199039F8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4F0E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7 di luglio pur a buon conto di detti | viveri per panno per vestir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li suoi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marinari, come per suo obligo</w:t>
            </w: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B88B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09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48D7CAE9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10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406, 8</w:t>
            </w:r>
            <w:del w:id="2011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675A59DE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C931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Detto a buon conto detto a Balten | Bandeloyns per tante camise per | suoi marinari come per suo obligo</w:t>
            </w: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3DBC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12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5C450BE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13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  <w:del w:id="2014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45A0FBD8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6997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Detto pagato a detto conto a Martin Vanden | Wielem calzolaro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2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scarper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3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detti | marinari, come per suo obligo</w:t>
            </w: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AB28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21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448F3996" w14:textId="742CAC8B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22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133</w:t>
            </w:r>
            <w:ins w:id="2023" w:author="Flavia Di Gi" w:date="2023-05-07T17:42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del w:id="2024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23737F" w:rsidRPr="007F3E90" w14:paraId="6796B1AC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A6AD4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Detto per tanti a detto conto pagati a | Hans Bose per alcune cose necessarie | per detti marinari, come per suo obligo</w:t>
            </w: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12D4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25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3986FC7" w14:textId="77777777" w:rsidR="000F5CF6" w:rsidRDefault="000F5CF6" w:rsidP="0023737F">
            <w:pPr>
              <w:pStyle w:val="Standard"/>
              <w:snapToGrid w:val="0"/>
              <w:spacing w:line="240" w:lineRule="auto"/>
              <w:jc w:val="right"/>
              <w:rPr>
                <w:ins w:id="2026" w:author="Flavia Di Gi" w:date="2023-05-07T17:44:00Z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  <w:ins w:id="2027" w:author="Flavia Di Gi" w:date="2023-05-07T17:42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del w:id="2028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  <w:p w14:paraId="5D036DC3" w14:textId="5BA015D8" w:rsidR="0023737F" w:rsidRPr="007F3E90" w:rsidRDefault="0023737F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29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</w:tc>
      </w:tr>
      <w:tr w:rsidR="0023737F" w:rsidRPr="007F3E90" w14:paraId="42819638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AF98A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3E5BE" w14:textId="7520DFA3" w:rsidR="0023737F" w:rsidRPr="0023737F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rPrChange w:id="2030" w:author="Flavia Di Gi" w:date="2023-05-07T17:44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2031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032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––––––––––</w:delText>
              </w:r>
              <w:r w:rsidR="000F3843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 </w:delText>
              </w:r>
            </w:del>
            <w:del w:id="2033" w:author="Flavia Di Gi" w:date="2023-05-07T19:58:00Z">
              <w:r w:rsidR="000F3843"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  </w:delText>
              </w:r>
              <w:r w:rsidRPr="007F3E90"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</w:del>
            <w:ins w:id="2034" w:author="Flavia Di Gi" w:date="2023-05-07T19:58:00Z">
              <w:r w:rsidR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14485, 8</w:t>
            </w:r>
            <w:ins w:id="2035" w:author="Flavia Di Gi" w:date="2023-05-07T17:42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del w:id="2036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. 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</w:tbl>
    <w:p w14:paraId="006CC74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/ 121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B /</w:t>
      </w:r>
    </w:p>
    <w:tbl>
      <w:tblPr>
        <w:tblW w:w="9810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037" w:author="Flavia Di Gi" w:date="2023-05-07T17:52:00Z">
          <w:tblPr>
            <w:tblW w:w="9239" w:type="dxa"/>
            <w:tblInd w:w="-34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689"/>
        <w:gridCol w:w="2121"/>
        <w:tblGridChange w:id="2038">
          <w:tblGrid>
            <w:gridCol w:w="7689"/>
            <w:gridCol w:w="1550"/>
            <w:gridCol w:w="288"/>
          </w:tblGrid>
        </w:tblGridChange>
      </w:tblGrid>
      <w:tr w:rsidR="000F5CF6" w:rsidRPr="007F3E90" w14:paraId="022D09FF" w14:textId="77777777" w:rsidTr="0023737F">
        <w:trPr>
          <w:trPrChange w:id="2039" w:author="Flavia Di Gi" w:date="2023-05-07T17:52:00Z">
            <w:trPr>
              <w:gridAfter w:val="0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40" w:author="Flavia Di Gi" w:date="2023-05-07T17:52:00Z">
              <w:tcPr>
                <w:tcW w:w="768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6825959B" w14:textId="3070F92C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Amsterdam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21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41" w:author="Flavia Di Gi" w:date="2023-05-07T17:52:00Z">
              <w:tcPr>
                <w:tcW w:w="1550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04E93899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42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14485, 8</w:t>
            </w:r>
            <w:del w:id="2043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0F5CF6" w:rsidRPr="007F3E90" w14:paraId="62345BF1" w14:textId="77777777" w:rsidTr="0023737F">
        <w:trPr>
          <w:trPrChange w:id="2044" w:author="Flavia Di Gi" w:date="2023-05-07T17:52:00Z">
            <w:trPr>
              <w:gridAfter w:val="0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45" w:author="Flavia Di Gi" w:date="2023-05-07T17:52:00Z">
              <w:tcPr>
                <w:tcW w:w="768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14E528E5" w14:textId="082125A5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11 detto per sua lettera di cambio tratta di Valmuden | pagabile a Iasper Spelaer come comesso | di Dirich Corvelison per la valuta havuta | da Winter Merson per comprar diverse | robbe della qual summa il detto signor | Amiraglio deve risponder alla serenissima Republica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46" w:author="Flavia Di Gi" w:date="2023-05-07T17:52:00Z">
              <w:tcPr>
                <w:tcW w:w="1550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365EA7F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47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85DB5B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48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E1146A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49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7CF992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50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  <w:del w:id="2051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0F5CF6" w:rsidRPr="007F3E90" w14:paraId="31287924" w14:textId="77777777" w:rsidTr="0023737F">
        <w:trPr>
          <w:trPrChange w:id="2052" w:author="Flavia Di Gi" w:date="2023-05-07T17:52:00Z">
            <w:trPr>
              <w:gridAfter w:val="0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53" w:author="Flavia Di Gi" w:date="2023-05-07T17:52:00Z">
              <w:tcPr>
                <w:tcW w:w="768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0DB80B6A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24 detto pagato di suo ordine a Guglielmo | Bray a buon conto di detti viveri per | calzette per detti marinari come per | suo conto</w:t>
            </w:r>
          </w:p>
        </w:tc>
        <w:tc>
          <w:tcPr>
            <w:tcW w:w="21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54" w:author="Flavia Di Gi" w:date="2023-05-07T17:52:00Z">
              <w:tcPr>
                <w:tcW w:w="1550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689A9355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55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0D131C1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56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168</w:t>
            </w:r>
            <w:del w:id="2057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1F1EB154" w14:textId="77777777" w:rsidTr="0023737F">
        <w:tblPrEx>
          <w:tblPrExChange w:id="2058" w:author="Flavia Di Gi" w:date="2023-05-07T17:52:00Z">
            <w:tblPrEx>
              <w:tblW w:w="9810" w:type="dxa"/>
            </w:tblPrEx>
          </w:tblPrExChange>
        </w:tblPrEx>
        <w:trPr>
          <w:trPrChange w:id="2059" w:author="Flavia Di Gi" w:date="2023-05-07T17:52:00Z">
            <w:trPr>
              <w:wAfter w:w="283" w:type="dxa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60" w:author="Flavia Di Gi" w:date="2023-05-07T17:52:00Z">
              <w:tcPr>
                <w:tcW w:w="768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78BC200F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25 detto pagato a detto conto di viveri de’ 160 | marinari come per sua quietanza</w:t>
            </w:r>
          </w:p>
        </w:tc>
        <w:tc>
          <w:tcPr>
            <w:tcW w:w="21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61" w:author="Flavia Di Gi" w:date="2023-05-07T17:52:00Z">
              <w:tcPr>
                <w:tcW w:w="1838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6426D25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62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405F326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63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1518</w:t>
            </w:r>
            <w:del w:id="2064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496066BA" w14:textId="77777777" w:rsidTr="0023737F">
        <w:tblPrEx>
          <w:tblPrExChange w:id="2065" w:author="Flavia Di Gi" w:date="2023-05-07T17:52:00Z">
            <w:tblPrEx>
              <w:tblW w:w="9810" w:type="dxa"/>
            </w:tblPrEx>
          </w:tblPrExChange>
        </w:tblPrEx>
        <w:trPr>
          <w:trPrChange w:id="2066" w:author="Flavia Di Gi" w:date="2023-05-07T17:52:00Z">
            <w:trPr>
              <w:wAfter w:w="283" w:type="dxa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67" w:author="Flavia Di Gi" w:date="2023-05-07T17:52:00Z">
              <w:tcPr>
                <w:tcW w:w="768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7785B7A8" w14:textId="793517D2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Dì detto pagato a buon conto di detti viveri | al signor Filippo Calandrini di suo ordine | per comprar calzette, et altri utensilii |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li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marinari, come per suo obligo.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68" w:author="Flavia Di Gi" w:date="2023-05-07T17:52:00Z">
              <w:tcPr>
                <w:tcW w:w="1838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5FE3A78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69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B9FF8C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70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0317F6B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71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  <w:del w:id="2072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4265A613" w14:textId="77777777" w:rsidTr="0023737F">
        <w:tblPrEx>
          <w:tblPrExChange w:id="2073" w:author="Flavia Di Gi" w:date="2023-05-07T17:52:00Z">
            <w:tblPrEx>
              <w:tblW w:w="9810" w:type="dxa"/>
            </w:tblPrEx>
          </w:tblPrExChange>
        </w:tblPrEx>
        <w:trPr>
          <w:trPrChange w:id="2074" w:author="Flavia Di Gi" w:date="2023-05-07T17:52:00Z">
            <w:trPr>
              <w:wAfter w:w="283" w:type="dxa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75" w:author="Flavia Di Gi" w:date="2023-05-07T17:52:00Z">
              <w:tcPr>
                <w:tcW w:w="768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1251D9C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1C3022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</w:p>
        </w:tc>
        <w:tc>
          <w:tcPr>
            <w:tcW w:w="21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76" w:author="Flavia Di Gi" w:date="2023-05-07T17:52:00Z">
              <w:tcPr>
                <w:tcW w:w="1838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796F72D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  <w:pPrChange w:id="2077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078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4394E6C3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79" w:author="Flavia Di Gi" w:date="2023-05-07T17:42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17621, 8</w:t>
            </w:r>
            <w:del w:id="2080" w:author="Flavia Di Gi" w:date="2023-05-07T17:42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0C91DD9A" w14:textId="77777777" w:rsidTr="0023737F">
        <w:tblPrEx>
          <w:tblPrExChange w:id="2081" w:author="Flavia Di Gi" w:date="2023-05-07T17:52:00Z">
            <w:tblPrEx>
              <w:tblW w:w="9810" w:type="dxa"/>
            </w:tblPrEx>
          </w:tblPrExChange>
        </w:tblPrEx>
        <w:trPr>
          <w:trPrChange w:id="2082" w:author="Flavia Di Gi" w:date="2023-05-07T17:52:00Z">
            <w:trPr>
              <w:wAfter w:w="283" w:type="dxa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83" w:author="Flavia Di Gi" w:date="2023-05-07T17:52:00Z">
              <w:tcPr>
                <w:tcW w:w="768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50A0FB92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Sono scudi di </w:t>
            </w:r>
            <w:commentRangeStart w:id="2084"/>
            <w:r w:rsidRPr="007F3E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commentRangeEnd w:id="2084"/>
            <w:r w:rsidR="00AD063B">
              <w:rPr>
                <w:rStyle w:val="Rimandocommento"/>
                <w:rFonts w:ascii="Times New Roman" w:eastAsia="Times New Roman" w:hAnsi="Times New Roman" w:cs="Times New Roman"/>
                <w:color w:val="000000"/>
                <w:kern w:val="0"/>
              </w:rPr>
              <w:commentReference w:id="2084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7 di Venetia | 7048 3 18 a ragion | di cinquanta piacchi per scudo. |</w:t>
            </w:r>
          </w:p>
        </w:tc>
        <w:tc>
          <w:tcPr>
            <w:tcW w:w="21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85" w:author="Flavia Di Gi" w:date="2023-05-07T17:52:00Z">
              <w:tcPr>
                <w:tcW w:w="1838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4ADFF39E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EF115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2 |</w:t>
      </w:r>
    </w:p>
    <w:tbl>
      <w:tblPr>
        <w:tblW w:w="9810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086" w:author="Flavia Di Gi" w:date="2023-05-07T17:52:00Z">
          <w:tblPr>
            <w:tblW w:w="9248" w:type="dxa"/>
            <w:tblInd w:w="-34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674"/>
        <w:gridCol w:w="1574"/>
        <w:gridCol w:w="562"/>
        <w:tblGridChange w:id="2087">
          <w:tblGrid>
            <w:gridCol w:w="34"/>
            <w:gridCol w:w="7640"/>
            <w:gridCol w:w="34"/>
            <w:gridCol w:w="1574"/>
            <w:gridCol w:w="528"/>
          </w:tblGrid>
        </w:tblGridChange>
      </w:tblGrid>
      <w:tr w:rsidR="000F5CF6" w:rsidRPr="007F3E90" w14:paraId="7A44B024" w14:textId="77777777" w:rsidTr="0023737F">
        <w:trPr>
          <w:gridAfter w:val="1"/>
          <w:wAfter w:w="562" w:type="dxa"/>
          <w:trPrChange w:id="2088" w:author="Flavia Di Gi" w:date="2023-05-07T17:52:00Z">
            <w:trPr>
              <w:gridBefore w:val="1"/>
              <w:gridAfter w:val="1"/>
            </w:trPr>
          </w:trPrChange>
        </w:trPr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89" w:author="Flavia Di Gi" w:date="2023-05-07T17:52:00Z">
              <w:tcPr>
                <w:tcW w:w="7674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38784F5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Il capitan Giacomo Haech sopra la | nave San Francesco deve dare. |</w:t>
            </w:r>
          </w:p>
        </w:tc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090" w:author="Flavia Di Gi" w:date="2023-05-07T17:52:00Z">
              <w:tcPr>
                <w:tcW w:w="1574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7A89245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62A05F3B" w14:textId="77777777" w:rsidTr="0023737F"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6434C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22 aprile pagatoli a conto di doi mesi di soldo | per 150 marinari come sopra per sua quietanza | et rolo saldato alli 22 di giugno</w:t>
            </w:r>
          </w:p>
        </w:tc>
        <w:tc>
          <w:tcPr>
            <w:tcW w:w="213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09BF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91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F9B448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92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2946</w:t>
            </w:r>
            <w:del w:id="2093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11C906ED" w14:textId="77777777" w:rsidTr="0023737F"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24E2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20 marzo pagati a buon conto di viveri di 150 | marinari, et 100 soldati sopra la sua nave alla | ragion sudetta come per sua quietanza</w:t>
            </w:r>
          </w:p>
        </w:tc>
        <w:tc>
          <w:tcPr>
            <w:tcW w:w="213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BE67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94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035FA1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95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5850</w:t>
            </w:r>
            <w:del w:id="2096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3901BC5" w14:textId="77777777" w:rsidTr="0023737F"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642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30 giugno pagato al detto conto per viveri | di 150 marinari come di sopra et come per | sua quietanza</w:t>
            </w:r>
          </w:p>
        </w:tc>
        <w:tc>
          <w:tcPr>
            <w:tcW w:w="213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DEC87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097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45C7F85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098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1404</w:t>
            </w:r>
            <w:del w:id="2099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6674C112" w14:textId="77777777" w:rsidTr="0023737F"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6247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25 luglio pagato a detto come per sua | quietanza</w:t>
            </w:r>
          </w:p>
        </w:tc>
        <w:tc>
          <w:tcPr>
            <w:tcW w:w="213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0CEA7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00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1404</w:t>
            </w:r>
            <w:del w:id="2101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2E23BDC" w14:textId="77777777" w:rsidTr="0023737F"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FB8AA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7 detto pagato per tante pannine per suoi | marinari a detto conto a Jacob Pieterson | come per sua quietanza</w:t>
            </w:r>
          </w:p>
        </w:tc>
        <w:tc>
          <w:tcPr>
            <w:tcW w:w="213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2587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02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B3888B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03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287, 8, 12</w:t>
            </w:r>
            <w:del w:id="2104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73CBCDAC" w14:textId="77777777" w:rsidTr="0023737F"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F3D2A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26 detto per suo assignamento a Guglielmo Bray | per tante calsette, et altro come per sua quietanza</w:t>
            </w:r>
          </w:p>
        </w:tc>
        <w:tc>
          <w:tcPr>
            <w:tcW w:w="213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A50B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05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077823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06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129,12</w:t>
            </w:r>
            <w:del w:id="2107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055587DC" w14:textId="77777777" w:rsidTr="0023737F"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E412F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25 detto per sua assignatione a Herman Gerritson calzolaro | per scarpe per detti come sua quietanza:</w:t>
            </w:r>
          </w:p>
        </w:tc>
        <w:tc>
          <w:tcPr>
            <w:tcW w:w="213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7921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08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04ECA3D3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09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156</w:t>
            </w:r>
            <w:del w:id="2110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64E3B325" w14:textId="77777777" w:rsidTr="0023737F"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9AADC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2C8CA4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</w:p>
        </w:tc>
        <w:tc>
          <w:tcPr>
            <w:tcW w:w="213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C5DC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11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112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41473C5E" w14:textId="439DDCB2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13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12177,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0F5CF6" w:rsidRPr="007F3E90" w14:paraId="01D7979F" w14:textId="77777777" w:rsidTr="0023737F">
        <w:trPr>
          <w:gridAfter w:val="1"/>
          <w:wAfter w:w="562" w:type="dxa"/>
          <w:trPrChange w:id="2114" w:author="Flavia Di Gi" w:date="2023-05-07T17:52:00Z">
            <w:trPr>
              <w:gridBefore w:val="1"/>
              <w:gridAfter w:val="1"/>
            </w:trPr>
          </w:trPrChange>
        </w:trPr>
        <w:tc>
          <w:tcPr>
            <w:tcW w:w="7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115" w:author="Flavia Di Gi" w:date="2023-05-07T17:52:00Z">
              <w:tcPr>
                <w:tcW w:w="7674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0E5C79D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di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7. 4870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n(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…)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12. |</w:t>
            </w:r>
          </w:p>
        </w:tc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116" w:author="Flavia Di Gi" w:date="2023-05-07T17:52:00Z">
              <w:tcPr>
                <w:tcW w:w="1574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0CBB206C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E04DB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121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vA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611F34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Amsterdam |</w:t>
      </w:r>
    </w:p>
    <w:p w14:paraId="19AE78B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3 |</w:t>
      </w:r>
    </w:p>
    <w:p w14:paraId="555A6F8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capitan Arent Jacobson | mano di ferro sopra la nave San | Christofforo deve dare |</w:t>
      </w:r>
    </w:p>
    <w:tbl>
      <w:tblPr>
        <w:tblW w:w="9810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5"/>
        <w:gridCol w:w="1496"/>
        <w:gridCol w:w="639"/>
        <w:tblGridChange w:id="2117">
          <w:tblGrid>
            <w:gridCol w:w="29"/>
            <w:gridCol w:w="7646"/>
            <w:gridCol w:w="29"/>
            <w:gridCol w:w="1496"/>
            <w:gridCol w:w="610"/>
          </w:tblGrid>
        </w:tblGridChange>
      </w:tblGrid>
      <w:tr w:rsidR="0023737F" w:rsidRPr="007F3E90" w14:paraId="64BB3F57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586D5" w14:textId="60E11B8D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22 aprile pagatoli a buon conto di doi mesi di | soldo, che si dà alla mano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| 150 marinari come per il rollo saldato per | li signori dell’Amiralità alli 22 di giugno:</w:t>
            </w:r>
          </w:p>
        </w:tc>
        <w:tc>
          <w:tcPr>
            <w:tcW w:w="21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2455C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18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43EBCC2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19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480436E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20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3008</w:t>
            </w:r>
            <w:del w:id="2121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4AC509DF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9DD5E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20 di marzo pagati a buon conto di | viveri di 150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4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marinari, et 100 soldati | conforme la sua quietanza</w:t>
            </w:r>
          </w:p>
        </w:tc>
        <w:tc>
          <w:tcPr>
            <w:tcW w:w="21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E6D8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25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42C18E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26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5850</w:t>
            </w:r>
            <w:del w:id="2127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06FBB8A5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89EAF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30 di giugno per sua assignatione | al detto conto</w:t>
            </w:r>
          </w:p>
        </w:tc>
        <w:tc>
          <w:tcPr>
            <w:tcW w:w="21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C5DE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28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1410</w:t>
            </w:r>
            <w:del w:id="2129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88853D1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7553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27 luglio per sua assignatione al detto | conto</w:t>
            </w:r>
          </w:p>
        </w:tc>
        <w:tc>
          <w:tcPr>
            <w:tcW w:w="21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D704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30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1410</w:t>
            </w:r>
            <w:del w:id="2131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7F055A08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4607B" w14:textId="1BEE99D9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dì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detto per sua assignatione a Jacob | Pieterson per pannina per suoi mari-|nari che fanno al detto conto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6033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32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BE5EEC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33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  <w:del w:id="2134" w:author="Flavia Di Gi" w:date="2023-05-07T17:43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175EA0ED" w14:textId="77777777" w:rsidTr="0023737F"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BED6E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B046A3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</w:p>
        </w:tc>
        <w:tc>
          <w:tcPr>
            <w:tcW w:w="21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2C57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  <w:pPrChange w:id="2135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136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4AAE2F6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37" w:author="Flavia Di Gi" w:date="2023-05-07T17:43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12228</w:t>
            </w:r>
            <w:del w:id="2138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0F5CF6" w:rsidRPr="007F3E90" w14:paraId="3023177A" w14:textId="77777777" w:rsidTr="0023737F">
        <w:tblPrEx>
          <w:tblW w:w="9810" w:type="dxa"/>
          <w:tblInd w:w="-34" w:type="dxa"/>
          <w:tblLayout w:type="fixed"/>
          <w:tblCellMar>
            <w:left w:w="10" w:type="dxa"/>
            <w:right w:w="10" w:type="dxa"/>
          </w:tblCellMar>
          <w:tblPrExChange w:id="2139" w:author="Flavia Di Gi" w:date="2023-05-07T17:52:00Z">
            <w:tblPrEx>
              <w:tblW w:w="9171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639" w:type="dxa"/>
          <w:trPrChange w:id="2140" w:author="Flavia Di Gi" w:date="2023-05-07T17:52:00Z">
            <w:trPr>
              <w:gridBefore w:val="1"/>
              <w:gridAfter w:val="1"/>
            </w:trPr>
          </w:trPrChange>
        </w:trPr>
        <w:tc>
          <w:tcPr>
            <w:tcW w:w="7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141" w:author="Flavia Di Gi" w:date="2023-05-07T17:52:00Z">
              <w:tcPr>
                <w:tcW w:w="7675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24505148" w14:textId="5A573FC5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di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4891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n(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…)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 |</w:t>
            </w:r>
          </w:p>
        </w:tc>
        <w:tc>
          <w:tcPr>
            <w:tcW w:w="14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142" w:author="Flavia Di Gi" w:date="2023-05-07T17:52:00Z">
              <w:tcPr>
                <w:tcW w:w="149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384AFEF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48787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n° 4 |</w:t>
      </w:r>
    </w:p>
    <w:p w14:paraId="704147B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Il capitan Pieter Paulson </w:t>
      </w:r>
      <w:r w:rsidRPr="007F3E90">
        <w:rPr>
          <w:rFonts w:ascii="Times New Roman" w:eastAsia="Times New Roman" w:hAnsi="Times New Roman" w:cs="Times New Roman"/>
          <w:sz w:val="24"/>
          <w:szCs w:val="24"/>
          <w:highlight w:val="yellow"/>
        </w:rPr>
        <w:t>Quarcaes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sopra la nave Menonistekerck deve | dare. |</w:t>
      </w:r>
    </w:p>
    <w:tbl>
      <w:tblPr>
        <w:tblW w:w="9810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1"/>
        <w:gridCol w:w="1490"/>
        <w:gridCol w:w="639"/>
        <w:tblGridChange w:id="2143">
          <w:tblGrid>
            <w:gridCol w:w="29"/>
            <w:gridCol w:w="7652"/>
            <w:gridCol w:w="29"/>
            <w:gridCol w:w="1490"/>
            <w:gridCol w:w="610"/>
          </w:tblGrid>
        </w:tblGridChange>
      </w:tblGrid>
      <w:tr w:rsidR="0023737F" w:rsidRPr="007F3E90" w14:paraId="2BA24CA4" w14:textId="77777777" w:rsidTr="0023737F">
        <w:tc>
          <w:tcPr>
            <w:tcW w:w="76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907F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22 aprile pagati a conto di doi mesi per salario | per 150 marinari, che si dano alla mano, come | per il rolo saldato come sopra alli 22 di giugno</w:t>
            </w:r>
          </w:p>
        </w:tc>
        <w:tc>
          <w:tcPr>
            <w:tcW w:w="212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2F8C7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44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2EEBBA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45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3200</w:t>
            </w:r>
            <w:del w:id="2146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7868F80D" w14:textId="77777777" w:rsidTr="0023737F">
        <w:tc>
          <w:tcPr>
            <w:tcW w:w="76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2E7E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A’ 20 marzo passato pagato a buon conto di viveri | de’ 150 marinari, et 100 soldati, che sono sopra la | sua nave, come per sua quietanza</w:t>
            </w:r>
          </w:p>
        </w:tc>
        <w:tc>
          <w:tcPr>
            <w:tcW w:w="212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8395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47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E6D0BC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48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5850</w:t>
            </w:r>
            <w:del w:id="2149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18815EBB" w14:textId="77777777" w:rsidTr="0023737F">
        <w:tc>
          <w:tcPr>
            <w:tcW w:w="76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0FE1C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30 giugno pagati a detto conto come per sua | quietanza</w:t>
            </w:r>
          </w:p>
        </w:tc>
        <w:tc>
          <w:tcPr>
            <w:tcW w:w="212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16DE3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50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1404</w:t>
            </w:r>
            <w:del w:id="2151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396CBD9E" w14:textId="77777777" w:rsidTr="0023737F">
        <w:tc>
          <w:tcPr>
            <w:tcW w:w="76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BE76D" w14:textId="1ED1C81C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25 luglio pagato come sopra, come per sua | quietanza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A22F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52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1404</w:t>
            </w:r>
            <w:del w:id="2153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3256DC34" w14:textId="77777777" w:rsidTr="0023737F">
        <w:tc>
          <w:tcPr>
            <w:tcW w:w="76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3265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7 detto per sua assignatione a Jacob Pieterson | per tante pannine</w:t>
            </w:r>
          </w:p>
        </w:tc>
        <w:tc>
          <w:tcPr>
            <w:tcW w:w="212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2F6E7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54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279, 4, 8</w:t>
            </w:r>
            <w:del w:id="2155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C8239D1" w14:textId="77777777" w:rsidTr="0023737F">
        <w:tc>
          <w:tcPr>
            <w:tcW w:w="76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A7A0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Detto per tanti pagati a detto conto per sua | assignatione a Martin Vander Welem | per tante scarpe per uso de’ suoi marinari</w:t>
            </w:r>
          </w:p>
        </w:tc>
        <w:tc>
          <w:tcPr>
            <w:tcW w:w="212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82EC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56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0B67E9D5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57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del w:id="2158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339AE3CF" w14:textId="77777777" w:rsidTr="0023737F">
        <w:tc>
          <w:tcPr>
            <w:tcW w:w="76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0CB9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Detto pagato a detto conto per sua assignatione | a Hans Vosy per diverse cose necessarie</w:t>
            </w:r>
          </w:p>
          <w:p w14:paraId="67022CEB" w14:textId="77777777" w:rsidR="0023737F" w:rsidRDefault="0023737F" w:rsidP="007F3E90">
            <w:pPr>
              <w:pStyle w:val="Standard"/>
              <w:snapToGrid w:val="0"/>
              <w:spacing w:line="240" w:lineRule="auto"/>
              <w:jc w:val="both"/>
              <w:rPr>
                <w:ins w:id="2159" w:author="Flavia Di Gi" w:date="2023-05-07T17:45:00Z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BE157A" w14:textId="35A71CA1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</w:p>
        </w:tc>
        <w:tc>
          <w:tcPr>
            <w:tcW w:w="212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AABB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60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8AA160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61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  <w:del w:id="2162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  <w:p w14:paraId="1D911BD4" w14:textId="77777777" w:rsidR="0023737F" w:rsidRDefault="0023737F" w:rsidP="0023737F">
            <w:pPr>
              <w:pStyle w:val="Standard"/>
              <w:snapToGrid w:val="0"/>
              <w:spacing w:line="240" w:lineRule="auto"/>
              <w:jc w:val="right"/>
              <w:rPr>
                <w:ins w:id="2163" w:author="Flavia Di Gi" w:date="2023-05-07T17:45:00Z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1C955E" w14:textId="33DC17FD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64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165" w:author="Flavia Di Gi" w:date="2023-05-07T17:45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</w:delText>
              </w:r>
            </w:del>
            <w:del w:id="2166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12282, 4, 8</w:t>
            </w:r>
            <w:del w:id="2167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0F5CF6" w:rsidRPr="007F3E90" w14:paraId="15404E47" w14:textId="77777777" w:rsidTr="0023737F">
        <w:tblPrEx>
          <w:tblW w:w="9810" w:type="dxa"/>
          <w:tblInd w:w="-34" w:type="dxa"/>
          <w:tblLayout w:type="fixed"/>
          <w:tblCellMar>
            <w:left w:w="10" w:type="dxa"/>
            <w:right w:w="10" w:type="dxa"/>
          </w:tblCellMar>
          <w:tblPrExChange w:id="2168" w:author="Flavia Di Gi" w:date="2023-05-07T17:53:00Z">
            <w:tblPrEx>
              <w:tblW w:w="9171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639" w:type="dxa"/>
          <w:trPrChange w:id="2169" w:author="Flavia Di Gi" w:date="2023-05-07T17:53:00Z">
            <w:trPr>
              <w:gridBefore w:val="1"/>
              <w:gridAfter w:val="1"/>
            </w:trPr>
          </w:trPrChange>
        </w:trPr>
        <w:tc>
          <w:tcPr>
            <w:tcW w:w="76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170" w:author="Flavia Di Gi" w:date="2023-05-07T17:53:00Z">
              <w:tcPr>
                <w:tcW w:w="7681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5822399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 quali fanno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 come sopra 4912, 6, 3. |</w:t>
            </w:r>
          </w:p>
        </w:tc>
        <w:tc>
          <w:tcPr>
            <w:tcW w:w="1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171" w:author="Flavia Di Gi" w:date="2023-05-07T17:53:00Z">
              <w:tcPr>
                <w:tcW w:w="1490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34074073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07ACB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n° 5 |</w:t>
      </w:r>
    </w:p>
    <w:p w14:paraId="447AE2A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capitan Bartholomeus Matthisson sopra la nave | d’Anna Riverson deve dare. |</w:t>
      </w:r>
    </w:p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0"/>
        <w:gridCol w:w="1978"/>
      </w:tblGrid>
      <w:tr w:rsidR="0023737F" w:rsidRPr="007F3E90" w14:paraId="49D0358A" w14:textId="77777777" w:rsidTr="0023737F">
        <w:trPr>
          <w:trHeight w:val="719"/>
        </w:trPr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5A3D1" w14:textId="3D432F60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22 aprile pagato a conto di doi mesi di soldo | per 100 marinari conforme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 rolli saldati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li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signori | dell’Amiralità alli 22 di giugno</w:t>
            </w:r>
          </w:p>
        </w:tc>
        <w:tc>
          <w:tcPr>
            <w:tcW w:w="19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A548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09A37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72" w:author="Flavia Di Gi" w:date="2023-05-07T17:44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2234</w:t>
            </w:r>
            <w:del w:id="2173" w:author="Flavia Di Gi" w:date="2023-05-07T17:44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</w:tbl>
    <w:p w14:paraId="53A2C2E7" w14:textId="7A2B3DA9" w:rsidR="000F5CF6" w:rsidRPr="007F3E90" w:rsidDel="00574DF6" w:rsidRDefault="000F5CF6" w:rsidP="007F3E90">
      <w:pPr>
        <w:pStyle w:val="Standard"/>
        <w:snapToGrid w:val="0"/>
        <w:spacing w:line="240" w:lineRule="auto"/>
        <w:jc w:val="both"/>
        <w:rPr>
          <w:del w:id="2174" w:author="Flavia Di Gi" w:date="2023-03-19T18:02:00Z"/>
          <w:rFonts w:ascii="Times New Roman" w:eastAsia="Times New Roman" w:hAnsi="Times New Roman" w:cs="Times New Roman"/>
          <w:sz w:val="24"/>
          <w:szCs w:val="24"/>
        </w:rPr>
      </w:pPr>
    </w:p>
    <w:p w14:paraId="5B14692A" w14:textId="77777777" w:rsidR="009D31E8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 xml:space="preserve">121vB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61BF49B" w14:textId="12582872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Amsterdam |</w:t>
      </w:r>
    </w:p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9"/>
        <w:gridCol w:w="1701"/>
        <w:gridCol w:w="278"/>
        <w:tblGridChange w:id="2175">
          <w:tblGrid>
            <w:gridCol w:w="29"/>
            <w:gridCol w:w="7660"/>
            <w:gridCol w:w="29"/>
            <w:gridCol w:w="1701"/>
            <w:gridCol w:w="249"/>
          </w:tblGrid>
        </w:tblGridChange>
      </w:tblGrid>
      <w:tr w:rsidR="0023737F" w:rsidRPr="007F3E90" w14:paraId="41D26C18" w14:textId="77777777" w:rsidTr="0023737F">
        <w:trPr>
          <w:trHeight w:val="280"/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3AC3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35009" w14:textId="1F2A4184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76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2234</w:t>
            </w:r>
            <w:del w:id="2177" w:author="Flavia Di Gi" w:date="2023-05-07T17:45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  <w:del w:id="2178" w:author="Flavia Di Gi" w:date="2023-05-07T19:58:00Z">
              <w:r w:rsidR="000F3843"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     </w:delText>
              </w:r>
            </w:del>
            <w:ins w:id="2179" w:author="Flavia Di Gi" w:date="2023-05-07T19:58:00Z">
              <w:r w:rsidR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</w:p>
        </w:tc>
      </w:tr>
      <w:tr w:rsidR="0023737F" w:rsidRPr="007F3E90" w14:paraId="37C22BE1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9B441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20 marzo pagato a buon conto de’ viveri di | cento marinari detti, et 80 soldati in ragion | come sopra et come per sua quietanza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4EBC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80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C669DD7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81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4200</w:t>
            </w:r>
            <w:del w:id="2182" w:author="Flavia Di Gi" w:date="2023-05-07T17:45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32E1DDE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A2A6F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30 giugno pagato a detto conto de’ viveri di | 100 marinari come sopra, et come per sua | quietanza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ABA0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183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77200A0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84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954</w:t>
            </w:r>
            <w:del w:id="2185" w:author="Flavia Di Gi" w:date="2023-05-07T17:45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9A54DD1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C876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25 luglio pagato a detto conto, come per sua | quietanza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3EF7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86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954</w:t>
            </w:r>
            <w:del w:id="2187" w:author="Flavia Di Gi" w:date="2023-05-07T17:45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4880F3C5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71242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7 luglio pagato a detto conto a Jacob Pie-|terson come per sua quietanza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444D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88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205, 15</w:t>
            </w:r>
            <w:del w:id="2189" w:author="Flavia Di Gi" w:date="2023-05-07T17:45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7EDED5A0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4B15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E46293" w14:textId="37C8104F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  <w:del w:id="2190" w:author="Flavia Di Gi" w:date="2023-05-07T19:58:00Z">
              <w:r w:rsidR="000F3843"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  <w:r w:rsidRPr="007F3E90"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</w:del>
            <w:ins w:id="2191" w:author="Flavia Di Gi" w:date="2023-05-07T19:58:00Z">
              <w:r w:rsidR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6609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92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193" w:author="Flavia Di Gi" w:date="2023-05-07T17:45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____________</w:delText>
              </w:r>
            </w:del>
          </w:p>
          <w:p w14:paraId="4FD3793C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194" w:author="Flavia Di Gi" w:date="2023-05-07T17:45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8547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5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, 15</w:t>
            </w:r>
            <w:del w:id="2198" w:author="Flavia Di Gi" w:date="2023-05-07T17:45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0F5CF6" w:rsidRPr="007F3E90" w14:paraId="3A8AEADC" w14:textId="77777777" w:rsidTr="0023737F">
        <w:tblPrEx>
          <w:tblW w:w="9668" w:type="dxa"/>
          <w:tblInd w:w="-34" w:type="dxa"/>
          <w:tblLayout w:type="fixed"/>
          <w:tblCellMar>
            <w:left w:w="10" w:type="dxa"/>
            <w:right w:w="10" w:type="dxa"/>
          </w:tblCellMar>
          <w:tblPrExChange w:id="2199" w:author="Flavia Di Gi" w:date="2023-05-07T17:51:00Z">
            <w:tblPrEx>
              <w:tblW w:w="9390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278" w:type="dxa"/>
          <w:trPrChange w:id="2200" w:author="Flavia Di Gi" w:date="2023-05-07T17:51:00Z">
            <w:trPr>
              <w:gridBefore w:val="1"/>
              <w:gridAfter w:val="1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201" w:author="Flavia Di Gi" w:date="2023-05-07T17:51:00Z">
              <w:tcPr>
                <w:tcW w:w="7689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45B64B5E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Quali fanno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come sopra 3419, 3, 14. |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202" w:author="Flavia Di Gi" w:date="2023-05-07T17:51:00Z">
              <w:tcPr>
                <w:tcW w:w="1701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7D7632E1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60BCF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3ED8D3" w14:textId="1721AD9F" w:rsidR="000F5CF6" w:rsidRPr="007F3E90" w:rsidRDefault="000F5CF6">
      <w:pPr>
        <w:pStyle w:val="Standard"/>
        <w:snapToGrid w:val="0"/>
        <w:spacing w:line="240" w:lineRule="auto"/>
        <w:rPr>
          <w:rFonts w:ascii="Times New Roman" w:hAnsi="Times New Roman" w:cs="Times New Roman"/>
          <w:sz w:val="24"/>
          <w:szCs w:val="24"/>
        </w:rPr>
        <w:pPrChange w:id="2203" w:author="Flavia Di Gi" w:date="2023-05-07T17:45:00Z">
          <w:pPr>
            <w:pStyle w:val="Standard"/>
            <w:snapToGrid w:val="0"/>
            <w:spacing w:line="240" w:lineRule="auto"/>
            <w:jc w:val="both"/>
          </w:pPr>
        </w:pPrChange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Encusen</w:t>
      </w:r>
      <w:ins w:id="2204" w:author="Flavia Di Gi" w:date="2023-05-07T17:45:00Z">
        <w:r w:rsidR="0023737F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del w:id="2205" w:author="Flavia Di Gi" w:date="2023-05-07T17:45:00Z">
        <w:r w:rsidRPr="007F3E90" w:rsidDel="0023737F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n° 6 |</w:t>
      </w:r>
    </w:p>
    <w:p w14:paraId="6611095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vice amiraglio capitan Dirich Martson sopra la | nave Santa Giustina deve dare. |</w:t>
      </w:r>
    </w:p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9"/>
        <w:gridCol w:w="1559"/>
        <w:gridCol w:w="420"/>
        <w:tblGridChange w:id="2206">
          <w:tblGrid>
            <w:gridCol w:w="29"/>
            <w:gridCol w:w="7660"/>
            <w:gridCol w:w="29"/>
            <w:gridCol w:w="1559"/>
            <w:gridCol w:w="391"/>
          </w:tblGrid>
        </w:tblGridChange>
      </w:tblGrid>
      <w:tr w:rsidR="0023737F" w:rsidRPr="007F3E90" w14:paraId="7C42A611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13883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10 aprile pagato a conto di doi mesi di | salario dato alla mano per lui, et | 111 marinari arolati, et pagati al | detto giorno come per il rollo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1B98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07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7736616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08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2698</w:t>
            </w:r>
            <w:del w:id="2209" w:author="Flavia Di Gi" w:date="2023-05-07T17:46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04C10D4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9E6A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detto pagato al detto a buon conto di 3 mesi | di viveri di detti 111 marinari alla sudetta | ragione, et per otto, che mangiano alla | camera di puppa parimente alla sudetta ragione | importa il mese fiorini 1047 fano per | tre mesi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2F7C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10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72855F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11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17712A3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12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012E79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13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3141</w:t>
            </w:r>
            <w:del w:id="2214" w:author="Flavia Di Gi" w:date="2023-05-07T17:46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3F5C3F60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E87F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 aprile pagato a detto conto alla moglie | del detto vostro Amiraglio per doi mesi di viveri de’ | 100 soldati imbarcati sopra la sua nave | a piacchi sei per testa, et piacchi dieci per | doi che mangiano alla camera di puppa | che il mese sono fiorini 912 che per doi mesi importano</w:t>
            </w:r>
          </w:p>
          <w:p w14:paraId="41228DE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AD73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15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60E71C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16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330C11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17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106CF769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18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1824</w:t>
            </w:r>
            <w:del w:id="2219" w:author="Flavia Di Gi" w:date="2023-05-07T17:46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7221CB8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8239C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25 agosto pagati a detto conto per doi altri | mesi di viveri per detti marinari, che | dovevano pagar di sei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6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sei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7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settimane doppo la loro partenza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AFA6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E610D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26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2094</w:t>
            </w:r>
            <w:del w:id="2227" w:author="Flavia Di Gi" w:date="2023-05-07T17:46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756CC00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4934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834C8F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il detto dar in tutto fiorini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CD92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del w:id="2228" w:author="Flavia Di Gi" w:date="2023-05-07T17:46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___________</w:delText>
              </w:r>
            </w:del>
          </w:p>
          <w:p w14:paraId="79C3606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29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9757</w:t>
            </w:r>
            <w:del w:id="2230" w:author="Flavia Di Gi" w:date="2023-05-07T17:46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0F5CF6" w:rsidRPr="007F3E90" w14:paraId="5E3C7C30" w14:textId="77777777" w:rsidTr="0023737F">
        <w:tblPrEx>
          <w:tblW w:w="9668" w:type="dxa"/>
          <w:tblInd w:w="-34" w:type="dxa"/>
          <w:tblLayout w:type="fixed"/>
          <w:tblCellMar>
            <w:left w:w="10" w:type="dxa"/>
            <w:right w:w="10" w:type="dxa"/>
          </w:tblCellMar>
          <w:tblPrExChange w:id="2231" w:author="Flavia Di Gi" w:date="2023-05-07T17:51:00Z">
            <w:tblPrEx>
              <w:tblW w:w="9248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420" w:type="dxa"/>
          <w:trPrChange w:id="2232" w:author="Flavia Di Gi" w:date="2023-05-07T17:51:00Z">
            <w:trPr>
              <w:gridBefore w:val="1"/>
              <w:gridAfter w:val="1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233" w:author="Flavia Di Gi" w:date="2023-05-07T17:51:00Z">
              <w:tcPr>
                <w:tcW w:w="7689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37DD01D4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Quali fanno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come sopra 3902, 5, 12. |</w:t>
            </w: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234" w:author="Flavia Di Gi" w:date="2023-05-07T17:51:00Z">
              <w:tcPr>
                <w:tcW w:w="155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349BF61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75213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n° 7 |</w:t>
      </w:r>
    </w:p>
    <w:p w14:paraId="15891F4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Il capitano di Jacob Jacobsen Scrobop | sopra la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nave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La vacca macchiata | deve dar</w:t>
      </w:r>
    </w:p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0"/>
        <w:gridCol w:w="1978"/>
      </w:tblGrid>
      <w:tr w:rsidR="0023737F" w:rsidRPr="007F3E90" w14:paraId="3A3D684B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14214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10 aprile pagato a conto di salarii per doi mesi | dati alla mano per lui, et 113 marinari con-|forme li roli arolati il detto giorno</w:t>
            </w:r>
          </w:p>
        </w:tc>
        <w:tc>
          <w:tcPr>
            <w:tcW w:w="19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0D2F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39C4B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35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2783</w:t>
            </w:r>
            <w:del w:id="2236" w:author="Flavia Di Gi" w:date="2023-05-07T17:46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</w:tbl>
    <w:p w14:paraId="60D6D2B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122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A /</w:t>
      </w:r>
    </w:p>
    <w:p w14:paraId="2C5ED60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Encusen |</w:t>
      </w:r>
    </w:p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0"/>
        <w:gridCol w:w="1978"/>
      </w:tblGrid>
      <w:tr w:rsidR="0023737F" w:rsidRPr="007F3E90" w14:paraId="5B9779C6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4B33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B159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37" w:author="Flavia Di Gi" w:date="2023-05-07T17:46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2783</w:t>
            </w:r>
            <w:del w:id="2238" w:author="Flavia Di Gi" w:date="2023-05-07T17:46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757E4ED8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784CF" w14:textId="4B030C88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10 aprile pagato a Meyntgen Luytger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8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moglie del detto Capitano a buon conto di 3 mesi | di viveri per detti marinari computati li doi sopra | principiando il giorno della mostra vengo-|no per ogni mese fiorini 1065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59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fanno per 3 mesi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ED7E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45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4A4DCFE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46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62D849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47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B4587F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48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3195</w:t>
            </w:r>
            <w:del w:id="2249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05D4B077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3AA2F" w14:textId="7793385B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detto pagato alla detta per il medesimo conto per li viveri di | 70 soldati a ragione come sopra, che fanno | il mese fiorini 642, et in doi mesi sono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48E5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50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1D955B1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51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1284</w:t>
            </w:r>
            <w:del w:id="2252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3A7E85D3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28BAA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25 d’agosto pagato alla detta a buon conto per doi | altri mesi di viveri per 113 marinari quali | se gli erano promessi di pagar in sei settimane | doppo la sua partenza sono il mese fiorini | 1065, che per doi mesi fanno</w:t>
            </w:r>
          </w:p>
        </w:tc>
        <w:tc>
          <w:tcPr>
            <w:tcW w:w="19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4C8B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53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06049A5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54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79A1426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55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2130</w:t>
            </w:r>
            <w:del w:id="2256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793ED155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0BFE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2EC90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</w:p>
        </w:tc>
        <w:tc>
          <w:tcPr>
            <w:tcW w:w="19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1D4CC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57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258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76AD811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59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9392</w:t>
            </w:r>
            <w:del w:id="2260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</w:tbl>
    <w:p w14:paraId="79F192B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Quali fanno </w:t>
      </w:r>
      <w:r w:rsidRPr="007F3E90">
        <w:rPr>
          <w:rFonts w:ascii="Times New Roman" w:eastAsia="Times New Roman" w:hAnsi="Times New Roman" w:cs="Times New Roman"/>
          <w:sz w:val="24"/>
          <w:szCs w:val="24"/>
          <w:highlight w:val="yellow"/>
        </w:rPr>
        <w:t>A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detti dà </w:t>
      </w:r>
      <w:r w:rsidRPr="007F3E90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>d(ucati)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7. 3756 </w:t>
      </w:r>
      <w:r w:rsidRPr="007F3E90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>d(ucati)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>n(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>…)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12. |</w:t>
      </w:r>
    </w:p>
    <w:p w14:paraId="4395E1B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16A6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color w:val="000000"/>
          <w:sz w:val="24"/>
          <w:szCs w:val="24"/>
        </w:rPr>
        <w:t>n° 8 |</w:t>
      </w:r>
    </w:p>
    <w:p w14:paraId="195C808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capitan Gisbert Janson sopra la nave Il | leon dorato deve dare. |</w:t>
      </w:r>
    </w:p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0"/>
        <w:gridCol w:w="1481"/>
        <w:gridCol w:w="497"/>
        <w:tblGridChange w:id="2261">
          <w:tblGrid>
            <w:gridCol w:w="29"/>
            <w:gridCol w:w="7661"/>
            <w:gridCol w:w="29"/>
            <w:gridCol w:w="1481"/>
            <w:gridCol w:w="468"/>
          </w:tblGrid>
        </w:tblGridChange>
      </w:tblGrid>
      <w:tr w:rsidR="0023737F" w:rsidRPr="007F3E90" w14:paraId="47C4AFA8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ADBD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11 aprile pagato a conto di salarii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60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doi mesi | dati alla mano per lui, et 109 marinari aro-|lati il giorno detto come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li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roli segnati dai | signori dell’Amiralità</w:t>
            </w:r>
          </w:p>
        </w:tc>
        <w:tc>
          <w:tcPr>
            <w:tcW w:w="197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F7335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65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5439E6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66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1E1FDF4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67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2451</w:t>
            </w:r>
            <w:del w:id="2268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7B018EB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3A13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Detto pagati a Griet Reymers moglie di detto Capitano | a buon conto di 3 mesi di viveri di detti 109 | marinari a ragion come sopra fanno il mese | fiorini 1029 che per 3 mesi sono</w:t>
            </w:r>
          </w:p>
        </w:tc>
        <w:tc>
          <w:tcPr>
            <w:tcW w:w="197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C8503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69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8A7894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70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0E4928D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71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3082</w:t>
            </w:r>
            <w:del w:id="2272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61862527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8C94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Detto pagato alla detta sua moglie a buon conto | di doi mesi di viveri per 100 soldati imbar-|cati sopra la sua nave alla sudetta ragione | fano ogni mese fiorini 912 che per doi mesi | sono</w:t>
            </w:r>
          </w:p>
        </w:tc>
        <w:tc>
          <w:tcPr>
            <w:tcW w:w="197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ECE29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73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007D02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74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6C9A9D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75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1829</w:t>
            </w:r>
            <w:del w:id="2276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90E242B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C26E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25 agosto pagati alla detta a buon conto di doi | altri mesi di viveri per 109 marinari | promessi di pagar sei in sei settimane | doppo la sua partenza fanno ogni mese | 1029 che per doi mesi sono fiorini</w:t>
            </w:r>
          </w:p>
        </w:tc>
        <w:tc>
          <w:tcPr>
            <w:tcW w:w="197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D4EAC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77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84005E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78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B2F850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79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2058</w:t>
            </w:r>
            <w:del w:id="2280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40843F60" w14:textId="77777777" w:rsidTr="0023737F"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E774A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831A6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il sudetto in tutto</w:t>
            </w:r>
          </w:p>
        </w:tc>
        <w:tc>
          <w:tcPr>
            <w:tcW w:w="197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927C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81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282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2896E963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83" w:author="Flavia Di Gi" w:date="2023-05-07T17:51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9420</w:t>
            </w:r>
            <w:del w:id="2284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0F5CF6" w:rsidRPr="007F3E90" w14:paraId="598C39A2" w14:textId="77777777" w:rsidTr="0023737F">
        <w:tblPrEx>
          <w:tblW w:w="9668" w:type="dxa"/>
          <w:tblInd w:w="-34" w:type="dxa"/>
          <w:tblLayout w:type="fixed"/>
          <w:tblCellMar>
            <w:left w:w="10" w:type="dxa"/>
            <w:right w:w="10" w:type="dxa"/>
          </w:tblCellMar>
          <w:tblPrExChange w:id="2285" w:author="Flavia Di Gi" w:date="2023-05-07T17:51:00Z">
            <w:tblPrEx>
              <w:tblW w:w="9171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497" w:type="dxa"/>
          <w:trPrChange w:id="2286" w:author="Flavia Di Gi" w:date="2023-05-07T17:51:00Z">
            <w:trPr>
              <w:gridBefore w:val="1"/>
              <w:gridAfter w:val="1"/>
            </w:trPr>
          </w:trPrChange>
        </w:trPr>
        <w:tc>
          <w:tcPr>
            <w:tcW w:w="7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287" w:author="Flavia Di Gi" w:date="2023-05-07T17:51:00Z">
              <w:tcPr>
                <w:tcW w:w="7690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2C80197F" w14:textId="448018AB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Quali fanno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da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7. 3768 |</w:t>
            </w:r>
          </w:p>
        </w:tc>
        <w:tc>
          <w:tcPr>
            <w:tcW w:w="14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288" w:author="Flavia Di Gi" w:date="2023-05-07T17:51:00Z">
              <w:tcPr>
                <w:tcW w:w="1481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495EEBE3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8BD15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EB007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n° 9 |</w:t>
      </w:r>
    </w:p>
    <w:p w14:paraId="337E043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capitan Pietro Janson sopra la nave | Il re Davide deve dare |</w:t>
      </w:r>
    </w:p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9"/>
        <w:gridCol w:w="1979"/>
      </w:tblGrid>
      <w:tr w:rsidR="0023737F" w:rsidRPr="007F3E90" w14:paraId="2B4D2663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3844D" w14:textId="34C7A6DD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</w:t>
            </w:r>
            <w:ins w:id="2289" w:author="Giorgia" w:date="2023-03-22T22:10:00Z">
              <w:r w:rsidR="00975E64" w:rsidRPr="00975E64">
                <w:rPr>
                  <w:rFonts w:ascii="Times New Roman" w:eastAsia="Times New Roman" w:hAnsi="Times New Roman" w:cs="Times New Roman"/>
                  <w:smallCaps/>
                  <w:sz w:val="24"/>
                  <w:szCs w:val="24"/>
                  <w:rPrChange w:id="2290" w:author="Giorgia" w:date="2023-03-22T22:10:00Z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rPrChange>
                </w:rPr>
                <w:t>xi</w:t>
              </w:r>
            </w:ins>
            <w:del w:id="2291" w:author="Giorgia" w:date="2023-03-22T22:10:00Z">
              <w:r w:rsidRPr="007F3E90" w:rsidDel="00975E64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XI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aprile pagato a conto di doi mesi di | soldo dato alla mano per lui, et 107 mari-|nari arolati il giorno d’hoggi a ragion | di 1191 fiorini il mese conforme li | roli che per doi mesi sono</w:t>
            </w:r>
          </w:p>
        </w:tc>
        <w:tc>
          <w:tcPr>
            <w:tcW w:w="19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72FCC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E19D4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5C2D93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92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2383</w:t>
            </w:r>
            <w:del w:id="2293" w:author="Flavia Di Gi" w:date="2023-05-07T17:47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</w:tbl>
    <w:p w14:paraId="49C6707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122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B /</w:t>
      </w:r>
    </w:p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9"/>
        <w:gridCol w:w="1417"/>
        <w:gridCol w:w="562"/>
        <w:tblGridChange w:id="2294">
          <w:tblGrid>
            <w:gridCol w:w="29"/>
            <w:gridCol w:w="7660"/>
            <w:gridCol w:w="29"/>
            <w:gridCol w:w="1417"/>
            <w:gridCol w:w="533"/>
          </w:tblGrid>
        </w:tblGridChange>
      </w:tblGrid>
      <w:tr w:rsidR="0023737F" w:rsidRPr="007F3E90" w14:paraId="6710DC87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5708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Encusen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AC915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95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</w:tc>
      </w:tr>
      <w:tr w:rsidR="0023737F" w:rsidRPr="007F3E90" w14:paraId="19778E2B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92634" w14:textId="74A31F9C" w:rsidR="000F5CF6" w:rsidRPr="007F3E90" w:rsidRDefault="000F3843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del w:id="2296" w:author="Flavia Di Gi" w:date="2023-05-07T19:58:00Z">
              <w:r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    </w:delText>
              </w:r>
            </w:del>
            <w:ins w:id="2297" w:author="Flavia Di Gi" w:date="2023-05-07T19:58:00Z">
              <w:r w:rsidR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B465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298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2383 |</w:t>
            </w:r>
          </w:p>
        </w:tc>
      </w:tr>
      <w:tr w:rsidR="0023737F" w:rsidRPr="007F3E90" w14:paraId="11B3DC93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5D16E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XI aprile pagato a Willam Kem Pieters | moglie di detto Capitano a buon conto di tre | mesi di viveri per detto Capitano et marinari alla | sopradetta ragione fanno il mese fiorini 1011 | che in tre mesi sono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193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299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3242BEC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00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0DB5C78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01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3033</w:t>
            </w:r>
            <w:del w:id="2302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C7AA061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1A56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detto pagato alla sudetta per il medesimo conto | per doi mesi di viveri per 72 soldati im-|barcati sopra la sua nave alla sudetta | ragione come sopra fanno ogni mese | fiorini 660 fanno per doi mesi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3C9EE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03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4F69FB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04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4599A2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05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1320</w:t>
            </w:r>
            <w:del w:id="2306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380AC0A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79283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25 agosto pagato alla detta a conto di | altri doi mesi di viveri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li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107 mari-|nari alla sudetta ragione, et promessoli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61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pagare di sei in sei settimane doppo la | sua partenza fanno per doi mesi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C8D4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08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E75710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09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A7EF4C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10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  <w:del w:id="2311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613D7F31" w14:textId="77777777" w:rsidTr="0023737F">
        <w:trPr>
          <w:trHeight w:val="71"/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4D54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85B504" w14:textId="27F758CE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E403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12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313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6571FE8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14" w:author="Flavia Di Gi" w:date="2023-05-07T17:47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8758</w:t>
            </w:r>
            <w:del w:id="2315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DA4FF81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55CF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Quali fanno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da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 come sopra 3503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138.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BFAE4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7A82C372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C95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9C68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615B031F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0DD6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Roterdam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AB553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7A97FD44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3B18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n° 10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E45C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3761F498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C246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 capitan Gio. Janson Vander Linden sopra la |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nave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 specchio deve dare.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D18E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7EA5686E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436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10 maggio pagato a conto di doi mesi di salario | per lui et 100 marinari dati alla mano | conforme al rollo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3E4F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16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563BF0F" w14:textId="7A4A3BC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17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2164</w:t>
            </w:r>
            <w:ins w:id="2318" w:author="Flavia Di Gi" w:date="2023-05-07T17:50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del w:id="2319" w:author="Flavia Di Gi" w:date="2023-05-07T17:50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del w:id="2320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23737F" w:rsidRPr="007F3E90" w14:paraId="4A780638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436D4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dì detto dato alle donne a conto del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3°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mese di salario di detti marinari che | si deve diffalcare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2805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21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17845330" w14:textId="7C8BECB0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22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644,</w:t>
            </w:r>
            <w:ins w:id="2323" w:author="Flavia Di Gi" w:date="2023-05-07T17:48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del w:id="2324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3A41E91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36B81" w14:textId="1BD55669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dì detto pagato a conto di doi mesi di | viveri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li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 marinari, et 99 | soldati imbarcati alla ragione sudetta | come per quietanza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039E9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25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630A77D5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26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3774</w:t>
            </w:r>
            <w:del w:id="2327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343121F5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561A3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dì detto pagato a buon conto per un altro | mese di viveri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li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 marinari, et | per un giorno di 40 huomini che | vi mangiorono prima della mostra: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F969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28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E6FDED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29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14C3BCDD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30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981</w:t>
            </w:r>
            <w:del w:id="2331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4762C8F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08C4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30 agosto pagato alla sua moglie a | conto di doi altri mesi di viveri per detti | marinari promessi di pagar doppo | la sua partenza come per quietanza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20BDB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32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1ECDB3C4" w14:textId="17CC791C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33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1938</w:t>
            </w:r>
            <w:ins w:id="2334" w:author="Flavia Di Gi" w:date="2023-05-07T17:48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del w:id="2335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23737F" w:rsidRPr="007F3E90" w14:paraId="307B5F84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594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A668EF" w14:textId="350DBA9C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49F1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36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337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7C2848BC" w14:textId="094FBF1F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38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9501,</w:t>
            </w:r>
            <w:ins w:id="2339" w:author="Flavia Di Gi" w:date="2023-05-07T17:48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del w:id="2340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0978C3B1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C1151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Quali fanno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come sopra 3800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n(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…)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0F30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40BD2557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816D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497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613F1CDC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E47C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/ 122</w:t>
            </w:r>
            <w:r w:rsidRPr="007F3E9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v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 /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4A0F1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737F" w:rsidRPr="007F3E90" w14:paraId="6EDDAF5A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2FF8F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Roterdam|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2F06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5DDC5C49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D0D4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320C1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29C96F36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D43FE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n° 11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6618F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4EF0E172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C304E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Il capitano Isaac Janson Nienvelt | sopra la nave Emaus deve dare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5E7F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17721A67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5AFC7" w14:textId="69549FDF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11 di maggio pagato a conto di doi mesi | di salario per lui, et 100 marinari dati alla mano | come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li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rolli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5253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E139C5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41" w:author="Flavia Di Gi" w:date="2023-05-07T17:50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2178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62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413C6D54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BA12F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A’ dì 30 detto alle donne, et altri di detti mari-|nari a conto del loro soldo per il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3°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mese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351A8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45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13305BBF" w14:textId="0D6BF0C6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46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644,</w:t>
            </w:r>
            <w:ins w:id="2347" w:author="Flavia Di Gi" w:date="2023-05-07T17:49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del w:id="2348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0640D695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AF92C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detto pagato a buon conto per doi mesi | di viveri per lui 100 marinari, et | 80 soldati imbarcati sopra la sua nave | alla ragione come di sopra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5D5A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49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4692BBF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50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3456</w:t>
            </w:r>
            <w:del w:id="2351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3FF12AFB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4D74B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detto per un altro mese di viveri di | detti cento marinari alla ragion come | di sopra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3FE7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52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05F5C0C6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53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972</w:t>
            </w:r>
            <w:del w:id="2354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7006FA0E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AC67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30 agosto a conto di doi altri mesi di viveri | di detti cento marinari promessili di | pagar, et pagati doppo la sua partita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CE5AE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55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76B3EFE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56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1932</w:t>
            </w:r>
            <w:del w:id="2357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7B352762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3F19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47BCC4" w14:textId="48EC727A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  <w:del w:id="2358" w:author="Flavia Di Gi" w:date="2023-05-07T19:58:00Z">
              <w:r w:rsidR="000F3843" w:rsidDel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  </w:delText>
              </w:r>
            </w:del>
            <w:ins w:id="2359" w:author="Flavia Di Gi" w:date="2023-05-07T19:58:00Z">
              <w:r w:rsidR="00E806F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18AA9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60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361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00D15EF9" w14:textId="0CF2E895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62" w:author="Flavia Di Gi" w:date="2023-05-07T17:48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9182,</w:t>
            </w:r>
            <w:ins w:id="2363" w:author="Flavia Di Gi" w:date="2023-05-07T17:48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del w:id="2364" w:author="Flavia Di Gi" w:date="2023-05-07T17:48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23737F" w:rsidRPr="007F3E90" w14:paraId="1C8ECA76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4CBE5" w14:textId="01C09D43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Quali sono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di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d(ucati)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 xml:space="preserve">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7 sudetti 3673.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EE7C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5CF6" w:rsidRPr="007F3E90" w14:paraId="47415A29" w14:textId="77777777" w:rsidTr="0023737F">
        <w:tblPrEx>
          <w:tblW w:w="9668" w:type="dxa"/>
          <w:tblInd w:w="-34" w:type="dxa"/>
          <w:tblLayout w:type="fixed"/>
          <w:tblCellMar>
            <w:left w:w="10" w:type="dxa"/>
            <w:right w:w="10" w:type="dxa"/>
          </w:tblCellMar>
          <w:tblPrExChange w:id="2365" w:author="Flavia Di Gi" w:date="2023-05-07T17:49:00Z">
            <w:tblPrEx>
              <w:tblW w:w="9106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562" w:type="dxa"/>
          <w:trPrChange w:id="2366" w:author="Flavia Di Gi" w:date="2023-05-07T17:49:00Z">
            <w:trPr>
              <w:gridBefore w:val="1"/>
              <w:gridAfter w:val="1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367" w:author="Flavia Di Gi" w:date="2023-05-07T17:49:00Z">
              <w:tcPr>
                <w:tcW w:w="7689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2CF9CC70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368" w:author="Flavia Di Gi" w:date="2023-05-07T17:49:00Z">
              <w:tcPr>
                <w:tcW w:w="1417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0624A7A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5CF6" w:rsidRPr="007F3E90" w14:paraId="43BB945E" w14:textId="77777777" w:rsidTr="0023737F">
        <w:tblPrEx>
          <w:tblW w:w="9668" w:type="dxa"/>
          <w:tblInd w:w="-34" w:type="dxa"/>
          <w:tblLayout w:type="fixed"/>
          <w:tblCellMar>
            <w:left w:w="10" w:type="dxa"/>
            <w:right w:w="10" w:type="dxa"/>
          </w:tblCellMar>
          <w:tblPrExChange w:id="2369" w:author="Flavia Di Gi" w:date="2023-05-07T17:49:00Z">
            <w:tblPrEx>
              <w:tblW w:w="9106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562" w:type="dxa"/>
          <w:trPrChange w:id="2370" w:author="Flavia Di Gi" w:date="2023-05-07T17:49:00Z">
            <w:trPr>
              <w:gridBefore w:val="1"/>
              <w:gridAfter w:val="1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371" w:author="Flavia Di Gi" w:date="2023-05-07T17:49:00Z">
              <w:tcPr>
                <w:tcW w:w="7689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312CA73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/ 122</w:t>
            </w:r>
            <w:r w:rsidRPr="007F3E9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v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B /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372" w:author="Flavia Di Gi" w:date="2023-05-07T17:49:00Z">
              <w:tcPr>
                <w:tcW w:w="1417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1917DE6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F5CF6" w:rsidRPr="007F3E90" w14:paraId="269271EF" w14:textId="77777777" w:rsidTr="0023737F">
        <w:tblPrEx>
          <w:tblW w:w="9668" w:type="dxa"/>
          <w:tblInd w:w="-34" w:type="dxa"/>
          <w:tblLayout w:type="fixed"/>
          <w:tblCellMar>
            <w:left w:w="10" w:type="dxa"/>
            <w:right w:w="10" w:type="dxa"/>
          </w:tblCellMar>
          <w:tblPrExChange w:id="2373" w:author="Flavia Di Gi" w:date="2023-05-07T17:49:00Z">
            <w:tblPrEx>
              <w:tblW w:w="9106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562" w:type="dxa"/>
          <w:trPrChange w:id="2374" w:author="Flavia Di Gi" w:date="2023-05-07T17:49:00Z">
            <w:trPr>
              <w:gridBefore w:val="1"/>
              <w:gridAfter w:val="1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375" w:author="Flavia Di Gi" w:date="2023-05-07T17:49:00Z">
              <w:tcPr>
                <w:tcW w:w="7689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0E37C586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n° 12 |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376" w:author="Flavia Di Gi" w:date="2023-05-07T17:49:00Z">
              <w:tcPr>
                <w:tcW w:w="1417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0CA16453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5CF6" w:rsidRPr="007F3E90" w14:paraId="2F8A8A56" w14:textId="77777777" w:rsidTr="0023737F">
        <w:tblPrEx>
          <w:tblW w:w="9668" w:type="dxa"/>
          <w:tblInd w:w="-34" w:type="dxa"/>
          <w:tblLayout w:type="fixed"/>
          <w:tblCellMar>
            <w:left w:w="10" w:type="dxa"/>
            <w:right w:w="10" w:type="dxa"/>
          </w:tblCellMar>
          <w:tblPrExChange w:id="2377" w:author="Flavia Di Gi" w:date="2023-05-07T17:49:00Z">
            <w:tblPrEx>
              <w:tblW w:w="9106" w:type="dxa"/>
              <w:tblInd w:w="-34" w:type="dxa"/>
              <w:tblLayout w:type="fixed"/>
              <w:tblCellMar>
                <w:left w:w="10" w:type="dxa"/>
                <w:right w:w="10" w:type="dxa"/>
              </w:tblCellMar>
            </w:tblPrEx>
          </w:tblPrExChange>
        </w:tblPrEx>
        <w:trPr>
          <w:gridAfter w:val="1"/>
          <w:wAfter w:w="562" w:type="dxa"/>
          <w:trPrChange w:id="2378" w:author="Flavia Di Gi" w:date="2023-05-07T17:49:00Z">
            <w:trPr>
              <w:gridBefore w:val="1"/>
              <w:gridAfter w:val="1"/>
            </w:trPr>
          </w:trPrChange>
        </w:trPr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379" w:author="Flavia Di Gi" w:date="2023-05-07T17:49:00Z">
              <w:tcPr>
                <w:tcW w:w="7689" w:type="dxa"/>
                <w:gridSpan w:val="2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5B29B6FD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Il capitan Pieter Corson Hort sopra | la nave Li 3 re deve dare. |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tcPrChange w:id="2380" w:author="Flavia Di Gi" w:date="2023-05-07T17:49:00Z">
              <w:tcPr>
                <w:tcW w:w="1417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</w:tcPrChange>
          </w:tcPr>
          <w:p w14:paraId="6A5DE79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37F" w:rsidRPr="007F3E90" w14:paraId="07BD1634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9D01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11 maggio pagato a conto di doi mesi di | soldo datoli alla mano per lui, et 100 | marinari conforme il rollo fattone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1142A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81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59CF7B6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82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2124</w:t>
            </w:r>
            <w:del w:id="2383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1D046253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973D2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A’ dì 30 detto dato alle loro donne, et altri per | sua assignatione a conto del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3°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mese come | per il conto dei signori dell’Amiralità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D429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84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EDF7125" w14:textId="44351772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85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644,</w:t>
            </w:r>
            <w:ins w:id="2386" w:author="Flavia Di Gi" w:date="2023-05-07T17:49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ins w:id="2387" w:author="Flavia Di Gi" w:date="2023-05-07T17:49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del w:id="2388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 xml:space="preserve">. 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23737F" w:rsidRPr="007F3E90" w14:paraId="441D61E2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CC160" w14:textId="0FF2E6EA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24 detto pagato a buon conto di doi mesi | di viveri per 100 marinari, et ottanta | soldati alla ragione come di sopra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354B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89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3364FBD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90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3444</w:t>
            </w:r>
            <w:del w:id="2391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286E4B1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0F697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A’ dì detto per un altro mese di viveri per 100 | marinari come per quietanza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D060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92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966</w:t>
            </w:r>
            <w:del w:id="2393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645457DA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030D8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d’agosto più a buon conto di doi altri | mesi di viveri </w:t>
            </w:r>
            <w:proofErr w:type="gramStart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per li</w:t>
            </w:r>
            <w:proofErr w:type="gramEnd"/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 marinari pro-|messi di pagar doppo la loro partenza | come per il conto di detti signori dell’Ami-|ralità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EA071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94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1F3DDDF4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  <w:pPrChange w:id="2395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</w:p>
          <w:p w14:paraId="23789762" w14:textId="77777777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396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1944</w:t>
            </w:r>
            <w:del w:id="2397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2BF20556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B2A74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5858F7" w14:textId="097769CC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Deve dar in tutto fiorini</w:t>
            </w:r>
            <w:r w:rsidR="000F3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9D7BF" w14:textId="77777777" w:rsidR="000F5CF6" w:rsidRPr="007F3E90" w:rsidRDefault="000F5CF6">
            <w:pPr>
              <w:pStyle w:val="Standard"/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  <w:pPrChange w:id="2398" w:author="Flavia Di Gi" w:date="2023-05-07T17:50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del w:id="2399" w:author="Flavia Di Gi" w:date="2023-05-07T17:50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__________</w:delText>
              </w:r>
            </w:del>
          </w:p>
          <w:p w14:paraId="02B66FF7" w14:textId="13032D6F" w:rsidR="000F5CF6" w:rsidRPr="007F3E90" w:rsidRDefault="000F5CF6">
            <w:pPr>
              <w:pStyle w:val="Standard"/>
              <w:snapToGrid w:val="0"/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  <w:pPrChange w:id="2400" w:author="Flavia Di Gi" w:date="2023-05-07T17:49:00Z">
                <w:pPr>
                  <w:pStyle w:val="Standard"/>
                  <w:snapToGrid w:val="0"/>
                  <w:spacing w:line="240" w:lineRule="auto"/>
                  <w:jc w:val="both"/>
                </w:pPr>
              </w:pPrChange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9122,</w:t>
            </w:r>
            <w:ins w:id="2401" w:author="Flavia Di Gi" w:date="2023-05-07T17:49:00Z">
              <w:r w:rsidR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ins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del w:id="2402" w:author="Flavia Di Gi" w:date="2023-05-07T17:49:00Z">
              <w:r w:rsidRPr="007F3E90" w:rsidDel="0023737F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.</w:delText>
              </w:r>
            </w:del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23737F" w:rsidRPr="007F3E90" w14:paraId="5CA1F1D3" w14:textId="77777777" w:rsidTr="0023737F">
        <w:tc>
          <w:tcPr>
            <w:tcW w:w="7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38D55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Quali sono 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A</w:t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detti come sopra 3649</w:t>
            </w:r>
            <w:r w:rsidRPr="007F3E90">
              <w:rPr>
                <w:rStyle w:val="Rimandonotaapidipagina"/>
                <w:rFonts w:ascii="Times New Roman" w:hAnsi="Times New Roman" w:cs="Times New Roman"/>
                <w:sz w:val="24"/>
                <w:szCs w:val="24"/>
              </w:rPr>
              <w:footnoteReference w:id="563"/>
            </w:r>
            <w:r w:rsidRPr="007F3E90">
              <w:rPr>
                <w:rFonts w:ascii="Times New Roman" w:eastAsia="Times New Roman" w:hAnsi="Times New Roman" w:cs="Times New Roman"/>
                <w:sz w:val="24"/>
                <w:szCs w:val="24"/>
              </w:rPr>
              <w:t>. |</w:t>
            </w:r>
          </w:p>
        </w:tc>
        <w:tc>
          <w:tcPr>
            <w:tcW w:w="197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1E599" w14:textId="77777777" w:rsidR="000F5CF6" w:rsidRPr="007F3E90" w:rsidRDefault="000F5CF6" w:rsidP="007F3E90">
            <w:pPr>
              <w:pStyle w:val="Standard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C7244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C7EF4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All’incontro l’Amiraglio, et li capitani sudetti devono haver tutti li soldi | et denari dei suoi marinari, et viveri dei soldati per il tempo fin qui | transcorso conforme alle mostre fatte fin adesso | di che doverà farsene il calcolo in armata. |</w:t>
      </w:r>
    </w:p>
    <w:p w14:paraId="5E33E3D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B98A6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Estratto dei debiti dell’Amiraglio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6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et capitani dei dodici vasselli, et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6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per consequenza il loro havere |</w:t>
      </w:r>
    </w:p>
    <w:p w14:paraId="73FF413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1 |</w:t>
      </w:r>
    </w:p>
    <w:p w14:paraId="2275FD34" w14:textId="7A739FC8" w:rsidR="000F5CF6" w:rsidRDefault="000F5CF6" w:rsidP="007F3E90">
      <w:pPr>
        <w:pStyle w:val="Standard"/>
        <w:snapToGrid w:val="0"/>
        <w:spacing w:line="240" w:lineRule="auto"/>
        <w:jc w:val="both"/>
        <w:rPr>
          <w:ins w:id="2413" w:author="Flavia Di Gi" w:date="2023-03-19T18:05:00Z"/>
          <w:rFonts w:ascii="Times New Roman" w:eastAsia="Times New Roman" w:hAnsi="Times New Roman" w:cs="Times New Roman"/>
          <w:sz w:val="24"/>
          <w:szCs w:val="24"/>
        </w:rPr>
      </w:pPr>
    </w:p>
    <w:p w14:paraId="40C5BDCF" w14:textId="27D552BD" w:rsidR="00574DF6" w:rsidRDefault="00574DF6" w:rsidP="007F3E90">
      <w:pPr>
        <w:pStyle w:val="Standard"/>
        <w:snapToGrid w:val="0"/>
        <w:spacing w:line="240" w:lineRule="auto"/>
        <w:jc w:val="both"/>
        <w:rPr>
          <w:ins w:id="2414" w:author="Flavia Di Gi" w:date="2023-03-19T18:05:00Z"/>
          <w:rFonts w:ascii="Times New Roman" w:eastAsia="Times New Roman" w:hAnsi="Times New Roman" w:cs="Times New Roman"/>
          <w:sz w:val="24"/>
          <w:szCs w:val="24"/>
        </w:rPr>
      </w:pPr>
      <w:ins w:id="2415" w:author="Flavia Di Gi" w:date="2023-03-19T18:05:00Z">
        <w:r>
          <w:rPr>
            <w:rFonts w:ascii="Times New Roman" w:eastAsia="Times New Roman" w:hAnsi="Times New Roman" w:cs="Times New Roman"/>
            <w:sz w:val="24"/>
            <w:szCs w:val="24"/>
          </w:rPr>
          <w:t>/ 122bis r-v /</w:t>
        </w:r>
      </w:ins>
    </w:p>
    <w:p w14:paraId="3DD3F2C1" w14:textId="319942F3" w:rsidR="00574DF6" w:rsidRDefault="00574DF6" w:rsidP="007F3E90">
      <w:pPr>
        <w:pStyle w:val="Standard"/>
        <w:snapToGrid w:val="0"/>
        <w:spacing w:line="240" w:lineRule="auto"/>
        <w:jc w:val="both"/>
        <w:rPr>
          <w:ins w:id="2416" w:author="Flavia Di Gi" w:date="2023-04-02T16:21:00Z"/>
          <w:rFonts w:ascii="Times New Roman" w:eastAsia="Times New Roman" w:hAnsi="Times New Roman" w:cs="Times New Roman"/>
          <w:i/>
          <w:iCs/>
          <w:sz w:val="24"/>
          <w:szCs w:val="24"/>
        </w:rPr>
      </w:pPr>
      <w:ins w:id="2417" w:author="Flavia Di Gi" w:date="2023-03-19T18:05:00Z">
        <w:r>
          <w:rPr>
            <w:rFonts w:ascii="Times New Roman" w:eastAsia="Times New Roman" w:hAnsi="Times New Roman" w:cs="Times New Roman"/>
            <w:i/>
            <w:iCs/>
            <w:sz w:val="24"/>
            <w:szCs w:val="24"/>
          </w:rPr>
          <w:t>Carta tagliata non numerata</w:t>
        </w:r>
      </w:ins>
    </w:p>
    <w:p w14:paraId="79159CAC" w14:textId="77777777" w:rsidR="00AD063B" w:rsidRPr="00574DF6" w:rsidRDefault="00AD063B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rPrChange w:id="2418" w:author="Flavia Di Gi" w:date="2023-03-19T18:05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37F711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123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 xml:space="preserve">r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B230201" w14:textId="39136299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054671C1" w14:textId="77777777" w:rsidR="009D31E8" w:rsidRDefault="009D31E8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9D31E8" w:rsidSect="005F4435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6792D311" w14:textId="08A49E72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06B827C5" w14:textId="77777777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8 ottobre 1618, L’Aia (cc. 124r-125v, 128r-129v)</w:t>
      </w:r>
    </w:p>
    <w:p w14:paraId="61DA55F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2063F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124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5A87511" w14:textId="1824AF43" w:rsidR="000F5CF6" w:rsidRDefault="000F5CF6" w:rsidP="007F3E90">
      <w:pPr>
        <w:pStyle w:val="Standard"/>
        <w:snapToGrid w:val="0"/>
        <w:spacing w:line="240" w:lineRule="auto"/>
        <w:jc w:val="both"/>
        <w:rPr>
          <w:ins w:id="2419" w:author="Flavia Di Gi" w:date="2023-03-12T14:19:00Z"/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64 sola |</w:t>
      </w:r>
    </w:p>
    <w:p w14:paraId="52646D10" w14:textId="77777777" w:rsidR="0074051D" w:rsidRPr="007F3E90" w:rsidRDefault="0074051D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9FE1B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Serenissimo Principe |</w:t>
      </w:r>
    </w:p>
    <w:p w14:paraId="12A23F4F" w14:textId="6F0C99DF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havend’io sotto ad un’altra copia del conto, che m’inviorono li signori | dell’amiralità di Amsterdam fatto un ricever di esso, et delli documenti, | che mi sono stati portati dal suo ricevitor generale mi hanno rescritto | con le lettere, che mando in copia tradotte alla Serenità vostra a fine che | ella possi vedere, et ordinare ciò ch’è necessario farsi perché non | resti defraudata, quei capitani di nave habbino il suo contento, | et queste loro genti, o parenti la sodisfattione, che desiderano | nel bisogno, in che alcuni si attrovano. Scrivono li sudetti signori | all’amiraglio Chercoven l’aggiunta lettera, et se ben, per quelli | si comprende non toccano, che per le cinque navi, che essi hanno | armate: in ogni modo con l’altre doverà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tenirsi il medesimo stile | altrettanto proprio quanto necessario. |</w:t>
      </w:r>
    </w:p>
    <w:p w14:paraId="756384C6" w14:textId="1000C830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Sono dietro al far far</w:t>
      </w:r>
      <w:del w:id="2420" w:author="Giorgia" w:date="2023-03-11T14:12:00Z">
        <w:r w:rsidRPr="007F3E90" w:rsidDel="00BA44F6">
          <w:rPr>
            <w:rFonts w:ascii="Times New Roman" w:eastAsia="Times New Roman" w:hAnsi="Times New Roman" w:cs="Times New Roman"/>
            <w:sz w:val="24"/>
            <w:szCs w:val="24"/>
          </w:rPr>
          <w:delText>*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la traduttione dei conti, et copia di alcuni | dei documenti li più necessarii: affineché vostre </w:t>
      </w:r>
      <w:ins w:id="2421" w:author="Giorgia" w:date="2023-03-10T19:49:00Z">
        <w:r w:rsidR="00E16270">
          <w:rPr>
            <w:rFonts w:ascii="Times New Roman" w:eastAsia="Times New Roman" w:hAnsi="Times New Roman" w:cs="Times New Roman"/>
            <w:sz w:val="24"/>
            <w:szCs w:val="24"/>
          </w:rPr>
          <w:t>E</w:t>
        </w:r>
      </w:ins>
      <w:del w:id="2422" w:author="Giorgia" w:date="2023-03-10T19:49:00Z">
        <w:r w:rsidRPr="007F3E90" w:rsidDel="00E16270">
          <w:rPr>
            <w:rFonts w:ascii="Times New Roman" w:eastAsia="Times New Roman" w:hAnsi="Times New Roman" w:cs="Times New Roman"/>
            <w:sz w:val="24"/>
            <w:szCs w:val="24"/>
          </w:rPr>
          <w:delText>e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ccellentie illustrissime possino | vedere oltre le spese dei marinari quelle delle munitioni, et | quanti siano stati gl’estraordinarii; che credo riusciranno | anco straordinarii alle Signorie vostre eccellentissime; ma non si può dir altro | mentre di qua si professa haver la serenissima Republica ricevuto un | notabilissimo servitio coll’impiego dei medesimi magistrati, | et suoi ministri. Questo è vero, che anco di simili spese si | fanno nel preparamento dei proprii vasselli. |</w:t>
      </w:r>
    </w:p>
    <w:p w14:paraId="05E9A04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Hanno li sudetti signori ricercato il Calandirini di haver altri denari | per un mese di viveri, egli ha detto non tener ordine; onde | me lo avvisa. Li signori non m’hanno ancor fatto alcun motivo con |</w:t>
      </w:r>
    </w:p>
    <w:p w14:paraId="6EB6C9D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124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56A153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loro lettere io farò ogni possibile per divertir all’instanza fin tanto | che mi venga in questo proposito l’instruttione, et commissione | della Serenità vostra non sapendo quello, che li Capitani habbino havuto | di là. In questo si compiacerà, che io habbi la volontà | sua, perché queste Amiralità al certo non cesseranno | d’instar il pagamento delli restanti sei mesi di viveri già | tante volte notificati da me all’Eccellenze vostre. So benissimo | che l’instanza, che essi mi fanno deriva da quella, che loro | viene fatta da ch’ha proviste le navi, che fa ricorso ai | detti magistrati per il credito interposto in nome di vostra Serenità. |</w:t>
      </w:r>
    </w:p>
    <w:p w14:paraId="01BCF69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Il Calandrini mi aggiunge nelle lettere sue, che in Amsterdam si | teneva avviso; che delle altre navi, che prima delle dodici | ultime erano in servitio, restavano a pagar quattro, e cinque | mesi decorsi; onde li portionevoli delle dette dodici teme-|vano, che a loro anco non succedesse il medesimo et dice | essergli parso bene l’avvertirmene perché se ciò avvenisse cau-|seria gran discontento, et richiami contra la serenissima Republica | tanto nel particolare, che nel publico, come quello che come | ho detto ha interposta la parola, et il credito anco per questa | sodisfattione. Io parimente ho stimato mio debito significar | il tutto a vostra Serenità perché si compiaccia metter in ciò quell’ordine | ch’è proprio della sua prudenza. Ella ha a far con | mercanti, che vuol dire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coll’interesse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>, et come questo è | toccato, 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6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che non vi si risponde puntualmente subito alle |</w:t>
      </w:r>
    </w:p>
    <w:p w14:paraId="494BB77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125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8CA698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doglienze. Già ella ne ha fatta l’isperienza; et io qui ne sento le | voci, et veggo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gl’effetti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>. |</w:t>
      </w:r>
    </w:p>
    <w:p w14:paraId="083F8FA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Viene tenuto per fermo, che vostra Serenità non sia per licentiar li vasselli, ch’ella | ha al presente in servitio per buon pezzo; poiché fra mercanti | in Amsterdam vi è qualche avviso di Spagna, che ’l Re cattolico | non vogli cessar di tenerla occupata nel golfo, et che in ciò è | risoluto; et qualche altro ha detto, che se bene dal canto dei | Spagnuoli si vedrà apparenza di voler disarmare, sarà per dar | colore, ridur la Serenità vostra a licentiar le sue forze; et poi allhora | coglierla all’improviso; cioè prender con più sicurezza porto in | quello dei Ragusei, con quali essi Spagnoli s’intendono molto bene, | et quivi farsi forti; ma vostre Eccellentie illustrissime devono molto meglio pene-|trar gl’andamenti di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quello, ch’io possi cavar qui dalle paro-|le forse de’ ben affetti, che fondano li loro concetti nell’appa-|renza evidente della mala volontà, che si scorge contra la serenissima Republica. |</w:t>
      </w:r>
    </w:p>
    <w:p w14:paraId="0977B0B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Da questa parte veramente si mira molto poco al presente verso l’|Italia, havendo ognuno l’occhio intento alle cose di Bohemia | si sente bene per gl’avvisi di Colonia, et da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6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Heidelbergh dall’|agente di questi signori, che in quei contorni si solecitano delle le-|vate; ma s’intende però anco, et lo scrive al signor conte Gu-|glielmo il conte di Solms, che sono li affari di quei stati di Bohe-|mia in termine da potersi trattar qualche accomodamento, il che | vostra Serenità deve saper prima, et meglio dal luoco proprio. Questi | signori però non sanno formar giudicio di quello di bene, che |</w:t>
      </w:r>
    </w:p>
    <w:p w14:paraId="4FC2762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125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 xml:space="preserve">v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23AA52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ne possi derivare, et qual principalmente sia il fine del re di Spagna | tanto da quella parte, che in altra, ove par che vadi sempre | movendo humori; et particolarmente al presente nel paese de’ Svizzeri, et | Grisoni; come mi par che ne siano avvisati dal sudetto suo agente | da Heidelbergh. |</w:t>
      </w:r>
    </w:p>
    <w:p w14:paraId="4EDFC3B5" w14:textId="4DEB3800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Il signor principe Mauritio non è ancor tornato. Si trattiene in Northolandia. | Non haveva pensiero di andar per questa volta ad Hoorn; ma | consigliato, come mi disse, il conte Guglielmo da qualche buoni | patrioti, se ne risolve. Mostrò il </w:t>
      </w:r>
      <w:ins w:id="2432" w:author="Giorgia" w:date="2023-03-11T17:34:00Z">
        <w:r w:rsidR="00777D44">
          <w:rPr>
            <w:rFonts w:ascii="Times New Roman" w:eastAsia="Times New Roman" w:hAnsi="Times New Roman" w:cs="Times New Roman"/>
            <w:sz w:val="24"/>
            <w:szCs w:val="24"/>
          </w:rPr>
          <w:t>M</w:t>
        </w:r>
      </w:ins>
      <w:del w:id="2433" w:author="Giorgia" w:date="2023-03-11T17:34:00Z">
        <w:r w:rsidRPr="007F3E90" w:rsidDel="00777D44">
          <w:rPr>
            <w:rFonts w:ascii="Times New Roman" w:eastAsia="Times New Roman" w:hAnsi="Times New Roman" w:cs="Times New Roman"/>
            <w:sz w:val="24"/>
            <w:szCs w:val="24"/>
          </w:rPr>
          <w:delText>m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agistrato non intenderlo bene | et venendole incontro pregorono l’Eccellenza sua che se voleva entrar | nella città lo facesse con pochi dei suoi. Sua Eccellenza rispose, che voleva | entrar col suo seguito, né aspettava, che se le dovesse metter | limito, mentre veniva per servitio del Paese, et del publico, | et per evitar nella stessa città delli passati disturbi; onde con-|venero condescender. Entrò sua Eccellenza con più di cinquecento fanti, | ch’erano ripartiti in diversi vasselli, et trovò li cittadini in | arme. Andò al suo alloggiamento accompagnato dalli borgo-|mastri, che tornorono poi al palazzo della città guardato dai | borghesi armati. In fine l’Eccellenza sua depose il </w:t>
      </w:r>
      <w:ins w:id="2434" w:author="Giorgia" w:date="2023-03-11T17:34:00Z">
        <w:r w:rsidR="00777D44">
          <w:rPr>
            <w:rFonts w:ascii="Times New Roman" w:eastAsia="Times New Roman" w:hAnsi="Times New Roman" w:cs="Times New Roman"/>
            <w:sz w:val="24"/>
            <w:szCs w:val="24"/>
          </w:rPr>
          <w:t>M</w:t>
        </w:r>
      </w:ins>
      <w:del w:id="2435" w:author="Giorgia" w:date="2023-03-11T17:34:00Z">
        <w:r w:rsidRPr="007F3E90" w:rsidDel="00777D44">
          <w:rPr>
            <w:rFonts w:ascii="Times New Roman" w:eastAsia="Times New Roman" w:hAnsi="Times New Roman" w:cs="Times New Roman"/>
            <w:sz w:val="24"/>
            <w:szCs w:val="24"/>
          </w:rPr>
          <w:delText>m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agistrato, et rifor-|mandolo rimesse otto dei vecchi deputati, et dodici ne | elesse de’ nuovi. Tutto succedendo senza alcun strepito, ancorché | il principio haveva dato un poco da pensare. |</w:t>
      </w:r>
    </w:p>
    <w:p w14:paraId="7963C31A" w14:textId="275248B0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Questa notte passata sono partiti cento moschettieri della guardia d</w:t>
      </w:r>
      <w:ins w:id="2436" w:author="Flavia Di Gi" w:date="2023-04-01T17:43:00Z">
        <w:r w:rsidR="00491119">
          <w:rPr>
            <w:rFonts w:ascii="Times New Roman" w:eastAsia="Times New Roman" w:hAnsi="Times New Roman" w:cs="Times New Roman"/>
            <w:sz w:val="24"/>
            <w:szCs w:val="24"/>
          </w:rPr>
          <w:t>[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i</w:t>
      </w:r>
      <w:ins w:id="2437" w:author="Flavia Di Gi" w:date="2023-04-01T17:43:00Z">
        <w:r w:rsidR="00491119">
          <w:rPr>
            <w:rFonts w:ascii="Times New Roman" w:eastAsia="Times New Roman" w:hAnsi="Times New Roman" w:cs="Times New Roman"/>
            <w:sz w:val="24"/>
            <w:szCs w:val="24"/>
          </w:rPr>
          <w:t>]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sua Eccellenza verso Alcmar, parendo dubitar ella d’incontrar quivi |</w:t>
      </w:r>
    </w:p>
    <w:p w14:paraId="0340C02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128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 xml:space="preserve">r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619180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qualche cosa, che non vorrebbe. Si vede bene, che ha bisogno di | valersi della sua ordinaria prudenza, et di desterità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6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stanti gl’|humori, che potrebbe rincontrare. Dal più però si tiene, che servino | queste vigilanze, et cautele più per una prudente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6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circonspet-|tione, che per tema di successo di male. |</w:t>
      </w:r>
    </w:p>
    <w:p w14:paraId="6BBC69D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Il corpo del Lidembergh è stato imbalsamato per aspettarsi la sen-|tenza sopra esso secondo che troveranno confrontarsi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gl’essami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degl’altri alle imputationi, che haveva. Si continua ad | essaminar il Grotius, et l’Hogherbets. Di monsignor Bernvelt | non si parla, credendosi, che voglino li signori Stati per maggior | sodisfattione della provincia di Holanda, ch’egli sia essaminato | innanti li deputati di essa; acciò dalla viva voce di lui sent[e]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le sue confessioni. |</w:t>
      </w:r>
    </w:p>
    <w:p w14:paraId="36343F2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L’ambasciatore straordinario di Francia, dicono, che si trattenga aspett[ando]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in particolare il fine di questo negotio per poter accorrer coll’|auttorità del suo Re, et interporsi alla gratia per esso Bernvelt | quando si venisse a qualche severa sentenza; ma si tiene | anco, che la riduttione del sinodo lo trattenga. |</w:t>
      </w:r>
    </w:p>
    <w:p w14:paraId="0D67BF45" w14:textId="34AB59DD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Colla risposta data ad esso </w:t>
      </w:r>
      <w:ins w:id="2452" w:author="Giorgia" w:date="2023-03-11T15:19:00Z">
        <w:r w:rsidR="009B6F6B">
          <w:rPr>
            <w:rFonts w:ascii="Times New Roman" w:eastAsia="Times New Roman" w:hAnsi="Times New Roman" w:cs="Times New Roman"/>
            <w:sz w:val="24"/>
            <w:szCs w:val="24"/>
          </w:rPr>
          <w:t>A</w:t>
        </w:r>
      </w:ins>
      <w:del w:id="2453" w:author="Giorgia" w:date="2023-03-11T15:19:00Z">
        <w:r w:rsidRPr="007F3E90" w:rsidDel="009B6F6B">
          <w:rPr>
            <w:rFonts w:ascii="Times New Roman" w:eastAsia="Times New Roman" w:hAnsi="Times New Roman" w:cs="Times New Roman"/>
            <w:sz w:val="24"/>
            <w:szCs w:val="24"/>
          </w:rPr>
          <w:delText>a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mbasciatore della sostanza, che scrissi riverentemente | alla Serenità vostra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colle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precedenti lettere mie dei 30 del passato, che | haverà qui aggiunte in replica hanno li signori Stati voluto darli | per le mandasse al Re suo signore, le difese del signor cavalier Arsen | l’ha egli ricusate, dicendo che tutto quello, che potesse | ceder a poca riputatione del Re toccante il fallo, che si |</w:t>
      </w:r>
    </w:p>
    <w:p w14:paraId="6021767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/ 128v /</w:t>
      </w:r>
    </w:p>
    <w:p w14:paraId="7ECA4FC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pretende dalla Maestà sua nel detto Arsen, tutto lo lasciava sopra le | loro Signorie; onde essi signori Stati hanno deliberato di mandarle con | proprie lettere a monsignor di Langarach perché le presenti a sua Maestà; et | contengono in sostanza il dispiacer, che sentono ch’ella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2"/>
      </w:r>
      <w:r w:rsidRPr="007F3E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sia | stata abusata dalle informationi ricevute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; che havendo | trovate buone le cose addotte non potevano far di meno di | non rappresentarle per tali, et di haver la protettione di chi | li haveva serviti fedelmente, come haveva fatto il detto | cavallier Arsen. Tutta questa querela è imputata a monsignor | di Murier particolar adversario dell’Arsen. |</w:t>
      </w:r>
    </w:p>
    <w:p w14:paraId="3263670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 dì passati venne qui un ambasciator delle città ansiatiche per corris-|ponder all’ambasciata, che hanno fatta far questi signori nel | viaggio di Danimarca. Doveva consigliar sopra certa indo-|glienza, et pretentione del re di Danimarca per rifacimento o | riparatione dell’arresto, che fecero quelli di Bransuich, di | Lubech, et un’altra delle sudette città di un commissario di | esso Re, che andava al duca di Bransuich. Fece la sua | prima espositione poi caduto amalato; et oppresso da una | intensa malinconia, et febre rifiutando ogni medicamento et | gl’istessi medici ha complito con la morte alla carica. La | perdita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è riuscita di dispiacere grandissimo alli signori Stati, essendo | quest’huomo di molto valore, et isperienza; ne mancaranno | d’ogni conveniente honore al cadavero; ch’è stato imbal-|samato. |</w:t>
      </w:r>
    </w:p>
    <w:p w14:paraId="2A733F7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129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255C717" w14:textId="7FE097DE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Non restarò di dir alla Serenità vostra ad ogni buon fine haver io inteso, che | l’Annoni mercante di Anversa nell’ultima fiera di Valchenburgh | questo settembre passato ha compre cinquanta giumente, | dicono per far razza, et queste per il nuovo governator di Milano | l’ha pagato più di doicento fiorini l’una per l’altra. | Vostra Serenità forse con questo lume potrà cavar il fine, parendo | che Spagnoli non faccino a caso le cose loro. Et vi sono di | quelli, che conseglierebbono vostra Serenità ad introdur di questa | razza de’ cavalli nel suo </w:t>
      </w:r>
      <w:ins w:id="2463" w:author="Giorgia" w:date="2023-03-11T16:56:00Z">
        <w:r w:rsidR="00B637BD">
          <w:rPr>
            <w:rFonts w:ascii="Times New Roman" w:eastAsia="Times New Roman" w:hAnsi="Times New Roman" w:cs="Times New Roman"/>
            <w:sz w:val="24"/>
            <w:szCs w:val="24"/>
          </w:rPr>
          <w:t>S</w:t>
        </w:r>
      </w:ins>
      <w:del w:id="2464" w:author="Giorgia" w:date="2023-03-11T16:56:00Z">
        <w:r w:rsidRPr="007F3E90" w:rsidDel="00B637BD">
          <w:rPr>
            <w:rFonts w:ascii="Times New Roman" w:eastAsia="Times New Roman" w:hAnsi="Times New Roman" w:cs="Times New Roman"/>
            <w:sz w:val="24"/>
            <w:szCs w:val="24"/>
          </w:rPr>
          <w:delText>s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tato per esser fornita al bisogno. |</w:t>
      </w:r>
    </w:p>
    <w:p w14:paraId="4FC38C8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Meno questa settimana ho havute lettere sue. Gratie etc. |</w:t>
      </w:r>
    </w:p>
    <w:p w14:paraId="1BF3FD3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4570A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Dall’Haya a’ 8 ottobre 1618 |</w:t>
      </w:r>
    </w:p>
    <w:p w14:paraId="54FFC2C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di vostra Serenità |</w:t>
      </w:r>
    </w:p>
    <w:p w14:paraId="72E0664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humilissimo, et devotissimo servitore |</w:t>
      </w:r>
    </w:p>
    <w:p w14:paraId="25C0495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Christofforo Suriano |</w:t>
      </w:r>
    </w:p>
    <w:p w14:paraId="5CC9AA2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90779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129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448161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 serenissimo principe di Venetia |</w:t>
      </w:r>
    </w:p>
    <w:p w14:paraId="7C8492C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64 sola |</w:t>
      </w:r>
    </w:p>
    <w:p w14:paraId="0500948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4E884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iCs/>
          <w:sz w:val="24"/>
          <w:szCs w:val="24"/>
        </w:rPr>
        <w:t>Sigilli</w:t>
      </w:r>
    </w:p>
    <w:p w14:paraId="19CE32E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6849DF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iCs/>
          <w:sz w:val="24"/>
          <w:szCs w:val="24"/>
        </w:rPr>
        <w:t>Regesto antico</w:t>
      </w:r>
    </w:p>
    <w:p w14:paraId="78AD04D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129vC /</w:t>
      </w:r>
    </w:p>
    <w:p w14:paraId="209F8C7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8 ottobre 1618 ricevute 24 detto |</w:t>
      </w:r>
    </w:p>
    <w:p w14:paraId="23DC7B7D" w14:textId="26BFA704" w:rsidR="000F5CF6" w:rsidRDefault="000F5CF6" w:rsidP="007F3E90">
      <w:pPr>
        <w:pStyle w:val="Standard"/>
        <w:snapToGrid w:val="0"/>
        <w:spacing w:line="240" w:lineRule="auto"/>
        <w:jc w:val="both"/>
        <w:rPr>
          <w:ins w:id="2465" w:author="Flavia Di Gi" w:date="2023-03-19T18:43:00Z"/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Haia. n° 64 sola |</w:t>
      </w:r>
    </w:p>
    <w:p w14:paraId="2177093D" w14:textId="77777777" w:rsidR="004D1B21" w:rsidRPr="007F3E90" w:rsidRDefault="004D1B21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7A1E1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 fatto ricever del documento mandato | dall’amiralità d’Amsterdam: | manda copia di lettere con che si | possa veder ciò che è necessario farsi | per non esser defraudati. Et | manda anco risposta dell’Amiralità | al Cercoven per le 5 navi che | anco nell’altre s’haverà a tener | il medesimo stile. |</w:t>
      </w:r>
    </w:p>
    <w:p w14:paraId="53E1FEB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Attende a far far</w:t>
      </w:r>
      <w:del w:id="2466" w:author="Giorgia" w:date="2023-03-11T14:12:00Z">
        <w:r w:rsidRPr="007F3E90" w:rsidDel="00BA44F6">
          <w:rPr>
            <w:rFonts w:ascii="Times New Roman" w:eastAsia="Times New Roman" w:hAnsi="Times New Roman" w:cs="Times New Roman"/>
            <w:sz w:val="24"/>
            <w:szCs w:val="24"/>
          </w:rPr>
          <w:delText>*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la copia de’ conti | e documenti più necessari perché si | possa veder li conti delle munizioni. |</w:t>
      </w:r>
    </w:p>
    <w:p w14:paraId="1FF6D8C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Instanza fatta al Calandrini per | haver denari per un mese di viveri: | porterà il tempo avanti perché vada | l’instrutione di qua et ordine non | sapendo quanto habbia havuto li | capitani di qua. |</w:t>
      </w:r>
    </w:p>
    <w:p w14:paraId="5BE719A4" w14:textId="7FD03C36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Dubio che si ritardino i pagamenti | e pericolo di indoglienze per ciò.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CF902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Si tiene che i vasselli condotti | al servitio non siano licentiati per un pezzo | essendovi avise di Spagna che | habbino a continuar le gelosie nel | golfo: e discorso dei loro disegni | che si pensa poco all’Italia ma | più alle cose di Bohemia. |</w:t>
      </w:r>
    </w:p>
    <w:p w14:paraId="74D91CE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Operazioni de Mauritio in Nortolandia | s’aspetta la sentenza del corpo del Ledenbergh. |</w:t>
      </w:r>
    </w:p>
    <w:p w14:paraId="4835A3E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L. [SS. R.]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4CDCB4C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129vD /</w:t>
      </w:r>
    </w:p>
    <w:p w14:paraId="4A10C99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Ambasciator di Francia si trattiene dicesi | per aspetar l’essito di Bernvelt | e chiederlo in gratia. |</w:t>
      </w:r>
    </w:p>
    <w:p w14:paraId="011219F2" w14:textId="6EBFD8F6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Deliberatione di mandar in Francia | sopra il negotio del Arsen | ambasciatore delle cità ansiatiche.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7A10F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Aviso di conpreda di cavalli di | razza per Milano. |</w:t>
      </w:r>
    </w:p>
    <w:p w14:paraId="1BE9821D" w14:textId="5D90FF77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A56A0D" w14:textId="77777777" w:rsidR="009D31E8" w:rsidRPr="007F3E90" w:rsidRDefault="009D31E8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316238" w14:textId="78B1F1AA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991F212" w14:textId="60ABA404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 al 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126r-127v)</w:t>
      </w:r>
    </w:p>
    <w:p w14:paraId="7F00781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0C55E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126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4499F9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delli signori dell’amiralità d’Amsterdam. |</w:t>
      </w:r>
    </w:p>
    <w:p w14:paraId="177C680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AFBE4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Signore |</w:t>
      </w:r>
    </w:p>
    <w:p w14:paraId="63231BDB" w14:textId="4E307450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hieri per il nostro ricevitor general Pietro Hoeffijser habbiamo rece-|vuto il doppio del suo conto della administratione havuta fin | adesso delli denarii della serenissima </w:t>
      </w:r>
      <w:ins w:id="2471" w:author="Giorgia" w:date="2023-03-10T18:06:00Z">
        <w:r w:rsidR="00554519">
          <w:rPr>
            <w:rFonts w:ascii="Times New Roman" w:eastAsia="Times New Roman" w:hAnsi="Times New Roman" w:cs="Times New Roman"/>
            <w:sz w:val="24"/>
            <w:szCs w:val="24"/>
          </w:rPr>
          <w:t>r</w:t>
        </w:r>
      </w:ins>
      <w:del w:id="2472" w:author="Giorgia" w:date="2023-03-10T18:06:00Z">
        <w:r w:rsidRPr="007F3E90" w:rsidDel="00554519">
          <w:rPr>
            <w:rFonts w:ascii="Times New Roman" w:eastAsia="Times New Roman" w:hAnsi="Times New Roman" w:cs="Times New Roman"/>
            <w:sz w:val="24"/>
            <w:szCs w:val="24"/>
          </w:rPr>
          <w:delText>R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epublica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di Venetia per l’equipa-|gio delle cinque navi per noi armate in guerra per la serenissima Republica | detta. In fine del quale vostra Signoria ha messo il recever delli documenti | di esso conto consignati per lui per parte nostra a vostra Signoria anchora | habbiamo recevuto la lettera di lei del primo di questo sopra la quale | le serviva d’aviso quanto alli rolli delle mostre della gente che | servino et dei soldati condotti, et tragettati per essi, che in ogni | modo detti rolli siano mandati di parte, et in nome della serenissima | Republica cioè sotto scritti per nome di essa, et non delli capitani, poiché | in essi saranno annotato cose particolari toccanti ad essi capitani | per tanto piacerà a vostra Signoria usar questa providenza, acci</w:t>
      </w:r>
      <w:ins w:id="2473" w:author="Giorgia" w:date="2023-03-11T14:39:00Z">
        <w:r w:rsidR="00411F35">
          <w:rPr>
            <w:rFonts w:ascii="Times New Roman" w:eastAsia="Times New Roman" w:hAnsi="Times New Roman" w:cs="Times New Roman"/>
            <w:sz w:val="24"/>
            <w:szCs w:val="24"/>
          </w:rPr>
          <w:t>o</w:t>
        </w:r>
      </w:ins>
      <w:del w:id="2474" w:author="Giorgia" w:date="2023-03-11T14:39:00Z">
        <w:r w:rsidRPr="007F3E90" w:rsidDel="00411F35">
          <w:rPr>
            <w:rFonts w:ascii="Times New Roman" w:eastAsia="Times New Roman" w:hAnsi="Times New Roman" w:cs="Times New Roman"/>
            <w:sz w:val="24"/>
            <w:szCs w:val="24"/>
          </w:rPr>
          <w:delText xml:space="preserve">ò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ch</w:t>
      </w:r>
      <w:ins w:id="2475" w:author="Giorgia" w:date="2023-03-11T14:39:00Z">
        <w:r w:rsidR="00411F35">
          <w:rPr>
            <w:rFonts w:ascii="Times New Roman" w:eastAsia="Times New Roman" w:hAnsi="Times New Roman" w:cs="Times New Roman"/>
            <w:sz w:val="24"/>
            <w:szCs w:val="24"/>
          </w:rPr>
          <w:t>é</w:t>
        </w:r>
      </w:ins>
      <w:del w:id="2476" w:author="Giorgia" w:date="2023-03-11T14:39:00Z">
        <w:r w:rsidRPr="007F3E90" w:rsidDel="00411F35">
          <w:rPr>
            <w:rFonts w:ascii="Times New Roman" w:eastAsia="Times New Roman" w:hAnsi="Times New Roman" w:cs="Times New Roman"/>
            <w:sz w:val="24"/>
            <w:szCs w:val="24"/>
          </w:rPr>
          <w:delText>e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questo | segni così, et che a suo tempo possiamo essere avisati quando | li soldati saranno stati sbarcati et levati di vasselli a già | potessero esser levati per regolarsi in questo. Per li pagamenti dei | viveri di questo ne scriviamo nell’alligata al generale Kerckhoven | con ordine di avisarvi quello per lui et li altri quattro capitani | sarà disborsato alli loro marinari tanto in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denari, vestiti o alt[ro]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acci</w:t>
      </w:r>
      <w:ins w:id="2481" w:author="Giorgia" w:date="2023-03-11T14:39:00Z">
        <w:r w:rsidR="00411F35">
          <w:rPr>
            <w:rFonts w:ascii="Times New Roman" w:eastAsia="Times New Roman" w:hAnsi="Times New Roman" w:cs="Times New Roman"/>
            <w:sz w:val="24"/>
            <w:szCs w:val="24"/>
          </w:rPr>
          <w:t>o</w:t>
        </w:r>
      </w:ins>
      <w:del w:id="2482" w:author="Giorgia" w:date="2023-03-11T14:39:00Z">
        <w:r w:rsidRPr="007F3E90" w:rsidDel="00411F35">
          <w:rPr>
            <w:rFonts w:ascii="Times New Roman" w:eastAsia="Times New Roman" w:hAnsi="Times New Roman" w:cs="Times New Roman"/>
            <w:sz w:val="24"/>
            <w:szCs w:val="24"/>
          </w:rPr>
          <w:delText xml:space="preserve">ò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ch</w:t>
      </w:r>
      <w:ins w:id="2483" w:author="Giorgia" w:date="2023-03-11T14:39:00Z">
        <w:r w:rsidR="00411F35">
          <w:rPr>
            <w:rFonts w:ascii="Times New Roman" w:eastAsia="Times New Roman" w:hAnsi="Times New Roman" w:cs="Times New Roman"/>
            <w:sz w:val="24"/>
            <w:szCs w:val="24"/>
          </w:rPr>
          <w:t>é</w:t>
        </w:r>
      </w:ins>
      <w:del w:id="2484" w:author="Giorgia" w:date="2023-03-11T14:39:00Z">
        <w:r w:rsidRPr="007F3E90" w:rsidDel="00411F35">
          <w:rPr>
            <w:rFonts w:ascii="Times New Roman" w:eastAsia="Times New Roman" w:hAnsi="Times New Roman" w:cs="Times New Roman"/>
            <w:sz w:val="24"/>
            <w:szCs w:val="24"/>
          </w:rPr>
          <w:delText>e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lo possiamo notare qui al conto di ognuno et avertire | che non disborsiamo d’avantagio alle loro moglie o parenti | di quello, secondo l’ordine che usano, che puol importare | et non servendo questo per altro.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54F082A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D’Amsterdam li 4 ottobre 1618 |</w:t>
      </w:r>
    </w:p>
    <w:p w14:paraId="29D09E8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5D74E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126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v-127r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35BC5E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Bianche</w:t>
      </w:r>
    </w:p>
    <w:p w14:paraId="22C3D09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24ED3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127</w:t>
      </w:r>
      <w:r w:rsidRPr="007F3E90">
        <w:rPr>
          <w:rFonts w:ascii="Times New Roman" w:eastAsia="Times New Roman" w:hAnsi="Times New Roman" w:cs="Times New Roman"/>
          <w:iCs/>
          <w:sz w:val="24"/>
          <w:szCs w:val="24"/>
        </w:rPr>
        <w:t>vB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CAD4D1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delli signori dell’Amiralità di | Amsterdam |</w:t>
      </w:r>
    </w:p>
    <w:p w14:paraId="3F72693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F3915" w14:textId="77777777" w:rsidR="009D31E8" w:rsidRDefault="009D31E8" w:rsidP="007F3E90">
      <w:pPr>
        <w:pStyle w:val="Standard"/>
        <w:shd w:val="clear" w:color="auto" w:fill="FFFFFF"/>
        <w:snapToGrid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sectPr w:rsidR="009D31E8" w:rsidSect="005F4435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271066FC" w14:textId="6D9EC378" w:rsidR="000F5CF6" w:rsidRPr="007F3E90" w:rsidRDefault="000F5CF6" w:rsidP="009D31E8">
      <w:pPr>
        <w:pStyle w:val="Standard"/>
        <w:shd w:val="clear" w:color="auto" w:fill="FFFFFF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n. 4</w:t>
      </w:r>
      <w:r w:rsidR="009D31E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</w:p>
    <w:p w14:paraId="3B4BA4A5" w14:textId="517FEC81" w:rsidR="000F5CF6" w:rsidRPr="007F3E90" w:rsidRDefault="000F5CF6" w:rsidP="009D31E8">
      <w:pPr>
        <w:pStyle w:val="Standard"/>
        <w:shd w:val="clear" w:color="auto" w:fill="FFFFFF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16 ottobre 1618, L’Aia (cc. 130r-133v, </w:t>
      </w:r>
      <w:ins w:id="2485" w:author="Flavia Di Gi" w:date="2023-03-12T14:25:00Z">
        <w:r w:rsidR="00FB400C">
          <w:rPr>
            <w:rFonts w:ascii="Times New Roman" w:eastAsia="Times New Roman" w:hAnsi="Times New Roman" w:cs="Times New Roman"/>
            <w:color w:val="000000"/>
            <w:sz w:val="24"/>
            <w:szCs w:val="24"/>
            <w:shd w:val="clear" w:color="auto" w:fill="FFFFFF"/>
          </w:rPr>
          <w:t>137bis r-</w:t>
        </w:r>
      </w:ins>
      <w:r w:rsidRPr="007F3E9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138</w:t>
      </w:r>
      <w:del w:id="2486" w:author="Flavia Di Gi" w:date="2023-03-12T14:25:00Z">
        <w:r w:rsidRPr="007F3E90" w:rsidDel="00FB400C">
          <w:rPr>
            <w:rFonts w:ascii="Times New Roman" w:eastAsia="Times New Roman" w:hAnsi="Times New Roman" w:cs="Times New Roman"/>
            <w:color w:val="000000"/>
            <w:sz w:val="24"/>
            <w:szCs w:val="24"/>
            <w:shd w:val="clear" w:color="auto" w:fill="FFFFFF"/>
          </w:rPr>
          <w:delText>r-</w:delText>
        </w:r>
      </w:del>
      <w:r w:rsidRPr="007F3E9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v)</w:t>
      </w:r>
    </w:p>
    <w:p w14:paraId="5FF8124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E1FA7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130r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A51BA4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65 sola |</w:t>
      </w:r>
    </w:p>
    <w:p w14:paraId="0C64585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9CCE1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Serenissimo Principe |</w:t>
      </w:r>
    </w:p>
    <w:p w14:paraId="1A9AA70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il ritorno del signor principe Mauritio in questo luoco fu venerdì a | sera, et io la seguente mattina fui a rallegrarmi seco della | buona sanità, che haveva riportata; mostrando gustare | come humilissimo ministro della Serenità vostra di quello di bene, | che pareva promettersi l’universale degl’ufficii, che | andava facendo, et dal rimedio, che si sperava colle | riforme dei magistrati alla libertà, et al riposo di queste | Provincie, la conservatione delle quali, et la sua unione | riusciria sempre cara a vostra Serenità. Corrispose il signor Principe | con parole affettuosissime, et l’affetto con che mi raccolse | ben diede ad intender, ch’era tornato contento da questo | viaggio; et doppo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qualche discorsi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disse in verità, che | lo Stato haveva bisogno di questa riforma, troppo | le cose havevano preso piedi, et erano ridotte a tale | che non si poteva aspettar altro, che effusione di | sangue tra li cittadini; et tra gl’habitanti. Vi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erano | di mali humori in questo corpo di Republica; pian | piano si anderà facendo il resto a servitio di queste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7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Provincie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. |</w:t>
      </w:r>
    </w:p>
    <w:p w14:paraId="3A05FE7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Hora, ch’è ritornato il signor Principe, et che la Congregatione | General di Holanda si comincia a ridurre si devenirà | all’essame di monsignor Bernvelt, del quale parlando l’Eccellenza sua |</w:t>
      </w:r>
    </w:p>
    <w:p w14:paraId="12FF576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130v /</w:t>
      </w:r>
    </w:p>
    <w:p w14:paraId="68C8256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mi disse, che si havevano molte male cose contra di lui | et tale è la voce anco di altri. Et soggiunse sua Eccellenza | in questi propositi, dicano quanto si vogliono vi è maneggio | con Spagnuoli, perché il punto della predestinatione | non serviva a materia di tante broglierie, et ben si è | scoperto, che è stato solo pretesto per diriger il </w:t>
      </w:r>
      <w:r w:rsidRPr="00F06A5F">
        <w:rPr>
          <w:rFonts w:ascii="Times New Roman" w:eastAsia="Times New Roman" w:hAnsi="Times New Roman" w:cs="Times New Roman"/>
          <w:sz w:val="24"/>
          <w:szCs w:val="24"/>
          <w:highlight w:val="yellow"/>
          <w:rPrChange w:id="2496" w:author="Giorgia" w:date="2023-03-11T17:24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g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overno | a modo loro, o ad una total ruina del Paese. |</w:t>
      </w:r>
    </w:p>
    <w:p w14:paraId="6150330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Con tutti questi discorsi non si sa però ancora formar vero | giudicio di quello che habbi ad esser; se ben l’universale tiene, | che ogni cosa resterà sopita; et ve n’è l’apparenza. |</w:t>
      </w:r>
    </w:p>
    <w:p w14:paraId="5CC2F72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Quattro città ancora in questa Provincia mancano a | visitarsi da sua Eccellenza la qual mi disse che presto l’have-|rebbe fatto; ma che si era trattenuta per qualche | rispetto, et non vi è chi dubiti che ella non sia per | far anco in dette piazze ciò che ha fatto nelle altre | senza altro impedimento. |</w:t>
      </w:r>
    </w:p>
    <w:p w14:paraId="3E914C72" w14:textId="4EA6D45F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Da partiali dipendenti viene commendata, et laudata la | buona condotta in questo affare del signor Principe, et | ognuno conosce, che con gran prudenza et desterità | si è valso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1"/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dell’auttorità che tiene, la quale ogni giorno si va | avanzando; ne vi voleva manco con questi popoli | in particolare di Holanda, che abborriscono il rigore, et |</w:t>
      </w:r>
    </w:p>
    <w:p w14:paraId="672E75BF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131r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C68136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lo strapazzo. |</w:t>
      </w:r>
    </w:p>
    <w:p w14:paraId="3FBD294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Per il buon fine di questi affari è stata commandata una | general preghiera in queste Provincie, che si farà</w:t>
      </w:r>
      <w:r w:rsidRPr="007F3E90">
        <w:rPr>
          <w:rStyle w:val="Rimandonotaapidipagina"/>
          <w:rFonts w:ascii="Times New Roman" w:eastAsia="Times New Roman" w:hAnsi="Times New Roman" w:cs="Times New Roman"/>
          <w:sz w:val="24"/>
          <w:szCs w:val="24"/>
        </w:rPr>
        <w:footnoteReference w:id="58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dimani. |</w:t>
      </w:r>
    </w:p>
    <w:p w14:paraId="56E5D1D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Nella città di Hoorn sono stati lasciati da novecento fanti divisi | in sette compagnie per tener in freno quelli habitanti; | ma si spera, che forse presto si leveranno mostrandosi già | il popolo assai inclinato alla quiete, et al fuggir ogni | sorte di mal contento alli signori Stati. |</w:t>
      </w:r>
    </w:p>
    <w:p w14:paraId="49AF729B" w14:textId="1B30A620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Sopra questi affari scrive monsignor di Langarach ambasciator di queste | </w:t>
      </w:r>
      <w:ins w:id="2505" w:author="Giorgia" w:date="2023-03-11T15:56:00Z">
        <w:r w:rsidR="00E74C73">
          <w:rPr>
            <w:rFonts w:ascii="Times New Roman" w:eastAsia="Times New Roman" w:hAnsi="Times New Roman" w:cs="Times New Roman"/>
            <w:sz w:val="24"/>
            <w:szCs w:val="24"/>
          </w:rPr>
          <w:t>P</w:t>
        </w:r>
      </w:ins>
      <w:del w:id="2506" w:author="Giorgia" w:date="2023-03-11T15:56:00Z">
        <w:r w:rsidRPr="007F3E90" w:rsidDel="00E74C73">
          <w:rPr>
            <w:rFonts w:ascii="Times New Roman" w:eastAsia="Times New Roman" w:hAnsi="Times New Roman" w:cs="Times New Roman"/>
            <w:sz w:val="24"/>
            <w:szCs w:val="24"/>
          </w:rPr>
          <w:delText>p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rovincie in Francia, (et ho havuto modo di veder le | stesse lettere) che ’l nontio del papa Bentivoglio | haveva cercata occasione di trovarsi con esso monsignor di | Langarach, et di entrar seco in communicatione dicen-|dogli in particolare che improbava grandemente il proceder | di questi signori et di sua Eccellenza nel assopir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le presenti diffe-|renze, et contrarietà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che sono nel Paese; et per | secondo sostiene, che la prorogatione della tregua | fosse per servir meglio allo Stato, et alla conservatione | della sovranità delle Eccellenze loro, che la guerra; et che | nella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risposta haveva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mostrato, che un tal | giudicio non poteva esser che non fosse sospetto. Aggiunge |</w:t>
      </w:r>
    </w:p>
    <w:p w14:paraId="6ACC6DD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131v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F9DA5AB" w14:textId="3744A912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haver detto il </w:t>
      </w:r>
      <w:ins w:id="2516" w:author="Giorgia" w:date="2023-03-10T19:28:00Z">
        <w:r w:rsidR="00573609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2517" w:author="Giorgia" w:date="2023-03-10T19:28:00Z">
        <w:r w:rsidRPr="007F3E90" w:rsidDel="00573609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ontio, che ’l Papa suo signore era riconoscente | lo stato di queste Provincie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, et Republica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per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Stato sovrano, et soggiunge altro | che intenderanno l’Eccellenze vostre illustrissime se ne haveranno gusto | nell’aggiunta traduttione monsignor di Langarach è suspetto | come altre volte ho rivedrentemente scritto, et viene per</w:t>
      </w:r>
      <w:ins w:id="2524" w:author="Giorgia" w:date="2023-03-11T15:04:00Z">
        <w:r w:rsidR="006C5A82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tanto stimato | anco quello che rappresenta per artificioso parendo, che | non consoni al naturale. Egli procura di mantenersi | in gratia; et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</w:t>
      </w:r>
      <w:ins w:id="2525" w:author="Giorgia" w:date="2023-03-11T15:08:00Z">
        <w:r w:rsidR="006C5A82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ciò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ho saputo anco, che essendo licentiato | da lui il suo secretario ne ha chiesto uno a’ signori Stati; ma | né gl’hanno risposto, né hanno risoluto alcuna cosa. |</w:t>
      </w:r>
    </w:p>
    <w:p w14:paraId="1DE97A8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Alle lettere, che le passate settimane scrissero li stati di Bohemia | a questi signori è stato ultimamente risposto con applauder all’|attioni; al sostentar la libertà, et al procurar tanto la | conservatione del Regno che la propria, et in generale | afferiscono quanto può venir da queste Provincie per | loro servitio. In sostanza quest’è la risposta generale, | ma da particolari signori dell’assemblea ho cavato che vi | è una commune inclinatione di assister a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quei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Stati | in quanto per loro si potrà, et che lo comporterà la | direttione de’ presenti affari bramando questi, et | stimando loro con maggior vantaggio nutrir la guerra |</w:t>
      </w:r>
    </w:p>
    <w:p w14:paraId="210F162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132r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AD12F4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nel seno della casa d’Austria et qualcheduno m’ha detto che | è in mente di alcuni procurar che anco la Serenità vostra si | disponga a non perder l’occasione di fomentar con loro il | nutrimento 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Bohemi perché si possino sostentar, | et mantenere non so se lo faranno. Questo ben si può | creder che da questa parte vi è cuore. |</w:t>
      </w:r>
    </w:p>
    <w:p w14:paraId="260FAC95" w14:textId="7F28E103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Et mostrano anco nell’attender alla propositione del trafico dell’|Indie Occidentali. Hanno commandata la formatione | di alcuni articoli, o capitoli, li quali doveranno esser essam-|inati, et consultati molto bene prima che di concederne | la publicatione, il che servirà per il privilegio a quelli, | che vorranno a entrar nella </w:t>
      </w:r>
      <w:ins w:id="2529" w:author="Giorgia" w:date="2023-03-10T19:37:00Z">
        <w:r w:rsidR="00F66DA1">
          <w:rPr>
            <w:rFonts w:ascii="Times New Roman" w:eastAsia="Times New Roman" w:hAnsi="Times New Roman" w:cs="Times New Roman"/>
            <w:sz w:val="24"/>
            <w:szCs w:val="24"/>
          </w:rPr>
          <w:t>C</w:t>
        </w:r>
      </w:ins>
      <w:del w:id="2530" w:author="Giorgia" w:date="2023-03-10T19:37:00Z">
        <w:r w:rsidRPr="007F3E90" w:rsidDel="00F66DA1">
          <w:rPr>
            <w:rFonts w:ascii="Times New Roman" w:eastAsia="Times New Roman" w:hAnsi="Times New Roman" w:cs="Times New Roman"/>
            <w:sz w:val="24"/>
            <w:szCs w:val="24"/>
          </w:rPr>
          <w:delText>c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ompagnia. Al qual propo-|sito alcuni di questi signori m’hanno addimandato se vostra Serenità | haverebbe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89"/>
      </w:r>
      <w:r w:rsidRPr="007F3E90">
        <w:rPr>
          <w:rFonts w:ascii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dato qualche denaro per aiutar il capitale | io risposi, che non sapendo il modo, né come, né | il fine di questo negotio, meno sapevo quello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che dal canto | di vostra Serenità potesse deliberarsi. Tutti però considerano | che questa </w:t>
      </w:r>
      <w:ins w:id="2542" w:author="Giorgia" w:date="2023-03-10T19:37:00Z">
        <w:r w:rsidR="00F66DA1">
          <w:rPr>
            <w:rFonts w:ascii="Times New Roman" w:eastAsia="Times New Roman" w:hAnsi="Times New Roman" w:cs="Times New Roman"/>
            <w:sz w:val="24"/>
            <w:szCs w:val="24"/>
          </w:rPr>
          <w:t>C</w:t>
        </w:r>
      </w:ins>
      <w:del w:id="2543" w:author="Giorgia" w:date="2023-03-10T19:37:00Z">
        <w:r w:rsidRPr="007F3E90" w:rsidDel="00F66DA1">
          <w:rPr>
            <w:rFonts w:ascii="Times New Roman" w:eastAsia="Times New Roman" w:hAnsi="Times New Roman" w:cs="Times New Roman"/>
            <w:sz w:val="24"/>
            <w:szCs w:val="24"/>
          </w:rPr>
          <w:delText>c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ompagnia habbi ad esser un gran spino | alli Spagnoli, et che sia bene il coadiuvar che vadi | innanti l’effetto, proprio per maggior stabilimento | della sicurtà de’ principi liberi. |</w:t>
      </w:r>
    </w:p>
    <w:p w14:paraId="425C984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Hanno questi signori il negotio per mano, et lo praticano del continuo. |</w:t>
      </w:r>
    </w:p>
    <w:p w14:paraId="754AFF4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132v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9307A6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Appresso questo attendono li mercanti particolari ad armar dodici | navi per l’Indie Orientali; et per la continuatione della | sicurtà del navigare dallo stretto nel Mediteraneo | si vanno mettendo ad ordine alcune navi da guerra | da queste Amiralità per inviarle contra corsari. Il che | si solecita con diligenza, et doveranno queste esser sotto | il commando del capitan Quast, et l’altre che sono fuori | torneranno a rinfrescarsi prima dei geli. |</w:t>
      </w:r>
    </w:p>
    <w:p w14:paraId="33D45DAB" w14:textId="0F3C359F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Da quanto ho significato alla Serenità vostra con precedenti lettere | mie, et da quello che le significo al presente la prudentia di | lei può molto ben comprender qual generoso fine | habbino questi Stati, come inclini sia tener alumata | la guerra in Paese, che può far danno all’ambitione | spagnola, et distornar li disegni, che potessero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haver altrove | come si mostrino pronti a tagliarli la stradda dell’oro | a che tutto, et alla difesa de’ proprii sudditi, et delle navi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di questi </w:t>
      </w:r>
      <w:ins w:id="2547" w:author="Giorgia" w:date="2023-03-10T19:13:00Z">
        <w:r w:rsidR="00A27FB1" w:rsidRPr="00915370">
          <w:rPr>
            <w:rFonts w:ascii="Times New Roman" w:eastAsia="Times New Roman" w:hAnsi="Times New Roman" w:cs="Times New Roman"/>
            <w:sz w:val="24"/>
            <w:szCs w:val="24"/>
            <w:highlight w:val="yellow"/>
            <w:rPrChange w:id="2548" w:author="Giorgia" w:date="2023-03-10T23:08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p</w:t>
        </w:r>
      </w:ins>
      <w:del w:id="2549" w:author="Giorgia" w:date="2023-03-10T19:13:00Z">
        <w:r w:rsidRPr="00915370" w:rsidDel="00A27FB1">
          <w:rPr>
            <w:rFonts w:ascii="Times New Roman" w:eastAsia="Times New Roman" w:hAnsi="Times New Roman" w:cs="Times New Roman"/>
            <w:sz w:val="24"/>
            <w:szCs w:val="24"/>
            <w:highlight w:val="yellow"/>
            <w:rPrChange w:id="2550" w:author="Giorgia" w:date="2023-03-10T23:08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delText>P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aesi si mostrano così inclinati, che par che | sia per riuscirle anco facile l’effetto; come veramente si può | prometter et dalle publiche, et dalle particulari forze | di questo Paese, che dipendono dalla natural mala volontà | contro Spagnoli. Il che tutto ho stimato proprio di | riverentemente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aggiunger a vostre Eccellenze perché |</w:t>
      </w:r>
    </w:p>
    <w:p w14:paraId="751A2EF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133r /</w:t>
      </w:r>
    </w:p>
    <w:p w14:paraId="08882B9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 si compiaceranno vi faccino quel reflesso; che stimeranno pro-|prio, et di loro servitio nella congiontura de’ tempi, degl’|artificii, et dell’invalidità delle promesse. |</w:t>
      </w:r>
    </w:p>
    <w:p w14:paraId="6AFC4D4A" w14:textId="72DE3DD8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Uno delli doi vasselli compri per il Christianissimo per andar ad unirsi con |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gl’altri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destinati sotto alla condotta del signor duca di Guisa | quello di maggior spesa, et il più bello uscito dal porto di | Encusen doppo l’essersi arrenato una volta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uscito da quel pericolo s’è miseramente ingalonato, et doppo | profondato una lega discosto dal Tessel scosso da un poco di tempesta.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2DF42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Questo avviso ispedito alli ambasciatori di sua Maestà christianissima ha loro appor-|tato gran scontento per la perdita, che fa la Maestà sua di un | così bel vassello, et del costo di esso, ch’è di qualche momento. |</w:t>
      </w:r>
    </w:p>
    <w:p w14:paraId="39FBBE0E" w14:textId="1E4410ED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Il solo scopo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importa intorno a 42 fiorini. Vi erano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poi le | artiglierie, da centomilla libre di polveri, cordaggi, provisioni | de’ viveri, et altri apprestamenti, et l’esborso di tre mesi di paga | a ottanta marinari, onde ascende la summa a fare più | di cento quaranta milla fiorini. Io devo bene render humilissime | gratie </w:t>
      </w:r>
      <w:r w:rsidRPr="002A2F28">
        <w:rPr>
          <w:rFonts w:ascii="Times New Roman" w:eastAsia="Times New Roman" w:hAnsi="Times New Roman" w:cs="Times New Roman"/>
          <w:sz w:val="24"/>
          <w:szCs w:val="24"/>
        </w:rPr>
        <w:t>al</w:t>
      </w:r>
      <w:ins w:id="2563" w:author="Flavia Di Gi" w:date="2023-04-02T16:31:00Z">
        <w:r w:rsidR="002A2F28">
          <w:rPr>
            <w:rFonts w:ascii="Times New Roman" w:eastAsia="Times New Roman" w:hAnsi="Times New Roman" w:cs="Times New Roman"/>
            <w:sz w:val="24"/>
            <w:szCs w:val="24"/>
          </w:rPr>
          <w:t xml:space="preserve"> Signor Dio</w:t>
        </w:r>
      </w:ins>
      <w:del w:id="2564" w:author="Flavia Di Gi" w:date="2023-04-02T16:31:00Z">
        <w:r w:rsidRPr="002A2F28" w:rsidDel="002A2F28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del w:id="2565" w:author="Flavia Di Gi" w:date="2023-04-02T16:30:00Z">
        <w:r w:rsidRPr="002A2F28" w:rsidDel="002A2F28">
          <w:rPr>
            <w:rFonts w:ascii="Times New Roman" w:eastAsia="Times New Roman" w:hAnsi="Times New Roman" w:cs="Times New Roman"/>
            <w:sz w:val="24"/>
            <w:szCs w:val="24"/>
            <w:shd w:val="clear" w:color="auto" w:fill="FFFF99"/>
          </w:rPr>
          <w:delText>s</w:delText>
        </w:r>
      </w:del>
      <w:del w:id="2566" w:author="Flavia Di Gi" w:date="2023-04-02T16:31:00Z">
        <w:r w:rsidRPr="002A2F28" w:rsidDel="002A2F28">
          <w:rPr>
            <w:rFonts w:ascii="Times New Roman" w:eastAsia="Times New Roman" w:hAnsi="Times New Roman" w:cs="Times New Roman"/>
            <w:sz w:val="24"/>
            <w:szCs w:val="24"/>
            <w:shd w:val="clear" w:color="auto" w:fill="FFFF99"/>
          </w:rPr>
          <w:delText>ignor Dio</w:delText>
        </w:r>
      </w:del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, che in quattro levate di soldatesca, | et ispeditione di dodici vasselli da guerra non mi sia successo | un simil accidente, né sia laudata la divina Maestà sua. |</w:t>
      </w:r>
    </w:p>
    <w:p w14:paraId="09B6E2C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Gl’ambasciatori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hanno tentato di procurarne la ricuperatione che | è stata stimata disperata. Et hanno spedito in Francia. |</w:t>
      </w:r>
    </w:p>
    <w:p w14:paraId="4825940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133v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4AD885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Arrivò qui domenica sera l’eccellentissimo signor ambasciator Donato, il quale dal | signor principe d’Oranges, et da</w:t>
      </w:r>
      <w:del w:id="2570" w:author="Giorgia" w:date="2023-03-11T14:28:00Z">
        <w:r w:rsidRPr="007F3E90" w:rsidDel="00C43F02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gl’altri della casa di Nassau | et da</w:t>
      </w:r>
      <w:del w:id="2571" w:author="Giorgia" w:date="2023-03-11T14:28:00Z">
        <w:r w:rsidRPr="007F3E90" w:rsidDel="00C43F02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gl’altri ambasciatori, et principali ministri residenti in questa Haya | è stato visitato, et honorato con termine corrispondente al | merito della persona rappresentante quella serenissima Republica et | al proprio, et della sua eccellentissima casa: ma in altre ha resa | conspicua et di splendore, et generosità la comparsa che | ha fatta qui con numerosa famiglia, et di novil apparenza. |</w:t>
      </w:r>
    </w:p>
    <w:p w14:paraId="7053843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Da signori Stati in particolare, et dal signor principe Mauritio sono |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li suoi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prudenti ufficii stati aggraditi con testimonii | et confessioni di desiderio d’impiegarsi con non minor | prontezza in servitio della serenissima Republica di quello | hanno fatto per il passato. Io l’ho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7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ricevuto in | questa casa della Serenità vostra in quella miglior maniera, | che la mia fortuna, et la riverenza che devo a così degno | rappresentante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8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vostra Serenità m’ha sumministrato. Partirà | dimani mattina per Dordrechet, et di là in Zelanda per Inghilterra | essendo stato provisto per mezo dei signori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Stati, et di | sua Eccellenza di ogni commodità, et d’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599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ogni buon adrizzo. Gratie etc. |</w:t>
      </w:r>
    </w:p>
    <w:p w14:paraId="4F03DDF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67182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Dall’Haya a’ 16 ottobre 1618 |</w:t>
      </w:r>
    </w:p>
    <w:p w14:paraId="2817998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di vostra Serenità |</w:t>
      </w:r>
    </w:p>
    <w:p w14:paraId="2C6A348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humilissimo, et devotissimo servitore |</w:t>
      </w:r>
    </w:p>
    <w:p w14:paraId="016CE58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Christofforo Suriano |</w:t>
      </w:r>
    </w:p>
    <w:p w14:paraId="49AE030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20CBC" w14:textId="4DDBDD34" w:rsidR="00FB400C" w:rsidRDefault="00FB400C" w:rsidP="007F3E90">
      <w:pPr>
        <w:pStyle w:val="Standard"/>
        <w:snapToGrid w:val="0"/>
        <w:spacing w:line="240" w:lineRule="auto"/>
        <w:jc w:val="both"/>
        <w:rPr>
          <w:ins w:id="2581" w:author="Flavia Di Gi" w:date="2023-03-12T14:24:00Z"/>
          <w:rFonts w:ascii="Times New Roman" w:eastAsia="Times New Roman" w:hAnsi="Times New Roman" w:cs="Times New Roman"/>
          <w:sz w:val="24"/>
          <w:szCs w:val="24"/>
        </w:rPr>
      </w:pPr>
      <w:ins w:id="2582" w:author="Flavia Di Gi" w:date="2023-03-12T14:24:00Z">
        <w:r>
          <w:rPr>
            <w:rFonts w:ascii="Times New Roman" w:eastAsia="Times New Roman" w:hAnsi="Times New Roman" w:cs="Times New Roman"/>
            <w:sz w:val="24"/>
            <w:szCs w:val="24"/>
          </w:rPr>
          <w:t>/ 137bis r-v /</w:t>
        </w:r>
      </w:ins>
    </w:p>
    <w:p w14:paraId="06C200FD" w14:textId="49EDD863" w:rsidR="00FB400C" w:rsidRDefault="00FB400C" w:rsidP="007F3E90">
      <w:pPr>
        <w:pStyle w:val="Standard"/>
        <w:snapToGrid w:val="0"/>
        <w:spacing w:line="240" w:lineRule="auto"/>
        <w:jc w:val="both"/>
        <w:rPr>
          <w:ins w:id="2583" w:author="Flavia Di Gi" w:date="2023-03-12T14:24:00Z"/>
          <w:rFonts w:ascii="Times New Roman" w:eastAsia="Times New Roman" w:hAnsi="Times New Roman" w:cs="Times New Roman"/>
          <w:i/>
          <w:iCs/>
          <w:sz w:val="24"/>
          <w:szCs w:val="24"/>
        </w:rPr>
      </w:pPr>
      <w:ins w:id="2584" w:author="Flavia Di Gi" w:date="2023-03-12T14:24:00Z">
        <w:r>
          <w:rPr>
            <w:rFonts w:ascii="Times New Roman" w:eastAsia="Times New Roman" w:hAnsi="Times New Roman" w:cs="Times New Roman"/>
            <w:i/>
            <w:iCs/>
            <w:sz w:val="24"/>
            <w:szCs w:val="24"/>
          </w:rPr>
          <w:t>Carta tagliata non numerata</w:t>
        </w:r>
      </w:ins>
    </w:p>
    <w:p w14:paraId="44931898" w14:textId="77777777" w:rsidR="00FB400C" w:rsidRPr="00FB400C" w:rsidRDefault="00FB400C" w:rsidP="007F3E90">
      <w:pPr>
        <w:pStyle w:val="Standard"/>
        <w:snapToGrid w:val="0"/>
        <w:spacing w:line="240" w:lineRule="auto"/>
        <w:jc w:val="both"/>
        <w:rPr>
          <w:ins w:id="2585" w:author="Flavia Di Gi" w:date="2023-03-12T14:24:00Z"/>
          <w:rFonts w:ascii="Times New Roman" w:eastAsia="Times New Roman" w:hAnsi="Times New Roman" w:cs="Times New Roman"/>
          <w:i/>
          <w:iCs/>
          <w:sz w:val="24"/>
          <w:szCs w:val="24"/>
          <w:rPrChange w:id="2586" w:author="Flavia Di Gi" w:date="2023-03-12T14:24:00Z">
            <w:rPr>
              <w:ins w:id="2587" w:author="Flavia Di Gi" w:date="2023-03-12T14:24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33B7B422" w14:textId="2D5EA378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138r /</w:t>
      </w:r>
    </w:p>
    <w:p w14:paraId="29865A5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CEFFE4" w14:textId="77777777" w:rsidR="009D31E8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138v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243805D" w14:textId="1D5D77F0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 serenissimo principe di Venetia |</w:t>
      </w:r>
    </w:p>
    <w:p w14:paraId="12A0265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65 sola |</w:t>
      </w:r>
    </w:p>
    <w:p w14:paraId="24EB6DB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DCA8F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Sigillo</w:t>
      </w:r>
    </w:p>
    <w:p w14:paraId="0A4C1C3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4E38B9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Regesto antico</w:t>
      </w:r>
    </w:p>
    <w:p w14:paraId="486F651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138vC /</w:t>
      </w:r>
    </w:p>
    <w:p w14:paraId="74851A0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commentRangeStart w:id="2588"/>
      <w:commentRangeStart w:id="2589"/>
      <w:r w:rsidRPr="007F3E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7F3E90">
        <w:rPr>
          <w:rFonts w:ascii="Times New Roman" w:eastAsia="Times New Roman" w:hAnsi="Times New Roman" w:cs="Times New Roman"/>
          <w:sz w:val="24"/>
          <w:szCs w:val="24"/>
          <w:highlight w:val="yellow"/>
        </w:rPr>
        <w:t>…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]</w:t>
      </w:r>
      <w:commentRangeEnd w:id="2588"/>
      <w:r w:rsidRPr="007F3E90">
        <w:rPr>
          <w:rStyle w:val="Rimandocommento"/>
          <w:rFonts w:ascii="Times New Roman" w:hAnsi="Times New Roman" w:cs="Times New Roman"/>
          <w:sz w:val="24"/>
          <w:szCs w:val="24"/>
        </w:rPr>
        <w:commentReference w:id="2588"/>
      </w:r>
      <w:commentRangeEnd w:id="2589"/>
      <w:r w:rsidR="007465B8">
        <w:rPr>
          <w:rStyle w:val="Rimandocommento"/>
          <w:rFonts w:ascii="Times New Roman" w:eastAsia="Times New Roman" w:hAnsi="Times New Roman" w:cs="Times New Roman"/>
          <w:color w:val="000000"/>
          <w:kern w:val="0"/>
        </w:rPr>
        <w:commentReference w:id="2589"/>
      </w:r>
    </w:p>
    <w:p w14:paraId="3143C0F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4E1EC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L. SS. R. |</w:t>
      </w:r>
    </w:p>
    <w:p w14:paraId="4300168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6D2F8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C4485E" w14:textId="34F02715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D193C8E" w14:textId="46CBA7A3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 al 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134r-135v)</w:t>
      </w:r>
    </w:p>
    <w:p w14:paraId="697D4F53" w14:textId="77777777" w:rsidR="009D31E8" w:rsidRDefault="009D31E8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34D78B" w14:textId="07552BC8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134r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/</w:t>
      </w:r>
    </w:p>
    <w:p w14:paraId="423DE60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Signore |</w:t>
      </w:r>
    </w:p>
    <w:p w14:paraId="5BAEA88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hieri per il nostro ricevitor generale Pietro Hoeffyser habbiamo ricevuto | il doppio del suo conto dell’administratione havuta fin adesso delli | denari della serenissima republica di Venetia per l’equipaggio delle cinque | navi per noi armate in guerra per la serenissima Republica detta. |</w:t>
      </w:r>
    </w:p>
    <w:p w14:paraId="56844B4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In fine del quale vostra Signoria ha messo il ricever delli documenti di esso | conto consignati per lui per parte nostra a vostra Signoria. Ancora habbiamo | ricevuta la lettera di lei del primo di questo sopra la quale | li servirà d’avviso quanto alli roli delle mostre delle genti | che servono, et delli soldati condotti, et traghettati per essi, | che in ogni modo detti rolli siano mandati di parte, et in | nome della serenissima Republica cioè sottoscritti per nome di essa | et non delli capitani, poiché in essi saranno annotate cose | particolari toccanti ad essi capitani; et per tanto piacerà | a vostra Signoria usar questa providenza accioché questo segua, et | che a suo tempo possiamo esser avvisati quando li soldati | saranno stati sbarcati, et levati dai vasselli o già po-|tessero esser levati per regolarci in questo per li pagamenti | dei viveri. Di questo ne scriviamo nell’alligata all’am-|iral Kerckoven con ordine di avisarci quello per lui, et per |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gl’altri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quattro capitani sarà disborsato ai loro marinari | tanto in denari, vestiti, o altro; acciò lo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600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possiamo | notare qui al conto di ognuno; et avvertire, che | non si disborsi di vantaggio alle loro mogli, o parenti di | quello secondo l’ordine che usiamo, che puol importare | et non servendo questa per altro etc.</w:t>
      </w:r>
      <w:r w:rsidRPr="007F3E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2C482BB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Di Amsterdam li 4 ottobre 1618 |</w:t>
      </w:r>
    </w:p>
    <w:p w14:paraId="67C21EA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E498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134v-135r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DF7929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Bianche</w:t>
      </w:r>
    </w:p>
    <w:p w14:paraId="0DC0715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/ 135vB /</w:t>
      </w:r>
    </w:p>
    <w:p w14:paraId="2AC819E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Lettera delli signori dell’Amiralità | d’Amsterdam |</w:t>
      </w:r>
    </w:p>
    <w:p w14:paraId="59976958" w14:textId="197AAF2E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F48F0" w14:textId="77777777" w:rsidR="009D31E8" w:rsidRPr="007F3E90" w:rsidRDefault="009D31E8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B1436A" w14:textId="22FE3E14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B74094E" w14:textId="33C4A1A9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II al 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136r-137v)</w:t>
      </w:r>
    </w:p>
    <w:p w14:paraId="3D95E05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0D764" w14:textId="77777777" w:rsidR="009D31E8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136r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9CC0568" w14:textId="6501DDA4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 lettere dell’Haya n° 65 de’ 16 ottobre 1618. |</w:t>
      </w:r>
    </w:p>
    <w:p w14:paraId="62F8292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02DE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Estratto di lettere di monsignor di Langarch di Parigi a’ 27 settembre |</w:t>
      </w:r>
    </w:p>
    <w:p w14:paraId="4FFE34EF" w14:textId="42830529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 xml:space="preserve">Nel medesimo tempo essendo a Lisigni con l’agente d’Inghilterra trovassimo | il cardinale della </w:t>
      </w:r>
      <w:r w:rsidRPr="00574DF6">
        <w:rPr>
          <w:rFonts w:ascii="Times New Roman" w:eastAsia="Times New Roman" w:hAnsi="Times New Roman" w:cs="Times New Roman"/>
          <w:sz w:val="24"/>
          <w:szCs w:val="24"/>
        </w:rPr>
        <w:t>Roscia</w:t>
      </w:r>
      <w:ins w:id="2593" w:author="Flavia Di Gi" w:date="2023-03-19T18:06:00Z">
        <w:r w:rsidR="00574DF6">
          <w:rPr>
            <w:rFonts w:ascii="Times New Roman" w:eastAsia="Times New Roman" w:hAnsi="Times New Roman" w:cs="Times New Roman"/>
            <w:sz w:val="24"/>
            <w:szCs w:val="24"/>
          </w:rPr>
          <w:t>focò</w:t>
        </w:r>
      </w:ins>
      <w:del w:id="2594" w:author="Flavia Di Gi" w:date="2023-03-19T18:06:00Z">
        <w:r w:rsidRPr="00574DF6" w:rsidDel="00574DF6">
          <w:rPr>
            <w:rFonts w:ascii="Times New Roman" w:eastAsia="Times New Roman" w:hAnsi="Times New Roman" w:cs="Times New Roman"/>
            <w:sz w:val="24"/>
            <w:szCs w:val="24"/>
            <w:shd w:val="clear" w:color="auto" w:fill="FFFF99"/>
          </w:rPr>
          <w:delText>focò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con il nontio del </w:t>
      </w:r>
      <w:ins w:id="2595" w:author="Giorgia" w:date="2023-03-10T19:28:00Z">
        <w:r w:rsidR="00573609">
          <w:rPr>
            <w:rFonts w:ascii="Times New Roman" w:eastAsia="Times New Roman" w:hAnsi="Times New Roman" w:cs="Times New Roman"/>
            <w:sz w:val="24"/>
            <w:szCs w:val="24"/>
          </w:rPr>
          <w:t>P</w:t>
        </w:r>
      </w:ins>
      <w:del w:id="2596" w:author="Giorgia" w:date="2023-03-10T19:28:00Z">
        <w:r w:rsidRPr="007F3E90" w:rsidDel="00573609">
          <w:rPr>
            <w:rFonts w:ascii="Times New Roman" w:eastAsia="Times New Roman" w:hAnsi="Times New Roman" w:cs="Times New Roman"/>
            <w:sz w:val="24"/>
            <w:szCs w:val="24"/>
          </w:rPr>
          <w:delText>p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apa appresso il | signor di Luines governator della città di Soisons. Il detto </w:t>
      </w:r>
      <w:ins w:id="2597" w:author="Giorgia" w:date="2023-03-10T19:29:00Z">
        <w:r w:rsidR="00573609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2598" w:author="Giorgia" w:date="2023-03-10T19:29:00Z">
        <w:r w:rsidRPr="007F3E90" w:rsidDel="00573609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ontio cercò occasione | d’entrar meco in communicatione, et mi disse, et parlò con me | di molte cose grandi, et affari pesanti mal</w:t>
      </w:r>
      <w:r w:rsidRPr="007F3E90">
        <w:rPr>
          <w:rStyle w:val="Rimandonotaapidipagina"/>
          <w:rFonts w:ascii="Times New Roman" w:eastAsia="Times New Roman" w:hAnsi="Times New Roman" w:cs="Times New Roman"/>
          <w:sz w:val="24"/>
          <w:szCs w:val="24"/>
        </w:rPr>
        <w:footnoteReference w:id="601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proprii da udirsi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602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et intendersi. Come primieramente improbando grandemente | il proceder di vostre Signorie, et di sua Eccellenza nell’ossoppir le differenze | et presenti contrarietà, che sono di là; et per secondo sustenendo | che la prorogatione della tregua era migliore per lo Stato, | et conservatione di vostre Signorie che la guerra. Io gli risposi, che | un tal giudicio, et conseglio era molto suspetto, et di nessuna | consideratione al riguardo della sua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persona;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parlando | però sempre con debito rispetto, et discrettione. Come | parimente faceva sua Signoria reverendissima verso di me, dandomi li debiti | titoli, et honori (ancor</w:t>
      </w:r>
      <w:del w:id="2604" w:author="Giorgia" w:date="2023-03-11T14:53:00Z">
        <w:r w:rsidRPr="007F3E90" w:rsidDel="00703E61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ch</w:t>
      </w:r>
      <w:ins w:id="2605" w:author="Giorgia" w:date="2023-03-11T14:53:00Z">
        <w:r w:rsidR="00703E61">
          <w:rPr>
            <w:rFonts w:ascii="Times New Roman" w:eastAsia="Times New Roman" w:hAnsi="Times New Roman" w:cs="Times New Roman"/>
            <w:sz w:val="24"/>
            <w:szCs w:val="24"/>
          </w:rPr>
          <w:t>é</w:t>
        </w:r>
      </w:ins>
      <w:del w:id="2606" w:author="Giorgia" w:date="2023-03-11T14:53:00Z">
        <w:r w:rsidRPr="007F3E90" w:rsidDel="00703E61">
          <w:rPr>
            <w:rFonts w:ascii="Times New Roman" w:eastAsia="Times New Roman" w:hAnsi="Times New Roman" w:cs="Times New Roman"/>
            <w:sz w:val="24"/>
            <w:szCs w:val="24"/>
          </w:rPr>
          <w:delText>e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questo sia di poco momento) | et quello, che più è dichiarò, che ’l Papa suo patrone | era riconoscente lo Stato, et Republica di vostre Signorie | per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stato sovrano. Il signor di Luynes, et altri signori | parlano in un istesso tempo con singolar affetto, et buon | giudicio in laude, et honore del giusto proceder, et | regenza di vostre Signorie; come parimente alla giornata io | vado giustificando le savie attioni, et governo loro | et trovo, che quasi in ogni luoco benissimo et debitamente |</w:t>
      </w:r>
    </w:p>
    <w:p w14:paraId="6641A73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136v /</w:t>
      </w:r>
    </w:p>
    <w:p w14:paraId="7FB9B70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si discorre, si parla, et s’intende da quelli che non sono | appassionati. Il che non ho voluto tralasciare di avvisar | a vostre Signorie. |</w:t>
      </w:r>
    </w:p>
    <w:p w14:paraId="12AEBE7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CE978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137r /</w:t>
      </w:r>
    </w:p>
    <w:p w14:paraId="1496FE6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EEF40A" w14:textId="77777777" w:rsidR="009D31E8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137vB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FAA0396" w14:textId="23B21C28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Estratto di lettere di monsignor | Langarach |</w:t>
      </w:r>
    </w:p>
    <w:p w14:paraId="385899B6" w14:textId="16E404C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63D49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F5CF6" w:rsidRPr="007F3E90" w:rsidSect="005F4435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3BA67019" w14:textId="4FA3F24D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n. 4</w:t>
      </w:r>
      <w:r w:rsidR="009D31E8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7B27331D" w14:textId="77777777" w:rsidR="000F5CF6" w:rsidRPr="007F3E90" w:rsidRDefault="000F5CF6" w:rsidP="009D31E8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23 ottobre 1618, L’Aia (cc. 139r-142v, 144r-v, 149r-v)</w:t>
      </w:r>
    </w:p>
    <w:p w14:paraId="3FDB66DA" w14:textId="77777777" w:rsidR="00ED0B9A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br/>
        <w:t>/ 139r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9E0DD0B" w14:textId="154CD6DC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66 sola |</w:t>
      </w:r>
    </w:p>
    <w:p w14:paraId="328CAC1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1BD1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Serenissimo Principe |</w:t>
      </w:r>
    </w:p>
    <w:p w14:paraId="12AF64E3" w14:textId="641B0099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della copia della communicatione, che l’eccelso Consiglio di </w:t>
      </w:r>
      <w:ins w:id="2607" w:author="Flavia Di Gi" w:date="2023-04-02T16:33:00Z">
        <w:r w:rsidR="002A2F28">
          <w:rPr>
            <w:rFonts w:ascii="Times New Roman" w:eastAsia="Times New Roman" w:hAnsi="Times New Roman" w:cs="Times New Roman"/>
            <w:smallCaps/>
            <w:sz w:val="24"/>
            <w:szCs w:val="24"/>
          </w:rPr>
          <w:t>x</w:t>
        </w:r>
      </w:ins>
      <w:ins w:id="2608" w:author="Flavia Di Gi" w:date="2023-04-02T16:34:00Z">
        <w:r w:rsidR="002A2F28">
          <w:rPr>
            <w:rFonts w:ascii="Times New Roman" w:eastAsia="Times New Roman" w:hAnsi="Times New Roman" w:cs="Times New Roman"/>
            <w:sz w:val="24"/>
            <w:szCs w:val="24"/>
            <w:vertAlign w:val="superscript"/>
          </w:rPr>
          <w:t>ci</w:t>
        </w:r>
      </w:ins>
      <w:del w:id="2609" w:author="Flavia Di Gi" w:date="2023-04-02T16:34:00Z">
        <w:r w:rsidRPr="002A2F28" w:rsidDel="002A2F28">
          <w:rPr>
            <w:rFonts w:ascii="Times New Roman" w:eastAsia="Times New Roman" w:hAnsi="Times New Roman" w:cs="Times New Roman"/>
            <w:smallCaps/>
            <w:sz w:val="24"/>
            <w:szCs w:val="24"/>
            <w:shd w:val="clear" w:color="auto" w:fill="FFFF99"/>
          </w:rPr>
          <w:delText>x</w:delText>
        </w:r>
        <w:r w:rsidRPr="002A2F28" w:rsidDel="002A2F28">
          <w:rPr>
            <w:rFonts w:ascii="Times New Roman" w:eastAsia="Times New Roman" w:hAnsi="Times New Roman" w:cs="Times New Roman"/>
            <w:sz w:val="24"/>
            <w:szCs w:val="24"/>
            <w:shd w:val="clear" w:color="auto" w:fill="FFFF99"/>
            <w:vertAlign w:val="superscript"/>
          </w:rPr>
          <w:delText>ci</w:delText>
        </w:r>
        <w:r w:rsidRPr="007F3E90" w:rsidDel="002A2F28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ins w:id="2610" w:author="Flavia Di Gi" w:date="2023-04-02T16:33:00Z">
        <w:r w:rsidR="002A2F28" w:rsidRPr="007F3E90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ha fatta | a quell’eccellentissimo Senato delle machinationi scoperte contra quella serenissima Republica | mi valerò per sola informatione et per regolarmi occorrendo nelle risposte. |</w:t>
      </w:r>
    </w:p>
    <w:p w14:paraId="6DBE09E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Questa mi capita con lettera dei 5, et un’altra ne ricevo del medesimo giorno | con la dichiaratione della volontà della Serenità vostra sopra diversi | particolari di precedenti lettere mie con ordini, et commissioni sue. Et | come ho ricevuto il tutto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coll’ordinaria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mia humil riverenza; | così sono andato anche in parte essequendo li suoi commandamenti. |</w:t>
      </w:r>
    </w:p>
    <w:p w14:paraId="2E8F51B7" w14:textId="079985CA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Fu hier mattina a ringratiar li signori Stati della communicatione, che have-|vano essi fatta far meco delli loro affari, et in un istesso tempo li | diedi parte della gratia, che quella serenissima Republica haveva ricevuta | da Dio di scoprir la congiura passata toccando ordinatamente | appunto quel tanto, che da lei mi viene detato. In risposta | fu dal </w:t>
      </w:r>
      <w:ins w:id="2611" w:author="Giorgia" w:date="2023-03-10T18:13:00Z">
        <w:r w:rsidR="00554519">
          <w:rPr>
            <w:rFonts w:ascii="Times New Roman" w:eastAsia="Times New Roman" w:hAnsi="Times New Roman" w:cs="Times New Roman"/>
            <w:sz w:val="24"/>
            <w:szCs w:val="24"/>
          </w:rPr>
          <w:t>P</w:t>
        </w:r>
      </w:ins>
      <w:del w:id="2612" w:author="Giorgia" w:date="2023-03-10T18:13:00Z">
        <w:r w:rsidRPr="007F3E90" w:rsidDel="00554519">
          <w:rPr>
            <w:rFonts w:ascii="Times New Roman" w:eastAsia="Times New Roman" w:hAnsi="Times New Roman" w:cs="Times New Roman"/>
            <w:sz w:val="24"/>
            <w:szCs w:val="24"/>
          </w:rPr>
          <w:delText>p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residente con brevi; ma affettuose parole rese gratie | a vostra Serenità dell’ufficio, et della communicatione; aggiungendo, che | si rallegravano, che Dio l’havesse preservata, et scoperti così | mali pensieri, et pessime volontà: et io soggiunsi quello di più, | che stimai proprio perché restassero certi dell’animo ben | disposto delle Eccellentie vostre verso di loro, et per ritrar da questo ufficio | generale il frutto dell’accrescimento della corrispondenza, et con-|fidenza, che si desidera; come non l’intermetterò secondo l’occorrenze | d’imprimerlo anco tra particolari, et voglio promettermi, che non | incontrerò difficoltà per l’essistimatione, che questi signori fanno | dell’amicitia, et grandezza di vostra Serenità, et per la speranza, che |</w:t>
      </w:r>
    </w:p>
    <w:p w14:paraId="4B3EAF2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139v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ED129B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vive in loro di unirsi più che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colla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sola corrispondenza de’ reciprochi | ufficii. Sia pur ella certa, che a questo mirano, a questo | hanno il pensiero, et se tacciono (come mi ha detto signore che ha | qualche parte nel </w:t>
      </w:r>
      <w:r w:rsidRPr="00F06A5F">
        <w:rPr>
          <w:rFonts w:ascii="Times New Roman" w:eastAsia="Times New Roman" w:hAnsi="Times New Roman" w:cs="Times New Roman"/>
          <w:sz w:val="24"/>
          <w:szCs w:val="24"/>
          <w:highlight w:val="yellow"/>
          <w:rPrChange w:id="2613" w:author="Giorgia" w:date="2023-03-11T17:24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g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overno) è solo perché desiderano prima medicar, | et purgar bene questo corpo di Republica, per poterlo mostrar | a’ suoi buoni amici in quella robustezza, ch’è sua propria; et | così possino quelli tanto più allegramente concorrer a stringersi per | la propria difesa, et per la conservatione della commune libertà, | accennando della serenissima Republica. |</w:t>
      </w:r>
    </w:p>
    <w:p w14:paraId="7939B860" w14:textId="218D59EF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Si spera da tutti, che ’l rimedio deliberato, et già applicato in queste Provincie | col mezo del signor Principe habbi a partorir la vera salute; anzi | ognuno lo tiene per fermo, et che per il mese venturo habbino le | cose ad esser ridotte in una buona riforma, et buon sesto. Et sua Eccellenza | solecitando s</w:t>
      </w:r>
      <w:ins w:id="2614" w:author="Giorgia" w:date="2023-03-11T11:45:00Z">
        <w:r w:rsidR="00B93734">
          <w:rPr>
            <w:rFonts w:ascii="Times New Roman" w:eastAsia="Times New Roman" w:hAnsi="Times New Roman" w:cs="Times New Roman"/>
            <w:sz w:val="24"/>
            <w:szCs w:val="24"/>
          </w:rPr>
          <w:t>é</w:t>
        </w:r>
      </w:ins>
      <w:del w:id="2615" w:author="Giorgia" w:date="2023-03-11T11:45:00Z">
        <w:r w:rsidRPr="007F3E90" w:rsidDel="00B93734">
          <w:rPr>
            <w:rFonts w:ascii="Times New Roman" w:eastAsia="Times New Roman" w:hAnsi="Times New Roman" w:cs="Times New Roman"/>
            <w:sz w:val="24"/>
            <w:szCs w:val="24"/>
          </w:rPr>
          <w:delText>e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stessa per terminar l’opera cominciata è partita per | Leidem, essendo quivi chiamata da quel </w:t>
      </w:r>
      <w:ins w:id="2616" w:author="Giorgia" w:date="2023-03-11T17:33:00Z">
        <w:r w:rsidR="00777D44">
          <w:rPr>
            <w:rFonts w:ascii="Times New Roman" w:eastAsia="Times New Roman" w:hAnsi="Times New Roman" w:cs="Times New Roman"/>
            <w:sz w:val="24"/>
            <w:szCs w:val="24"/>
          </w:rPr>
          <w:t>M</w:t>
        </w:r>
      </w:ins>
      <w:del w:id="2617" w:author="Giorgia" w:date="2023-03-11T17:33:00Z">
        <w:r w:rsidRPr="007F3E90" w:rsidDel="00777D44">
          <w:rPr>
            <w:rFonts w:ascii="Times New Roman" w:eastAsia="Times New Roman" w:hAnsi="Times New Roman" w:cs="Times New Roman"/>
            <w:sz w:val="24"/>
            <w:szCs w:val="24"/>
          </w:rPr>
          <w:delText>m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agistrato, perché venga | a metter braccio al loro imminente pericolo, che li soprasta dalle | genti (bel cambiamento). Et questi erano li principali, che si ren-|devano li più contrarii, et non volevano ricever né sua Eccellenza né ordini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dei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Stati Generali. |</w:t>
      </w:r>
    </w:p>
    <w:p w14:paraId="366340D9" w14:textId="027B9BFC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Da Leidem passerà a Haerlem, et di là alle altre restanti doi città | Roterdam, et Tergus, et così haverà terminati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li suoi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viaggi feli-|cemente con dar a conoscer non solo in questo Paese; ma fuori all’|intelligenza dei principi tutti, che l’auttorità sua non è ordinaria, | capitan generale, et governatore in queste Provincie; ma eccede | et si può chiamar il direttorio in questo </w:t>
      </w:r>
      <w:ins w:id="2618" w:author="Giorgia" w:date="2023-03-11T17:24:00Z">
        <w:r w:rsidR="00F06A5F">
          <w:rPr>
            <w:rFonts w:ascii="Times New Roman" w:eastAsia="Times New Roman" w:hAnsi="Times New Roman" w:cs="Times New Roman"/>
            <w:sz w:val="24"/>
            <w:szCs w:val="24"/>
          </w:rPr>
          <w:t>G</w:t>
        </w:r>
      </w:ins>
      <w:del w:id="2619" w:author="Giorgia" w:date="2023-03-11T17:24:00Z">
        <w:r w:rsidRPr="007F3E90" w:rsidDel="00F06A5F">
          <w:rPr>
            <w:rFonts w:ascii="Times New Roman" w:eastAsia="Times New Roman" w:hAnsi="Times New Roman" w:cs="Times New Roman"/>
            <w:sz w:val="24"/>
            <w:szCs w:val="24"/>
          </w:rPr>
          <w:delText>g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overno. In ogni modo |</w:t>
      </w:r>
    </w:p>
    <w:p w14:paraId="18BB95F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140r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F758D2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la più gran parte predica modesto esso signor Principe, lontano d’am-|bitione et solo inclinato al bene, et servitio di queste Provincie, et | all’unione di questi popoli. |</w:t>
      </w:r>
    </w:p>
    <w:p w14:paraId="0BB5229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Viene confirmato, che l’ispeditione di monsignor Bernvelt non sarà che doppo | effettuato quanto è detto di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sopra;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anzi che ancor non è stato essami-|nato. Anco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gl’altri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dua saranno alla medesima conditione. |</w:t>
      </w:r>
    </w:p>
    <w:p w14:paraId="3EFD5D8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Non ho potuto haver commodità di trovarmi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coll’Eccellenza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sua prima che par-|tisse; ma subito tornata mi troverò seco per passar con lei quegl’ufficii, | che stimo proprii per servitio di vostra Serenità. |</w:t>
      </w:r>
    </w:p>
    <w:p w14:paraId="18F9563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Quando alcuno dei doi mercanti, che hanno proviste l’armi al signor conte di | Levenstein mi verranno a trattar di nuovo del loro interesse, | parlerò con essi del modo, che mi commanda per divertir dall’animo | suo il pensiero che potessero tuttavia tenere, che da vostra Serenità dovessero | esser sodisfatti. |</w:t>
      </w:r>
    </w:p>
    <w:p w14:paraId="306C42F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Gl’altri pretendenti per la condotta della soldatesca sopra le loro navi | molto prima dell’arrivo delle lettere della Serenità vostra havevano risoluto | d’ispedir persona espressa a’ piedi di lei, et hanno deputato monsignor | Antonio Luz, il quale doverà haver anco lettere dei signori Stati | Generali, et di sua Eccellentia; che non conteniranno per quanto ho | potuto cavare, che raccommandatione a vostra Serenità perché si compiaccia d’interpor | il suo favore, et auttorità per esser sodisfatti dal Conte sudetto. |</w:t>
      </w:r>
    </w:p>
    <w:p w14:paraId="4452855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Fecero pregar me ancora di haver lettere per accompagnarlo a | vostra Serenità non potrò far di meno di non dargliele per sodisfar questi | interessati; ma non lascierò di farli intender chiaramente, che |</w:t>
      </w:r>
    </w:p>
    <w:p w14:paraId="2CD1C1C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140v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604D0F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doveranno volgersi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colle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loro pretensioni al Conte. Il Luz è discretto | et so, che userà la commissione con quella modestia, et rispetto, | che si deve verso vostra Serenità. |</w:t>
      </w:r>
    </w:p>
    <w:p w14:paraId="01D107A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Certo mi spiace la partenza di quest’huomo perché troppo perderò, restando | privo di un sì buon adrizzo per ogni accidente, che potesse occorrer; | ma mi resta questo di consultatione, che potrà presentialmente rappre-|sentar alla Serenità vostra qualche cosa di suo servitio nelle presenti con-|gionture, et renderla chiara a bocca di quel tanto, che nel propo-|sito de navi, de marinari, et soldati potesse haver ella bisogno | di esser meglio informata. |</w:t>
      </w:r>
    </w:p>
    <w:p w14:paraId="4B1FFB98" w14:textId="72286521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Come riuscirà caro alli compartecipi nelle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dodici nave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fatte armar da me | che li loro noleggi siano prontamente pagati; così mi occorre rive-|rentemente dir alla Serenità vostra ch’è venuto qui compianto a’ signori Stati | da</w:t>
      </w:r>
      <w:del w:id="2620" w:author="Giorgia" w:date="2023-03-11T14:28:00Z">
        <w:r w:rsidRPr="007F3E90" w:rsidDel="00C43F02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gl’interessati nelle navi, che prime erano in servitio, che | alcune restano a pagarsi per quattro, o cinque mesi, et che | sono pagati in moneta corrente et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603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non in banco. Onde essendo | il laggio della moneta a 19 in 20 per cento con apparenza di | andar più in su strillano, et si lamentano per la perdita circa | del quarto del loro denaro per la necessità, che hanno di rimetterlo | di qua. Venne il secretario dei signori Stati domenica passata | a parlarmene, et sue Eccellenze stesse hier mattina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604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mi pregorono d</w:t>
      </w:r>
      <w:ins w:id="2627" w:author="Flavia Di Gi" w:date="2023-04-02T16:34:00Z">
        <w:r w:rsidR="002A2F28">
          <w:rPr>
            <w:rFonts w:ascii="Times New Roman" w:eastAsia="Times New Roman" w:hAnsi="Times New Roman" w:cs="Times New Roman"/>
            <w:sz w:val="24"/>
            <w:szCs w:val="24"/>
          </w:rPr>
          <w:t>[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i</w:t>
      </w:r>
      <w:ins w:id="2628" w:author="Flavia Di Gi" w:date="2023-04-02T16:34:00Z">
        <w:r w:rsidR="002A2F28">
          <w:rPr>
            <w:rFonts w:ascii="Times New Roman" w:eastAsia="Times New Roman" w:hAnsi="Times New Roman" w:cs="Times New Roman"/>
            <w:sz w:val="24"/>
            <w:szCs w:val="24"/>
          </w:rPr>
          <w:t>]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tenerci la mano. Io risposi a sue Signorie che non ero informato | di questo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affare;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ma che solo le consideravo come da me, | ch’elle erano molto ben conscie, che in tempo di guerra |</w:t>
      </w:r>
    </w:p>
    <w:p w14:paraId="2503D33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141r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ECA72B2" w14:textId="70C5C91F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si trascorre qualche mese; ma resta però ognuno sodisfatto, come | non era da dubitare, che questi non lo fossero dalla serenissima Republica | et quanto al denaro in banco, o fuor di banco, questo era for-|tuna che la moneta, o la valuta fosse a così alto prezzo, et non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havevano a dolersi mentre vostra Serenità pagava conforme ai suoi | contratti mostrarono di applauder alla risposta, né mi replicorno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605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 altro; se non che mi raccomandavano l’affare, perché ne scrivessi. |</w:t>
      </w:r>
    </w:p>
    <w:p w14:paraId="579ED35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Io starò in espettatione, et viverò antioso finché vengano li roli | delle genti perché ho continuate reiterate instanze da queste | Amiralità per haver denari da dar a queste povere donne; | et mentre fui mercordì a Roterdam per accompagnare, et | servir fin là l’eccellentissimo signor ambasciator Donato fui attorniato da | una buona quantità di esse donne, et se non era il Luz, che | me ne liberò con darli buone parole haverei havuto, che far assai | li signori di Amsterdam sono li più solecitati, et per questo anco mi | solecitano instantemente per haver denari. È necessario serenissimo Prin-| cipe, ch’ella mi facci rimessa perché vostra Serenità medesima comprende il | danno, che riceve nel cambio a pigliarlo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 qua, et pur sarò | necessitato al farlo, convenendo pagar li viveri, che restano | et dar denari a queste genti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per li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loro mariti, o parenti. |</w:t>
      </w:r>
    </w:p>
    <w:p w14:paraId="031F28D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Porterò innanti più che mi sarà possibile; ma la riputatione | di vostra Serenità che si è avanzata grandemente alla prontezza | delli esborsi passati non comporta, che ricevi alcuna alteratione. |</w:t>
      </w:r>
    </w:p>
    <w:p w14:paraId="5D6EB7B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L’interesse che tocca nella borsa, et nella necessità delle povere |</w:t>
      </w:r>
    </w:p>
    <w:p w14:paraId="7B89D73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141v /</w:t>
      </w:r>
    </w:p>
    <w:p w14:paraId="7213637A" w14:textId="2896ABAC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genti fa tal</w:t>
      </w:r>
      <w:ins w:id="2634" w:author="Giorgia" w:date="2023-03-11T15:05:00Z">
        <w:r w:rsidR="006C5A82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volta mormorare, et straparlare, et questo è quello che | mi pesa. Io adosso tutto il mancamento ai capitani, come quelli a | quali toccava subito fatta mostra ispedir immediate ogni documento | necessario; et così faccio forte la mia ragione, che vuol dire quella | di vostra Serenità. |</w:t>
      </w:r>
    </w:p>
    <w:p w14:paraId="6CDC263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Non sento gran cosa de lamenti per arresti di navi; ma capitando | ad orrecchio qualche lamentatione risponderò della maniera, | che la Serenità vostra mi commanda per render capace ognuno della | buona mente di lei. Credo bene, che vi siano ancor di quelli, | come gl’interessati del vassello Pavone, et nel Falcon d’oro (se non | fallo) che habbino qualche pretensione, et sperino resarci-|mento; ma io divertirò sempre ogni speranza quando mi | occorri haverne qualche proposito. |</w:t>
      </w:r>
    </w:p>
    <w:p w14:paraId="54B2352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Non mancarò destramente anco di considerar quello, che dalla prudenza | di lei mi viene espresso toccante il trafico del golfo procurando | d’imprimer, che si facci a drittura il viaggio per Venetia | per ivi far lo smaltimento de’ sali, et altri carichi, et così | frequentar il comercio in quella in piazza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colla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speranza, | che anderò proponendo d’ogni buon trattamento, et commodo | a quelli, che lo intraprenderanno. Ritornato il prin-|cipe Mauritio gliene parlerò; et in tanto lo imprimerò | anco in qualcheduni di questi del </w:t>
      </w:r>
      <w:r w:rsidRPr="00F06A5F">
        <w:rPr>
          <w:rFonts w:ascii="Times New Roman" w:eastAsia="Times New Roman" w:hAnsi="Times New Roman" w:cs="Times New Roman"/>
          <w:sz w:val="24"/>
          <w:szCs w:val="24"/>
          <w:highlight w:val="yellow"/>
          <w:rPrChange w:id="2635" w:author="Giorgia" w:date="2023-03-11T17:23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g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overno. |</w:t>
      </w:r>
    </w:p>
    <w:p w14:paraId="53AD6BF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Quanto l’Eccellenze vostre illustrissime mi hanno significato intorno l’ingegnero | Gomorino ho fatto saperlo al Pasini, che tratta la condotta. |</w:t>
      </w:r>
    </w:p>
    <w:p w14:paraId="3F148E7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142r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2A9747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Egli aspetta da lui la risposta sopra quello, che già qualche | giorni gli scrisse, me la manderà, et sentirò quali siano le sue | pretensioni. |</w:t>
      </w:r>
    </w:p>
    <w:p w14:paraId="09E5FD4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Sabbato ricevei (come ho significato alla Serenità vostra) le sue lettere dei 5, | et domenica andai a complir al commandamento di lei con il signor ambasciator | straordinario di Francia, dovendo sempre ubidir prontamente a’ | suoi cenni, et sodisfeci con questo signore di quella maniera, che | stimai propria della dignità di quella serenissima Republica, se ben anco | prima ero stato a lui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coll’occasione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della visita, che gli fece l’eccellentissimo signor | ambasciator Donato. |</w:t>
      </w:r>
    </w:p>
    <w:p w14:paraId="57318266" w14:textId="71CB4DD2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Mostrò di vedermi volontieri, et di aggradir il testimonio della devota | volontà di lei verso sua Maestà christissima, et poi fece meco iscusa del non | mi haver revisitato, pregandomi creder che ’l fine suo non era stato | perché non stimasse la mia persona come ministro di vostra Serenità, ma perché | l’animo suo era alienissismo da cerimonie, et che credessi pure ch’|egli era uno di quei vecchi servitori della corona di Francia, che | poteva attestar al mondo, et a s</w:t>
      </w:r>
      <w:ins w:id="2636" w:author="Giorgia" w:date="2023-03-11T11:47:00Z">
        <w:r w:rsidR="00B93734">
          <w:rPr>
            <w:rFonts w:ascii="Times New Roman" w:eastAsia="Times New Roman" w:hAnsi="Times New Roman" w:cs="Times New Roman"/>
            <w:sz w:val="24"/>
            <w:szCs w:val="24"/>
          </w:rPr>
          <w:t>é</w:t>
        </w:r>
      </w:ins>
      <w:del w:id="2637" w:author="Giorgia" w:date="2023-03-11T11:47:00Z">
        <w:r w:rsidRPr="007F3E90" w:rsidDel="00B93734">
          <w:rPr>
            <w:rFonts w:ascii="Times New Roman" w:eastAsia="Times New Roman" w:hAnsi="Times New Roman" w:cs="Times New Roman"/>
            <w:sz w:val="24"/>
            <w:szCs w:val="24"/>
          </w:rPr>
          <w:delText>e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medesimo esser stata sempre | la serenissima Republica, sola, et constante fra principi nelle prospere, | et averse fortune verso il bene del regno di Francia, et però | come buon francese si conosceva in obligo d’impiegarsi sempre in | servitio di vostra Serenità, che lo adoperassi, che lo haverei veduto in | effetto. Io lo ringratiai, et mostrai, che non haverei già mai | mancato di complir al mio debito coll’Eccelenza sua, et honorarla | come ministro di tanta maestà. Et passamo poi buon pezzo |</w:t>
      </w:r>
    </w:p>
    <w:p w14:paraId="2164707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142v /</w:t>
      </w:r>
    </w:p>
    <w:p w14:paraId="253ACD1C" w14:textId="158796A2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del tempo in varii discorsi; tra quali parlandosi delle cose d’Italia, | et venendo a proposito non tralasciai di considerarle quanto restasse | interessata sua Maestà christianissima non effettuandosi da Spagnuoli quanto le | havevano promesso nel trattato di pace. Si strinse nelle spalle | poi disse, che havevo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ragione;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ma che poteva far il Re, se quello | di Spagna non tiene la parola data. Poi soggiunse il Re mio signore haverà | patienza; ma quando vegga incerto conveniente tempo, che non si | effettuino le promesse dei Spagnuoli, si risolverà unirsi con la Republica | (buone parole se sono vere nel suo vero senso). Io replicai sua Maestà dunque | non doverà tardar molto a risolversi, et mostrar qual sia la sua | grandezza, et la sua dignità; poiché può esser sicura, che mai | Spagnoli se non se li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mostra la faccia si risolveranno all’essecutione | delle promesse; ripigliò egli habbiamo fresco l’essempio di Vercelli.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DB832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Doppo questi discorsi mi licentiai da esso signor di Boisise, che non tralasciò | meco alcuna dimostratione di honore nell’incontro, nel tratte-|nermi seco, et nell’uscire, honorandomi sempre del luoco, del quale | sono in possesso con gl’altri ambasciatori et ministri de’ principi in questa | corte, con il principe Mauritio, con tutti della casa di Nassau, et | con ogn’altro; tutto per rispetto della Serenità vostra, et poiché cede ad hono-|re, et riputatione di lei, et di quella serenissima Republica com’è infetto, | non mancarò di conservar questo</w:t>
      </w:r>
      <w:r w:rsidRPr="007F3E90">
        <w:rPr>
          <w:rStyle w:val="Rimandonotaapidipagina"/>
          <w:rFonts w:ascii="Times New Roman" w:hAnsi="Times New Roman" w:cs="Times New Roman"/>
          <w:sz w:val="24"/>
          <w:szCs w:val="24"/>
        </w:rPr>
        <w:footnoteReference w:id="606"/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acquisto, che ho fatto | con ogni debito, et modesto termine; et se ho tralasciata, o | transportata la visita creda la Serenità vostra che non è nato da affetto | d’ambitione mia particolare; ma da fine zelante della conservatione |</w:t>
      </w:r>
    </w:p>
    <w:p w14:paraId="0F42B90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144r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DBFDBF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della riputatione di quella serenissima Republica. Io in ogni caso però la prego con-|donar al mio mancamento; né per l’avvenire tralascierò di coltivar | con questi ministri francesi in particolare ogni più perfetta confidenza; | come ho sempre fatto per il passato. |</w:t>
      </w:r>
    </w:p>
    <w:p w14:paraId="1466579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Se l’Eccellenze vostre si compiaceranno potranno intender dall’aggiunto traslato | di lettere</w:t>
      </w:r>
      <w:r w:rsidRPr="007F3E90">
        <w:rPr>
          <w:rFonts w:ascii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scritte</w:t>
      </w:r>
      <w:r w:rsidRPr="007F3E90">
        <w:rPr>
          <w:rStyle w:val="Rimandonotaapidipagina"/>
          <w:rFonts w:ascii="Times New Roman" w:eastAsia="Times New Roman" w:hAnsi="Times New Roman" w:cs="Times New Roman"/>
          <w:sz w:val="24"/>
          <w:szCs w:val="24"/>
        </w:rPr>
        <w:footnoteReference w:id="607"/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da Milano dall’ambasciator della 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Lucua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| come egli detrahi alla serenessima Republica, il | Pasini, di giamai ceza di pensar a Serenità. | Ha cavato di mano a chi l’haveva, et | me lo ha mandato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| perché l’invii a vostra Serenità. |</w:t>
      </w:r>
    </w:p>
    <w:p w14:paraId="353B12E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In Amsterdam ci è avviso, che la flotta di Spagna, ch’è allo stretto deveva | partir di là, et far viaggio; ma non si sapeva per, dove se ben si credeva | che dovesse passar a Napoli una buona parte di essa per unirsi |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con li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vasselli di Ossuna, et passar nel golfo di vostra Serenità così viene | scritto da qualcheduno; ma ella deve haverne migliori avvisi. |</w:t>
      </w:r>
    </w:p>
    <w:p w14:paraId="3651C41F" w14:textId="637A5649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Ho fatte sotto il giorno d’hieri lettere al signor Pietro Evertson dirette alla Serenità vostra | per il sesto, et settimo mese fornirà a’ 7 del venturo per il noleggio della | nave San Francesco et sono mille novecento vinti ducati per doi mesi.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DDB1A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Finalmente le dieci casse di vetri per inviar in Francia sono arrivate in Amster-|dam, et già ho ordinata la subita speditione per Parigi. |</w:t>
      </w:r>
    </w:p>
    <w:p w14:paraId="48F62093" w14:textId="1254B6F1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Haverà qui aggiunta la replicata delle lettere dei 16 numero 65 colle | quali mandai quelle de’ 8 n° 64. Gratie etc.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4C827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4F72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Dall’Haya a’ 23 ottobre 1618 |</w:t>
      </w:r>
    </w:p>
    <w:p w14:paraId="21F96AC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di vostra Serenità |</w:t>
      </w:r>
    </w:p>
    <w:p w14:paraId="7883350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humilissimo et devotissimo servitore |</w:t>
      </w:r>
    </w:p>
    <w:p w14:paraId="5C97513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Christofforo Suriano |</w:t>
      </w:r>
    </w:p>
    <w:p w14:paraId="3413CA5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6C5F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144v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424BA4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600B9FF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903D27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149r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2AD167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2544804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FA90A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149v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A8BC3C9" w14:textId="730FB874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 serenissimo principe di Venetia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E2D88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n° 66 sola. |</w:t>
      </w:r>
    </w:p>
    <w:p w14:paraId="1F9A6D9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B27E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Sigillo</w:t>
      </w:r>
    </w:p>
    <w:p w14:paraId="63E7826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31C1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Regesto antico</w:t>
      </w:r>
    </w:p>
    <w:p w14:paraId="17DA5BD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lastRenderedPageBreak/>
        <w:t>/ 149vC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BD349A4" w14:textId="77777777" w:rsidR="004D1B21" w:rsidRDefault="000F5CF6" w:rsidP="007F3E90">
      <w:pPr>
        <w:pStyle w:val="Standard"/>
        <w:snapToGrid w:val="0"/>
        <w:spacing w:line="240" w:lineRule="auto"/>
        <w:jc w:val="both"/>
        <w:rPr>
          <w:ins w:id="2641" w:author="Flavia Di Gi" w:date="2023-03-19T18:44:00Z"/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23 ottobre 1618 ricevute a’ primo novembre | </w:t>
      </w:r>
    </w:p>
    <w:p w14:paraId="2F019EF2" w14:textId="00A75CE1" w:rsidR="000F5CF6" w:rsidRDefault="000F5CF6" w:rsidP="007F3E90">
      <w:pPr>
        <w:pStyle w:val="Standard"/>
        <w:snapToGrid w:val="0"/>
        <w:spacing w:line="240" w:lineRule="auto"/>
        <w:jc w:val="both"/>
        <w:rPr>
          <w:ins w:id="2642" w:author="Flavia Di Gi" w:date="2023-03-19T18:44:00Z"/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Haya</w:t>
      </w:r>
      <w:ins w:id="2643" w:author="Flavia Di Gi" w:date="2023-03-19T18:44:00Z">
        <w:r w:rsidR="004D1B21">
          <w:rPr>
            <w:rFonts w:ascii="Times New Roman" w:eastAsia="Times New Roman" w:hAnsi="Times New Roman" w:cs="Times New Roman"/>
            <w:sz w:val="24"/>
            <w:szCs w:val="24"/>
          </w:rPr>
          <w:t>.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n° 66</w:t>
      </w:r>
      <w:ins w:id="2644" w:author="Flavia Di Gi" w:date="2023-03-19T18:44:00Z">
        <w:r w:rsidR="004D1B21">
          <w:rPr>
            <w:rFonts w:ascii="Times New Roman" w:eastAsia="Times New Roman" w:hAnsi="Times New Roman" w:cs="Times New Roman"/>
            <w:sz w:val="24"/>
            <w:szCs w:val="24"/>
          </w:rPr>
          <w:t xml:space="preserve"> |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sola |</w:t>
      </w:r>
    </w:p>
    <w:p w14:paraId="0EA6978B" w14:textId="77777777" w:rsidR="004D1B21" w:rsidRPr="007F3E90" w:rsidRDefault="004D1B21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3B75F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L. SS. R. |</w:t>
      </w:r>
    </w:p>
    <w:p w14:paraId="40296C9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3760AE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84B0CE" w14:textId="71AA8BAD" w:rsidR="000F5CF6" w:rsidRPr="007F3E90" w:rsidRDefault="000F5CF6" w:rsidP="00ED0B9A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4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787F8E26" w14:textId="23BE7E28" w:rsidR="000F5CF6" w:rsidRPr="007F3E90" w:rsidRDefault="000F5CF6" w:rsidP="00ED0B9A">
      <w:pPr>
        <w:pStyle w:val="Standard"/>
        <w:snapToGri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 al n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F3E90">
        <w:rPr>
          <w:rFonts w:ascii="Times New Roman" w:hAnsi="Times New Roman" w:cs="Times New Roman"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(c. 143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r-v</w:t>
      </w:r>
      <w:ins w:id="2645" w:author="Flavia Di Gi" w:date="2023-03-21T22:02:00Z">
        <w:r w:rsidR="00075EA3">
          <w:rPr>
            <w:rFonts w:ascii="Times New Roman" w:eastAsia="Times New Roman" w:hAnsi="Times New Roman" w:cs="Times New Roman"/>
            <w:sz w:val="24"/>
            <w:szCs w:val="24"/>
          </w:rPr>
          <w:t>; decodifica di c. 144r</w:t>
        </w:r>
      </w:ins>
      <w:r w:rsidRPr="007F3E9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07D344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143r /</w:t>
      </w:r>
    </w:p>
    <w:p w14:paraId="6E4C4869" w14:textId="4CE9BBE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hAnsi="Times New Roman" w:cs="Times New Roman"/>
          <w:i/>
          <w:sz w:val="24"/>
          <w:szCs w:val="24"/>
        </w:rPr>
        <w:t>Segue decodifica di testo cifrato</w:t>
      </w:r>
      <w:del w:id="2646" w:author="Flavia Di Gi" w:date="2023-03-21T22:02:00Z">
        <w:r w:rsidRPr="007F3E90" w:rsidDel="00075EA3">
          <w:rPr>
            <w:rStyle w:val="Rimandonotaapidipagina"/>
            <w:rFonts w:ascii="Times New Roman" w:hAnsi="Times New Roman" w:cs="Times New Roman"/>
            <w:sz w:val="24"/>
            <w:szCs w:val="24"/>
          </w:rPr>
          <w:footnoteReference w:id="608"/>
        </w:r>
      </w:del>
    </w:p>
    <w:p w14:paraId="7F82C732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20CE7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143v /</w:t>
      </w:r>
    </w:p>
    <w:p w14:paraId="209D641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51160E1D" w14:textId="5BB67D1E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ACABC" w14:textId="77777777" w:rsidR="00ED0B9A" w:rsidRPr="007F3E90" w:rsidRDefault="00ED0B9A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28521D" w14:textId="5F33D626" w:rsidR="000F5CF6" w:rsidRPr="007F3E90" w:rsidRDefault="000F5CF6" w:rsidP="00ED0B9A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n. 4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63E30BBC" w14:textId="21D4D2C1" w:rsidR="000F5CF6" w:rsidRPr="007F3E90" w:rsidRDefault="000F5CF6" w:rsidP="00ED0B9A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II al n. 4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145r-v, 148r-v)</w:t>
      </w:r>
    </w:p>
    <w:p w14:paraId="1846060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625FD6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145r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603630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 lettere dell’Haya n° 66 de’ 23 ottobre 1618 |</w:t>
      </w:r>
    </w:p>
    <w:p w14:paraId="0AFB6FB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9ADB3" w14:textId="31E4D375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Estratto di lettere di monsignor di Langarach | scritto di Parigi a’ 27 settembre</w:t>
      </w:r>
      <w:del w:id="2649" w:author="Flavia Di Gi" w:date="2023-03-12T13:18:00Z">
        <w:r w:rsidRPr="007F3E90" w:rsidDel="001E52E6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898D4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DFAAB" w14:textId="02E7F5E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Nel medesimo tempo essendo a Lisigni con l’agente d’Inghilterra trovassimo | il cardinale della Rosciafocò con il nontio del </w:t>
      </w:r>
      <w:ins w:id="2650" w:author="Giorgia" w:date="2023-03-10T19:29:00Z">
        <w:r w:rsidR="00573609">
          <w:rPr>
            <w:rFonts w:ascii="Times New Roman" w:eastAsia="Times New Roman" w:hAnsi="Times New Roman" w:cs="Times New Roman"/>
            <w:sz w:val="24"/>
            <w:szCs w:val="24"/>
          </w:rPr>
          <w:t>P</w:t>
        </w:r>
      </w:ins>
      <w:del w:id="2651" w:author="Giorgia" w:date="2023-03-10T19:29:00Z">
        <w:r w:rsidRPr="007F3E90" w:rsidDel="00573609">
          <w:rPr>
            <w:rFonts w:ascii="Times New Roman" w:eastAsia="Times New Roman" w:hAnsi="Times New Roman" w:cs="Times New Roman"/>
            <w:sz w:val="24"/>
            <w:szCs w:val="24"/>
          </w:rPr>
          <w:delText>p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apa appresso il signor | Luines governator della città di Soisson. Il detto </w:t>
      </w:r>
      <w:ins w:id="2652" w:author="Giorgia" w:date="2023-03-10T19:30:00Z">
        <w:r w:rsidR="00573609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2653" w:author="Giorgia" w:date="2023-03-10T19:30:00Z">
        <w:r w:rsidRPr="007F3E90" w:rsidDel="00573609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ontio cercò occasione | d’entrar meco in communicatione, et mi disse, et parlò meco di | molte cose grandi, et affari pesanti mal proprii da udirsi, | et intendersi. Come primieramente improbando grandemente il pre-|ceder di vostre Signorie et di sua Eccellenza nell’assopir le differenze, et presenti | contrarietà, che sono di là; et per secondo sustenendo, che la | prorogatione della tregua era miglior per lo Stato, et conservatione | di vostre Signorie che la guerra. Io gli risposi che un tal giudicio, et | consiglio era molto sospetto, et di nessuna consideratione | al riguardo della sua persona; parlando però sempre con | debito rispetto, et discrettione; come parimenti faceva sua Signoria reverendissima | verso di me dandomi li debiti titoli, et honori (ancorché quello | sia di poco momento) et quello che più è dichiarò, che il Papa | </w:t>
      </w:r>
      <w:proofErr w:type="gramStart"/>
      <w:r w:rsidRPr="007F3E90">
        <w:rPr>
          <w:rFonts w:ascii="Times New Roman" w:eastAsia="Times New Roman" w:hAnsi="Times New Roman" w:cs="Times New Roman"/>
          <w:sz w:val="24"/>
          <w:szCs w:val="24"/>
        </w:rPr>
        <w:t>suo patrone</w:t>
      </w:r>
      <w:proofErr w:type="gramEnd"/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era riconoscente lo Stato, et Republica di vostre Signorie per un | stato sovrano. Il signor di Luines, et altri signori parlano in | un istesso tempo con singolar affetto, et buon giudicio | in laude, et honore del giusto proceder, et regenza di vostre Signorie | come parimente alla giornata io vado giustificando le | savie attioni, et governo loro, et trovo, che quasi in | ogni luoco benissimo, et debitamente si discorre, si parla, et | s’intende da quelli, che non sono appassionati. Il che | non ho voluto tralasciar di avvisar a vostre Signorie. |</w:t>
      </w:r>
    </w:p>
    <w:p w14:paraId="24864119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7C20C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145v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E02D4E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3DAD7A01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2E500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148r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2C10A5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22B57CE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8460B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148vB /</w:t>
      </w:r>
    </w:p>
    <w:p w14:paraId="1C7FF17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Estratto di lettere di monsignor di | Langarach |</w:t>
      </w:r>
    </w:p>
    <w:p w14:paraId="735EAADB" w14:textId="3BB712E2" w:rsidR="000F5CF6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95C4502" w14:textId="77777777" w:rsidR="00ED0B9A" w:rsidRPr="007F3E90" w:rsidRDefault="00ED0B9A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CD8AD9" w14:textId="4C2683A4" w:rsidR="000F5CF6" w:rsidRPr="007F3E90" w:rsidRDefault="000F5CF6" w:rsidP="00ED0B9A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n. 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50</w:t>
      </w:r>
    </w:p>
    <w:p w14:paraId="155460E8" w14:textId="0694C65B" w:rsidR="000F5CF6" w:rsidRPr="007F3E90" w:rsidRDefault="000F5CF6" w:rsidP="00ED0B9A">
      <w:pPr>
        <w:pStyle w:val="Standard"/>
        <w:snapToGri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Allegato III al n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="00ED0B9A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(cc. 146r-147v)</w:t>
      </w:r>
    </w:p>
    <w:p w14:paraId="61164EFD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E12E48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146r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CB948F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In lettere dall’Haya n° 66 di 22 ottobre | 1618 |</w:t>
      </w:r>
    </w:p>
    <w:p w14:paraId="1B31DAA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9E93FB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Estratto di lettere di 24 settembre di Milano</w:t>
      </w:r>
      <w:del w:id="2654" w:author="Flavia Di Gi" w:date="2023-03-12T13:18:00Z">
        <w:r w:rsidRPr="007F3E90" w:rsidDel="001E52E6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789FF76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E3D203" w14:textId="00DE299F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Alcuni mesi sono, che con denari la republica di Venetia ha levato | un grosso numero di heretici Grisoni guidati da sette predi-|canti parte del Paese, parte levati a posta da Genevra | con paga d’or venetiano, perseguitando li catholici, che | giudicano, che siano affettionati al servitio di sua maestà del Re | mio signore et trattano di distrugger il vescovato di Coira | et con l’entrata di esso fondar un collegio di heretici nella | Val Telina et stabilir legha con Venetiani; et adesso si | trovano in Toscana luogo del paese di Coira, nel qual | hanno eletto un tribunale di 36 giudici con assistenza di | 12 predicanti, che attende alla persecutione de’ catholici | con gran crudeltà, et in particolaramazzarono quattro giorni | sono a tormenti Nicolao Rusca arciprete di Sondrio, | luogo principal di Val Telina. |</w:t>
      </w:r>
      <w:r w:rsidR="000F3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FC8698" w14:textId="17D13DB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Dice poi molto della morte di fra Pacifico, che fu decapitato | li giorni adietro et abbruciato in Venetia, dice senza | esser stato degradato ancorché monsignor </w:t>
      </w:r>
      <w:ins w:id="2655" w:author="Giorgia" w:date="2023-03-10T19:30:00Z">
        <w:r w:rsidR="00573609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2656" w:author="Giorgia" w:date="2023-03-10T19:30:00Z">
        <w:r w:rsidRPr="007F3E90" w:rsidDel="00573609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>ontio, il patriarca | ne havessero fatto codoglienza grande al Senato: con tutto | ciò per virtù di un breve che la Republica pretende poter | giudicar così religiosi come secolari, non facendo stima | di alcuno con grandissimo scandalo; opinion di fra Paulo | servita scomunicato da 12 anni et heretico a cui la Republica | da grandissima fede. Che sua Santità haveva |</w:t>
      </w:r>
    </w:p>
    <w:p w14:paraId="3BC45654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146v</w:t>
      </w: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630979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concessa la </w:t>
      </w:r>
      <w:r w:rsidRPr="00573550">
        <w:rPr>
          <w:rFonts w:ascii="Times New Roman" w:eastAsia="Times New Roman" w:hAnsi="Times New Roman" w:cs="Times New Roman"/>
          <w:smallCaps/>
          <w:sz w:val="24"/>
          <w:szCs w:val="24"/>
          <w:highlight w:val="yellow"/>
          <w:shd w:val="clear" w:color="auto" w:fill="FFFF99"/>
          <w:rPrChange w:id="2657" w:author="Giorgia" w:date="2023-03-11T19:01:00Z">
            <w:rPr>
              <w:rFonts w:ascii="Times New Roman" w:eastAsia="Times New Roman" w:hAnsi="Times New Roman" w:cs="Times New Roman"/>
              <w:smallCaps/>
              <w:sz w:val="24"/>
              <w:szCs w:val="24"/>
              <w:shd w:val="clear" w:color="auto" w:fill="FFFF99"/>
            </w:rPr>
          </w:rPrChange>
        </w:rPr>
        <w:t>x</w:t>
      </w:r>
      <w:r w:rsidRPr="00573550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99"/>
          <w:vertAlign w:val="superscript"/>
          <w:rPrChange w:id="2658" w:author="Giorgia" w:date="2023-03-11T19:01:00Z"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FF99"/>
              <w:vertAlign w:val="superscript"/>
            </w:rPr>
          </w:rPrChange>
        </w:rPr>
        <w:t>ma</w:t>
      </w:r>
      <w:r w:rsidRPr="007F3E90">
        <w:rPr>
          <w:rFonts w:ascii="Times New Roman" w:eastAsia="Times New Roman" w:hAnsi="Times New Roman" w:cs="Times New Roman"/>
          <w:smallCaps/>
          <w:sz w:val="24"/>
          <w:szCs w:val="24"/>
        </w:rPr>
        <w:t xml:space="preserve"> </w:t>
      </w:r>
      <w:r w:rsidRPr="007F3E90">
        <w:rPr>
          <w:rFonts w:ascii="Times New Roman" w:eastAsia="Times New Roman" w:hAnsi="Times New Roman" w:cs="Times New Roman"/>
          <w:sz w:val="24"/>
          <w:szCs w:val="24"/>
        </w:rPr>
        <w:t>del clero, et che se era vero haveva havuta | sua Santità la medesima ricompensa dell’altra volta poiché | allhora fecero appiccar un prete senza degradarlo; et | hora ne ha fatti morir doi cioè fra Pacifico, et arci-|prete di Sondrio, che tutto è una cosa. |</w:t>
      </w:r>
    </w:p>
    <w:p w14:paraId="4133D20C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0DE2B5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147r /</w:t>
      </w:r>
    </w:p>
    <w:p w14:paraId="3BBF3D7A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i/>
          <w:sz w:val="24"/>
          <w:szCs w:val="24"/>
        </w:rPr>
        <w:t>Bianca</w:t>
      </w:r>
    </w:p>
    <w:p w14:paraId="32A657C0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811FD7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/ 147vB /</w:t>
      </w:r>
    </w:p>
    <w:p w14:paraId="1EAF52B3" w14:textId="77777777" w:rsidR="000F5CF6" w:rsidRPr="007F3E90" w:rsidRDefault="000F5CF6" w:rsidP="007F3E90">
      <w:pPr>
        <w:pStyle w:val="Standard"/>
        <w:snapToGri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E90">
        <w:rPr>
          <w:rFonts w:ascii="Times New Roman" w:eastAsia="Times New Roman" w:hAnsi="Times New Roman" w:cs="Times New Roman"/>
          <w:sz w:val="24"/>
          <w:szCs w:val="24"/>
        </w:rPr>
        <w:t>Estratto di littera de’ 29 di | settembre di Milano</w:t>
      </w:r>
      <w:del w:id="2659" w:author="Flavia Di Gi" w:date="2023-03-19T18:06:00Z">
        <w:r w:rsidRPr="007F3E90" w:rsidDel="00574DF6">
          <w:rPr>
            <w:rFonts w:ascii="Times New Roman" w:eastAsia="Times New Roman" w:hAnsi="Times New Roman" w:cs="Times New Roman"/>
            <w:sz w:val="24"/>
            <w:szCs w:val="24"/>
          </w:rPr>
          <w:delText>.</w:delText>
        </w:r>
      </w:del>
      <w:r w:rsidRPr="007F3E90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7E3E682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2BE581C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  <w:sectPr w:rsidR="000F5CF6" w:rsidRPr="007F3E90" w:rsidSect="007F3E90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7C9500D1" w14:textId="77777777" w:rsidR="00ED0B9A" w:rsidRDefault="00ED0B9A" w:rsidP="007F3E90">
      <w:pPr>
        <w:widowControl w:val="0"/>
        <w:snapToGrid w:val="0"/>
        <w:jc w:val="both"/>
        <w:rPr>
          <w:sz w:val="24"/>
          <w:szCs w:val="24"/>
        </w:rPr>
        <w:sectPr w:rsidR="00ED0B9A" w:rsidSect="007F3E90">
          <w:headerReference w:type="default" r:id="rId20"/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063609A5" w14:textId="60B92948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5</w:t>
      </w:r>
      <w:r w:rsidR="00ED0B9A">
        <w:rPr>
          <w:sz w:val="24"/>
          <w:szCs w:val="24"/>
        </w:rPr>
        <w:t>1</w:t>
      </w:r>
    </w:p>
    <w:p w14:paraId="621CBBDB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30 ottobre 1618, L’Aia (cc. 150r-152v, 157r-v)</w:t>
      </w:r>
    </w:p>
    <w:p w14:paraId="035FB440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</w:p>
    <w:p w14:paraId="0992C01D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150r / </w:t>
      </w:r>
    </w:p>
    <w:p w14:paraId="5DE0C93D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67 sola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395058D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</w:p>
    <w:p w14:paraId="5702A446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B64F829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mancai visitar il signor principe Mauritio doppo ’l suo ritorno da Leidem,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Haerlem, et communicando all’Eccellenza sua quanto havevo esposto la passata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settimana alli signori Stati Generali,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medesima occasione trovai proprio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conferirle anco quel tanto, che coll’instruttioni della Serenità vostra, conobbi poter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esser ben inteso da lei per il frequentar della navigatione in Venetia,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accrescer ivi il comercio. Mostrò sua Eccellenza sentir bene il concetto, et esser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proposito per l’uno, et l’altro Stato, et disse, che ne voleva parlar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qualcheduno di questi signori a fine che vi applicassero il pensiero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dassero gl’ordini necessarii in questo affare, nel quale consi-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derò, che buona sarebbe stata una publicatione generale, 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vedeva dall’altro canto, che difficilmente vi si poteva venire,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mentre anco queste Provincie hanno li loro interessi; che ben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particolare haverebbesi havuto il modo di condur le cose a termine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un reciproco comercio, et massime con quelli avantaggi,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potevano li traficanti promettersi dalla serenissima Republica.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Io dissi all’Eccellenza sua che questo era negotio degno appunto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condotta di lei, profitevole a questi popoli, et col quale sareb-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bono li patroni de’ vasselli restati liberi d’incontrar delle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male venture, come hanno alcuni fatto sin qui, havendo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osato traficar nel golfo di Venetia contra </w:t>
      </w:r>
      <w:proofErr w:type="gramStart"/>
      <w:r w:rsidRPr="007F3E90">
        <w:rPr>
          <w:sz w:val="24"/>
          <w:szCs w:val="24"/>
        </w:rPr>
        <w:t>gl’ordini</w:t>
      </w:r>
      <w:proofErr w:type="gramEnd"/>
      <w:r w:rsidRPr="007F3E90">
        <w:rPr>
          <w:sz w:val="24"/>
          <w:szCs w:val="24"/>
        </w:rPr>
        <w:t xml:space="preserve"> et statuti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vostra Serenità. Mi rispose sua Eccellenza io haverò a cuore questo affare, et tro-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verò tempo di parlarne al mio ritorno da Roterdam,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Tergou, che sarà presto con quelli, che stimerò a proposito.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Fate ancor voi il medesimo con chi vi parerà di questi del </w:t>
      </w:r>
      <w:r w:rsidRPr="00F06A5F">
        <w:rPr>
          <w:sz w:val="24"/>
          <w:szCs w:val="24"/>
          <w:highlight w:val="yellow"/>
          <w:rPrChange w:id="2660" w:author="Giorgia" w:date="2023-03-11T17:23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 xml:space="preserve">overno.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Io risposi all’Eccellenza sua che lo haverei fatto, ma per la stima,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facevo di lei havevo voluto prima conferir seco; ripigliò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io non mancarò in qual si sia occasione mostrarmi servitore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sua Serenità, et m’impiegarò sempre per suo servitio. Io non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B90F17F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150v / </w:t>
      </w:r>
    </w:p>
    <w:p w14:paraId="528D5C3E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avuto né opportunità né modo di veder alcuno di questi signori par-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ticolarmente di quelli, che stimo più proprii a portar </w:t>
      </w:r>
      <w:proofErr w:type="gramStart"/>
      <w:r w:rsidRPr="007F3E90">
        <w:rPr>
          <w:sz w:val="24"/>
          <w:szCs w:val="24"/>
        </w:rPr>
        <w:t>gl’affari</w:t>
      </w:r>
      <w:proofErr w:type="gramEnd"/>
      <w:r w:rsidRPr="007F3E90">
        <w:rPr>
          <w:sz w:val="24"/>
          <w:szCs w:val="24"/>
        </w:rPr>
        <w:t xml:space="preserve">, perché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sono absenti; o per le cose correnti non si trovano in casa; 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troverò tempo, et con destrezza anderò praticando gl’animi.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4189ED4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console di questa Natione, che ancor si trova qui, con occasione di esser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venuto in questa casa della Serenità vostra alla messa, discorrendo doppo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meco di diverse cose, venne a toccar questo punto di comercio,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particolarmente della condotta de’ sali a Venetia; et per quanto puoti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cavare dalle sue parole, parmi, che li mercanti vorrebbono esser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aletati con un sicuro prezzo di sali, et qualche vantaggio, con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potessero far il profitto, che fanno altrove, o pretendono di farlo. </w:t>
      </w:r>
      <w:r w:rsidRPr="007F3E90">
        <w:rPr>
          <w:color w:val="auto"/>
          <w:sz w:val="24"/>
          <w:szCs w:val="24"/>
        </w:rPr>
        <w:t>|</w:t>
      </w:r>
    </w:p>
    <w:p w14:paraId="0F91D880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 questo è necessario, che vostra Serenità habbi per primo il pensiero, perché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queste genti l’interesse, et la speranza del commodo li farà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far ogni partito. Materia di Stato non li muoverà quanto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gran lunga farà l’apparente guadagno; et il buon trattamento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ridurrà a venir a far scala in quella piazza. Io qui atten-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derò ad imprimer il certo profitto, et che devono pigliar quel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camino per fuggir gl’inconvenienti, et stabilir così maggiore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confidenza tra l’uno, et l’altro Stato.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92B63CA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 questo non lascierò di aggiunger alla Serenità vostra quello che ho pe-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netrato causar in parte l’aversione, che li patroni di nave hanno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passar a far scala a Venetia con sali; et è che quando sono stati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là, alcuni non ostante ogni maggior instanza sono stati ben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cinque, et sei settimane trattenuti senza poter haver gratia di esser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scaricati; anzi che infine hanno convenuto far stradda allo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scarico con rilasciarsi di qualche cosa. Me lo ha accennato anco 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detto Console, oltre quello, che ne ho inteso per altra via, se ben può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esser, che anco detti patroni dei vasselli lo dicano per loro iscusa. </w:t>
      </w:r>
      <w:r w:rsidRPr="007F3E90">
        <w:rPr>
          <w:color w:val="auto"/>
          <w:sz w:val="24"/>
          <w:szCs w:val="24"/>
        </w:rPr>
        <w:t>|</w:t>
      </w:r>
    </w:p>
    <w:p w14:paraId="40A02C8D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151r /</w:t>
      </w:r>
    </w:p>
    <w:p w14:paraId="5BD9F3D7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 tutto ciò il far, che vi siano buoni ordini in questo proposito sarà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effetto della prudenza di vostra </w:t>
      </w:r>
      <w:r w:rsidRPr="007F3E90">
        <w:rPr>
          <w:sz w:val="24"/>
          <w:szCs w:val="24"/>
        </w:rPr>
        <w:lastRenderedPageBreak/>
        <w:t xml:space="preserve">Serenità per levar anco in questo tutte 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occasioni d’iscuse, et di subterfugii, come io li stimo. </w:t>
      </w:r>
      <w:r w:rsidRPr="007F3E90">
        <w:rPr>
          <w:color w:val="auto"/>
          <w:sz w:val="24"/>
          <w:szCs w:val="24"/>
        </w:rPr>
        <w:t>|</w:t>
      </w:r>
    </w:p>
    <w:p w14:paraId="536C580B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Qui si trovano alquanti mercanti di Amsterdam in numero di dieci, o | dodici venuti espressamente per rinversar la pretensione, che ’l sudetto Con-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sole ha di aver uno per cento di tutti li noli, che si faranno qui,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Venetia dei vasselli di questo Paese</w:t>
      </w:r>
      <w:r w:rsidRPr="007F3E90">
        <w:rPr>
          <w:rStyle w:val="Rimandonotaapidipagina"/>
          <w:sz w:val="24"/>
          <w:szCs w:val="24"/>
        </w:rPr>
        <w:footnoteReference w:id="609"/>
      </w:r>
      <w:r w:rsidRPr="007F3E90">
        <w:rPr>
          <w:sz w:val="24"/>
          <w:szCs w:val="24"/>
        </w:rPr>
        <w:t xml:space="preserve">, il che è stimato dai mercanti interessati di gravissimo loro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interesse, et sono venuti a trovarmi per rappresentarmi, che la con-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cessione, che procura esso Console haver dalli Stati Generali cederebbe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detrimento del negotio, et del trafico con Venetia: perché quando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 deliberasse, che havessero ad esser sottoposti ad un tal nuovo dan-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noso aggravio più tosto piglierebbono altra stradda; et 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hanno pregato di assisterli per servitio, et commodo di vostra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ancora. Io intenderò bene il fatto, et non mancarò di far tutto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quello, che stimerò proprio per utile, et beneficio di quella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serenissima Republica.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E7A8F22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Tenta il medesimo Console ancora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sponda del borgomastro Pavo-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ni di haver da questi signori maggior auttorità, per haver costì appresso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Serenità vostra maggior credito; ma altri gli contrastano come forestiero;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questi mercanti sono assai animati contra di lui; onde credo,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non ritrarà molto frutto dalle sue instanze.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ED21632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Stano questi signori in espettatione, che ’l signor Principe fornisca l’opera inco-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minciata della riforma,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quale, et colla convocatione del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sinodo si promettono di stabilir poi lo Stato in una vera forma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governo, et allhora pensar poi alle cose di fuori, et alla missione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ministro per risieder</w:t>
      </w:r>
      <w:r w:rsidRPr="007F3E90">
        <w:rPr>
          <w:rStyle w:val="Rimandonotaapidipagina"/>
          <w:sz w:val="24"/>
          <w:szCs w:val="24"/>
        </w:rPr>
        <w:footnoteReference w:id="610"/>
      </w:r>
      <w:r w:rsidRPr="007F3E90">
        <w:rPr>
          <w:sz w:val="24"/>
          <w:szCs w:val="24"/>
        </w:rPr>
        <w:t xml:space="preserve"> per nome loro costì.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CAA45F9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borgmoastro Pavoni par che habbi fatto disegno, che la carica caschi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sopra un suo figliolo console in Aleppo. Non so che huomo egli sia, </w:t>
      </w:r>
      <w:r w:rsidRPr="007F3E90">
        <w:rPr>
          <w:color w:val="auto"/>
          <w:sz w:val="24"/>
          <w:szCs w:val="24"/>
        </w:rPr>
        <w:t>|</w:t>
      </w:r>
    </w:p>
    <w:p w14:paraId="4B4B11B6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151v / </w:t>
      </w:r>
    </w:p>
    <w:p w14:paraId="19F34C0F" w14:textId="77777777" w:rsidR="000F5CF6" w:rsidRPr="007F3E90" w:rsidRDefault="000F5CF6" w:rsidP="007F3E90">
      <w:pPr>
        <w:widowControl w:val="0"/>
        <w:snapToGrid w:val="0"/>
        <w:jc w:val="both"/>
        <w:rPr>
          <w:color w:val="auto"/>
          <w:sz w:val="24"/>
          <w:szCs w:val="24"/>
        </w:rPr>
      </w:pPr>
      <w:r w:rsidRPr="007F3E90">
        <w:rPr>
          <w:sz w:val="24"/>
          <w:szCs w:val="24"/>
        </w:rPr>
        <w:t xml:space="preserve">so solamente ch’è giovane; ma quell’eccellentissimo Senato ne deve haver havuta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qualche relatione professando questi parenti suoi, ch’egli habbi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sempre passata buona intelligenza, et corrispondenza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rappre-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sentanti in quelle parti la Serenità vostra.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5B9A63B" w14:textId="331EF5E6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Essendo già passati doi mesi, che</w:t>
      </w:r>
      <w:ins w:id="2663" w:author="Giorgia" w:date="2023-03-11T00:07:00Z">
        <w:r w:rsidR="00806C7A">
          <w:rPr>
            <w:sz w:val="24"/>
            <w:szCs w:val="24"/>
          </w:rPr>
          <w:t xml:space="preserve"> ’</w:t>
        </w:r>
      </w:ins>
      <w:del w:id="2664" w:author="Giorgia" w:date="2023-03-11T00:07:00Z">
        <w:r w:rsidRPr="007F3E90" w:rsidDel="00806C7A">
          <w:rPr>
            <w:sz w:val="24"/>
            <w:szCs w:val="24"/>
          </w:rPr>
          <w:delText xml:space="preserve"> ‘</w:delText>
        </w:r>
      </w:del>
      <w:r w:rsidRPr="007F3E90">
        <w:rPr>
          <w:sz w:val="24"/>
          <w:szCs w:val="24"/>
        </w:rPr>
        <w:t xml:space="preserve">l signor Bernvelt è prigione ha egli nell’absenza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signor Principe fatta far instanza di esser chiarito della causa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sua prigionia, facendo dire, che una tanta detentione senza cognitione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era</w:t>
      </w:r>
      <w:r w:rsidRPr="007F3E90">
        <w:rPr>
          <w:rStyle w:val="Rimandonotaapidipagina"/>
          <w:sz w:val="24"/>
          <w:szCs w:val="24"/>
        </w:rPr>
        <w:footnoteReference w:id="611"/>
      </w:r>
      <w:r w:rsidRPr="007F3E90">
        <w:rPr>
          <w:sz w:val="24"/>
          <w:szCs w:val="24"/>
        </w:rPr>
        <w:t xml:space="preserve"> contra li privilegii, et le leggi del Paese; a che gli è stato fatto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risponder, che per le cose, che erano passate si erano trovate le leggi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gl’ordini in tal confusione, et così invilupate, ch’era necessario haver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tempo di ridurle nel primo stato; che però havesse patienza ancora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 poco, che si attendesse a questo scioglimento, che importa 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publico, che poi si haverebbe atteso al suo particolare. Finché sua Eccellenza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ritorni questo è certo, che non si verrà ad alcuna deliberatione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questo particolare; anzi finché non si habbi assodato il tutto</w:t>
      </w:r>
      <w:r w:rsidRPr="007F3E90">
        <w:rPr>
          <w:rStyle w:val="Rimandonotaapidipagina"/>
          <w:sz w:val="24"/>
          <w:szCs w:val="24"/>
        </w:rPr>
        <w:footnoteReference w:id="612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forse non si parlerà di lui, né </w:t>
      </w:r>
      <w:proofErr w:type="gramStart"/>
      <w:r w:rsidRPr="007F3E90">
        <w:rPr>
          <w:sz w:val="24"/>
          <w:szCs w:val="24"/>
        </w:rPr>
        <w:t>degl’altri</w:t>
      </w:r>
      <w:proofErr w:type="gramEnd"/>
      <w:r w:rsidRPr="007F3E90">
        <w:rPr>
          <w:sz w:val="24"/>
          <w:szCs w:val="24"/>
        </w:rPr>
        <w:t xml:space="preserve"> prigioni. </w:t>
      </w:r>
      <w:r w:rsidRPr="007F3E90">
        <w:rPr>
          <w:color w:val="auto"/>
          <w:sz w:val="24"/>
          <w:szCs w:val="24"/>
        </w:rPr>
        <w:t>|</w:t>
      </w:r>
    </w:p>
    <w:p w14:paraId="5E2AE38C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di Francia, et particolarmente monsignor di Boisise si anoia di star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qui senza operare; et massime, che non può far di meno, che non gli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pervenga ad orrecchio la voce. Che li Francesi hanno che far assai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casa loro, et che non hanno a servir di moderatori in questo Go-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verno; et massime in fatto, che non tocca esser difinito dalla Fran-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cia; ma dalle generalità di queste Provincie Unite.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E6861F4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Scrive monsignor di Langarach di Francia, che non haveva dal Re quei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ricevimenti, né buoni trattamenti soliti, et che ciò comprendeva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nascer dalla poca stima, che sua Maestà mostrava d’intender malamente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qui si facesse delli suoi ambasciatori. A che non viene data compita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credenza. </w:t>
      </w:r>
      <w:r w:rsidRPr="007F3E90">
        <w:rPr>
          <w:color w:val="auto"/>
          <w:sz w:val="24"/>
          <w:szCs w:val="24"/>
        </w:rPr>
        <w:t>|</w:t>
      </w:r>
    </w:p>
    <w:p w14:paraId="75829D49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Credo bene, che essi ambasciatori rappresentino alla corte, che si tenga poco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ED8FCF2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152r / </w:t>
      </w:r>
    </w:p>
    <w:p w14:paraId="556C9A77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conto di loro, et particolarmente ne haveranno preso soggetto dall’essersi ultima-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mente naturalizato holandese il signor Francesco Arsen cavallier,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fu in Francia agente, et poi ambasciatore ordinario </w:t>
      </w:r>
      <w:r w:rsidRPr="007F3E90">
        <w:rPr>
          <w:sz w:val="24"/>
          <w:szCs w:val="24"/>
        </w:rPr>
        <w:lastRenderedPageBreak/>
        <w:t xml:space="preserve">per questi Stati,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quale ho altre volte scritto riverentemente alla Serenità vostra, che essi am-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basciatori fecero instanza, che fosse castigato; il che non solo non fu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fatto; ma hanno li signori Stati ricevute, et laudate per buone 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sue giustificationi; et parmi d’intender, che presto uscirà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decreto, che lo dichiarerà anco nobile del Paese, che sarà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 dar nuovo disgusto ad essi ambasciatori per l’apparenza, che vi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è che habbi ad esser impiegato nel </w:t>
      </w:r>
      <w:r w:rsidRPr="00F06A5F">
        <w:rPr>
          <w:sz w:val="24"/>
          <w:szCs w:val="24"/>
          <w:highlight w:val="yellow"/>
          <w:rPrChange w:id="2665" w:author="Giorgia" w:date="2023-03-11T17:23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>overno; cosa, che non po-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teva prima farsi senza queste precedenti dichiarationi.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26EBD2B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Meno sono stati sodisfatti essi ambasciatori che con il detto Arsen sia stato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anco naturalizato holandese monsignor di Marchet valone luoco-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tenente general della cavallaria, il quale quando fu ultima-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mente in Francia speditovi dal signor principe Mauritio a com-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plire, parlò assai chiaro, et contra le massime del signor Bernvelt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suoi adherenti. </w:t>
      </w:r>
      <w:r w:rsidRPr="007F3E90">
        <w:rPr>
          <w:color w:val="auto"/>
          <w:sz w:val="24"/>
          <w:szCs w:val="24"/>
        </w:rPr>
        <w:t>|</w:t>
      </w:r>
    </w:p>
    <w:p w14:paraId="2D5BF0B7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cessa il pensiero, che monsignor di Boisise in particolare sia per dissimular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disgusti, et continuar a trattenersi qua, et che habbi in petto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qualche commissione da sfodrar a tempo, et luoco di proroga-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tione di tregua, o altro.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B2E6B02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si sentono con non poco gusto le nuove del buon stato d’armi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che si trovano li Bohemi, desiderandosi la conservatione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questi Stati non tanto per la religione, che per lo sminuirsi 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forze alla casa d’Austria. Viene detto, che presto potreb-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bono esser qui commissarii di essi Bohemi per far di viva voce più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caldo ufficio con questi signori, et riportar qualche sicurezza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assistenza in caso della continuatione dei travagli in quella parte. </w:t>
      </w:r>
      <w:r w:rsidRPr="007F3E90">
        <w:rPr>
          <w:color w:val="auto"/>
          <w:sz w:val="24"/>
          <w:szCs w:val="24"/>
        </w:rPr>
        <w:t>|</w:t>
      </w:r>
    </w:p>
    <w:p w14:paraId="7ECBECFC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152v /</w:t>
      </w:r>
    </w:p>
    <w:p w14:paraId="704F87C4" w14:textId="04B301AB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Alcuni si lasciano intender, che qui stano a sentir il moto de</w:t>
      </w:r>
      <w:ins w:id="2666" w:author="Giorgia" w:date="2023-03-11T00:07:00Z">
        <w:r w:rsidR="00806C7A">
          <w:rPr>
            <w:sz w:val="24"/>
            <w:szCs w:val="24"/>
          </w:rPr>
          <w:t>’</w:t>
        </w:r>
      </w:ins>
      <w:del w:id="2667" w:author="Giorgia" w:date="2023-03-11T00:07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serenissimi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arciduchi; ma par, che la congiontura de</w:t>
      </w:r>
      <w:ins w:id="2668" w:author="Giorgia" w:date="2023-03-11T00:07:00Z">
        <w:r w:rsidR="00806C7A">
          <w:rPr>
            <w:sz w:val="24"/>
            <w:szCs w:val="24"/>
          </w:rPr>
          <w:t>’</w:t>
        </w:r>
      </w:ins>
      <w:del w:id="2669" w:author="Giorgia" w:date="2023-03-11T00:07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presenti tempi non permetti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così bene possino pensar di assister o con genti, o con denari 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guerra esterna. |</w:t>
      </w:r>
    </w:p>
    <w:p w14:paraId="36184CBC" w14:textId="07F378CD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stato intermesso per qualche giorno il trattar sopra il proposto negotio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dell’Indie Occidentali; ma si ripiglia, et di mano in mano si 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considerando li più spedienti mezi per venirne a capo con si-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curezza di chi farà il viaggio, con profitto della Compagnia,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Paese, et con riputatione della </w:t>
      </w:r>
      <w:ins w:id="2670" w:author="Giorgia" w:date="2023-03-11T17:17:00Z">
        <w:r w:rsidR="00B85710">
          <w:rPr>
            <w:sz w:val="24"/>
            <w:szCs w:val="24"/>
          </w:rPr>
          <w:t>G</w:t>
        </w:r>
      </w:ins>
      <w:del w:id="2671" w:author="Giorgia" w:date="2023-03-11T17:17:00Z">
        <w:r w:rsidRPr="007F3E90" w:rsidDel="00B85710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>eneralità. Vi sono deì contra-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rii assai, et particolarmente nel trovar il denaro dicendosi, che non vi vorrà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manco di cento tonelli di fiorini, ogni tonello è cento milla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fiorini</w:t>
      </w:r>
      <w:r w:rsidRPr="007F3E90">
        <w:rPr>
          <w:rStyle w:val="Rimandonotaapidipagina"/>
          <w:sz w:val="24"/>
          <w:szCs w:val="24"/>
        </w:rPr>
        <w:footnoteReference w:id="613"/>
      </w:r>
      <w:r w:rsidRPr="007F3E90">
        <w:rPr>
          <w:sz w:val="24"/>
          <w:szCs w:val="24"/>
        </w:rPr>
        <w:t xml:space="preserve"> che fanno quaranta milla ducati; et questo per il principio. </w:t>
      </w:r>
      <w:r w:rsidRPr="007F3E90">
        <w:rPr>
          <w:color w:val="auto"/>
          <w:sz w:val="24"/>
          <w:szCs w:val="24"/>
        </w:rPr>
        <w:t>|</w:t>
      </w:r>
    </w:p>
    <w:p w14:paraId="5D449CBD" w14:textId="7A84CA9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Fu a vedermi lunedì passato uno degl’interessati nell’armi date al signor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conte di Levenstein per raccommandarmi di nuovo il suo affare;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io gli significai quanto precedentemente con lettere de' 5 dello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stante (che sono l’ultime ricevute) mi fu commandato dalla Serenità vostra.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Restò alquanto sopra di sé, poi mi disse, che da lei non pretendeva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alcuna cosa; ma desiderava solo il suo favore, et addito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alla giustitia per poter esser egli, et il suo cognato soddisfatti dal Conte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sopra le provisioni sue, o sopra le paghe de</w:t>
      </w:r>
      <w:ins w:id="2672" w:author="Giorgia" w:date="2023-03-11T00:07:00Z">
        <w:r w:rsidR="00806C7A">
          <w:rPr>
            <w:sz w:val="24"/>
            <w:szCs w:val="24"/>
          </w:rPr>
          <w:t>’</w:t>
        </w:r>
      </w:ins>
      <w:del w:id="2673" w:author="Giorgia" w:date="2023-03-11T00:07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soldati. Io </w:t>
      </w:r>
      <w:proofErr w:type="gramStart"/>
      <w:r w:rsidRPr="007F3E90">
        <w:rPr>
          <w:sz w:val="24"/>
          <w:szCs w:val="24"/>
        </w:rPr>
        <w:t>gli</w:t>
      </w:r>
      <w:proofErr w:type="gramEnd"/>
      <w:r w:rsidRPr="007F3E90">
        <w:rPr>
          <w:sz w:val="24"/>
          <w:szCs w:val="24"/>
        </w:rPr>
        <w:t xml:space="preserve"> re-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plicai la ragione di vostra Serenità, et gli riconfermai, che dal canto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lei non se gli sarebbe mancato d’ogni</w:t>
      </w:r>
      <w:r w:rsidRPr="007F3E90">
        <w:rPr>
          <w:rStyle w:val="Rimandonotaapidipagina"/>
          <w:sz w:val="24"/>
          <w:szCs w:val="24"/>
        </w:rPr>
        <w:footnoteReference w:id="614"/>
      </w:r>
      <w:r w:rsidRPr="007F3E90">
        <w:rPr>
          <w:sz w:val="24"/>
          <w:szCs w:val="24"/>
        </w:rPr>
        <w:t xml:space="preserve"> honesto favore.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C3DF3B3" w14:textId="5AC39452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Havevano li sudetti disegno d’ispedir costì persona espressa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sopra questo affare; ma havendo inteso da me il senso della Serenità vostra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parmi, che habbino mutato proposito, et ne daranno forse qualche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carico al Luz, che si va mettendo ad ordine per partire,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venir a</w:t>
      </w:r>
      <w:ins w:id="2674" w:author="Giorgia" w:date="2023-03-11T00:07:00Z">
        <w:r w:rsidR="00806C7A">
          <w:rPr>
            <w:sz w:val="24"/>
            <w:szCs w:val="24"/>
          </w:rPr>
          <w:t>’</w:t>
        </w:r>
      </w:ins>
      <w:del w:id="2675" w:author="Giorgia" w:date="2023-03-11T00:07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piedi della Serenità vostra per gl’interessati nella condotta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delle genti del detto conte di Levenstein, come riverentemente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FBAE93A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157r /</w:t>
      </w:r>
    </w:p>
    <w:p w14:paraId="20922FB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scrissi la passata settimana con altro, che haverà qui aggiunto in replica.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33C2FB5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Sotto li 28 del presente ho fatte lettere di ducati doi milla ottocento ottanta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 contarsi al signor Melchior Noirott per il noleggio del sesto, et settimo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mese per la nave San Marco. </w:t>
      </w:r>
      <w:r w:rsidRPr="007F3E90">
        <w:rPr>
          <w:color w:val="auto"/>
          <w:sz w:val="24"/>
          <w:szCs w:val="24"/>
        </w:rPr>
        <w:t>|</w:t>
      </w:r>
    </w:p>
    <w:p w14:paraId="56FEF224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Porto</w:t>
      </w:r>
      <w:r w:rsidRPr="007F3E90">
        <w:rPr>
          <w:rStyle w:val="Rimandonotaapidipagina"/>
          <w:sz w:val="24"/>
          <w:szCs w:val="24"/>
        </w:rPr>
        <w:footnoteReference w:id="615"/>
      </w:r>
      <w:r w:rsidRPr="007F3E90">
        <w:rPr>
          <w:sz w:val="24"/>
          <w:szCs w:val="24"/>
        </w:rPr>
        <w:t xml:space="preserve"> innanti quanto più posso il dar denari a conto di paghe dei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marinari delle dodici navi; ma non veggo di poter mantenermi,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sarò necessitato a ceder alla instanza delle Amiralità,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bisogno delle povere donne; et forse per l’importunità dei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creditori per</w:t>
      </w:r>
      <w:r w:rsidRPr="007F3E90">
        <w:rPr>
          <w:rStyle w:val="Rimandonotaapidipagina"/>
          <w:sz w:val="24"/>
          <w:szCs w:val="24"/>
        </w:rPr>
        <w:footnoteReference w:id="616"/>
      </w:r>
      <w:r w:rsidRPr="007F3E90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lastRenderedPageBreak/>
        <w:t>li restanti viveri. Io mi credevo con l’ultimo ordi-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nario ricever qualche avviso in questo proposito. Quello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mi trattiene al non far nuova rimessa, et esborsar denaro è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perché non vorrei volontieri darlo per huomini morti, o falliti,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over che fosse stato ancor pagato, come potrebbe occorrer non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havendo li roli.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D9C428C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Pasini ha havute le pretensioni del Gamurini. Mi par,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siano piene di risolutione. Son qui aggiunte; et vostra Serenità potrà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prudenza sua considerarle; et farmi saper la sua volontà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poter risponder a sua sodisfattione. L’huomo è buono,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servitio. Gratie etc.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EB1A4D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400CA2FE" w14:textId="5BE2E7E0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</w:t>
      </w:r>
      <w:ins w:id="2676" w:author="Giorgia" w:date="2023-03-11T00:08:00Z">
        <w:r w:rsidR="00806C7A">
          <w:rPr>
            <w:sz w:val="24"/>
            <w:szCs w:val="24"/>
          </w:rPr>
          <w:t>’</w:t>
        </w:r>
      </w:ins>
      <w:del w:id="2677" w:author="Giorgia" w:date="2023-03-11T00:08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30 di ottobre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FD5C589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</w:t>
      </w:r>
      <w:r w:rsidRPr="007F3E90">
        <w:rPr>
          <w:color w:val="auto"/>
          <w:sz w:val="24"/>
          <w:szCs w:val="24"/>
        </w:rPr>
        <w:t>|</w:t>
      </w:r>
    </w:p>
    <w:p w14:paraId="0707FBC1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851CC91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521AC05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07D11163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157v /</w:t>
      </w:r>
    </w:p>
    <w:p w14:paraId="7A94C712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38A60203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67 sola |</w:t>
      </w:r>
    </w:p>
    <w:p w14:paraId="53A80C53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70EDA0D2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Tracce di sigilli </w:t>
      </w:r>
    </w:p>
    <w:p w14:paraId="673F7BDE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097FDCED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094B2B72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157vC /</w:t>
      </w:r>
    </w:p>
    <w:p w14:paraId="23CE627F" w14:textId="48630143" w:rsidR="000F5CF6" w:rsidRPr="007F3E90" w:rsidDel="004D1B21" w:rsidRDefault="000F5CF6" w:rsidP="007F3E90">
      <w:pPr>
        <w:widowControl w:val="0"/>
        <w:tabs>
          <w:tab w:val="left" w:pos="1740"/>
        </w:tabs>
        <w:snapToGrid w:val="0"/>
        <w:jc w:val="both"/>
        <w:rPr>
          <w:del w:id="2678" w:author="Flavia Di Gi" w:date="2023-03-19T18:46:00Z"/>
          <w:sz w:val="24"/>
          <w:szCs w:val="24"/>
        </w:rPr>
      </w:pPr>
      <w:r w:rsidRPr="007F3E90">
        <w:rPr>
          <w:sz w:val="24"/>
          <w:szCs w:val="24"/>
        </w:rPr>
        <w:t xml:space="preserve">30 ottobre 1618 </w:t>
      </w:r>
      <w:ins w:id="2679" w:author="Flavia Di Gi" w:date="2023-03-19T18:46:00Z">
        <w:r w:rsidR="004D1B21">
          <w:rPr>
            <w:sz w:val="24"/>
            <w:szCs w:val="24"/>
          </w:rPr>
          <w:t>r</w:t>
        </w:r>
      </w:ins>
      <w:del w:id="2680" w:author="Flavia Di Gi" w:date="2023-03-19T18:46:00Z">
        <w:r w:rsidRPr="007F3E90" w:rsidDel="004D1B21">
          <w:rPr>
            <w:sz w:val="24"/>
            <w:szCs w:val="24"/>
          </w:rPr>
          <w:delText xml:space="preserve">| </w:delText>
        </w:r>
      </w:del>
    </w:p>
    <w:p w14:paraId="3FA570D0" w14:textId="4ACCA6FC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del w:id="2681" w:author="Flavia Di Gi" w:date="2023-03-19T18:46:00Z">
        <w:r w:rsidRPr="007F3E90" w:rsidDel="004D1B21">
          <w:rPr>
            <w:sz w:val="24"/>
            <w:szCs w:val="24"/>
          </w:rPr>
          <w:delText>R</w:delText>
        </w:r>
      </w:del>
      <w:r w:rsidRPr="007F3E90">
        <w:rPr>
          <w:sz w:val="24"/>
          <w:szCs w:val="24"/>
        </w:rPr>
        <w:t>icevute a</w:t>
      </w:r>
      <w:ins w:id="2682" w:author="Giorgia" w:date="2023-03-11T00:08:00Z">
        <w:r w:rsidR="00806C7A">
          <w:rPr>
            <w:sz w:val="24"/>
            <w:szCs w:val="24"/>
          </w:rPr>
          <w:t>’</w:t>
        </w:r>
      </w:ins>
      <w:del w:id="2683" w:author="Giorgia" w:date="2023-03-11T00:08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14 novembre |</w:t>
      </w:r>
    </w:p>
    <w:p w14:paraId="48E5AAC3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Haia. n° 67 | </w:t>
      </w:r>
    </w:p>
    <w:p w14:paraId="2DD4D475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58E74945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L. SS. R. | </w:t>
      </w:r>
    </w:p>
    <w:p w14:paraId="3BF2C1D2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6B026263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55856CA5" w14:textId="295AA80D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5</w:t>
      </w:r>
      <w:r w:rsidR="00ED0B9A">
        <w:rPr>
          <w:sz w:val="24"/>
          <w:szCs w:val="24"/>
        </w:rPr>
        <w:t>2</w:t>
      </w:r>
    </w:p>
    <w:p w14:paraId="7AA5D95E" w14:textId="290A9949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5</w:t>
      </w:r>
      <w:r w:rsidR="00ED0B9A">
        <w:rPr>
          <w:sz w:val="24"/>
          <w:szCs w:val="24"/>
        </w:rPr>
        <w:t>1</w:t>
      </w:r>
      <w:r w:rsidRPr="007F3E90">
        <w:rPr>
          <w:sz w:val="24"/>
          <w:szCs w:val="24"/>
        </w:rPr>
        <w:t xml:space="preserve"> (cc. 153r-v, 156r-v; copia di cc. 161r-v, 165r-v)</w:t>
      </w:r>
    </w:p>
    <w:p w14:paraId="4790ECC6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1DD84B1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0DC46435" w14:textId="2C6430B8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5</w:t>
      </w:r>
      <w:r w:rsidR="00ED0B9A">
        <w:rPr>
          <w:sz w:val="24"/>
          <w:szCs w:val="24"/>
        </w:rPr>
        <w:t>3</w:t>
      </w:r>
    </w:p>
    <w:p w14:paraId="4244EBFE" w14:textId="17D8DB34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 al n. 5</w:t>
      </w:r>
      <w:r w:rsidR="00ED0B9A">
        <w:rPr>
          <w:sz w:val="24"/>
          <w:szCs w:val="24"/>
        </w:rPr>
        <w:t>1</w:t>
      </w:r>
      <w:r w:rsidRPr="007F3E90">
        <w:rPr>
          <w:sz w:val="24"/>
          <w:szCs w:val="24"/>
        </w:rPr>
        <w:t xml:space="preserve"> (cc. 154r-155v; copia di cc. 146r-147v)</w:t>
      </w:r>
    </w:p>
    <w:p w14:paraId="691E4597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755E07AB" w14:textId="77777777" w:rsidR="00ED0B9A" w:rsidRDefault="00ED0B9A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  <w:sectPr w:rsidR="00ED0B9A" w:rsidSect="00ED0B9A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194BECC9" w14:textId="590AEE54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5</w:t>
      </w:r>
      <w:r w:rsidR="00ED0B9A">
        <w:rPr>
          <w:sz w:val="24"/>
          <w:szCs w:val="24"/>
        </w:rPr>
        <w:t>4</w:t>
      </w:r>
    </w:p>
    <w:p w14:paraId="10C797A4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6 novembre 1618, L’Aia (cc. 158r-160v, 172r-v)</w:t>
      </w:r>
    </w:p>
    <w:p w14:paraId="3006A84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0A7174D2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158r /</w:t>
      </w:r>
    </w:p>
    <w:p w14:paraId="3D9B6066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68 sola | </w:t>
      </w:r>
    </w:p>
    <w:p w14:paraId="0CCE072B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56F5B57E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B407772" w14:textId="611C594B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fu la sola pretensione del console di questa Natione, che resiede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Venetia, che fece venir in questo luoco quei mercanti di Amsterdam,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significai riverentemente alla Serenità vostra colle mie de' 30 del passato qui ag-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giunte in replica ma come ho saputo doppo quella anco</w:t>
      </w:r>
      <w:r w:rsidRPr="007F3E90">
        <w:rPr>
          <w:rStyle w:val="Rimandonotaapidipagina"/>
          <w:sz w:val="24"/>
          <w:szCs w:val="24"/>
        </w:rPr>
        <w:footnoteReference w:id="617"/>
      </w:r>
      <w:r w:rsidRPr="007F3E90">
        <w:rPr>
          <w:sz w:val="24"/>
          <w:szCs w:val="24"/>
        </w:rPr>
        <w:t xml:space="preserve"> del console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medesima Natione, che resiede in Genova, il quale già haveva ottenuto dai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signori Stati la concessione dell’uno per cento del noleggio de</w:t>
      </w:r>
      <w:ins w:id="2684" w:author="Giorgia" w:date="2023-03-11T00:08:00Z">
        <w:r w:rsidR="00806C7A">
          <w:rPr>
            <w:sz w:val="24"/>
            <w:szCs w:val="24"/>
          </w:rPr>
          <w:t>’</w:t>
        </w:r>
      </w:ins>
      <w:del w:id="2685" w:author="Giorgia" w:date="2023-03-11T00:08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vasselli,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l’instanza de</w:t>
      </w:r>
      <w:ins w:id="2686" w:author="Giorgia" w:date="2023-03-11T00:08:00Z">
        <w:r w:rsidR="00806C7A">
          <w:rPr>
            <w:sz w:val="24"/>
            <w:szCs w:val="24"/>
          </w:rPr>
          <w:t>’</w:t>
        </w:r>
      </w:ins>
      <w:del w:id="2687" w:author="Giorgia" w:date="2023-03-11T00:08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mercanti è che sia rivocata. Sue Eccelenze hanno fatto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saper[e]</w:t>
      </w:r>
      <w:r w:rsidRPr="007F3E90">
        <w:rPr>
          <w:rStyle w:val="Rimandonotaapidipagina"/>
          <w:sz w:val="24"/>
          <w:szCs w:val="24"/>
        </w:rPr>
        <w:footnoteReference w:id="618"/>
      </w:r>
      <w:r w:rsidRPr="007F3E90">
        <w:rPr>
          <w:sz w:val="24"/>
          <w:szCs w:val="24"/>
        </w:rPr>
        <w:t xml:space="preserve"> ad esso Console, che habbi a venirsene qui a fine di sentir 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ragioni di ambe le parti.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3330DA1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Questa concessione ha dato fomento di pretender al console di Venetia,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quale ha fatto sottoscriver a diversi portionevoli di navi,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particolarmente al magistrato di Amsterdam, che contentano alla sua dimanda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dell’una per cento; ma non ha ancor presentata supplica alcuna alli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signori Stati, ben fa ufficio con quelli, che lo possono aiutare. Egli si fa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forte con la ragione di convenirsegli qualche recognitione delle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fa[t]iche</w:t>
      </w:r>
      <w:r w:rsidRPr="007F3E90">
        <w:rPr>
          <w:rStyle w:val="Rimandonotaapidipagina"/>
          <w:sz w:val="24"/>
          <w:szCs w:val="24"/>
        </w:rPr>
        <w:footnoteReference w:id="619"/>
      </w:r>
      <w:r w:rsidRPr="007F3E90">
        <w:rPr>
          <w:sz w:val="24"/>
          <w:szCs w:val="24"/>
        </w:rPr>
        <w:t>, che fa costì; ma gl’interessati vogliono esser essi ricono-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sc[iu]ti</w:t>
      </w:r>
      <w:r w:rsidRPr="007F3E90">
        <w:rPr>
          <w:rStyle w:val="Rimandonotaapidipagina"/>
          <w:sz w:val="24"/>
          <w:szCs w:val="24"/>
        </w:rPr>
        <w:footnoteReference w:id="620"/>
      </w:r>
      <w:r w:rsidRPr="007F3E90">
        <w:rPr>
          <w:sz w:val="24"/>
          <w:szCs w:val="24"/>
        </w:rPr>
        <w:t xml:space="preserve"> da detto Console, et che habbi da dipender il suo </w:t>
      </w:r>
      <w:commentRangeStart w:id="2688"/>
      <w:commentRangeStart w:id="2689"/>
      <w:r w:rsidRPr="007F3E90">
        <w:rPr>
          <w:sz w:val="24"/>
          <w:szCs w:val="24"/>
        </w:rPr>
        <w:t>s</w:t>
      </w:r>
      <w:commentRangeEnd w:id="2688"/>
      <w:r w:rsidR="00B637BD">
        <w:rPr>
          <w:rStyle w:val="Rimandocommento"/>
        </w:rPr>
        <w:commentReference w:id="2688"/>
      </w:r>
      <w:commentRangeEnd w:id="2689"/>
      <w:r w:rsidR="00491119">
        <w:rPr>
          <w:rStyle w:val="Rimandocommento"/>
        </w:rPr>
        <w:commentReference w:id="2689"/>
      </w:r>
      <w:r w:rsidRPr="007F3E90">
        <w:rPr>
          <w:sz w:val="24"/>
          <w:szCs w:val="24"/>
        </w:rPr>
        <w:t xml:space="preserve">tato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 loro: devono esser di ritorno essendo andati in Amsterdam,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procureranno far rivocar al console di Genova la detta conces-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sione, che se succede resterà questo di Venetia con poca speranza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dover goder alcun beneficio dal suo pensiero senza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 dispositione di detti mercanti.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89EC2B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Un Genovese, che agita in questa corte di Holanda certa sua lite mi ha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detto tener assolutamente per fermo, che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signori non amette-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rebbono la patente al detto Console per il pregiudicio, che ver-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rebbono a ricever molte case, che sono in Genova</w:t>
      </w:r>
      <w:r w:rsidRPr="007F3E90">
        <w:rPr>
          <w:rStyle w:val="Rimandonotaapidipagina"/>
          <w:sz w:val="24"/>
          <w:szCs w:val="24"/>
        </w:rPr>
        <w:footnoteReference w:id="621"/>
      </w:r>
      <w:r w:rsidRPr="007F3E90">
        <w:rPr>
          <w:sz w:val="24"/>
          <w:szCs w:val="24"/>
        </w:rPr>
        <w:t xml:space="preserve">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hanno commissioni da questi mercanti fiaminghi per li frequenti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D9FB4AD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158v / </w:t>
      </w:r>
    </w:p>
    <w:p w14:paraId="32E3296A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noleggi, che annualmente si fanno in quella città, et in diverse piazze,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rispondono ad essa.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FB895CF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Io sotto pretesto di visita, mi sono trovato con qualcheduno di questi signori;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fatto cader proposito di questo affare, ho considerato, che devono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signori Stati molto ben ponderar il negotio, perché non ne venga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riuscir qualche pregiudicio tanto per la parte delle loro Eccellenze,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de' suoi sudditi, che per la serenissima Republica rispetto all’ag-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gravio, et all’interruttione del trafico con Venetia; et ho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cavata buona dispositione ad havervi il pensiero, et che 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sarà data parte di quanto si farà.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757F8EB" w14:textId="52EE5BBC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Intorno alla maggior frequentatione di trafico di questi mercanti con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piazza di Venetia anco di questo ho parlato. Viene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trovato buono il concetto, et scuopro, che vi sarà la dispositione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dal canto dei signori Stati; ma questa non esser sufficiente, mentre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vi concorri la speranza dell’utile, et del profitto, che allhora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vi condescenderanno li mercanti. Uno di ess[i]</w:t>
      </w:r>
      <w:r w:rsidRPr="007F3E90">
        <w:rPr>
          <w:rStyle w:val="Rimandonotaapidipagina"/>
          <w:sz w:val="24"/>
          <w:szCs w:val="24"/>
        </w:rPr>
        <w:footnoteReference w:id="622"/>
      </w:r>
      <w:r w:rsidRPr="007F3E90">
        <w:rPr>
          <w:sz w:val="24"/>
          <w:szCs w:val="24"/>
        </w:rPr>
        <w:t xml:space="preserve"> mi ha det[to]</w:t>
      </w:r>
      <w:r w:rsidRPr="007F3E90">
        <w:rPr>
          <w:rStyle w:val="Rimandonotaapidipagina"/>
          <w:sz w:val="24"/>
          <w:szCs w:val="24"/>
        </w:rPr>
        <w:footnoteReference w:id="623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dovessi esser certo di questo, che fin</w:t>
      </w:r>
      <w:del w:id="2690" w:author="Giorgia" w:date="2023-03-11T14:49:00Z">
        <w:r w:rsidRPr="007F3E90" w:rsidDel="00703E61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2691" w:author="Giorgia" w:date="2023-03-11T14:49:00Z">
        <w:r w:rsidR="00703E61">
          <w:rPr>
            <w:sz w:val="24"/>
            <w:szCs w:val="24"/>
          </w:rPr>
          <w:t>é</w:t>
        </w:r>
      </w:ins>
      <w:del w:id="2692" w:author="Giorgia" w:date="2023-03-11T14:49:00Z">
        <w:r w:rsidRPr="007F3E90" w:rsidDel="00703E6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[la]</w:t>
      </w:r>
      <w:r w:rsidRPr="007F3E90">
        <w:rPr>
          <w:rStyle w:val="Rimandonotaapidipagina"/>
          <w:sz w:val="24"/>
          <w:szCs w:val="24"/>
        </w:rPr>
        <w:footnoteReference w:id="624"/>
      </w:r>
      <w:r w:rsidRPr="007F3E90">
        <w:rPr>
          <w:sz w:val="24"/>
          <w:szCs w:val="24"/>
        </w:rPr>
        <w:t xml:space="preserve"> serenissima Republica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dia un prezzo certo ai sali in particolare, et [si]</w:t>
      </w:r>
      <w:r w:rsidRPr="007F3E90">
        <w:rPr>
          <w:rStyle w:val="Rimandonotaapidipagina"/>
          <w:sz w:val="24"/>
          <w:szCs w:val="24"/>
        </w:rPr>
        <w:footnoteReference w:id="625"/>
      </w:r>
      <w:r w:rsidRPr="007F3E90">
        <w:rPr>
          <w:sz w:val="24"/>
          <w:szCs w:val="24"/>
        </w:rPr>
        <w:t xml:space="preserve"> oblighi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prender tutti quelli che verranno condotti, et siano prontamente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fatti scaricare, et sodisfare li marinari del loro prezzo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aggiunger degl’avantaggi, che alletino per far diretta-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mente scala in Venetia, al </w:t>
      </w:r>
      <w:r w:rsidRPr="007F3E90">
        <w:rPr>
          <w:sz w:val="24"/>
          <w:szCs w:val="24"/>
        </w:rPr>
        <w:lastRenderedPageBreak/>
        <w:t xml:space="preserve">sicuro arrischieranno più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tosto di andar ove sano di haver il profitto certo, di esser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ben trattati, et haver pronto il loro denaro per potersene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partir immediate; ma che quando habbino la sicurezza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haver tutto ciò in Venetia si contenteranno di capitar più tosto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quel porto per la speranza certa di esser poi noleggiati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4F53D98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159r / </w:t>
      </w:r>
    </w:p>
    <w:p w14:paraId="4F48AB3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non partir vuoti. Mi aggiunse anco il medesimo mercante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un’altra causa, che detiene li vasselli con sali a non passar costì,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è l’incertezza, che siano ricevuti essi sali, havendo più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una volta provato, che parendo tal hora alla serenissima Republica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 sali a sufficienza, non ha voluto far ricever quelli,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quella congiuntura erano stati condotti, onde li patroni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nave con grave suo interesse, et de' compartecipi hanno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convenuto ritornarsene col carico, et tentar la sua fortuna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altro luoco con pericoli di mare nel passar sino a Venetia,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d’incontrar nel ritorno qualche altra mala fortuna.</w:t>
      </w:r>
      <w:r w:rsidRPr="007F3E90">
        <w:rPr>
          <w:rStyle w:val="Rimandonotaapidipagina"/>
          <w:sz w:val="24"/>
          <w:szCs w:val="24"/>
        </w:rPr>
        <w:footnoteReference w:id="626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1DC2868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 questi motivi siano proprii io non lo so; questi mercanti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 li affermano per veri, onde vostra Serenità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sua somma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prudenza sente in che par che consisti la difficoltà di questo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negotio, et perché poche navi si dispongano passar a quella volta.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Io a chi m’ha parlato di questo ho detto, che come non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poteva alcuno metter dubio del buono, et pronto pagamento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Republica; così si poteva cadauno prometter anco da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lei ogni buon trattamento, et che tutto quello, che honestamente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 havesse potuto fare a vantaggio della Natione si sarebbe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606DAB2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Resteranno ben sodisfatti</w:t>
      </w:r>
      <w:r w:rsidRPr="007F3E90">
        <w:rPr>
          <w:rStyle w:val="Rimandonotaapidipagina"/>
          <w:sz w:val="24"/>
          <w:szCs w:val="24"/>
        </w:rPr>
        <w:footnoteReference w:id="627"/>
      </w:r>
      <w:r w:rsidRPr="007F3E90">
        <w:rPr>
          <w:sz w:val="24"/>
          <w:szCs w:val="24"/>
        </w:rPr>
        <w:t xml:space="preserve"> qui di questi concetti; ma serenissimo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è necessario che la Serenità vostra per corroboratione di essi pensi la ma-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niera con la quale siano aletate queste genti. Ella deve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sapere a che prezzo sono pagati li sali, et altre mercantie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ad altre scale, l’imunità, et essentioni, che hanno li trafi-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canti, et marinari; in che maniera siano trattati, et ben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ispediti; onde haverà mezo facile </w:t>
      </w:r>
      <w:proofErr w:type="gramStart"/>
      <w:r w:rsidRPr="007F3E90">
        <w:rPr>
          <w:sz w:val="24"/>
          <w:szCs w:val="24"/>
        </w:rPr>
        <w:t>coll’aggiunta</w:t>
      </w:r>
      <w:proofErr w:type="gramEnd"/>
      <w:r w:rsidRPr="007F3E90">
        <w:rPr>
          <w:sz w:val="24"/>
          <w:szCs w:val="24"/>
        </w:rPr>
        <w:t xml:space="preserve"> a tutti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000D25B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159v / </w:t>
      </w:r>
    </w:p>
    <w:p w14:paraId="2A92B1EB" w14:textId="71CD33B8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questi beneficii, et profitti di quello, che le parerà proprio per</w:t>
      </w:r>
      <w:r w:rsidRPr="007F3E90">
        <w:rPr>
          <w:rStyle w:val="Rimandonotaapidipagina"/>
          <w:sz w:val="24"/>
          <w:szCs w:val="24"/>
        </w:rPr>
        <w:footnoteReference w:id="628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atirar questa Natione alla sua scala, ove verrà molto volen-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tieri</w:t>
      </w:r>
      <w:r w:rsidRPr="007F3E90">
        <w:rPr>
          <w:rStyle w:val="Rimandonotaapidipagina"/>
          <w:sz w:val="24"/>
          <w:szCs w:val="24"/>
        </w:rPr>
        <w:footnoteReference w:id="629"/>
      </w:r>
      <w:r w:rsidRPr="007F3E90">
        <w:rPr>
          <w:sz w:val="24"/>
          <w:szCs w:val="24"/>
        </w:rPr>
        <w:t xml:space="preserve"> quando habbi cosa di certo o col mezo mio, o col farlo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saper la Serenità vostra a quei mercanti corrispondenti di questi,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habitano</w:t>
      </w:r>
      <w:r w:rsidRPr="007F3E90">
        <w:rPr>
          <w:rStyle w:val="Rimandonotaapidipagina"/>
          <w:sz w:val="24"/>
          <w:szCs w:val="24"/>
        </w:rPr>
        <w:footnoteReference w:id="630"/>
      </w:r>
      <w:r w:rsidRPr="007F3E90">
        <w:rPr>
          <w:sz w:val="24"/>
          <w:szCs w:val="24"/>
        </w:rPr>
        <w:t xml:space="preserve"> in Venetia. L’offerta di accettar tutti li sali,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verranno, lo stabilimento del prezzo, la prontezza dello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scarico, et ispeditione, et del pagamento di essi, che tutto vuol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dire la speranza dell’utile, et del guadagno saranno suffi-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cienti mezi per guidar tanto, et così gran negotio per vostra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buon fine </w:t>
      </w:r>
      <w:proofErr w:type="gramStart"/>
      <w:r w:rsidRPr="007F3E90">
        <w:rPr>
          <w:sz w:val="24"/>
          <w:szCs w:val="24"/>
        </w:rPr>
        <w:t>coll’aiuto</w:t>
      </w:r>
      <w:proofErr w:type="gramEnd"/>
      <w:r w:rsidRPr="007F3E90">
        <w:rPr>
          <w:sz w:val="24"/>
          <w:szCs w:val="24"/>
        </w:rPr>
        <w:t xml:space="preserve"> di Dio. Perché come più, et più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volte le ho humilmente significato le genti di questo Paese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lasciano condur dal profitto, et dall’esser accarezzate; 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primo le aletta in particolare perché conforma con il naturale,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ama il vantaggio. Io starò attendendo la sua riso-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lutione, et in tanto non tralascierò di passar ogni buon ufficio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questo proposito; ma sarà necessario che io sappi assicurar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qualche cosa di certo; perché da chi m’ha discorso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questo negotio m’è stato aggiunto, che bisogna stabilir 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prezzi, perché possino li traficanti far il loro fondamento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di tal maniera si potrebbe condur l’affare, et che così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faceva a Genova, et altrove. Onde potrà dir la Serenità vostra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sua volontà non solo per la materia de</w:t>
      </w:r>
      <w:ins w:id="2693" w:author="Giorgia" w:date="2023-03-11T00:09:00Z">
        <w:r w:rsidR="00806C7A">
          <w:rPr>
            <w:sz w:val="24"/>
            <w:szCs w:val="24"/>
          </w:rPr>
          <w:t>’</w:t>
        </w:r>
      </w:ins>
      <w:del w:id="2694" w:author="Giorgia" w:date="2023-03-11T00:09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sali, ma per altre mercantie. </w:t>
      </w:r>
      <w:r w:rsidRPr="007F3E90">
        <w:rPr>
          <w:color w:val="auto"/>
          <w:sz w:val="24"/>
          <w:szCs w:val="24"/>
        </w:rPr>
        <w:t>|</w:t>
      </w:r>
    </w:p>
    <w:p w14:paraId="58C05B7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trova ancora il signor principe Mauritio fuori dell’Haya; sarà qui hoggi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 vedrò, et caverò anco dall’Eccellenza sua quel più che potrò in questo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particolare con disporla ad avanzar quel trafico, et quel comercio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il termine però che stimerò proprio alla riputatione della Serenità vostra.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680B412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160r / </w:t>
      </w:r>
    </w:p>
    <w:p w14:paraId="72891551" w14:textId="0D5AB1B3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Sono venuti a trovarmi alcuni deputati della città di Encusen pregan-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domi di scriver all’Eccellenze vostre che restano interessati alcuni mercanti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quella città per l’arresto fatto di alcuni vasselli per </w:t>
      </w:r>
      <w:r w:rsidRPr="007F3E90">
        <w:rPr>
          <w:sz w:val="24"/>
          <w:szCs w:val="24"/>
        </w:rPr>
        <w:lastRenderedPageBreak/>
        <w:t>condur sol-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datesca in Candia, et che il loro aggravio si è fatto tanto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maggiore, quanto una volta licentiati dall’arresto, sono stati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nuovo arrestati con perdita di noli, ch’erano in pronto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fare, di spese a</w:t>
      </w:r>
      <w:ins w:id="2695" w:author="Giorgia" w:date="2023-03-11T00:09:00Z">
        <w:r w:rsidR="00806C7A">
          <w:rPr>
            <w:sz w:val="24"/>
            <w:szCs w:val="24"/>
          </w:rPr>
          <w:t>’</w:t>
        </w:r>
      </w:ins>
      <w:del w:id="2696" w:author="Giorgia" w:date="2023-03-11T00:09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marinari senza profitto, et altri interessi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simili; che consistendo in questo le entrate de</w:t>
      </w:r>
      <w:ins w:id="2697" w:author="Giorgia" w:date="2023-03-11T00:09:00Z">
        <w:r w:rsidR="00806C7A">
          <w:rPr>
            <w:sz w:val="24"/>
            <w:szCs w:val="24"/>
          </w:rPr>
          <w:t>’</w:t>
        </w:r>
      </w:ins>
      <w:del w:id="2698" w:author="Giorgia" w:date="2023-03-11T00:09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portionevoli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m[al]</w:t>
      </w:r>
      <w:r w:rsidRPr="007F3E90">
        <w:rPr>
          <w:rStyle w:val="Rimandonotaapidipagina"/>
          <w:sz w:val="24"/>
          <w:szCs w:val="24"/>
        </w:rPr>
        <w:footnoteReference w:id="631"/>
      </w:r>
      <w:r w:rsidRPr="007F3E90">
        <w:rPr>
          <w:sz w:val="24"/>
          <w:szCs w:val="24"/>
        </w:rPr>
        <w:t xml:space="preserve"> volontieri sentono di esser così trattati; che però 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p[reg]avano</w:t>
      </w:r>
      <w:r w:rsidRPr="007F3E90">
        <w:rPr>
          <w:rStyle w:val="Rimandonotaapidipagina"/>
          <w:sz w:val="24"/>
          <w:szCs w:val="24"/>
        </w:rPr>
        <w:footnoteReference w:id="632"/>
      </w:r>
      <w:r w:rsidRPr="007F3E90">
        <w:rPr>
          <w:sz w:val="24"/>
          <w:szCs w:val="24"/>
        </w:rPr>
        <w:t xml:space="preserve"> di nuovo a scriverne seriosamente a vostra Serenità 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promisi a detti deputati di scriver; et gli considerai, che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necessità, che ha al presente la serenissima Republica di simil ispeditioni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constringeva a valersi dei vasselli dei suoi più buoni amici,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che però con allegro animo si doveva concorrer anco da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questa parte al far servitio a sua Serenità. Mi risposero,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volontieri gl’interessati farebbono servitio alla Republica; 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haverebbono per questo voluto patire, et ella vi doveva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 riguardo, et con questo partirono.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003AB28" w14:textId="517C9E79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Essendo capitato di Spagna in Brusseles certo libro, che pare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tocchi la giurisdittione ecclesiastica ha quel Nontio tentata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sua supressione, il che non pare che gli sia riuscito. Non ho po-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tuto haver altro che</w:t>
      </w:r>
      <w:ins w:id="2703" w:author="Giorgia" w:date="2023-03-11T00:09:00Z">
        <w:r w:rsidR="00806C7A">
          <w:rPr>
            <w:sz w:val="24"/>
            <w:szCs w:val="24"/>
          </w:rPr>
          <w:t xml:space="preserve"> ’</w:t>
        </w:r>
      </w:ins>
      <w:del w:id="2704" w:author="Giorgia" w:date="2023-03-11T00:09:00Z">
        <w:r w:rsidRPr="007F3E90" w:rsidDel="00806C7A">
          <w:rPr>
            <w:sz w:val="24"/>
            <w:szCs w:val="24"/>
          </w:rPr>
          <w:delText xml:space="preserve"> ‘</w:delText>
        </w:r>
      </w:del>
      <w:r w:rsidRPr="007F3E90">
        <w:rPr>
          <w:sz w:val="24"/>
          <w:szCs w:val="24"/>
        </w:rPr>
        <w:t xml:space="preserve">l titolo, che mando qui aggiunto.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Meno ha</w:t>
      </w:r>
      <w:r w:rsidRPr="007F3E90">
        <w:rPr>
          <w:rStyle w:val="Rimandonotaapidipagina"/>
          <w:sz w:val="24"/>
          <w:szCs w:val="24"/>
        </w:rPr>
        <w:footnoteReference w:id="633"/>
      </w:r>
      <w:r w:rsidRPr="007F3E90">
        <w:rPr>
          <w:sz w:val="24"/>
          <w:szCs w:val="24"/>
        </w:rPr>
        <w:t xml:space="preserve"> potuto spuntare nel far annullar certo editto de</w:t>
      </w:r>
      <w:ins w:id="2705" w:author="Giorgia" w:date="2023-03-11T00:09:00Z">
        <w:r w:rsidR="00806C7A">
          <w:rPr>
            <w:sz w:val="24"/>
            <w:szCs w:val="24"/>
          </w:rPr>
          <w:t>’</w:t>
        </w:r>
      </w:ins>
      <w:del w:id="2706" w:author="Giorgia" w:date="2023-03-11T00:09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serenissimi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arciduchi, che de cetero niun soldato maritato, o che si mari-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tasse possi pretender avanzamento; cosa che la prudenza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Serenità vostra può comprender poter haver in sé qualche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mala consequenza, et massime nella soldatesca dedita assai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7C9D234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160v /</w:t>
      </w:r>
    </w:p>
    <w:p w14:paraId="14920955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color w:val="auto"/>
          <w:sz w:val="24"/>
          <w:szCs w:val="24"/>
        </w:rPr>
      </w:pPr>
      <w:r w:rsidRPr="007F3E90">
        <w:rPr>
          <w:sz w:val="24"/>
          <w:szCs w:val="24"/>
        </w:rPr>
        <w:t xml:space="preserve">alli peccati. Oltre la </w:t>
      </w:r>
      <w:r w:rsidRPr="00B637BD">
        <w:rPr>
          <w:sz w:val="24"/>
          <w:szCs w:val="24"/>
        </w:rPr>
        <w:t>ragione di Stato</w:t>
      </w:r>
      <w:r w:rsidRPr="007F3E90">
        <w:rPr>
          <w:sz w:val="24"/>
          <w:szCs w:val="24"/>
        </w:rPr>
        <w:t xml:space="preserve"> facile a penetrarsi dalla prudenza di vostra Serenità.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17CBFD8" w14:textId="4078D3D3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M’ha inviato il Pasini l’aggiunta scrittura, con che l’auttore di essa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promette gran beneficio, et profitto alli principi, et a</w:t>
      </w:r>
      <w:ins w:id="2707" w:author="Giorgia" w:date="2023-03-11T00:09:00Z">
        <w:r w:rsidR="00806C7A">
          <w:rPr>
            <w:sz w:val="24"/>
            <w:szCs w:val="24"/>
          </w:rPr>
          <w:t>’</w:t>
        </w:r>
      </w:ins>
      <w:del w:id="2708" w:author="Giorgia" w:date="2023-03-11T00:09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sudditi loro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dice haverne havuti privilegii dalla</w:t>
      </w:r>
      <w:r w:rsidRPr="007F3E90">
        <w:rPr>
          <w:rStyle w:val="Rimandonotaapidipagina"/>
          <w:sz w:val="24"/>
          <w:szCs w:val="24"/>
        </w:rPr>
        <w:footnoteReference w:id="634"/>
      </w:r>
      <w:r w:rsidRPr="007F3E90">
        <w:rPr>
          <w:sz w:val="24"/>
          <w:szCs w:val="24"/>
        </w:rPr>
        <w:t xml:space="preserve"> Maestà christianissima et catholica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 che si è riservato conferir la propositione anco ad altri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principi per publicar poi unitamente il secreto. Per questo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 fa offerir a vostra Serenità per haverne il privilegio, et io atten-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derò anco in questo la risolutione di lei.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9D8A39F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Oltre le lettere che con precedenti mie ho scritto river[entemente]</w:t>
      </w:r>
      <w:r w:rsidRPr="007F3E90">
        <w:rPr>
          <w:rStyle w:val="Rimandonotaapidipagina"/>
          <w:sz w:val="24"/>
          <w:szCs w:val="24"/>
        </w:rPr>
        <w:footnoteReference w:id="635"/>
      </w:r>
      <w:r w:rsidRPr="007F3E90">
        <w:rPr>
          <w:sz w:val="24"/>
          <w:szCs w:val="24"/>
        </w:rPr>
        <w:t xml:space="preserve"> alla Serenità vostra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 fatte alli partionevoli delle 12 navi ne [ha]</w:t>
      </w:r>
      <w:r w:rsidRPr="007F3E90">
        <w:rPr>
          <w:rStyle w:val="Rimandonotaapidipagina"/>
          <w:sz w:val="24"/>
          <w:szCs w:val="24"/>
        </w:rPr>
        <w:footnoteReference w:id="636"/>
      </w:r>
      <w:r w:rsidRPr="007F3E90">
        <w:rPr>
          <w:sz w:val="24"/>
          <w:szCs w:val="24"/>
        </w:rPr>
        <w:t xml:space="preserve"> fatte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cinque altre uno sotto li 31 del passato, et quattro sotto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primo dello stante, et tutte per il sesto, et settimo mese,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il denaro, et pagabili, come nell’aggiunta nota. Gratie etc. </w:t>
      </w:r>
      <w:r w:rsidRPr="007F3E90">
        <w:rPr>
          <w:color w:val="auto"/>
          <w:sz w:val="24"/>
          <w:szCs w:val="24"/>
        </w:rPr>
        <w:t>|</w:t>
      </w:r>
    </w:p>
    <w:p w14:paraId="370A0904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1708BAC5" w14:textId="4BD9ADD6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</w:t>
      </w:r>
      <w:ins w:id="2713" w:author="Giorgia" w:date="2023-03-11T00:09:00Z">
        <w:r w:rsidR="00806C7A">
          <w:rPr>
            <w:sz w:val="24"/>
            <w:szCs w:val="24"/>
          </w:rPr>
          <w:t>’</w:t>
        </w:r>
      </w:ins>
      <w:del w:id="2714" w:author="Giorgia" w:date="2023-03-11T00:09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6 </w:t>
      </w:r>
      <w:ins w:id="2715" w:author="Flavia Di Gi" w:date="2023-03-12T11:30:00Z">
        <w:r w:rsidR="00D75173">
          <w:rPr>
            <w:sz w:val="24"/>
            <w:szCs w:val="24"/>
          </w:rPr>
          <w:t>n</w:t>
        </w:r>
      </w:ins>
      <w:del w:id="2716" w:author="Flavia Di Gi" w:date="2023-03-12T11:30:00Z">
        <w:r w:rsidRPr="007F3E90" w:rsidDel="00D75173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 xml:space="preserve">ovembre 1618 </w:t>
      </w:r>
      <w:r w:rsidRPr="007F3E90">
        <w:rPr>
          <w:color w:val="auto"/>
          <w:sz w:val="24"/>
          <w:szCs w:val="24"/>
        </w:rPr>
        <w:t>|</w:t>
      </w:r>
    </w:p>
    <w:p w14:paraId="44F1C2A6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</w:t>
      </w:r>
      <w:r w:rsidRPr="007F3E90">
        <w:rPr>
          <w:color w:val="auto"/>
          <w:sz w:val="24"/>
          <w:szCs w:val="24"/>
        </w:rPr>
        <w:t>|</w:t>
      </w:r>
    </w:p>
    <w:p w14:paraId="09C54528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FFAC3C1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234B41C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i/>
          <w:sz w:val="24"/>
          <w:szCs w:val="24"/>
        </w:rPr>
      </w:pPr>
    </w:p>
    <w:p w14:paraId="3AEE465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172r / </w:t>
      </w:r>
    </w:p>
    <w:p w14:paraId="620DBCAB" w14:textId="77777777" w:rsidR="000F5CF6" w:rsidRPr="007F3E90" w:rsidRDefault="000F5CF6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Bianca </w:t>
      </w:r>
    </w:p>
    <w:p w14:paraId="440BD20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4850B3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172v / </w:t>
      </w:r>
    </w:p>
    <w:p w14:paraId="4F0C316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21D0BA0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68 sola | </w:t>
      </w:r>
    </w:p>
    <w:p w14:paraId="5F7E58F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D26F5B0" w14:textId="77777777" w:rsidR="000F5CF6" w:rsidRPr="007F3E90" w:rsidRDefault="000F5CF6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Tracce di sigilli</w:t>
      </w:r>
    </w:p>
    <w:p w14:paraId="2AAC162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6DA1535" w14:textId="77777777" w:rsidR="000F5CF6" w:rsidRPr="007F3E90" w:rsidRDefault="000F5CF6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176C599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172vC /</w:t>
      </w:r>
    </w:p>
    <w:p w14:paraId="32B5A656" w14:textId="76239B78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6 novembre 1618 ricevute a</w:t>
      </w:r>
      <w:ins w:id="2717" w:author="Giorgia" w:date="2023-03-11T00:10:00Z">
        <w:r w:rsidR="00806C7A">
          <w:rPr>
            <w:sz w:val="24"/>
            <w:szCs w:val="24"/>
          </w:rPr>
          <w:t>’</w:t>
        </w:r>
      </w:ins>
      <w:del w:id="2718" w:author="Giorgia" w:date="2023-03-11T00:10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28 detto | </w:t>
      </w:r>
    </w:p>
    <w:p w14:paraId="7DBAF8B8" w14:textId="24C122D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2719" w:author="Flavia Di Gi" w:date="2023-03-19T18:46:00Z">
        <w:r w:rsidR="004D1B21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68 | sola |</w:t>
      </w:r>
    </w:p>
    <w:p w14:paraId="08E4B5F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9266A39" w14:textId="1BA6AAA0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L. SS. R. </w:t>
      </w:r>
      <w:r w:rsidR="00ED0B9A">
        <w:rPr>
          <w:sz w:val="24"/>
          <w:szCs w:val="24"/>
        </w:rPr>
        <w:t>|</w:t>
      </w:r>
    </w:p>
    <w:p w14:paraId="61C5F934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365CEB92" w14:textId="6C5BDFD4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25C61ED4" w14:textId="465A2D35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5</w:t>
      </w:r>
      <w:r w:rsidR="00ED0B9A">
        <w:rPr>
          <w:sz w:val="24"/>
          <w:szCs w:val="24"/>
        </w:rPr>
        <w:t>5</w:t>
      </w:r>
    </w:p>
    <w:p w14:paraId="3C996CE1" w14:textId="68FD72F4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5</w:t>
      </w:r>
      <w:r w:rsidR="00ED0B9A">
        <w:rPr>
          <w:sz w:val="24"/>
          <w:szCs w:val="24"/>
        </w:rPr>
        <w:t>4</w:t>
      </w:r>
      <w:r w:rsidRPr="007F3E90">
        <w:rPr>
          <w:sz w:val="24"/>
          <w:szCs w:val="24"/>
        </w:rPr>
        <w:t xml:space="preserve"> (cc. 161r-v, 165r-v)</w:t>
      </w:r>
    </w:p>
    <w:p w14:paraId="64F2C09D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4FD42ECF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161r / </w:t>
      </w:r>
    </w:p>
    <w:p w14:paraId="1A14AAFF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lettere dall’Haya n° 68 | li 6 novembre 1618 | </w:t>
      </w:r>
    </w:p>
    <w:p w14:paraId="25F0AC6A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1D1325B1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Pretentioni del Gomarrino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299C036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5F6F80FA" w14:textId="0596AE4F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Essendo il signor Gamurrino al servitio della Maestà christianissima con titolo di consigliero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Stato, e con provisione fra soldo e pensione di ottomila franchi l’anno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ben pagati, ben visto, e acarezato da detta Maestà et da tutta quella corte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haverlo conosciuto, e provato per homo valente nella sua professione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tanto nella espugnatione di Soissons che nella fortificatione di Chillebuff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fortezza in Normandia dove egli fece con 10 milla scudi di spesa quel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altri non haverebbono fatto con tre e quattro volte tante poi</w:t>
      </w:r>
      <w:del w:id="2720" w:author="Giorgia" w:date="2023-03-11T14:41:00Z">
        <w:r w:rsidRPr="007F3E90" w:rsidDel="00411F35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2721" w:author="Giorgia" w:date="2023-03-11T14:41:00Z">
        <w:r w:rsidR="00411F35">
          <w:rPr>
            <w:sz w:val="24"/>
            <w:szCs w:val="24"/>
          </w:rPr>
          <w:t>é</w:t>
        </w:r>
      </w:ins>
      <w:del w:id="2722" w:author="Giorgia" w:date="2023-03-11T14:41:00Z">
        <w:r w:rsidRPr="007F3E90" w:rsidDel="00411F35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disfarla n’ha costato 14 mila e fra li favoriti del già mariscial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d’Ancre stati perseguitati e scacciati, solo egli è restato in servitio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tanto che per che come li altri egli non si fuggisse</w:t>
      </w:r>
      <w:r w:rsidRPr="007F3E90">
        <w:rPr>
          <w:rStyle w:val="Rimandonotaapidipagina"/>
          <w:sz w:val="24"/>
          <w:szCs w:val="24"/>
        </w:rPr>
        <w:footnoteReference w:id="637"/>
      </w:r>
      <w:r w:rsidRPr="007F3E90">
        <w:rPr>
          <w:sz w:val="24"/>
          <w:szCs w:val="24"/>
        </w:rPr>
        <w:t xml:space="preserve"> di Francia sua Maestà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 fece ditenere con guardia argumento della sua sufficieza</w:t>
      </w:r>
      <w:r w:rsidRPr="007F3E90">
        <w:rPr>
          <w:rStyle w:val="Rimandonotaapidipagina"/>
          <w:sz w:val="24"/>
          <w:szCs w:val="24"/>
        </w:rPr>
        <w:footnoteReference w:id="638"/>
      </w:r>
      <w:r w:rsidRPr="007F3E90">
        <w:rPr>
          <w:sz w:val="24"/>
          <w:szCs w:val="24"/>
        </w:rPr>
        <w:t xml:space="preserve">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3B3DADA" w14:textId="4BA2745D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ostante questo egli come italiano, che poco si confà con quella </w:t>
      </w:r>
      <w:ins w:id="2723" w:author="Giorgia" w:date="2023-03-11T17:37:00Z">
        <w:r w:rsidR="00777D44">
          <w:rPr>
            <w:sz w:val="24"/>
            <w:szCs w:val="24"/>
          </w:rPr>
          <w:t>N</w:t>
        </w:r>
      </w:ins>
      <w:del w:id="2724" w:author="Giorgia" w:date="2023-03-11T17:37:00Z">
        <w:r w:rsidRPr="007F3E90" w:rsidDel="00777D44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 xml:space="preserve">atione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francese amerebbe più tosto servire alcun potestato italiano 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particolarmente la serenissima Republica veneta come altre volte mentre stava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Fiandra al servitio del re di Spagna lo ha desiderato, parendoli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servendo quella egli resterà sicuro di viver per sempre in suo servitio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 di esser impiegato honorato, e avanzato, e benificiato secondo il buon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costume e generosità di essa.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5DFBA7B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 se di ciò le sarà data intentione, et accordatoli se non tanto quanto ha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Francia al meno scudi duemila</w:t>
      </w:r>
      <w:r w:rsidRPr="007F3E90">
        <w:rPr>
          <w:rStyle w:val="Rimandonotaapidipagina"/>
          <w:sz w:val="24"/>
          <w:szCs w:val="24"/>
        </w:rPr>
        <w:footnoteReference w:id="639"/>
      </w:r>
      <w:r w:rsidRPr="007F3E90">
        <w:rPr>
          <w:sz w:val="24"/>
          <w:szCs w:val="24"/>
        </w:rPr>
        <w:t xml:space="preserve"> d’oro l’anno di provvisione tra soldo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etc. Egli volontieri venirà al detto servitio ancorché sia con circa scudi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milla l’anno meno di quello gode di presente per dover vivere 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Italia, e in servitio, nel quale egli si promette quanto di sopra non obs-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tante che egli serva maggior potentato et habbia prima servtone</w:t>
      </w:r>
      <w:r w:rsidRPr="007F3E90">
        <w:rPr>
          <w:rStyle w:val="Rimandonotaapidipagina"/>
          <w:sz w:val="24"/>
          <w:szCs w:val="24"/>
        </w:rPr>
        <w:footnoteReference w:id="640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 altro maggiore in questi paesi, et con l’uno, et con l’altro senza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superiore nella sua professione, et con vantaggio sopra gli altri tanto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soldo che di pontual pagamento.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301DFFE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59FAEEE9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161v / </w:t>
      </w:r>
    </w:p>
    <w:p w14:paraId="0AAC401B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0D240F06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i/>
          <w:sz w:val="24"/>
          <w:szCs w:val="24"/>
        </w:rPr>
      </w:pPr>
    </w:p>
    <w:p w14:paraId="3B610A0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165r / </w:t>
      </w:r>
    </w:p>
    <w:p w14:paraId="14CABF3C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41170A9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BFEC3C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165vB / </w:t>
      </w:r>
    </w:p>
    <w:p w14:paraId="67A9C9F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Pretensione del Gumurino | </w:t>
      </w:r>
    </w:p>
    <w:p w14:paraId="77B4E6CF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i/>
          <w:sz w:val="24"/>
          <w:szCs w:val="24"/>
        </w:rPr>
      </w:pPr>
    </w:p>
    <w:p w14:paraId="72077F3E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i/>
          <w:sz w:val="24"/>
          <w:szCs w:val="24"/>
        </w:rPr>
      </w:pPr>
    </w:p>
    <w:p w14:paraId="24A96B08" w14:textId="00BBB609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5</w:t>
      </w:r>
      <w:r w:rsidR="00ED0B9A">
        <w:rPr>
          <w:sz w:val="24"/>
          <w:szCs w:val="24"/>
        </w:rPr>
        <w:t>6</w:t>
      </w:r>
    </w:p>
    <w:p w14:paraId="127BCEFA" w14:textId="76DFFDA9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 al n. 5</w:t>
      </w:r>
      <w:r w:rsidR="00ED0B9A">
        <w:rPr>
          <w:sz w:val="24"/>
          <w:szCs w:val="24"/>
        </w:rPr>
        <w:t>4</w:t>
      </w:r>
      <w:r w:rsidRPr="007F3E90">
        <w:rPr>
          <w:sz w:val="24"/>
          <w:szCs w:val="24"/>
        </w:rPr>
        <w:t xml:space="preserve"> (cc. 162r-v, 164bis r-v)</w:t>
      </w:r>
    </w:p>
    <w:p w14:paraId="32C001B9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0B0ED2D4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162r / </w:t>
      </w:r>
    </w:p>
    <w:p w14:paraId="52BAC078" w14:textId="3D17A3F5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dell’Haya n° 68 de</w:t>
      </w:r>
      <w:ins w:id="2725" w:author="Giorgia" w:date="2023-03-11T00:10:00Z">
        <w:r w:rsidR="00806C7A">
          <w:rPr>
            <w:sz w:val="24"/>
            <w:szCs w:val="24"/>
          </w:rPr>
          <w:t>’</w:t>
        </w:r>
      </w:ins>
      <w:del w:id="2726" w:author="Giorgia" w:date="2023-03-11T00:10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| 6 novembre 1618 | </w:t>
      </w:r>
    </w:p>
    <w:p w14:paraId="617690EF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1CA31CC2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Tractatus de cognitione per viam violentiae in | causis ecclesiasticis, et inter personas | ecclesiasticas duplex. | </w:t>
      </w:r>
    </w:p>
    <w:p w14:paraId="38930296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7AD71299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primo huius cognitionis theorica, hoc | est regis Hispaniarum nostri circa res temporales | potestas manifestatur. | </w:t>
      </w:r>
    </w:p>
    <w:p w14:paraId="27F17D2E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765C2274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Cui accedit Imperatorem in suo regno esse dominum</w:t>
      </w:r>
      <w:r w:rsidRPr="007F3E90">
        <w:rPr>
          <w:rStyle w:val="Rimandonotaapidipagina"/>
          <w:sz w:val="24"/>
          <w:szCs w:val="24"/>
        </w:rPr>
        <w:footnoteReference w:id="641"/>
      </w:r>
      <w:r w:rsidRPr="007F3E90">
        <w:rPr>
          <w:sz w:val="24"/>
          <w:szCs w:val="24"/>
        </w:rPr>
        <w:t xml:space="preserve"> nullique | unquam subiectum in temporalibus et | per occasionem de imperii ac monarchia | Hispaniarum origine ubi per plures | glosas</w:t>
      </w:r>
      <w:r w:rsidRPr="007F3E90">
        <w:rPr>
          <w:rStyle w:val="Rimandonotaapidipagina"/>
          <w:sz w:val="24"/>
          <w:szCs w:val="24"/>
        </w:rPr>
        <w:footnoteReference w:id="642"/>
      </w:r>
      <w:r w:rsidRPr="007F3E90">
        <w:rPr>
          <w:sz w:val="24"/>
          <w:szCs w:val="24"/>
        </w:rPr>
        <w:t xml:space="preserve"> lex </w:t>
      </w:r>
      <w:r w:rsidRPr="007F3E90">
        <w:rPr>
          <w:smallCaps/>
          <w:sz w:val="24"/>
          <w:szCs w:val="24"/>
        </w:rPr>
        <w:t>xxxvi</w:t>
      </w:r>
      <w:r w:rsidRPr="007F3E90">
        <w:rPr>
          <w:sz w:val="24"/>
          <w:szCs w:val="24"/>
        </w:rPr>
        <w:t xml:space="preserve"> titu </w:t>
      </w:r>
      <w:r w:rsidRPr="007F3E90">
        <w:rPr>
          <w:smallCaps/>
          <w:sz w:val="24"/>
          <w:szCs w:val="24"/>
        </w:rPr>
        <w:t>v</w:t>
      </w:r>
      <w:r w:rsidRPr="007F3E90">
        <w:rPr>
          <w:sz w:val="24"/>
          <w:szCs w:val="24"/>
        </w:rPr>
        <w:t xml:space="preserve"> lib </w:t>
      </w:r>
      <w:r w:rsidRPr="007F3E90">
        <w:rPr>
          <w:smallCaps/>
          <w:sz w:val="24"/>
          <w:szCs w:val="24"/>
        </w:rPr>
        <w:t>ii |</w:t>
      </w:r>
      <w:r w:rsidRPr="007F3E90">
        <w:rPr>
          <w:sz w:val="24"/>
          <w:szCs w:val="24"/>
        </w:rPr>
        <w:t xml:space="preserve"> recopie precipue declaratur. | </w:t>
      </w:r>
    </w:p>
    <w:p w14:paraId="47A2A6B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45E1932A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secundo eiusdem cognitionis praxis</w:t>
      </w:r>
      <w:r w:rsidRPr="007F3E90">
        <w:rPr>
          <w:rStyle w:val="Rimandonotaapidipagina"/>
          <w:sz w:val="24"/>
          <w:szCs w:val="24"/>
        </w:rPr>
        <w:footnoteReference w:id="643"/>
      </w:r>
      <w:r w:rsidRPr="007F3E90">
        <w:rPr>
          <w:sz w:val="24"/>
          <w:szCs w:val="24"/>
        </w:rPr>
        <w:t xml:space="preserve"> hoc | est ad iudices a Rege nostro constitutos | recursus quibus </w:t>
      </w:r>
      <w:r w:rsidRPr="007F3E90">
        <w:rPr>
          <w:smallCaps/>
          <w:sz w:val="24"/>
          <w:szCs w:val="24"/>
        </w:rPr>
        <w:t>cix</w:t>
      </w:r>
      <w:r w:rsidRPr="007F3E90">
        <w:rPr>
          <w:sz w:val="24"/>
          <w:szCs w:val="24"/>
        </w:rPr>
        <w:t xml:space="preserve"> questionum numero | patens praemunitur aditus. | </w:t>
      </w:r>
    </w:p>
    <w:p w14:paraId="79D79B4E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5F6DF280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utroque tam civilis quam nostri iuris leges | plurime nove et curiose explicantur | a | Hieronimo de Cevallos hispano toletano i(n) c(uria) nobilium | in hac imperiali urbe decurione. | </w:t>
      </w:r>
    </w:p>
    <w:p w14:paraId="17FCF963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</w:p>
    <w:p w14:paraId="5EF7F91E" w14:textId="77777777" w:rsidR="000F5CF6" w:rsidRPr="007F3E90" w:rsidRDefault="000F5CF6" w:rsidP="007F3E90">
      <w:pPr>
        <w:widowControl w:val="0"/>
        <w:tabs>
          <w:tab w:val="left" w:pos="1740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162v / </w:t>
      </w:r>
    </w:p>
    <w:p w14:paraId="6A1CEFE7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 D | Philippum </w:t>
      </w:r>
      <w:r w:rsidRPr="007F3E90">
        <w:rPr>
          <w:smallCaps/>
          <w:sz w:val="24"/>
          <w:szCs w:val="24"/>
        </w:rPr>
        <w:t>iii</w:t>
      </w:r>
      <w:r w:rsidRPr="007F3E90">
        <w:rPr>
          <w:sz w:val="24"/>
          <w:szCs w:val="24"/>
        </w:rPr>
        <w:t xml:space="preserve"> Hispaniarum et Indiarum cattolicum | regem opt maximique eius consiglii presidem | et consiliarios.</w:t>
      </w:r>
      <w:r w:rsidRPr="007F3E90">
        <w:rPr>
          <w:rStyle w:val="Rimandonotaapidipagina"/>
          <w:sz w:val="24"/>
          <w:szCs w:val="24"/>
        </w:rPr>
        <w:footnoteReference w:id="644"/>
      </w:r>
      <w:r w:rsidRPr="007F3E90">
        <w:rPr>
          <w:sz w:val="24"/>
          <w:szCs w:val="24"/>
        </w:rPr>
        <w:t xml:space="preserve"> | </w:t>
      </w:r>
    </w:p>
    <w:p w14:paraId="732C625B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</w:p>
    <w:p w14:paraId="08C63D6A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Toleti cum privilegio regio; et auctoris | expensis apud Didacum Rodriguez | </w:t>
      </w:r>
    </w:p>
    <w:p w14:paraId="382EC4D4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tip(ographum) regium anno 1618. | </w:t>
      </w:r>
    </w:p>
    <w:p w14:paraId="7541D121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</w:p>
    <w:p w14:paraId="7900D034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162vC /</w:t>
      </w:r>
    </w:p>
    <w:p w14:paraId="2F40466A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Titolo del libro di | Spagna. | </w:t>
      </w:r>
    </w:p>
    <w:p w14:paraId="4FDA1D29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</w:p>
    <w:p w14:paraId="7D9D80C3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164bis r-v /</w:t>
      </w:r>
    </w:p>
    <w:p w14:paraId="1E61B500" w14:textId="77777777" w:rsidR="000F5CF6" w:rsidRPr="007F3E90" w:rsidRDefault="000F5CF6" w:rsidP="007F3E90">
      <w:pPr>
        <w:widowControl w:val="0"/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256973BA" w14:textId="48B77630" w:rsidR="000F5CF6" w:rsidRDefault="000F5CF6" w:rsidP="007F3E90">
      <w:pPr>
        <w:widowControl w:val="0"/>
        <w:snapToGrid w:val="0"/>
        <w:jc w:val="both"/>
        <w:rPr>
          <w:sz w:val="24"/>
          <w:szCs w:val="24"/>
        </w:rPr>
      </w:pPr>
    </w:p>
    <w:p w14:paraId="3F660AC1" w14:textId="77777777" w:rsidR="00ED0B9A" w:rsidRPr="007F3E90" w:rsidRDefault="00ED0B9A" w:rsidP="007F3E90">
      <w:pPr>
        <w:widowControl w:val="0"/>
        <w:snapToGrid w:val="0"/>
        <w:jc w:val="both"/>
        <w:rPr>
          <w:sz w:val="24"/>
          <w:szCs w:val="24"/>
        </w:rPr>
      </w:pPr>
    </w:p>
    <w:p w14:paraId="59897F49" w14:textId="1F9564EB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5</w:t>
      </w:r>
      <w:r w:rsidR="00ED0B9A">
        <w:rPr>
          <w:sz w:val="24"/>
          <w:szCs w:val="24"/>
        </w:rPr>
        <w:t>7</w:t>
      </w:r>
    </w:p>
    <w:p w14:paraId="0BCEAFF5" w14:textId="13D38FB1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III al n. 5</w:t>
      </w:r>
      <w:r w:rsidR="00ED0B9A">
        <w:rPr>
          <w:sz w:val="24"/>
          <w:szCs w:val="24"/>
        </w:rPr>
        <w:t>4</w:t>
      </w:r>
      <w:r w:rsidRPr="007F3E90">
        <w:rPr>
          <w:sz w:val="24"/>
          <w:szCs w:val="24"/>
        </w:rPr>
        <w:t xml:space="preserve"> (cc. 163r-164v)</w:t>
      </w:r>
    </w:p>
    <w:p w14:paraId="1341129D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</w:p>
    <w:p w14:paraId="4273C4E3" w14:textId="77777777" w:rsidR="000F5CF6" w:rsidRPr="007F3E90" w:rsidDel="001E52E6" w:rsidRDefault="000F5CF6" w:rsidP="007F3E90">
      <w:pPr>
        <w:widowControl w:val="0"/>
        <w:snapToGrid w:val="0"/>
        <w:jc w:val="both"/>
        <w:rPr>
          <w:del w:id="2730" w:author="Flavia Di Gi" w:date="2023-03-12T13:18:00Z"/>
          <w:sz w:val="24"/>
          <w:szCs w:val="24"/>
        </w:rPr>
      </w:pPr>
      <w:r w:rsidRPr="007F3E90">
        <w:rPr>
          <w:sz w:val="24"/>
          <w:szCs w:val="24"/>
        </w:rPr>
        <w:t xml:space="preserve">/ 163r / </w:t>
      </w:r>
    </w:p>
    <w:p w14:paraId="6E55069D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</w:pPr>
      <w:del w:id="2731" w:author="Flavia Di Gi" w:date="2023-03-12T13:18:00Z">
        <w:r w:rsidRPr="007F3E90" w:rsidDel="001E52E6">
          <w:rPr>
            <w:sz w:val="24"/>
            <w:szCs w:val="24"/>
          </w:rPr>
          <w:delText xml:space="preserve"> </w:delText>
        </w:r>
      </w:del>
    </w:p>
    <w:p w14:paraId="4EEBA02F" w14:textId="02B31E52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dell’Haya n° 68 de</w:t>
      </w:r>
      <w:ins w:id="2732" w:author="Giorgia" w:date="2023-03-11T00:10:00Z">
        <w:r w:rsidR="00806C7A">
          <w:rPr>
            <w:sz w:val="24"/>
            <w:szCs w:val="24"/>
          </w:rPr>
          <w:t>’</w:t>
        </w:r>
      </w:ins>
      <w:del w:id="2733" w:author="Giorgia" w:date="2023-03-11T00:10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8 novembre 1618 | </w:t>
      </w:r>
    </w:p>
    <w:p w14:paraId="406CFB5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FF2673C" w14:textId="256530A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Vero modo, che comprende ne</w:t>
      </w:r>
      <w:ins w:id="2734" w:author="Giorgia" w:date="2023-03-11T00:10:00Z">
        <w:r w:rsidR="00806C7A">
          <w:rPr>
            <w:sz w:val="24"/>
            <w:szCs w:val="24"/>
          </w:rPr>
          <w:t>’</w:t>
        </w:r>
      </w:ins>
      <w:del w:id="2735" w:author="Giorgia" w:date="2023-03-11T00:10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suoi limitatati</w:t>
      </w:r>
      <w:r w:rsidRPr="007F3E90">
        <w:rPr>
          <w:rStyle w:val="Rimandonotaapidipagina"/>
          <w:sz w:val="24"/>
          <w:szCs w:val="24"/>
        </w:rPr>
        <w:footnoteReference w:id="645"/>
      </w:r>
      <w:r w:rsidRPr="007F3E90">
        <w:rPr>
          <w:sz w:val="24"/>
          <w:szCs w:val="24"/>
        </w:rPr>
        <w:t xml:space="preserve"> termini, l’osservanza della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pura giustitia et sincera fede, et in tutto et per tutto chiude la via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alla malvagità, come a capo per capo si può vedere; et questo si deve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abbraciare da ogni prencipe, perché oltre all’utile che ne haverà de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lastRenderedPageBreak/>
        <w:t>più millioni, resterà sicuro di non esser defraudato da</w:t>
      </w:r>
      <w:ins w:id="2736" w:author="Giorgia" w:date="2023-03-11T00:10:00Z">
        <w:r w:rsidR="00806C7A">
          <w:rPr>
            <w:sz w:val="24"/>
            <w:szCs w:val="24"/>
          </w:rPr>
          <w:t>’</w:t>
        </w:r>
      </w:ins>
      <w:del w:id="2737" w:author="Giorgia" w:date="2023-03-11T00:10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suoi suditti,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essi cercherano a gara che tal negocio sii posto in effetto, sendo che essi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verano a viver molto sicuri, et fuori d’ogni suspettione. E prima.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16F389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823C882" w14:textId="00E2E6AF" w:rsidR="000F5CF6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Tutti li negotii che si fanno, e trattano dagl’huomini, si possono fare e tratare in doi modi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cioè in fede, et per scrittura; ma pare che pochi trattino sopra la fede per non esser negocio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sicuro per molte cause, et maxime per causa della morte. Si tratta et </w:t>
      </w:r>
      <w:proofErr w:type="gramStart"/>
      <w:r w:rsidRPr="007F3E90">
        <w:rPr>
          <w:sz w:val="24"/>
          <w:szCs w:val="24"/>
        </w:rPr>
        <w:t>negocia dunque</w:t>
      </w:r>
      <w:proofErr w:type="gramEnd"/>
      <w:r w:rsidRPr="007F3E90">
        <w:rPr>
          <w:sz w:val="24"/>
          <w:szCs w:val="24"/>
        </w:rPr>
        <w:t xml:space="preserve"> per scrittura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quale divideremo in tre capi principali cioè.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BB869E5" w14:textId="77777777" w:rsidR="00ED0B9A" w:rsidRPr="007F3E90" w:rsidRDefault="00ED0B9A" w:rsidP="007F3E90">
      <w:pPr>
        <w:snapToGrid w:val="0"/>
        <w:jc w:val="both"/>
        <w:rPr>
          <w:sz w:val="24"/>
          <w:szCs w:val="24"/>
        </w:rPr>
      </w:pPr>
    </w:p>
    <w:p w14:paraId="1FCFF11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libri, dove si notano debitori e creditori, entrata e uscita ricordi di varie sorti, e finalm[ente]</w:t>
      </w:r>
      <w:r w:rsidRPr="007F3E90">
        <w:rPr>
          <w:rStyle w:val="Rimandonotaapidipagina"/>
          <w:sz w:val="24"/>
          <w:szCs w:val="24"/>
        </w:rPr>
        <w:footnoteReference w:id="646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intendendo de tutti li libri tenuti mercantilmente da qual si voglia persona.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761CB7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cedole, o, scritte tanto publiche quanto private per le quali si possano contrare infiniti oblighi,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conventioni, et dispositioni.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DC662B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istrumenti, sotto il cui nome si comprendono ogni sorte d’oblighi, conventioni, ordinationi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dispositioni che dagl’huomini contrare, ordinare, et disporre si possano. E perché sotto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ciascheduna delle </w:t>
      </w:r>
      <w:proofErr w:type="gramStart"/>
      <w:r w:rsidRPr="007F3E90">
        <w:rPr>
          <w:sz w:val="24"/>
          <w:szCs w:val="24"/>
        </w:rPr>
        <w:t>predette</w:t>
      </w:r>
      <w:proofErr w:type="gramEnd"/>
      <w:r w:rsidRPr="007F3E90">
        <w:rPr>
          <w:sz w:val="24"/>
          <w:szCs w:val="24"/>
        </w:rPr>
        <w:t xml:space="preserve"> tre sorti de scritture, si posono comettere et giornalmente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comettono infinitissimi inganni, errori, e fraudi, perciò si è trovato il vero et sicuro modo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provedere et remediare al tutto, et a capo per capo discorreremo sopra li inganni che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possano comettere sopra essi. Di poi si darano li remedii, si mostrerà l’utile che renderà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questo negocio a quei prencipi che lo metterano in esecutione, et finalmente il beneficio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universale; et cominciando dal primo capo concernente i libri diremo che è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EC647A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7B7691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Inganni che si possono far ne, i, libri.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2489E7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6F4B4D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Ciascun libro si può il primo </w:t>
      </w:r>
      <w:r w:rsidRPr="007F3E90">
        <w:rPr>
          <w:sz w:val="24"/>
          <w:szCs w:val="24"/>
          <w:highlight w:val="yellow"/>
        </w:rPr>
        <w:t>dì</w:t>
      </w:r>
      <w:r w:rsidRPr="007F3E90">
        <w:rPr>
          <w:sz w:val="24"/>
          <w:szCs w:val="24"/>
        </w:rPr>
        <w:t xml:space="preserve"> falsificare ne[ll]i</w:t>
      </w:r>
      <w:r w:rsidRPr="007F3E90">
        <w:rPr>
          <w:rStyle w:val="Rimandonotaapidipagina"/>
          <w:sz w:val="24"/>
          <w:szCs w:val="24"/>
        </w:rPr>
        <w:footnoteReference w:id="647"/>
      </w:r>
      <w:r w:rsidRPr="007F3E90">
        <w:rPr>
          <w:sz w:val="24"/>
          <w:szCs w:val="24"/>
        </w:rPr>
        <w:t xml:space="preserve"> infrascritti modi.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4C9917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3DF410C" w14:textId="1C3A89F2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Alcuni possono levar delle carte da</w:t>
      </w:r>
      <w:ins w:id="2738" w:author="Giorgia" w:date="2023-03-11T00:11:00Z">
        <w:r w:rsidR="00806C7A">
          <w:rPr>
            <w:sz w:val="24"/>
            <w:szCs w:val="24"/>
          </w:rPr>
          <w:t>’</w:t>
        </w:r>
      </w:ins>
      <w:del w:id="2739" w:author="Giorgia" w:date="2023-03-11T00:11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detti libri con mettervi delle altre nove, et questo si può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fare, o, da sé stesso, o, per forza de</w:t>
      </w:r>
      <w:ins w:id="2740" w:author="Giorgia" w:date="2023-03-11T00:11:00Z">
        <w:r w:rsidR="00806C7A">
          <w:rPr>
            <w:sz w:val="24"/>
            <w:szCs w:val="24"/>
          </w:rPr>
          <w:t>’</w:t>
        </w:r>
      </w:ins>
      <w:del w:id="2741" w:author="Giorgia" w:date="2023-03-11T00:11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denari, con farle rimettere a</w:t>
      </w:r>
      <w:ins w:id="2742" w:author="Giorgia" w:date="2023-03-11T00:11:00Z">
        <w:r w:rsidR="00806C7A">
          <w:rPr>
            <w:sz w:val="24"/>
            <w:szCs w:val="24"/>
          </w:rPr>
          <w:t>’</w:t>
        </w:r>
      </w:ins>
      <w:del w:id="2743" w:author="Giorgia" w:date="2023-03-11T00:11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cartolari, o, ad altre maligne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persone, con accomodarli che non si paia pigliando poi diverse penne, et inchiostro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polvere che presto fanno ammortire.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6CF64F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163v / </w:t>
      </w:r>
    </w:p>
    <w:p w14:paraId="5D6232D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scrivono sul quadernuccio, o, estratto giornalmente, et stando poi assai tempo a raguagliare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libro grande causa spesse volte che agiongono, o, levano secondo </w:t>
      </w:r>
      <w:proofErr w:type="gramStart"/>
      <w:r w:rsidRPr="007F3E90">
        <w:rPr>
          <w:sz w:val="24"/>
          <w:szCs w:val="24"/>
        </w:rPr>
        <w:t>le occasione</w:t>
      </w:r>
      <w:proofErr w:type="gramEnd"/>
      <w:r w:rsidRPr="007F3E90">
        <w:rPr>
          <w:sz w:val="24"/>
          <w:szCs w:val="24"/>
        </w:rPr>
        <w:t xml:space="preserve"> che li sono porte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detto tempo. Et perché non si possa trovare la verità, stracciano il quadernuccio, o, stratto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cosa facile a rifarlo conforme al libro.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B46839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possono anchora in breve tempo copiare libri interi, con tor carta con marcha di qualche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anno adietro, penne, inchiostro, e polvere variate come sopra.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B33AF0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tengono libri doppi per ofendere et diffendere, talhora intitolandoli sotto nome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d’altri;</w:t>
      </w:r>
      <w:proofErr w:type="gramEnd"/>
      <w:r w:rsidRPr="007F3E90">
        <w:rPr>
          <w:sz w:val="24"/>
          <w:szCs w:val="24"/>
        </w:rPr>
        <w:t xml:space="preserve"> ponendo spesse volte debitore un morto.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8CF1BC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in occasione de litti negano haver tenuto libri, dal che, ne derivano liti immortali.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C687E2D" w14:textId="1C021E4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Altri simulando d’esser falliti fanno accordo con alcuno de</w:t>
      </w:r>
      <w:ins w:id="2744" w:author="Giorgia" w:date="2023-03-11T00:11:00Z">
        <w:r w:rsidR="00806C7A">
          <w:rPr>
            <w:sz w:val="24"/>
            <w:szCs w:val="24"/>
          </w:rPr>
          <w:t>’</w:t>
        </w:r>
      </w:ins>
      <w:del w:id="2745" w:author="Giorgia" w:date="2023-03-11T00:11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loro creditori, di pagare a dieci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cento, et havendo prima accomodate le partite, seguitano per via di questi accordi 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fare li negocii, onde ne deriva danno grandissimo al publico et al privato, togliendo l’animo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</w:t>
      </w:r>
      <w:ins w:id="2746" w:author="Giorgia" w:date="2023-03-11T00:11:00Z">
        <w:r w:rsidR="00806C7A">
          <w:rPr>
            <w:sz w:val="24"/>
            <w:szCs w:val="24"/>
          </w:rPr>
          <w:t>’</w:t>
        </w:r>
      </w:ins>
      <w:del w:id="2747" w:author="Giorgia" w:date="2023-03-11T00:11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mercanti reali di più negociare.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FBD4DA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per loro interesse et malvagità fanno fallire li mercanti, perché talhora tremando un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mercante,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ministri vanno facendo delle coperchielle con accomodar partite 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loro piacimento.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C57E5B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Altri andandosene per le tante spese che hanno fatte, o, per trovarsi allo scoperto per qualche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altro accidente; li parenti loro ascondono li libri, et scritture, il che apporta danno 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quelli che hanno creduto il loro.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31386BA" w14:textId="6D39BC4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ancora quali tengono libri di fattorie di luoghi pii, comunità, et altri, sono segnati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</w:t>
      </w:r>
      <w:ins w:id="2748" w:author="Giorgia" w:date="2023-03-11T00:11:00Z">
        <w:r w:rsidR="00806C7A">
          <w:rPr>
            <w:sz w:val="24"/>
            <w:szCs w:val="24"/>
          </w:rPr>
          <w:t>’</w:t>
        </w:r>
      </w:ins>
      <w:del w:id="2749" w:author="Giorgia" w:date="2023-03-11T00:11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superiori, falsificano in questo modo, che salvando il libro del superiore, tengono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 altro libro, nel quale scrivono giornalmente et poi a loro comodo copiano le partite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libro che hanno havuto dal superiore, accomodandolo a loro più piacere.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F2455B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FF9975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Inganni che si possono fare nel secondo capo.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52FA54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FE4188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Venendo al secondo capo concernente cedole, scritte, ricevute, e cessioni, diremo. </w:t>
      </w:r>
      <w:r w:rsidRPr="007F3E90">
        <w:rPr>
          <w:color w:val="auto"/>
          <w:sz w:val="24"/>
          <w:szCs w:val="24"/>
        </w:rPr>
        <w:t>|</w:t>
      </w:r>
    </w:p>
    <w:p w14:paraId="3C8E431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8B1BFB3" w14:textId="7615284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molti usano di fare usure et cambii sechi, tenendo cedole e scritture da</w:t>
      </w:r>
      <w:ins w:id="2750" w:author="Giorgia" w:date="2023-03-11T00:11:00Z">
        <w:r w:rsidR="00806C7A">
          <w:rPr>
            <w:sz w:val="24"/>
            <w:szCs w:val="24"/>
          </w:rPr>
          <w:t>’</w:t>
        </w:r>
      </w:ins>
      <w:del w:id="2751" w:author="Giorgia" w:date="2023-03-11T00:11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loro debitori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questa maniera, [ch]e</w:t>
      </w:r>
      <w:r w:rsidRPr="007F3E90">
        <w:rPr>
          <w:rStyle w:val="Rimandonotaapidipagina"/>
          <w:sz w:val="24"/>
          <w:szCs w:val="24"/>
        </w:rPr>
        <w:footnoteReference w:id="648"/>
      </w:r>
      <w:r w:rsidRPr="007F3E90">
        <w:rPr>
          <w:sz w:val="24"/>
          <w:szCs w:val="24"/>
        </w:rPr>
        <w:t xml:space="preserve"> prestando ad alcuno per essempio cento scudi, dicono, 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te li do a cambio; et a capo d’anno si fanno fare una lista di quelo che hanno fatto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 cambii di maggior fiera, et mostrando al debitore, vogliono esser pagati di quelle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provisioni come se fossero mercanti, la qual cosa, è in pregiudicio de quelli che tengono detti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denari, et causa stretezza de</w:t>
      </w:r>
      <w:ins w:id="2752" w:author="Giorgia" w:date="2023-03-11T00:11:00Z">
        <w:r w:rsidR="00806C7A">
          <w:rPr>
            <w:sz w:val="24"/>
            <w:szCs w:val="24"/>
          </w:rPr>
          <w:t>’</w:t>
        </w:r>
      </w:ins>
      <w:del w:id="2753" w:author="Giorgia" w:date="2023-03-11T00:11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cambii reali.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613FBC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164r / </w:t>
      </w:r>
    </w:p>
    <w:p w14:paraId="17AF2BF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pagando un debito, si fanno far la riceuta in un poco di foglio, et per qualche accidente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perdono, et spesse volte li heredi hanno a pagare quel debito un’altra volta.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6370D7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havendo cedole, scritti, o qual si voglia altro obligo, possono levar con acqua lo scritto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quella parte che più loro torna commodo con gran danno della parte.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90D049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danno stocchi consegnando mercantie cative per buone, et spesse volte fanno cedole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danari contati, il che apporta infinito danno a quello che li piglia.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3761E0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Accade ancora che molti huomini ecclesiastici, et altri graduati, o, titolati, comprano grano,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biade, vini, oglii, et altre grascie, e poi occultamente le dano a credenza per cedola, o, scritto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sopramettendole d’assai, et così causa rovina di chi piglia, et carestia al publico.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56BA2A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ancora usano far debitori, i morti con cedole, o, scritture di qualche anno adietro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testimonii corotti con danari.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D4CAB6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trovandosi alla scoperta fanno creditore un loro amico, di quella somma che loro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accomoda, con cedole, o, scritte indietro, et dove li altri sono anteriori, apparono posteri-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ori, et questo per ingannare, i, loro creditori.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1585F1E" w14:textId="72BAF0C9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havendo una cedola con doi testimoni la rifanno di qualche anno adietro con tre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acquistare l’ippotecha de</w:t>
      </w:r>
      <w:ins w:id="2754" w:author="Giorgia" w:date="2023-03-11T00:12:00Z">
        <w:r w:rsidR="00806C7A">
          <w:rPr>
            <w:sz w:val="24"/>
            <w:szCs w:val="24"/>
          </w:rPr>
          <w:t>’</w:t>
        </w:r>
      </w:ins>
      <w:del w:id="2755" w:author="Giorgia" w:date="2023-03-11T00:12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beni.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645CD8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nel gioco fanno scritte et oblighi occulti, giocando sopra la fede che ciò, causa la ruina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 molti, il che non seguiria per molte cause, se tali oblighi, si facessero publichi.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EE98BE7" w14:textId="6344C5D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volendo pigliar moglie, o, far qualche altro negocio per parere richi, si accordano con alcuno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</w:t>
      </w:r>
      <w:ins w:id="2756" w:author="Giorgia" w:date="2023-03-11T00:12:00Z">
        <w:r w:rsidR="00806C7A">
          <w:rPr>
            <w:sz w:val="24"/>
            <w:szCs w:val="24"/>
          </w:rPr>
          <w:t>’</w:t>
        </w:r>
      </w:ins>
      <w:del w:id="2757" w:author="Giorgia" w:date="2023-03-11T00:12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loro amici, et fanno cedole, et oblighi, de buone somme de danari, et fanno a loro 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contracedole, et questo per ingannare altrui.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0A9060B" w14:textId="57E5ED1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Accade ancora che qualche ministro di alcun mercante, si accomoda con alcuno di quelli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con, i, quali à negociato, facendo scritture et ricevute adietro di buone somme di danari,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fingendosi poi detto </w:t>
      </w:r>
      <w:ins w:id="2758" w:author="Giorgia" w:date="2023-03-11T17:42:00Z">
        <w:r w:rsidR="00AD35EF">
          <w:rPr>
            <w:sz w:val="24"/>
            <w:szCs w:val="24"/>
          </w:rPr>
          <w:t>M</w:t>
        </w:r>
      </w:ins>
      <w:del w:id="2759" w:author="Giorgia" w:date="2023-03-11T17:42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 fallito, né havendo ricevuto le somme, si accordano con il suo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principale, intendendosi con</w:t>
      </w:r>
      <w:r w:rsidRPr="007F3E90">
        <w:rPr>
          <w:rStyle w:val="Rimandonotaapidipagina"/>
          <w:sz w:val="24"/>
          <w:szCs w:val="24"/>
        </w:rPr>
        <w:footnoteReference w:id="649"/>
      </w:r>
      <w:r w:rsidRPr="007F3E90">
        <w:rPr>
          <w:sz w:val="24"/>
          <w:szCs w:val="24"/>
        </w:rPr>
        <w:t xml:space="preserve"> coloro a</w:t>
      </w:r>
      <w:ins w:id="2760" w:author="Giorgia" w:date="2023-03-11T00:12:00Z">
        <w:r w:rsidR="00806C7A">
          <w:rPr>
            <w:sz w:val="24"/>
            <w:szCs w:val="24"/>
          </w:rPr>
          <w:t>’</w:t>
        </w:r>
      </w:ins>
      <w:del w:id="2761" w:author="Giorgia" w:date="2023-03-11T00:12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quali ha fatto gli oblighi et ricevute.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F59A7C4" w14:textId="6698F08A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Altri fingendosi in bisogno pigliano a cambio buone somme di danari, et alla fine mostrand[o]</w:t>
      </w:r>
      <w:del w:id="2762" w:author="Flavia Di Gi" w:date="2023-04-02T16:49:00Z">
        <w:r w:rsidRPr="007F3E90" w:rsidDel="002907FD">
          <w:rPr>
            <w:rStyle w:val="Rimandonotaapidipagina"/>
            <w:sz w:val="24"/>
            <w:szCs w:val="24"/>
          </w:rPr>
          <w:footnoteReference w:id="650"/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 fatto male, trovano huomini [d]i</w:t>
      </w:r>
      <w:r w:rsidRPr="007F3E90">
        <w:rPr>
          <w:rStyle w:val="Rimandonotaapidipagina"/>
          <w:sz w:val="24"/>
          <w:szCs w:val="24"/>
        </w:rPr>
        <w:footnoteReference w:id="651"/>
      </w:r>
      <w:r w:rsidRPr="007F3E90">
        <w:rPr>
          <w:sz w:val="24"/>
          <w:szCs w:val="24"/>
        </w:rPr>
        <w:t xml:space="preserve"> paglia, fanno accordo usurpando altrui.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D85E6E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4F786C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Inganni che si fanno et possono fare nelli instrumenti di qual si voglia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sorte, ne’ libri civili, et criminali e protocolli de notari.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6F9705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A582F8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venendo al terzo capo concernente libri civili, et criminali, protocolli de notari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testamenti, donationi oblighi, et contratti, di qual si voglia sorte diremo.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423E0B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164v / </w:t>
      </w:r>
    </w:p>
    <w:p w14:paraId="0F7015B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alcuna volta, accade che mediante liti, o, inimicicie, per esser interessato colui che tiene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libri, o, corotto per danari, levano qualche quinterno da' detti libri, accomodandoli in buona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forma in pregiuditio delle parti; dal che ne nasce cattiva giustitia et danno al publico et privato.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9FDA3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Altri nel medemo modo possono defraudare una lite, che essendo trapassato il tempo di presentare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una scrittura in giuditio, si accomodano con il cancelliere, o, suo coadiutore, et la fanno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mettere sotto quel giorno che più li torna commodo.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2655C4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testamenti et contratti di qualunche sorte possono esser falsificati in questa maniera: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facendo il notaro la stippulatione sopra un poco di carta come usano, per accomodarla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dipoi al protocollo, nel qual tempo può dar comodità di far alterare a beneplacito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alcuna delle parti con gran danno dell’altra.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591E3D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havendo mostrato in quanti modi si può comettere inganni e fraudi, per le sopradette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tre sorti de scritture dalli quali inganni ne nascono liti immortali, stirpamenti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famiglie, et spesse volte morte d’huomini, et infinitissimi altri inconvenienti.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8DF67A2" w14:textId="13AA65E0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Perciò si daranno li remedii per obviare [a</w:t>
      </w:r>
      <w:ins w:id="2765" w:author="Giorgia" w:date="2023-03-11T00:12:00Z">
        <w:r w:rsidR="00806C7A">
          <w:rPr>
            <w:sz w:val="24"/>
            <w:szCs w:val="24"/>
          </w:rPr>
          <w:t>’</w:t>
        </w:r>
      </w:ins>
      <w:del w:id="2766" w:author="Giorgia" w:date="2023-03-11T00:12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]</w:t>
      </w:r>
      <w:r w:rsidRPr="007F3E90">
        <w:rPr>
          <w:rStyle w:val="Rimandonotaapidipagina"/>
          <w:sz w:val="24"/>
          <w:szCs w:val="24"/>
        </w:rPr>
        <w:footnoteReference w:id="652"/>
      </w:r>
      <w:r w:rsidRPr="007F3E90">
        <w:rPr>
          <w:sz w:val="24"/>
          <w:szCs w:val="24"/>
        </w:rPr>
        <w:t xml:space="preserve"> detti inconvenienti et si mosterà la facile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vera via di poterlo metter in esecutione, da tutti</w:t>
      </w:r>
      <w:r w:rsidRPr="007F3E90">
        <w:rPr>
          <w:rStyle w:val="Rimandonotaapidipagina"/>
          <w:sz w:val="24"/>
          <w:szCs w:val="24"/>
        </w:rPr>
        <w:footnoteReference w:id="653"/>
      </w:r>
      <w:r w:rsidRPr="007F3E90">
        <w:rPr>
          <w:sz w:val="24"/>
          <w:szCs w:val="24"/>
        </w:rPr>
        <w:t xml:space="preserve"> quei prencipi che lo desideranno.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D977D3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7AC0FE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EEC1306" w14:textId="373C159F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5</w:t>
      </w:r>
      <w:r w:rsidR="00ED0B9A">
        <w:rPr>
          <w:sz w:val="24"/>
          <w:szCs w:val="24"/>
        </w:rPr>
        <w:t>8</w:t>
      </w:r>
    </w:p>
    <w:p w14:paraId="51A2A6CB" w14:textId="68231986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IV al n. 5</w:t>
      </w:r>
      <w:r w:rsidR="00ED0B9A">
        <w:rPr>
          <w:sz w:val="24"/>
          <w:szCs w:val="24"/>
        </w:rPr>
        <w:t>4</w:t>
      </w:r>
      <w:r w:rsidRPr="007F3E90">
        <w:rPr>
          <w:sz w:val="24"/>
          <w:szCs w:val="24"/>
        </w:rPr>
        <w:t xml:space="preserve"> (cc. 166r-v, 168bis r-v, 171r-v, 171bis r-v)</w:t>
      </w:r>
      <w:r w:rsidRPr="007F3E90">
        <w:rPr>
          <w:rStyle w:val="Rimandonotaapidipagina"/>
          <w:sz w:val="24"/>
          <w:szCs w:val="24"/>
        </w:rPr>
        <w:t xml:space="preserve"> </w:t>
      </w:r>
      <w:r w:rsidRPr="007F3E90">
        <w:rPr>
          <w:rStyle w:val="Rimandonotaapidipagina"/>
          <w:sz w:val="24"/>
          <w:szCs w:val="24"/>
        </w:rPr>
        <w:footnoteReference w:id="654"/>
      </w:r>
    </w:p>
    <w:p w14:paraId="67E59CE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EC0232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166r /</w:t>
      </w:r>
    </w:p>
    <w:p w14:paraId="5C107617" w14:textId="0360727A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dell’Haya n° 68 de</w:t>
      </w:r>
      <w:ins w:id="2767" w:author="Giorgia" w:date="2023-03-10T23:29:00Z">
        <w:r w:rsidR="0090416A">
          <w:rPr>
            <w:sz w:val="24"/>
            <w:szCs w:val="24"/>
          </w:rPr>
          <w:t>’</w:t>
        </w:r>
      </w:ins>
      <w:del w:id="2768" w:author="Giorgia" w:date="2023-03-10T23:29:00Z">
        <w:r w:rsidRPr="007F3E90" w:rsidDel="0090416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8 novembre 1618 | </w:t>
      </w:r>
    </w:p>
    <w:p w14:paraId="7E8F26B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4CE57C9" w14:textId="6D7793F2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Il presente arbitrio,</w:t>
      </w:r>
      <w:proofErr w:type="gramEnd"/>
      <w:r w:rsidRPr="007F3E90">
        <w:rPr>
          <w:sz w:val="24"/>
          <w:szCs w:val="24"/>
        </w:rPr>
        <w:t xml:space="preserve"> è stato visto et accettato in Spagna da sua Maestà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cattolica sì come anco dal christianissimo re di Francia, ma non si è publicato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sino a quest’hora, perché l’inventore si è sempre salvato franchi-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ggia, di poterlo prima conferire con tutti quelli </w:t>
      </w:r>
      <w:r w:rsidRPr="008E322D">
        <w:rPr>
          <w:sz w:val="24"/>
          <w:szCs w:val="24"/>
          <w:highlight w:val="yellow"/>
          <w:rPrChange w:id="2769" w:author="Giorgia" w:date="2023-03-11T16:29:00Z">
            <w:rPr>
              <w:sz w:val="24"/>
              <w:szCs w:val="24"/>
            </w:rPr>
          </w:rPrChange>
        </w:rPr>
        <w:t>p</w:t>
      </w:r>
      <w:r w:rsidRPr="007F3E90">
        <w:rPr>
          <w:sz w:val="24"/>
          <w:szCs w:val="24"/>
        </w:rPr>
        <w:t xml:space="preserve">otentati et </w:t>
      </w:r>
      <w:r w:rsidRPr="008E322D">
        <w:rPr>
          <w:sz w:val="24"/>
          <w:szCs w:val="24"/>
          <w:highlight w:val="yellow"/>
          <w:rPrChange w:id="2770" w:author="Giorgia" w:date="2023-03-11T16:29:00Z">
            <w:rPr>
              <w:sz w:val="24"/>
              <w:szCs w:val="24"/>
            </w:rPr>
          </w:rPrChange>
        </w:rPr>
        <w:t>s</w:t>
      </w:r>
      <w:r w:rsidRPr="007F3E90">
        <w:rPr>
          <w:sz w:val="24"/>
          <w:szCs w:val="24"/>
        </w:rPr>
        <w:t xml:space="preserve">ignorie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più a lui parea commodo; et che poi si publicase per tutto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un istesso tempo; havendone perciò havuto privilegii tali.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È questo negocio di grandissima importanza, perché quasi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 nessuna, o, ben poca descomodità de</w:t>
      </w:r>
      <w:ins w:id="2771" w:author="Giorgia" w:date="2023-03-11T00:12:00Z">
        <w:r w:rsidR="00806C7A">
          <w:rPr>
            <w:sz w:val="24"/>
            <w:szCs w:val="24"/>
          </w:rPr>
          <w:t>’</w:t>
        </w:r>
      </w:ins>
      <w:del w:id="2772" w:author="Giorgia" w:date="2023-03-11T00:12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popoli, viene a dare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utile al Principe de più millioni, senza agravar a chi l’à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 consentire come si potrà vedere; perché per la notificatione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si ha [d]a</w:t>
      </w:r>
      <w:r w:rsidRPr="007F3E90">
        <w:rPr>
          <w:rStyle w:val="Rimandonotaapidipagina"/>
          <w:sz w:val="24"/>
          <w:szCs w:val="24"/>
        </w:rPr>
        <w:footnoteReference w:id="655"/>
      </w:r>
      <w:r w:rsidRPr="007F3E90">
        <w:rPr>
          <w:sz w:val="24"/>
          <w:szCs w:val="24"/>
        </w:rPr>
        <w:t xml:space="preserve"> far de</w:t>
      </w:r>
      <w:ins w:id="2773" w:author="Giorgia" w:date="2023-03-11T00:12:00Z">
        <w:r w:rsidR="00806C7A">
          <w:rPr>
            <w:sz w:val="24"/>
            <w:szCs w:val="24"/>
          </w:rPr>
          <w:t>’</w:t>
        </w:r>
      </w:ins>
      <w:del w:id="2774" w:author="Giorgia" w:date="2023-03-11T00:12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beni stabili, non si ha da pagar che una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pochissima cosa, et questo per una volta sola le scritture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d’instromenti et oblighi, un tanto per cento, nell’atto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contratatione, è vero che l’authenticacione de</w:t>
      </w:r>
      <w:ins w:id="2775" w:author="Giorgia" w:date="2023-03-11T00:13:00Z">
        <w:r w:rsidR="00806C7A">
          <w:rPr>
            <w:sz w:val="24"/>
            <w:szCs w:val="24"/>
          </w:rPr>
          <w:t>’</w:t>
        </w:r>
      </w:ins>
      <w:del w:id="2776" w:author="Giorgia" w:date="2023-03-11T00:13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libri dopii, et altri libri de mercanti et fattorie, bisogna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paghino ogni volta che li faranno autenticare,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 non sarà cosa di molta consideratione, et si darà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occasione di levare tutte le fraudi et inganni; et questo si deve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dagli huomini reali et sinceri</w:t>
      </w:r>
      <w:r w:rsidRPr="007F3E90">
        <w:rPr>
          <w:rStyle w:val="Rimandonotaapidipagina"/>
          <w:sz w:val="24"/>
          <w:szCs w:val="24"/>
        </w:rPr>
        <w:footnoteReference w:id="656"/>
      </w:r>
      <w:r w:rsidRPr="007F3E90">
        <w:rPr>
          <w:sz w:val="24"/>
          <w:szCs w:val="24"/>
        </w:rPr>
        <w:t xml:space="preserve"> infinitamente desiderare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cercare, et</w:t>
      </w:r>
      <w:r w:rsidRPr="007F3E90">
        <w:rPr>
          <w:rStyle w:val="Rimandonotaapidipagina"/>
          <w:sz w:val="24"/>
          <w:szCs w:val="24"/>
        </w:rPr>
        <w:footnoteReference w:id="657"/>
      </w:r>
      <w:r w:rsidRPr="007F3E90">
        <w:rPr>
          <w:sz w:val="24"/>
          <w:szCs w:val="24"/>
        </w:rPr>
        <w:t xml:space="preserve"> seguire et diffendere; come al contrario si ha da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 in odio da tristi et maligni, assicurandosi quelli,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da questi non potranno esser ingannati, né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B0A912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/ 166v / </w:t>
      </w:r>
    </w:p>
    <w:p w14:paraId="2F6FB540" w14:textId="7994DD38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meno che onorevolmente menzonati ne</w:t>
      </w:r>
      <w:ins w:id="2777" w:author="Giorgia" w:date="2023-03-11T00:13:00Z">
        <w:r w:rsidR="00806C7A">
          <w:rPr>
            <w:sz w:val="24"/>
            <w:szCs w:val="24"/>
          </w:rPr>
          <w:t>’</w:t>
        </w:r>
      </w:ins>
      <w:del w:id="2778" w:author="Giorgia" w:date="2023-03-11T00:13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loro negocii; né, i, prencipi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potranno esser defraudati da</w:t>
      </w:r>
      <w:ins w:id="2779" w:author="Giorgia" w:date="2023-03-11T00:13:00Z">
        <w:r w:rsidR="00806C7A">
          <w:rPr>
            <w:sz w:val="24"/>
            <w:szCs w:val="24"/>
          </w:rPr>
          <w:t>’</w:t>
        </w:r>
      </w:ins>
      <w:del w:id="2780" w:author="Giorgia" w:date="2023-03-11T00:13:00Z">
        <w:r w:rsidRPr="007F3E90" w:rsidDel="00806C7A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loro ministri; né se li potranno occultare</w:t>
      </w:r>
      <w:ins w:id="2781" w:author="Flavia Di Gi" w:date="2023-04-01T17:18:00Z">
        <w:r w:rsidR="00ED0216">
          <w:rPr>
            <w:sz w:val="24"/>
            <w:szCs w:val="24"/>
          </w:rPr>
          <w:t>,</w:t>
        </w:r>
      </w:ins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del w:id="2782" w:author="Flavia Di Gi" w:date="2023-04-01T17:18:00Z">
        <w:r w:rsidRPr="007F3E90" w:rsidDel="00ED0216">
          <w:rPr>
            <w:color w:val="auto"/>
            <w:sz w:val="24"/>
            <w:szCs w:val="24"/>
          </w:rPr>
          <w:delText xml:space="preserve"> ,</w:delText>
        </w:r>
      </w:del>
      <w:r w:rsidRPr="007F3E90">
        <w:rPr>
          <w:sz w:val="24"/>
          <w:szCs w:val="24"/>
        </w:rPr>
        <w:t xml:space="preserve"> i</w:t>
      </w:r>
      <w:del w:id="2783" w:author="Flavia Di Gi" w:date="2023-04-01T17:18:00Z">
        <w:r w:rsidRPr="007F3E90" w:rsidDel="00ED0216">
          <w:rPr>
            <w:sz w:val="24"/>
            <w:szCs w:val="24"/>
          </w:rPr>
          <w:delText>,</w:delText>
        </w:r>
      </w:del>
      <w:r w:rsidRPr="007F3E90">
        <w:rPr>
          <w:sz w:val="24"/>
          <w:szCs w:val="24"/>
        </w:rPr>
        <w:t xml:space="preserve"> beni che potessero pervenire per qual si voglia accidente, o, tempo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alla Camera, o, fisco; né li mercanti potranno esser ingannati da</w:t>
      </w:r>
      <w:ins w:id="2784" w:author="Giorgia" w:date="2023-03-11T00:13:00Z">
        <w:r w:rsidR="006F0D1D">
          <w:rPr>
            <w:sz w:val="24"/>
            <w:szCs w:val="24"/>
          </w:rPr>
          <w:t>’</w:t>
        </w:r>
      </w:ins>
      <w:del w:id="2785" w:author="Giorgia" w:date="2023-03-11T00:13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suoi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agenti; né potranno malitiosamente fallire, perché d’ogni tempo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 vedrano, i, loro effetti: le persone ecclesiastiche et luoghi pii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secolari non potranno esser ingannati da</w:t>
      </w:r>
      <w:ins w:id="2786" w:author="Giorgia" w:date="2023-03-11T00:13:00Z">
        <w:r w:rsidR="006F0D1D">
          <w:rPr>
            <w:sz w:val="24"/>
            <w:szCs w:val="24"/>
          </w:rPr>
          <w:t>’</w:t>
        </w:r>
      </w:ins>
      <w:del w:id="2787" w:author="Giorgia" w:date="2023-03-11T00:13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suoi fattori o li pupilli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minori di qual si voglia sorte non potranno esser ingannati da</w:t>
      </w:r>
      <w:ins w:id="2788" w:author="Giorgia" w:date="2023-03-11T00:13:00Z">
        <w:r w:rsidR="006F0D1D">
          <w:rPr>
            <w:sz w:val="24"/>
            <w:szCs w:val="24"/>
          </w:rPr>
          <w:t>’</w:t>
        </w:r>
      </w:ins>
      <w:del w:id="2789" w:author="Giorgia" w:date="2023-03-11T00:13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suoi tuttori et curatori. Le donne maritate, vedove, et di qual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voglia altra sorte, non potranno perdere le scritture della loro dote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né essa dote, le liti dalle quali ne nascono inimicicie mortali,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spesse volte morti d’huomini con quiete delle parti finiranno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breve tempo, né più sotto lo scudo della fede si ricopriranno </w:t>
      </w:r>
      <w:proofErr w:type="gramStart"/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,</w:t>
      </w:r>
      <w:proofErr w:type="gramEnd"/>
      <w:r w:rsidRPr="007F3E90">
        <w:rPr>
          <w:sz w:val="24"/>
          <w:szCs w:val="24"/>
        </w:rPr>
        <w:t xml:space="preserve"> i, scellerati inganni.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B892C8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87EB79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168bis r-v /</w:t>
      </w:r>
    </w:p>
    <w:p w14:paraId="00564007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07E2FF0C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2A5F332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171r / </w:t>
      </w:r>
    </w:p>
    <w:p w14:paraId="213AEF9A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 xml:space="preserve">Bianca </w:t>
      </w:r>
    </w:p>
    <w:p w14:paraId="6D069C4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1A55FB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171vC / </w:t>
      </w:r>
    </w:p>
    <w:p w14:paraId="3056AA1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2. Propositione di</w:t>
      </w:r>
      <w:r w:rsidRPr="007F3E90">
        <w:rPr>
          <w:rStyle w:val="Rimandonotaapidipagina"/>
          <w:sz w:val="24"/>
          <w:szCs w:val="24"/>
        </w:rPr>
        <w:footnoteReference w:id="658"/>
      </w:r>
      <w:r w:rsidRPr="007F3E90">
        <w:rPr>
          <w:sz w:val="24"/>
          <w:szCs w:val="24"/>
        </w:rPr>
        <w:t xml:space="preserve"> raccordo | </w:t>
      </w:r>
    </w:p>
    <w:p w14:paraId="07C89C7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628103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171bis r-v /</w:t>
      </w:r>
    </w:p>
    <w:p w14:paraId="3A041A80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4A7983A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2BB9D3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28C209F" w14:textId="2F7CDF53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5</w:t>
      </w:r>
      <w:r w:rsidR="00ED0B9A">
        <w:rPr>
          <w:sz w:val="24"/>
          <w:szCs w:val="24"/>
        </w:rPr>
        <w:t>9</w:t>
      </w:r>
    </w:p>
    <w:p w14:paraId="34CC7072" w14:textId="0B0C8A4F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V al n. 5</w:t>
      </w:r>
      <w:r w:rsidR="00ED0B9A">
        <w:rPr>
          <w:sz w:val="24"/>
          <w:szCs w:val="24"/>
        </w:rPr>
        <w:t>4</w:t>
      </w:r>
      <w:r w:rsidRPr="007F3E90">
        <w:rPr>
          <w:sz w:val="24"/>
          <w:szCs w:val="24"/>
        </w:rPr>
        <w:t xml:space="preserve"> (cc. 167r-168v)</w:t>
      </w:r>
    </w:p>
    <w:p w14:paraId="2202827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55483F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167r / </w:t>
      </w:r>
    </w:p>
    <w:p w14:paraId="2656BDE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dell’Haya n° 68 de’ 6 novembre 1618 |</w:t>
      </w:r>
    </w:p>
    <w:p w14:paraId="68BFD20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1E86C1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Cinque lettere per cinque delle dodici navi armate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sono per il nolo del sesto, et settimo mese |</w:t>
      </w:r>
    </w:p>
    <w:p w14:paraId="6C86C41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91E2A4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A’ 31 ottobre per la nave San Christofforo ducati mille novecento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vinti da </w:t>
      </w:r>
      <w:commentRangeStart w:id="2790"/>
      <w:r w:rsidRPr="007F3E90">
        <w:rPr>
          <w:sz w:val="24"/>
          <w:szCs w:val="24"/>
          <w:highlight w:val="yellow"/>
        </w:rPr>
        <w:t>l.</w:t>
      </w:r>
      <w:r w:rsidRPr="007F3E90">
        <w:rPr>
          <w:sz w:val="24"/>
          <w:szCs w:val="24"/>
        </w:rPr>
        <w:t xml:space="preserve"> 6 </w:t>
      </w:r>
      <w:r w:rsidRPr="007F3E90">
        <w:rPr>
          <w:sz w:val="24"/>
          <w:szCs w:val="24"/>
          <w:highlight w:val="yellow"/>
        </w:rPr>
        <w:t>b.</w:t>
      </w:r>
      <w:r w:rsidRPr="007F3E90">
        <w:rPr>
          <w:sz w:val="24"/>
          <w:szCs w:val="24"/>
        </w:rPr>
        <w:t xml:space="preserve"> 4 </w:t>
      </w:r>
      <w:commentRangeEnd w:id="2790"/>
      <w:r w:rsidRPr="007F3E90">
        <w:rPr>
          <w:rStyle w:val="Rimandocommento"/>
          <w:sz w:val="24"/>
          <w:szCs w:val="24"/>
        </w:rPr>
        <w:commentReference w:id="2790"/>
      </w:r>
      <w:r w:rsidRPr="007F3E90">
        <w:rPr>
          <w:sz w:val="24"/>
          <w:szCs w:val="24"/>
        </w:rPr>
        <w:t>per ducato in banco pagabili</w:t>
      </w:r>
      <w:r w:rsidRPr="007F3E90">
        <w:rPr>
          <w:rStyle w:val="Rimandonotaapidipagina"/>
          <w:sz w:val="24"/>
          <w:szCs w:val="24"/>
        </w:rPr>
        <w:footnoteReference w:id="659"/>
      </w:r>
      <w:r w:rsidRPr="007F3E90">
        <w:rPr>
          <w:sz w:val="24"/>
          <w:szCs w:val="24"/>
        </w:rPr>
        <w:t xml:space="preserve"> alli magnifici Clas Classe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Houtyn, Gisbert de Coninek, Hendrick van Buyten partecipi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detta nave, o a chi essi ordineranno in piedi delle mie lettere. </w:t>
      </w:r>
      <w:r w:rsidRPr="007F3E90">
        <w:rPr>
          <w:color w:val="auto"/>
          <w:sz w:val="24"/>
          <w:szCs w:val="24"/>
        </w:rPr>
        <w:t>|</w:t>
      </w:r>
    </w:p>
    <w:p w14:paraId="6548EA5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A’ primo novembre per la nave Emaus ducati mille novecento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vinti da </w:t>
      </w:r>
      <w:r w:rsidRPr="007F3E90">
        <w:rPr>
          <w:sz w:val="24"/>
          <w:szCs w:val="24"/>
          <w:highlight w:val="yellow"/>
        </w:rPr>
        <w:t>l. 6 b. 4</w:t>
      </w:r>
      <w:r w:rsidRPr="007F3E90">
        <w:rPr>
          <w:sz w:val="24"/>
          <w:szCs w:val="24"/>
        </w:rPr>
        <w:t xml:space="preserve"> per ducato in banco pagabili al magnifico Nicolò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Perez.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952F1C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 dì detto per la nave Anna Riverson per ducati mille quattrocento qua-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ranta da </w:t>
      </w:r>
      <w:r w:rsidRPr="007F3E90">
        <w:rPr>
          <w:sz w:val="24"/>
          <w:szCs w:val="24"/>
          <w:highlight w:val="yellow"/>
        </w:rPr>
        <w:t>l. 6 b. 4</w:t>
      </w:r>
      <w:r w:rsidRPr="007F3E90">
        <w:rPr>
          <w:sz w:val="24"/>
          <w:szCs w:val="24"/>
        </w:rPr>
        <w:t xml:space="preserve"> per ducato in banco pagabili al medesimo magnifico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Nicolò Perez. |</w:t>
      </w:r>
    </w:p>
    <w:p w14:paraId="3E1362B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Detto per la nave Leon dorato ducati mille novecento vinti da </w:t>
      </w:r>
      <w:r w:rsidRPr="007F3E90">
        <w:rPr>
          <w:sz w:val="24"/>
          <w:szCs w:val="24"/>
          <w:highlight w:val="yellow"/>
        </w:rPr>
        <w:t>l. 6 b. 4</w:t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ducato in banco pagabili alli magnifici Luca van Uffelen, et Ian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van Meren.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8C01D5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Detto per la nave Menonistekerch per ducati doimillaquaranta da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r w:rsidRPr="007F3E90">
        <w:rPr>
          <w:sz w:val="24"/>
          <w:szCs w:val="24"/>
          <w:highlight w:val="yellow"/>
        </w:rPr>
        <w:t>l. 6 b. 4</w:t>
      </w:r>
      <w:r w:rsidRPr="007F3E90">
        <w:rPr>
          <w:sz w:val="24"/>
          <w:szCs w:val="24"/>
        </w:rPr>
        <w:t xml:space="preserve"> per ducato</w:t>
      </w:r>
      <w:r w:rsidRPr="007F3E90">
        <w:rPr>
          <w:rStyle w:val="Rimandonotaapidipagina"/>
          <w:sz w:val="24"/>
          <w:szCs w:val="24"/>
        </w:rPr>
        <w:footnoteReference w:id="660"/>
      </w:r>
      <w:r w:rsidRPr="007F3E90">
        <w:rPr>
          <w:sz w:val="24"/>
          <w:szCs w:val="24"/>
        </w:rPr>
        <w:t xml:space="preserve"> in banco pagabili al magnifico Gio. de Waele.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D32784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2792" w:author="Flavia Di Gi" w:date="2023-05-07T19:52:00Z">
          <w:tblPr>
            <w:tblStyle w:val="Grigliatabella"/>
            <w:tblW w:w="9776" w:type="dxa"/>
            <w:tblLook w:val="04A0" w:firstRow="1" w:lastRow="0" w:firstColumn="1" w:lastColumn="0" w:noHBand="0" w:noVBand="1"/>
          </w:tblPr>
        </w:tblPrChange>
      </w:tblPr>
      <w:tblGrid>
        <w:gridCol w:w="2129"/>
        <w:gridCol w:w="2941"/>
        <w:gridCol w:w="1134"/>
        <w:gridCol w:w="3572"/>
        <w:tblGridChange w:id="2793">
          <w:tblGrid>
            <w:gridCol w:w="2129"/>
            <w:gridCol w:w="2941"/>
            <w:gridCol w:w="1134"/>
            <w:gridCol w:w="3572"/>
          </w:tblGrid>
        </w:tblGridChange>
      </w:tblGrid>
      <w:tr w:rsidR="00E806FB" w:rsidRPr="007F3E90" w14:paraId="7B80445E" w14:textId="77777777" w:rsidTr="00E806FB">
        <w:tc>
          <w:tcPr>
            <w:tcW w:w="2129" w:type="dxa"/>
            <w:vMerge w:val="restart"/>
            <w:tcPrChange w:id="2794" w:author="Flavia Di Gi" w:date="2023-05-07T19:52:00Z">
              <w:tcPr>
                <w:tcW w:w="2129" w:type="dxa"/>
                <w:vMerge w:val="restart"/>
              </w:tcPr>
            </w:tcPrChange>
          </w:tcPr>
          <w:p w14:paraId="243D4EA8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5EFF371B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  <w:p w14:paraId="7FF1E9DC" w14:textId="77777777" w:rsidR="000F5CF6" w:rsidRPr="007F3E90" w:rsidRDefault="000F5CF6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Nave</w:t>
            </w:r>
          </w:p>
        </w:tc>
        <w:tc>
          <w:tcPr>
            <w:tcW w:w="2941" w:type="dxa"/>
            <w:tcPrChange w:id="2795" w:author="Flavia Di Gi" w:date="2023-05-07T19:52:00Z">
              <w:tcPr>
                <w:tcW w:w="2941" w:type="dxa"/>
              </w:tcPr>
            </w:tcPrChange>
          </w:tcPr>
          <w:p w14:paraId="7EA5A211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San Christofforo</w:t>
            </w:r>
          </w:p>
        </w:tc>
        <w:tc>
          <w:tcPr>
            <w:tcW w:w="1134" w:type="dxa"/>
            <w:tcPrChange w:id="2796" w:author="Flavia Di Gi" w:date="2023-05-07T19:52:00Z">
              <w:tcPr>
                <w:tcW w:w="1134" w:type="dxa"/>
              </w:tcPr>
            </w:tcPrChange>
          </w:tcPr>
          <w:p w14:paraId="33475DD6" w14:textId="308F61E6" w:rsidR="000F5CF6" w:rsidRPr="007F3E90" w:rsidRDefault="000F5CF6" w:rsidP="00E806F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center"/>
              <w:rPr>
                <w:sz w:val="24"/>
                <w:szCs w:val="24"/>
              </w:rPr>
              <w:pPrChange w:id="2797" w:author="Flavia Di Gi" w:date="2023-05-07T19:52:00Z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snapToGrid w:val="0"/>
                  <w:jc w:val="right"/>
                </w:pPr>
              </w:pPrChange>
            </w:pPr>
            <w:r w:rsidRPr="007F3E90">
              <w:rPr>
                <w:sz w:val="24"/>
                <w:szCs w:val="24"/>
              </w:rPr>
              <w:t>ducati</w:t>
            </w:r>
          </w:p>
        </w:tc>
        <w:tc>
          <w:tcPr>
            <w:tcW w:w="3572" w:type="dxa"/>
            <w:tcPrChange w:id="2798" w:author="Flavia Di Gi" w:date="2023-05-07T19:52:00Z">
              <w:tcPr>
                <w:tcW w:w="3572" w:type="dxa"/>
              </w:tcPr>
            </w:tcPrChange>
          </w:tcPr>
          <w:p w14:paraId="53E7B7BA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1920</w:t>
            </w:r>
          </w:p>
        </w:tc>
      </w:tr>
      <w:tr w:rsidR="00E806FB" w:rsidRPr="007F3E90" w14:paraId="65BC09C8" w14:textId="77777777" w:rsidTr="00E806FB">
        <w:tc>
          <w:tcPr>
            <w:tcW w:w="2129" w:type="dxa"/>
            <w:vMerge/>
            <w:tcPrChange w:id="2799" w:author="Flavia Di Gi" w:date="2023-05-07T19:52:00Z">
              <w:tcPr>
                <w:tcW w:w="2129" w:type="dxa"/>
                <w:vMerge/>
              </w:tcPr>
            </w:tcPrChange>
          </w:tcPr>
          <w:p w14:paraId="02CBB646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941" w:type="dxa"/>
            <w:tcPrChange w:id="2800" w:author="Flavia Di Gi" w:date="2023-05-07T19:52:00Z">
              <w:tcPr>
                <w:tcW w:w="2941" w:type="dxa"/>
              </w:tcPr>
            </w:tcPrChange>
          </w:tcPr>
          <w:p w14:paraId="5C1C531A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Emaus</w:t>
            </w:r>
          </w:p>
        </w:tc>
        <w:tc>
          <w:tcPr>
            <w:tcW w:w="1134" w:type="dxa"/>
            <w:tcPrChange w:id="2801" w:author="Flavia Di Gi" w:date="2023-05-07T19:52:00Z">
              <w:tcPr>
                <w:tcW w:w="1134" w:type="dxa"/>
              </w:tcPr>
            </w:tcPrChange>
          </w:tcPr>
          <w:p w14:paraId="45ACE4B7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</w:p>
        </w:tc>
        <w:tc>
          <w:tcPr>
            <w:tcW w:w="3572" w:type="dxa"/>
            <w:tcPrChange w:id="2802" w:author="Flavia Di Gi" w:date="2023-05-07T19:52:00Z">
              <w:tcPr>
                <w:tcW w:w="3572" w:type="dxa"/>
              </w:tcPr>
            </w:tcPrChange>
          </w:tcPr>
          <w:p w14:paraId="14CF09EA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1920</w:t>
            </w:r>
          </w:p>
        </w:tc>
      </w:tr>
      <w:tr w:rsidR="00E806FB" w:rsidRPr="007F3E90" w14:paraId="218F4252" w14:textId="77777777" w:rsidTr="00E806FB">
        <w:tc>
          <w:tcPr>
            <w:tcW w:w="2129" w:type="dxa"/>
            <w:vMerge/>
            <w:tcPrChange w:id="2803" w:author="Flavia Di Gi" w:date="2023-05-07T19:52:00Z">
              <w:tcPr>
                <w:tcW w:w="2129" w:type="dxa"/>
                <w:vMerge/>
              </w:tcPr>
            </w:tcPrChange>
          </w:tcPr>
          <w:p w14:paraId="79D02B33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941" w:type="dxa"/>
            <w:tcPrChange w:id="2804" w:author="Flavia Di Gi" w:date="2023-05-07T19:52:00Z">
              <w:tcPr>
                <w:tcW w:w="2941" w:type="dxa"/>
              </w:tcPr>
            </w:tcPrChange>
          </w:tcPr>
          <w:p w14:paraId="421632CC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Anna Riverson</w:t>
            </w:r>
          </w:p>
        </w:tc>
        <w:tc>
          <w:tcPr>
            <w:tcW w:w="1134" w:type="dxa"/>
            <w:tcPrChange w:id="2805" w:author="Flavia Di Gi" w:date="2023-05-07T19:52:00Z">
              <w:tcPr>
                <w:tcW w:w="1134" w:type="dxa"/>
              </w:tcPr>
            </w:tcPrChange>
          </w:tcPr>
          <w:p w14:paraId="68A78BE8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</w:p>
        </w:tc>
        <w:tc>
          <w:tcPr>
            <w:tcW w:w="3572" w:type="dxa"/>
            <w:tcPrChange w:id="2806" w:author="Flavia Di Gi" w:date="2023-05-07T19:52:00Z">
              <w:tcPr>
                <w:tcW w:w="3572" w:type="dxa"/>
              </w:tcPr>
            </w:tcPrChange>
          </w:tcPr>
          <w:p w14:paraId="7EAF2E46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1440</w:t>
            </w:r>
          </w:p>
        </w:tc>
      </w:tr>
      <w:tr w:rsidR="00E806FB" w:rsidRPr="007F3E90" w14:paraId="47E1CB03" w14:textId="77777777" w:rsidTr="00E806FB">
        <w:tc>
          <w:tcPr>
            <w:tcW w:w="2129" w:type="dxa"/>
            <w:vMerge/>
            <w:tcPrChange w:id="2807" w:author="Flavia Di Gi" w:date="2023-05-07T19:52:00Z">
              <w:tcPr>
                <w:tcW w:w="2129" w:type="dxa"/>
                <w:vMerge/>
              </w:tcPr>
            </w:tcPrChange>
          </w:tcPr>
          <w:p w14:paraId="0FF00641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941" w:type="dxa"/>
            <w:tcPrChange w:id="2808" w:author="Flavia Di Gi" w:date="2023-05-07T19:52:00Z">
              <w:tcPr>
                <w:tcW w:w="2941" w:type="dxa"/>
              </w:tcPr>
            </w:tcPrChange>
          </w:tcPr>
          <w:p w14:paraId="062CA383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Leon dorato</w:t>
            </w:r>
          </w:p>
        </w:tc>
        <w:tc>
          <w:tcPr>
            <w:tcW w:w="1134" w:type="dxa"/>
            <w:tcPrChange w:id="2809" w:author="Flavia Di Gi" w:date="2023-05-07T19:52:00Z">
              <w:tcPr>
                <w:tcW w:w="1134" w:type="dxa"/>
              </w:tcPr>
            </w:tcPrChange>
          </w:tcPr>
          <w:p w14:paraId="79899F65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</w:p>
        </w:tc>
        <w:tc>
          <w:tcPr>
            <w:tcW w:w="3572" w:type="dxa"/>
            <w:tcPrChange w:id="2810" w:author="Flavia Di Gi" w:date="2023-05-07T19:52:00Z">
              <w:tcPr>
                <w:tcW w:w="3572" w:type="dxa"/>
              </w:tcPr>
            </w:tcPrChange>
          </w:tcPr>
          <w:p w14:paraId="2FB4D87C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1920</w:t>
            </w:r>
          </w:p>
        </w:tc>
      </w:tr>
      <w:tr w:rsidR="00E806FB" w:rsidRPr="007F3E90" w14:paraId="2BBE46F7" w14:textId="77777777" w:rsidTr="00E806FB">
        <w:tc>
          <w:tcPr>
            <w:tcW w:w="2129" w:type="dxa"/>
            <w:vMerge/>
            <w:tcPrChange w:id="2811" w:author="Flavia Di Gi" w:date="2023-05-07T19:52:00Z">
              <w:tcPr>
                <w:tcW w:w="2129" w:type="dxa"/>
                <w:vMerge/>
              </w:tcPr>
            </w:tcPrChange>
          </w:tcPr>
          <w:p w14:paraId="3C36143F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941" w:type="dxa"/>
            <w:tcPrChange w:id="2812" w:author="Flavia Di Gi" w:date="2023-05-07T19:52:00Z">
              <w:tcPr>
                <w:tcW w:w="2941" w:type="dxa"/>
              </w:tcPr>
            </w:tcPrChange>
          </w:tcPr>
          <w:p w14:paraId="01B38CC8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Menonistecerch</w:t>
            </w:r>
          </w:p>
        </w:tc>
        <w:tc>
          <w:tcPr>
            <w:tcW w:w="1134" w:type="dxa"/>
            <w:tcPrChange w:id="2813" w:author="Flavia Di Gi" w:date="2023-05-07T19:52:00Z">
              <w:tcPr>
                <w:tcW w:w="1134" w:type="dxa"/>
              </w:tcPr>
            </w:tcPrChange>
          </w:tcPr>
          <w:p w14:paraId="602C8A9A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</w:p>
        </w:tc>
        <w:tc>
          <w:tcPr>
            <w:tcW w:w="3572" w:type="dxa"/>
            <w:tcPrChange w:id="2814" w:author="Flavia Di Gi" w:date="2023-05-07T19:52:00Z">
              <w:tcPr>
                <w:tcW w:w="3572" w:type="dxa"/>
              </w:tcPr>
            </w:tcPrChange>
          </w:tcPr>
          <w:p w14:paraId="27CE2DC3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2040</w:t>
            </w:r>
          </w:p>
        </w:tc>
      </w:tr>
      <w:tr w:rsidR="00E806FB" w:rsidRPr="007F3E90" w14:paraId="7E471CAC" w14:textId="77777777" w:rsidTr="00E806FB">
        <w:tc>
          <w:tcPr>
            <w:tcW w:w="2129" w:type="dxa"/>
            <w:tcPrChange w:id="2815" w:author="Flavia Di Gi" w:date="2023-05-07T19:52:00Z">
              <w:tcPr>
                <w:tcW w:w="2129" w:type="dxa"/>
              </w:tcPr>
            </w:tcPrChange>
          </w:tcPr>
          <w:p w14:paraId="3DB54341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2941" w:type="dxa"/>
            <w:tcPrChange w:id="2816" w:author="Flavia Di Gi" w:date="2023-05-07T19:52:00Z">
              <w:tcPr>
                <w:tcW w:w="2941" w:type="dxa"/>
              </w:tcPr>
            </w:tcPrChange>
          </w:tcPr>
          <w:p w14:paraId="6DE1E010" w14:textId="77777777" w:rsidR="000F5CF6" w:rsidRPr="007F3E90" w:rsidRDefault="000F5CF6" w:rsidP="007F3E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fanno in tutto</w:t>
            </w:r>
          </w:p>
        </w:tc>
        <w:tc>
          <w:tcPr>
            <w:tcW w:w="1134" w:type="dxa"/>
            <w:tcPrChange w:id="2817" w:author="Flavia Di Gi" w:date="2023-05-07T19:52:00Z">
              <w:tcPr>
                <w:tcW w:w="1134" w:type="dxa"/>
              </w:tcPr>
            </w:tcPrChange>
          </w:tcPr>
          <w:p w14:paraId="0D5DC2A5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</w:p>
        </w:tc>
        <w:tc>
          <w:tcPr>
            <w:tcW w:w="3572" w:type="dxa"/>
            <w:tcPrChange w:id="2818" w:author="Flavia Di Gi" w:date="2023-05-07T19:52:00Z">
              <w:tcPr>
                <w:tcW w:w="3572" w:type="dxa"/>
              </w:tcPr>
            </w:tcPrChange>
          </w:tcPr>
          <w:p w14:paraId="6100FF18" w14:textId="77777777" w:rsidR="000F5CF6" w:rsidRPr="007F3E90" w:rsidRDefault="000F5CF6" w:rsidP="00ED0B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9240</w:t>
            </w:r>
          </w:p>
        </w:tc>
      </w:tr>
    </w:tbl>
    <w:p w14:paraId="0923F45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36158D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167v-168r / </w:t>
      </w:r>
    </w:p>
    <w:p w14:paraId="089A0288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175FC76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07112B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168vB / </w:t>
      </w:r>
    </w:p>
    <w:p w14:paraId="62B19F06" w14:textId="77777777" w:rsidR="00574DF6" w:rsidRDefault="000F5CF6" w:rsidP="007F3E90">
      <w:pPr>
        <w:snapToGrid w:val="0"/>
        <w:jc w:val="both"/>
        <w:rPr>
          <w:ins w:id="2819" w:author="Flavia Di Gi" w:date="2023-03-19T18:06:00Z"/>
          <w:sz w:val="24"/>
          <w:szCs w:val="24"/>
        </w:rPr>
      </w:pPr>
      <w:r w:rsidRPr="007F3E90">
        <w:rPr>
          <w:sz w:val="24"/>
          <w:szCs w:val="24"/>
        </w:rPr>
        <w:t>3</w:t>
      </w:r>
      <w:del w:id="2820" w:author="Flavia Di Gi" w:date="2023-03-19T18:06:00Z">
        <w:r w:rsidRPr="007F3E90" w:rsidDel="00574DF6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| </w:t>
      </w:r>
    </w:p>
    <w:p w14:paraId="1CE77941" w14:textId="55B382E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Nota di 9240 ducati per il nolo | del sesto, et settimo mese | per cinque navi |</w:t>
      </w:r>
    </w:p>
    <w:p w14:paraId="772381B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835024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4A651AA" w14:textId="553CDFE8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n. </w:t>
      </w:r>
      <w:r w:rsidR="00ED0B9A">
        <w:rPr>
          <w:sz w:val="24"/>
          <w:szCs w:val="24"/>
        </w:rPr>
        <w:t>60</w:t>
      </w:r>
    </w:p>
    <w:p w14:paraId="4B97ACBE" w14:textId="3F73AF29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VI al n. 5</w:t>
      </w:r>
      <w:r w:rsidR="00ED0B9A">
        <w:rPr>
          <w:sz w:val="24"/>
          <w:szCs w:val="24"/>
        </w:rPr>
        <w:t>4</w:t>
      </w:r>
      <w:r w:rsidRPr="007F3E90">
        <w:rPr>
          <w:sz w:val="24"/>
          <w:szCs w:val="24"/>
        </w:rPr>
        <w:t xml:space="preserve"> (cc. 169r-170v)</w:t>
      </w:r>
    </w:p>
    <w:p w14:paraId="14CAC18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16F1CF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169r / </w:t>
      </w:r>
    </w:p>
    <w:p w14:paraId="5EB780D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della Haya n° 68 de’ 6 novembre 1618 |</w:t>
      </w:r>
    </w:p>
    <w:p w14:paraId="40D729D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96C5C7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Lettera delli signori Stati Generali per il signor Antonio Luz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commesso delli creditori di conte di Levenstein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D233E4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C18305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7031C4C" w14:textId="0FCEB24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noi habbiamo diverse volte scritto molto ampiamente a favor di qualche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mercanti di Amsterdam, li quali per affettione (per avanzar 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servitio della serenissima </w:t>
      </w:r>
      <w:ins w:id="2821" w:author="Giorgia" w:date="2023-03-10T18:07:00Z">
        <w:r w:rsidR="00554519">
          <w:rPr>
            <w:sz w:val="24"/>
            <w:szCs w:val="24"/>
          </w:rPr>
          <w:t>r</w:t>
        </w:r>
      </w:ins>
      <w:del w:id="2822" w:author="Giorgia" w:date="2023-03-10T18:07:00Z">
        <w:r w:rsidRPr="007F3E90" w:rsidDel="00554519">
          <w:rPr>
            <w:sz w:val="24"/>
            <w:szCs w:val="24"/>
          </w:rPr>
          <w:delText>R</w:delText>
        </w:r>
      </w:del>
      <w:r w:rsidRPr="007F3E90">
        <w:rPr>
          <w:sz w:val="24"/>
          <w:szCs w:val="24"/>
        </w:rPr>
        <w:t xml:space="preserve">epublica di Venetia nel transporto del conte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Levenstein col suo reggimento verso Venetia) si sono intricati seco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appoggiandosi però sopra la detta Republica assicurandosi di non dover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incontrar mancanza di pagamento nel loro contratto, come fanno.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Fra questi vi sono molte vedove, et orfani, che hanno contri-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buito parte del loro bene; senza però che la detta intercessione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habbi ad essi apportato alcun sollievo, o che noi habbiamo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ricevuta qualche risposta sopra le lettere nostre, colla quale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havessimo potuto in qualche maniera acquietare, et contentare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detti interessati affineché in questo mentre havessero lasciato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d’inquietarci colle loro solicitationi, et trovandosi constretti;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massime per liberar noi dalle loro solecite instanze,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importunità hanno deputato, et mandano al presente verso Venetia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nostra permissione espresso Isaac Antonio Lus con commis-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sione per solicitar, et humilmente impetrar da vostra Serenità il loro pagamento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sodisfattione. Noi non habbiamo potuto lasciare di ricercar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conforme alla loro instanza affettuosamente vostra Serenità che si com-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piaccia in maniera tale, et così benignamente ricever, haver caro,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favorir il detto Antonio Lus, che col mezo dell’interventione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interpositione dell’auttorità di vostra Serenità, et della sua liberalità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possino li detti interessati conseguir dal detto conte di Levenstein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l’intero pagamento di tutto quello, che giustamente sarà tro-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vato essergli dovuto, et come per quello, ch’essi hanno sì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volontariamente impiegato per il servitio vostro: affineché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D616D5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169v / </w:t>
      </w:r>
    </w:p>
    <w:p w14:paraId="7DACABB9" w14:textId="51CE4D2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siano un’altra volta (se ’l bisogno lo ricercarà) tanto più volontarii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vostro servitio. Et vostra Serenità in questo ci farà cosa gratissima,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piacer grande, il quale non mancaremo di ricompensar all’occasione.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che attendendo preghiamo il Creatore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  <w:commentRangeStart w:id="2823"/>
      <w:r w:rsidRPr="007F3E90">
        <w:rPr>
          <w:sz w:val="24"/>
          <w:szCs w:val="24"/>
        </w:rPr>
        <w:t xml:space="preserve">Serenissimo Principe </w:t>
      </w:r>
      <w:commentRangeEnd w:id="2823"/>
      <w:r w:rsidR="00C83F36">
        <w:rPr>
          <w:rStyle w:val="Rimandocommento"/>
        </w:rPr>
        <w:commentReference w:id="2823"/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conservar la persona di vostra Serenità in una perfettissima sanità, lunghissima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felicissima vita. Del’Haya a’ 27 ottobre 1618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444C17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CBF6D7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6D749A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Lettera del signor principe Mauritio nel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medesimo soggetto a sua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C31097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0461CB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Monsignor li patroni dei vasselli, che l’anno passato 1617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sono stati levati, et impiegati per il transporto del signor conte di Levenstein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col suo reggimento di qua verso la serenissima republica di Venetia, hanno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fatto meco loro indoglienze perché fino a quest’hora non sono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stati pagati del detto transporto, et viveri, che hanno avanzato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ai detti soldati, ancorché habbino continuamente solecitato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richiesto con lettere delli signori Stati Generali, pregandomi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instantemente voler interceder per essi verso vostra Serenità affineché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 compiaccia di ordinare, che possino ricever il loro pagamento.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poiché</w:t>
      </w:r>
      <w:r w:rsidRPr="007F3E90">
        <w:rPr>
          <w:rStyle w:val="Rimandonotaapidipagina"/>
          <w:sz w:val="24"/>
          <w:szCs w:val="24"/>
        </w:rPr>
        <w:footnoteReference w:id="661"/>
      </w:r>
      <w:r w:rsidRPr="007F3E90">
        <w:rPr>
          <w:sz w:val="24"/>
          <w:szCs w:val="24"/>
        </w:rPr>
        <w:t xml:space="preserve"> inviano al presente il signor Isaac Antonio Lus appor-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tator di queste per solecitar il loro affare appresso vostra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CC8483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170r / </w:t>
      </w:r>
    </w:p>
    <w:p w14:paraId="2A870E2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farle intender le particularità della loro dimanda; non ho potuto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mancare per l’instanza loro grande di accompagnarlo con queste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pregando vostra Serenità ben humilmente che sia servita di udir il detto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Luz benignamente, et prestarli fede in quello, ch’egli esporrà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parte di detti patroni, et far diriger questo affare così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bene, ch’egli possi ritornarsene con sodisfattione, et contento.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che Vostra Serenità farà cosa degna della sua grandezza, et obligarà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detti patroni di restarle tanto maggiormente suoi humilissimi,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devotissimi servitori. Et con questo fine io prego Dio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monsignor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mantener vostra Serenità nella sua santa protettione. Dell’Haya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a’ 22 ottobre 1618.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A3662B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375754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170vB / </w:t>
      </w:r>
    </w:p>
    <w:p w14:paraId="3C1FD4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Translatione di lettere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| Generali et del principe Mauritio | per il Luz |</w:t>
      </w:r>
    </w:p>
    <w:p w14:paraId="2C1F218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  <w:sectPr w:rsidR="000F5CF6" w:rsidRPr="007F3E90" w:rsidSect="00ED0B9A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03D3E991" w14:textId="77777777" w:rsidR="00ED0B9A" w:rsidRDefault="00ED0B9A" w:rsidP="007F3E90">
      <w:pPr>
        <w:snapToGrid w:val="0"/>
        <w:jc w:val="both"/>
        <w:rPr>
          <w:sz w:val="24"/>
          <w:szCs w:val="24"/>
        </w:rPr>
        <w:sectPr w:rsidR="00ED0B9A" w:rsidSect="007F3E90"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4154FB73" w14:textId="5B80F12B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6</w:t>
      </w:r>
      <w:r w:rsidR="00ED0B9A">
        <w:rPr>
          <w:sz w:val="24"/>
          <w:szCs w:val="24"/>
        </w:rPr>
        <w:t>1</w:t>
      </w:r>
    </w:p>
    <w:p w14:paraId="743F3D58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13 novembre 1618, L’Aia (cc. 173r-177v)</w:t>
      </w:r>
    </w:p>
    <w:p w14:paraId="39215F9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05DF39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173r / </w:t>
      </w:r>
    </w:p>
    <w:p w14:paraId="3F577EE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69 sola |</w:t>
      </w:r>
    </w:p>
    <w:p w14:paraId="1AABB4C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843798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F9B24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tre lettere mi capitano in un medesimo tempo della Serenità vostra de’ 6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19, et 20 del passato. Mi serviranno d’informatione,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quella particolarmente dei 19 con la quale mi manda la serie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tutto il seguito nella congiura, et nello scoprimento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essa, il quale si vede molto chiaro esser venuto dalla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mano di Dio, che ne sia sempre laudato, et ringratiato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protettione, et tutella, che tiene, et haverà perpetua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quella religiosissima, et devotissima Republica.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DC34DB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parlerò in questo proposito se non promosso, et quando per caso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sentissi differentemente portarsi i concetti,</w:t>
      </w:r>
      <w:r w:rsidRPr="007F3E90">
        <w:rPr>
          <w:rStyle w:val="Rimandonotaapidipagina"/>
          <w:sz w:val="24"/>
          <w:szCs w:val="24"/>
        </w:rPr>
        <w:footnoteReference w:id="662"/>
      </w:r>
      <w:r w:rsidRPr="007F3E90">
        <w:rPr>
          <w:sz w:val="24"/>
          <w:szCs w:val="24"/>
        </w:rPr>
        <w:t xml:space="preserve"> altrimenti di quello,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sono</w:t>
      </w:r>
      <w:r w:rsidRPr="007F3E90">
        <w:rPr>
          <w:rStyle w:val="Rimandonotaapidipagina"/>
          <w:sz w:val="24"/>
          <w:szCs w:val="24"/>
        </w:rPr>
        <w:footnoteReference w:id="663"/>
      </w:r>
      <w:r w:rsidRPr="007F3E90">
        <w:rPr>
          <w:sz w:val="24"/>
          <w:szCs w:val="24"/>
        </w:rPr>
        <w:t xml:space="preserve"> potranno esser proferiti, che da persone mal affette,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medesima taglia, che i delinquenti, et sedutori</w:t>
      </w:r>
      <w:r w:rsidRPr="007F3E90">
        <w:rPr>
          <w:rStyle w:val="Rimandonotaapidipagina"/>
          <w:sz w:val="24"/>
          <w:szCs w:val="24"/>
        </w:rPr>
        <w:footnoteReference w:id="664"/>
      </w:r>
      <w:r w:rsidRPr="007F3E90">
        <w:rPr>
          <w:sz w:val="24"/>
          <w:szCs w:val="24"/>
        </w:rPr>
        <w:t xml:space="preserve">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889E98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Delle altre doi lettere per mostrar </w:t>
      </w:r>
      <w:proofErr w:type="gramStart"/>
      <w:r w:rsidRPr="007F3E90">
        <w:rPr>
          <w:sz w:val="24"/>
          <w:szCs w:val="24"/>
        </w:rPr>
        <w:t>gl’andamenti</w:t>
      </w:r>
      <w:proofErr w:type="gramEnd"/>
      <w:r w:rsidRPr="007F3E90">
        <w:rPr>
          <w:sz w:val="24"/>
          <w:szCs w:val="24"/>
        </w:rPr>
        <w:t xml:space="preserve"> de’ Spagnoli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tutto diversi da quello, che proferiscono, et fanno apparere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acciecar il mondo, m’anderò valendo coll’occasione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discorso con alcuno di questi del Governo.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DD1D8A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Altre volte ho scritto alla Serenità vostra con la mia ordinaria rive-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>renza, che qui non si fa se non cattiva congietura dell’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attioni spagnuole, et si tiene per fermo, che questo gran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giro di torbido, che passa </w:t>
      </w:r>
      <w:proofErr w:type="gramStart"/>
      <w:r w:rsidRPr="007F3E90">
        <w:rPr>
          <w:sz w:val="24"/>
          <w:szCs w:val="24"/>
        </w:rPr>
        <w:t>ne’</w:t>
      </w:r>
      <w:proofErr w:type="gramEnd"/>
      <w:r w:rsidRPr="007F3E90">
        <w:rPr>
          <w:sz w:val="24"/>
          <w:szCs w:val="24"/>
        </w:rPr>
        <w:t xml:space="preserve"> regni, et ne’ </w:t>
      </w:r>
      <w:r w:rsidRPr="008E322D">
        <w:rPr>
          <w:sz w:val="24"/>
          <w:szCs w:val="24"/>
          <w:highlight w:val="yellow"/>
          <w:rPrChange w:id="2824" w:author="Giorgia" w:date="2023-03-11T16:29:00Z">
            <w:rPr>
              <w:sz w:val="24"/>
              <w:szCs w:val="24"/>
            </w:rPr>
          </w:rPrChange>
        </w:rPr>
        <w:t>p</w:t>
      </w:r>
      <w:r w:rsidRPr="007F3E90">
        <w:rPr>
          <w:sz w:val="24"/>
          <w:szCs w:val="24"/>
        </w:rPr>
        <w:t xml:space="preserve">otentati venga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tutto da quella parte. Et spetialmente che</w:t>
      </w:r>
      <w:r w:rsidRPr="007F3E90">
        <w:rPr>
          <w:rStyle w:val="Rimandonotaapidipagina"/>
          <w:sz w:val="24"/>
          <w:szCs w:val="24"/>
        </w:rPr>
        <w:footnoteReference w:id="665"/>
      </w:r>
      <w:r w:rsidRPr="007F3E90">
        <w:rPr>
          <w:sz w:val="24"/>
          <w:szCs w:val="24"/>
        </w:rPr>
        <w:t xml:space="preserve"> mirino a consumar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spese quella serenissima Republica et uno di questi signori principalissimo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nel Governo mi ha detto haver inteso dalla bocca di soggetto grande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(non lo volse nominare) che erano più di quattr’anni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haveva inteso, che vi fosse questo concetto nella corte, et tra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ministri di Spagna.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67095D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 bene non par cosa da farne gran caso: con tutto ciò non lascierò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portar al prudente reflesso della Serenità vostra quello, che s’è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83154E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173v / </w:t>
      </w:r>
    </w:p>
    <w:p w14:paraId="0792650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publicato dalla parte dei serenissimi arciduchi, et lo ha detto un nipote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 marchese Spinola in passando di qua, che va vedendo 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Paese, che l’armata, che tiene il duca di Ossuna et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stava verso Messina, et l’aggiunta delle galere, che aspetta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</w:t>
      </w:r>
      <w:r w:rsidRPr="007F3E90">
        <w:rPr>
          <w:rStyle w:val="Rimandonotaapidipagina"/>
          <w:sz w:val="24"/>
          <w:szCs w:val="24"/>
        </w:rPr>
        <w:footnoteReference w:id="666"/>
      </w:r>
      <w:r w:rsidRPr="007F3E90">
        <w:rPr>
          <w:sz w:val="24"/>
          <w:szCs w:val="24"/>
        </w:rPr>
        <w:t xml:space="preserve"> marchese Santa Croce sia per qualche impresa in Francia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per tener in freno quel Re christianissimo a non repudiar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moglie, come pareva, che alla corte di Spagna se </w:t>
      </w:r>
      <w:proofErr w:type="gramStart"/>
      <w:r w:rsidRPr="007F3E90">
        <w:rPr>
          <w:sz w:val="24"/>
          <w:szCs w:val="24"/>
        </w:rPr>
        <w:t>ne</w:t>
      </w:r>
      <w:proofErr w:type="gramEnd"/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fosse sospettato. Sono publicationi, che bisogna,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h[a]bbino</w:t>
      </w:r>
      <w:r w:rsidRPr="007F3E90">
        <w:rPr>
          <w:rStyle w:val="Rimandonotaapidipagina"/>
          <w:sz w:val="24"/>
          <w:szCs w:val="24"/>
        </w:rPr>
        <w:footnoteReference w:id="667"/>
      </w:r>
      <w:r w:rsidRPr="007F3E90">
        <w:rPr>
          <w:sz w:val="24"/>
          <w:szCs w:val="24"/>
        </w:rPr>
        <w:t xml:space="preserve"> qualche fine, che sarà meglio penetrato dalla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prudenza di vostra Serenità.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639975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Brusseles par, che vi sia una certa apparenza di dispiacere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dell’andata del signor cardinal di Savoia alla corte del Christianissimo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più il dubio, che non succedi quel matrimonio. Et mi scrive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Pasini, che si vano formando in quella corte varii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discorsi; ma tutti cadono col mostrar non vedersi rimedio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pronto al disturbar il negotio, quando vi sia la reciproca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inclinatione. Questi ambasciatori francesi</w:t>
      </w:r>
      <w:r w:rsidRPr="007F3E90">
        <w:rPr>
          <w:rStyle w:val="Rimandonotaapidipagina"/>
          <w:sz w:val="24"/>
          <w:szCs w:val="24"/>
        </w:rPr>
        <w:footnoteReference w:id="668"/>
      </w:r>
      <w:r w:rsidRPr="007F3E90">
        <w:rPr>
          <w:sz w:val="24"/>
          <w:szCs w:val="24"/>
        </w:rPr>
        <w:t xml:space="preserve"> non parlano di detto matrimonio.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Ho</w:t>
      </w:r>
      <w:r w:rsidRPr="007F3E90">
        <w:rPr>
          <w:rStyle w:val="Rimandonotaapidipagina"/>
          <w:sz w:val="24"/>
          <w:szCs w:val="24"/>
        </w:rPr>
        <w:footnoteReference w:id="669"/>
      </w:r>
      <w:r w:rsidRPr="007F3E90">
        <w:rPr>
          <w:sz w:val="24"/>
          <w:szCs w:val="24"/>
        </w:rPr>
        <w:t xml:space="preserve"> scoperto dal parlar di qualche principal signore che si ha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dubio in questo Governo del vero fine di </w:t>
      </w:r>
      <w:r w:rsidRPr="007F3E90">
        <w:rPr>
          <w:sz w:val="24"/>
          <w:szCs w:val="24"/>
        </w:rPr>
        <w:lastRenderedPageBreak/>
        <w:t xml:space="preserve">quell’aleanza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dicendosi</w:t>
      </w:r>
      <w:r w:rsidRPr="007F3E90">
        <w:rPr>
          <w:rStyle w:val="Rimandonotaapidipagina"/>
          <w:sz w:val="24"/>
          <w:szCs w:val="24"/>
        </w:rPr>
        <w:footnoteReference w:id="670"/>
      </w:r>
      <w:r w:rsidRPr="007F3E90">
        <w:rPr>
          <w:sz w:val="24"/>
          <w:szCs w:val="24"/>
        </w:rPr>
        <w:t xml:space="preserve">, che poiché Spagnoli non la cercano sturbare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deve creder, che stimino farne il loro profitto, et così qu[ando]</w:t>
      </w:r>
      <w:r w:rsidRPr="007F3E90">
        <w:rPr>
          <w:rStyle w:val="Rimandonotaapidipagina"/>
          <w:sz w:val="24"/>
          <w:szCs w:val="24"/>
        </w:rPr>
        <w:footnoteReference w:id="671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mostrano anco entrar in suspetto di conivenza con intendersi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essi Spagnoli bene con il signor duca di Savoia. Sopramodo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necessario sarebbe qui un ministro di quell’Altezza perché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levasse il sospetto, che tuttavia si fabrica sul vecchio.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3A70362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Don Luigi di Valasco general della cavallaria in Fiandra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doveva partir per Spagna, et questa risolutione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 dato in Brusseles materia di considerarne il fine.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DDB5E6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174r / </w:t>
      </w:r>
    </w:p>
    <w:p w14:paraId="63C23BA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Alcuni gli dano il governo di Cicilia, altri della Navara;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 Spagnuoli in particolare dicono, che ha da esser capo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una grande impresa, che hanno in traccia di fare. Ha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ragione vostra Serenità di munir ben le sue piazze, et di farne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 cura, perché mi scrive il Pasini, che essi Spagnoli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si mostrano molto arrabbiati contra quel serenissimo Dominio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mi promette procurar di cavar se sarà possibile il netto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questi ombrosi pensieri.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D77A7E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Già andando la stagione innanti, né sentendosi se non il mante-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nimento delle forze spagnole in Italia tanto nel Milanese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nel regno di Napoli, et che di più in più quel Viceré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attendi a provisione d’armata da mare viene stimato,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tutto miri alla vendetta se potranno Spagnuoli farla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contra quella serenissima Republica, et non potendo altrimenti consumarla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col farla spender.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271E74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Chi ha parlato, et discorso col signor principe Mauritio sopra le forze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vostra Serenità m’ha riferto haver sua Eccellentia detto stupire, ch’ella</w:t>
      </w:r>
      <w:r w:rsidRPr="007F3E90">
        <w:rPr>
          <w:rStyle w:val="Rimandonotaapidipagina"/>
          <w:sz w:val="24"/>
          <w:szCs w:val="24"/>
        </w:rPr>
        <w:footnoteReference w:id="672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già tanto, et in più maniere</w:t>
      </w:r>
      <w:r w:rsidRPr="007F3E90">
        <w:rPr>
          <w:rStyle w:val="Rimandonotaapidipagina"/>
          <w:sz w:val="24"/>
          <w:szCs w:val="24"/>
        </w:rPr>
        <w:footnoteReference w:id="673"/>
      </w:r>
      <w:r w:rsidRPr="007F3E90">
        <w:rPr>
          <w:sz w:val="24"/>
          <w:szCs w:val="24"/>
        </w:rPr>
        <w:t xml:space="preserve"> provocata, havendo così poderosa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armata non tenti qualche cosa contra di loro già ch’essi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le portano alcun rispetto. Di più, che haveva inteso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tanto le navi, che le galere erano ripiene di soldatesca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che questo non stimava esser il servitio di vostra Serenità; ma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bastasse tener sopra ogni nave un numero di trenta,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 al più quaranta moschetieri, oltre li matelotti,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restante di essi soldati tenerli in terra in luoco oppor-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tuno, et commodo ad haverli quando ne fosse stato il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bisogno, perché così si poteva andar mutando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tempo in tempo, et si sarebbe parimente mantenuta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6C30AE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174v / </w:t>
      </w:r>
    </w:p>
    <w:p w14:paraId="4387086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gente sana, et si sarebbe potuto rinfrescare senza incommodo,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con miglior servitio con questo numero di trenta, o quaranta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moschetieri, perché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quantità grande non può far di meno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gl’uni non impediscano gl’altri, apportino confusione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occupino la piazza a’ marinari, et ai matelotti, che nel servitio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delle navi da guerra vogliono haver, conforme all’uso del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guerreggiar di questo Paese, la nave libera, et ispedita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poter scorrer da per tutto secondo il bisogno.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E5A3D3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sentirebbono volontieri, che vostra Serenità già che ha tanta spesa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facesse qualche cosa, che servisse a frenar lo Spagnuolo,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mettesse quel serenissimo Dominio in un sicuro stato di non haver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ad esser ogni giorno a simil invasioni.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6EC6DF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L’opinione del signor principe Mauritio è anco, che la Serenità vostra procu-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rasse di ridur tutte le compagnie forastiere ad un soldo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dovendo haver più l’una dell’altra con assignar par-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ticolarmente il soldo ai capi, et officiali; come anco alli soldati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 fine di levar di questa maniera le gelosie tra i reggimenti;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liberar sé stessa dal travaglio di sentir voci di pretensioni.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743223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Questo Principe ha sempre havuto un particolar desiderio di sentir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buona direttione delli affari di vostra Serenità, et che il governo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delle cose della guerra havessero un buon ordine: segno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particolar affettione di sua Eccellentia verso quel serenissimo Dominio.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583E25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Ella continua tuttavia nel pensiero, et nel desiderio, che segui una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buona unione tra la Serenità vostra, et questi Stati, et la passata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settimana, che fui a visitarla me lo disse con particolar affetto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aggiungendomi per la gratia di Dio </w:t>
      </w:r>
      <w:proofErr w:type="gramStart"/>
      <w:r w:rsidRPr="007F3E90">
        <w:rPr>
          <w:sz w:val="24"/>
          <w:szCs w:val="24"/>
        </w:rPr>
        <w:t>gl’affari</w:t>
      </w:r>
      <w:proofErr w:type="gramEnd"/>
      <w:r w:rsidRPr="007F3E90">
        <w:rPr>
          <w:sz w:val="24"/>
          <w:szCs w:val="24"/>
        </w:rPr>
        <w:t xml:space="preserve"> di questo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Governo si vanno riducendo ad un termine di un buon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stabilimento, et spero che le cose si fermeranno in maniera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F8EAE9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/ 175r / </w:t>
      </w:r>
    </w:p>
    <w:p w14:paraId="7FCDD83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</w:t>
      </w:r>
      <w:proofErr w:type="gramStart"/>
      <w:r w:rsidRPr="007F3E90">
        <w:rPr>
          <w:sz w:val="24"/>
          <w:szCs w:val="24"/>
        </w:rPr>
        <w:t>li nostri</w:t>
      </w:r>
      <w:proofErr w:type="gramEnd"/>
      <w:r w:rsidRPr="007F3E90">
        <w:rPr>
          <w:sz w:val="24"/>
          <w:szCs w:val="24"/>
        </w:rPr>
        <w:t xml:space="preserve"> nemici haveranno di che invidiare. Et continuò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vi sono quei dubii che corrono di divisione tra noi, perché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mordemo ben l’un l’altro, ma non esce sangue, et il fine sincero in | ognuno è di ostar all’inimico; et soggiunse noi potremo aiutar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Republica per mare. Ella ci può aiutare: concetti altre volte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proferiti dall’Eccellenza sua. Io lodai li prudenti discorsi di lei, et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mostrai, che in vostra Serenità era stato sempre un particolar fine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intento alla buona corrispondenza con questi Stati; et aggiunsi,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mi consolavo, che colla prudente direttione dell’Eccellenza sua 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cose prendessero corso al fermar una felice quiete.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6EC704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lascierò di aggiunger alla Serenità vostra in questo proposito, che per | quanto ho potuto cavare dal signor Antonio Luz parmi,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sua Eccellentia li habbi dato ordine, che all’occasione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viene costì cavi se può il senso, che vi è nell’Eccellenze vostre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intorno ad unione, o colleganza con questi Stati, essendo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desiderata dall’Eccellenza sua come ho detto.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79C139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detto Luz partirà uno di questi giorni essendo quasi del tutto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espedito da’ suoi principali. Aspettava qualche dispaccio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d’Amsterdam con le scritture necessarie, et qui ha havrete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lettere dalli signori Stati, et da sua Eccellenza di raccommandatione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il contenuto delle quali è qui aggiunto in copia per quelli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dell’Eccellenze vostre illustrissime che volessero vederlo. Parmi che haverà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anco lettere del conte Guglielmo pur per vostra Serenità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il medesimo signore scrive anco lettere molto piene al signor conte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 Levenstein, come ha fatto anco il signor principe Mauritio.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09A71E8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 questa occasione fu stimato bene mandar alla Serenità vostra 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conti di queste Amiralità con</w:t>
      </w:r>
      <w:r w:rsidRPr="007F3E90">
        <w:rPr>
          <w:rStyle w:val="Rimandonotaapidipagina"/>
          <w:sz w:val="24"/>
          <w:szCs w:val="24"/>
        </w:rPr>
        <w:footnoteReference w:id="674"/>
      </w:r>
      <w:r w:rsidRPr="007F3E90">
        <w:rPr>
          <w:sz w:val="24"/>
          <w:szCs w:val="24"/>
        </w:rPr>
        <w:t xml:space="preserve"> la copia di alcuni delli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documenti più necessarii, et esso Luz darà a conoscer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B4B091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175v / </w:t>
      </w:r>
    </w:p>
    <w:p w14:paraId="38A9A934" w14:textId="501AC5E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la qualità, et quantità delle spese a chi</w:t>
      </w:r>
      <w:r w:rsidRPr="007F3E90">
        <w:rPr>
          <w:rStyle w:val="Rimandonotaapidipagina"/>
          <w:sz w:val="24"/>
          <w:szCs w:val="24"/>
        </w:rPr>
        <w:footnoteReference w:id="675"/>
      </w:r>
      <w:r w:rsidRPr="007F3E90">
        <w:rPr>
          <w:sz w:val="24"/>
          <w:szCs w:val="24"/>
        </w:rPr>
        <w:t xml:space="preserve"> la Serenità vostra commanderà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essendo informato di tutto; et si promette anco di non riuscir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infruttuosa al servitio di vostra Serenità la sua venuta costì per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conoscenza, che ha havuta di qualche andamento de</w:t>
      </w:r>
      <w:ins w:id="2825" w:author="Giorgia" w:date="2023-03-11T16:35:00Z">
        <w:r w:rsidR="008E322D">
          <w:rPr>
            <w:sz w:val="24"/>
            <w:szCs w:val="24"/>
          </w:rPr>
          <w:t>’</w:t>
        </w:r>
      </w:ins>
      <w:r w:rsidRPr="007F3E90">
        <w:rPr>
          <w:sz w:val="24"/>
          <w:szCs w:val="24"/>
        </w:rPr>
        <w:t xml:space="preserve"> Spagnoli nel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golfo.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FCCF98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All’avviso, che ’l console di Genova hebbe che li signori Stati lo volevano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haver qui egli partì immediate a quella volta eccitandolo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al farlo quelli che lo hanno favorito, et hanno però fatto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scrivergli li medemi Stati, che non debbi valersi delle gratia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ottenuta, che col particolar</w:t>
      </w:r>
      <w:r w:rsidRPr="007F3E90">
        <w:rPr>
          <w:rStyle w:val="Rimandonotaapidipagina"/>
          <w:sz w:val="24"/>
          <w:szCs w:val="24"/>
        </w:rPr>
        <w:footnoteReference w:id="676"/>
      </w:r>
      <w:r w:rsidRPr="007F3E90">
        <w:rPr>
          <w:sz w:val="24"/>
          <w:szCs w:val="24"/>
        </w:rPr>
        <w:t xml:space="preserve"> contento de’ mercanti di questa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Natione.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58E388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 quello di Venetia è stato detto che se vuole esserciti la carica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come ha fatto sin qui, et se vuole qualche augumento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le sue fatiche lo ricerchi da’ mercanti, che ne hanno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l’interesse: di modo che ha convenuto acquetarsi, havendo-</w:t>
      </w:r>
      <w:r w:rsidRPr="007F3E90">
        <w:rPr>
          <w:color w:val="auto"/>
          <w:sz w:val="24"/>
          <w:szCs w:val="24"/>
        </w:rPr>
        <w:t>|</w:t>
      </w:r>
      <w:proofErr w:type="gramStart"/>
      <w:r w:rsidRPr="007F3E90">
        <w:rPr>
          <w:sz w:val="24"/>
          <w:szCs w:val="24"/>
        </w:rPr>
        <w:t>gli li</w:t>
      </w:r>
      <w:proofErr w:type="gramEnd"/>
      <w:r w:rsidRPr="007F3E90">
        <w:rPr>
          <w:sz w:val="24"/>
          <w:szCs w:val="24"/>
        </w:rPr>
        <w:t xml:space="preserve"> signori Stati fatto un donativo di cinquecento fiorini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che sono incluse qualche spese di lettere. Et doveva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partir alla volta di Amsterdam per trattar il suo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avanzamento con quei mercanti.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C1BE75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Calandrini che fu uno di quelli con chi parlai toccante al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più frequente comercio per Venetia m’ha detto che haveva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discorso con qualcheduno nella piazza, et trovava buona dispo-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sitione; ma con le conditioni, che scrissi la passata settimana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che tornato in Amsterdam haverebbe procurato di mandarmi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una nota di quello era necessario per venir ad un tal effetto.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6585D87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Sua Eccellentia in questo particolare mi disse haver parlato; ma trovava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che bisognava, che questo affare per effettuarsi fosse disposto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dai traficanti particolari aggiungendomi la speranza del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ACDC5A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176r / </w:t>
      </w:r>
    </w:p>
    <w:p w14:paraId="2324D75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guadagno li farà far ogni cosa: ma che tuttavia non have-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rebbe tralasciato di non discorrerne di nuovo venendogliene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occasione.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765CA2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Devono a quest’hora esser uscite dal Tessel sette navi da guerra sotto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condotta del capitano Quast, et viene detto che fosse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andar ad</w:t>
      </w:r>
      <w:r w:rsidRPr="007F3E90">
        <w:rPr>
          <w:rStyle w:val="Rimandonotaapidipagina"/>
          <w:sz w:val="24"/>
          <w:szCs w:val="24"/>
        </w:rPr>
        <w:footnoteReference w:id="677"/>
      </w:r>
      <w:r w:rsidRPr="007F3E90">
        <w:rPr>
          <w:sz w:val="24"/>
          <w:szCs w:val="24"/>
        </w:rPr>
        <w:t xml:space="preserve"> incontrar</w:t>
      </w:r>
      <w:r w:rsidRPr="007F3E90">
        <w:rPr>
          <w:rStyle w:val="Rimandonotaapidipagina"/>
          <w:sz w:val="24"/>
          <w:szCs w:val="24"/>
        </w:rPr>
        <w:footnoteReference w:id="678"/>
      </w:r>
      <w:r w:rsidRPr="007F3E90">
        <w:rPr>
          <w:sz w:val="24"/>
          <w:szCs w:val="24"/>
        </w:rPr>
        <w:t xml:space="preserve"> alcuni vasselli che vengono dall’Indie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per guardarli da ogni incontro, che potessero haver dai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vasselli </w:t>
      </w:r>
      <w:r w:rsidRPr="007F3E90">
        <w:rPr>
          <w:sz w:val="24"/>
          <w:szCs w:val="24"/>
        </w:rPr>
        <w:lastRenderedPageBreak/>
        <w:t xml:space="preserve">inglesi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disgusti</w:t>
      </w:r>
      <w:r w:rsidRPr="007F3E90">
        <w:rPr>
          <w:rStyle w:val="Rimandonotaapidipagina"/>
          <w:sz w:val="24"/>
          <w:szCs w:val="24"/>
        </w:rPr>
        <w:footnoteReference w:id="679"/>
      </w:r>
      <w:r w:rsidRPr="007F3E90">
        <w:rPr>
          <w:sz w:val="24"/>
          <w:szCs w:val="24"/>
        </w:rPr>
        <w:t xml:space="preserve"> seguiti tra queste nationi.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La voce, che è stata publicata, che ’l re di Inghilterra havesse data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licenza di represaglia ha fatto qui</w:t>
      </w:r>
      <w:r w:rsidRPr="007F3E90">
        <w:rPr>
          <w:rStyle w:val="Rimandonotaapidipagina"/>
          <w:sz w:val="24"/>
          <w:szCs w:val="24"/>
        </w:rPr>
        <w:footnoteReference w:id="680"/>
      </w:r>
      <w:r w:rsidRPr="007F3E90">
        <w:rPr>
          <w:sz w:val="24"/>
          <w:szCs w:val="24"/>
        </w:rPr>
        <w:t xml:space="preserve"> risolver ad avanzar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missione de’ commissarii già deliberata; et partiranno per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Londra alla fine, come si crede della presente settimana.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7708C75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 questi signori che aspettevano come si disse li commissarii de’ Bohemi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sono arrivate nuove lettere di </w:t>
      </w:r>
      <w:proofErr w:type="gramStart"/>
      <w:r w:rsidRPr="007F3E90">
        <w:rPr>
          <w:sz w:val="24"/>
          <w:szCs w:val="24"/>
        </w:rPr>
        <w:t>quei</w:t>
      </w:r>
      <w:proofErr w:type="gramEnd"/>
      <w:r w:rsidRPr="007F3E90">
        <w:rPr>
          <w:sz w:val="24"/>
          <w:szCs w:val="24"/>
        </w:rPr>
        <w:t xml:space="preserve"> stati con dimanda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assistenza di denari; a che non vi è apparenza, che si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concorri così facilmente per il bisogno che ha forse il Paese di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consultare sopra il dar d’una tal assistenza in questi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presenti tempi.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26D4C6B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Dieci sono deputati d[a]</w:t>
      </w:r>
      <w:r w:rsidRPr="007F3E90">
        <w:rPr>
          <w:rStyle w:val="Rimandonotaapidipagina"/>
          <w:sz w:val="24"/>
          <w:szCs w:val="24"/>
        </w:rPr>
        <w:footnoteReference w:id="681"/>
      </w:r>
      <w:r w:rsidRPr="007F3E90">
        <w:rPr>
          <w:sz w:val="24"/>
          <w:szCs w:val="24"/>
        </w:rPr>
        <w:t xml:space="preserve"> questa Generalità per essaminar monsignor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Bernvelt, che credesi si comincierà dimani, et quattro par-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ticolarmente sono di Holanda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sei delle altre Provincie.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BD7965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sinodo è ridotto a Dordrechet. Sono arrivati tutti li ministri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forastieri. Di Francia non si sente che venga alcuno ancorché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pareva, che il Re una volta havesse accordato, et data la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parola a monsignor di Langarach. Dano la colpa alli ambasciatori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l’habbino divertito. </w:t>
      </w:r>
      <w:r w:rsidRPr="007F3E90">
        <w:rPr>
          <w:color w:val="auto"/>
          <w:sz w:val="24"/>
          <w:szCs w:val="24"/>
        </w:rPr>
        <w:t>|</w:t>
      </w:r>
    </w:p>
    <w:p w14:paraId="28B0901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Monsignor di Boisese (che fui a visitar di nuovo domenica, per non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mancar d’ogni ufficio dal canto mio) mi disse, che non era conveniente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89439B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176v / </w:t>
      </w:r>
    </w:p>
    <w:p w14:paraId="0977E5C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sua Maestà mandasse</w:t>
      </w:r>
      <w:r w:rsidRPr="007F3E90">
        <w:rPr>
          <w:rStyle w:val="Rimandonotaapidipagina"/>
          <w:sz w:val="24"/>
          <w:szCs w:val="24"/>
        </w:rPr>
        <w:footnoteReference w:id="682"/>
      </w:r>
      <w:r w:rsidRPr="007F3E90">
        <w:rPr>
          <w:sz w:val="24"/>
          <w:szCs w:val="24"/>
        </w:rPr>
        <w:t xml:space="preserve"> ministri suoi sudditi, o glielo permettesse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discorrendo, venne a proposito de’ Grisoni, et delle dissensioni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in quel Paese, et mi addimandò se si avanzava la aleanza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serenissima Republica, et se vi era ministro di lei tra quei popoli.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Mi parve strana questa dimanda, et dissi, che io credevo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sua Eccellenza fosse informata che era</w:t>
      </w:r>
      <w:r w:rsidRPr="007F3E90">
        <w:rPr>
          <w:rStyle w:val="Rimandonotaapidipagina"/>
          <w:sz w:val="24"/>
          <w:szCs w:val="24"/>
        </w:rPr>
        <w:footnoteReference w:id="683"/>
      </w:r>
      <w:r w:rsidRPr="007F3E90">
        <w:rPr>
          <w:sz w:val="24"/>
          <w:szCs w:val="24"/>
        </w:rPr>
        <w:t xml:space="preserve"> molto tempo, che non vi era ministro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della serenissima Republica </w:t>
      </w:r>
      <w:proofErr w:type="gramStart"/>
      <w:r w:rsidRPr="007F3E90">
        <w:rPr>
          <w:sz w:val="24"/>
          <w:szCs w:val="24"/>
        </w:rPr>
        <w:t>fra li</w:t>
      </w:r>
      <w:proofErr w:type="gramEnd"/>
      <w:r w:rsidRPr="007F3E90">
        <w:rPr>
          <w:sz w:val="24"/>
          <w:szCs w:val="24"/>
        </w:rPr>
        <w:t xml:space="preserve"> signori Grisoni né vi era tal negotio</w:t>
      </w:r>
      <w:r w:rsidRPr="007F3E90">
        <w:rPr>
          <w:rStyle w:val="Rimandonotaapidipagina"/>
          <w:sz w:val="24"/>
          <w:szCs w:val="24"/>
        </w:rPr>
        <w:footnoteReference w:id="684"/>
      </w:r>
      <w:r w:rsidRPr="007F3E90">
        <w:rPr>
          <w:sz w:val="24"/>
          <w:szCs w:val="24"/>
        </w:rPr>
        <w:t xml:space="preserve"> ma che pur quando vi fosse</w:t>
      </w:r>
      <w:r w:rsidRPr="007F3E90">
        <w:rPr>
          <w:rStyle w:val="Rimandonotaapidipagina"/>
          <w:sz w:val="24"/>
          <w:szCs w:val="24"/>
        </w:rPr>
        <w:footnoteReference w:id="685"/>
      </w:r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sarebbe stato</w:t>
      </w:r>
      <w:r w:rsidRPr="007F3E90">
        <w:rPr>
          <w:rStyle w:val="Rimandonotaapidipagina"/>
          <w:sz w:val="24"/>
          <w:szCs w:val="24"/>
        </w:rPr>
        <w:footnoteReference w:id="686"/>
      </w:r>
      <w:r w:rsidRPr="007F3E90">
        <w:rPr>
          <w:sz w:val="24"/>
          <w:szCs w:val="24"/>
        </w:rPr>
        <w:t xml:space="preserve"> con servitio della corona di Francia stimata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osservata da vostra Serenità. Replicò l’Ambasciatore in verità io non sono infor-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mato se vi fosse ministro di Venetia; ma so bene che il mio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Re haverà sempre caro ogni buon successo di quella serenissima Republica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et con questo non disse egli altro, né monsignor di Maurier p[ur]</w:t>
      </w:r>
      <w:r w:rsidRPr="007F3E90">
        <w:rPr>
          <w:rStyle w:val="Rimandonotaapidipagina"/>
          <w:sz w:val="24"/>
          <w:szCs w:val="24"/>
        </w:rPr>
        <w:footnoteReference w:id="687"/>
      </w:r>
      <w:r w:rsidRPr="007F3E90">
        <w:rPr>
          <w:sz w:val="24"/>
          <w:szCs w:val="24"/>
        </w:rPr>
        <w:t xml:space="preserve"> che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era presente parlò in questo proposito.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57B695C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Monsignor di Boisise è ministro molto cupo, ma scuopro molto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bene </w:t>
      </w:r>
      <w:proofErr w:type="gramStart"/>
      <w:r w:rsidRPr="007F3E90">
        <w:rPr>
          <w:sz w:val="24"/>
          <w:szCs w:val="24"/>
        </w:rPr>
        <w:t>dagl’andamenti</w:t>
      </w:r>
      <w:proofErr w:type="gramEnd"/>
      <w:r w:rsidRPr="007F3E90">
        <w:rPr>
          <w:sz w:val="24"/>
          <w:szCs w:val="24"/>
        </w:rPr>
        <w:t xml:space="preserve"> di lui, et dell’altro, che camina quel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Governo con poco buona volontà verso il servitio dell’Eccellenze vostre.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Non tralascierò tempo, né perderò occasione per cavar quanto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potrò de’ loro sensi per avvisarlo alla Serenità vostra.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129DAE25" w14:textId="01FC9E13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Alli 11 ho fatte doi lettere per il noleggio di tre navi doi Santa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Giustina, et Bontekoi </w:t>
      </w:r>
      <w:commentRangeStart w:id="2826"/>
      <w:r w:rsidRPr="007F3E90">
        <w:rPr>
          <w:sz w:val="24"/>
          <w:szCs w:val="24"/>
        </w:rPr>
        <w:t>di</w:t>
      </w:r>
      <w:del w:id="2827" w:author="Giorgia" w:date="2023-03-11T12:05:00Z">
        <w:r w:rsidRPr="007F3E90" w:rsidDel="00A21A82">
          <w:rPr>
            <w:sz w:val="24"/>
            <w:szCs w:val="24"/>
          </w:rPr>
          <w:delText>*</w:delText>
        </w:r>
      </w:del>
      <w:r w:rsidRPr="007F3E90">
        <w:rPr>
          <w:sz w:val="24"/>
          <w:szCs w:val="24"/>
        </w:rPr>
        <w:t xml:space="preserve"> ducati</w:t>
      </w:r>
      <w:commentRangeEnd w:id="2826"/>
      <w:r w:rsidR="00A21A82">
        <w:rPr>
          <w:rStyle w:val="Rimandocommento"/>
        </w:rPr>
        <w:commentReference w:id="2826"/>
      </w:r>
      <w:del w:id="2828" w:author="Giorgia" w:date="2023-03-11T12:05:00Z">
        <w:r w:rsidRPr="007F3E90" w:rsidDel="00A21A82">
          <w:rPr>
            <w:sz w:val="24"/>
            <w:szCs w:val="24"/>
          </w:rPr>
          <w:delText>*</w:delText>
        </w:r>
      </w:del>
      <w:r w:rsidRPr="007F3E90">
        <w:rPr>
          <w:rStyle w:val="Rimandonotaapidipagina"/>
          <w:sz w:val="24"/>
          <w:szCs w:val="24"/>
        </w:rPr>
        <w:footnoteReference w:id="688"/>
      </w:r>
      <w:r w:rsidRPr="007F3E90">
        <w:rPr>
          <w:sz w:val="24"/>
          <w:szCs w:val="24"/>
        </w:rPr>
        <w:t xml:space="preserve"> tremille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doicento ottanta pagabili in banco al magnifico ser Steffano van Este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metà per una per il sesto, et settimo mese; et un’altra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medesimi mesi sotto l’istesso giorno per la nave </w:t>
      </w:r>
      <w:ins w:id="2829" w:author="Giorgia" w:date="2023-03-10T18:39:00Z">
        <w:r w:rsidR="008468C3">
          <w:rPr>
            <w:sz w:val="24"/>
            <w:szCs w:val="24"/>
          </w:rPr>
          <w:t xml:space="preserve">Li </w:t>
        </w:r>
      </w:ins>
      <w:del w:id="2830" w:author="Giorgia" w:date="2023-03-10T18:39:00Z">
        <w:r w:rsidRPr="007F3E90" w:rsidDel="008468C3">
          <w:rPr>
            <w:sz w:val="24"/>
            <w:szCs w:val="24"/>
            <w:highlight w:val="yellow"/>
          </w:rPr>
          <w:delText>li</w:delText>
        </w:r>
        <w:r w:rsidRPr="007F3E90" w:rsidDel="008468C3">
          <w:rPr>
            <w:sz w:val="24"/>
            <w:szCs w:val="24"/>
          </w:rPr>
          <w:delText xml:space="preserve"> </w:delText>
        </w:r>
      </w:del>
      <w:ins w:id="2831" w:author="Giorgia" w:date="2023-03-10T18:39:00Z">
        <w:r w:rsidR="008468C3">
          <w:rPr>
            <w:sz w:val="24"/>
            <w:szCs w:val="24"/>
          </w:rPr>
          <w:t>t</w:t>
        </w:r>
      </w:ins>
      <w:del w:id="2832" w:author="Giorgia" w:date="2023-03-10T18:39:00Z">
        <w:r w:rsidRPr="007F3E90" w:rsidDel="008468C3">
          <w:rPr>
            <w:sz w:val="24"/>
            <w:szCs w:val="24"/>
          </w:rPr>
          <w:delText>T</w:delText>
        </w:r>
      </w:del>
      <w:r w:rsidRPr="007F3E90">
        <w:rPr>
          <w:sz w:val="24"/>
          <w:szCs w:val="24"/>
        </w:rPr>
        <w:t xml:space="preserve">re re mille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seicento et quaranta pagabili pur in banco al magnifico Guglielmo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Dopengyser</w:t>
      </w:r>
      <w:r w:rsidRPr="007F3E90">
        <w:rPr>
          <w:rStyle w:val="Rimandonotaapidipagina"/>
          <w:sz w:val="24"/>
          <w:szCs w:val="24"/>
        </w:rPr>
        <w:footnoteReference w:id="689"/>
      </w:r>
      <w:r w:rsidRPr="007F3E90">
        <w:rPr>
          <w:sz w:val="24"/>
          <w:szCs w:val="24"/>
        </w:rPr>
        <w:t xml:space="preserve">. Gratie etc. </w:t>
      </w:r>
      <w:r w:rsidRPr="007F3E90">
        <w:rPr>
          <w:color w:val="auto"/>
          <w:sz w:val="24"/>
          <w:szCs w:val="24"/>
        </w:rPr>
        <w:t>|</w:t>
      </w:r>
      <w:r w:rsidRPr="007F3E90">
        <w:rPr>
          <w:sz w:val="24"/>
          <w:szCs w:val="24"/>
        </w:rPr>
        <w:t xml:space="preserve"> </w:t>
      </w:r>
    </w:p>
    <w:p w14:paraId="462E7EA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00BDDC3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13 novembre 1618 |</w:t>
      </w:r>
    </w:p>
    <w:p w14:paraId="0EB69E2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0EDED68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humilissimo, et devotissimo servitore |</w:t>
      </w:r>
    </w:p>
    <w:p w14:paraId="15D9B90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5C9BFC8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7B1782D8" w14:textId="77777777" w:rsidR="00E1453A" w:rsidRDefault="00E1453A" w:rsidP="007F3E90">
      <w:pPr>
        <w:snapToGrid w:val="0"/>
        <w:jc w:val="both"/>
        <w:rPr>
          <w:ins w:id="2833" w:author="Flavia Di Gi" w:date="2023-03-12T14:33:00Z"/>
          <w:sz w:val="24"/>
          <w:szCs w:val="24"/>
        </w:rPr>
      </w:pPr>
      <w:ins w:id="2834" w:author="Flavia Di Gi" w:date="2023-03-12T14:32:00Z">
        <w:r>
          <w:rPr>
            <w:sz w:val="24"/>
            <w:szCs w:val="24"/>
          </w:rPr>
          <w:t>/ 177bis r-</w:t>
        </w:r>
      </w:ins>
      <w:ins w:id="2835" w:author="Flavia Di Gi" w:date="2023-03-12T14:33:00Z">
        <w:r>
          <w:rPr>
            <w:sz w:val="24"/>
            <w:szCs w:val="24"/>
          </w:rPr>
          <w:t>v /</w:t>
        </w:r>
      </w:ins>
    </w:p>
    <w:p w14:paraId="46A5FD13" w14:textId="77777777" w:rsidR="00E1453A" w:rsidRDefault="00E1453A" w:rsidP="007F3E90">
      <w:pPr>
        <w:snapToGrid w:val="0"/>
        <w:jc w:val="both"/>
        <w:rPr>
          <w:ins w:id="2836" w:author="Flavia Di Gi" w:date="2023-03-12T14:33:00Z"/>
          <w:i/>
          <w:iCs/>
          <w:sz w:val="24"/>
          <w:szCs w:val="24"/>
        </w:rPr>
      </w:pPr>
      <w:ins w:id="2837" w:author="Flavia Di Gi" w:date="2023-03-12T14:33:00Z">
        <w:r>
          <w:rPr>
            <w:i/>
            <w:iCs/>
            <w:sz w:val="24"/>
            <w:szCs w:val="24"/>
          </w:rPr>
          <w:t>Carta tagliata non numerata</w:t>
        </w:r>
      </w:ins>
    </w:p>
    <w:p w14:paraId="506C8660" w14:textId="77777777" w:rsidR="00E1453A" w:rsidRDefault="00E1453A" w:rsidP="007F3E90">
      <w:pPr>
        <w:snapToGrid w:val="0"/>
        <w:jc w:val="both"/>
        <w:rPr>
          <w:ins w:id="2838" w:author="Flavia Di Gi" w:date="2023-03-12T14:33:00Z"/>
          <w:i/>
          <w:iCs/>
          <w:sz w:val="24"/>
          <w:szCs w:val="24"/>
        </w:rPr>
      </w:pPr>
    </w:p>
    <w:p w14:paraId="6734757D" w14:textId="4157628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177r / </w:t>
      </w:r>
    </w:p>
    <w:p w14:paraId="628C30D9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373AD90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7A41C4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177v / </w:t>
      </w:r>
    </w:p>
    <w:p w14:paraId="1DDEE2D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0AB0E0F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69 sola |</w:t>
      </w:r>
    </w:p>
    <w:p w14:paraId="3EB2560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A9BAB54" w14:textId="77777777" w:rsidR="000F5CF6" w:rsidRPr="007F3E90" w:rsidRDefault="000F5CF6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Sigillo e traccia di sigillo</w:t>
      </w:r>
    </w:p>
    <w:p w14:paraId="21088C5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FFD6CE7" w14:textId="77777777" w:rsidR="000F5CF6" w:rsidRPr="007F3E90" w:rsidRDefault="000F5CF6" w:rsidP="007F3E90">
      <w:pPr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1847BEB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177vC /</w:t>
      </w:r>
    </w:p>
    <w:p w14:paraId="136B98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13 novembre 1618 ricevuta a’ 28 detto </w:t>
      </w:r>
      <w:r w:rsidRPr="007F3E90">
        <w:rPr>
          <w:color w:val="auto"/>
          <w:sz w:val="24"/>
          <w:szCs w:val="24"/>
        </w:rPr>
        <w:t>|</w:t>
      </w:r>
    </w:p>
    <w:p w14:paraId="21BD4E3C" w14:textId="6478385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2839" w:author="Flavia Di Gi" w:date="2023-03-19T18:50:00Z">
        <w:r w:rsidR="004D1B21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69 | sola |</w:t>
      </w:r>
    </w:p>
    <w:p w14:paraId="766F0BF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D2BF1F5" w14:textId="315A507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L. SS. R. </w:t>
      </w:r>
      <w:r w:rsidR="00ED0B9A">
        <w:rPr>
          <w:sz w:val="24"/>
          <w:szCs w:val="24"/>
        </w:rPr>
        <w:t>|</w:t>
      </w:r>
    </w:p>
    <w:p w14:paraId="39EE000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9E23A51" w14:textId="77777777" w:rsidR="000F5CF6" w:rsidRPr="007F3E90" w:rsidRDefault="000F5CF6" w:rsidP="007F3E90">
      <w:pPr>
        <w:widowControl w:val="0"/>
        <w:snapToGrid w:val="0"/>
        <w:jc w:val="both"/>
        <w:rPr>
          <w:sz w:val="24"/>
          <w:szCs w:val="24"/>
        </w:rPr>
        <w:sectPr w:rsidR="000F5CF6" w:rsidRPr="007F3E90" w:rsidSect="00ED0B9A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4EA40704" w14:textId="2C46C0AC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6</w:t>
      </w:r>
      <w:r w:rsidR="00ED0B9A">
        <w:rPr>
          <w:sz w:val="24"/>
          <w:szCs w:val="24"/>
        </w:rPr>
        <w:t>2</w:t>
      </w:r>
    </w:p>
    <w:p w14:paraId="05ADF3CE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20 novembre 1618, L’Aia (cc. 178r-181v)</w:t>
      </w:r>
    </w:p>
    <w:p w14:paraId="7D6EE705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b/>
          <w:sz w:val="24"/>
          <w:szCs w:val="24"/>
        </w:rPr>
      </w:pPr>
    </w:p>
    <w:p w14:paraId="22A1AC1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178r / </w:t>
      </w:r>
    </w:p>
    <w:p w14:paraId="2F52EEC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70 sola |</w:t>
      </w:r>
    </w:p>
    <w:p w14:paraId="1B9E2F2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E83476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2D58082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conforme alla prudente volontà della Serenità vostra mi servirà di sola infor-|matione quel tanto, che ricevo nelle lettere sue de’ 28 del passato, | et procurerò con questi avvertimenti, et con quelli, che si compiacerà | di susseguitarmi di andar avantaggiando nelle presenti occorrenze | il servitio di lei. |</w:t>
      </w:r>
    </w:p>
    <w:p w14:paraId="253D74B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Quasi in conformità vengono anco avvisi tra particolari in questa corte | delle attioni del duca di Ossuna, et delle gelosie, che va appor-|tando a vostra Serenità; et tutti concludono, ch’ella malamente potrà | già mai assicurarsi della volontà dei Spagnuoli verso di lei; mentre | con mal occhio han veduta sempre la sua grandezza, et riesce loro | dispiacevole, ch’ella li facci testa, et servi di diversione ai | vasti pensieri, che tengono contra la libertà della provincia | d’Italia; che quello che procureranno sarà di condur la Serenità vostra | con qualche artificiosa maniera a licentiar et navi, et genti, | et particolarmente le forestiere, che tanto le sono costate per li | transporti; a fine con nuovi tentativi, et nuove gelosie, | darle materia di nuova spesa. Nel qual proposito opinione | è del signor principe Mauritio (oltre quello, che riverentemente | scrissi la passata settimana con le mie dei 13 che saranno | replicate con queste aggiunte anco le replicate dei 6) che | se pur vostra Serenità havesse a licentiar qualche numero di genti | lo facesse di quelle del Paese, et all’incontro tenesse un buon | corpo delle forestiere già accostumate, et assuefatte alla | qualità di quell’aria per esser particolarmente ben servita, et evitar | le sudette spese. |</w:t>
      </w:r>
    </w:p>
    <w:p w14:paraId="41B290C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non si attende con maggior spirito ad altro, che al radrizza-|mento dello Stato, et al fermarvi la quiete con pensiero, et | desiderio di trovar tal via con che possino nell’occorrenze mostrar | </w:t>
      </w:r>
    </w:p>
    <w:p w14:paraId="7A69F4E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178v / </w:t>
      </w:r>
    </w:p>
    <w:p w14:paraId="4DE4C8A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francamente il petto allo Spagnuolo. |</w:t>
      </w:r>
    </w:p>
    <w:p w14:paraId="5CF2E2B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sono mandate ultimamente in guarnigione a Roterdam (cosa nuova) | sette compagnie, che hanno particolar cura di tener in freno quel | popolo commosso per esser stato chiamato alli signori Stati uno di | quei predicanti del</w:t>
      </w:r>
      <w:r w:rsidRPr="007F3E90">
        <w:rPr>
          <w:rStyle w:val="Rimandonotaapidipagina"/>
          <w:sz w:val="24"/>
          <w:szCs w:val="24"/>
        </w:rPr>
        <w:footnoteReference w:id="690"/>
      </w:r>
      <w:r w:rsidRPr="007F3E90">
        <w:rPr>
          <w:sz w:val="24"/>
          <w:szCs w:val="24"/>
        </w:rPr>
        <w:t xml:space="preserve"> dogmo arminiano. Et furono prime le | donne a tumultuare, accompagnando esso predicante dalla | chiesa alla casa, et fermandovisi, come per guardia, scrivendosi | essersi sottoscritti molti, et molti risoluti mantenerlo. Vi vuol | flemma, et dolcezza a governar queste genti: viene però | stimata la cosa di poco momento. |</w:t>
      </w:r>
    </w:p>
    <w:p w14:paraId="6CF0993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Hora si essamina monsignor Bernvelt, non intermettendosi giornata. | È trattato come criminale, stando a testa scoperta innanti a-|</w:t>
      </w:r>
      <w:proofErr w:type="gramStart"/>
      <w:r w:rsidRPr="007F3E90">
        <w:rPr>
          <w:sz w:val="24"/>
          <w:szCs w:val="24"/>
        </w:rPr>
        <w:t>gl’assistenti</w:t>
      </w:r>
      <w:proofErr w:type="gramEnd"/>
      <w:r w:rsidRPr="007F3E90">
        <w:rPr>
          <w:sz w:val="24"/>
          <w:szCs w:val="24"/>
        </w:rPr>
        <w:t>, che sono dieci; et più tre fiscali, et un secretario | et (come si suol dire) gli fanno far una confessione generale, | cominciando dal principio del governo, nel progresso delle | fattioni, et surprese, et sino ai presenti tempi. |</w:t>
      </w:r>
    </w:p>
    <w:p w14:paraId="6531B94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Come altre volte so di haver riverentemente scritto alla Serenità vostra parmi, che | tra le colpe se gli adossino queste dua, che sia stato contrario | alli affari della serenissima Republica, et a quelli di Savoia, et mi è | stato accennato da qualcheduno, che se fosse qui monsignor di | Monthou forse che per modo di discorso si cercarebbe di | cavarne da lui confronto. Come anco non si è fuori | d’opinione, che con bella maniera, et sotto altro pretesto portando | lontano il concetto si cercarà</w:t>
      </w:r>
      <w:r w:rsidRPr="007F3E90">
        <w:rPr>
          <w:rStyle w:val="Rimandonotaapidipagina"/>
          <w:sz w:val="24"/>
          <w:szCs w:val="24"/>
        </w:rPr>
        <w:footnoteReference w:id="691"/>
      </w:r>
      <w:r w:rsidRPr="007F3E90">
        <w:rPr>
          <w:sz w:val="24"/>
          <w:szCs w:val="24"/>
        </w:rPr>
        <w:t xml:space="preserve"> cavar qualche cosa da | me. Nel che starò avvertito, et spero che anco li pru-|denti avvertimenti della Serenità vostra mi potrebbero capitar in tempo. |</w:t>
      </w:r>
    </w:p>
    <w:p w14:paraId="3F9EAA5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Ella sa ciò che scrissi nel primo foglio delle mie lettere n° 61 de’ | 18 settembre havermi tocco in questo proposito monsignor</w:t>
      </w:r>
      <w:r w:rsidRPr="007F3E90">
        <w:rPr>
          <w:rStyle w:val="Rimandocommento"/>
          <w:sz w:val="24"/>
          <w:szCs w:val="24"/>
        </w:rPr>
        <w:t xml:space="preserve"> di Ma</w:t>
      </w:r>
      <w:r w:rsidRPr="007F3E90">
        <w:rPr>
          <w:sz w:val="24"/>
          <w:szCs w:val="24"/>
        </w:rPr>
        <w:t>urier |</w:t>
      </w:r>
    </w:p>
    <w:p w14:paraId="44F9D6F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179r / </w:t>
      </w:r>
    </w:p>
    <w:p w14:paraId="3FB8E29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ambasciator ordinario di Francia, onde bisogna, che vi sia qualche cosa | questo, et l’estraordinario ancora stano pur mirando il fine. Maurier | scontento della disgratia, quasi dichiarandosi partiale, et </w:t>
      </w:r>
      <w:r w:rsidRPr="007F3E90">
        <w:rPr>
          <w:sz w:val="24"/>
          <w:szCs w:val="24"/>
        </w:rPr>
        <w:lastRenderedPageBreak/>
        <w:t>l’altro | scontentissimo perché non gli è data parte di alcuna cosa, et desidera | esser richiamato alla corte: ma fino che dura il Sindaco si tiene per | fermo, che starà, per vederne</w:t>
      </w:r>
      <w:r w:rsidRPr="007F3E90">
        <w:rPr>
          <w:rStyle w:val="Rimandonotaapidipagina"/>
          <w:sz w:val="24"/>
          <w:szCs w:val="24"/>
        </w:rPr>
        <w:footnoteReference w:id="692"/>
      </w:r>
      <w:r w:rsidRPr="007F3E90">
        <w:rPr>
          <w:sz w:val="24"/>
          <w:szCs w:val="24"/>
        </w:rPr>
        <w:t xml:space="preserve"> l’essito, et ciò che si delibererà | dei prigioni, et di monsignor Bernvelt in particolare. | </w:t>
      </w:r>
    </w:p>
    <w:p w14:paraId="32DA071C" w14:textId="0982C08E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Hanno questi signori presa per mano l’instanza delli signori Stati di | Bohemia. È ella di haver seicento milla</w:t>
      </w:r>
      <w:r w:rsidRPr="007F3E90">
        <w:rPr>
          <w:rStyle w:val="Rimandonotaapidipagina"/>
          <w:sz w:val="24"/>
          <w:szCs w:val="24"/>
        </w:rPr>
        <w:footnoteReference w:id="693"/>
      </w:r>
      <w:r w:rsidRPr="007F3E90">
        <w:rPr>
          <w:sz w:val="24"/>
          <w:szCs w:val="24"/>
        </w:rPr>
        <w:t xml:space="preserve"> fiorini di Alemagna. | Parlano di volerli ad imprestido con cautioni sufficienti | della restitutione in certo spatio di tempo, che sarà limitato | vi è opinione, che condescenderanno a qualche cosa del | proprio: altri tengono altrimenti per l’urgenze presenti | del Paese, et per che par, che</w:t>
      </w:r>
      <w:ins w:id="2840" w:author="Giorgia" w:date="2023-03-11T11:30:00Z">
        <w:r w:rsidR="00F92F56">
          <w:rPr>
            <w:sz w:val="24"/>
            <w:szCs w:val="24"/>
          </w:rPr>
          <w:t xml:space="preserve"> ’</w:t>
        </w:r>
      </w:ins>
      <w:del w:id="2841" w:author="Giorgia" w:date="2023-03-11T11:30:00Z">
        <w:r w:rsidRPr="007F3E90" w:rsidDel="00F92F56">
          <w:rPr>
            <w:sz w:val="24"/>
            <w:szCs w:val="24"/>
          </w:rPr>
          <w:delText xml:space="preserve"> '</w:delText>
        </w:r>
      </w:del>
      <w:r w:rsidRPr="007F3E90">
        <w:rPr>
          <w:sz w:val="24"/>
          <w:szCs w:val="24"/>
        </w:rPr>
        <w:t xml:space="preserve">l bisogno di </w:t>
      </w:r>
      <w:proofErr w:type="gramStart"/>
      <w:r w:rsidRPr="007F3E90">
        <w:rPr>
          <w:sz w:val="24"/>
          <w:szCs w:val="24"/>
        </w:rPr>
        <w:t>quei</w:t>
      </w:r>
      <w:proofErr w:type="gramEnd"/>
      <w:r w:rsidRPr="007F3E90">
        <w:rPr>
          <w:sz w:val="24"/>
          <w:szCs w:val="24"/>
        </w:rPr>
        <w:t xml:space="preserve"> Stati non | sia così grande; ma che se pur lo faranno sarà per dar | eccitamento di principi dell’Unione a sostentar essi Bohemi. | Già scrivono, che questi siano entrati con detti principi | in colleganza, et che hora tentino tirarvi anco il signor duca di Sassonia; ma | vostra Serenità deve haverne più sicuri, et sinceri avvisi. |</w:t>
      </w:r>
    </w:p>
    <w:p w14:paraId="714F9CDA" w14:textId="1FD91C3E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Solecitano questi signori l’ispeditione dei loro commissarii per Inghilterra et il | non haver servito il vento ha data materia che s’è ritardata | haveranno in commissione di procurar, che le cose restino in | maniera stabilite, che mentre Inglesi vorranno participar del | negotio nell’Indie Orientali contribuiscano anc’essi alla spesa | in caso di guerra, che fusse da’ Spagnuoli fatta a quei popoli, | a’ quali questa Compagnia è a tal effetto obligata per | contratto. Inglesi haverebbono ben volontà del farlo, ma | vorrebbono, che</w:t>
      </w:r>
      <w:ins w:id="2842" w:author="Giorgia" w:date="2023-03-11T11:30:00Z">
        <w:r w:rsidR="00F92F56">
          <w:rPr>
            <w:sz w:val="24"/>
            <w:szCs w:val="24"/>
          </w:rPr>
          <w:t xml:space="preserve"> ’</w:t>
        </w:r>
      </w:ins>
      <w:del w:id="2843" w:author="Giorgia" w:date="2023-03-11T11:30:00Z">
        <w:r w:rsidRPr="007F3E90" w:rsidDel="00F92F56">
          <w:rPr>
            <w:sz w:val="24"/>
            <w:szCs w:val="24"/>
          </w:rPr>
          <w:delText xml:space="preserve"> '</w:delText>
        </w:r>
      </w:del>
      <w:r w:rsidRPr="007F3E90">
        <w:rPr>
          <w:sz w:val="24"/>
          <w:szCs w:val="24"/>
        </w:rPr>
        <w:t>l loro Re contribuisce, come fanno li signori Stati |</w:t>
      </w:r>
    </w:p>
    <w:p w14:paraId="164155A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179v / </w:t>
      </w:r>
    </w:p>
    <w:p w14:paraId="638098B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alla Compagnia della sua Natione. | </w:t>
      </w:r>
    </w:p>
    <w:p w14:paraId="576EF67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Doveranno anco trattar di evitar le cause de’ disgusti, che ben spesso | succedono tra l’una, et l’altra Natione per la pesca delle balene | negotio, che preme grandemente da questa parte per l’utile, et commodo | che cava il Paese dalla detta pesca. | </w:t>
      </w:r>
    </w:p>
    <w:p w14:paraId="56F26BE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Tra li tre commissarii auttorizati dalli signori Stati Generali ve n’è uno | di molto spirito, et molto stimato. M’è egli venuto a visitare | mostrando desiderio di haver lettere da me per l’eccellentissimo signor ambasciator | Donato, accioché in quello che può coadiuvi il servitio di queste | Provincie, et l’accommodamento di quelle differenze. Io ad ogni | buon fine non negarò </w:t>
      </w:r>
      <w:proofErr w:type="gramStart"/>
      <w:r w:rsidRPr="007F3E90">
        <w:rPr>
          <w:sz w:val="24"/>
          <w:szCs w:val="24"/>
        </w:rPr>
        <w:t>all’instanza;</w:t>
      </w:r>
      <w:proofErr w:type="gramEnd"/>
      <w:r w:rsidRPr="007F3E90">
        <w:rPr>
          <w:sz w:val="24"/>
          <w:szCs w:val="24"/>
        </w:rPr>
        <w:t xml:space="preserve"> ma quell’eccellentissimo signore regolerà | li suoi ufficii, conforme alla sua prudenza, come conoscerà | esser servitio della serenissima Republica. |</w:t>
      </w:r>
    </w:p>
    <w:p w14:paraId="2D23597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si è fuori d’opinione, che questi commissarii non habbino a pro-|curar di penetrar bene l’intentione del Re, et di quella corte | per il matrimonio del Principe con la figlia di Spagna, il qual questi | Stati sentirebbono mal volontieri, che proseguisse. | </w:t>
      </w:r>
    </w:p>
    <w:p w14:paraId="402CC39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Ben si vorrebbe, che si stringesse quello della sorella del Christianissimo col | principe di Piemonte, et si attende con desiderio il successo | delle trattationi del signor cardinal di Savoia. | </w:t>
      </w:r>
    </w:p>
    <w:p w14:paraId="10582DA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Una nuova si è sparsa da domenica in qua in questa corte, et è, che | il signor cardinal di Lerma sia stato disgratiato dal Re si sia | ritirato dalla corte, et che sua Maestà catholica rivedeva le scritture | di lui. Tutti qui ne </w:t>
      </w:r>
      <w:proofErr w:type="gramStart"/>
      <w:r w:rsidRPr="007F3E90">
        <w:rPr>
          <w:sz w:val="24"/>
          <w:szCs w:val="24"/>
        </w:rPr>
        <w:t>parlano;</w:t>
      </w:r>
      <w:proofErr w:type="gramEnd"/>
      <w:r w:rsidRPr="007F3E90">
        <w:rPr>
          <w:sz w:val="24"/>
          <w:szCs w:val="24"/>
        </w:rPr>
        <w:t xml:space="preserve"> ma si attendono migliori avvisi | per certificarsi della sincerità, o vanità del reporto. | </w:t>
      </w:r>
    </w:p>
    <w:p w14:paraId="21DC498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Io speravo haver d’Amsterdam qualche nota per il comercio | con quella </w:t>
      </w:r>
      <w:proofErr w:type="gramStart"/>
      <w:r w:rsidRPr="007F3E90">
        <w:rPr>
          <w:sz w:val="24"/>
          <w:szCs w:val="24"/>
        </w:rPr>
        <w:t>scala;</w:t>
      </w:r>
      <w:proofErr w:type="gramEnd"/>
      <w:r w:rsidRPr="007F3E90">
        <w:rPr>
          <w:sz w:val="24"/>
          <w:szCs w:val="24"/>
        </w:rPr>
        <w:t xml:space="preserve"> ma non mi è venuta. Ho havuta la supplica | che li mercanti presentorono alli signori Stati contra il loro | </w:t>
      </w:r>
    </w:p>
    <w:p w14:paraId="1AFE263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180r / </w:t>
      </w:r>
    </w:p>
    <w:p w14:paraId="230D328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Console per costì: credendo, che forse non riuscirà discaro ad alcune | dell’Eccellenze vostre il vederla la mando alle presenti. |</w:t>
      </w:r>
    </w:p>
    <w:p w14:paraId="4C58F688" w14:textId="622D2C3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 doi altre lettere ho compito la sodisfattione del noleggio del | sesto, et settimo mese per le dodici navi. Elle sono scritte ai 14 dello | stante, l’una è di ducati mille doicento ottanta</w:t>
      </w:r>
      <w:r w:rsidRPr="007F3E90">
        <w:rPr>
          <w:rStyle w:val="Rimandonotaapidipagina"/>
          <w:sz w:val="24"/>
          <w:szCs w:val="24"/>
        </w:rPr>
        <w:footnoteReference w:id="694"/>
      </w:r>
      <w:r w:rsidRPr="007F3E90">
        <w:rPr>
          <w:sz w:val="24"/>
          <w:szCs w:val="24"/>
        </w:rPr>
        <w:t xml:space="preserve"> per la nave | </w:t>
      </w:r>
      <w:ins w:id="2844" w:author="Giorgia" w:date="2023-03-10T18:35:00Z">
        <w:r w:rsidR="008468C3">
          <w:rPr>
            <w:sz w:val="24"/>
            <w:szCs w:val="24"/>
          </w:rPr>
          <w:t>I</w:t>
        </w:r>
      </w:ins>
      <w:del w:id="2845" w:author="Giorgia" w:date="2023-03-10T18:35:00Z">
        <w:r w:rsidRPr="007F3E90" w:rsidDel="008468C3">
          <w:rPr>
            <w:sz w:val="24"/>
            <w:szCs w:val="24"/>
          </w:rPr>
          <w:delText>i</w:delText>
        </w:r>
      </w:del>
      <w:r w:rsidRPr="007F3E90">
        <w:rPr>
          <w:sz w:val="24"/>
          <w:szCs w:val="24"/>
        </w:rPr>
        <w:t xml:space="preserve">l </w:t>
      </w:r>
      <w:ins w:id="2846" w:author="Giorgia" w:date="2023-03-10T18:35:00Z">
        <w:r w:rsidR="008468C3">
          <w:rPr>
            <w:sz w:val="24"/>
            <w:szCs w:val="24"/>
          </w:rPr>
          <w:t>r</w:t>
        </w:r>
      </w:ins>
      <w:del w:id="2847" w:author="Giorgia" w:date="2023-03-10T18:35:00Z">
        <w:r w:rsidRPr="007F3E90" w:rsidDel="008468C3">
          <w:rPr>
            <w:sz w:val="24"/>
            <w:szCs w:val="24"/>
          </w:rPr>
          <w:delText>R</w:delText>
        </w:r>
      </w:del>
      <w:r w:rsidRPr="007F3E90">
        <w:rPr>
          <w:sz w:val="24"/>
          <w:szCs w:val="24"/>
        </w:rPr>
        <w:t>e David pagabile</w:t>
      </w:r>
      <w:r w:rsidRPr="007F3E90">
        <w:rPr>
          <w:rStyle w:val="Rimandonotaapidipagina"/>
          <w:sz w:val="24"/>
          <w:szCs w:val="24"/>
        </w:rPr>
        <w:footnoteReference w:id="695"/>
      </w:r>
      <w:r w:rsidRPr="007F3E90">
        <w:rPr>
          <w:sz w:val="24"/>
          <w:szCs w:val="24"/>
        </w:rPr>
        <w:t xml:space="preserve"> al borgomastro Vibram Janson Scram, o | a chi ordinerà. Nella forma stessa ho fatta l’altra per la nave | Lo specchio per il capitano Proost per ducati mille settecentosessanta. | </w:t>
      </w:r>
    </w:p>
    <w:p w14:paraId="0BF698C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Et a questo proposito non lascierò di aggiunger alla Serenità vostra quello sono | avvisato esser stato discorso in questo particolare et è, che nell’avenire |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pagamenti delle mesate delle navi fosse servita rimetter | di qua ogni mese undecimilla ducati, che tanto importano li noli. | Che se il cambio verrà più basso delli cinquanta piacchi per | ducato questi mercanti si contenteranno di perder il di meno, che | sarà, et venendo anco qualche alteratione, che il cambio | montasse; il di più delli cinquanta piacchi doverà esser a profitto | di quella serenissima Republica. Mi viene considerato, che questo | sarebbe di commodo a lei, et agl’interessati, perché ella | non haveria a far far tante partite, et servirebbe a profitto di | questi partionevoli (senza danno di lei) convenendo al presente | pagar una per cento di provisione, et qualche altre spese. Pare a | me serenissimo Principe, che questo si potrebbe fare, né veggo, | ch'ella habbi a riceverne alcun pregiudicio, et questi havereb-|bono la loro sodisfattione. La cosa non è stata risoluta. S’ella la | troverà buona me ne potrà avvisar la sua volontà, et ne aspetto la | risposta. In tanto scriverò al Calandrini, che bisognerà, che di | questo (quando habbi a seguire) faccino una specifica chiara in | scrittura. Di quello succederà ne darò riverente parte alla Serenità vostra. Gratie etc. |</w:t>
      </w:r>
    </w:p>
    <w:p w14:paraId="0E50985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44F0E6F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20 novembre 1618 |</w:t>
      </w:r>
    </w:p>
    <w:p w14:paraId="68DA909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23EAB7E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devotissimo servitore |</w:t>
      </w:r>
    </w:p>
    <w:p w14:paraId="7E9E86E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22A9AE7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297231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180v-181v /</w:t>
      </w:r>
    </w:p>
    <w:p w14:paraId="5B2ACA2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 xml:space="preserve">Bianche </w:t>
      </w:r>
    </w:p>
    <w:p w14:paraId="13992F7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76BF2CD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181v / </w:t>
      </w:r>
    </w:p>
    <w:p w14:paraId="1F2825E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6243A54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70 sola |</w:t>
      </w:r>
    </w:p>
    <w:p w14:paraId="582866C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20FB3C1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Sigillo e tracce di sigilli</w:t>
      </w:r>
    </w:p>
    <w:p w14:paraId="613D958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29F0F7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7B21793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181vC / </w:t>
      </w:r>
    </w:p>
    <w:p w14:paraId="4E33E7CE" w14:textId="0915D289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20</w:t>
      </w:r>
      <w:r w:rsidRPr="007F3E90">
        <w:rPr>
          <w:rStyle w:val="Rimandonotaapidipagina"/>
          <w:sz w:val="24"/>
          <w:szCs w:val="24"/>
        </w:rPr>
        <w:footnoteReference w:id="696"/>
      </w:r>
      <w:r w:rsidRPr="007F3E90">
        <w:rPr>
          <w:sz w:val="24"/>
          <w:szCs w:val="24"/>
        </w:rPr>
        <w:t xml:space="preserve"> novembre 1618 ricevute a’ 5 d</w:t>
      </w:r>
      <w:ins w:id="2848" w:author="Giorgia" w:date="2023-03-11T19:14:00Z">
        <w:r w:rsidR="002C7EE3">
          <w:rPr>
            <w:sz w:val="24"/>
            <w:szCs w:val="24"/>
          </w:rPr>
          <w:t>e</w:t>
        </w:r>
      </w:ins>
      <w:del w:id="2849" w:author="Giorgia" w:date="2023-03-11T19:14:00Z">
        <w:r w:rsidRPr="007F3E90" w:rsidDel="002C7EE3">
          <w:rPr>
            <w:sz w:val="24"/>
            <w:szCs w:val="24"/>
          </w:rPr>
          <w:delText>i</w:delText>
        </w:r>
      </w:del>
      <w:r w:rsidRPr="007F3E90">
        <w:rPr>
          <w:sz w:val="24"/>
          <w:szCs w:val="24"/>
        </w:rPr>
        <w:t>cembre |</w:t>
      </w:r>
    </w:p>
    <w:p w14:paraId="3850A5EC" w14:textId="3CE9A5C2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2850" w:author="Flavia Di Gi" w:date="2023-03-19T18:50:00Z">
        <w:r w:rsidR="004D1B21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70 | sola |</w:t>
      </w:r>
    </w:p>
    <w:p w14:paraId="08FA31A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14F316E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Discorsi sopra i negozi correnti et accioni | di Ossuna. |</w:t>
      </w:r>
    </w:p>
    <w:p w14:paraId="5627FC1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Consiglio di Mauritio di tener | le genti forastiere assuefatte all’aria | e licentiar quelle del Paese. |</w:t>
      </w:r>
    </w:p>
    <w:p w14:paraId="56FDC70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Attende quei signori al drizamento</w:t>
      </w:r>
      <w:r w:rsidRPr="007F3E90">
        <w:rPr>
          <w:rStyle w:val="Rimandonotaapidipagina"/>
          <w:sz w:val="24"/>
          <w:szCs w:val="24"/>
        </w:rPr>
        <w:footnoteReference w:id="697"/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del</w:t>
      </w:r>
      <w:proofErr w:type="gramEnd"/>
      <w:r w:rsidRPr="007F3E90">
        <w:rPr>
          <w:sz w:val="24"/>
          <w:szCs w:val="24"/>
        </w:rPr>
        <w:t xml:space="preserve"> Stato. | </w:t>
      </w:r>
    </w:p>
    <w:p w14:paraId="60C86AD2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Moto eseguito a Roterdam per occasione | di un predicante. |</w:t>
      </w:r>
    </w:p>
    <w:p w14:paraId="03B6E4F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Bernvelt vien essaminato. | Se li oppone sia stato contrario | ai negozi della Republica e di Savoia. | </w:t>
      </w:r>
    </w:p>
    <w:p w14:paraId="1A7B8A9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si crede che si procurerà di | cavar alcuna cosa da lui, che poi | li avertimenti potriano capitarli in tempo. |</w:t>
      </w:r>
    </w:p>
    <w:p w14:paraId="107F893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scritto in tal proposito in lettere | n° 61. |</w:t>
      </w:r>
    </w:p>
    <w:p w14:paraId="07BEA5D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Instanza [di]</w:t>
      </w:r>
      <w:r w:rsidRPr="007F3E90">
        <w:rPr>
          <w:rStyle w:val="Rimandonotaapidipagina"/>
          <w:sz w:val="24"/>
          <w:szCs w:val="24"/>
        </w:rPr>
        <w:footnoteReference w:id="698"/>
      </w:r>
      <w:r w:rsidRPr="007F3E90">
        <w:rPr>
          <w:sz w:val="24"/>
          <w:szCs w:val="24"/>
        </w:rPr>
        <w:t xml:space="preserve"> Bohemia è di | havere documenti ad imprestedo. |</w:t>
      </w:r>
    </w:p>
    <w:p w14:paraId="37EE0EA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Vi è opinione che condescenderanno: | altri dicono altrimenti. |</w:t>
      </w:r>
    </w:p>
    <w:p w14:paraId="42B5618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Dicesi che Boemi siano in coleganza | con principi dell’Unione, e che procurino | tirarne Sassonia. |</w:t>
      </w:r>
    </w:p>
    <w:p w14:paraId="436A723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solecita l’espeditione di commissarii per Inghilterra | sopra il negotio delle Indie. E per la | pesca delle balene. |</w:t>
      </w:r>
    </w:p>
    <w:p w14:paraId="65ACBEC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Uno di detti commissarii le ha recercato lettere | per il signor ambasciator Donato: non le negherà. |</w:t>
      </w:r>
    </w:p>
    <w:p w14:paraId="2F20FDB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FB137C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|</w:t>
      </w:r>
    </w:p>
    <w:p w14:paraId="6CB4D9C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7112978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181vD / </w:t>
      </w:r>
    </w:p>
    <w:p w14:paraId="714B1A5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crede procureranno saper della tractatione | del matrimonio con Spagna che non vorriano | seguisse,</w:t>
      </w:r>
      <w:r w:rsidRPr="007F3E90">
        <w:rPr>
          <w:rStyle w:val="Rimandonotaapidipagina"/>
          <w:sz w:val="24"/>
          <w:szCs w:val="24"/>
        </w:rPr>
        <w:footnoteReference w:id="699"/>
      </w:r>
      <w:r w:rsidRPr="007F3E90">
        <w:rPr>
          <w:sz w:val="24"/>
          <w:szCs w:val="24"/>
        </w:rPr>
        <w:t xml:space="preserve"> ma desiderano quello | di Francia con Savoia. |</w:t>
      </w:r>
    </w:p>
    <w:p w14:paraId="693E336D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Si parla che Lerma sia in disgrazia. |</w:t>
      </w:r>
    </w:p>
    <w:p w14:paraId="1247C2E1" w14:textId="7F00E0FA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Manda supplica di mercanti data ai | Stati contra</w:t>
      </w:r>
      <w:ins w:id="2853" w:author="Giorgia" w:date="2023-03-11T00:14:00Z">
        <w:r w:rsidR="006F0D1D">
          <w:rPr>
            <w:sz w:val="24"/>
            <w:szCs w:val="24"/>
          </w:rPr>
          <w:t xml:space="preserve"> ’</w:t>
        </w:r>
      </w:ins>
      <w:del w:id="2854" w:author="Giorgia" w:date="2023-03-11T00:14:00Z">
        <w:r w:rsidRPr="007F3E90" w:rsidDel="006F0D1D">
          <w:rPr>
            <w:sz w:val="24"/>
            <w:szCs w:val="24"/>
          </w:rPr>
          <w:delText xml:space="preserve"> ‘</w:delText>
        </w:r>
      </w:del>
      <w:r w:rsidRPr="007F3E90">
        <w:rPr>
          <w:sz w:val="24"/>
          <w:szCs w:val="24"/>
        </w:rPr>
        <w:t>l Console. |</w:t>
      </w:r>
    </w:p>
    <w:p w14:paraId="660BE2E4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Avvisa di lettere di cambio. |</w:t>
      </w:r>
    </w:p>
    <w:p w14:paraId="710C24A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Discorso che saria bene | rimetter ogni mese ducati </w:t>
      </w:r>
      <w:proofErr w:type="gramStart"/>
      <w:r w:rsidRPr="007F3E90">
        <w:rPr>
          <w:sz w:val="24"/>
          <w:szCs w:val="24"/>
        </w:rPr>
        <w:t>11</w:t>
      </w:r>
      <w:proofErr w:type="gramEnd"/>
      <w:r w:rsidRPr="007F3E90">
        <w:rPr>
          <w:sz w:val="24"/>
          <w:szCs w:val="24"/>
        </w:rPr>
        <w:t xml:space="preserve"> mila | che tanto importa il nollo | delle navi: et vantaggi | che vi sarebbono. |</w:t>
      </w:r>
    </w:p>
    <w:p w14:paraId="79E74D7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  <w:sectPr w:rsidR="000F5CF6" w:rsidRPr="007F3E90" w:rsidSect="007F3E90">
          <w:headerReference w:type="default" r:id="rId21"/>
          <w:footnotePr>
            <w:numFmt w:val="lowerLetter"/>
            <w:numRestart w:val="eachPage"/>
          </w:footnotePr>
          <w:type w:val="continuous"/>
          <w:pgSz w:w="11900" w:h="16840"/>
          <w:pgMar w:top="1418" w:right="1133" w:bottom="1134" w:left="1134" w:header="709" w:footer="709" w:gutter="0"/>
          <w:cols w:space="708"/>
          <w:docGrid w:linePitch="360"/>
        </w:sectPr>
      </w:pPr>
    </w:p>
    <w:p w14:paraId="3992F78A" w14:textId="7984C438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6</w:t>
      </w:r>
      <w:r w:rsidR="00ED0B9A">
        <w:rPr>
          <w:sz w:val="24"/>
          <w:szCs w:val="24"/>
        </w:rPr>
        <w:t>3</w:t>
      </w:r>
    </w:p>
    <w:p w14:paraId="562F3CFA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25 novembre 1618, L’Aia (cc. 182r-184v, 187r-v)</w:t>
      </w:r>
    </w:p>
    <w:p w14:paraId="4427E02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48CE025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182r / </w:t>
      </w:r>
    </w:p>
    <w:p w14:paraId="223BBD5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71 sola |</w:t>
      </w:r>
    </w:p>
    <w:p w14:paraId="68DB52E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4108266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70B6505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 di haver riverentemente scritto alla Serenità vostra esser qui così ben | noti gl’artificii dei Spagnuoli, li loro inganni; et quanti si | vagliano facilmente de' pretesti, che non incontro difficoltà, che | non siano credute l’attioni del duca d’Ossuna tutte dirette al | fine d’inquietar la Serenità vostra, consumar il suo errario, et (dicono | qui) con sicurezza dal canto de’ Spagnoli, che poi quant’ella | potesse avanzare o per mar, o per terra tutto loro sarebbe | restituito per il desiderio, ch’ella ha del proprio riposo, | et della quiete universale: in ogni modo ogni avvertimento | et filo delle cose che succedono in quella parte d’Italia | non può se non giovarmi per il servitio, et per accrescer la | riputatione di vostra Serenità. Io essendomi discorso, o venendo | con alcuni di questi signori a proposito di quello, che s’è com-|piacciuta la Serenità vostra distintamente significarmi nella sua | ultima lettera d’avviso delli tre dello stante non mancarò | di sostener il suo servitio; et all’incontro mostrar quanto | siano captiosi, et pieni d’artificii li concetti, et attioni del | duca d’Ossuna. |</w:t>
      </w:r>
    </w:p>
    <w:p w14:paraId="1D356E1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Tutti questi ultimi giorni s’è andato vociferando per questa | corte (non so di onde veniva l’inventione) che l’armata | di vostra Serenità s’era incontrata con la spagnola, et che questa | haveva riportata la peggio, il che veniva espresso, et | inteso con particolar gusto dalla più gran parte; ma come | l’avviso non haveva fundamento; così all’incontro ha | spiacciuto perché si haverebbe ben voluto, che fosse seguito | della maniera raportata. | </w:t>
      </w:r>
    </w:p>
    <w:p w14:paraId="25CDBA6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Hanno tanto desiderio qui, che quell’eccellentissimo Generale, et li capitani | del Paese, che sono di là habbino occasione di adoperarsi |</w:t>
      </w:r>
    </w:p>
    <w:p w14:paraId="6073FA6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182v / </w:t>
      </w:r>
    </w:p>
    <w:p w14:paraId="5C59E8C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servitio della Serenità vostra a confusione de’ Spagnoli, che ogni | avviso della sudetta natura riesce, et fa impressione. Et | già s’accorgono (et io lo faccio constare) che non è vostra Serenità che | stia sulla difesa; ma che sono Spagnuoli, che non vorrebbono | incontrar l’offesa, et che mirano solo a dar gelosia, et con | questa porgerle materia di spesa. |</w:t>
      </w:r>
    </w:p>
    <w:p w14:paraId="00431BD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Questo mi ha detto anco il signor principe Mauritio hieri che fui a | sua visitatione, essendo </w:t>
      </w:r>
      <w:proofErr w:type="gramStart"/>
      <w:r w:rsidRPr="007F3E90">
        <w:rPr>
          <w:sz w:val="24"/>
          <w:szCs w:val="24"/>
        </w:rPr>
        <w:t>qualche giorni</w:t>
      </w:r>
      <w:proofErr w:type="gramEnd"/>
      <w:r w:rsidRPr="007F3E90">
        <w:rPr>
          <w:sz w:val="24"/>
          <w:szCs w:val="24"/>
        </w:rPr>
        <w:t xml:space="preserve">, che non havevo mostrato | questo segno di riverenza trattenuto prima per le gravi occu-|pationi, che ha lunghe, et continuate poi per non haver | altro soggetto, che di semplice complimento. | </w:t>
      </w:r>
    </w:p>
    <w:p w14:paraId="298EE364" w14:textId="29FBF5A8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Resi gratie all’Eccellenza sua di certa lettera, che mi mandò a vedere | scritta di Spagna intorno al retiramento di corte del cardinal | di Lerma. La cui disgratia qui con questo avviso viene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 tenuta per certo: et io se ben sono sicuro, ch’ella ha havuti | tutti li particolari, che toccano quel soggetto in ogni modo | per quelli dell’Eccellenze vostre, che havessero gusto di veder forse l’|affetto di chi scrive, tradotta la lettera dal fiamingo glie-|ne mando la copia; et in particolare per quello, che | viene toccato in fine di essa intorno l’allarma, [c]he</w:t>
      </w:r>
      <w:r w:rsidRPr="007F3E90">
        <w:rPr>
          <w:rStyle w:val="Rimandonotaapidipagina"/>
          <w:sz w:val="24"/>
          <w:szCs w:val="24"/>
        </w:rPr>
        <w:footnoteReference w:id="700"/>
      </w:r>
      <w:r w:rsidRPr="007F3E90">
        <w:rPr>
          <w:sz w:val="24"/>
          <w:szCs w:val="24"/>
        </w:rPr>
        <w:t xml:space="preserve"> | par che habbino Spagnuoli del negotio che si tratta</w:t>
      </w:r>
      <w:r w:rsidRPr="007F3E90">
        <w:rPr>
          <w:rStyle w:val="Rimandonotaapidipagina"/>
          <w:sz w:val="24"/>
          <w:szCs w:val="24"/>
        </w:rPr>
        <w:footnoteReference w:id="701"/>
      </w:r>
      <w:r w:rsidRPr="007F3E90">
        <w:rPr>
          <w:sz w:val="24"/>
          <w:szCs w:val="24"/>
        </w:rPr>
        <w:t xml:space="preserve"> qui di | metter in piedi di viaggiar </w:t>
      </w:r>
      <w:r w:rsidRPr="001C575F">
        <w:rPr>
          <w:sz w:val="24"/>
          <w:szCs w:val="24"/>
          <w:rPrChange w:id="2855" w:author="Flavia Di Gi" w:date="2023-04-12T16:51:00Z">
            <w:rPr>
              <w:sz w:val="24"/>
              <w:szCs w:val="24"/>
              <w:highlight w:val="yellow"/>
            </w:rPr>
          </w:rPrChange>
        </w:rPr>
        <w:t>nell’Indie Occidentali.</w:t>
      </w:r>
      <w:r w:rsidRPr="007F3E90">
        <w:rPr>
          <w:sz w:val="24"/>
          <w:szCs w:val="24"/>
        </w:rPr>
        <w:t xml:space="preserve"> |</w:t>
      </w:r>
    </w:p>
    <w:p w14:paraId="69B62B39" w14:textId="6D69F66F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Intorno</w:t>
      </w:r>
      <w:ins w:id="2856" w:author="Giorgia" w:date="2023-03-11T11:31:00Z">
        <w:r w:rsidR="00F92F56">
          <w:rPr>
            <w:sz w:val="24"/>
            <w:szCs w:val="24"/>
          </w:rPr>
          <w:t xml:space="preserve"> ’</w:t>
        </w:r>
      </w:ins>
      <w:del w:id="2857" w:author="Giorgia" w:date="2023-03-11T11:31:00Z">
        <w:r w:rsidRPr="007F3E90" w:rsidDel="00F92F56">
          <w:rPr>
            <w:sz w:val="24"/>
            <w:szCs w:val="24"/>
          </w:rPr>
          <w:delText xml:space="preserve"> '</w:delText>
        </w:r>
      </w:del>
      <w:r w:rsidRPr="007F3E90">
        <w:rPr>
          <w:sz w:val="24"/>
          <w:szCs w:val="24"/>
        </w:rPr>
        <w:t>l quale mi ha detto il signor principe Mauritio che | ha havuto avviso certo, che a Brusseles vi è stato, et | vi è che pensar assai; anzi che habbino fatto doi o | tre consigli sopra questo particolare, come interromperlo | et fino proposto di romper la tregua per tal effetto; ma | forse si sono aveduti, che simil risolutione farebbe devenir |</w:t>
      </w:r>
    </w:p>
    <w:p w14:paraId="0CA5254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183r / </w:t>
      </w:r>
    </w:p>
    <w:p w14:paraId="36936956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anco a più viva risolutione da questa parte di avanzar l’affare. |</w:t>
      </w:r>
    </w:p>
    <w:p w14:paraId="503CD49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Mi aggiunse sua Eccellenza, che questo veniva stimato un vero mezo per dar | che travagliar a’ Spagnuoli; et che si era dietro per termi-|narlo; et la più gran difficoltà staria al presente in accordar | con quelli della Compagnia della Ghinea. Questa è una | compagnia separata, che ha il suo banco in </w:t>
      </w:r>
      <w:r w:rsidRPr="007F3E90">
        <w:rPr>
          <w:sz w:val="24"/>
          <w:szCs w:val="24"/>
        </w:rPr>
        <w:lastRenderedPageBreak/>
        <w:t>Amsterdam, et | a Midelburgh. Disse, che questi, che vorrebbono far</w:t>
      </w:r>
      <w:r w:rsidRPr="007F3E90">
        <w:rPr>
          <w:rStyle w:val="Rimandonotaapidipagina"/>
          <w:sz w:val="24"/>
          <w:szCs w:val="24"/>
        </w:rPr>
        <w:footnoteReference w:id="702"/>
      </w:r>
      <w:r w:rsidRPr="007F3E90">
        <w:rPr>
          <w:sz w:val="24"/>
          <w:szCs w:val="24"/>
        </w:rPr>
        <w:t xml:space="preserve"> la | Compagnia delle Indie Occidentali vorrebbono, che s’incor-|porasse quel negotio con questo; ma essi della Ghinea, che | già sono incaminati, et fanno conto di ricever un viaggio | per l’altro intorno ad un millione, et mezo di fiorini,</w:t>
      </w:r>
      <w:r w:rsidRPr="007F3E90">
        <w:rPr>
          <w:rStyle w:val="Rimandonotaapidipagina"/>
          <w:sz w:val="24"/>
          <w:szCs w:val="24"/>
        </w:rPr>
        <w:footnoteReference w:id="703"/>
      </w:r>
      <w:r w:rsidRPr="007F3E90">
        <w:rPr>
          <w:sz w:val="24"/>
          <w:szCs w:val="24"/>
        </w:rPr>
        <w:t xml:space="preserve"> | havendo questo certo in particolare non così facilmente vorrebbono | condescender a farlo commune. In cosa che ha da cominciarsi. | </w:t>
      </w:r>
    </w:p>
    <w:p w14:paraId="48B4A894" w14:textId="0596C63D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mi disse sua Eccellenza ben </w:t>
      </w:r>
      <w:proofErr w:type="gramStart"/>
      <w:r w:rsidRPr="007F3E90">
        <w:rPr>
          <w:sz w:val="24"/>
          <w:szCs w:val="24"/>
        </w:rPr>
        <w:t>li vostri</w:t>
      </w:r>
      <w:proofErr w:type="gramEnd"/>
      <w:r w:rsidRPr="007F3E90">
        <w:rPr>
          <w:sz w:val="24"/>
          <w:szCs w:val="24"/>
        </w:rPr>
        <w:t xml:space="preserve"> signori vorranno dar dei quattrini | per questa </w:t>
      </w:r>
      <w:ins w:id="2858" w:author="Giorgia" w:date="2023-03-10T19:38:00Z">
        <w:r w:rsidR="00F66DA1">
          <w:rPr>
            <w:sz w:val="24"/>
            <w:szCs w:val="24"/>
          </w:rPr>
          <w:t>C</w:t>
        </w:r>
      </w:ins>
      <w:del w:id="2859" w:author="Giorgia" w:date="2023-03-10T19:38:00Z">
        <w:r w:rsidRPr="007F3E90" w:rsidDel="00F66DA1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ompagnia? Io risposi, che non sapevo che affare | fosse questo, che servitio ne potesse cavar la Republica, come si havesse | a caminar in esso; et tanto meno penetrar l’intentione dell’Eccellenze vostre | come vi concorressero. Rispose sua Eccellenza sarà ben il dovere, che | lo sappino; et credo aggiunse come sentiranno l’utile, che | se ne potrà ritrare, et il danno, che si potrà far al commune | nemico, che facilmente si conduranno quei signori ad esborsar una | qualche summa per esser a parte. |</w:t>
      </w:r>
    </w:p>
    <w:p w14:paraId="55B41C0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Parmi serenissimo Principe che questo negotio camini innanti | et che si vorrebbe, che anco vostra Serenità vi concorresse, essendomene | stato ancora parlato, come le scrissi riverentemente in mie | dei 16 del passato. Io sempre, che me ne sia trattato starò | sopra generali; attenderò quello me ne verrà detto per | avvisarlo; et in tanto se si compiacerà potrà dirmene il | </w:t>
      </w:r>
    </w:p>
    <w:p w14:paraId="79A4A982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183v / </w:t>
      </w:r>
    </w:p>
    <w:p w14:paraId="3D07E66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BA44F6">
        <w:rPr>
          <w:sz w:val="24"/>
          <w:szCs w:val="24"/>
        </w:rPr>
        <w:t>il* suo senso</w:t>
      </w:r>
      <w:r w:rsidRPr="007F3E90">
        <w:rPr>
          <w:sz w:val="24"/>
          <w:szCs w:val="24"/>
        </w:rPr>
        <w:t>, acciò nelle risposte</w:t>
      </w:r>
      <w:r w:rsidRPr="007F3E90">
        <w:rPr>
          <w:rStyle w:val="Rimandonotaapidipagina"/>
          <w:sz w:val="24"/>
          <w:szCs w:val="24"/>
        </w:rPr>
        <w:footnoteReference w:id="704"/>
      </w:r>
      <w:r w:rsidRPr="007F3E90">
        <w:rPr>
          <w:sz w:val="24"/>
          <w:szCs w:val="24"/>
        </w:rPr>
        <w:t xml:space="preserve"> a</w:t>
      </w:r>
      <w:r w:rsidRPr="007F3E90">
        <w:rPr>
          <w:rStyle w:val="Rimandonotaapidipagina"/>
          <w:sz w:val="24"/>
          <w:szCs w:val="24"/>
        </w:rPr>
        <w:footnoteReference w:id="705"/>
      </w:r>
      <w:r w:rsidRPr="007F3E90">
        <w:rPr>
          <w:sz w:val="24"/>
          <w:szCs w:val="24"/>
        </w:rPr>
        <w:t xml:space="preserve"> qualche instanza, o propo-|sitione, che mi fusse fatta possi portar</w:t>
      </w:r>
      <w:r w:rsidRPr="007F3E90">
        <w:rPr>
          <w:rStyle w:val="Rimandonotaapidipagina"/>
          <w:sz w:val="24"/>
          <w:szCs w:val="24"/>
        </w:rPr>
        <w:footnoteReference w:id="706"/>
      </w:r>
      <w:r w:rsidRPr="007F3E90">
        <w:rPr>
          <w:sz w:val="24"/>
          <w:szCs w:val="24"/>
        </w:rPr>
        <w:t xml:space="preserve"> coi sensi della Serenità vostra. | </w:t>
      </w:r>
    </w:p>
    <w:p w14:paraId="731FA35C" w14:textId="367E8A32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Habbi avviso, che li serenissimi arciduchi facevano marchiar verso | Lipstat, et Paterborno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guida del conte Henrico di | Bergh qualche mille cavalli; et sua Eccellenza me lo confirmò | come anco, che li signori Stati Generali facevano star | pronta la sua cavalleria ai confini di Gheldria, et | nell’altre parti alle frontiere dell’inimico. Ha consi-|derato il signor Principe, che</w:t>
      </w:r>
      <w:ins w:id="2860" w:author="Giorgia" w:date="2023-03-11T00:15:00Z">
        <w:r w:rsidR="006F0D1D">
          <w:rPr>
            <w:sz w:val="24"/>
            <w:szCs w:val="24"/>
          </w:rPr>
          <w:t xml:space="preserve"> ’</w:t>
        </w:r>
      </w:ins>
      <w:del w:id="2861" w:author="Giorgia" w:date="2023-03-11T00:15:00Z">
        <w:r w:rsidRPr="007F3E90" w:rsidDel="006F0D1D">
          <w:rPr>
            <w:sz w:val="24"/>
            <w:szCs w:val="24"/>
          </w:rPr>
          <w:delText xml:space="preserve"> ‘</w:delText>
        </w:r>
      </w:del>
      <w:r w:rsidRPr="007F3E90">
        <w:rPr>
          <w:sz w:val="24"/>
          <w:szCs w:val="24"/>
        </w:rPr>
        <w:t>l tempo è innanti alla vernata | ma che ogni buona guarda contra Spagnuoli è più che | necessaria. |</w:t>
      </w:r>
    </w:p>
    <w:p w14:paraId="1FCAF05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ricercò delle cose d’Italia. Le dissi ciò che si faceva nello | stato di Milano che in luoco di licentiare si facevano | riempir le compagnie; et a Napoli pareva, che si facessero | nuove genti; aggiungendo quell’altro di più, che | stimai preprio</w:t>
      </w:r>
      <w:r w:rsidRPr="007F3E90">
        <w:rPr>
          <w:rStyle w:val="Rimandonotaapidipagina"/>
          <w:sz w:val="24"/>
          <w:szCs w:val="24"/>
        </w:rPr>
        <w:footnoteReference w:id="707"/>
      </w:r>
      <w:r w:rsidRPr="007F3E90">
        <w:rPr>
          <w:sz w:val="24"/>
          <w:szCs w:val="24"/>
        </w:rPr>
        <w:t xml:space="preserve"> d’intelligenza alla curiosità di questo | Principe. Fece sembiante di sorriso, et disse sono li soli | Spagnuoli, che sanno ingannare, et bisogna procurar | che troviamo mezo d’ingannarli loro. | </w:t>
      </w:r>
    </w:p>
    <w:p w14:paraId="4774080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Posso dir essermi assicurato da più d’una parte, che li commissarii | per</w:t>
      </w:r>
      <w:r w:rsidRPr="007F3E90">
        <w:rPr>
          <w:rStyle w:val="Rimandonotaapidipagina"/>
          <w:sz w:val="24"/>
          <w:szCs w:val="24"/>
        </w:rPr>
        <w:footnoteReference w:id="708"/>
      </w:r>
      <w:r w:rsidRPr="007F3E90">
        <w:rPr>
          <w:sz w:val="24"/>
          <w:szCs w:val="24"/>
        </w:rPr>
        <w:t xml:space="preserve"> Inghilterra haveranno carica di penetrar in | quanto potranno, come l’arrivo di quel Re sia inclinato | al maritaggio del suo Principe con la figliola di Spagna; | anzi che tenteranno, et faranno ogni possibile per sturbarlo. |</w:t>
      </w:r>
    </w:p>
    <w:p w14:paraId="496427F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fa reflesso se succedesse, che non potendo esser, che si stringa | per un anno ancora o là in circa, in questo tempo si | andava avvicinando il finir della tregua, et come il re | d’Inghilterra è stato a parte nella trattatione, entrano in sospetto | </w:t>
      </w:r>
    </w:p>
    <w:p w14:paraId="225E1682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184r / </w:t>
      </w:r>
    </w:p>
    <w:p w14:paraId="0E9242A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dovendosi entrar in nuovo negotio li rispetti della nuova paren-|tella non laciarebbono, che quella Maestà caminasse con quell’|ardente volontà al vantaggio di queste Provincie, che altrimenti | farebbe. L’ha provato vostra Serenità nelli suoi interessi con tante diffi-|coltà, che se le sono apposte dalla parte de’ Grisoni. Et qui | temono anco del presente governo della Francia. |</w:t>
      </w:r>
    </w:p>
    <w:p w14:paraId="1C14012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Mentre sto scrivendo mi capitano lettere di Brusseles con le quali mi | avvisa il Pasini, che l’impresa, che vogliono far Spagnoli | publicano sia in Barbaria: ma mi aggiunse haver | inteso da persona grande, qualificata</w:t>
      </w:r>
      <w:r w:rsidRPr="007F3E90">
        <w:rPr>
          <w:rStyle w:val="Rimandonotaapidipagina"/>
          <w:sz w:val="24"/>
          <w:szCs w:val="24"/>
        </w:rPr>
        <w:footnoteReference w:id="709"/>
      </w:r>
      <w:r w:rsidRPr="007F3E90">
        <w:rPr>
          <w:sz w:val="24"/>
          <w:szCs w:val="24"/>
        </w:rPr>
        <w:t xml:space="preserve">, et che può saper | qualche cosa, che ogni cosa mira contra la </w:t>
      </w:r>
      <w:r w:rsidRPr="007F3E90">
        <w:rPr>
          <w:sz w:val="24"/>
          <w:szCs w:val="24"/>
        </w:rPr>
        <w:lastRenderedPageBreak/>
        <w:t xml:space="preserve">serenissima Republica | usando il duca di Ossuna ogni sorte di diligenza; et | dando ad intender cose grandi. Il che vuol inferire, che | habbi ancor machinationi in testa. Mi promette di | non risparmiar a fatica, né guardar a spesa per saper | qualche cosa. Tanto ho stimato proprio ad ogni buon | fine di aggiunger alla Serenità vostra. | </w:t>
      </w:r>
    </w:p>
    <w:p w14:paraId="467DBC2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Ho tuttavia in espettatione dell’ordine di lei per sodisfar all’|instanza di questi signori delle Amiralità, et per consequente | di queste povere genti. Trovo hor l’una, hor l’altra | iscusa per non esborsar denaro se non so in qual maniera | ma non veggo, che parole contentino: perché mi si re-|plicano le instanze. | </w:t>
      </w:r>
    </w:p>
    <w:p w14:paraId="60A8868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Qui aggiunto sarà il duplicato delle mie lettere dei 20. Gratie etc. |</w:t>
      </w:r>
    </w:p>
    <w:p w14:paraId="3C3DB8C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26E61B3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25 novembre 1618 |</w:t>
      </w:r>
    </w:p>
    <w:p w14:paraId="64AF931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3EAA4EA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2697C46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27560FD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2BAB5B7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184v / </w:t>
      </w:r>
    </w:p>
    <w:p w14:paraId="67E0B75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32E5D5D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sz w:val="24"/>
          <w:szCs w:val="24"/>
        </w:rPr>
      </w:pPr>
    </w:p>
    <w:p w14:paraId="3649D8D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187r / </w:t>
      </w:r>
    </w:p>
    <w:p w14:paraId="4A10CFB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01FD0230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</w:p>
    <w:p w14:paraId="62499E16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187v / </w:t>
      </w:r>
    </w:p>
    <w:p w14:paraId="3D42AA1B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41849ECE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71 sola |</w:t>
      </w:r>
    </w:p>
    <w:p w14:paraId="17CD2C3D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</w:p>
    <w:p w14:paraId="3526ED1D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Tracce di sigilli </w:t>
      </w:r>
    </w:p>
    <w:p w14:paraId="316339EB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</w:p>
    <w:p w14:paraId="46B1B1AE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29FA3ABA" w14:textId="39056C36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187vC</w:t>
      </w:r>
      <w:ins w:id="2862" w:author="Flavia Di Gi" w:date="2023-03-12T11:43:00Z">
        <w:r w:rsidR="001F17D5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 xml:space="preserve">/ </w:t>
      </w:r>
    </w:p>
    <w:p w14:paraId="7FABB53A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25 novembre 1618 ricevute a’ 13 decembre |</w:t>
      </w:r>
    </w:p>
    <w:p w14:paraId="79547318" w14:textId="520D121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2863" w:author="Flavia Di Gi" w:date="2023-03-19T18:50:00Z">
        <w:r w:rsidR="004D1B21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71 | sola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37D057D4" w14:textId="77777777" w:rsidR="000F5CF6" w:rsidRPr="007F3E90" w:rsidRDefault="000F5CF6" w:rsidP="007F3E90">
      <w:pPr>
        <w:tabs>
          <w:tab w:val="left" w:pos="1585"/>
        </w:tabs>
        <w:snapToGrid w:val="0"/>
        <w:jc w:val="both"/>
        <w:rPr>
          <w:sz w:val="24"/>
          <w:szCs w:val="24"/>
        </w:rPr>
      </w:pPr>
    </w:p>
    <w:p w14:paraId="4EC64073" w14:textId="5DEF25E8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Accusa la ricevuta delle lettere de’ 3 | et esser facile l</w:t>
      </w:r>
      <w:ins w:id="2864" w:author="Giorgia" w:date="2023-03-11T00:15:00Z">
        <w:r w:rsidR="006F0D1D">
          <w:rPr>
            <w:sz w:val="24"/>
            <w:szCs w:val="24"/>
          </w:rPr>
          <w:t>’</w:t>
        </w:r>
      </w:ins>
      <w:del w:id="2865" w:author="Giorgia" w:date="2023-03-11T00:15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imprimere il | mal animo, et concetti de’ Spagnoli. |</w:t>
      </w:r>
    </w:p>
    <w:p w14:paraId="26A34CDA" w14:textId="4D039392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Divulgatione che l’armate veneta</w:t>
      </w:r>
      <w:r w:rsidRPr="007F3E90">
        <w:rPr>
          <w:rStyle w:val="Rimandonotaapidipagina"/>
          <w:sz w:val="24"/>
          <w:szCs w:val="24"/>
        </w:rPr>
        <w:footnoteReference w:id="710"/>
      </w:r>
      <w:r w:rsidRPr="007F3E90">
        <w:rPr>
          <w:sz w:val="24"/>
          <w:szCs w:val="24"/>
        </w:rPr>
        <w:t>, e | Spagnoli s</w:t>
      </w:r>
      <w:ins w:id="2866" w:author="Giorgia" w:date="2023-03-11T00:15:00Z">
        <w:r w:rsidR="006F0D1D">
          <w:rPr>
            <w:sz w:val="24"/>
            <w:szCs w:val="24"/>
          </w:rPr>
          <w:t>’</w:t>
        </w:r>
      </w:ins>
      <w:del w:id="2867" w:author="Giorgia" w:date="2023-03-11T00:15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erano azzufati, et con gusto | inteso, che la spagnola havesse havuta | la peggio. | </w:t>
      </w:r>
    </w:p>
    <w:p w14:paraId="61C80F33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Desiderio che il General et li capitani | del Paese faccino alcune fattioni. | </w:t>
      </w:r>
    </w:p>
    <w:p w14:paraId="52FC06B8" w14:textId="25BEF918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rese gratie al Principe d</w:t>
      </w:r>
      <w:ins w:id="2868" w:author="Giorgia" w:date="2023-03-11T00:15:00Z">
        <w:r w:rsidR="006F0D1D">
          <w:rPr>
            <w:sz w:val="24"/>
            <w:szCs w:val="24"/>
          </w:rPr>
          <w:t>’</w:t>
        </w:r>
      </w:ins>
      <w:del w:id="2869" w:author="Giorgia" w:date="2023-03-11T00:15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una | copia di lettera, che ha mandato | a vedere. |</w:t>
      </w:r>
    </w:p>
    <w:p w14:paraId="299AAFF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Spagnoli hanno pensiero per il negotio | che si tratta di viaggiar nelle | Indie Occidentali. |</w:t>
      </w:r>
    </w:p>
    <w:p w14:paraId="2E5D588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Principe dice, esser questo buon mezzo | per travagliar i communi nemici | et la maggior difficoltà stava | in accordar con quelli della Ghinea. |</w:t>
      </w:r>
    </w:p>
    <w:p w14:paraId="4E19AC39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Dimandò il Principe se la Signoria havesse | dati denari per questa Compagnia. |</w:t>
      </w:r>
    </w:p>
    <w:p w14:paraId="49F0F29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Gl’arciduchi</w:t>
      </w:r>
      <w:proofErr w:type="gramEnd"/>
      <w:r w:rsidRPr="007F3E90">
        <w:rPr>
          <w:sz w:val="24"/>
          <w:szCs w:val="24"/>
        </w:rPr>
        <w:t xml:space="preserve"> facevano marchiar | cavalleria verso Lipstat: et li Stati | facevano star pronta la sua | ai confini di Gheldria. |</w:t>
      </w:r>
    </w:p>
    <w:p w14:paraId="3B97ED5D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Ricchiesta del Principe delli affari |</w:t>
      </w:r>
    </w:p>
    <w:p w14:paraId="4E79E672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</w:p>
    <w:p w14:paraId="358A7F34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1D3EB4ED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</w:p>
    <w:p w14:paraId="09AFA312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187vD /</w:t>
      </w:r>
    </w:p>
    <w:p w14:paraId="320F9B25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d’Italia: et dice che li soli | Spagnoli sanno ingannare. |</w:t>
      </w:r>
    </w:p>
    <w:p w14:paraId="1BBF975C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Li commissarii per Inghilterra hanno | ordine di penetrar, et sturbar | il matrimonio di quel Principe | con Spagna. |</w:t>
      </w:r>
    </w:p>
    <w:p w14:paraId="201E71C0" w14:textId="24B0796D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considera, che nella | rinovatione della tregua | che s</w:t>
      </w:r>
      <w:ins w:id="2870" w:author="Giorgia" w:date="2023-03-11T00:16:00Z">
        <w:r w:rsidR="006F0D1D">
          <w:rPr>
            <w:sz w:val="24"/>
            <w:szCs w:val="24"/>
          </w:rPr>
          <w:t>’</w:t>
        </w:r>
      </w:ins>
      <w:del w:id="2871" w:author="Giorgia" w:date="2023-03-11T00:16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avicina al fine | Inghilterra ch</w:t>
      </w:r>
      <w:ins w:id="2872" w:author="Giorgia" w:date="2023-03-11T00:16:00Z">
        <w:r w:rsidR="006F0D1D">
          <w:rPr>
            <w:sz w:val="24"/>
            <w:szCs w:val="24"/>
          </w:rPr>
          <w:t>’</w:t>
        </w:r>
      </w:ins>
      <w:del w:id="2873" w:author="Giorgia" w:date="2023-03-11T00:16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è stato a | parte della trattatione | non procedesse col solito | ardire a vantaggio | delli Stati. |</w:t>
      </w:r>
    </w:p>
    <w:p w14:paraId="4AFE979C" w14:textId="01EBCC7E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Pasini avisa | da Brusseles che | se</w:t>
      </w:r>
      <w:ins w:id="2874" w:author="Giorgia" w:date="2023-03-11T16:39:00Z">
        <w:r w:rsidR="008E322D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bene Spagnoli div-|ulgano impresa | in Barbaria la | lor mira sia | contro</w:t>
      </w:r>
      <w:r w:rsidRPr="007F3E90">
        <w:rPr>
          <w:rStyle w:val="Rimandonotaapidipagina"/>
          <w:sz w:val="24"/>
          <w:szCs w:val="24"/>
        </w:rPr>
        <w:footnoteReference w:id="711"/>
      </w:r>
      <w:r w:rsidRPr="007F3E90">
        <w:rPr>
          <w:sz w:val="24"/>
          <w:szCs w:val="24"/>
        </w:rPr>
        <w:t xml:space="preserve"> la Republica. |</w:t>
      </w:r>
    </w:p>
    <w:p w14:paraId="240B12BE" w14:textId="25C91EBC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sz w:val="24"/>
          <w:szCs w:val="24"/>
        </w:rPr>
      </w:pPr>
      <w:r w:rsidRPr="007F3E90">
        <w:rPr>
          <w:sz w:val="24"/>
          <w:szCs w:val="24"/>
        </w:rPr>
        <w:t>Fa instanza | d</w:t>
      </w:r>
      <w:ins w:id="2875" w:author="Giorgia" w:date="2023-03-11T00:16:00Z">
        <w:r w:rsidR="006F0D1D">
          <w:rPr>
            <w:sz w:val="24"/>
            <w:szCs w:val="24"/>
          </w:rPr>
          <w:t>’</w:t>
        </w:r>
      </w:ins>
      <w:del w:id="2876" w:author="Giorgia" w:date="2023-03-11T00:16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>ordine per | sodisfar quelli | delle Ami-|ralità. |</w:t>
      </w:r>
    </w:p>
    <w:p w14:paraId="57DAB90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7CF9D9C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82467A9" w14:textId="468EDD2E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6</w:t>
      </w:r>
      <w:r w:rsidR="00ED0B9A">
        <w:rPr>
          <w:sz w:val="24"/>
          <w:szCs w:val="24"/>
        </w:rPr>
        <w:t>4</w:t>
      </w:r>
    </w:p>
    <w:p w14:paraId="47A97312" w14:textId="1F6F5993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6</w:t>
      </w:r>
      <w:r w:rsidR="00ED0B9A">
        <w:rPr>
          <w:sz w:val="24"/>
          <w:szCs w:val="24"/>
        </w:rPr>
        <w:t>3</w:t>
      </w:r>
      <w:r w:rsidRPr="007F3E90">
        <w:rPr>
          <w:sz w:val="24"/>
          <w:szCs w:val="24"/>
        </w:rPr>
        <w:t xml:space="preserve"> (cc. 185r-186v)</w:t>
      </w:r>
    </w:p>
    <w:p w14:paraId="4AB0479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7B8363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185r / </w:t>
      </w:r>
    </w:p>
    <w:p w14:paraId="2104B03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Madrid alli 29 di ottobre. Scritta da persona | di qualità, che serve nella corte |</w:t>
      </w:r>
    </w:p>
    <w:p w14:paraId="4BE874A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2FD052F5" w14:textId="7BABA23B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Sua Maestà è andata col Prencipe suo figliolo et con tutti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signori a nostra Signora | di Guadaluppo tenta</w:t>
      </w:r>
      <w:r w:rsidRPr="007F3E90">
        <w:rPr>
          <w:rStyle w:val="Rimandocommento"/>
          <w:sz w:val="24"/>
          <w:szCs w:val="24"/>
        </w:rPr>
        <w:t xml:space="preserve"> o</w:t>
      </w:r>
      <w:r w:rsidRPr="007F3E90">
        <w:rPr>
          <w:sz w:val="24"/>
          <w:szCs w:val="24"/>
        </w:rPr>
        <w:t>tto leghe di qua sul camino di Siviglia per complir | là a certi voti; ma il cardinale duca di Lerma è andato a Lerma perché | sua Maestà l’ha dispiacciuto fuori della corte senza, ch’egli vi possi | restar più. Lo ha privato, et gli</w:t>
      </w:r>
      <w:r w:rsidRPr="007F3E90">
        <w:rPr>
          <w:rStyle w:val="Rimandonotaapidipagina"/>
          <w:sz w:val="24"/>
          <w:szCs w:val="24"/>
        </w:rPr>
        <w:footnoteReference w:id="712"/>
      </w:r>
      <w:r w:rsidRPr="007F3E90">
        <w:rPr>
          <w:sz w:val="24"/>
          <w:szCs w:val="24"/>
        </w:rPr>
        <w:t xml:space="preserve"> ha</w:t>
      </w:r>
      <w:r w:rsidRPr="007F3E90">
        <w:rPr>
          <w:rStyle w:val="Rimandonotaapidipagina"/>
          <w:sz w:val="24"/>
          <w:szCs w:val="24"/>
        </w:rPr>
        <w:footnoteReference w:id="713"/>
      </w:r>
      <w:r w:rsidRPr="007F3E90">
        <w:rPr>
          <w:sz w:val="24"/>
          <w:szCs w:val="24"/>
        </w:rPr>
        <w:t xml:space="preserve"> levate tutte le sue scritture secrete | in modo che il Duca non governerà, né commanderà più alla corte, | et consequentemente resta privo di tutte</w:t>
      </w:r>
      <w:r w:rsidRPr="007F3E90">
        <w:rPr>
          <w:rStyle w:val="Rimandonotaapidipagina"/>
          <w:sz w:val="24"/>
          <w:szCs w:val="24"/>
        </w:rPr>
        <w:footnoteReference w:id="714"/>
      </w:r>
      <w:r w:rsidRPr="007F3E90">
        <w:rPr>
          <w:sz w:val="24"/>
          <w:szCs w:val="24"/>
        </w:rPr>
        <w:t xml:space="preserve"> le</w:t>
      </w:r>
      <w:r w:rsidRPr="007F3E90">
        <w:rPr>
          <w:rStyle w:val="Rimandonotaapidipagina"/>
          <w:sz w:val="24"/>
          <w:szCs w:val="24"/>
        </w:rPr>
        <w:footnoteReference w:id="715"/>
      </w:r>
      <w:r w:rsidRPr="007F3E90">
        <w:rPr>
          <w:sz w:val="24"/>
          <w:szCs w:val="24"/>
        </w:rPr>
        <w:t xml:space="preserve"> sue</w:t>
      </w:r>
      <w:r w:rsidRPr="007F3E90">
        <w:rPr>
          <w:rStyle w:val="Rimandonotaapidipagina"/>
          <w:sz w:val="24"/>
          <w:szCs w:val="24"/>
        </w:rPr>
        <w:footnoteReference w:id="716"/>
      </w:r>
      <w:r w:rsidRPr="007F3E90">
        <w:rPr>
          <w:sz w:val="24"/>
          <w:szCs w:val="24"/>
        </w:rPr>
        <w:t xml:space="preserve"> dignità, et officii | la principal causa di questo è ch’egli s’è comportato male nella sua | administratione, dissipate le finanze, et thesori di sua Maestà, applicando la | più parte in profitto, et avanzamento delle sue case, in modo che li lamenti</w:t>
      </w:r>
      <w:r w:rsidRPr="007F3E90">
        <w:rPr>
          <w:rStyle w:val="Rimandonotaapidipagina"/>
          <w:sz w:val="24"/>
          <w:szCs w:val="24"/>
        </w:rPr>
        <w:footnoteReference w:id="717"/>
      </w:r>
      <w:r w:rsidRPr="007F3E90">
        <w:rPr>
          <w:sz w:val="24"/>
          <w:szCs w:val="24"/>
        </w:rPr>
        <w:t xml:space="preserve"> | dei grandi di Spagna, et in generale di tutta la nobiltà sono stati così | grandi che sua Maestà è stata sforzata</w:t>
      </w:r>
      <w:r w:rsidRPr="007F3E90">
        <w:rPr>
          <w:rStyle w:val="Rimandonotaapidipagina"/>
          <w:sz w:val="24"/>
          <w:szCs w:val="24"/>
        </w:rPr>
        <w:footnoteReference w:id="718"/>
      </w:r>
      <w:r w:rsidRPr="007F3E90">
        <w:rPr>
          <w:sz w:val="24"/>
          <w:szCs w:val="24"/>
        </w:rPr>
        <w:t xml:space="preserve"> provedervi. Il </w:t>
      </w:r>
      <w:ins w:id="2877" w:author="Giorgia" w:date="2023-03-11T17:22:00Z">
        <w:r w:rsidR="00F06A5F">
          <w:rPr>
            <w:sz w:val="24"/>
            <w:szCs w:val="24"/>
          </w:rPr>
          <w:t>G</w:t>
        </w:r>
      </w:ins>
      <w:del w:id="2878" w:author="Giorgia" w:date="2023-03-11T17:22:00Z">
        <w:r w:rsidRPr="007F3E90" w:rsidDel="00F06A5F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 xml:space="preserve">overno verrà | et sarà dato in mano di altri signori, così come era nel tempo del Re | defonto, restando sua Maestà come sopraintendente, et non si potrà far né | trattar cosa alcuna salvo che con suo espresso consenso, et parere. | </w:t>
      </w:r>
    </w:p>
    <w:p w14:paraId="660B597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Saranno anco deputati particolari signori per ricercar le finanze, et trovar | in che siano stati impiegati trenta sei millioni venuti dall’Indie, | et che ancora non si sa, ove siano andati, non si dubita punto che questa | riforma sarà effettuata quanto prima, et hora, che sua Maestà cominia</w:t>
      </w:r>
      <w:r w:rsidRPr="007F3E90">
        <w:rPr>
          <w:rStyle w:val="Rimandonotaapidipagina"/>
          <w:sz w:val="24"/>
          <w:szCs w:val="24"/>
        </w:rPr>
        <w:footnoteReference w:id="719"/>
      </w:r>
      <w:r w:rsidRPr="007F3E90">
        <w:rPr>
          <w:sz w:val="24"/>
          <w:szCs w:val="24"/>
        </w:rPr>
        <w:t xml:space="preserve"> ad | aprir </w:t>
      </w:r>
      <w:proofErr w:type="gramStart"/>
      <w:r w:rsidRPr="007F3E90">
        <w:rPr>
          <w:sz w:val="24"/>
          <w:szCs w:val="24"/>
        </w:rPr>
        <w:t>gl’occhi</w:t>
      </w:r>
      <w:proofErr w:type="gramEnd"/>
      <w:r w:rsidRPr="007F3E90">
        <w:rPr>
          <w:sz w:val="24"/>
          <w:szCs w:val="24"/>
        </w:rPr>
        <w:t xml:space="preserve"> non mancarà mai danaro per far la guerra in Fiandra. | In questo negotio hanno fatto molto li signori procuratori de Las Cortes, | li quali essendo qui alla corte a nome di tutte li città, provincie | et reami hanno </w:t>
      </w:r>
      <w:r w:rsidRPr="001C575F">
        <w:rPr>
          <w:sz w:val="24"/>
          <w:szCs w:val="24"/>
        </w:rPr>
        <w:t>fatta una congregatione nel palazzo doi giorni di | continuo, et molto seriosamente con gran zelo, et affettione, hanno rimostrato | a sua Maestà quant’era necessario il riformar il governo, et che sua Maestà | lo doveva intraprender ella senza dipender da altre persone. | Li quali non fanno che attender al loro particolare lasciando andar in | ruina li negotii delli reami, et governo</w:t>
      </w:r>
      <w:r w:rsidRPr="007F3E90">
        <w:rPr>
          <w:sz w:val="24"/>
          <w:szCs w:val="24"/>
        </w:rPr>
        <w:t>, et insieme le finanze, et | venir a tal perditione, et perché questo dovesse seguire, hanno |</w:t>
      </w:r>
    </w:p>
    <w:p w14:paraId="5C75247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185v / </w:t>
      </w:r>
    </w:p>
    <w:p w14:paraId="1504E670" w14:textId="66E6A87A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presentato a sua Maestà sussidio di dieci milioni a pagar in alcuni anni, et con | conditione, che questi si debbano impiegar con loro intellgenza</w:t>
      </w:r>
      <w:r w:rsidRPr="007F3E90">
        <w:rPr>
          <w:rStyle w:val="Rimandonotaapidipagina"/>
          <w:sz w:val="24"/>
          <w:szCs w:val="24"/>
        </w:rPr>
        <w:footnoteReference w:id="720"/>
      </w:r>
      <w:r w:rsidRPr="007F3E90">
        <w:rPr>
          <w:sz w:val="24"/>
          <w:szCs w:val="24"/>
        </w:rPr>
        <w:t xml:space="preserve">, et notitia a | beneficio del servitio di sua </w:t>
      </w:r>
      <w:r w:rsidRPr="007F3E90">
        <w:rPr>
          <w:sz w:val="24"/>
          <w:szCs w:val="24"/>
        </w:rPr>
        <w:lastRenderedPageBreak/>
        <w:t>Maestà, et che si debba ricercar vivamente dove siano | restati li detti 36 milioni, che mancano, hanno anco messo ordine, che la | casa, et la corte di sua Maestà li officiali et dispense si debbano pagar pontual-|mente et a certo tempo, assignando a ciò certo denaro, oltre il soccorso | di dieci millioni: in</w:t>
      </w:r>
      <w:r w:rsidRPr="007F3E90">
        <w:rPr>
          <w:rStyle w:val="Rimandonotaapidipagina"/>
          <w:sz w:val="24"/>
          <w:szCs w:val="24"/>
        </w:rPr>
        <w:footnoteReference w:id="721"/>
      </w:r>
      <w:r w:rsidRPr="007F3E90">
        <w:rPr>
          <w:sz w:val="24"/>
          <w:szCs w:val="24"/>
        </w:rPr>
        <w:t xml:space="preserve"> modo che si spera, ch’el gran disordine, col quale, | la corte fin qui è stata governata causerà</w:t>
      </w:r>
      <w:r w:rsidRPr="007F3E90">
        <w:rPr>
          <w:rStyle w:val="Rimandonotaapidipagina"/>
          <w:sz w:val="24"/>
          <w:szCs w:val="24"/>
        </w:rPr>
        <w:footnoteReference w:id="722"/>
      </w:r>
      <w:r w:rsidRPr="007F3E90">
        <w:rPr>
          <w:sz w:val="24"/>
          <w:szCs w:val="24"/>
        </w:rPr>
        <w:t xml:space="preserve"> ordine profittevole; il che | in generale qui tra li principi, et signori causa sommo contento, non dubitando | punto che tutto anderà bene poiché al presente il </w:t>
      </w:r>
      <w:commentRangeStart w:id="2879"/>
      <w:commentRangeStart w:id="2880"/>
      <w:r w:rsidRPr="007F3E90">
        <w:rPr>
          <w:sz w:val="24"/>
          <w:szCs w:val="24"/>
          <w:highlight w:val="yellow"/>
        </w:rPr>
        <w:t xml:space="preserve">Duca </w:t>
      </w:r>
      <w:ins w:id="2881" w:author="Giorgia" w:date="2023-03-10T17:57:00Z">
        <w:r w:rsidR="00401204">
          <w:rPr>
            <w:sz w:val="24"/>
            <w:szCs w:val="24"/>
            <w:highlight w:val="yellow"/>
          </w:rPr>
          <w:t>C</w:t>
        </w:r>
      </w:ins>
      <w:del w:id="2882" w:author="Giorgia" w:date="2023-03-10T17:57:00Z">
        <w:r w:rsidRPr="007F3E90" w:rsidDel="00401204">
          <w:rPr>
            <w:sz w:val="24"/>
            <w:szCs w:val="24"/>
            <w:highlight w:val="yellow"/>
          </w:rPr>
          <w:delText>c</w:delText>
        </w:r>
      </w:del>
      <w:r w:rsidRPr="007F3E90">
        <w:rPr>
          <w:sz w:val="24"/>
          <w:szCs w:val="24"/>
          <w:highlight w:val="yellow"/>
        </w:rPr>
        <w:t>ardinale</w:t>
      </w:r>
      <w:commentRangeEnd w:id="2879"/>
      <w:r w:rsidR="00401204">
        <w:rPr>
          <w:rStyle w:val="Rimandocommento"/>
        </w:rPr>
        <w:commentReference w:id="2879"/>
      </w:r>
      <w:commentRangeEnd w:id="2880"/>
      <w:r w:rsidR="001C575F">
        <w:rPr>
          <w:rStyle w:val="Rimandocommento"/>
        </w:rPr>
        <w:commentReference w:id="2880"/>
      </w:r>
      <w:r w:rsidRPr="007F3E90">
        <w:rPr>
          <w:sz w:val="24"/>
          <w:szCs w:val="24"/>
        </w:rPr>
        <w:t xml:space="preserve"> è fuori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della corte confinato a Lerma</w:t>
      </w:r>
      <w:r w:rsidRPr="007F3E90">
        <w:rPr>
          <w:rStyle w:val="Rimandonotaapidipagina"/>
          <w:sz w:val="24"/>
          <w:szCs w:val="24"/>
        </w:rPr>
        <w:footnoteReference w:id="723"/>
      </w:r>
      <w:r w:rsidRPr="007F3E90">
        <w:rPr>
          <w:sz w:val="24"/>
          <w:szCs w:val="24"/>
        </w:rPr>
        <w:t>, et che li suoi grandi amici, et adherenti anzi | li principali di Spagna non hanno potuto vietar questo successo, come | bene per lo innanti per il loro gran credito et auttorità molti anni prima | haveriano</w:t>
      </w:r>
      <w:r w:rsidRPr="007F3E90">
        <w:rPr>
          <w:rStyle w:val="Rimandonotaapidipagina"/>
          <w:sz w:val="24"/>
          <w:szCs w:val="24"/>
        </w:rPr>
        <w:footnoteReference w:id="724"/>
      </w:r>
      <w:r w:rsidRPr="007F3E90">
        <w:rPr>
          <w:sz w:val="24"/>
          <w:szCs w:val="24"/>
        </w:rPr>
        <w:t xml:space="preserve"> fatto; et si tien qui per certo, che sua Maestà accetterà li negotii di | governo; et che a tutto sarà rimediato: senza che indubitatamente</w:t>
      </w:r>
      <w:r w:rsidRPr="007F3E90">
        <w:rPr>
          <w:rStyle w:val="Rimandonotaapidipagina"/>
          <w:sz w:val="24"/>
          <w:szCs w:val="24"/>
        </w:rPr>
        <w:footnoteReference w:id="725"/>
      </w:r>
      <w:r w:rsidRPr="007F3E90">
        <w:rPr>
          <w:sz w:val="24"/>
          <w:szCs w:val="24"/>
        </w:rPr>
        <w:t xml:space="preserve"> tutti li | reami si sarebbono persi, et ruinati a questo ha giovato assai un certo | libretto intitulato Trattado de Republiqua y politia christiana para | reyes y principes conposto per un religioso et huomo dotto nominato | Juan</w:t>
      </w:r>
      <w:r w:rsidRPr="007F3E90">
        <w:rPr>
          <w:rStyle w:val="Rimandonotaapidipagina"/>
          <w:sz w:val="24"/>
          <w:szCs w:val="24"/>
        </w:rPr>
        <w:footnoteReference w:id="726"/>
      </w:r>
      <w:r w:rsidRPr="007F3E90">
        <w:rPr>
          <w:sz w:val="24"/>
          <w:szCs w:val="24"/>
        </w:rPr>
        <w:t xml:space="preserve"> de Santa Maria fatto confessor delle infante, qual libretto la Maestà sua | ha havuto nelle mani, et letto con gran diligenza, et affettione, poiché | in quello si trattavano, manifestavano, et insegnavano tutti gli errori | del mal governo, che sin qui era stato in questo Regno, in modo che si | poteva toccar a mano et giudicar ciò che haveva causato, che in | Spagna le cose fino adesso erano passate così male, et questi libreti | erano stati la più parte comprati a fine che niuno venisse nelle | mani di sua Maestà né di altri grandi, che desideravano la riformatione | de’ negotii, che questo sia stato fatto per ordine del Cardinale, ma, | tutto non gioverà niente, perché la grandissima, et urgente necessità | causa che sua Maestà si deve cominciar a maneggiare, et governar il suo |</w:t>
      </w:r>
    </w:p>
    <w:p w14:paraId="78091E2A" w14:textId="25A78859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</w:t>
      </w:r>
      <w:ins w:id="2883" w:author="Flavia Di Gi" w:date="2023-03-12T11:42:00Z">
        <w:r w:rsidR="001F17D5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 xml:space="preserve">186r / </w:t>
      </w:r>
    </w:p>
    <w:p w14:paraId="10D73C6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conservatione, et mantenemento della sua monarchia et per il primo | </w:t>
      </w:r>
      <w:proofErr w:type="gramStart"/>
      <w:r w:rsidRPr="007F3E90">
        <w:rPr>
          <w:sz w:val="24"/>
          <w:szCs w:val="24"/>
        </w:rPr>
        <w:t>coll’aiuto</w:t>
      </w:r>
      <w:proofErr w:type="gramEnd"/>
      <w:r w:rsidRPr="007F3E90">
        <w:rPr>
          <w:sz w:val="24"/>
          <w:szCs w:val="24"/>
        </w:rPr>
        <w:t xml:space="preserve"> di Dio sarà remediato</w:t>
      </w:r>
      <w:r w:rsidRPr="007F3E90">
        <w:rPr>
          <w:rStyle w:val="Rimandonotaapidipagina"/>
          <w:sz w:val="24"/>
          <w:szCs w:val="24"/>
        </w:rPr>
        <w:footnoteReference w:id="727"/>
      </w:r>
      <w:r w:rsidRPr="007F3E90">
        <w:rPr>
          <w:sz w:val="24"/>
          <w:szCs w:val="24"/>
        </w:rPr>
        <w:t xml:space="preserve"> al cancaro di Spagna,</w:t>
      </w:r>
      <w:r w:rsidRPr="007F3E90">
        <w:rPr>
          <w:rStyle w:val="Rimandonotaapidipagina"/>
          <w:sz w:val="24"/>
          <w:szCs w:val="24"/>
        </w:rPr>
        <w:footnoteReference w:id="728"/>
      </w:r>
      <w:r w:rsidRPr="007F3E90">
        <w:rPr>
          <w:sz w:val="24"/>
          <w:szCs w:val="24"/>
        </w:rPr>
        <w:t xml:space="preserve"> ciò è la | moneta di rame, la qual ultimamenti presto si manderebbe in fondo; poi-|ché</w:t>
      </w:r>
      <w:r w:rsidRPr="007F3E90">
        <w:rPr>
          <w:rStyle w:val="Rimandonotaapidipagina"/>
          <w:sz w:val="24"/>
          <w:szCs w:val="24"/>
        </w:rPr>
        <w:footnoteReference w:id="729"/>
      </w:r>
      <w:r w:rsidRPr="007F3E90">
        <w:rPr>
          <w:sz w:val="24"/>
          <w:szCs w:val="24"/>
        </w:rPr>
        <w:t xml:space="preserve"> il mare si netterà da tutti li pirati per il che sua Maestà comminia a | ragunar una grande armata di tutte le nationi per andar per il mar | Mediterranio visitando il Turcho, et li pirati, di che da tutti li regni | le viene fatta grandissima instanza. Et che a sua Maestà piaccia haver conside-|ratione che la tregua di Fiandra va finendo, et però voglia ella | pigliar buon ispediente per beneficio, et prosperità di tutti li suoi | regni, et principalmente per la conservatione del negotio dell’Indie | senza il quale è impossibile, che Spagna </w:t>
      </w:r>
      <w:proofErr w:type="gramStart"/>
      <w:r w:rsidRPr="007F3E90">
        <w:rPr>
          <w:sz w:val="24"/>
          <w:szCs w:val="24"/>
        </w:rPr>
        <w:t>si</w:t>
      </w:r>
      <w:proofErr w:type="gramEnd"/>
      <w:r w:rsidRPr="007F3E90">
        <w:rPr>
          <w:sz w:val="24"/>
          <w:szCs w:val="24"/>
        </w:rPr>
        <w:t xml:space="preserve"> possi mantenere come | dipendendo da questo tutta la loro prosperità</w:t>
      </w:r>
      <w:r w:rsidRPr="007F3E90">
        <w:rPr>
          <w:rStyle w:val="Rimandonotaapidipagina"/>
          <w:sz w:val="24"/>
          <w:szCs w:val="24"/>
        </w:rPr>
        <w:footnoteReference w:id="730"/>
      </w:r>
      <w:r w:rsidRPr="007F3E90">
        <w:rPr>
          <w:sz w:val="24"/>
          <w:szCs w:val="24"/>
        </w:rPr>
        <w:t>, et navigatione; et | esser questa la più secura intrata di sua Maestà. Questa instanza per | la conservatione delle Indie fatta a sua Maestà procede</w:t>
      </w:r>
      <w:r w:rsidRPr="007F3E90">
        <w:rPr>
          <w:rStyle w:val="Rimandonotaapidipagina"/>
          <w:sz w:val="24"/>
          <w:szCs w:val="24"/>
        </w:rPr>
        <w:footnoteReference w:id="731"/>
      </w:r>
      <w:r w:rsidRPr="007F3E90">
        <w:rPr>
          <w:sz w:val="24"/>
          <w:szCs w:val="24"/>
        </w:rPr>
        <w:t xml:space="preserve"> da</w:t>
      </w:r>
      <w:r w:rsidRPr="007F3E90">
        <w:rPr>
          <w:rStyle w:val="Rimandonotaapidipagina"/>
          <w:sz w:val="24"/>
          <w:szCs w:val="24"/>
        </w:rPr>
        <w:footnoteReference w:id="732"/>
      </w:r>
      <w:r w:rsidRPr="007F3E90">
        <w:rPr>
          <w:sz w:val="24"/>
          <w:szCs w:val="24"/>
        </w:rPr>
        <w:t xml:space="preserve"> certi avvisi | che habbiamo qui de Brabant, tanto dalla corte, che da particolari | mercanti che hanno lor trafico dell’Indie Occidentali, che in | Hollanda si tratta di far una general compagnia per le dette Indie | Occidentali il che qui causa grandissima alteratione tra questi | negotianti, et molti nobili, che da quelli dipendono, poiché tal | negotii in questa congiontura</w:t>
      </w:r>
      <w:r w:rsidRPr="007F3E90">
        <w:rPr>
          <w:rStyle w:val="Rimandonotaapidipagina"/>
          <w:sz w:val="24"/>
          <w:szCs w:val="24"/>
        </w:rPr>
        <w:footnoteReference w:id="733"/>
      </w:r>
      <w:r w:rsidRPr="007F3E90">
        <w:rPr>
          <w:sz w:val="24"/>
          <w:szCs w:val="24"/>
        </w:rPr>
        <w:t xml:space="preserve">, et disordini nelli </w:t>
      </w:r>
      <w:r w:rsidRPr="007F3E90">
        <w:rPr>
          <w:sz w:val="24"/>
          <w:szCs w:val="24"/>
        </w:rPr>
        <w:lastRenderedPageBreak/>
        <w:t>quali si ritrovamo</w:t>
      </w:r>
      <w:r w:rsidRPr="007F3E90">
        <w:rPr>
          <w:rStyle w:val="Rimandonotaapidipagina"/>
          <w:sz w:val="24"/>
          <w:szCs w:val="24"/>
        </w:rPr>
        <w:footnoteReference w:id="734"/>
      </w:r>
      <w:r w:rsidRPr="007F3E90">
        <w:rPr>
          <w:sz w:val="24"/>
          <w:szCs w:val="24"/>
        </w:rPr>
        <w:t xml:space="preserve"> | non servirebbono</w:t>
      </w:r>
      <w:r w:rsidRPr="007F3E90">
        <w:rPr>
          <w:rStyle w:val="Rimandonotaapidipagina"/>
          <w:sz w:val="24"/>
          <w:szCs w:val="24"/>
        </w:rPr>
        <w:footnoteReference w:id="735"/>
      </w:r>
      <w:r w:rsidRPr="007F3E90">
        <w:rPr>
          <w:sz w:val="24"/>
          <w:szCs w:val="24"/>
        </w:rPr>
        <w:t>, ma vi</w:t>
      </w:r>
      <w:r w:rsidRPr="007F3E90">
        <w:rPr>
          <w:rStyle w:val="Rimandonotaapidipagina"/>
          <w:sz w:val="24"/>
          <w:szCs w:val="24"/>
        </w:rPr>
        <w:footnoteReference w:id="736"/>
      </w:r>
      <w:r w:rsidRPr="007F3E90">
        <w:rPr>
          <w:sz w:val="24"/>
          <w:szCs w:val="24"/>
        </w:rPr>
        <w:t xml:space="preserve"> doverebbe esser rimediato. Questo è quello | che per adesso vi possiamo dar di nuovo da questa corte per il presente | corriero, et vanno sotto l’ordinaria sottocoperta. |</w:t>
      </w:r>
    </w:p>
    <w:p w14:paraId="2C34FAB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783C46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186vB / </w:t>
      </w:r>
    </w:p>
    <w:p w14:paraId="65138A6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Lettera di Spagna toccante il | cardinal di Lerma, et il | negotio dell’Indie Occidentali</w:t>
      </w:r>
      <w:del w:id="2884" w:author="Flavia Di Gi" w:date="2023-03-19T18:06:00Z">
        <w:r w:rsidRPr="007F3E90" w:rsidDel="00574DF6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|</w:t>
      </w:r>
    </w:p>
    <w:p w14:paraId="39B14E1C" w14:textId="133E1401" w:rsidR="000F5CF6" w:rsidRPr="007F3E90" w:rsidRDefault="00F31E84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ins w:id="2885" w:author="Flavia Di Gi" w:date="2023-03-19T18:13:00Z">
        <w:r>
          <w:rPr>
            <w:sz w:val="24"/>
            <w:szCs w:val="24"/>
          </w:rPr>
          <w:t>n</w:t>
        </w:r>
      </w:ins>
      <w:del w:id="2886" w:author="Flavia Di Gi" w:date="2023-03-19T18:13:00Z">
        <w:r w:rsidR="000F5CF6" w:rsidRPr="007F3E90" w:rsidDel="00F31E84">
          <w:rPr>
            <w:sz w:val="24"/>
            <w:szCs w:val="24"/>
          </w:rPr>
          <w:delText>N</w:delText>
        </w:r>
      </w:del>
      <w:r w:rsidR="000F5CF6" w:rsidRPr="007F3E90">
        <w:rPr>
          <w:sz w:val="24"/>
          <w:szCs w:val="24"/>
        </w:rPr>
        <w:t>ella lettera n° 71 sola |</w:t>
      </w:r>
    </w:p>
    <w:p w14:paraId="620E66F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sz w:val="24"/>
          <w:szCs w:val="24"/>
        </w:rPr>
      </w:pPr>
    </w:p>
    <w:p w14:paraId="5D90963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  <w:highlight w:val="yellow"/>
        </w:rPr>
      </w:pPr>
      <w:r w:rsidRPr="007F3E90">
        <w:rPr>
          <w:i/>
          <w:iCs/>
          <w:sz w:val="24"/>
          <w:szCs w:val="24"/>
          <w:highlight w:val="yellow"/>
        </w:rPr>
        <w:t>Regesto antico</w:t>
      </w:r>
      <w:r w:rsidRPr="007F3E90">
        <w:rPr>
          <w:rStyle w:val="Rimandonotaapidipagina"/>
          <w:iCs/>
          <w:sz w:val="24"/>
          <w:szCs w:val="24"/>
          <w:highlight w:val="yellow"/>
        </w:rPr>
        <w:footnoteReference w:id="737"/>
      </w:r>
    </w:p>
    <w:p w14:paraId="0EE0050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  <w:highlight w:val="yellow"/>
        </w:rPr>
        <w:t>/ 186vC /</w:t>
      </w:r>
    </w:p>
    <w:p w14:paraId="432D2B0B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  <w:sectPr w:rsidR="000F5CF6" w:rsidRPr="007F3E90" w:rsidSect="007F3E90">
          <w:footnotePr>
            <w:numFmt w:val="lowerLetter"/>
            <w:numRestart w:val="eachPage"/>
          </w:footnotePr>
          <w:pgSz w:w="11900" w:h="16840"/>
          <w:pgMar w:top="1418" w:right="1133" w:bottom="1134" w:left="1134" w:header="709" w:footer="709" w:gutter="0"/>
          <w:cols w:space="708"/>
          <w:docGrid w:linePitch="360"/>
        </w:sectPr>
      </w:pPr>
      <w:r w:rsidRPr="007F3E90">
        <w:rPr>
          <w:sz w:val="24"/>
          <w:szCs w:val="24"/>
        </w:rPr>
        <w:t xml:space="preserve"> </w:t>
      </w:r>
    </w:p>
    <w:p w14:paraId="36D90E80" w14:textId="65582AD8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6</w:t>
      </w:r>
      <w:r w:rsidR="00ED0B9A">
        <w:rPr>
          <w:sz w:val="24"/>
          <w:szCs w:val="24"/>
        </w:rPr>
        <w:t>5</w:t>
      </w:r>
    </w:p>
    <w:p w14:paraId="400E259B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1 dicembre</w:t>
      </w:r>
      <w:proofErr w:type="gramEnd"/>
      <w:r w:rsidRPr="007F3E90">
        <w:rPr>
          <w:sz w:val="24"/>
          <w:szCs w:val="24"/>
        </w:rPr>
        <w:t xml:space="preserve"> 1618, L’Aia (cc. 188r-189v)</w:t>
      </w:r>
    </w:p>
    <w:p w14:paraId="79C594BB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</w:p>
    <w:p w14:paraId="2BE7B994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188r / </w:t>
      </w:r>
    </w:p>
    <w:p w14:paraId="73C72F1D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3B676F42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signor Isaac Antonio</w:t>
      </w:r>
      <w:r w:rsidRPr="007F3E90">
        <w:rPr>
          <w:sz w:val="24"/>
          <w:szCs w:val="24"/>
          <w:vertAlign w:val="superscript"/>
        </w:rPr>
        <w:t xml:space="preserve"> </w:t>
      </w:r>
      <w:r w:rsidRPr="007F3E90">
        <w:rPr>
          <w:sz w:val="24"/>
          <w:szCs w:val="24"/>
        </w:rPr>
        <w:t>Luz con queste presenterà alla Serenità vostra | la copia, o traduttione delle spese fatte dalli signori delle | amiralità di Amsterdam, Roterdam, et Nort Holandia | nella preparatione, et ispetione delle dodici navi de | guerra. Congionti a questi conti saranno li | do[c]umenti</w:t>
      </w:r>
      <w:r w:rsidRPr="007F3E90">
        <w:rPr>
          <w:rStyle w:val="Rimandonotaapidipagina"/>
          <w:sz w:val="24"/>
          <w:szCs w:val="24"/>
        </w:rPr>
        <w:footnoteReference w:id="738"/>
      </w:r>
      <w:r w:rsidRPr="007F3E90">
        <w:rPr>
          <w:sz w:val="24"/>
          <w:szCs w:val="24"/>
        </w:rPr>
        <w:t xml:space="preserve"> in che, et perché sia stato distribuito il denaro | che per nome mio dal signor Calandrini, et da me è stato | di tempo in tempo esborsato ad esse Amiralità. |</w:t>
      </w:r>
    </w:p>
    <w:p w14:paraId="0A241D68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Darà esso signor Luz piena notitia a vostra Serenità, o a ch’ella | commanderà del costo delle ammunitioni, cordaggi, | et altri apprestamenti perché resti meglio, et più distin-|[t]amente</w:t>
      </w:r>
      <w:r w:rsidRPr="007F3E90">
        <w:rPr>
          <w:rStyle w:val="Rimandonotaapidipagina"/>
          <w:sz w:val="24"/>
          <w:szCs w:val="24"/>
        </w:rPr>
        <w:footnoteReference w:id="739"/>
      </w:r>
      <w:r w:rsidRPr="007F3E90">
        <w:rPr>
          <w:sz w:val="24"/>
          <w:szCs w:val="24"/>
        </w:rPr>
        <w:t xml:space="preserve"> informata di quello, che io forse non | [ha]verò</w:t>
      </w:r>
      <w:r w:rsidRPr="007F3E90">
        <w:rPr>
          <w:rStyle w:val="Rimandonotaapidipagina"/>
          <w:sz w:val="24"/>
          <w:szCs w:val="24"/>
        </w:rPr>
        <w:footnoteReference w:id="740"/>
      </w:r>
      <w:r w:rsidRPr="007F3E90">
        <w:rPr>
          <w:sz w:val="24"/>
          <w:szCs w:val="24"/>
        </w:rPr>
        <w:t xml:space="preserve"> potuto o saputo far io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mie lettere, che | le ho riverentemente scritte in diversi tempi in questo proposito. | Haverà anco seco una nota </w:t>
      </w:r>
      <w:proofErr w:type="gramStart"/>
      <w:r w:rsidRPr="007F3E90">
        <w:rPr>
          <w:sz w:val="24"/>
          <w:szCs w:val="24"/>
        </w:rPr>
        <w:t>c’ho</w:t>
      </w:r>
      <w:proofErr w:type="gramEnd"/>
      <w:r w:rsidRPr="007F3E90">
        <w:rPr>
          <w:sz w:val="24"/>
          <w:szCs w:val="24"/>
        </w:rPr>
        <w:t xml:space="preserve"> procurata di haver | da Encusen di quanto larghe, lunghe, et alte nelle | coperte vogliono essere le navi da guerra secondo | l’uso di questo Paese, et del loro valore appresso | poco, se vostra Serenità risolvesse con una spesa in una | volta liberarsi dalla molta, che fa in alcune, |</w:t>
      </w:r>
    </w:p>
    <w:p w14:paraId="2688DDDF" w14:textId="77777777" w:rsidR="000F5CF6" w:rsidRPr="007F3E90" w:rsidRDefault="000F5CF6" w:rsidP="007F3E90">
      <w:pPr>
        <w:pStyle w:val="Testopreformattato"/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188v / </w:t>
      </w:r>
    </w:p>
    <w:p w14:paraId="6BB48B9A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che come mercantili</w:t>
      </w:r>
      <w:proofErr w:type="gramEnd"/>
      <w:r w:rsidRPr="007F3E90">
        <w:rPr>
          <w:sz w:val="24"/>
          <w:szCs w:val="24"/>
        </w:rPr>
        <w:t xml:space="preserve"> non sono così atte al servitio, et | all’uso di guerra, come sarebbono quelle, che fossero | fatte espressamente</w:t>
      </w:r>
      <w:r w:rsidRPr="007F3E90">
        <w:rPr>
          <w:rStyle w:val="Rimandonotaapidipagina"/>
          <w:sz w:val="24"/>
          <w:szCs w:val="24"/>
        </w:rPr>
        <w:footnoteReference w:id="741"/>
      </w:r>
      <w:r w:rsidRPr="007F3E90">
        <w:rPr>
          <w:sz w:val="24"/>
          <w:szCs w:val="24"/>
        </w:rPr>
        <w:t xml:space="preserve"> in questo Paese</w:t>
      </w:r>
      <w:r w:rsidRPr="007F3E90">
        <w:rPr>
          <w:rStyle w:val="Rimandonotaapidipagina"/>
          <w:sz w:val="24"/>
          <w:szCs w:val="24"/>
        </w:rPr>
        <w:footnoteReference w:id="742"/>
      </w:r>
      <w:r w:rsidRPr="007F3E90">
        <w:rPr>
          <w:sz w:val="24"/>
          <w:szCs w:val="24"/>
        </w:rPr>
        <w:t xml:space="preserve"> ove è la vera maniera | et il vero, et sicuro metodo, et ordine del fabricarle, | et armarle: sopra che il medesimo Luz le potrà dar | assai buona informatione. Gratie etc. | </w:t>
      </w:r>
    </w:p>
    <w:p w14:paraId="085C79C0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</w:p>
    <w:p w14:paraId="5EB77651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al primo decembre 1618 |</w:t>
      </w:r>
    </w:p>
    <w:p w14:paraId="3F42EAC6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0535969C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73DF88A1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61897DE6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</w:p>
    <w:p w14:paraId="72AFD2AB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189r / </w:t>
      </w:r>
    </w:p>
    <w:p w14:paraId="5E31DC76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39E37BE6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</w:p>
    <w:p w14:paraId="67150902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189v / </w:t>
      </w:r>
    </w:p>
    <w:p w14:paraId="2D07857E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1498FE9B" w14:textId="77777777" w:rsidR="000F5CF6" w:rsidRPr="007F3E90" w:rsidRDefault="000F5CF6" w:rsidP="007F3E90">
      <w:pPr>
        <w:pStyle w:val="Testopreformattato"/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ab/>
      </w:r>
    </w:p>
    <w:p w14:paraId="4C6C2CE4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Tracce di sigilli</w:t>
      </w:r>
    </w:p>
    <w:p w14:paraId="6D030396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i/>
          <w:iCs/>
          <w:sz w:val="24"/>
          <w:szCs w:val="24"/>
        </w:rPr>
      </w:pPr>
    </w:p>
    <w:p w14:paraId="27AD8CC0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47FD73F2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189vC / </w:t>
      </w:r>
    </w:p>
    <w:p w14:paraId="6155EEB8" w14:textId="11599CC2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Primo</w:t>
      </w:r>
      <w:r w:rsidRPr="00E5152F">
        <w:rPr>
          <w:rStyle w:val="Rimandonotaapidipagina"/>
          <w:sz w:val="24"/>
          <w:szCs w:val="24"/>
        </w:rPr>
        <w:footnoteReference w:id="743"/>
      </w:r>
      <w:r w:rsidRPr="00E5152F">
        <w:rPr>
          <w:sz w:val="24"/>
          <w:szCs w:val="24"/>
        </w:rPr>
        <w:t xml:space="preserve"> </w:t>
      </w:r>
      <w:r w:rsidRPr="00E5152F">
        <w:rPr>
          <w:sz w:val="24"/>
          <w:szCs w:val="24"/>
          <w:rPrChange w:id="2895" w:author="Giorgia" w:date="2023-03-11T19:17:00Z">
            <w:rPr>
              <w:sz w:val="24"/>
              <w:szCs w:val="24"/>
              <w:highlight w:val="yellow"/>
            </w:rPr>
          </w:rPrChange>
        </w:rPr>
        <w:t>decembre</w:t>
      </w:r>
      <w:r w:rsidRPr="007F3E90">
        <w:rPr>
          <w:sz w:val="24"/>
          <w:szCs w:val="24"/>
        </w:rPr>
        <w:t xml:space="preserve"> 1618 ricevute a’ 16 genna</w:t>
      </w:r>
      <w:ins w:id="2896" w:author="Giorgia" w:date="2023-03-11T19:17:00Z">
        <w:r w:rsidR="00E5152F">
          <w:rPr>
            <w:sz w:val="24"/>
            <w:szCs w:val="24"/>
          </w:rPr>
          <w:t>r</w:t>
        </w:r>
      </w:ins>
      <w:del w:id="2897" w:author="Giorgia" w:date="2023-03-11T19:17:00Z">
        <w:r w:rsidRPr="007F3E90" w:rsidDel="00E5152F">
          <w:rPr>
            <w:sz w:val="24"/>
            <w:szCs w:val="24"/>
          </w:rPr>
          <w:delText>i</w:delText>
        </w:r>
      </w:del>
      <w:r w:rsidRPr="007F3E90">
        <w:rPr>
          <w:sz w:val="24"/>
          <w:szCs w:val="24"/>
        </w:rPr>
        <w:t xml:space="preserve">o | </w:t>
      </w:r>
    </w:p>
    <w:p w14:paraId="38B3E096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 |</w:t>
      </w:r>
    </w:p>
    <w:p w14:paraId="67BBA8DD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</w:p>
    <w:p w14:paraId="254A2657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Accompagna colle presenti | Isaac Antonio Luz |</w:t>
      </w:r>
    </w:p>
    <w:p w14:paraId="28AD9B58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  <w:sectPr w:rsidR="000F5CF6" w:rsidRPr="007F3E90" w:rsidSect="007F3E90">
          <w:footnotePr>
            <w:numFmt w:val="lowerLetter"/>
            <w:numRestart w:val="eachPage"/>
          </w:footnotePr>
          <w:pgSz w:w="11900" w:h="16840"/>
          <w:pgMar w:top="1418" w:right="1133" w:bottom="1134" w:left="1134" w:header="709" w:footer="709" w:gutter="0"/>
          <w:cols w:space="708"/>
          <w:docGrid w:linePitch="360"/>
        </w:sectPr>
      </w:pPr>
    </w:p>
    <w:p w14:paraId="272D3A3D" w14:textId="3366B3F6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6</w:t>
      </w:r>
      <w:r w:rsidR="00ED0B9A">
        <w:rPr>
          <w:sz w:val="24"/>
          <w:szCs w:val="24"/>
        </w:rPr>
        <w:t>6</w:t>
      </w:r>
    </w:p>
    <w:p w14:paraId="0D2003A4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 dicembre 1618, L’Aia (cc. 190r-194v)</w:t>
      </w:r>
    </w:p>
    <w:p w14:paraId="20385703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</w:p>
    <w:p w14:paraId="2C6EDCEA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190r / </w:t>
      </w:r>
    </w:p>
    <w:p w14:paraId="341DDA25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72 |</w:t>
      </w:r>
    </w:p>
    <w:p w14:paraId="78468ECF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</w:p>
    <w:p w14:paraId="45E1A571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7C94BED5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giovedì passato mi venero lettere delli signori dell’amiralità di Amsterdam | con nuove efficaci instanze per denari tanto per la sodisfattione | delli restanti viveri, che per sollevamento di queste povere donne | et famiglie dei matelotti. Non ho loro rescritto volendo prima | attender l’ordinario, che hieri a sera mi arrivò con lettere della | Serenità vostra dei 15 del passato, che appunto contengono questo | particolare. Con esse ho ricevute anco diverse copie di lettere, | et scritture per mia informatione, et veggo molto bene, che | anco vostra Serenità era in pena di attender dall’armata li particolari | documenti, et spetialmente li roli, et la specificatione di quanto | si deve esbursar a queste povere genti, ch’è più che | necessario. Veggo l’arrivo a piedi di vostra Serenità dell’agente | del Kerckoven, et che stava in punto per mettersi in viag-|gio per questa volta; et di tutto mi valerò per risponder | a’ detti signori. |</w:t>
      </w:r>
    </w:p>
    <w:p w14:paraId="7169E8F6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 come per il particolar dei viveri non metto dubio, che divertirò | l’instanza, così quanto alle paghe parmi di veder infruttuoso | ogni tentativo; perché l’importunità, che quei signori hanno, la | povertà delle</w:t>
      </w:r>
      <w:r w:rsidRPr="007F3E90">
        <w:rPr>
          <w:rStyle w:val="Rimandonotaapidipagina"/>
          <w:sz w:val="24"/>
          <w:szCs w:val="24"/>
        </w:rPr>
        <w:footnoteReference w:id="744"/>
      </w:r>
      <w:r w:rsidRPr="007F3E90">
        <w:rPr>
          <w:sz w:val="24"/>
          <w:szCs w:val="24"/>
        </w:rPr>
        <w:t xml:space="preserve"> genti</w:t>
      </w:r>
      <w:r w:rsidRPr="007F3E90">
        <w:rPr>
          <w:rStyle w:val="Rimandonotaapidipagina"/>
          <w:sz w:val="24"/>
          <w:szCs w:val="24"/>
        </w:rPr>
        <w:footnoteReference w:id="745"/>
      </w:r>
      <w:r w:rsidRPr="007F3E90">
        <w:rPr>
          <w:sz w:val="24"/>
          <w:szCs w:val="24"/>
        </w:rPr>
        <w:t>, et</w:t>
      </w:r>
      <w:r w:rsidRPr="007F3E90">
        <w:rPr>
          <w:rStyle w:val="Rimandonotaapidipagina"/>
          <w:sz w:val="24"/>
          <w:szCs w:val="24"/>
        </w:rPr>
        <w:footnoteReference w:id="746"/>
      </w:r>
      <w:r w:rsidRPr="007F3E90">
        <w:rPr>
          <w:sz w:val="24"/>
          <w:szCs w:val="24"/>
        </w:rPr>
        <w:t xml:space="preserve"> la stagione del verno, che le necessità | a ricercar denaro per provedersi li farà far nuove instanze | ma sia certa la Serenità vostra che ne darò meno, che sarà possibile | et se mi sarà possibile il divertir anco questo lo farò di | buon cuore: perché è impossibile, che questi signori possino | indovinar a dar il denaro a tutti quelli, di chi li ma-|riti, o li parenti sono in esser. Se ben li signori di Norholan-|dia hanno havuta una lista di quelli, che sono morti |</w:t>
      </w:r>
    </w:p>
    <w:p w14:paraId="071B21AD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190v /</w:t>
      </w:r>
    </w:p>
    <w:p w14:paraId="36E7AA83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sopra le quattro navi della loro ripartitione. |</w:t>
      </w:r>
    </w:p>
    <w:p w14:paraId="7085340F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Io ho considerato riverentemente alla Serenità vostra con altre mie, che l’or-|dinario uso di questo Paese è che si assiste da questi signori | non riguardando totalmente se in effetto parte delle genti | siano o vive o morte; parendo loro di far poca perdita | per qualche poco</w:t>
      </w:r>
      <w:r w:rsidRPr="007F3E90">
        <w:rPr>
          <w:rStyle w:val="Rimandonotaapidipagina"/>
          <w:sz w:val="24"/>
          <w:szCs w:val="24"/>
        </w:rPr>
        <w:footnoteReference w:id="747"/>
      </w:r>
      <w:r w:rsidRPr="007F3E90">
        <w:rPr>
          <w:sz w:val="24"/>
          <w:szCs w:val="24"/>
        </w:rPr>
        <w:t xml:space="preserve"> denaro che dassero, come si suol dir di paga | morta. |</w:t>
      </w:r>
    </w:p>
    <w:p w14:paraId="412B26CC" w14:textId="772D564F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Quello che vostra Serenità mi avvertisce di procurar, che</w:t>
      </w:r>
      <w:ins w:id="2904" w:author="Giorgia" w:date="2023-03-11T00:16:00Z">
        <w:r w:rsidR="006F0D1D">
          <w:rPr>
            <w:sz w:val="24"/>
            <w:szCs w:val="24"/>
          </w:rPr>
          <w:t xml:space="preserve"> ’</w:t>
        </w:r>
      </w:ins>
      <w:del w:id="2905" w:author="Giorgia" w:date="2023-03-11T00:16:00Z">
        <w:r w:rsidRPr="007F3E90" w:rsidDel="006F0D1D">
          <w:rPr>
            <w:sz w:val="24"/>
            <w:szCs w:val="24"/>
          </w:rPr>
          <w:delText xml:space="preserve"> '</w:delText>
        </w:r>
      </w:del>
      <w:r w:rsidRPr="007F3E90">
        <w:rPr>
          <w:sz w:val="24"/>
          <w:szCs w:val="24"/>
        </w:rPr>
        <w:t xml:space="preserve">l denaro almeno | che si havesse a dare fosse esborsato un tanto per compagnia | o capitano, sì che essi capitani restino obligati a bonificar | sopra li sopraviventi (sia detto con ogni humil riverenza) | non lo veggo negotio praticabile perché li marinari sopraviventi | non vorranno, che sia loro sminuita la paga per quello fosse | stato pagato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morti, o falliti. Sentirò quello, che quei | signori mi risponderanno all’instanza, che loro farò di attender | l’agente del Kerckoven. Et quando con questo pretesto non | possi spuntare, dubito che converrò trasferirmi in | Amsterdam per stabilir, et trattar di questo affare alla meglio | mi sarà possibile con non lasciar dar denaro che alli più | bisognosi, et procurerò tutto il miglior ordine per conservar | la riputazione della Serenità vostra: perché questo non esser contentate | le donne di detti marinari fa effettivamente sparlare, et | dire in generale, che non sono pagati; et quel difetto, et | mancamento, ch’è di quei capitani ridonda sopra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li ministri di vostra Serenità, et sopra l’istessa serenissima Republica. |</w:t>
      </w:r>
    </w:p>
    <w:p w14:paraId="2F7C49FC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Tratterò della paga da farsi tutta di là; ma dubito, che |</w:t>
      </w:r>
    </w:p>
    <w:p w14:paraId="4E2F1546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191r / </w:t>
      </w:r>
    </w:p>
    <w:p w14:paraId="7F4FF844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meno a questo si assenterà: perché qui vogliono queste donne | haver denari o pochi o molti tale è </w:t>
      </w:r>
      <w:r w:rsidRPr="007F3E90">
        <w:rPr>
          <w:sz w:val="24"/>
          <w:szCs w:val="24"/>
        </w:rPr>
        <w:lastRenderedPageBreak/>
        <w:t>l’</w:t>
      </w:r>
      <w:r w:rsidRPr="007F3E90">
        <w:rPr>
          <w:rStyle w:val="Rimandonotaapidipagina"/>
          <w:sz w:val="24"/>
          <w:szCs w:val="24"/>
        </w:rPr>
        <w:footnoteReference w:id="748"/>
      </w:r>
      <w:r w:rsidRPr="007F3E90">
        <w:rPr>
          <w:sz w:val="24"/>
          <w:szCs w:val="24"/>
        </w:rPr>
        <w:t>uso. |</w:t>
      </w:r>
    </w:p>
    <w:p w14:paraId="39F440BD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Io attenderò l’agente sudetto perché forse potrebbe haver tanto | in mano onde il denaro non sarebbe mal dispensato; et | procurerò, che tutto si facci cautamente, facendo l’esborso | alle Amiralità massime a conto di viveri con quella espressa | dichiaratione, che mi viene detata da lei. | </w:t>
      </w:r>
    </w:p>
    <w:p w14:paraId="6A646C32" w14:textId="5FFA27B0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Né lascierò di riverentemente dirle, che ogni conveniente sodis-|fattione che vostra Serenità può far dar particolarmente ai capitani, et | alli marinari delle dodici navi per essere state armate coll’|assistenza di questi signori, et particolarmente delli signori Stati Generali, | che vuol dir delle Provincie tutte non può servir se non | a gran capitale di quella serenissima Republica, per haverli pronti | in ogn’altra occasione (che Dio benedetto la tenga lontana) | a</w:t>
      </w:r>
      <w:ins w:id="2906" w:author="Giorgia" w:date="2023-03-11T00:17:00Z">
        <w:r w:rsidR="006F0D1D">
          <w:rPr>
            <w:sz w:val="24"/>
            <w:szCs w:val="24"/>
          </w:rPr>
          <w:t>’</w:t>
        </w:r>
      </w:ins>
      <w:del w:id="2907" w:author="Giorgia" w:date="2023-03-11T00:17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suoi servitii, come veramente veggo una</w:t>
      </w:r>
      <w:r w:rsidRPr="007F3E90">
        <w:rPr>
          <w:rStyle w:val="Rimandonotaapidipagina"/>
          <w:sz w:val="24"/>
          <w:szCs w:val="24"/>
        </w:rPr>
        <w:footnoteReference w:id="749"/>
      </w:r>
      <w:r w:rsidRPr="007F3E90">
        <w:rPr>
          <w:sz w:val="24"/>
          <w:szCs w:val="24"/>
        </w:rPr>
        <w:t xml:space="preserve"> general dispositione | et affetto verso il servitio di vostra Serenità. | </w:t>
      </w:r>
    </w:p>
    <w:p w14:paraId="2997BCB1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Del negotio del trafico, over dei sali il Calandrini mi ha scritto ulti-|mamente che non ha potuto cavar construtto da quei mercanti | di Amsterdam; onde mi consiglia per migliore, et più spedita | informatione che vostra Serenità facci parlar di là a quei | mercanti, o fattori dei mercanti perché sul luoco caverà | ella molto meglio di quello si possa far di qua. Io in ogni | modo non mancarò di tener a cuore questo negotio per | quel di bene, che ne potrò ritrare. |</w:t>
      </w:r>
    </w:p>
    <w:p w14:paraId="3D2E95D0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Intorno al pagamento de’ noleggi delle dodici navi, mi viene | replicata l’instanza, che scrissi a vostra Serenità con le mie lettere | </w:t>
      </w:r>
    </w:p>
    <w:p w14:paraId="3F36194A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191v / </w:t>
      </w:r>
    </w:p>
    <w:p w14:paraId="197505B9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dei 20 del passato desiderando li portionevoli, che vostra Serenità | rimetti li undecimilla ducati, che importano li noleggi | ogni mese: perché il meno della rimessa di cinquanta</w:t>
      </w:r>
      <w:r w:rsidRPr="007F3E90">
        <w:rPr>
          <w:rStyle w:val="Rimandonotaapidipagina"/>
          <w:sz w:val="24"/>
          <w:szCs w:val="24"/>
        </w:rPr>
        <w:footnoteReference w:id="750"/>
      </w:r>
      <w:r w:rsidRPr="007F3E90">
        <w:rPr>
          <w:sz w:val="24"/>
          <w:szCs w:val="24"/>
        </w:rPr>
        <w:t xml:space="preserve"> | piacchi si contentano sia a loro danno, et il più a profitto | di lei. Così resteranno essi sollevati da spese, et ella | senza discapito libera dall’importunità di tanti soleci-|tanti et sopra questo attendono risposta. | </w:t>
      </w:r>
    </w:p>
    <w:p w14:paraId="39695BE1" w14:textId="2DC9135B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La trattatione del negotio dell’Indie Occidentali va proseguendo | et è arrivata tanto innanti, che parmi intendersi si siano | mandati li capitoli della concessione, che faranno li signori Stati | alla Compagnia a tutte le Provincie per haverne il loro | consenso, il che non si dubita, che non habbi a seguire. | Nelle mie de</w:t>
      </w:r>
      <w:ins w:id="2910" w:author="Giorgia" w:date="2023-03-11T00:17:00Z">
        <w:r w:rsidR="006F0D1D">
          <w:rPr>
            <w:sz w:val="24"/>
            <w:szCs w:val="24"/>
          </w:rPr>
          <w:t>’</w:t>
        </w:r>
      </w:ins>
      <w:del w:id="2911" w:author="Giorgia" w:date="2023-03-11T00:17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25 del passato, che non saranno qui aggiunte | replicate, le scrissi ciò che m’haveva detto il signor principe | Mauritio quando fui seco. Di quello anderò intendendo | di vantaggio vostre Eccellenze saranno avvertite. | </w:t>
      </w:r>
    </w:p>
    <w:p w14:paraId="19F6A021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ministro per residier presso sua Serenità come </w:t>
      </w:r>
      <w:proofErr w:type="gramStart"/>
      <w:r w:rsidRPr="007F3E90">
        <w:rPr>
          <w:sz w:val="24"/>
          <w:szCs w:val="24"/>
        </w:rPr>
        <w:t>gl’affari</w:t>
      </w:r>
      <w:proofErr w:type="gramEnd"/>
      <w:r w:rsidRPr="007F3E90">
        <w:rPr>
          <w:sz w:val="24"/>
          <w:szCs w:val="24"/>
        </w:rPr>
        <w:t xml:space="preserve"> del Paes</w:t>
      </w:r>
      <w:commentRangeStart w:id="2912"/>
      <w:commentRangeStart w:id="2913"/>
      <w:r w:rsidRPr="007F3E90">
        <w:rPr>
          <w:sz w:val="24"/>
          <w:szCs w:val="24"/>
        </w:rPr>
        <w:t>i</w:t>
      </w:r>
      <w:commentRangeEnd w:id="2912"/>
      <w:r w:rsidR="00A27FB1">
        <w:rPr>
          <w:rStyle w:val="Rimandocommento"/>
          <w:color w:val="000000"/>
        </w:rPr>
        <w:commentReference w:id="2912"/>
      </w:r>
      <w:commentRangeEnd w:id="2913"/>
      <w:r w:rsidR="00615E20">
        <w:rPr>
          <w:rStyle w:val="Rimandocommento"/>
          <w:color w:val="000000"/>
        </w:rPr>
        <w:commentReference w:id="2913"/>
      </w:r>
      <w:r w:rsidRPr="007F3E90">
        <w:rPr>
          <w:sz w:val="24"/>
          <w:szCs w:val="24"/>
        </w:rPr>
        <w:t xml:space="preserve"> | non sono ancor assodati; così non se ne parla in generale; | ma in particolare viene detto, che certo si manderà a vostra Serenità | et poi</w:t>
      </w:r>
      <w:r w:rsidRPr="007F3E90">
        <w:rPr>
          <w:rStyle w:val="Rimandonotaapidipagina"/>
          <w:sz w:val="24"/>
          <w:szCs w:val="24"/>
        </w:rPr>
        <w:footnoteReference w:id="751"/>
      </w:r>
      <w:r w:rsidRPr="007F3E90">
        <w:rPr>
          <w:sz w:val="24"/>
          <w:szCs w:val="24"/>
        </w:rPr>
        <w:t xml:space="preserve"> forse anco al signor duca di Savoia desiderando | questi signori stabilir l’una, et l’altra amicitia più internamente. |</w:t>
      </w:r>
    </w:p>
    <w:p w14:paraId="2569E037" w14:textId="2CA3385F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Hoggi quarto giorno sono arrivate lettere di Franza a questi | signori del suo </w:t>
      </w:r>
      <w:ins w:id="2914" w:author="Giorgia" w:date="2023-03-11T15:20:00Z">
        <w:r w:rsidR="009B6F6B">
          <w:rPr>
            <w:sz w:val="24"/>
            <w:szCs w:val="24"/>
          </w:rPr>
          <w:t>a</w:t>
        </w:r>
      </w:ins>
      <w:del w:id="2915" w:author="Giorgia" w:date="2023-03-11T15:20:00Z">
        <w:r w:rsidRPr="007F3E90" w:rsidDel="009B6F6B">
          <w:rPr>
            <w:sz w:val="24"/>
            <w:szCs w:val="24"/>
          </w:rPr>
          <w:delText>A</w:delText>
        </w:r>
      </w:del>
      <w:r w:rsidRPr="007F3E90">
        <w:rPr>
          <w:sz w:val="24"/>
          <w:szCs w:val="24"/>
        </w:rPr>
        <w:t>mbasciatore con avviso, che a</w:t>
      </w:r>
      <w:ins w:id="2916" w:author="Giorgia" w:date="2023-03-11T00:17:00Z">
        <w:r w:rsidR="006F0D1D">
          <w:rPr>
            <w:sz w:val="24"/>
            <w:szCs w:val="24"/>
          </w:rPr>
          <w:t>’</w:t>
        </w:r>
      </w:ins>
      <w:del w:id="2917" w:author="Giorgia" w:date="2023-03-11T00:17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12 del passato | era stato concluso il maritaggio della sorella di quella | Maestà con il signor principe di Piemonte. La nuova è | riuscita così cara a tutti questi signori quanto era bramata |</w:t>
      </w:r>
    </w:p>
    <w:p w14:paraId="69CB69BB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192r / </w:t>
      </w:r>
    </w:p>
    <w:p w14:paraId="3BA41D46" w14:textId="4CFDA4D8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desiderata presupponendo, che questo non possi ridondar ch’è</w:t>
      </w:r>
      <w:r w:rsidRPr="007F3E90">
        <w:rPr>
          <w:rStyle w:val="Rimandonotaapidipagina"/>
          <w:sz w:val="24"/>
          <w:szCs w:val="24"/>
        </w:rPr>
        <w:footnoteReference w:id="752"/>
      </w:r>
      <w:r w:rsidRPr="007F3E90">
        <w:rPr>
          <w:sz w:val="24"/>
          <w:szCs w:val="24"/>
        </w:rPr>
        <w:t xml:space="preserve"> | a servitio anco degl’interessi da questa parte. Segue, che | Spagnoli a quella corte ne mostravano assai disgusto; ma che si | procurava di radolcire il loro mal stomaco con farli appa-|rere, che il matrimonio haverebbe servito</w:t>
      </w:r>
      <w:r w:rsidRPr="007F3E90">
        <w:rPr>
          <w:rStyle w:val="Rimandocommento"/>
          <w:rFonts w:eastAsiaTheme="minorHAnsi"/>
          <w:sz w:val="24"/>
          <w:szCs w:val="24"/>
          <w:lang w:eastAsia="en-US"/>
        </w:rPr>
        <w:t xml:space="preserve"> a </w:t>
      </w:r>
      <w:r w:rsidRPr="007F3E90">
        <w:rPr>
          <w:sz w:val="24"/>
          <w:szCs w:val="24"/>
        </w:rPr>
        <w:t>non lasciar | che</w:t>
      </w:r>
      <w:ins w:id="2918" w:author="Giorgia" w:date="2023-03-11T00:17:00Z">
        <w:r w:rsidR="006F0D1D">
          <w:rPr>
            <w:sz w:val="24"/>
            <w:szCs w:val="24"/>
          </w:rPr>
          <w:t xml:space="preserve"> ’</w:t>
        </w:r>
      </w:ins>
      <w:del w:id="2919" w:author="Giorgia" w:date="2023-03-11T00:17:00Z">
        <w:r w:rsidRPr="007F3E90" w:rsidDel="006F0D1D">
          <w:rPr>
            <w:sz w:val="24"/>
            <w:szCs w:val="24"/>
          </w:rPr>
          <w:delText xml:space="preserve"> ‘</w:delText>
        </w:r>
      </w:del>
      <w:r w:rsidRPr="007F3E90">
        <w:rPr>
          <w:sz w:val="24"/>
          <w:szCs w:val="24"/>
        </w:rPr>
        <w:t xml:space="preserve">l Duca fosse così facile a muover l’armi </w:t>
      </w:r>
      <w:r w:rsidRPr="00573550">
        <w:rPr>
          <w:sz w:val="24"/>
          <w:szCs w:val="24"/>
        </w:rPr>
        <w:t xml:space="preserve">contra </w:t>
      </w:r>
      <w:r w:rsidRPr="00573550">
        <w:rPr>
          <w:sz w:val="24"/>
          <w:szCs w:val="24"/>
          <w:rPrChange w:id="2920" w:author="Giorgia" w:date="2023-03-11T19:03:00Z">
            <w:rPr>
              <w:sz w:val="24"/>
              <w:szCs w:val="24"/>
              <w:highlight w:val="yellow"/>
            </w:rPr>
          </w:rPrChange>
        </w:rPr>
        <w:t>lo stato | di Milano</w:t>
      </w:r>
      <w:r w:rsidRPr="007F3E90">
        <w:rPr>
          <w:sz w:val="24"/>
          <w:szCs w:val="24"/>
        </w:rPr>
        <w:t>, come ha fatto lo innanti. De’ quali concetti, et | del negotio tutto vostra Serenità ne deve esser anco meglio informata | di quello che potessi io dir di vantaggio. |</w:t>
      </w:r>
    </w:p>
    <w:p w14:paraId="2203E750" w14:textId="3DC699A6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Questi ambasciatori francesi non parlano di questa conclusione; ma dicono | solo haver avviso di </w:t>
      </w:r>
      <w:r w:rsidRPr="007F3E90">
        <w:rPr>
          <w:sz w:val="24"/>
          <w:szCs w:val="24"/>
        </w:rPr>
        <w:lastRenderedPageBreak/>
        <w:t>buona apparenza, che habbi a | succeder; così mi disse appunto</w:t>
      </w:r>
      <w:r w:rsidRPr="007F3E90">
        <w:rPr>
          <w:rStyle w:val="Rimandonotaapidipagina"/>
          <w:sz w:val="24"/>
          <w:szCs w:val="24"/>
        </w:rPr>
        <w:footnoteReference w:id="753"/>
      </w:r>
      <w:r w:rsidRPr="007F3E90">
        <w:rPr>
          <w:sz w:val="24"/>
          <w:szCs w:val="24"/>
        </w:rPr>
        <w:t xml:space="preserve"> monsignor di Maurier hieri | che fu a mia visitatione. Et mentre si tratteneva meco | monsignor di Boisise lo mandò a chiamare perché eranno</w:t>
      </w:r>
      <w:r w:rsidRPr="007F3E90">
        <w:rPr>
          <w:rStyle w:val="Rimandonotaapidipagina"/>
          <w:sz w:val="24"/>
          <w:szCs w:val="24"/>
        </w:rPr>
        <w:footnoteReference w:id="754"/>
      </w:r>
      <w:r w:rsidRPr="007F3E90">
        <w:rPr>
          <w:sz w:val="24"/>
          <w:szCs w:val="24"/>
        </w:rPr>
        <w:t xml:space="preserve"> | venute lettere espresse di Francia. N</w:t>
      </w:r>
      <w:ins w:id="2922" w:author="Giorgia" w:date="2023-03-11T11:53:00Z">
        <w:r w:rsidR="00B93734">
          <w:rPr>
            <w:sz w:val="24"/>
            <w:szCs w:val="24"/>
          </w:rPr>
          <w:t>é</w:t>
        </w:r>
      </w:ins>
      <w:del w:id="2923" w:author="Giorgia" w:date="2023-03-11T11:53:00Z">
        <w:r w:rsidRPr="007F3E90" w:rsidDel="00B93734">
          <w:rPr>
            <w:sz w:val="24"/>
            <w:szCs w:val="24"/>
          </w:rPr>
          <w:delText>è</w:delText>
        </w:r>
      </w:del>
      <w:r w:rsidRPr="007F3E90">
        <w:rPr>
          <w:sz w:val="24"/>
          <w:szCs w:val="24"/>
        </w:rPr>
        <w:t xml:space="preserve"> sin qui si è potuto | cavar altro. Può</w:t>
      </w:r>
      <w:r w:rsidRPr="007F3E90">
        <w:rPr>
          <w:rStyle w:val="Rimandonotaapidipagina"/>
          <w:sz w:val="24"/>
          <w:szCs w:val="24"/>
        </w:rPr>
        <w:footnoteReference w:id="755"/>
      </w:r>
      <w:r w:rsidRPr="007F3E90">
        <w:rPr>
          <w:sz w:val="24"/>
          <w:szCs w:val="24"/>
        </w:rPr>
        <w:t xml:space="preserve"> esser che non vogliano pubblicare se | pur hanno qualche cosa in questo proposito, che prima non | </w:t>
      </w:r>
      <w:proofErr w:type="gramStart"/>
      <w:r w:rsidRPr="007F3E90">
        <w:rPr>
          <w:sz w:val="24"/>
          <w:szCs w:val="24"/>
        </w:rPr>
        <w:t>lo</w:t>
      </w:r>
      <w:proofErr w:type="gramEnd"/>
      <w:r w:rsidRPr="007F3E90">
        <w:rPr>
          <w:sz w:val="24"/>
          <w:szCs w:val="24"/>
        </w:rPr>
        <w:t xml:space="preserve"> faccino a</w:t>
      </w:r>
      <w:ins w:id="2924" w:author="Giorgia" w:date="2023-03-11T00:17:00Z">
        <w:r w:rsidR="006F0D1D">
          <w:rPr>
            <w:sz w:val="24"/>
            <w:szCs w:val="24"/>
          </w:rPr>
          <w:t>’</w:t>
        </w:r>
      </w:ins>
      <w:del w:id="2925" w:author="Giorgia" w:date="2023-03-11T00:17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signori Stati, et al signor principe Mauritio. | </w:t>
      </w:r>
    </w:p>
    <w:p w14:paraId="0ACDBC96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 negotio de’ Bohemi non è stato fatto altro parendo esser bene | di star ad aspettar quelli, che pur si tiene, che doveranno | venir qui, et allhora devenir a quello che troveranno | meglio. Non si sa quando habbino ad esser in</w:t>
      </w:r>
      <w:r w:rsidRPr="007F3E90">
        <w:rPr>
          <w:rStyle w:val="Rimandonotaapidipagina"/>
          <w:sz w:val="24"/>
          <w:szCs w:val="24"/>
        </w:rPr>
        <w:footnoteReference w:id="756"/>
      </w:r>
      <w:r w:rsidRPr="007F3E90">
        <w:rPr>
          <w:sz w:val="24"/>
          <w:szCs w:val="24"/>
        </w:rPr>
        <w:t xml:space="preserve"> questo luoco. Io | riceverò per gratia dalla Serenità vostra di saper come regolarmi | occorrendomi parlar con essi a fine di poter accommodar li | miei concetti agl’interessi di vostra Serenità non havendo alcun lume | di questo negotio. | </w:t>
      </w:r>
    </w:p>
    <w:p w14:paraId="11C875C6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>Qui si è inteso, che l’armat[a]</w:t>
      </w:r>
      <w:r w:rsidRPr="007F3E90">
        <w:rPr>
          <w:rStyle w:val="Rimandonotaapidipagina"/>
          <w:sz w:val="24"/>
          <w:szCs w:val="24"/>
        </w:rPr>
        <w:footnoteReference w:id="757"/>
      </w:r>
      <w:r w:rsidRPr="007F3E90">
        <w:rPr>
          <w:sz w:val="24"/>
          <w:szCs w:val="24"/>
        </w:rPr>
        <w:t xml:space="preserve"> spagnola, che già sei mesi attacò li | </w:t>
      </w:r>
    </w:p>
    <w:p w14:paraId="525AF802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192v / </w:t>
      </w:r>
    </w:p>
    <w:p w14:paraId="06E93EB8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Holandesi nell’Indie, nel venirsene a Ternati in quel golfo | habbi havuta così gran burasca, che tutta è restata dissi-|pata, et fracassata, non essendo restati, che doi, o tre vasselli | calmi dalla tempesta, et che la mortalità delli soldati | et marinari ascendi sopra mille: et qui si gode grandemente | dell’avviso havendolo per buon pronostico a migliori successi | contra Spagnoli. | </w:t>
      </w:r>
    </w:p>
    <w:p w14:paraId="3D17D217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figlio di Bernvelt governator di Berghem Opsoon è stata levata | la carica, havendosi stimato così bene, che piazza di | tanto momento frontiera di Brabant vicina cinque hore | ad Anversa non stasse</w:t>
      </w:r>
      <w:r w:rsidRPr="007F3E90">
        <w:rPr>
          <w:rStyle w:val="Rimandonotaapidipagina"/>
          <w:sz w:val="24"/>
          <w:szCs w:val="24"/>
        </w:rPr>
        <w:footnoteReference w:id="758"/>
      </w:r>
      <w:r w:rsidRPr="007F3E90">
        <w:rPr>
          <w:sz w:val="24"/>
          <w:szCs w:val="24"/>
        </w:rPr>
        <w:t xml:space="preserve"> in mano di lui sospetto o che | disgustato della prigionia del padre potesse devenir a | qualche pernitiosa risolutione. |</w:t>
      </w:r>
    </w:p>
    <w:p w14:paraId="55E38D80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signor di Divenvord gentilhuomo principalissimo di questa Provincia | sarà dato il sigillo di essa Provincia tenuto già dal detto | Bernvelt; et non sono che tre giorni, ch’è stato levato | dalla sua casa; nella quale stava sotto custodia del secretario | di lui. Questa diminutione di auttorità indica anco | pochi buoni segni della sua fortuna. Si continua ancor | ad essaminar lui, et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prigioni. | </w:t>
      </w:r>
    </w:p>
    <w:p w14:paraId="15B85CD7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Parte hoggi per costì il signor Antonio Luz. Haverà mie lettere | ad instanza delli mercanti, che lo mandano per la ricupe-|ratione dei loro crediti dal signor conte di Levenstein, et questi | signori, et sua Eccellenza si promettono, che alla loro instanza vostra Serenità</w:t>
      </w:r>
      <w:r w:rsidRPr="007F3E90">
        <w:rPr>
          <w:rStyle w:val="Rimandonotaapidipagina"/>
          <w:sz w:val="24"/>
          <w:szCs w:val="24"/>
        </w:rPr>
        <w:footnoteReference w:id="759"/>
      </w:r>
      <w:r w:rsidRPr="007F3E90">
        <w:rPr>
          <w:sz w:val="24"/>
          <w:szCs w:val="24"/>
        </w:rPr>
        <w:t xml:space="preserve"> procurerà</w:t>
      </w:r>
      <w:r w:rsidRPr="007F3E90">
        <w:rPr>
          <w:rStyle w:val="Rimandonotaapidipagina"/>
          <w:sz w:val="24"/>
          <w:szCs w:val="24"/>
        </w:rPr>
        <w:footnoteReference w:id="760"/>
      </w:r>
      <w:r w:rsidRPr="007F3E90">
        <w:rPr>
          <w:sz w:val="24"/>
          <w:szCs w:val="24"/>
        </w:rPr>
        <w:t xml:space="preserve"> | che habbi ogni buona sodisfattione. | </w:t>
      </w:r>
    </w:p>
    <w:p w14:paraId="5CCE68D0" w14:textId="77777777" w:rsidR="000F5CF6" w:rsidRPr="007F3E90" w:rsidRDefault="000F5CF6" w:rsidP="007F3E90">
      <w:pPr>
        <w:pStyle w:val="Testopreformattato"/>
        <w:tabs>
          <w:tab w:val="left" w:pos="3938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Altre lettere haverà anco per lei con le quali accompagno la | copia delli conti datimi</w:t>
      </w:r>
      <w:r w:rsidRPr="007F3E90">
        <w:rPr>
          <w:rStyle w:val="Rimandonotaapidipagina"/>
          <w:sz w:val="24"/>
          <w:szCs w:val="24"/>
        </w:rPr>
        <w:footnoteReference w:id="761"/>
      </w:r>
      <w:r w:rsidRPr="007F3E90">
        <w:rPr>
          <w:sz w:val="24"/>
          <w:szCs w:val="24"/>
        </w:rPr>
        <w:t xml:space="preserve"> da questi signori delle Amiralità |</w:t>
      </w:r>
    </w:p>
    <w:p w14:paraId="7597E30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193r / </w:t>
      </w:r>
    </w:p>
    <w:p w14:paraId="5EEE74B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della dispensa del denaro havuto da loro, et insieme li documenti | da’ quali egli farà veder a chi vostra Serenità commanderà il preciso | costo delle robbe</w:t>
      </w:r>
      <w:r w:rsidRPr="007F3E90">
        <w:rPr>
          <w:rStyle w:val="Rimandonotaapidipagina"/>
          <w:sz w:val="24"/>
          <w:szCs w:val="24"/>
        </w:rPr>
        <w:footnoteReference w:id="762"/>
      </w:r>
      <w:r w:rsidRPr="007F3E90">
        <w:rPr>
          <w:sz w:val="24"/>
          <w:szCs w:val="24"/>
        </w:rPr>
        <w:t xml:space="preserve"> tanto polveri, et altre munitioni, che | sartiami, et altri apprestamenti; et le darà anco notitia | di quello di più che stimerà proprio per il servitio di quella | serenissima Republica. |</w:t>
      </w:r>
    </w:p>
    <w:p w14:paraId="7D006838" w14:textId="4350B69F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 porterà con sé una nota, che ho havuta dal provisio-|[n]ero</w:t>
      </w:r>
      <w:r w:rsidRPr="007F3E90">
        <w:rPr>
          <w:rStyle w:val="Rimandonotaapidipagina"/>
          <w:sz w:val="24"/>
          <w:szCs w:val="24"/>
        </w:rPr>
        <w:footnoteReference w:id="763"/>
      </w:r>
      <w:r w:rsidRPr="007F3E90">
        <w:rPr>
          <w:sz w:val="24"/>
          <w:szCs w:val="24"/>
        </w:rPr>
        <w:t xml:space="preserve"> di Encusen dell’altezza, lunghezza, et larghezza | che vogliono esser le navi da guerra ben fabbricate, et | proprie a questo servitio, quando ella si risolvesse per | minor suo interesse, et maggior sicurezza far una sola | spesa coll’ordinar la fabrica di questa sorte de’ vasselli | da guerra di qua. Ho stimato proprio che</w:t>
      </w:r>
      <w:ins w:id="2926" w:author="Giorgia" w:date="2023-03-11T00:17:00Z">
        <w:r w:rsidR="006F0D1D">
          <w:rPr>
            <w:sz w:val="24"/>
            <w:szCs w:val="24"/>
          </w:rPr>
          <w:t xml:space="preserve"> ’</w:t>
        </w:r>
      </w:ins>
      <w:del w:id="2927" w:author="Giorgia" w:date="2023-03-11T00:17:00Z">
        <w:r w:rsidRPr="007F3E90" w:rsidDel="006F0D1D">
          <w:rPr>
            <w:sz w:val="24"/>
            <w:szCs w:val="24"/>
          </w:rPr>
          <w:delText xml:space="preserve"> ‘</w:delText>
        </w:r>
      </w:del>
      <w:r w:rsidRPr="007F3E90">
        <w:rPr>
          <w:sz w:val="24"/>
          <w:szCs w:val="24"/>
        </w:rPr>
        <w:t xml:space="preserve">l sudetto Luz come | informato rappresenti in voce simil affare all’Eccellenze vostre | che a mio parere per quello posso discorrer in questa materia | riuscirebbe di gran utile, beneficio, et riputatione della </w:t>
      </w:r>
      <w:r w:rsidRPr="007F3E90">
        <w:rPr>
          <w:sz w:val="24"/>
          <w:szCs w:val="24"/>
        </w:rPr>
        <w:lastRenderedPageBreak/>
        <w:t>| Serenità vostra: perché fabricati li vasselli nel condurli costì | si potrebbono caricar di munitioni, o biscotti, legnami, | pegole, o altro per servitio pubblico; overo sotto altro | titolo cavarne il noleggio colla condotta di mercantie | fino a Venetia. |</w:t>
      </w:r>
    </w:p>
    <w:p w14:paraId="13AB211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medesimo Luz s’è sempre meco mostrato zelantissimo verso il | servitio di vostra Serenità, et sin dal principio, che venni a questa | residenza l’ha fatto. Et fu quello, che il mese di | novembre 1616 mi fece scrivere della persona, che | sapeva quali fossero </w:t>
      </w:r>
      <w:proofErr w:type="gramStart"/>
      <w:r w:rsidRPr="007F3E90">
        <w:rPr>
          <w:sz w:val="24"/>
          <w:szCs w:val="24"/>
        </w:rPr>
        <w:t>gl’andamenti</w:t>
      </w:r>
      <w:proofErr w:type="gramEnd"/>
      <w:r w:rsidRPr="007F3E90">
        <w:rPr>
          <w:sz w:val="24"/>
          <w:szCs w:val="24"/>
        </w:rPr>
        <w:t xml:space="preserve"> dei Spagnoli |</w:t>
      </w:r>
    </w:p>
    <w:p w14:paraId="2720FC78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193v / </w:t>
      </w:r>
    </w:p>
    <w:p w14:paraId="3782594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contro il servitio di vostra Serenità, et come si poteva ostarli et hora | anco se si compiaceranno lo communicarà a vostre Eccellenze non desi-|derando egli cosa maggiormente, che di dichiarirsi anco di | presenza servitor devoto, et affettionato di quella serenissima | Republica. | </w:t>
      </w:r>
    </w:p>
    <w:p w14:paraId="1EA75F1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Già le ho scritto l’assistenza, che ho havuta da lui nelle | passate levate, et particolarmente nell’armamento delle dodici | navi, et havendolo sempre adoperato dal p[r]incipio</w:t>
      </w:r>
      <w:r w:rsidRPr="007F3E90">
        <w:rPr>
          <w:rStyle w:val="Rimandonotaapidipagina"/>
          <w:sz w:val="24"/>
          <w:szCs w:val="24"/>
        </w:rPr>
        <w:footnoteReference w:id="764"/>
      </w:r>
      <w:r w:rsidRPr="007F3E90">
        <w:rPr>
          <w:sz w:val="24"/>
          <w:szCs w:val="24"/>
        </w:rPr>
        <w:t xml:space="preserve"> | del trattar di detto armamento, che fu sin quando | mi venne l’estraordinario le feste di Natale dell’anno | passato sino a quest’hora, invierà anco delli commenti | della Serenità vostra ho stimato non poter contentarlo con | meno che di donativo di cento, et otto ongari havuti | in più volte. Et assicuro la Serenità vostra con la solita mia | riverente sincerità, che questo è denaro ottimamente | impiegato. Et forse ognuna dell’Eccellenze vostre havendo | veduti li passi, le fatiche, et li pericoli scorsi haverebbe | fatto più; ma saranno sempre a tempo di riconoscerlo | perché oltre il resto non ha mai tralasciato di divertir il | svantaggio, et procurar il vantaggio publico in tutte le cose. Gratie etc. | </w:t>
      </w:r>
    </w:p>
    <w:p w14:paraId="15F7E9F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2D6B4A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 decembre 1618 |</w:t>
      </w:r>
    </w:p>
    <w:p w14:paraId="61DDD01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15852FF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318DEB4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2C86CBE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4A48DB4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193bis r-v / </w:t>
      </w:r>
    </w:p>
    <w:p w14:paraId="6810C00E" w14:textId="1AB49447" w:rsidR="000F5CF6" w:rsidRPr="007F3E90" w:rsidRDefault="00A0623B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ins w:id="2928" w:author="Flavia Di Gi" w:date="2023-03-12T14:55:00Z">
        <w:r>
          <w:rPr>
            <w:i/>
            <w:iCs/>
            <w:sz w:val="24"/>
            <w:szCs w:val="24"/>
          </w:rPr>
          <w:t>Carta t</w:t>
        </w:r>
      </w:ins>
      <w:del w:id="2929" w:author="Flavia Di Gi" w:date="2023-03-12T14:55:00Z">
        <w:r w:rsidR="000F5CF6" w:rsidRPr="007F3E90" w:rsidDel="00A0623B">
          <w:rPr>
            <w:i/>
            <w:iCs/>
            <w:sz w:val="24"/>
            <w:szCs w:val="24"/>
          </w:rPr>
          <w:delText>T</w:delText>
        </w:r>
      </w:del>
      <w:r w:rsidR="000F5CF6" w:rsidRPr="007F3E90">
        <w:rPr>
          <w:i/>
          <w:iCs/>
          <w:sz w:val="24"/>
          <w:szCs w:val="24"/>
        </w:rPr>
        <w:t>agliata non numerata</w:t>
      </w:r>
    </w:p>
    <w:p w14:paraId="65A4B8B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7B4E55C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194r / </w:t>
      </w:r>
    </w:p>
    <w:p w14:paraId="073EDB8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117901F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A4E445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194v / </w:t>
      </w:r>
    </w:p>
    <w:p w14:paraId="57A099F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47407DB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72 sola |</w:t>
      </w:r>
    </w:p>
    <w:p w14:paraId="1022AFA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DB9E7B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Tracce di sigilli</w:t>
      </w:r>
    </w:p>
    <w:p w14:paraId="7FFB6B4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</w:p>
    <w:p w14:paraId="6B50C45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Regesto antico </w:t>
      </w:r>
    </w:p>
    <w:p w14:paraId="1489F7A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194vC /</w:t>
      </w:r>
    </w:p>
    <w:p w14:paraId="0BEDBF3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 decembre 1618 ricevute a’ 20 detto |</w:t>
      </w:r>
    </w:p>
    <w:p w14:paraId="3ACD981E" w14:textId="7C4CD8E6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2930" w:author="Flavia Di Gi" w:date="2023-03-19T18:52:00Z">
        <w:r w:rsidR="00B57BC8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72 | </w:t>
      </w:r>
    </w:p>
    <w:p w14:paraId="7C51896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5F10C101" w14:textId="5DE5609E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Instanza de’ denari fatta al residente | dall’amiralità d’Astradan | andasse risservato il più gli sii | possibile et consigliai sodisfar | li capitani</w:t>
      </w:r>
      <w:ins w:id="2931" w:author="Flavia Di Gi" w:date="2023-05-07T16:11:00Z">
        <w:r w:rsidR="0020185A">
          <w:rPr>
            <w:sz w:val="24"/>
            <w:szCs w:val="24"/>
          </w:rPr>
          <w:t xml:space="preserve"> […]</w:t>
        </w:r>
      </w:ins>
      <w:r w:rsidRPr="007F3E90">
        <w:rPr>
          <w:rStyle w:val="Rimandonotaapidipagina"/>
          <w:sz w:val="24"/>
          <w:szCs w:val="24"/>
        </w:rPr>
        <w:footnoteReference w:id="765"/>
      </w:r>
      <w:r w:rsidRPr="007F3E90">
        <w:rPr>
          <w:sz w:val="24"/>
          <w:szCs w:val="24"/>
        </w:rPr>
        <w:t xml:space="preserve"> e marinari. | </w:t>
      </w:r>
    </w:p>
    <w:p w14:paraId="20C930FC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Del negotio de’ sali si rimette al di là. | </w:t>
      </w:r>
    </w:p>
    <w:p w14:paraId="6169036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Istanza si rimetti li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mila ducati che impor-|tano li noleggi ogni mese. |</w:t>
      </w:r>
    </w:p>
    <w:p w14:paraId="14B511D7" w14:textId="15338003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La tratatione dell’Indie va inanti.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017A232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Di ministro in particolar si pensa | e anche in Savoia a stringersi</w:t>
      </w:r>
      <w:r w:rsidRPr="007F3E90">
        <w:rPr>
          <w:rStyle w:val="Rimandonotaapidipagina"/>
          <w:sz w:val="24"/>
          <w:szCs w:val="24"/>
        </w:rPr>
        <w:footnoteReference w:id="766"/>
      </w:r>
      <w:r w:rsidRPr="007F3E90">
        <w:rPr>
          <w:sz w:val="24"/>
          <w:szCs w:val="24"/>
        </w:rPr>
        <w:t xml:space="preserve"> |</w:t>
      </w:r>
    </w:p>
    <w:p w14:paraId="45A32B9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Bohemi aspettano avvisi di là. | </w:t>
      </w:r>
    </w:p>
    <w:p w14:paraId="1FCB2D7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Luz vien con lettere per crediti del | Levestein, et per informar del | fabricar le navi. |</w:t>
      </w:r>
    </w:p>
    <w:p w14:paraId="509B569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7254BE9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3820460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  <w:sectPr w:rsidR="000F5CF6" w:rsidRPr="007F3E90" w:rsidSect="007F3E90">
          <w:footnotePr>
            <w:numFmt w:val="lowerLetter"/>
            <w:numRestart w:val="eachPage"/>
          </w:footnotePr>
          <w:pgSz w:w="11900" w:h="16840"/>
          <w:pgMar w:top="1418" w:right="1133" w:bottom="1134" w:left="1134" w:header="709" w:footer="709" w:gutter="0"/>
          <w:cols w:space="708"/>
          <w:docGrid w:linePitch="360"/>
        </w:sectPr>
      </w:pPr>
    </w:p>
    <w:p w14:paraId="492B4399" w14:textId="1775D94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n. 6</w:t>
      </w:r>
      <w:r w:rsidR="00ED0B9A">
        <w:rPr>
          <w:sz w:val="24"/>
          <w:szCs w:val="24"/>
        </w:rPr>
        <w:t>7</w:t>
      </w:r>
    </w:p>
    <w:p w14:paraId="1BCD223F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8 dicembre 1618, L’Aia (cc. 195r-198v)</w:t>
      </w:r>
    </w:p>
    <w:p w14:paraId="27A7805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5FF2441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195r / </w:t>
      </w:r>
    </w:p>
    <w:p w14:paraId="6C2B2E0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73 sola |</w:t>
      </w:r>
    </w:p>
    <w:p w14:paraId="4F9280B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25FC35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6ED6C869" w14:textId="0CB65A20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fu il segretario di monsignor di Boisise quello, che hieri otto venne qui | espressamente con lettere dalla corte, et l’uno, et l’altro </w:t>
      </w:r>
      <w:ins w:id="2935" w:author="Giorgia" w:date="2023-03-11T15:21:00Z">
        <w:r w:rsidR="009B6F6B">
          <w:rPr>
            <w:sz w:val="24"/>
            <w:szCs w:val="24"/>
          </w:rPr>
          <w:t>a</w:t>
        </w:r>
      </w:ins>
      <w:del w:id="2936" w:author="Giorgia" w:date="2023-03-11T15:21:00Z">
        <w:r w:rsidRPr="007F3E90" w:rsidDel="009B6F6B">
          <w:rPr>
            <w:sz w:val="24"/>
            <w:szCs w:val="24"/>
          </w:rPr>
          <w:delText>A</w:delText>
        </w:r>
      </w:del>
      <w:r w:rsidRPr="007F3E90">
        <w:rPr>
          <w:sz w:val="24"/>
          <w:szCs w:val="24"/>
        </w:rPr>
        <w:t xml:space="preserve">mbasciatore | furono lunedì nell’assemblea dando parte a nome di sua Maestà | christianissima dell’apertura fatta dal cardinal di Savoia del matri-|monio, et dell’apparenza, che vi era della buona conclusione di | esso. Non espressero la cosa per fatta, ma la descrissero in | termine tale, che si è formato concetto, che lo scritto da | monsignor di Langarach si fermasse sopra la certa conclusione | et questi signori </w:t>
      </w:r>
      <w:proofErr w:type="gramStart"/>
      <w:r w:rsidRPr="007F3E90">
        <w:rPr>
          <w:sz w:val="24"/>
          <w:szCs w:val="24"/>
        </w:rPr>
        <w:t>ne</w:t>
      </w:r>
      <w:proofErr w:type="gramEnd"/>
      <w:r w:rsidRPr="007F3E90">
        <w:rPr>
          <w:sz w:val="24"/>
          <w:szCs w:val="24"/>
        </w:rPr>
        <w:t xml:space="preserve"> fano consequenza indubitata, perché altri-|menti non si sarebbe mosso il Re a far communicar il | trattato. | </w:t>
      </w:r>
    </w:p>
    <w:p w14:paraId="40D34720" w14:textId="04B69AC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Nell’ufficio procurorono d’imprimere nei signori Stati, che la | communicatione, che loro faceva far il Re era perché | conosceva concorrer nella perfettione di tal affare anco | l’interesse di queste Provincie; et che amandolo sua Maestà | a pari del suo Stato voleva usar di questa confidenza | con far loro parte delle cose sue, et tenir con essi continuata | la buona corrispondenza; promettendosi anco, che dal | canto suo haverebbono fatto con lei lo stesso di quello, | che passava nell’interno del suo </w:t>
      </w:r>
      <w:r w:rsidRPr="00F06A5F">
        <w:rPr>
          <w:sz w:val="24"/>
          <w:szCs w:val="24"/>
          <w:highlight w:val="yellow"/>
          <w:rPrChange w:id="2937" w:author="Giorgia" w:date="2023-03-11T17:22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>overno accennando | delli affari presenti. Continuando pure a parer loro | strano, che non siano fatti partecipi</w:t>
      </w:r>
      <w:r w:rsidRPr="007F3E90">
        <w:rPr>
          <w:rStyle w:val="Rimandonotaapidipagina"/>
          <w:sz w:val="24"/>
          <w:szCs w:val="24"/>
        </w:rPr>
        <w:footnoteReference w:id="767"/>
      </w:r>
      <w:r w:rsidRPr="007F3E90">
        <w:rPr>
          <w:sz w:val="24"/>
          <w:szCs w:val="24"/>
        </w:rPr>
        <w:t xml:space="preserve"> di ciò che segue. | Con parole generali furono gl</w:t>
      </w:r>
      <w:ins w:id="2938" w:author="Giorgia" w:date="2023-03-11T00:18:00Z">
        <w:r w:rsidR="006F0D1D">
          <w:rPr>
            <w:sz w:val="24"/>
            <w:szCs w:val="24"/>
          </w:rPr>
          <w:t>’</w:t>
        </w:r>
      </w:ins>
      <w:del w:id="2939" w:author="Giorgia" w:date="2023-03-11T00:18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ambasciatori ringratiati della | communicatione dell’avviso senza però condescender ad | altro particolare. | </w:t>
      </w:r>
    </w:p>
    <w:p w14:paraId="045C6E8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Monsignor di Boisise (per quanto si sa) ha tentato col mezo del | secretario suo di esser </w:t>
      </w:r>
      <w:proofErr w:type="gramStart"/>
      <w:r w:rsidRPr="007F3E90">
        <w:rPr>
          <w:sz w:val="24"/>
          <w:szCs w:val="24"/>
        </w:rPr>
        <w:t>richiamato;</w:t>
      </w:r>
      <w:proofErr w:type="gramEnd"/>
      <w:r w:rsidRPr="007F3E90">
        <w:rPr>
          <w:sz w:val="24"/>
          <w:szCs w:val="24"/>
        </w:rPr>
        <w:t xml:space="preserve"> ma par che ritornato |</w:t>
      </w:r>
    </w:p>
    <w:p w14:paraId="69089A4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195v / </w:t>
      </w:r>
    </w:p>
    <w:p w14:paraId="0A12F427" w14:textId="572C4A5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non habbi ripensato l’effetto del suo desiderio, et egli vorrebbe | pur haver havuta licenza di partire per sollevarsi dalla | paura, che qualche giorni passati ha havuta da un acci-|dente, che gli sopravenne, et lo tenne anco a letto; non | gli parendo esser qui nelle congionture presenti necessaria la | sua dimora: perché a Dordrechet si lascia, che quel sinodo | facci da sé nella materia ecclesiastica, et quanto allo stato politico | si apriva da</w:t>
      </w:r>
      <w:ins w:id="2940" w:author="Giorgia" w:date="2023-03-11T00:18:00Z">
        <w:r w:rsidR="006F0D1D">
          <w:rPr>
            <w:sz w:val="24"/>
            <w:szCs w:val="24"/>
          </w:rPr>
          <w:t>’</w:t>
        </w:r>
      </w:ins>
      <w:del w:id="2941" w:author="Giorgia" w:date="2023-03-11T00:18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signori Stati, et da sua Eccellentia senza alcuna communi-|catione. | </w:t>
      </w:r>
    </w:p>
    <w:p w14:paraId="142D40A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Avanti hieri, che fui a visita di signor principale mi fu detto che | Bernvelt negava tutto sopra che era essaminato, et pareva | strano mentre si havevano et lettere, et inditii manifesti contro | di lui; ma che hora si attendeva a far come un summario | di tutti li più essentiali</w:t>
      </w:r>
      <w:r w:rsidRPr="007F3E90">
        <w:rPr>
          <w:rStyle w:val="Rimandonotaapidipagina"/>
          <w:sz w:val="24"/>
          <w:szCs w:val="24"/>
        </w:rPr>
        <w:footnoteReference w:id="768"/>
      </w:r>
      <w:r w:rsidRPr="007F3E90">
        <w:rPr>
          <w:sz w:val="24"/>
          <w:szCs w:val="24"/>
        </w:rPr>
        <w:t xml:space="preserve"> punti per venir a nuova repiti-|tione dell’essame, et poi a quella risolutione, che sara sti-|mata più propria. | </w:t>
      </w:r>
    </w:p>
    <w:p w14:paraId="2716214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Monsignor di Sciatiglione principal colonello di queste truppe francesi è | arrivato qui hoggi terzo giorno, et alcuni affermano | che egli habbi havuta commissione dal Re di operar | quanto più a servitio di monsignor Bernvelt. Doverà anch’egli | regolarsi secondo che vedrà la materia disposta. | </w:t>
      </w:r>
    </w:p>
    <w:p w14:paraId="1706AB9C" w14:textId="69130B5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conosce molto bene nell’animo di questi signori, che non vorrebbono, | volontieri dar disgusto alla Francia; ma meno vorrebbono | che la Francia s’impedisse in cose, che pretendono esser di | particolar consequenza al </w:t>
      </w:r>
      <w:ins w:id="2942" w:author="Giorgia" w:date="2023-03-11T17:21:00Z">
        <w:r w:rsidR="00F06A5F">
          <w:rPr>
            <w:sz w:val="24"/>
            <w:szCs w:val="24"/>
          </w:rPr>
          <w:t>G</w:t>
        </w:r>
      </w:ins>
      <w:del w:id="2943" w:author="Giorgia" w:date="2023-03-11T17:21:00Z">
        <w:r w:rsidRPr="007F3E90" w:rsidDel="00F06A5F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 xml:space="preserve">overno, et allo Stato. Et sono | d’avviso subito, che habbino cavato il veto di quanto | ricevano da monsignor Bernvelt, et </w:t>
      </w:r>
      <w:proofErr w:type="gramStart"/>
      <w:r w:rsidRPr="007F3E90">
        <w:rPr>
          <w:sz w:val="24"/>
          <w:szCs w:val="24"/>
        </w:rPr>
        <w:t>dagl’altri</w:t>
      </w:r>
      <w:proofErr w:type="gramEnd"/>
      <w:r w:rsidRPr="007F3E90">
        <w:rPr>
          <w:sz w:val="24"/>
          <w:szCs w:val="24"/>
        </w:rPr>
        <w:t xml:space="preserve"> prigioni | </w:t>
      </w:r>
    </w:p>
    <w:p w14:paraId="75F22FD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196r / </w:t>
      </w:r>
    </w:p>
    <w:p w14:paraId="6722902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espedir ambasciator a sua Maestà christianissima per rappresentarle lo stato | dell’affare; et esser stati necessitati per il ben publico et</w:t>
      </w:r>
      <w:r w:rsidRPr="007F3E90">
        <w:rPr>
          <w:rStyle w:val="Rimandonotaapidipagina"/>
          <w:sz w:val="24"/>
          <w:szCs w:val="24"/>
        </w:rPr>
        <w:footnoteReference w:id="769"/>
      </w:r>
      <w:r w:rsidRPr="007F3E90">
        <w:rPr>
          <w:sz w:val="24"/>
          <w:szCs w:val="24"/>
        </w:rPr>
        <w:t xml:space="preserve"> per | la commune quiete di queste Provincie devenir all’essecu-|tioni, che sono seguite sin qui. | </w:t>
      </w:r>
    </w:p>
    <w:p w14:paraId="340190A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Come questi signori Stati pensano a tal risolutione; così dispiace loro | grandemente per molti rispetti veder la poca buona intelligenza | che passa al presente tra la corona di Francia, et d’Inghilterra | non </w:t>
      </w:r>
      <w:r w:rsidRPr="007F3E90">
        <w:rPr>
          <w:sz w:val="24"/>
          <w:szCs w:val="24"/>
        </w:rPr>
        <w:lastRenderedPageBreak/>
        <w:t>si trovando né nell’una, né nell’altra corte ministro | di quelle maestà, et stimano non complir ai loro interessi, et al | servitio di queste Provincie, che così continui, massime approssi-|mandosi il tempo delli dodici anni dello spirar delle tregue, | dovendo l’una, et l’altra di quelle maestà esser il diretario</w:t>
      </w:r>
      <w:r w:rsidRPr="007F3E90">
        <w:rPr>
          <w:rStyle w:val="Rimandonotaapidipagina"/>
          <w:sz w:val="24"/>
          <w:szCs w:val="24"/>
        </w:rPr>
        <w:footnoteReference w:id="770"/>
      </w:r>
      <w:r w:rsidRPr="007F3E90">
        <w:rPr>
          <w:sz w:val="24"/>
          <w:szCs w:val="24"/>
        </w:rPr>
        <w:t xml:space="preserve"> | di questo negotio, quando doppo li dieci anni, che saranno | forniti ad april prossimo dovesse cominciar a trattarsi | alcuna cosa come sta nel contratto</w:t>
      </w:r>
      <w:r w:rsidRPr="007F3E90">
        <w:rPr>
          <w:rStyle w:val="Rimandonotaapidipagina"/>
          <w:sz w:val="24"/>
          <w:szCs w:val="24"/>
        </w:rPr>
        <w:footnoteReference w:id="771"/>
      </w:r>
      <w:r w:rsidRPr="007F3E90">
        <w:rPr>
          <w:sz w:val="24"/>
          <w:szCs w:val="24"/>
        </w:rPr>
        <w:t xml:space="preserve">. Et vorrebbono bene, | che si trovasse ripiego, et che qualche principe s’interponesse | per rimetter la residenza d’ambasciatori tanto dall’una, che | dall’altra parte: et senza dubio dal loro canto non inter-|metteranno qual si sia ufficio per questo buon effetto. | </w:t>
      </w:r>
    </w:p>
    <w:p w14:paraId="3B17E22A" w14:textId="0C63270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L’avanzar che fece il conte di Bergh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mille cavalli che con le mie | lettere de’ 25 del passato scrissi riverentemente alla Serenità vostra verso | Paterborn</w:t>
      </w:r>
      <w:r w:rsidRPr="007F3E90">
        <w:rPr>
          <w:rStyle w:val="Rimandonotaapidipagina"/>
          <w:sz w:val="24"/>
          <w:szCs w:val="24"/>
        </w:rPr>
        <w:footnoteReference w:id="772"/>
      </w:r>
      <w:r w:rsidRPr="007F3E90">
        <w:rPr>
          <w:sz w:val="24"/>
          <w:szCs w:val="24"/>
        </w:rPr>
        <w:t xml:space="preserve"> fu per la voce, che corse, che quel Vescovo fosse | in stato moribondo, et per esser pronti ad assister al possesso | che voleva prenderne l’arcivescovo elettor di Colonia. M’à detto | conte di Bergh ha fatto alto a Rurmonda. Havendo havuto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| avviso, che ’l Vescovo era tuttavia in vita. | </w:t>
      </w:r>
    </w:p>
    <w:p w14:paraId="1E4C2A45" w14:textId="77777777" w:rsidR="000F5CF6" w:rsidRPr="007F3E90" w:rsidRDefault="000F5CF6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In questo Consiglio di Stato doppo </w:t>
      </w:r>
      <w:proofErr w:type="gramStart"/>
      <w:r w:rsidRPr="007F3E90">
        <w:rPr>
          <w:sz w:val="24"/>
          <w:szCs w:val="24"/>
        </w:rPr>
        <w:t>gl’ordini</w:t>
      </w:r>
      <w:proofErr w:type="gramEnd"/>
      <w:r w:rsidRPr="007F3E90">
        <w:rPr>
          <w:sz w:val="24"/>
          <w:szCs w:val="24"/>
        </w:rPr>
        <w:t xml:space="preserve"> dati alle frontiere | </w:t>
      </w:r>
    </w:p>
    <w:p w14:paraId="6AFE57B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196v / </w:t>
      </w:r>
    </w:p>
    <w:p w14:paraId="3A778EE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la cavallaria dovesse star pronta ad ogni commandamento, si era | risoluto, che ’l principe Henrico fratello di sua Eccellenza et generale | di essa andasse in persona per assister occorrendo al lantgravio | d’Hassia, come uno de’ confederati a queste Provincie tra | li principi dell’Unione, et che pretende sopra le terre di quel | </w:t>
      </w:r>
      <w:commentRangeStart w:id="2944"/>
      <w:commentRangeStart w:id="2945"/>
      <w:commentRangeStart w:id="2946"/>
      <w:r w:rsidRPr="007F3E90">
        <w:rPr>
          <w:sz w:val="24"/>
          <w:szCs w:val="24"/>
        </w:rPr>
        <w:t>Vescovato</w:t>
      </w:r>
      <w:commentRangeEnd w:id="2944"/>
      <w:r w:rsidRPr="007F3E90">
        <w:rPr>
          <w:rStyle w:val="Rimandocommento"/>
          <w:sz w:val="24"/>
          <w:szCs w:val="24"/>
        </w:rPr>
        <w:commentReference w:id="2944"/>
      </w:r>
      <w:commentRangeEnd w:id="2945"/>
      <w:r w:rsidR="005C7817">
        <w:rPr>
          <w:rStyle w:val="Rimandocommento"/>
        </w:rPr>
        <w:commentReference w:id="2945"/>
      </w:r>
      <w:commentRangeEnd w:id="2946"/>
      <w:r w:rsidR="00615E20">
        <w:rPr>
          <w:rStyle w:val="Rimandocommento"/>
        </w:rPr>
        <w:commentReference w:id="2946"/>
      </w:r>
      <w:r w:rsidRPr="007F3E90">
        <w:rPr>
          <w:sz w:val="24"/>
          <w:szCs w:val="24"/>
        </w:rPr>
        <w:t>, il qual già s’era mosso. Et se ben non haveva</w:t>
      </w:r>
      <w:r w:rsidRPr="007F3E90">
        <w:rPr>
          <w:rStyle w:val="Rimandonotaapidipagina"/>
          <w:sz w:val="24"/>
          <w:szCs w:val="24"/>
        </w:rPr>
        <w:footnoteReference w:id="773"/>
      </w:r>
      <w:r w:rsidRPr="007F3E90">
        <w:rPr>
          <w:sz w:val="24"/>
          <w:szCs w:val="24"/>
        </w:rPr>
        <w:t xml:space="preserve"> | ancor fatta qui instanza di assistenza in ogni modo | stimavano che fosse necessario esser pronti parendo che | complisce più al servitio loro, che quelle terre [</w:t>
      </w:r>
      <w:proofErr w:type="gramStart"/>
      <w:r w:rsidRPr="007F3E90">
        <w:rPr>
          <w:sz w:val="24"/>
          <w:szCs w:val="24"/>
        </w:rPr>
        <w:t>…]ssero</w:t>
      </w:r>
      <w:proofErr w:type="gramEnd"/>
      <w:r w:rsidRPr="007F3E90">
        <w:rPr>
          <w:rStyle w:val="Rimandonotaapidipagina"/>
          <w:sz w:val="24"/>
          <w:szCs w:val="24"/>
        </w:rPr>
        <w:footnoteReference w:id="774"/>
      </w:r>
      <w:r w:rsidRPr="007F3E90">
        <w:rPr>
          <w:sz w:val="24"/>
          <w:szCs w:val="24"/>
        </w:rPr>
        <w:t xml:space="preserve"> in mano | del Lantgravio loro confederato et della stes[sa]</w:t>
      </w:r>
      <w:r w:rsidRPr="007F3E90">
        <w:rPr>
          <w:rStyle w:val="Rimandonotaapidipagina"/>
          <w:sz w:val="24"/>
          <w:szCs w:val="24"/>
        </w:rPr>
        <w:footnoteReference w:id="775"/>
      </w:r>
      <w:r w:rsidRPr="007F3E90">
        <w:rPr>
          <w:sz w:val="24"/>
          <w:szCs w:val="24"/>
        </w:rPr>
        <w:t xml:space="preserve"> religione, | che nell’elettor di Colonia di diretto loro inimico. L’ordine | però alla cavallaria non è ancor levato, et si stavi</w:t>
      </w:r>
      <w:r w:rsidRPr="007F3E90">
        <w:rPr>
          <w:rStyle w:val="Rimandonotaapidipagina"/>
          <w:sz w:val="24"/>
          <w:szCs w:val="24"/>
        </w:rPr>
        <w:footnoteReference w:id="776"/>
      </w:r>
      <w:r w:rsidRPr="007F3E90">
        <w:rPr>
          <w:sz w:val="24"/>
          <w:szCs w:val="24"/>
        </w:rPr>
        <w:t xml:space="preserve"> atten-|dendo quello ne seguirà. | </w:t>
      </w:r>
    </w:p>
    <w:p w14:paraId="17B1E6C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Sono assicurato, che li capitoli della concessione per la Compagnia dell’|Indie Occidentali si sono mandati alle Provincie per vederli, | et confirmarli. Io ne ho havuta una copia, che come sarà | tradotta nel nostro idioma</w:t>
      </w:r>
      <w:r w:rsidRPr="007F3E90">
        <w:rPr>
          <w:rStyle w:val="Rimandonotaapidipagina"/>
          <w:sz w:val="24"/>
          <w:szCs w:val="24"/>
        </w:rPr>
        <w:footnoteReference w:id="777"/>
      </w:r>
      <w:r w:rsidRPr="007F3E90">
        <w:rPr>
          <w:sz w:val="24"/>
          <w:szCs w:val="24"/>
        </w:rPr>
        <w:t xml:space="preserve"> la manderò alla Serenità vostra. | </w:t>
      </w:r>
    </w:p>
    <w:p w14:paraId="1EEFE06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ha detto qualcheduno, che li commissarii, che partirono fin | della passata settimana per Inghilterra ne tratteranno, et forse con il | Re stesso. Quello a che sia per risolversi quella Maestà vostre Eccellenze | l’intenderanno dal proprio luoco. Io da questo Ambasciatore | detta Maestà non ho cavato altro se non, ch’ella sentirà | volontieri, che si effettui il negotio per il male, che ne possono | ricever Spagnoli. Et da altri mi viene persuaso, che quando | quella Maestà vi concorri come si crede, darà</w:t>
      </w:r>
      <w:r w:rsidRPr="007F3E90">
        <w:rPr>
          <w:rStyle w:val="Rimandonotaapidipagina"/>
          <w:sz w:val="24"/>
          <w:szCs w:val="24"/>
        </w:rPr>
        <w:footnoteReference w:id="778"/>
      </w:r>
      <w:r w:rsidRPr="007F3E90">
        <w:rPr>
          <w:sz w:val="24"/>
          <w:szCs w:val="24"/>
        </w:rPr>
        <w:t xml:space="preserve"> ella</w:t>
      </w:r>
      <w:r w:rsidRPr="007F3E90">
        <w:rPr>
          <w:rStyle w:val="Rimandonotaapidipagina"/>
          <w:sz w:val="24"/>
          <w:szCs w:val="24"/>
        </w:rPr>
        <w:footnoteReference w:id="779"/>
      </w:r>
      <w:r w:rsidRPr="007F3E90">
        <w:rPr>
          <w:sz w:val="24"/>
          <w:szCs w:val="24"/>
        </w:rPr>
        <w:t xml:space="preserve"> | il consenso a’ suoi sudditi, et mercanti di esser a parte; | ma difficile sarà il cavar denaro per assistenza dalle |</w:t>
      </w:r>
    </w:p>
    <w:p w14:paraId="73807D0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197r / </w:t>
      </w:r>
    </w:p>
    <w:p w14:paraId="234A26F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mani della Maestà sua per contribuire come faranno questi | Stati; et come fanno nel negotio dell’Indie Orientali. Starò | attendendo quello verrà scritto dalle Provincie per avvisar il | tutto alla Serenità vostra. | </w:t>
      </w:r>
    </w:p>
    <w:p w14:paraId="6EC52033" w14:textId="03A23C3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Quanto questo negotio disgusti a</w:t>
      </w:r>
      <w:ins w:id="2947" w:author="Giorgia" w:date="2023-03-11T16:38:00Z">
        <w:r w:rsidR="008E322D">
          <w:rPr>
            <w:sz w:val="24"/>
            <w:szCs w:val="24"/>
          </w:rPr>
          <w:t>’</w:t>
        </w:r>
      </w:ins>
      <w:r w:rsidRPr="007F3E90">
        <w:rPr>
          <w:sz w:val="24"/>
          <w:szCs w:val="24"/>
        </w:rPr>
        <w:t xml:space="preserve"> Spagnuoli vostra Serenità già l’haverà inteso | dalla stessa corte di Spagna. Di dove dicono, che se non è arrivato | deve capitar di breve a Brusseles ma tal don Gio. di Veglia | huomo stato altre volte nelle dette Indie Occidentali, ch’è | intelligentissimo delli </w:t>
      </w:r>
      <w:r w:rsidRPr="007F3E90">
        <w:rPr>
          <w:sz w:val="24"/>
          <w:szCs w:val="24"/>
        </w:rPr>
        <w:lastRenderedPageBreak/>
        <w:t>affari</w:t>
      </w:r>
      <w:r w:rsidRPr="007F3E90">
        <w:rPr>
          <w:rStyle w:val="Rimandonotaapidipagina"/>
          <w:sz w:val="24"/>
          <w:szCs w:val="24"/>
        </w:rPr>
        <w:footnoteReference w:id="780"/>
      </w:r>
      <w:r w:rsidRPr="007F3E90">
        <w:rPr>
          <w:sz w:val="24"/>
          <w:szCs w:val="24"/>
        </w:rPr>
        <w:t xml:space="preserve"> di là; a fine come informato | di servir qui di consiglio ai serenissimi arciduchi per ostar a questo | tentativo; ma sarà fatica gettata, quando accordata | la concessione dei capitoli si accordi poi la maniera dell’equi-|paggio, et il denaro che vi vorrà per mantener la Compa-|gnia, et la guerra in quelle parti, che va in necessaria | consequenza. | </w:t>
      </w:r>
    </w:p>
    <w:p w14:paraId="1B71424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Partì il Luz come ho scritto domenica. Et essendo venuto | a mia visitatione il signor principe Henrico martedì passato | ho cavato da lui, che haveva data commissione ad esso Luz | di attestar in particolare la buona dispositione et devotione sua | verso quella serenissima Republica, et che occorrendo, che le cose andassero | innanti a maggiori travagli per vostra Serenità haverebbe incon-|trata volontieri ogni occasione di servirla. Et come ho detto | havendomi accennato questo tanto in passando, io sodisfacendo | per complimento con parole generali, et con concetti, che ho | stimati proprii, ho procurato, che si conservi in lui la | buona volontà, che dimostra, che non mancarò di andar | nutrendo ad ogni buon fine: se ben mi giova sperare in | </w:t>
      </w:r>
    </w:p>
    <w:p w14:paraId="6307B005" w14:textId="77777777" w:rsidR="000F5CF6" w:rsidRPr="007F3E90" w:rsidRDefault="000F5CF6" w:rsidP="007F3E90">
      <w:pPr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/ 197v / </w:t>
      </w:r>
    </w:p>
    <w:p w14:paraId="38F8AC0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Dio benedetto, che vostra Serenità non habbi ad haver necessità, che se li | facci questa offerta; et così ne pregarò di buon cuore là detta | Maestà sua. | </w:t>
      </w:r>
    </w:p>
    <w:p w14:paraId="36ED2858" w14:textId="1D420F2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Sto aspettando di intender la risposta che li signori dell’amiralità | d’Amsterdam faranno alla lettera, che loro scrissi. Mi | avvisa il Calandrini, che l’agente del Kerckoven | ha scritto a’ detti signori della rimessa, che vostra Serenità mi haveva commessa | et che non credeva esser così presto qui, onde desideravano | haver denari. Io intenderò le</w:t>
      </w:r>
      <w:r w:rsidRPr="007F3E90">
        <w:rPr>
          <w:rStyle w:val="Rimandonotaapidipagina"/>
          <w:sz w:val="24"/>
          <w:szCs w:val="24"/>
        </w:rPr>
        <w:footnoteReference w:id="781"/>
      </w:r>
      <w:r w:rsidRPr="007F3E90">
        <w:rPr>
          <w:sz w:val="24"/>
          <w:szCs w:val="24"/>
        </w:rPr>
        <w:t xml:space="preserve"> lettere</w:t>
      </w:r>
      <w:r w:rsidRPr="007F3E90">
        <w:rPr>
          <w:rStyle w:val="Rimandonotaapidipagina"/>
          <w:sz w:val="24"/>
          <w:szCs w:val="24"/>
        </w:rPr>
        <w:footnoteReference w:id="782"/>
      </w:r>
      <w:r w:rsidRPr="007F3E90">
        <w:rPr>
          <w:sz w:val="24"/>
          <w:szCs w:val="24"/>
        </w:rPr>
        <w:t xml:space="preserve"> di detti signori, procrasti-|nerò (fin</w:t>
      </w:r>
      <w:del w:id="2948" w:author="Giorgia" w:date="2023-03-11T14:49:00Z">
        <w:r w:rsidRPr="007F3E90" w:rsidDel="00703E61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2949" w:author="Giorgia" w:date="2023-03-11T14:49:00Z">
        <w:r w:rsidR="00703E61">
          <w:rPr>
            <w:sz w:val="24"/>
            <w:szCs w:val="24"/>
          </w:rPr>
          <w:t>é</w:t>
        </w:r>
      </w:ins>
      <w:del w:id="2950" w:author="Giorgia" w:date="2023-03-11T14:49:00Z">
        <w:r w:rsidRPr="007F3E90" w:rsidDel="00703E6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vedrò poterlo fare) ad andar in Amsterdam | come lo veggo per publico servitio necessario; et in tanto | darò ordine al Calandrini, che vadi approntando il denaro. | </w:t>
      </w:r>
    </w:p>
    <w:p w14:paraId="4331859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lascierò di aggiunger alla Serenità vostra che sono stato avvertito di | qualche lamento, che si fa tra li parenti di questi marinari | et soldati perché non ricevono alcuna lettera dalle case loro | né meno qui dall’armata, et che pur si sa che </w:t>
      </w:r>
      <w:proofErr w:type="gramStart"/>
      <w:r w:rsidRPr="007F3E90">
        <w:rPr>
          <w:sz w:val="24"/>
          <w:szCs w:val="24"/>
        </w:rPr>
        <w:t>gl’uni</w:t>
      </w:r>
      <w:proofErr w:type="gramEnd"/>
      <w:r w:rsidRPr="007F3E90">
        <w:rPr>
          <w:sz w:val="24"/>
          <w:szCs w:val="24"/>
        </w:rPr>
        <w:t xml:space="preserve"> | scrivono agl’altri. Questo causa qui notabilissimo disgusto | et ogni buon ordine, che vostra Serenità facesse dare, che non | fossero ritenute (come si persuadono questi) le lettere o | che vano, o che vengono, sarà proprio della prudenza | della Serenità vostra: perché non si puol agl’interessati levar | così facilmente l’impressione. | </w:t>
      </w:r>
    </w:p>
    <w:p w14:paraId="5DDEF8F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Ancor non è comparso l’ordinario d’Italia, il qual attendo | con devotione sperando, che mi possi portar qualche maggior | lume toccante questo affar delle navi, et marinari. Et | io con questo mando la replicata delle lettere dei doi n° | settantadoi. Gratie etc. |</w:t>
      </w:r>
    </w:p>
    <w:p w14:paraId="4E016F3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814BB9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8 decembre 1618 |</w:t>
      </w:r>
    </w:p>
    <w:p w14:paraId="3E6D808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09E95BE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58771C4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6C84E9E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420ECE9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198r / </w:t>
      </w:r>
    </w:p>
    <w:p w14:paraId="4D173D4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0F95E9B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534CC8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198v / </w:t>
      </w:r>
    </w:p>
    <w:p w14:paraId="559835B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4B513D9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73 sola |</w:t>
      </w:r>
    </w:p>
    <w:p w14:paraId="06B4A5B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5B4651D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Sigillo e traccia di sigillo</w:t>
      </w:r>
    </w:p>
    <w:p w14:paraId="33BEA8A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3459F38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79E147F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198vC /</w:t>
      </w:r>
    </w:p>
    <w:p w14:paraId="5293474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8 decembre 1618 ricevute a’ 27 detto |</w:t>
      </w:r>
    </w:p>
    <w:p w14:paraId="7721E8DF" w14:textId="28C4238E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Haya</w:t>
      </w:r>
      <w:ins w:id="2951" w:author="Flavia Di Gi" w:date="2023-03-19T18:52:00Z">
        <w:r w:rsidR="00B57BC8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73 | sola |</w:t>
      </w:r>
    </w:p>
    <w:p w14:paraId="6AEFA5C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6B88DC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di Franza danno conto a nome</w:t>
      </w:r>
      <w:r w:rsidRPr="007F3E90">
        <w:rPr>
          <w:rStyle w:val="Rimandonotaapidipagina"/>
          <w:sz w:val="24"/>
          <w:szCs w:val="24"/>
        </w:rPr>
        <w:footnoteReference w:id="783"/>
      </w:r>
      <w:r w:rsidRPr="007F3E90">
        <w:rPr>
          <w:sz w:val="24"/>
          <w:szCs w:val="24"/>
        </w:rPr>
        <w:t xml:space="preserve"> | del Re</w:t>
      </w:r>
      <w:r w:rsidRPr="007F3E90">
        <w:rPr>
          <w:rStyle w:val="Rimandonotaapidipagina"/>
          <w:sz w:val="24"/>
          <w:szCs w:val="24"/>
        </w:rPr>
        <w:footnoteReference w:id="784"/>
      </w:r>
      <w:r w:rsidRPr="007F3E90">
        <w:rPr>
          <w:sz w:val="24"/>
          <w:szCs w:val="24"/>
        </w:rPr>
        <w:t xml:space="preserve"> dell’instanza del cadinale di | Savoia della</w:t>
      </w:r>
      <w:r w:rsidRPr="007F3E90">
        <w:rPr>
          <w:rStyle w:val="Rimandonotaapidipagina"/>
          <w:sz w:val="24"/>
          <w:szCs w:val="24"/>
        </w:rPr>
        <w:footnoteReference w:id="785"/>
      </w:r>
      <w:r w:rsidRPr="007F3E90">
        <w:rPr>
          <w:sz w:val="24"/>
          <w:szCs w:val="24"/>
        </w:rPr>
        <w:t xml:space="preserve"> sorella di sua Maestà per il | signor principe di Piemonte. Et | si tiene che sia come concluso | il matrimonio. | </w:t>
      </w:r>
    </w:p>
    <w:p w14:paraId="7124D3B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 detto ufficio procurarono imprimere | concorrer nella perfettione di detto uffitio | l’interesse de’ medesimi Stati, | et evittorno a corrisponder | alla medesima confidenza, in par-|ticipar al Re </w:t>
      </w:r>
      <w:proofErr w:type="gramStart"/>
      <w:r w:rsidRPr="007F3E90">
        <w:rPr>
          <w:sz w:val="24"/>
          <w:szCs w:val="24"/>
        </w:rPr>
        <w:t>gl’affari</w:t>
      </w:r>
      <w:proofErr w:type="gramEnd"/>
      <w:r w:rsidRPr="007F3E90">
        <w:rPr>
          <w:sz w:val="24"/>
          <w:szCs w:val="24"/>
        </w:rPr>
        <w:t xml:space="preserve"> anche | che passano in Olanda. Hanno | però havuta </w:t>
      </w: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risposta | in generale. |</w:t>
      </w:r>
    </w:p>
    <w:p w14:paraId="2CDA7F4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L’ambasciator Boisise ha tentato li-|cenza, ma non ottenuta. |</w:t>
      </w:r>
    </w:p>
    <w:p w14:paraId="55509297" w14:textId="77777777" w:rsidR="000F5CF6" w:rsidRPr="007F3E90" w:rsidRDefault="000F5CF6" w:rsidP="007F3E90">
      <w:pPr>
        <w:tabs>
          <w:tab w:val="left" w:pos="1173"/>
        </w:tabs>
        <w:snapToGrid w:val="0"/>
        <w:jc w:val="both"/>
        <w:outlineLvl w:val="0"/>
        <w:rPr>
          <w:sz w:val="24"/>
          <w:szCs w:val="24"/>
        </w:rPr>
      </w:pPr>
      <w:r w:rsidRPr="007F3E90">
        <w:rPr>
          <w:sz w:val="24"/>
          <w:szCs w:val="24"/>
        </w:rPr>
        <w:t xml:space="preserve">Signor principale ha detto al secretario | che Bernvelt negava ogni | cosa. | </w:t>
      </w:r>
    </w:p>
    <w:p w14:paraId="0F148A9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Monsignor di Sciatiglion collonello | delle truppe francesi era | arrivato, et a nome del Re | haveva commissione di far ogni | officio per Bernvelt. |</w:t>
      </w:r>
    </w:p>
    <w:p w14:paraId="2216881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Quei signori vorriano dar gusto | al Re. Ma non vedono volentieri | che sua Maestà s’intromette nelle cose loro. | </w:t>
      </w:r>
    </w:p>
    <w:p w14:paraId="5570D3F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481A31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5C5AB82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1F582B6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198vD /</w:t>
      </w:r>
    </w:p>
    <w:p w14:paraId="1485E9D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Dispiace </w:t>
      </w:r>
      <w:proofErr w:type="gramStart"/>
      <w:r w:rsidRPr="007F3E90">
        <w:rPr>
          <w:sz w:val="24"/>
          <w:szCs w:val="24"/>
        </w:rPr>
        <w:t>ai</w:t>
      </w:r>
      <w:proofErr w:type="gramEnd"/>
      <w:r w:rsidRPr="007F3E90">
        <w:rPr>
          <w:sz w:val="24"/>
          <w:szCs w:val="24"/>
        </w:rPr>
        <w:t xml:space="preserve"> Stati la poca | intelligenza tra Franza et Inghilterra | massime essendo al fine | la tregua. Ameriano che | che* si trovasse ripiego, e | s’interponesse alcun principe | et faranno essi Stati ogni | buon ufficio. |</w:t>
      </w:r>
    </w:p>
    <w:p w14:paraId="70685AE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conte di Bergh ha fatto | alto a Rurmonda havendo | havuto aviso, che il Vescovo | era tuttavia in vita. |</w:t>
      </w:r>
    </w:p>
    <w:p w14:paraId="6E75526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Oltre l’ordine, di far | star la cavalleria alle | frontiere</w:t>
      </w:r>
      <w:r w:rsidRPr="007F3E90">
        <w:rPr>
          <w:rStyle w:val="Rimandonotaapidipagina"/>
          <w:sz w:val="24"/>
          <w:szCs w:val="24"/>
        </w:rPr>
        <w:footnoteReference w:id="786"/>
      </w:r>
      <w:r w:rsidRPr="007F3E90">
        <w:rPr>
          <w:sz w:val="24"/>
          <w:szCs w:val="24"/>
        </w:rPr>
        <w:t>, era</w:t>
      </w:r>
      <w:r w:rsidRPr="007F3E90">
        <w:rPr>
          <w:rStyle w:val="Rimandonotaapidipagina"/>
          <w:sz w:val="24"/>
          <w:szCs w:val="24"/>
        </w:rPr>
        <w:footnoteReference w:id="787"/>
      </w:r>
      <w:r w:rsidRPr="007F3E90">
        <w:rPr>
          <w:sz w:val="24"/>
          <w:szCs w:val="24"/>
        </w:rPr>
        <w:t xml:space="preserve"> stato | rissoluto nel Consiglio | di Stato, che il | principe Henrico assi-|stesse all’angra-|vio</w:t>
      </w:r>
      <w:r w:rsidRPr="007F3E90">
        <w:rPr>
          <w:rStyle w:val="Rimandonotaapidipagina"/>
          <w:sz w:val="24"/>
          <w:szCs w:val="24"/>
        </w:rPr>
        <w:footnoteReference w:id="788"/>
      </w:r>
      <w:r w:rsidRPr="007F3E90">
        <w:rPr>
          <w:sz w:val="24"/>
          <w:szCs w:val="24"/>
        </w:rPr>
        <w:t xml:space="preserve"> d’Assia. |</w:t>
      </w:r>
    </w:p>
    <w:p w14:paraId="25E6E94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secretario è assi-|curato che li | capitoli della | Compagnia dell’|Indie Occi-|dentali si | sono mandati | alle Provincie | per confirmar-|li. |</w:t>
      </w:r>
    </w:p>
    <w:p w14:paraId="2690E52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198vA /</w:t>
      </w:r>
    </w:p>
    <w:p w14:paraId="1FB3A2C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Scrive anco il secretario che li | commissarii che partirono per Inghilterra | ne tratteranno il Re | et si crede, che sentirà | volentieri il negotio. | </w:t>
      </w:r>
    </w:p>
    <w:p w14:paraId="4979243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Spagna riceversene gran | dispiacere, et mandar-|si alli arciduchi persona pra-|tica per consiglio, per di-|vertire. |</w:t>
      </w:r>
    </w:p>
    <w:p w14:paraId="476FC72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Luz ha visitato | il secretario e di commissione del | principe Henrico ha mostrato | il desiderio di </w:t>
      </w:r>
      <w:r w:rsidRPr="00532AC9">
        <w:rPr>
          <w:sz w:val="24"/>
          <w:szCs w:val="24"/>
        </w:rPr>
        <w:t>[…]</w:t>
      </w:r>
      <w:r w:rsidRPr="00532AC9">
        <w:rPr>
          <w:rStyle w:val="Rimandonotaapidipagina"/>
          <w:sz w:val="24"/>
          <w:szCs w:val="24"/>
        </w:rPr>
        <w:footnoteReference w:id="789"/>
      </w:r>
      <w:r w:rsidRPr="007F3E90">
        <w:rPr>
          <w:sz w:val="24"/>
          <w:szCs w:val="24"/>
        </w:rPr>
        <w:t xml:space="preserve"> Principe di | servire alla Serenissima</w:t>
      </w:r>
      <w:r w:rsidRPr="007F3E90">
        <w:rPr>
          <w:rStyle w:val="Rimandonotaapidipagina"/>
          <w:sz w:val="24"/>
          <w:szCs w:val="24"/>
        </w:rPr>
        <w:footnoteReference w:id="790"/>
      </w:r>
      <w:r w:rsidRPr="007F3E90">
        <w:rPr>
          <w:sz w:val="24"/>
          <w:szCs w:val="24"/>
        </w:rPr>
        <w:t>. |</w:t>
      </w:r>
    </w:p>
    <w:p w14:paraId="2637BCD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Aspetta risposta d’Astradan delle | lettere scritte. Il Calderini | avisa, esse stato scritto della | rimessa. Ma dubitando | che non fosse</w:t>
      </w:r>
      <w:r w:rsidRPr="007F3E90">
        <w:rPr>
          <w:rStyle w:val="Rimandonotaapidipagina"/>
          <w:sz w:val="24"/>
          <w:szCs w:val="24"/>
        </w:rPr>
        <w:footnoteReference w:id="791"/>
      </w:r>
      <w:r w:rsidRPr="007F3E90">
        <w:rPr>
          <w:sz w:val="24"/>
          <w:szCs w:val="24"/>
        </w:rPr>
        <w:t xml:space="preserve"> pronto</w:t>
      </w:r>
      <w:r w:rsidRPr="007F3E90">
        <w:rPr>
          <w:rStyle w:val="Rimandonotaapidipagina"/>
          <w:sz w:val="24"/>
          <w:szCs w:val="24"/>
        </w:rPr>
        <w:footnoteReference w:id="792"/>
      </w:r>
      <w:r w:rsidRPr="007F3E90">
        <w:rPr>
          <w:sz w:val="24"/>
          <w:szCs w:val="24"/>
        </w:rPr>
        <w:t xml:space="preserve"> il denaro. | Haveria differito l’andar | in Astradan. |</w:t>
      </w:r>
    </w:p>
    <w:p w14:paraId="4355761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Avisa l’indolenze che si | sentono dal non riceversi</w:t>
      </w:r>
      <w:r w:rsidRPr="007F3E90">
        <w:rPr>
          <w:rStyle w:val="Rimandonotaapidipagina"/>
          <w:sz w:val="24"/>
          <w:szCs w:val="24"/>
        </w:rPr>
        <w:footnoteReference w:id="793"/>
      </w:r>
      <w:r w:rsidRPr="007F3E90">
        <w:rPr>
          <w:sz w:val="24"/>
          <w:szCs w:val="24"/>
        </w:rPr>
        <w:t xml:space="preserve"> | lettere, et dal capitar | male, quelle, che di là scrissono | dalli parenti </w:t>
      </w:r>
      <w:proofErr w:type="gramStart"/>
      <w:r w:rsidRPr="007F3E90">
        <w:rPr>
          <w:sz w:val="24"/>
          <w:szCs w:val="24"/>
        </w:rPr>
        <w:t>degl’Olandesi</w:t>
      </w:r>
      <w:proofErr w:type="gramEnd"/>
      <w:r w:rsidRPr="007F3E90">
        <w:rPr>
          <w:sz w:val="24"/>
          <w:szCs w:val="24"/>
        </w:rPr>
        <w:t xml:space="preserve"> | che sono nell’armata. |</w:t>
      </w:r>
    </w:p>
    <w:p w14:paraId="40A09B0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  <w:sectPr w:rsidR="000F5CF6" w:rsidRPr="007F3E90" w:rsidSect="007F3E90">
          <w:footnotePr>
            <w:numFmt w:val="lowerLetter"/>
            <w:numRestart w:val="eachPage"/>
          </w:footnotePr>
          <w:pgSz w:w="11900" w:h="16840"/>
          <w:pgMar w:top="1418" w:right="1133" w:bottom="1134" w:left="1134" w:header="709" w:footer="709" w:gutter="0"/>
          <w:cols w:space="708"/>
          <w:docGrid w:linePitch="360"/>
        </w:sectPr>
      </w:pPr>
    </w:p>
    <w:p w14:paraId="6C688F12" w14:textId="59F5AD5A" w:rsidR="000F5CF6" w:rsidRPr="007F3E90" w:rsidRDefault="00ED0B9A" w:rsidP="00ED0B9A">
      <w:pPr>
        <w:snapToGrid w:val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n. 68</w:t>
      </w:r>
    </w:p>
    <w:p w14:paraId="02458779" w14:textId="77777777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11 dicembre 1618, L’Aia (cc. 199r-200bis v, 203r-v)</w:t>
      </w:r>
    </w:p>
    <w:p w14:paraId="406AF00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6186B91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199r / </w:t>
      </w:r>
    </w:p>
    <w:p w14:paraId="0877D74A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74 sola |</w:t>
      </w:r>
    </w:p>
    <w:p w14:paraId="788AF83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6622B8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7F2BCAB4" w14:textId="0A4BBBBD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doppo l’ispedizione delle mie ultime lettere dall’Italia n° 73 de</w:t>
      </w:r>
      <w:ins w:id="2957" w:author="Giorgia" w:date="2023-03-11T00:19:00Z">
        <w:r w:rsidR="006F0D1D">
          <w:rPr>
            <w:sz w:val="24"/>
            <w:szCs w:val="24"/>
          </w:rPr>
          <w:t>’</w:t>
        </w:r>
      </w:ins>
      <w:del w:id="2958" w:author="Giorgia" w:date="2023-03-11T00:19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otto | del presente mi capitorono le sera del medesimo giorno quelle | che attendono in risposta di mie dalli signori di questa Amiralità, | le quali, et particolarmente ciò che ad essi scriveva l’agente dell’ami-|raglio Kerckoven mi fecero risolver non ostante la stagione | fredda</w:t>
      </w:r>
      <w:r w:rsidRPr="007F3E90">
        <w:rPr>
          <w:rStyle w:val="Rimandonotaapidipagina"/>
          <w:sz w:val="24"/>
          <w:szCs w:val="24"/>
        </w:rPr>
        <w:footnoteReference w:id="794"/>
      </w:r>
      <w:r w:rsidRPr="007F3E90">
        <w:rPr>
          <w:sz w:val="24"/>
          <w:szCs w:val="24"/>
        </w:rPr>
        <w:t>, et il giaccio a venir in questa città per rappresentar | a questi signori quel tanto che stimai proprio per darli sudisfattione | e[t]</w:t>
      </w:r>
      <w:r w:rsidRPr="007F3E90">
        <w:rPr>
          <w:rStyle w:val="Rimandonotaapidipagina"/>
          <w:sz w:val="24"/>
          <w:szCs w:val="24"/>
        </w:rPr>
        <w:footnoteReference w:id="795"/>
      </w:r>
      <w:r w:rsidRPr="007F3E90">
        <w:rPr>
          <w:sz w:val="24"/>
          <w:szCs w:val="24"/>
        </w:rPr>
        <w:t xml:space="preserve"> in un medesimo tempo far il servitio publico; al qual solo | e[ff]etto</w:t>
      </w:r>
      <w:r w:rsidRPr="007F3E90">
        <w:rPr>
          <w:rStyle w:val="Rimandonotaapidipagina"/>
          <w:sz w:val="24"/>
          <w:szCs w:val="24"/>
        </w:rPr>
        <w:footnoteReference w:id="796"/>
      </w:r>
      <w:r w:rsidRPr="007F3E90">
        <w:rPr>
          <w:sz w:val="24"/>
          <w:szCs w:val="24"/>
        </w:rPr>
        <w:t xml:space="preserve"> mi sono mosso a far questo viaggio. L’agente sudetto | ha fatto instanza a vostra Serenità che non dovesse esser da me esborsata | alcuna summa delli ottanta milla fiorini accordati alli capitani | delle dodici navi se prima non fosse egli stato qui, per esser | presente alla distributione di detto denaro; le lettere di | vostra Serenità sono dei 15 del passato, et quelle del detto agente a | questi signori sono dei 16 et in esse scrive, che debbano avvertirmi | et farmi esborsar detti ottantamilla fiorini, come l’Eccellenze vostre | illustrissime se si compiaceranno potranno veder dall’aggiunto translato | o[n]de</w:t>
      </w:r>
      <w:r w:rsidRPr="007F3E90">
        <w:rPr>
          <w:rStyle w:val="Rimandonotaapidipagina"/>
          <w:sz w:val="24"/>
          <w:szCs w:val="24"/>
        </w:rPr>
        <w:footnoteReference w:id="797"/>
      </w:r>
      <w:r w:rsidRPr="007F3E90">
        <w:rPr>
          <w:sz w:val="24"/>
          <w:szCs w:val="24"/>
        </w:rPr>
        <w:t xml:space="preserve"> sentendo questi signori la contrarietà dell’une, et l’altre lettere | sono restati scandalizati del medesimo agente perché una cosa | habbi instato a vostra Serenità, et diversamente scrissi a loro; et però | si sono contentati ad instantia mia di aspettar ancora per | tutta questa settimana, et per il principio della ventura | ancora la venuta del sudetto, et non venendo contentarsi | di una partita di denaro per li creditori dei viveri, et | temporeggiar per il resto fin</w:t>
      </w:r>
      <w:del w:id="2965" w:author="Giorgia" w:date="2023-03-11T14:49:00Z">
        <w:r w:rsidRPr="007F3E90" w:rsidDel="00703E61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2966" w:author="Giorgia" w:date="2023-03-11T14:49:00Z">
        <w:r w:rsidR="00703E61">
          <w:rPr>
            <w:sz w:val="24"/>
            <w:szCs w:val="24"/>
          </w:rPr>
          <w:t>é</w:t>
        </w:r>
      </w:ins>
      <w:del w:id="2967" w:author="Giorgia" w:date="2023-03-11T14:49:00Z">
        <w:r w:rsidRPr="007F3E90" w:rsidDel="00703E6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venga l’Hamel a poco | per volta. Per il che ho dato già l’ordine al</w:t>
      </w:r>
      <w:r w:rsidRPr="007F3E90">
        <w:rPr>
          <w:rStyle w:val="Rimandonotaapidipagina"/>
          <w:sz w:val="24"/>
          <w:szCs w:val="24"/>
        </w:rPr>
        <w:footnoteReference w:id="798"/>
      </w:r>
      <w:r w:rsidRPr="007F3E90">
        <w:rPr>
          <w:sz w:val="24"/>
          <w:szCs w:val="24"/>
        </w:rPr>
        <w:t xml:space="preserve"> Calandrini | che era presente di far l’esborso di somma ragionevole | per questo primo avanzo a buon conto. Et a lui ho fatte | </w:t>
      </w:r>
    </w:p>
    <w:p w14:paraId="4E0C493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199v / </w:t>
      </w:r>
    </w:p>
    <w:p w14:paraId="486267BA" w14:textId="156926F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lettere di cambio per dieci milla ducati in questo giorno da | contarsi in banco al signor Melchior Noirott. Et la Serenità vostra sia | certa, che colla rimostranza che ho fatta a questi signori sono | essi restati molto sodisfatti delle ragioni addotte tanto per | questo, quanto in particolare per l’esborso di denaro a conto | di paghe a queste donne, o parenti dei marinari; havendo | avanzato in buona, et destra maniera questo punto | di non esborsar alcuna cosa, se prima non vengono li documenti | necessarii, o roli per veder a chi si doverà dar [e]ffettivamente</w:t>
      </w:r>
      <w:r w:rsidRPr="007F3E90">
        <w:rPr>
          <w:rStyle w:val="Rimandonotaapidipagina"/>
          <w:sz w:val="24"/>
          <w:szCs w:val="24"/>
        </w:rPr>
        <w:footnoteReference w:id="799"/>
      </w:r>
      <w:r w:rsidRPr="007F3E90">
        <w:rPr>
          <w:sz w:val="24"/>
          <w:szCs w:val="24"/>
        </w:rPr>
        <w:t xml:space="preserve"> | tutto, o parte delle paghe; se bene non hanno lasciato di | considerarmi esser inquietati, et molestati, del continuo | ma dall’altro canto non sanno di meno di non dar ragione | a vostra Serenità conoscendo non esser conveniente, che</w:t>
      </w:r>
      <w:ins w:id="2970" w:author="Giorgia" w:date="2023-03-11T00:19:00Z">
        <w:r w:rsidR="006F0D1D">
          <w:rPr>
            <w:sz w:val="24"/>
            <w:szCs w:val="24"/>
          </w:rPr>
          <w:t xml:space="preserve"> ’</w:t>
        </w:r>
      </w:ins>
      <w:del w:id="2971" w:author="Giorgia" w:date="2023-03-11T00:19:00Z">
        <w:r w:rsidRPr="007F3E90" w:rsidDel="006F0D1D">
          <w:rPr>
            <w:sz w:val="24"/>
            <w:szCs w:val="24"/>
          </w:rPr>
          <w:delText xml:space="preserve"> ‘</w:delText>
        </w:r>
      </w:del>
      <w:r w:rsidRPr="007F3E90">
        <w:rPr>
          <w:sz w:val="24"/>
          <w:szCs w:val="24"/>
        </w:rPr>
        <w:t>l denaro di | lei sia</w:t>
      </w:r>
      <w:r w:rsidRPr="007F3E90">
        <w:rPr>
          <w:rStyle w:val="Rimandonotaapidipagina"/>
          <w:sz w:val="24"/>
          <w:szCs w:val="24"/>
        </w:rPr>
        <w:footnoteReference w:id="800"/>
      </w:r>
      <w:r w:rsidRPr="007F3E90">
        <w:rPr>
          <w:sz w:val="24"/>
          <w:szCs w:val="24"/>
        </w:rPr>
        <w:t xml:space="preserve"> dato o doppio, overo per persone morte. |</w:t>
      </w:r>
    </w:p>
    <w:p w14:paraId="023217C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Hanno li medesimi mostrata indoglienza grandissima contra li | capitani, che non ostante l’ordine che loro fu dato, et | le promesse che fecero di essequirlo ogni mese non habbino | mandati li roli, et ben hanno mostrato avede[rs]i</w:t>
      </w:r>
      <w:r w:rsidRPr="007F3E90">
        <w:rPr>
          <w:rStyle w:val="Rimandonotaapidipagina"/>
          <w:sz w:val="24"/>
          <w:szCs w:val="24"/>
        </w:rPr>
        <w:footnoteReference w:id="801"/>
      </w:r>
      <w:r w:rsidRPr="007F3E90">
        <w:rPr>
          <w:sz w:val="24"/>
          <w:szCs w:val="24"/>
        </w:rPr>
        <w:t xml:space="preserve">, che | qui sotto vi sia in loro qualche fine di profitto che cavano | da paghe morte. Mi hanno addimandato se l’eccellentissimo | Generale fa fare spesso le mostre. Io dissi, che non sapevo; | mi soggionsero doverebbe farlo, et l’Eccellenza sua overo </w:t>
      </w:r>
      <w:r w:rsidRPr="007F3E90">
        <w:rPr>
          <w:sz w:val="24"/>
          <w:szCs w:val="24"/>
        </w:rPr>
        <w:lastRenderedPageBreak/>
        <w:t>altri | per</w:t>
      </w:r>
      <w:r w:rsidRPr="007F3E90">
        <w:rPr>
          <w:rStyle w:val="Rimandonotaapidipagina"/>
          <w:sz w:val="24"/>
          <w:szCs w:val="24"/>
        </w:rPr>
        <w:footnoteReference w:id="802"/>
      </w:r>
      <w:r w:rsidRPr="007F3E90">
        <w:rPr>
          <w:sz w:val="24"/>
          <w:szCs w:val="24"/>
        </w:rPr>
        <w:t xml:space="preserve"> lei haver cosa che la Republica non resti defraudata | et di più dissero, che se</w:t>
      </w:r>
      <w:r w:rsidRPr="007F3E90">
        <w:rPr>
          <w:rStyle w:val="Rimandonotaapidipagina"/>
          <w:sz w:val="24"/>
          <w:szCs w:val="24"/>
        </w:rPr>
        <w:footnoteReference w:id="803"/>
      </w:r>
      <w:r w:rsidRPr="007F3E90">
        <w:rPr>
          <w:sz w:val="24"/>
          <w:szCs w:val="24"/>
        </w:rPr>
        <w:t xml:space="preserve"> vostra Serenità dovesse continuar a teni[r]</w:t>
      </w:r>
      <w:r w:rsidRPr="007F3E90">
        <w:rPr>
          <w:rStyle w:val="Rimandonotaapidipagina"/>
          <w:sz w:val="24"/>
          <w:szCs w:val="24"/>
        </w:rPr>
        <w:footnoteReference w:id="804"/>
      </w:r>
      <w:r w:rsidRPr="007F3E90">
        <w:rPr>
          <w:sz w:val="24"/>
          <w:szCs w:val="24"/>
        </w:rPr>
        <w:t xml:space="preserve"> | quei vasselli, et marinari in servitio sarebbe ottimamente | fatto che fusse deputato un commissario espresso sopra detti | dodici vasselli, che havesse cura particolare di far far le | mostre di mese in mese, o secondo, che più tornasse commodo | </w:t>
      </w:r>
    </w:p>
    <w:p w14:paraId="56C5D7A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200r / </w:t>
      </w:r>
    </w:p>
    <w:p w14:paraId="7EEFC0CB" w14:textId="6EB05A3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perché così caminarebbe il servitio di lei con frutto, con sodisfattione | et contento tanto di là quanto di qua: poiché haverebbe | cura di ritener quello, che si dovesse pagar a questi</w:t>
      </w:r>
      <w:r w:rsidRPr="007F3E90">
        <w:rPr>
          <w:rStyle w:val="Rimandonotaapidipagina"/>
          <w:sz w:val="24"/>
          <w:szCs w:val="24"/>
        </w:rPr>
        <w:footnoteReference w:id="805"/>
      </w:r>
      <w:r w:rsidRPr="007F3E90">
        <w:rPr>
          <w:sz w:val="24"/>
          <w:szCs w:val="24"/>
        </w:rPr>
        <w:t xml:space="preserve"> paren-|ti delli marinari, et notar puntualmente il mancamento di essi | nelle dette navi, o per morte, o per fugga, o per la libertà | che ha la Serenità vostra di valersi di parte di essi, conforme | al capitulato sopra altre navi: et scopersi che quando | ell[i]</w:t>
      </w:r>
      <w:r w:rsidRPr="007F3E90">
        <w:rPr>
          <w:rStyle w:val="Rimandonotaapidipagina"/>
          <w:sz w:val="24"/>
          <w:szCs w:val="24"/>
        </w:rPr>
        <w:footnoteReference w:id="806"/>
      </w:r>
      <w:r w:rsidRPr="007F3E90">
        <w:rPr>
          <w:sz w:val="24"/>
          <w:szCs w:val="24"/>
        </w:rPr>
        <w:t xml:space="preserve"> havesse pensato di attender a questa necessaria | de[pu]tatione</w:t>
      </w:r>
      <w:r w:rsidRPr="007F3E90">
        <w:rPr>
          <w:rStyle w:val="Rimandonotaapidipagina"/>
          <w:sz w:val="24"/>
          <w:szCs w:val="24"/>
        </w:rPr>
        <w:footnoteReference w:id="807"/>
      </w:r>
      <w:r w:rsidRPr="007F3E90">
        <w:rPr>
          <w:sz w:val="24"/>
          <w:szCs w:val="24"/>
        </w:rPr>
        <w:t xml:space="preserve"> di commissario haverebbono essi con le | a[l]tre</w:t>
      </w:r>
      <w:r w:rsidRPr="007F3E90">
        <w:rPr>
          <w:rStyle w:val="Rimandonotaapidipagina"/>
          <w:sz w:val="24"/>
          <w:szCs w:val="24"/>
        </w:rPr>
        <w:footnoteReference w:id="808"/>
      </w:r>
      <w:r w:rsidRPr="007F3E90">
        <w:rPr>
          <w:sz w:val="24"/>
          <w:szCs w:val="24"/>
        </w:rPr>
        <w:t xml:space="preserve"> Amiralità deputata persona propria, et di chi | si potesse fidare. Intorno al far tutte le paghe di là | ho proposto quanto dalla Serenità vostra mi viene commandato | nelle sue lettere de</w:t>
      </w:r>
      <w:ins w:id="2986" w:author="Giorgia" w:date="2023-03-11T00:19:00Z">
        <w:r w:rsidR="006F0D1D">
          <w:rPr>
            <w:sz w:val="24"/>
            <w:szCs w:val="24"/>
          </w:rPr>
          <w:t>’</w:t>
        </w:r>
      </w:ins>
      <w:del w:id="2987" w:author="Giorgia" w:date="2023-03-11T00:19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15; ma non ho</w:t>
      </w:r>
      <w:r w:rsidRPr="007F3E90">
        <w:rPr>
          <w:rStyle w:val="Rimandonotaapidipagina"/>
          <w:sz w:val="24"/>
          <w:szCs w:val="24"/>
        </w:rPr>
        <w:footnoteReference w:id="809"/>
      </w:r>
      <w:r w:rsidRPr="007F3E90">
        <w:rPr>
          <w:sz w:val="24"/>
          <w:szCs w:val="24"/>
        </w:rPr>
        <w:t xml:space="preserve"> trovato rincontro a | sodisfattione di lei, essendomi detto da essi signori dell’Ami-|ralità, ch’era impossibile poter far di meno di non haver | denari qui</w:t>
      </w:r>
      <w:r w:rsidRPr="007F3E90">
        <w:rPr>
          <w:rStyle w:val="Rimandonotaapidipagina"/>
          <w:sz w:val="24"/>
          <w:szCs w:val="24"/>
        </w:rPr>
        <w:footnoteReference w:id="810"/>
      </w:r>
      <w:r w:rsidRPr="007F3E90">
        <w:rPr>
          <w:sz w:val="24"/>
          <w:szCs w:val="24"/>
        </w:rPr>
        <w:t xml:space="preserve"> per questi povere genti, mogli, et figlioli | de’ marinari, essendo questo l’ordinario costume, et | però si doveva continuar in esso non potendosi far | altrimenti. Havendo io stimato a proposito ho | significata l’instanza, che hanno fatta li capitani | di haver accrescimento per la compreda de’ viveri volendo | un piaccho più per</w:t>
      </w:r>
      <w:r w:rsidRPr="007F3E90">
        <w:rPr>
          <w:rStyle w:val="Rimandonotaapidipagina"/>
          <w:sz w:val="24"/>
          <w:szCs w:val="24"/>
        </w:rPr>
        <w:footnoteReference w:id="811"/>
      </w:r>
      <w:r w:rsidRPr="007F3E90">
        <w:rPr>
          <w:sz w:val="24"/>
          <w:szCs w:val="24"/>
        </w:rPr>
        <w:t xml:space="preserve"> testa dal giorno della mostra, hanno | questi signori tutti insieme crolato il capo mostrando non | gustarli, che così tosto, et nel principio del servitio | si fossero messi in pretensioni; et quanto al mancamento | de’ viveri, che asseriscono quei capitani, esser venuto | per li caldi, et altro, dissero non vi meravigliate signore</w:t>
      </w:r>
      <w:r w:rsidRPr="007F3E90">
        <w:rPr>
          <w:rStyle w:val="Rimandonotaapidipagina"/>
          <w:sz w:val="24"/>
          <w:szCs w:val="24"/>
        </w:rPr>
        <w:footnoteReference w:id="812"/>
      </w:r>
      <w:r w:rsidRPr="007F3E90">
        <w:rPr>
          <w:sz w:val="24"/>
          <w:szCs w:val="24"/>
        </w:rPr>
        <w:t xml:space="preserve"> | perché ancor a noi non sì tosto sono fuori in mare, che |</w:t>
      </w:r>
    </w:p>
    <w:p w14:paraId="4EC41E6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200v / </w:t>
      </w:r>
    </w:p>
    <w:p w14:paraId="54CE928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ci portano delle medesime querelle, et indoglienze. Et questo nasce | perché vogliono in qualche maniera profittare. Et il fiscale | che era presente disse sono in obligo se hanno qualche | cosa di guasto metterlo separato</w:t>
      </w:r>
      <w:r w:rsidRPr="007F3E90">
        <w:rPr>
          <w:rStyle w:val="Rimandonotaapidipagina"/>
          <w:sz w:val="24"/>
          <w:szCs w:val="24"/>
        </w:rPr>
        <w:footnoteReference w:id="813"/>
      </w:r>
      <w:r w:rsidRPr="007F3E90">
        <w:rPr>
          <w:sz w:val="24"/>
          <w:szCs w:val="24"/>
        </w:rPr>
        <w:t xml:space="preserve"> in tonelli per mostrarlo, | che volse inferire, che così dovevano far anc’essi. |</w:t>
      </w:r>
    </w:p>
    <w:p w14:paraId="13D7573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Veggo che questa venuta mia non è riuscita se hora | buona perché ho di viva voce significato a questi signori et | cavato da loro quello che con</w:t>
      </w:r>
      <w:r w:rsidRPr="007F3E90">
        <w:rPr>
          <w:rStyle w:val="Rimandonotaapidipagina"/>
          <w:sz w:val="24"/>
          <w:szCs w:val="24"/>
        </w:rPr>
        <w:footnoteReference w:id="814"/>
      </w:r>
      <w:r w:rsidRPr="007F3E90">
        <w:rPr>
          <w:sz w:val="24"/>
          <w:szCs w:val="24"/>
        </w:rPr>
        <w:t xml:space="preserve"> lettere non è c[osì]</w:t>
      </w:r>
      <w:r w:rsidRPr="007F3E90">
        <w:rPr>
          <w:rStyle w:val="Rimandonotaapidipagina"/>
          <w:sz w:val="24"/>
          <w:szCs w:val="24"/>
        </w:rPr>
        <w:footnoteReference w:id="815"/>
      </w:r>
      <w:r w:rsidRPr="007F3E90">
        <w:rPr>
          <w:sz w:val="24"/>
          <w:szCs w:val="24"/>
        </w:rPr>
        <w:t xml:space="preserve"> facile | et mi prometto, che riuscirà anco di sodis[fatt]ione</w:t>
      </w:r>
      <w:r w:rsidRPr="007F3E90">
        <w:rPr>
          <w:rStyle w:val="Rimandonotaapidipagina"/>
          <w:sz w:val="24"/>
          <w:szCs w:val="24"/>
        </w:rPr>
        <w:footnoteReference w:id="816"/>
      </w:r>
      <w:r w:rsidRPr="007F3E90">
        <w:rPr>
          <w:sz w:val="24"/>
          <w:szCs w:val="24"/>
        </w:rPr>
        <w:t xml:space="preserve"> | alla Serenità vostra essendo per servitio, et riputa[tio]</w:t>
      </w:r>
      <w:proofErr w:type="gramStart"/>
      <w:r w:rsidRPr="007F3E90">
        <w:rPr>
          <w:sz w:val="24"/>
          <w:szCs w:val="24"/>
        </w:rPr>
        <w:t>ne</w:t>
      </w:r>
      <w:proofErr w:type="gramEnd"/>
      <w:r w:rsidRPr="007F3E90">
        <w:rPr>
          <w:rStyle w:val="Rimandonotaapidipagina"/>
          <w:sz w:val="24"/>
          <w:szCs w:val="24"/>
        </w:rPr>
        <w:footnoteReference w:id="817"/>
      </w:r>
      <w:r w:rsidRPr="007F3E90">
        <w:rPr>
          <w:sz w:val="24"/>
          <w:szCs w:val="24"/>
        </w:rPr>
        <w:t xml:space="preserve"> di lei | il che incontrerò sempre senza risparmio di fatica, o | evitar di pericolo in qual si sia tempo. Li ho lasciati | sodisfatti con l’ordine al Calandrini; et coll’informationi | che ho ad essi date, onde dimattina di buon hora partirò | per l’Haya. Et havendo trovata la commodità d’ispedir | le presenti </w:t>
      </w:r>
      <w:proofErr w:type="gramStart"/>
      <w:r w:rsidRPr="007F3E90">
        <w:rPr>
          <w:sz w:val="24"/>
          <w:szCs w:val="24"/>
        </w:rPr>
        <w:t>coll’ordinario</w:t>
      </w:r>
      <w:proofErr w:type="gramEnd"/>
      <w:r w:rsidRPr="007F3E90">
        <w:rPr>
          <w:sz w:val="24"/>
          <w:szCs w:val="24"/>
        </w:rPr>
        <w:t xml:space="preserve"> che parte </w:t>
      </w:r>
      <w:r w:rsidRPr="007F3E90">
        <w:rPr>
          <w:sz w:val="24"/>
          <w:szCs w:val="24"/>
        </w:rPr>
        <w:lastRenderedPageBreak/>
        <w:t>hoggi per Colonia, et | di là per Italia ho stimato esser proprio significar | tutto ciò alla Serenità vostra supplirò al di più, che haverò | coll’ordinario venturo. |</w:t>
      </w:r>
    </w:p>
    <w:p w14:paraId="47390E6D" w14:textId="313B65A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</w:t>
      </w:r>
      <w:ins w:id="2996" w:author="Giorgia" w:date="2023-03-11T15:02:00Z">
        <w:r w:rsidR="006C5A82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tanto non lascierò di aggiongerle né particolar che veggo espresso</w:t>
      </w:r>
      <w:r w:rsidRPr="007F3E90">
        <w:rPr>
          <w:rStyle w:val="Rimandonotaapidipagina"/>
          <w:sz w:val="24"/>
          <w:szCs w:val="24"/>
        </w:rPr>
        <w:footnoteReference w:id="818"/>
      </w:r>
      <w:r w:rsidRPr="007F3E90">
        <w:rPr>
          <w:sz w:val="24"/>
          <w:szCs w:val="24"/>
        </w:rPr>
        <w:t xml:space="preserve"> | nella supplica fatta all’eccellentissimo signor Capitano Generale dai capitani | delli dodici vasselli, che par che pretendino li siano | pagate le barille, et puppe della birra, et cose simili, et | tuttavia queste Amiralità tutte le mettono a conto del[la]</w:t>
      </w:r>
      <w:r w:rsidRPr="007F3E90">
        <w:rPr>
          <w:rStyle w:val="Rimandonotaapidipagina"/>
          <w:sz w:val="24"/>
          <w:szCs w:val="24"/>
        </w:rPr>
        <w:footnoteReference w:id="819"/>
      </w:r>
      <w:r w:rsidRPr="007F3E90">
        <w:rPr>
          <w:sz w:val="24"/>
          <w:szCs w:val="24"/>
        </w:rPr>
        <w:t xml:space="preserve"> | serenissima Republica, onde questo tira in consequenza anco | altri absurdi, et inconvenienti a</w:t>
      </w:r>
      <w:ins w:id="2997" w:author="Giorgia" w:date="2023-03-11T00:19:00Z">
        <w:r w:rsidR="006F0D1D">
          <w:rPr>
            <w:sz w:val="24"/>
            <w:szCs w:val="24"/>
          </w:rPr>
          <w:t>’</w:t>
        </w:r>
      </w:ins>
      <w:del w:id="2998" w:author="Giorgia" w:date="2023-03-11T00:19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quali la prudenza | della Serenità vostra doverà</w:t>
      </w:r>
      <w:r w:rsidRPr="007F3E90">
        <w:rPr>
          <w:rStyle w:val="Rimandonotaapidipagina"/>
          <w:sz w:val="24"/>
          <w:szCs w:val="24"/>
        </w:rPr>
        <w:footnoteReference w:id="820"/>
      </w:r>
      <w:r w:rsidRPr="007F3E90">
        <w:rPr>
          <w:sz w:val="24"/>
          <w:szCs w:val="24"/>
        </w:rPr>
        <w:t xml:space="preserve"> mirare per non restar defraudata. | </w:t>
      </w:r>
    </w:p>
    <w:p w14:paraId="72EB4FB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la via d’Anversa ispedii sabbato le mie lettere n° 73 de’ 8 del presente. Gratie etc. | </w:t>
      </w:r>
    </w:p>
    <w:p w14:paraId="485D79A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5106CE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 Amsterdam a’ 11 decembre 1618 |</w:t>
      </w:r>
    </w:p>
    <w:p w14:paraId="222EE27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7BB1BA9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| </w:t>
      </w:r>
    </w:p>
    <w:p w14:paraId="6C4F9C1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45237CB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D743D0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200</w:t>
      </w:r>
      <w:del w:id="2999" w:author="Flavia Di Gi" w:date="2023-04-12T17:01:00Z">
        <w:r w:rsidRPr="007F3E90" w:rsidDel="00615E20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 xml:space="preserve">bis r-v / </w:t>
      </w:r>
    </w:p>
    <w:p w14:paraId="6F568A30" w14:textId="6F0F22EB" w:rsidR="000F5CF6" w:rsidRPr="007F3E90" w:rsidRDefault="00A0623B" w:rsidP="007F3E90">
      <w:pPr>
        <w:snapToGrid w:val="0"/>
        <w:jc w:val="both"/>
        <w:rPr>
          <w:i/>
          <w:iCs/>
          <w:sz w:val="24"/>
          <w:szCs w:val="24"/>
        </w:rPr>
      </w:pPr>
      <w:ins w:id="3000" w:author="Flavia Di Gi" w:date="2023-03-12T14:55:00Z">
        <w:r>
          <w:rPr>
            <w:i/>
            <w:iCs/>
            <w:sz w:val="24"/>
            <w:szCs w:val="24"/>
          </w:rPr>
          <w:t>Carta t</w:t>
        </w:r>
      </w:ins>
      <w:del w:id="3001" w:author="Flavia Di Gi" w:date="2023-03-12T14:55:00Z">
        <w:r w:rsidR="000F5CF6" w:rsidRPr="007F3E90" w:rsidDel="00A0623B">
          <w:rPr>
            <w:i/>
            <w:iCs/>
            <w:sz w:val="24"/>
            <w:szCs w:val="24"/>
          </w:rPr>
          <w:delText>T</w:delText>
        </w:r>
      </w:del>
      <w:r w:rsidR="000F5CF6" w:rsidRPr="007F3E90">
        <w:rPr>
          <w:i/>
          <w:iCs/>
          <w:sz w:val="24"/>
          <w:szCs w:val="24"/>
        </w:rPr>
        <w:t>agliata non numerata</w:t>
      </w:r>
    </w:p>
    <w:p w14:paraId="6600407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2B5AD6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203r / </w:t>
      </w:r>
    </w:p>
    <w:p w14:paraId="7ECB487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57A933C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1348568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203v / </w:t>
      </w:r>
    </w:p>
    <w:p w14:paraId="26EEA30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2BF0F88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74 sola |</w:t>
      </w:r>
    </w:p>
    <w:p w14:paraId="567AC9E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3FA0769D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 xml:space="preserve">Sigillo e traccia di sigillo </w:t>
      </w:r>
    </w:p>
    <w:p w14:paraId="09F33AC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5321D02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i/>
          <w:iCs/>
          <w:sz w:val="24"/>
          <w:szCs w:val="24"/>
        </w:rPr>
      </w:pPr>
      <w:r w:rsidRPr="007F3E90">
        <w:rPr>
          <w:i/>
          <w:iCs/>
          <w:sz w:val="24"/>
          <w:szCs w:val="24"/>
        </w:rPr>
        <w:t>Regesto antico</w:t>
      </w:r>
    </w:p>
    <w:p w14:paraId="533B8AC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203vC /</w:t>
      </w:r>
    </w:p>
    <w:p w14:paraId="2E473AD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decembre 1618 ricevute a’ 27 detto |</w:t>
      </w:r>
    </w:p>
    <w:p w14:paraId="7DA87E46" w14:textId="4818C5BE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Haya</w:t>
      </w:r>
      <w:ins w:id="3002" w:author="Flavia Di Gi" w:date="2023-03-19T18:52:00Z">
        <w:r w:rsidR="00B57BC8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n° 74 | sola |</w:t>
      </w:r>
    </w:p>
    <w:p w14:paraId="44014A8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094E3B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Scrive il secretario haver havuta la | risposta dai signori dell’Amiralità | per le quali si è rissoluto | andar in Amsterdam. |</w:t>
      </w:r>
    </w:p>
    <w:p w14:paraId="6AF02EE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L’agente del Amiraglio | scrivergli</w:t>
      </w:r>
      <w:r w:rsidRPr="007F3E90">
        <w:rPr>
          <w:rStyle w:val="Rimandonotaapidipagina"/>
          <w:sz w:val="24"/>
          <w:szCs w:val="24"/>
        </w:rPr>
        <w:footnoteReference w:id="821"/>
      </w:r>
      <w:r w:rsidRPr="007F3E90">
        <w:rPr>
          <w:sz w:val="24"/>
          <w:szCs w:val="24"/>
        </w:rPr>
        <w:t xml:space="preserve"> voler esser presente al | contrar</w:t>
      </w:r>
      <w:r w:rsidRPr="007F3E90">
        <w:rPr>
          <w:rStyle w:val="Rimandocommento"/>
          <w:sz w:val="24"/>
          <w:szCs w:val="24"/>
        </w:rPr>
        <w:t xml:space="preserve"> d</w:t>
      </w:r>
      <w:r w:rsidRPr="007F3E90">
        <w:rPr>
          <w:sz w:val="24"/>
          <w:szCs w:val="24"/>
        </w:rPr>
        <w:t xml:space="preserve">el denaro alli | capitani delle dodici navi. | </w:t>
      </w:r>
    </w:p>
    <w:p w14:paraId="1B435A50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Aggiunge il secretario le lettere di | sua Serenità le 15 del passato | quelle </w:t>
      </w:r>
      <w:proofErr w:type="gramStart"/>
      <w:r w:rsidRPr="007F3E90">
        <w:rPr>
          <w:sz w:val="24"/>
          <w:szCs w:val="24"/>
        </w:rPr>
        <w:t>del agente</w:t>
      </w:r>
      <w:proofErr w:type="gramEnd"/>
      <w:r w:rsidRPr="007F3E90">
        <w:rPr>
          <w:sz w:val="24"/>
          <w:szCs w:val="24"/>
        </w:rPr>
        <w:t xml:space="preserve"> de’ 16 | a quei signori, et avvisa loro | che debbano far al secretario | sborsar li ottantamille fiorini. |</w:t>
      </w:r>
    </w:p>
    <w:p w14:paraId="01EC75B9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Manda il translato della | lettere, et dice essersi quei | signori scandelezati della cuntra-|rietà delle lettere </w:t>
      </w:r>
      <w:proofErr w:type="gramStart"/>
      <w:r w:rsidRPr="007F3E90">
        <w:rPr>
          <w:sz w:val="24"/>
          <w:szCs w:val="24"/>
        </w:rPr>
        <w:t>del agente</w:t>
      </w:r>
      <w:proofErr w:type="gramEnd"/>
      <w:r w:rsidRPr="007F3E90">
        <w:rPr>
          <w:sz w:val="24"/>
          <w:szCs w:val="24"/>
        </w:rPr>
        <w:t xml:space="preserve"> | proprio. |</w:t>
      </w:r>
    </w:p>
    <w:p w14:paraId="676CF8B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aspetteranno due settimane | la</w:t>
      </w:r>
      <w:r w:rsidRPr="007F3E90">
        <w:rPr>
          <w:rStyle w:val="Rimandonotaapidipagina"/>
          <w:sz w:val="24"/>
          <w:szCs w:val="24"/>
        </w:rPr>
        <w:footnoteReference w:id="822"/>
      </w:r>
      <w:r w:rsidRPr="007F3E90">
        <w:rPr>
          <w:sz w:val="24"/>
          <w:szCs w:val="24"/>
        </w:rPr>
        <w:t xml:space="preserve"> andata </w:t>
      </w:r>
      <w:proofErr w:type="gramStart"/>
      <w:r w:rsidRPr="007F3E90">
        <w:rPr>
          <w:sz w:val="24"/>
          <w:szCs w:val="24"/>
        </w:rPr>
        <w:t>del agente</w:t>
      </w:r>
      <w:proofErr w:type="gramEnd"/>
      <w:r w:rsidRPr="007F3E90">
        <w:rPr>
          <w:sz w:val="24"/>
          <w:szCs w:val="24"/>
        </w:rPr>
        <w:t xml:space="preserve"> e | non capitando si contente-|ranno d’una partita di | denaro. | </w:t>
      </w:r>
    </w:p>
    <w:p w14:paraId="5A8DB13C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dato però ordine al Calandrini | per somma ragionevole. |</w:t>
      </w:r>
    </w:p>
    <w:p w14:paraId="08D54336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78801E1E" w14:textId="06E25D76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L. SS. R. </w:t>
      </w:r>
      <w:ins w:id="3003" w:author="Flavia Di Gi" w:date="2023-03-19T17:47:00Z">
        <w:r w:rsidR="00AA21AD">
          <w:rPr>
            <w:sz w:val="24"/>
            <w:szCs w:val="24"/>
          </w:rPr>
          <w:t>|</w:t>
        </w:r>
      </w:ins>
    </w:p>
    <w:p w14:paraId="66106B3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1EEF1D9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203vD / </w:t>
      </w:r>
    </w:p>
    <w:p w14:paraId="564EEB3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a lui ha fatto lettere di cambio | per diecimille ducati. Scrive</w:t>
      </w:r>
      <w:r w:rsidRPr="007F3E90">
        <w:rPr>
          <w:rStyle w:val="Rimandonotaapidipagina"/>
          <w:sz w:val="24"/>
          <w:szCs w:val="24"/>
        </w:rPr>
        <w:footnoteReference w:id="823"/>
      </w:r>
      <w:r w:rsidRPr="007F3E90">
        <w:rPr>
          <w:sz w:val="24"/>
          <w:szCs w:val="24"/>
        </w:rPr>
        <w:t xml:space="preserve"> | hal</w:t>
      </w:r>
      <w:r w:rsidRPr="007F3E90">
        <w:rPr>
          <w:rStyle w:val="Rimandonotaapidipagina"/>
          <w:sz w:val="24"/>
          <w:szCs w:val="24"/>
        </w:rPr>
        <w:footnoteReference w:id="824"/>
      </w:r>
      <w:r w:rsidRPr="007F3E90">
        <w:rPr>
          <w:sz w:val="24"/>
          <w:szCs w:val="24"/>
        </w:rPr>
        <w:t xml:space="preserve"> fatto buon fructo i suoi ufficii | in proposito di non sborsar | denari se prima non</w:t>
      </w:r>
      <w:r w:rsidRPr="007F3E90">
        <w:rPr>
          <w:rStyle w:val="Rimandocommento"/>
          <w:sz w:val="24"/>
          <w:szCs w:val="24"/>
        </w:rPr>
        <w:t xml:space="preserve"> [...</w:t>
      </w:r>
      <w:r w:rsidRPr="007F3E90">
        <w:rPr>
          <w:sz w:val="24"/>
          <w:szCs w:val="24"/>
        </w:rPr>
        <w:t>]itano</w:t>
      </w:r>
      <w:r w:rsidRPr="007F3E90">
        <w:rPr>
          <w:rStyle w:val="Rimandonotaapidipagina"/>
          <w:sz w:val="24"/>
          <w:szCs w:val="24"/>
        </w:rPr>
        <w:footnoteReference w:id="825"/>
      </w:r>
      <w:r w:rsidRPr="007F3E90">
        <w:rPr>
          <w:sz w:val="24"/>
          <w:szCs w:val="24"/>
        </w:rPr>
        <w:t>i rolli. |</w:t>
      </w:r>
    </w:p>
    <w:p w14:paraId="2CA19FA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Aggionge, che li medesimi signori | hanno dimostrato disgusto | contra i capitani, che c[...]e</w:t>
      </w:r>
      <w:r w:rsidRPr="007F3E90">
        <w:rPr>
          <w:rStyle w:val="Rimandonotaapidipagina"/>
          <w:sz w:val="24"/>
          <w:szCs w:val="24"/>
        </w:rPr>
        <w:footnoteReference w:id="826"/>
      </w:r>
      <w:r w:rsidRPr="007F3E90">
        <w:rPr>
          <w:sz w:val="24"/>
          <w:szCs w:val="24"/>
        </w:rPr>
        <w:t xml:space="preserve"> | all’ordine, et alle promesse | non habbino mandati li | rolli. | </w:t>
      </w:r>
    </w:p>
    <w:p w14:paraId="4F759B6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Hanno mostrato | curiosità di saper | se il General fa far | spesso mostre | et danno in | conformità</w:t>
      </w:r>
      <w:r w:rsidRPr="007F3E90">
        <w:rPr>
          <w:rStyle w:val="Rimandonotaapidipagina"/>
          <w:sz w:val="24"/>
          <w:szCs w:val="24"/>
        </w:rPr>
        <w:footnoteReference w:id="827"/>
      </w:r>
      <w:r w:rsidRPr="007F3E90">
        <w:rPr>
          <w:sz w:val="24"/>
          <w:szCs w:val="24"/>
        </w:rPr>
        <w:t xml:space="preserve"> | alcun ricordo</w:t>
      </w:r>
      <w:r w:rsidRPr="007F3E90">
        <w:rPr>
          <w:rStyle w:val="Rimandonotaapidipagina"/>
          <w:sz w:val="24"/>
          <w:szCs w:val="24"/>
        </w:rPr>
        <w:footnoteReference w:id="828"/>
      </w:r>
      <w:r w:rsidRPr="007F3E90">
        <w:rPr>
          <w:sz w:val="24"/>
          <w:szCs w:val="24"/>
        </w:rPr>
        <w:t xml:space="preserve">. | </w:t>
      </w:r>
    </w:p>
    <w:p w14:paraId="6DD6EBC5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Intorno | al far tutte | le paghe in | armata | non incon-|trar faci-|lità per […]</w:t>
      </w:r>
      <w:r w:rsidRPr="007F3E90">
        <w:rPr>
          <w:rStyle w:val="Rimandonotaapidipagina"/>
          <w:sz w:val="24"/>
          <w:szCs w:val="24"/>
        </w:rPr>
        <w:footnoteReference w:id="829"/>
      </w:r>
      <w:r w:rsidRPr="007F3E90">
        <w:rPr>
          <w:sz w:val="24"/>
          <w:szCs w:val="24"/>
        </w:rPr>
        <w:t>. |</w:t>
      </w:r>
    </w:p>
    <w:p w14:paraId="691FD75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203vA /</w:t>
      </w:r>
    </w:p>
    <w:p w14:paraId="0595A264" w14:textId="7D68108F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significato l’istanza de’ | capitani d’accrescimento | et non esser stato sentito | bene</w:t>
      </w:r>
      <w:r w:rsidRPr="007F3E90">
        <w:rPr>
          <w:rStyle w:val="Rimandonotaapidipagina"/>
          <w:sz w:val="24"/>
          <w:szCs w:val="24"/>
        </w:rPr>
        <w:footnoteReference w:id="830"/>
      </w:r>
      <w:r w:rsidR="000F3843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di[</w:t>
      </w:r>
      <w:proofErr w:type="gramEnd"/>
      <w:r w:rsidRPr="007F3E90">
        <w:rPr>
          <w:sz w:val="24"/>
          <w:szCs w:val="24"/>
        </w:rPr>
        <w:t>…]</w:t>
      </w:r>
      <w:r w:rsidRPr="007F3E90">
        <w:rPr>
          <w:rStyle w:val="Rimandonotaapidipagina"/>
          <w:sz w:val="24"/>
          <w:szCs w:val="24"/>
        </w:rPr>
        <w:footnoteReference w:id="831"/>
      </w:r>
      <w:r w:rsidRPr="007F3E90">
        <w:rPr>
          <w:sz w:val="24"/>
          <w:szCs w:val="24"/>
        </w:rPr>
        <w:t xml:space="preserve"> quei signori | che così presto princi-|piino a pretender. | </w:t>
      </w:r>
    </w:p>
    <w:p w14:paraId="5883921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Aggionge, che l’andata | in Astradan è stata | proffittevole. |</w:t>
      </w:r>
    </w:p>
    <w:p w14:paraId="4A898727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 particolar delle | barille della lira | è necessario che la Signoria | vi habbia mira | per non accrescer | </w:t>
      </w:r>
      <w:proofErr w:type="gramStart"/>
      <w:r w:rsidRPr="007F3E90">
        <w:rPr>
          <w:sz w:val="24"/>
          <w:szCs w:val="24"/>
        </w:rPr>
        <w:t>nel intacco</w:t>
      </w:r>
      <w:proofErr w:type="gramEnd"/>
      <w:r w:rsidRPr="007F3E90">
        <w:rPr>
          <w:sz w:val="24"/>
          <w:szCs w:val="24"/>
        </w:rPr>
        <w:t>. |</w:t>
      </w:r>
    </w:p>
    <w:p w14:paraId="1912BF7B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44B0D37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EADEE40" w14:textId="733F5EFD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6</w:t>
      </w:r>
      <w:r w:rsidR="00ED0B9A">
        <w:rPr>
          <w:sz w:val="24"/>
          <w:szCs w:val="24"/>
        </w:rPr>
        <w:t>9</w:t>
      </w:r>
    </w:p>
    <w:p w14:paraId="0199DB8E" w14:textId="7164C670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1 al n. 6</w:t>
      </w:r>
      <w:r w:rsidR="00ED0B9A">
        <w:rPr>
          <w:sz w:val="24"/>
          <w:szCs w:val="24"/>
        </w:rPr>
        <w:t>8</w:t>
      </w:r>
      <w:r w:rsidRPr="007F3E90">
        <w:rPr>
          <w:sz w:val="24"/>
          <w:szCs w:val="24"/>
        </w:rPr>
        <w:t xml:space="preserve"> (cc. 201r-202v)</w:t>
      </w:r>
    </w:p>
    <w:p w14:paraId="068882F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E1445C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201r /</w:t>
      </w:r>
    </w:p>
    <w:p w14:paraId="2AC58352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lettera dell’Haya n° 74 di </w:t>
      </w:r>
      <w:r w:rsidRPr="007F3E90">
        <w:rPr>
          <w:smallCaps/>
          <w:sz w:val="24"/>
          <w:szCs w:val="24"/>
        </w:rPr>
        <w:t xml:space="preserve">xi </w:t>
      </w:r>
      <w:r w:rsidRPr="007F3E90">
        <w:rPr>
          <w:sz w:val="24"/>
          <w:szCs w:val="24"/>
        </w:rPr>
        <w:t>decembre 1618 |</w:t>
      </w:r>
    </w:p>
    <w:p w14:paraId="764BB8D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51FE8743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Traslato della lettera dell’aente</w:t>
      </w:r>
      <w:r w:rsidRPr="007F3E90">
        <w:rPr>
          <w:rStyle w:val="Rimandonotaapidipagina"/>
          <w:sz w:val="24"/>
          <w:szCs w:val="24"/>
        </w:rPr>
        <w:footnoteReference w:id="832"/>
      </w:r>
      <w:r w:rsidRPr="007F3E90">
        <w:rPr>
          <w:sz w:val="24"/>
          <w:szCs w:val="24"/>
        </w:rPr>
        <w:t xml:space="preserve"> dell’ammiraglio | Kerckhoven scritta alli signori dell’Amiralità | d’Amsterdam sotto li 18 novembre 1618 |</w:t>
      </w:r>
    </w:p>
    <w:p w14:paraId="2C98050F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5F06E39E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Nobili discreti, prudenti, et providi signori | </w:t>
      </w:r>
    </w:p>
    <w:p w14:paraId="26571611" w14:textId="4157E50A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signori miei doppo la mie humil raccomandatione servirà questa per | avisare a vostre nobiltà come l’ammiraglio Melchior Vanden | Kerchoven dall’armata di Corfù mi ha mandato per Venetia | coll’aviso delli altri capitani per quivi procurare della serenissima Republica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una lettera di cambio di trenta doi</w:t>
      </w:r>
      <w:r w:rsidRPr="007F3E90">
        <w:rPr>
          <w:rStyle w:val="Rimandonotaapidipagina"/>
          <w:sz w:val="24"/>
          <w:szCs w:val="24"/>
        </w:rPr>
        <w:footnoteReference w:id="833"/>
      </w:r>
      <w:r w:rsidRPr="007F3E90">
        <w:rPr>
          <w:sz w:val="24"/>
          <w:szCs w:val="24"/>
        </w:rPr>
        <w:t xml:space="preserve"> mille scudi a cinquanta | piachi il scudo facendo insieme ottantamille fiorini affine | chd per vostra nobiltà fossero partiti alli respettivi collegi | et di più alli respettivi capitani seguitando il conto di ogniuno. | Ho hoggidì ricevuto per risposta che sua Serenità non dà qui | alcuna potente lettere di cambio, ma ben che scriveranno | al signor residente Christofforo Suriano, che egli riceverà | in Hollanda la somma di trenta milla ducati per paghar | come di sopra et di più che sua Serenità scriverà all</w:t>
      </w:r>
      <w:ins w:id="3014" w:author="Giorgia" w:date="2023-03-11T00:20:00Z">
        <w:r w:rsidR="006F0D1D">
          <w:rPr>
            <w:sz w:val="24"/>
            <w:szCs w:val="24"/>
          </w:rPr>
          <w:t>’</w:t>
        </w:r>
      </w:ins>
      <w:del w:id="3015" w:author="Giorgia" w:date="2023-03-11T00:20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rStyle w:val="Rimandonotaapidipagina"/>
          <w:sz w:val="24"/>
          <w:szCs w:val="24"/>
        </w:rPr>
        <w:footnoteReference w:id="834"/>
      </w:r>
      <w:r w:rsidRPr="007F3E90">
        <w:rPr>
          <w:sz w:val="24"/>
          <w:szCs w:val="24"/>
        </w:rPr>
        <w:t xml:space="preserve"> generale | illustrissimo Barbarigo in armata per questo è la mia dimanda | dalla parte dell’Amiraglio et delli capitani che ha</w:t>
      </w:r>
      <w:r w:rsidRPr="007F3E90">
        <w:rPr>
          <w:rStyle w:val="Rimandonotaapidipagina"/>
          <w:sz w:val="24"/>
          <w:szCs w:val="24"/>
        </w:rPr>
        <w:footnoteReference w:id="835"/>
      </w:r>
      <w:r w:rsidRPr="007F3E90">
        <w:rPr>
          <w:sz w:val="24"/>
          <w:szCs w:val="24"/>
        </w:rPr>
        <w:t xml:space="preserve"> mei</w:t>
      </w:r>
      <w:r w:rsidRPr="007F3E90">
        <w:rPr>
          <w:rStyle w:val="Rimandonotaapidipagina"/>
          <w:sz w:val="24"/>
          <w:szCs w:val="24"/>
        </w:rPr>
        <w:footnoteReference w:id="836"/>
      </w:r>
      <w:r w:rsidRPr="007F3E90">
        <w:rPr>
          <w:sz w:val="24"/>
          <w:szCs w:val="24"/>
        </w:rPr>
        <w:t xml:space="preserve"> nobili | signori piacia far metter ordine, et amonire al detto signor | residente Suriano che con la prima li medesimi trenta milla | ducati possono esser </w:t>
      </w:r>
      <w:r w:rsidRPr="007F3E90">
        <w:rPr>
          <w:sz w:val="24"/>
          <w:szCs w:val="24"/>
        </w:rPr>
        <w:lastRenderedPageBreak/>
        <w:t>ricevuti a ciò li deti creditori dello Capitano | possono venire al suo paghamento tratanto mi transfirerò | di qua colla prima commodità in Hollanda per dare alle | vostre nobiltà le lettere et conti dell’Amiraglio et capitani con | questo etc. |</w:t>
      </w:r>
    </w:p>
    <w:p w14:paraId="75F652B4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</w:p>
    <w:p w14:paraId="05CFBD01" w14:textId="77777777" w:rsidR="000F5CF6" w:rsidRPr="007F3E90" w:rsidRDefault="000F5CF6" w:rsidP="007F3E90">
      <w:pPr>
        <w:tabs>
          <w:tab w:val="left" w:pos="1173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201v-202v / </w:t>
      </w:r>
    </w:p>
    <w:p w14:paraId="33BA2322" w14:textId="77777777" w:rsidR="001D1FF5" w:rsidRDefault="000F5CF6" w:rsidP="007F3E90">
      <w:pPr>
        <w:tabs>
          <w:tab w:val="left" w:pos="1173"/>
        </w:tabs>
        <w:snapToGrid w:val="0"/>
        <w:jc w:val="both"/>
        <w:rPr>
          <w:i/>
          <w:sz w:val="24"/>
          <w:szCs w:val="24"/>
        </w:rPr>
        <w:sectPr w:rsidR="001D1FF5" w:rsidSect="007F3E90"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  <w:r w:rsidRPr="007F3E90">
        <w:rPr>
          <w:i/>
          <w:sz w:val="24"/>
          <w:szCs w:val="24"/>
        </w:rPr>
        <w:t>Bianche</w:t>
      </w:r>
    </w:p>
    <w:p w14:paraId="06E2A838" w14:textId="77777777" w:rsidR="001D1FF5" w:rsidRDefault="001D1FF5" w:rsidP="007F3E90">
      <w:pPr>
        <w:tabs>
          <w:tab w:val="left" w:pos="1173"/>
        </w:tabs>
        <w:snapToGrid w:val="0"/>
        <w:jc w:val="both"/>
        <w:rPr>
          <w:i/>
          <w:sz w:val="24"/>
          <w:szCs w:val="24"/>
        </w:rPr>
        <w:sectPr w:rsidR="001D1FF5" w:rsidSect="001D1FF5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569D421C" w14:textId="70C67203" w:rsidR="000F5CF6" w:rsidRPr="007F3E90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n. </w:t>
      </w:r>
      <w:r w:rsidR="00ED0B9A">
        <w:rPr>
          <w:sz w:val="24"/>
          <w:szCs w:val="24"/>
        </w:rPr>
        <w:t>70</w:t>
      </w:r>
    </w:p>
    <w:p w14:paraId="69FE234E" w14:textId="0810DF78" w:rsidR="000F5CF6" w:rsidRDefault="000F5CF6" w:rsidP="00ED0B9A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15 dicembre 1618, L’Aia (cc. 204r-207v)</w:t>
      </w:r>
    </w:p>
    <w:p w14:paraId="0A59B42C" w14:textId="77777777" w:rsidR="00ED0B9A" w:rsidRPr="007F3E90" w:rsidRDefault="00ED0B9A" w:rsidP="00ED0B9A">
      <w:pPr>
        <w:snapToGrid w:val="0"/>
        <w:jc w:val="center"/>
        <w:rPr>
          <w:sz w:val="24"/>
          <w:szCs w:val="24"/>
        </w:rPr>
      </w:pPr>
    </w:p>
    <w:p w14:paraId="559D603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204r /</w:t>
      </w:r>
    </w:p>
    <w:p w14:paraId="1180377B" w14:textId="73DA3BF1" w:rsidR="000F5CF6" w:rsidRPr="007F3E90" w:rsidRDefault="00ED0B9A" w:rsidP="007F3E90">
      <w:pPr>
        <w:snapToGrid w:val="0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 w:rsidR="000F5CF6" w:rsidRPr="007F3E90">
        <w:rPr>
          <w:sz w:val="24"/>
          <w:szCs w:val="24"/>
        </w:rPr>
        <w:t>° 75 sola |</w:t>
      </w:r>
    </w:p>
    <w:p w14:paraId="7EDD30F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6AB5D6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772BEA5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nell’ultime lettere mie delli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, che ispedii d’Amsterdam scrissi alla Serenità vostra | ciò che havevo coperato appresso quei signori dell’Amiralità intorno ai | pagamenti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restanti viveri; et per le paghe dei marinari, che | sono nelle dodici navi. Viene aspettato da quei signori, et da me con | desiderio l’agente dell’amiraglio Kerkoven affine di saper, come | regolarsi, dovendo portar egli, come ha scritto li roli, et li conti | dei aapitani. | </w:t>
      </w:r>
    </w:p>
    <w:p w14:paraId="6ACA4AA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Ispedite le sudette lettere mie delli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hebbi occasione di trovarmi con | uno dei signori del collegio dell’Amiralità sudetta, che mi replicò il | concetto, che sarebbe stato più che necessario uno che particolarmente | havesse cura di far far le mostre, procurar, che ’l denaro fosse | distribuito, come si deve a profitto publico, et sapesse dar conto | di quello, che si ritenesse di mese in mese per queste povere donne. | Già</w:t>
      </w:r>
      <w:r w:rsidRPr="007F3E90">
        <w:rPr>
          <w:rStyle w:val="Rimandonotaapidipagina"/>
          <w:sz w:val="24"/>
          <w:szCs w:val="24"/>
        </w:rPr>
        <w:footnoteReference w:id="837"/>
      </w:r>
      <w:r w:rsidRPr="007F3E90">
        <w:rPr>
          <w:sz w:val="24"/>
          <w:szCs w:val="24"/>
        </w:rPr>
        <w:t xml:space="preserve"> in esse lettere ho scritto a sufficienza, et la Serenità vostra colla | prudenza sua prevederà quello, che sarà di suo interesse, et di | suo servitio. Il saper chi sia vivo, o morto è necessario perché | ognuno indifferentemente ricorre a questi magistrati, et le più | povere in particolare sono quelle, che più compiangono; et saremo | sempre allo stesso, se non si trova ripiego, et ordine, che di mese | in mese si habbino li necessarii documenti. Hoggi appunto | sono stato attorniato in questa casa della Serenità vostra da otto, o dieci | donne, che a tutta forza volevano, che havessi lettere dei loro | mariti; ma più denari per esse. Con belle et più buone</w:t>
      </w:r>
      <w:r w:rsidRPr="007F3E90">
        <w:rPr>
          <w:rStyle w:val="Rimandonotaapidipagina"/>
          <w:sz w:val="24"/>
          <w:szCs w:val="24"/>
        </w:rPr>
        <w:footnoteReference w:id="838"/>
      </w:r>
      <w:r w:rsidRPr="007F3E90">
        <w:rPr>
          <w:sz w:val="24"/>
          <w:szCs w:val="24"/>
        </w:rPr>
        <w:t xml:space="preserve"> parole | ho procurato di consolarle colla speranza della venuta del | sudetto agente dell’Amiraglio, et capitani, et le ho mandate | assai sodisfatte con questa buona speranza, che se dura longo | l’effetto di essa, dubiterò di nuovo influsso, et di nuova | importunità. |</w:t>
      </w:r>
    </w:p>
    <w:p w14:paraId="6D9F898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L’ordinario d’Italia della passata settimana non mi portò lettere della |</w:t>
      </w:r>
    </w:p>
    <w:p w14:paraId="1C6B6F7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204v /</w:t>
      </w:r>
    </w:p>
    <w:p w14:paraId="60A0BC7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Serenità vostra et fino a quest’hora non è arrivato l’altro, et lo sto attendendo | con desiderio per saper la partenza per qua dell’Hamel agente | del Kerkoven; a almeno qualche buon lume con che possi regermi | a sodisfattione </w:t>
      </w:r>
      <w:proofErr w:type="gramStart"/>
      <w:r w:rsidRPr="007F3E90">
        <w:rPr>
          <w:sz w:val="24"/>
          <w:szCs w:val="24"/>
        </w:rPr>
        <w:t>publica.|</w:t>
      </w:r>
      <w:proofErr w:type="gramEnd"/>
      <w:r w:rsidRPr="007F3E90">
        <w:rPr>
          <w:sz w:val="24"/>
          <w:szCs w:val="24"/>
        </w:rPr>
        <w:t xml:space="preserve"> </w:t>
      </w:r>
    </w:p>
    <w:p w14:paraId="116BFC7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mio ritorno all’Haya, che fu mercordì trovai, che questi signori ambasciatori | di Francia erano stati nell’assemblea generale di queste Provincie | il giorno innanti a far ufficio tutto diretto all’interesse del signor | Bernvelt, dicendo in sostanza, che il Re lor signore non tra tanto | attivato dalla curiosità, che volesse intender, come passavano | gl’affari di questo Stato; ma che mosso da quella buona | volontà, che tiene della conservatione dell’unione in queste | Provincie desiderava vedere, et sentire, che le attioni dei signori Stati | fossero portate alla notitia del popolo quali sono desiderate | senza sospetto di passione, et lontane da ogni interesse; et | però dovevano non con il rigore; ma con la moderatione proce-|der contra il signor Bernvelt, et gl’altri prigioni, fuggendo il | castigo essemplare; perché questo sarebbe un dar nell’estremo | et essacebar gl’animi già punti dalle passate riformationi | senza haver il frutto, che si desidera della publica quiete,| et tranquilità in questo Stato; che sua Maestà non poteva far di meno | di non attestar quello, che in effetto ella, et il suo Consiglio have-|vano sempre trovato nel signor Bernvelt, che si fosse adoperato | in ogni tempo come un buon patriota, et le sue attioni, et | ufficii alla corte di Francia esser stati portati, et maneggiati colla | medesima intentione per la conservatione dell’aleanza dei | signori Stati con quella Corona; onde non si poteva sua Maestà persuader | in lui mancamento tale qual si suspetta, che se fosse sarebbe | </w:t>
      </w:r>
      <w:r w:rsidRPr="007F3E90">
        <w:rPr>
          <w:sz w:val="24"/>
          <w:szCs w:val="24"/>
        </w:rPr>
        <w:lastRenderedPageBreak/>
        <w:t>ella la prima a procurargli il castigo, et di tal essempio, che | servisse molto bene a tener in freno le operationi, et pensieri |</w:t>
      </w:r>
    </w:p>
    <w:p w14:paraId="76C096F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205r /</w:t>
      </w:r>
    </w:p>
    <w:p w14:paraId="556CCE6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diretti al deservitio della libertà di questa Provincia; che nel | caso del signor Bernvelt, et </w:t>
      </w:r>
      <w:proofErr w:type="gramStart"/>
      <w:r w:rsidRPr="007F3E90">
        <w:rPr>
          <w:sz w:val="24"/>
          <w:szCs w:val="24"/>
        </w:rPr>
        <w:t>degl’altri</w:t>
      </w:r>
      <w:proofErr w:type="gramEnd"/>
      <w:r w:rsidRPr="007F3E90">
        <w:rPr>
          <w:sz w:val="24"/>
          <w:szCs w:val="24"/>
        </w:rPr>
        <w:t xml:space="preserve"> prigioni fornito il processo | debbano deputarsi soggetti o giudici non sospetti; et in somma | in tutto l’ufficio andorono mescolando concetti pieni di efficacia, | ma interpretati pieni di passione, et d’interesse. Col solo | dimandar in scritto la propositione di detti ambasciatori fu loro | risposto dal Presidente, et fin a questa mattina non era stata | risoluta del tutto la risposta, che in ogni modo si tiene per | fermo, che sarà sopra generali, ringratiando sua Maestà christianissima | dei suoi buoni consigli, et del pensiero, che ha al servitio, et | consideratione di queste Provincie, et che nell’affare del signor | Bernvelt, et degl’altri prigioni procederanno con quella equità, | et giustitia, che si deve. | </w:t>
      </w:r>
    </w:p>
    <w:p w14:paraId="4A385B7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riuscita di mal gusto la sudetta propositione al Generale, et par-|la ognuno con non poco sentimento contra </w:t>
      </w: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>; anzi | che viene pubblicato, che non habbino sottoscritta la loro | espositione, et ch[e]</w:t>
      </w:r>
      <w:r w:rsidRPr="007F3E90">
        <w:rPr>
          <w:rStyle w:val="Rimandonotaapidipagina"/>
          <w:sz w:val="24"/>
          <w:szCs w:val="24"/>
        </w:rPr>
        <w:footnoteReference w:id="839"/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siano entrati in sospetto li signori Stati, ch’ella</w:t>
      </w:r>
      <w:r w:rsidRPr="007F3E90">
        <w:rPr>
          <w:rStyle w:val="Rimandonotaapidipagina"/>
          <w:sz w:val="24"/>
          <w:szCs w:val="24"/>
        </w:rPr>
        <w:footnoteReference w:id="840"/>
      </w:r>
      <w:r w:rsidRPr="007F3E90">
        <w:rPr>
          <w:sz w:val="24"/>
          <w:szCs w:val="24"/>
        </w:rPr>
        <w:t xml:space="preserve"> | non sia fatta di consenso del Re (così mi è stato riferito) et | che gli habbino fatto dir di sottoscriverla. | </w:t>
      </w:r>
    </w:p>
    <w:p w14:paraId="6F1956E4" w14:textId="4A033A2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Questo negotio travaglia grandemente l’animo di questi Signori, et tanto | più quanto sospettano, che siano </w:t>
      </w:r>
      <w:proofErr w:type="gramStart"/>
      <w:r w:rsidRPr="007F3E90">
        <w:rPr>
          <w:sz w:val="24"/>
          <w:szCs w:val="24"/>
        </w:rPr>
        <w:t>gl’ufficii</w:t>
      </w:r>
      <w:proofErr w:type="gramEnd"/>
      <w:r w:rsidRPr="007F3E90">
        <w:rPr>
          <w:sz w:val="24"/>
          <w:szCs w:val="24"/>
        </w:rPr>
        <w:t xml:space="preserve"> appassionati, et | che le commissioni direttamente non vengano dal Re; ma dal suo | consiglio giudicandolo lo stesso, ch’è stato questi anni passati | </w:t>
      </w:r>
      <w:ins w:id="3016" w:author="Flavia Di Gi" w:date="2023-04-25T18:50:00Z">
        <w:r w:rsidR="00862B87">
          <w:rPr>
            <w:sz w:val="24"/>
            <w:szCs w:val="24"/>
          </w:rPr>
          <w:t>[</w:t>
        </w:r>
      </w:ins>
      <w:r w:rsidRPr="007F3E90">
        <w:rPr>
          <w:sz w:val="24"/>
          <w:szCs w:val="24"/>
        </w:rPr>
        <w:t>il</w:t>
      </w:r>
      <w:ins w:id="3017" w:author="Flavia Di Gi" w:date="2023-04-25T18:50:00Z">
        <w:r w:rsidR="00862B87">
          <w:rPr>
            <w:sz w:val="24"/>
            <w:szCs w:val="24"/>
          </w:rPr>
          <w:t>]</w:t>
        </w:r>
      </w:ins>
      <w:r w:rsidRPr="007F3E90">
        <w:rPr>
          <w:rStyle w:val="Rimandonotaapidipagina"/>
          <w:sz w:val="24"/>
          <w:szCs w:val="24"/>
        </w:rPr>
        <w:footnoteReference w:id="841"/>
      </w:r>
      <w:r w:rsidRPr="007F3E90">
        <w:rPr>
          <w:sz w:val="24"/>
          <w:szCs w:val="24"/>
        </w:rPr>
        <w:t xml:space="preserve"> che tutto non giova punto a monsignor Bernvelt. |</w:t>
      </w:r>
    </w:p>
    <w:p w14:paraId="3A275C4B" w14:textId="78E87632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L’ufficio che han fatto </w:t>
      </w: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sudetti viene coadiuvato in particolare | da monsignor di Sciatiglione, il quale come quello, ch’è </w:t>
      </w:r>
      <w:ins w:id="3018" w:author="Giorgia" w:date="2023-03-11T18:17:00Z">
        <w:r w:rsidR="00C96CC5">
          <w:rPr>
            <w:sz w:val="24"/>
            <w:szCs w:val="24"/>
          </w:rPr>
          <w:t>c</w:t>
        </w:r>
      </w:ins>
      <w:del w:id="3019" w:author="Giorgia" w:date="2023-03-11T18:17:00Z">
        <w:r w:rsidRPr="007F3E90" w:rsidDel="00C96CC5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olonnello | generale delle genti francesi sia per consequenza addito | continuo al signor principe Mauritio onde facilmente può discor-|rer, et parlar coll’Eccellenza sua, et procura d’imprimerle</w:t>
      </w:r>
      <w:r w:rsidRPr="007F3E90">
        <w:rPr>
          <w:rStyle w:val="Rimandonotaapidipagina"/>
          <w:sz w:val="24"/>
          <w:szCs w:val="24"/>
        </w:rPr>
        <w:footnoteReference w:id="842"/>
      </w:r>
      <w:r w:rsidRPr="007F3E90">
        <w:rPr>
          <w:sz w:val="24"/>
          <w:szCs w:val="24"/>
        </w:rPr>
        <w:t>, che |</w:t>
      </w:r>
    </w:p>
    <w:p w14:paraId="130C7FA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205v / </w:t>
      </w:r>
    </w:p>
    <w:p w14:paraId="61897A9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deve evitar ogni rigore contra esso Bernvelt per mezo di lei | affine che non si addossi ad essa o sospetto o </w:t>
      </w:r>
      <w:proofErr w:type="gramStart"/>
      <w:r w:rsidRPr="007F3E90">
        <w:rPr>
          <w:sz w:val="24"/>
          <w:szCs w:val="24"/>
        </w:rPr>
        <w:t>passione.|</w:t>
      </w:r>
      <w:proofErr w:type="gramEnd"/>
      <w:r w:rsidRPr="007F3E90">
        <w:rPr>
          <w:sz w:val="24"/>
          <w:szCs w:val="24"/>
        </w:rPr>
        <w:t xml:space="preserve"> </w:t>
      </w:r>
    </w:p>
    <w:p w14:paraId="7231B02D" w14:textId="43F9437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Io ho visitato questo </w:t>
      </w:r>
      <w:ins w:id="3020" w:author="Giorgia" w:date="2023-03-11T18:27:00Z">
        <w:r w:rsidR="001650B4">
          <w:rPr>
            <w:sz w:val="24"/>
            <w:szCs w:val="24"/>
          </w:rPr>
          <w:t>C</w:t>
        </w:r>
      </w:ins>
      <w:del w:id="3021" w:author="Giorgia" w:date="2023-03-11T18:27:00Z">
        <w:r w:rsidRPr="007F3E90" w:rsidDel="001650B4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avalliere, et l’ho trovato tutto pieno di queste | commissioni, et che la sua venuta qui ha questo principal oggetto; | ma si crede, che può honore, et poco frutto siano per riportar | </w:t>
      </w:r>
      <w:proofErr w:type="gramStart"/>
      <w:r w:rsidRPr="007F3E90">
        <w:rPr>
          <w:sz w:val="24"/>
          <w:szCs w:val="24"/>
        </w:rPr>
        <w:t>gl’ufficii</w:t>
      </w:r>
      <w:proofErr w:type="gramEnd"/>
      <w:r w:rsidRPr="007F3E90">
        <w:rPr>
          <w:sz w:val="24"/>
          <w:szCs w:val="24"/>
        </w:rPr>
        <w:t xml:space="preserve"> di lui. Non si sa quello che ne risulterà </w:t>
      </w:r>
      <w:proofErr w:type="gramStart"/>
      <w:r w:rsidRPr="007F3E90">
        <w:rPr>
          <w:sz w:val="24"/>
          <w:szCs w:val="24"/>
        </w:rPr>
        <w:t>dagl’ufficii</w:t>
      </w:r>
      <w:proofErr w:type="gramEnd"/>
      <w:r w:rsidRPr="007F3E90">
        <w:rPr>
          <w:sz w:val="24"/>
          <w:szCs w:val="24"/>
        </w:rPr>
        <w:t xml:space="preserve"> | degl’ambasciatori. | </w:t>
      </w:r>
    </w:p>
    <w:p w14:paraId="774091B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Alcuni vogliono, ch’egli abbi a trattar secondo, che gli venirà fatto | della poco buona intelligenza, che passa hora tra la corona di | Francia, et Inghilterra, et massime con questi signori che hanno tanto inte-|resse con dette doi corone. Et egli a me disse a proposito, che | bisognava bene, che questi stati tentassero ogni stradda per il loro | servitio, che li</w:t>
      </w:r>
      <w:r w:rsidRPr="007F3E90">
        <w:rPr>
          <w:rStyle w:val="Rimandonotaapidipagina"/>
          <w:sz w:val="24"/>
          <w:szCs w:val="24"/>
        </w:rPr>
        <w:footnoteReference w:id="843"/>
      </w:r>
      <w:r w:rsidRPr="007F3E90">
        <w:rPr>
          <w:sz w:val="24"/>
          <w:szCs w:val="24"/>
        </w:rPr>
        <w:t xml:space="preserve"> duoi re s’intendessero bene insieme; ma che | la serenissima Republica sarebbe stato sufficientissimo </w:t>
      </w:r>
      <w:proofErr w:type="gramStart"/>
      <w:r w:rsidRPr="007F3E90">
        <w:rPr>
          <w:sz w:val="24"/>
          <w:szCs w:val="24"/>
        </w:rPr>
        <w:t>mezo.|</w:t>
      </w:r>
      <w:proofErr w:type="gramEnd"/>
      <w:r w:rsidRPr="007F3E90">
        <w:rPr>
          <w:sz w:val="24"/>
          <w:szCs w:val="24"/>
        </w:rPr>
        <w:t xml:space="preserve"> </w:t>
      </w:r>
    </w:p>
    <w:p w14:paraId="03227AD7" w14:textId="09A67B7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Mi ha detto esso monsignor di Sciatiglione, che non si trattenirà qui più | che sei, over otto settimane; et volse inferire per quanto cavai | dal suo discorso finché si espedisca questo negotio de’ prigioni | se ben non se ne espresse assolutamente. | </w:t>
      </w:r>
    </w:p>
    <w:p w14:paraId="5CCF327E" w14:textId="38241AE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publica al presente da questi ambasciatori di Francia, et da’ Francesi | il matrimonio concluso tra Francia, et Savoia, et che | hora si vede chiaro, che sua Maestà non mira ad altro fine, che a | dar bilancio alla vastezza de’ pensieri del Chatolico collegandosi | con così stretta parentella con il signor duca di Savoia. Et monsignor | Sciatiglione mi disse che il suo Re non sarebbe</w:t>
      </w:r>
      <w:r w:rsidRPr="007F3E90">
        <w:rPr>
          <w:rStyle w:val="Rimandonotaapidipagina"/>
          <w:sz w:val="24"/>
          <w:szCs w:val="24"/>
        </w:rPr>
        <w:footnoteReference w:id="844"/>
      </w:r>
      <w:r w:rsidRPr="007F3E90">
        <w:rPr>
          <w:sz w:val="24"/>
          <w:szCs w:val="24"/>
        </w:rPr>
        <w:t xml:space="preserve"> stato | lontano dal procurar il ducato di Milano nella persona del | principe di Piemonte; passando nel discorso tanto avanti | che se havesse voluto il re della Gran Bertagna queste | Provincie unirsi con la Francia, et la serenissima Republica si poteva | levar anco il rimanente delle Provincie suddite ai serenissimi |</w:t>
      </w:r>
    </w:p>
    <w:p w14:paraId="13D0E1F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/ 206r /</w:t>
      </w:r>
    </w:p>
    <w:p w14:paraId="4F78C70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arciduchi dal dominio de’ Spagnoli. | </w:t>
      </w:r>
    </w:p>
    <w:p w14:paraId="6778F1C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per hora non si mira </w:t>
      </w:r>
      <w:r w:rsidRPr="007F3E90">
        <w:rPr>
          <w:sz w:val="24"/>
          <w:szCs w:val="24"/>
          <w:highlight w:val="yellow"/>
        </w:rPr>
        <w:t>tant’oltre</w:t>
      </w:r>
      <w:r w:rsidRPr="007F3E90">
        <w:rPr>
          <w:sz w:val="24"/>
          <w:szCs w:val="24"/>
        </w:rPr>
        <w:t>; ma al progresso, che siano per | far Bohemi et la confermatione della rotta, che hanno havuta | imperialisti riesce di gran contento. Non si dichiarano qui anco-|ra di assister, o non assister a’ Bohemi, aspettano quell’ambasciatore | o agente, che par che sia destinato a questa volta; ma più | desiderano intender quello, che risolverà il re della Gran | Bertagna; et havendosi inteso per l’ultime lettere di Ale-|magna, che il conte di Mansfelt doveva per</w:t>
      </w:r>
      <w:r w:rsidRPr="007F3E90">
        <w:rPr>
          <w:rStyle w:val="Rimandonotaapidipagina"/>
          <w:sz w:val="24"/>
          <w:szCs w:val="24"/>
        </w:rPr>
        <w:footnoteReference w:id="845"/>
      </w:r>
      <w:r w:rsidRPr="007F3E90">
        <w:rPr>
          <w:sz w:val="24"/>
          <w:szCs w:val="24"/>
        </w:rPr>
        <w:t xml:space="preserve"> li medesimi | Bohemi venir appresso la Serenità vostra staranno con desiderio atten-|dendo anco quello che ella risolverà sopra l’instanza del detto | Conte. | </w:t>
      </w:r>
    </w:p>
    <w:p w14:paraId="25E1022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Stimano qui alcuni, che al presente la casa d’Austria sia in stato assai | pericoloso, et dicono, che se il re di Spagna haverà necessità | di tener genti in Italia, et non poter valersi di esse per farle | passar i monti; facile sarà a’ Bohemi il proseguir innanti | et dar legge dell’Imperio. Et è certa opinione, che da questa | parte si farà ogni possibile perché </w:t>
      </w:r>
      <w:proofErr w:type="gramStart"/>
      <w:r w:rsidRPr="007F3E90">
        <w:rPr>
          <w:sz w:val="24"/>
          <w:szCs w:val="24"/>
        </w:rPr>
        <w:t>quei</w:t>
      </w:r>
      <w:proofErr w:type="gramEnd"/>
      <w:r w:rsidRPr="007F3E90">
        <w:rPr>
          <w:sz w:val="24"/>
          <w:szCs w:val="24"/>
        </w:rPr>
        <w:t xml:space="preserve"> Stati de’</w:t>
      </w:r>
      <w:r w:rsidRPr="007F3E90">
        <w:rPr>
          <w:rStyle w:val="Rimandonotaapidipagina"/>
          <w:sz w:val="24"/>
          <w:szCs w:val="24"/>
        </w:rPr>
        <w:footnoteReference w:id="846"/>
      </w:r>
      <w:r w:rsidRPr="007F3E90">
        <w:rPr>
          <w:sz w:val="24"/>
          <w:szCs w:val="24"/>
        </w:rPr>
        <w:t xml:space="preserve"> Bohemi continui-|no la guerra; ma si vorrebbe anco, che da’ principi italiani | si dasse occasione al re di Spagna di tenersi armato in quella | Provincia, perché fosse necessitato a spender, et non valersi di | quelle forze per di qua. | </w:t>
      </w:r>
    </w:p>
    <w:p w14:paraId="441CE40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Avvisano di Spagna, o così fanno publicar Spagnuoli, che al | sicuro sarà guera fra la Maestà catholica, et la serenissima Republica essendo | risoluto quel Re voler il transito libero per il golfo per ogni | sorte de’ vasselli suoi, o che dipendino da lui per poter | per esso mandar gente armata in soccorso de’ principi di | casa d’Austria: non intendendo, che la serenissima Republica gli habbi | a far alcun ostacolo; ma la Serenità vostra di questi concetti deve |</w:t>
      </w:r>
    </w:p>
    <w:p w14:paraId="23654B3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206v /</w:t>
      </w:r>
    </w:p>
    <w:p w14:paraId="0003794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haver maggiore, et più fondata certezza dai proprii luochi. | </w:t>
      </w:r>
    </w:p>
    <w:p w14:paraId="2050CC7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Amsterdam mi fu riferto da mercante, che purché habbi buoni avvisi | in quella piazza, che Spagnoli habbino pigliati in nota li nomi di | tutti li dodici capitani dei vasselli, che ho spediti di qua, et sono | al suo servitio, per farli qualche dispiacere in ogni caso, che o | nel ritorno, o in qual si sia tempo capitino alle spiaggie sog-|gette a sua Maestà catholica. | </w:t>
      </w:r>
    </w:p>
    <w:p w14:paraId="56C1077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Qualcheduno mi ha voluto assicurare, che di Doncherchen sia stata | mandata gran quantità di polvere, et altre amunitioni di | guerra per Malega, ove par che Spagnuoli vogliano far | magazino a fine di poter prontamente imbarcarle, et | mandarle dove essi vogliono; come anco che il simile | fanno a Gibilterra. | </w:t>
      </w:r>
    </w:p>
    <w:p w14:paraId="464828C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più ho anco presentito, </w:t>
      </w:r>
      <w:r w:rsidRPr="00F741D9">
        <w:rPr>
          <w:sz w:val="24"/>
          <w:szCs w:val="24"/>
        </w:rPr>
        <w:t xml:space="preserve">che li </w:t>
      </w:r>
      <w:r w:rsidRPr="00F741D9">
        <w:rPr>
          <w:sz w:val="24"/>
          <w:szCs w:val="24"/>
          <w:rPrChange w:id="3022" w:author="Flavia Di Gi" w:date="2023-04-12T17:06:00Z">
            <w:rPr>
              <w:sz w:val="24"/>
              <w:szCs w:val="24"/>
              <w:highlight w:val="yellow"/>
            </w:rPr>
          </w:rPrChange>
        </w:rPr>
        <w:t>Robiani</w:t>
      </w:r>
      <w:r w:rsidRPr="007F3E90">
        <w:rPr>
          <w:sz w:val="24"/>
          <w:szCs w:val="24"/>
        </w:rPr>
        <w:t xml:space="preserve"> mercanti in Anversa | habbino commandata la fabrica di gran quantità di botte in | questa provincia di Holanda, le quali così in fassi manderanno | parte a Gibilterra, et parte al detto luoco di Malega per ser-|vitio dell’armata spagnola. | </w:t>
      </w:r>
    </w:p>
    <w:p w14:paraId="595204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Vostra Serenità haverà inteso l’avviso della presa fatta da’ corsari | de Barbaria di una nave di questi paesi, che haveva carico | di cento sessanta miara di polveri destinate per il servitio di | cotesto arsenale. Dispiace la perdita agl’interessati, et in | generale, che siano capiate esse polveri in mano di quelle genti. | </w:t>
      </w:r>
    </w:p>
    <w:p w14:paraId="3A728725" w14:textId="4C378F0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 questo proposito non sarebbe se non bene che vostra Serenità considerasse, | se le tornasse più a conto (come sarebbe in effetto) il far condu[r]</w:t>
      </w:r>
      <w:r w:rsidRPr="007F3E90">
        <w:rPr>
          <w:rStyle w:val="Rimandonotaapidipagina"/>
          <w:sz w:val="24"/>
          <w:szCs w:val="24"/>
        </w:rPr>
        <w:footnoteReference w:id="847"/>
      </w:r>
      <w:r w:rsidRPr="007F3E90">
        <w:rPr>
          <w:sz w:val="24"/>
          <w:szCs w:val="24"/>
        </w:rPr>
        <w:t xml:space="preserve"> | le polveri in tempo che escono le navi armate da guerra di | questi signori Stati: perché verrebbono di conserva con esse fin passato | il distretto, et forse passerebbono anco le dette navi più oltre | quando la Serenità vostra ne facesse far istanza alli signori Stati; et |</w:t>
      </w:r>
    </w:p>
    <w:p w14:paraId="56B76C2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207r / </w:t>
      </w:r>
    </w:p>
    <w:p w14:paraId="55BD32F1" w14:textId="1E14CDB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un medesimo tempo non solo potrebbe far provisioni di polveri | ma di pegole, cattrami, legnami, et altri apprestamenti con | minor suo interesse, et manco dispendio; et in un medesimo | tempo potrebbe far far l’istesse sicurtà qui, che fano far | li mercanti. Sia detto questo tanto con ogni debita riverenza | et è per l’avantaggio, che mi par riceverebbe il publico, con non | sottoporsi ai partiti, che </w:t>
      </w:r>
      <w:r w:rsidRPr="007F3E90">
        <w:rPr>
          <w:sz w:val="24"/>
          <w:szCs w:val="24"/>
        </w:rPr>
        <w:lastRenderedPageBreak/>
        <w:t>si può creder che quelli da chi sono | fatti vi vogliono far ogni profitto; mettendo a conto et spese, et | sicurtà; et ogn’altro interesse. |</w:t>
      </w:r>
      <w:r w:rsidR="000F3843">
        <w:rPr>
          <w:sz w:val="24"/>
          <w:szCs w:val="24"/>
        </w:rPr>
        <w:t xml:space="preserve"> </w:t>
      </w:r>
    </w:p>
    <w:p w14:paraId="56581D6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Come haverò fatto far l’esborso di tanti milla fiorini quanto importe-|ranno li trenta milla ducati de’ quali la Serenità vostra mi dà commissione | nelle sue lettere dei 15 del passato, io haverò caro saper la | maniera con che mi doverò governare mentre può esser, che | l’agente del Kerkoven sia per pretender interamente ottanta milla | fiorini; perché li trenta milla ducati non possono rivenir a | tanto stante che il cambio della piazza di Ansterdam per | Venetia non si fa al presente ne anco a novanta sei grossi, | overo quaranta otto piacchi per ducato, come ho havuti gl’altri. | </w:t>
      </w:r>
    </w:p>
    <w:p w14:paraId="0D6D71D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Certo è un gran interesse per vostra Serenità, et sia il cambio di là | pur basso quanto si voglia sempre riuscirà più avantaggioso | il rimettermi di là a qua, che il prendersi da me a cambio | per far pagar costi. Io però mi rimetto humilmente alla | prudenza di lei, che sul fatto conosce meglio quello sia | di suo maggior profitto. | </w:t>
      </w:r>
    </w:p>
    <w:p w14:paraId="3AB5AC2F" w14:textId="18EB380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Mentre stacco per terminar le presenti mi capitano le lettere della | Serenità vostra de</w:t>
      </w:r>
      <w:ins w:id="3023" w:author="Giorgia" w:date="2023-03-11T00:20:00Z">
        <w:r w:rsidR="006F0D1D">
          <w:rPr>
            <w:sz w:val="24"/>
            <w:szCs w:val="24"/>
          </w:rPr>
          <w:t>’</w:t>
        </w:r>
      </w:ins>
      <w:del w:id="3024" w:author="Giorgia" w:date="2023-03-11T00:20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 24 et 29 del passato. Non mancarò di essequir | li commandamenti di lei tanto con li signori Stati, quanto con il signor principe | Mauritio, portando </w:t>
      </w:r>
      <w:proofErr w:type="gramStart"/>
      <w:r w:rsidRPr="007F3E90">
        <w:rPr>
          <w:sz w:val="24"/>
          <w:szCs w:val="24"/>
        </w:rPr>
        <w:t>agl’uni</w:t>
      </w:r>
      <w:proofErr w:type="gramEnd"/>
      <w:r w:rsidRPr="007F3E90">
        <w:rPr>
          <w:sz w:val="24"/>
          <w:szCs w:val="24"/>
        </w:rPr>
        <w:t>, et all’altro gl’avvisi, ch’ella | mi manda con le conditioni proprie al negotio, et di tutto |</w:t>
      </w:r>
    </w:p>
    <w:p w14:paraId="669B67C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207v /</w:t>
      </w:r>
    </w:p>
    <w:p w14:paraId="72EA36C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col prossimo ordinario darò</w:t>
      </w:r>
      <w:r w:rsidRPr="007F3E90">
        <w:rPr>
          <w:rStyle w:val="Rimandonotaapidipagina"/>
          <w:sz w:val="24"/>
          <w:szCs w:val="24"/>
        </w:rPr>
        <w:footnoteReference w:id="848"/>
      </w:r>
      <w:r w:rsidRPr="007F3E90">
        <w:rPr>
          <w:sz w:val="24"/>
          <w:szCs w:val="24"/>
        </w:rPr>
        <w:t xml:space="preserve"> riverente conto a vostra Serenità. | </w:t>
      </w:r>
    </w:p>
    <w:p w14:paraId="1E44748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Col medesimo messaggiero, che mi ha portate le sudette lettere, ne rivevo | anco dal Pasini da Brusseles, che mi scrive publicarsi in | quella corte da’ Spagnuoli, che la congiura, che fu detta di | Venetia sia una favola inventata dall’Eccellenze vostre per qualche | loro disegno, et come essi Spagnoli lo vano dicendo; così | mi afferma il Pasini, che sostenta in contrario colla verità | del fatto. | </w:t>
      </w:r>
    </w:p>
    <w:p w14:paraId="4337C2E6" w14:textId="6477A15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più si aggiunge che </w:t>
      </w:r>
      <w:ins w:id="3031" w:author="Giorgia" w:date="2023-03-10T17:50:00Z">
        <w:r w:rsidR="004A58B6">
          <w:rPr>
            <w:sz w:val="24"/>
            <w:szCs w:val="24"/>
          </w:rPr>
          <w:t>d</w:t>
        </w:r>
      </w:ins>
      <w:del w:id="3032" w:author="Giorgia" w:date="2023-03-10T17:50:00Z">
        <w:r w:rsidRPr="007F3E90" w:rsidDel="004A58B6">
          <w:rPr>
            <w:sz w:val="24"/>
            <w:szCs w:val="24"/>
          </w:rPr>
          <w:delText>D</w:delText>
        </w:r>
      </w:del>
      <w:r w:rsidRPr="007F3E90">
        <w:rPr>
          <w:sz w:val="24"/>
          <w:szCs w:val="24"/>
        </w:rPr>
        <w:t>on Alonso della Cueva scrive di Milano</w:t>
      </w:r>
      <w:r w:rsidRPr="007F3E90">
        <w:rPr>
          <w:rStyle w:val="Rimandonotaapidipagina"/>
          <w:sz w:val="24"/>
          <w:szCs w:val="24"/>
        </w:rPr>
        <w:footnoteReference w:id="849"/>
      </w:r>
      <w:r w:rsidRPr="007F3E90">
        <w:rPr>
          <w:sz w:val="24"/>
          <w:szCs w:val="24"/>
        </w:rPr>
        <w:t xml:space="preserve"> | che il conte di Levenstein era | a Venetia havendo la serenissima Republica riformato il suo reggi-|mento in quattro compagnie di trecento fanti l’una, et | esso</w:t>
      </w:r>
      <w:r w:rsidRPr="007F3E90">
        <w:rPr>
          <w:rStyle w:val="Rimandonotaapidipagina"/>
          <w:sz w:val="24"/>
          <w:szCs w:val="24"/>
        </w:rPr>
        <w:footnoteReference w:id="850"/>
      </w:r>
      <w:r w:rsidRPr="007F3E90">
        <w:rPr>
          <w:sz w:val="24"/>
          <w:szCs w:val="24"/>
        </w:rPr>
        <w:t xml:space="preserve"> Conte a Venetia faceva predicar da un suo ministro | in sua casa con grandissimo scandolo, et che di tre predicanti | ne habbi scielto uno per lui il migliore, et li altri mandati | a Vicenza, ove predicavano. | </w:t>
      </w:r>
    </w:p>
    <w:p w14:paraId="4D3CD98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Bisogna che venga anco da’ nemici della Serenità vostra certo avviso, che | a questo proposito non lascierò di dirle essermi stato scritto da | Ansterdam, che </w:t>
      </w:r>
      <w:proofErr w:type="gramStart"/>
      <w:r w:rsidRPr="007F3E90">
        <w:rPr>
          <w:sz w:val="24"/>
          <w:szCs w:val="24"/>
        </w:rPr>
        <w:t>già qualche giorni</w:t>
      </w:r>
      <w:proofErr w:type="gramEnd"/>
      <w:r w:rsidRPr="007F3E90">
        <w:rPr>
          <w:sz w:val="24"/>
          <w:szCs w:val="24"/>
        </w:rPr>
        <w:t xml:space="preserve"> erano posti</w:t>
      </w:r>
      <w:r w:rsidRPr="007F3E90">
        <w:rPr>
          <w:rStyle w:val="Rimandonotaapidipagina"/>
          <w:sz w:val="24"/>
          <w:szCs w:val="24"/>
        </w:rPr>
        <w:footnoteReference w:id="851"/>
      </w:r>
      <w:r w:rsidRPr="007F3E90">
        <w:rPr>
          <w:sz w:val="24"/>
          <w:szCs w:val="24"/>
        </w:rPr>
        <w:t xml:space="preserve"> in camino | per Venetia tre theologi, o predicanti della confessione | augustana: et chi me lo scrive mostra curiosità di saperne | il vero, che nondimeno mostra tenerlo per una falsità, et | una maligna impostura per denigrar alla vera, et sincera | religione nata, et nodrita in quel serenissimo Dominio. | </w:t>
      </w:r>
    </w:p>
    <w:p w14:paraId="3272FAE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Saranno qui aggiunte le replicate delle mie lettere de’ [6]</w:t>
      </w:r>
      <w:r w:rsidRPr="007F3E90">
        <w:rPr>
          <w:rStyle w:val="Rimandonotaapidipagina"/>
          <w:sz w:val="24"/>
          <w:szCs w:val="24"/>
        </w:rPr>
        <w:footnoteReference w:id="852"/>
      </w:r>
      <w:r w:rsidRPr="007F3E90">
        <w:rPr>
          <w:sz w:val="24"/>
          <w:szCs w:val="24"/>
        </w:rPr>
        <w:t xml:space="preserve"> et [11]</w:t>
      </w:r>
      <w:r w:rsidRPr="007F3E90">
        <w:rPr>
          <w:rStyle w:val="Rimandonotaapidipagina"/>
          <w:sz w:val="24"/>
          <w:szCs w:val="24"/>
        </w:rPr>
        <w:footnoteReference w:id="853"/>
      </w:r>
      <w:r w:rsidRPr="007F3E90">
        <w:rPr>
          <w:sz w:val="24"/>
          <w:szCs w:val="24"/>
        </w:rPr>
        <w:t xml:space="preserve"> | del presente. </w:t>
      </w:r>
      <w:r w:rsidRPr="00E43DF7">
        <w:rPr>
          <w:bCs/>
          <w:sz w:val="24"/>
          <w:szCs w:val="24"/>
          <w:rPrChange w:id="3039" w:author="Flavia Di Gi" w:date="2023-03-19T17:06:00Z">
            <w:rPr>
              <w:b/>
              <w:sz w:val="24"/>
              <w:szCs w:val="24"/>
            </w:rPr>
          </w:rPrChange>
        </w:rPr>
        <w:t>Gratie etc</w:t>
      </w:r>
      <w:r w:rsidRPr="00E43DF7">
        <w:rPr>
          <w:bCs/>
          <w:sz w:val="24"/>
          <w:szCs w:val="24"/>
        </w:rPr>
        <w:t>. |</w:t>
      </w:r>
    </w:p>
    <w:p w14:paraId="0010FD8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6DA52E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15 decembre 1618 |</w:t>
      </w:r>
    </w:p>
    <w:p w14:paraId="20AAFFE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5B27E07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23DAFAC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22D2FA4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2D793A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208r / </w:t>
      </w:r>
    </w:p>
    <w:p w14:paraId="7347B000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2037DD6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A354D0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208v / </w:t>
      </w:r>
    </w:p>
    <w:p w14:paraId="09D8B72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Al serenissimo principe di Venetia | </w:t>
      </w:r>
    </w:p>
    <w:p w14:paraId="59F6E9B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75 sola | </w:t>
      </w:r>
    </w:p>
    <w:p w14:paraId="70712B8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09FEBA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521F56A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174B41D9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 xml:space="preserve">Regesto antico </w:t>
      </w:r>
    </w:p>
    <w:p w14:paraId="3D29CFC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208vC/</w:t>
      </w:r>
    </w:p>
    <w:p w14:paraId="081452F2" w14:textId="4DCE593A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15 decembre 1618 ricevute a’ 3 gen</w:t>
      </w:r>
      <w:ins w:id="3040" w:author="Giorgia" w:date="2023-03-11T22:04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 xml:space="preserve">aro | </w:t>
      </w:r>
    </w:p>
    <w:p w14:paraId="0EBEBEFF" w14:textId="4FF44ECA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Haia. </w:t>
      </w:r>
      <w:del w:id="3041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042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75 sola |</w:t>
      </w:r>
    </w:p>
    <w:p w14:paraId="46B1EF2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32FFBE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52DF1C10" w14:textId="2BB030C5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7</w:t>
      </w:r>
      <w:r w:rsidR="001D1FF5">
        <w:rPr>
          <w:sz w:val="24"/>
          <w:szCs w:val="24"/>
        </w:rPr>
        <w:t>1</w:t>
      </w:r>
    </w:p>
    <w:p w14:paraId="54448188" w14:textId="77777777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22 dicembre 1618, L’Aia (cc. 209r-212v)</w:t>
      </w:r>
    </w:p>
    <w:p w14:paraId="632A119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FF1261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209r / </w:t>
      </w:r>
    </w:p>
    <w:p w14:paraId="414E4912" w14:textId="0A8327D9" w:rsidR="000F5CF6" w:rsidRPr="007F3E90" w:rsidRDefault="001E52E6" w:rsidP="007F3E90">
      <w:pPr>
        <w:snapToGrid w:val="0"/>
        <w:jc w:val="both"/>
        <w:rPr>
          <w:sz w:val="24"/>
          <w:szCs w:val="24"/>
        </w:rPr>
      </w:pPr>
      <w:ins w:id="3043" w:author="Flavia Di Gi" w:date="2023-03-12T13:20:00Z">
        <w:r>
          <w:rPr>
            <w:sz w:val="24"/>
            <w:szCs w:val="24"/>
          </w:rPr>
          <w:t>n</w:t>
        </w:r>
      </w:ins>
      <w:del w:id="3044" w:author="Flavia Di Gi" w:date="2023-03-12T13:20:00Z">
        <w:r w:rsidR="000F5CF6" w:rsidRPr="007F3E90" w:rsidDel="001E52E6">
          <w:rPr>
            <w:sz w:val="24"/>
            <w:szCs w:val="24"/>
          </w:rPr>
          <w:delText>N</w:delText>
        </w:r>
      </w:del>
      <w:r w:rsidR="000F5CF6" w:rsidRPr="007F3E90">
        <w:rPr>
          <w:sz w:val="24"/>
          <w:szCs w:val="24"/>
        </w:rPr>
        <w:t xml:space="preserve">° 76 sola | </w:t>
      </w:r>
    </w:p>
    <w:p w14:paraId="73560AC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6E8934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636768CE" w14:textId="0A77F37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sodisfai martedì al commandamento della Serenità vostra rappresentando interamente alli | signori Stati quello che mi venne </w:t>
      </w:r>
      <w:proofErr w:type="gramStart"/>
      <w:r w:rsidRPr="007F3E90">
        <w:rPr>
          <w:sz w:val="24"/>
          <w:szCs w:val="24"/>
        </w:rPr>
        <w:t>coll’ordinario</w:t>
      </w:r>
      <w:proofErr w:type="gramEnd"/>
      <w:r w:rsidRPr="007F3E90">
        <w:rPr>
          <w:sz w:val="24"/>
          <w:szCs w:val="24"/>
        </w:rPr>
        <w:t xml:space="preserve"> della passata settimana in lettere | sue de’ 24 et 29 del passato, facendo loro quelle considerationi, che da lei | mi furono sumministrate; portando l’ufficio con quel termine, che stimai | proprio a confirmar in essi et la confidenza, et la buona corrispondenza | che vuol haver quella serenissima Republica con queste Provincie. Mi parve | scoprir in cadauno dell’assemblea particolar sodisfattione </w:t>
      </w:r>
      <w:proofErr w:type="gramStart"/>
      <w:r w:rsidRPr="007F3E90">
        <w:rPr>
          <w:sz w:val="24"/>
          <w:szCs w:val="24"/>
        </w:rPr>
        <w:t>della communi</w:t>
      </w:r>
      <w:proofErr w:type="gramEnd"/>
      <w:r w:rsidRPr="007F3E90">
        <w:rPr>
          <w:sz w:val="24"/>
          <w:szCs w:val="24"/>
        </w:rPr>
        <w:t xml:space="preserve">-|catione dell’avviso, et il Presidente rispondendo in nome di tutti | si estese nel rendimento di gratie. Disse che </w:t>
      </w:r>
      <w:proofErr w:type="gramStart"/>
      <w:r w:rsidRPr="007F3E90">
        <w:rPr>
          <w:sz w:val="24"/>
          <w:szCs w:val="24"/>
        </w:rPr>
        <w:t>gl’artificii</w:t>
      </w:r>
      <w:proofErr w:type="gramEnd"/>
      <w:r w:rsidRPr="007F3E90">
        <w:rPr>
          <w:sz w:val="24"/>
          <w:szCs w:val="24"/>
        </w:rPr>
        <w:t xml:space="preserve"> dei Spagnoli | erano grandi, et l’uscir con essi ad un buon fine nelle trattationi era | difficile; che desideravano ogni felicità, et ogni sodisfattione alla Republica, | et dal canto loro, come conoscevano la confidenza, con che passava | con essi; così non haverebbono mancato d’ogni lor dovere in tutte | le occasioni di suo servitio. Mi fu ricercata in scritto la sostanza | della propositione: a che ho sodisfatto il giorno seguente, secondo il solito. | </w:t>
      </w:r>
    </w:p>
    <w:p w14:paraId="112C886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signor principe di Oranges feci anco la stessa espressione dell’affare, il qual | mostrò aggradirla, et al punto delle restitutioni dei vasselli, et delle | galere disse. </w:t>
      </w:r>
      <w:r w:rsidRPr="007F3E90">
        <w:rPr>
          <w:caps/>
          <w:sz w:val="24"/>
          <w:szCs w:val="24"/>
        </w:rPr>
        <w:t>é</w:t>
      </w:r>
      <w:r w:rsidRPr="007F3E90">
        <w:rPr>
          <w:sz w:val="24"/>
          <w:szCs w:val="24"/>
        </w:rPr>
        <w:t xml:space="preserve"> bene chi sarà il primo a restituire? Et continuò | si guardi la Republica, perché sarà ingannata. Li Spagnuoli sono | fini in questo mestiere, et quanto più si camina con essi con | sincerità tanto maggiormente si deve haver l’occhio alle loro promesse | et all’assicurarsi dell’effetto, et con simil concetti volse arguire, | che difficilmente si poteva creder, che vostra Serenità potesse venir a capo | della sua buona volontà, et retta intentione. | </w:t>
      </w:r>
    </w:p>
    <w:p w14:paraId="74795132" w14:textId="3753EB2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Lodai, doppo questo ufficio,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prudenti discorsi, et pareri, et diedi a | conoscer all’Eccellenza sua, che erano stimati da vostra Serenità, et ch’ella era cor-|risposta con altrettanta benevolenza, et affetto; et rappresentai insieme | </w:t>
      </w:r>
    </w:p>
    <w:p w14:paraId="6D2CE87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209v / </w:t>
      </w:r>
    </w:p>
    <w:p w14:paraId="6EDE2BD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godimento, che provava per il buon incaminamento di questi interni dispareri. | </w:t>
      </w:r>
    </w:p>
    <w:p w14:paraId="5C459E0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signor Principe mi ringratiò, et disse, che si haverebbe sempre confirmato | con effetti esser molto interessato nel servitio della serenissima Republica non | altrimenti di quello, ch’è con questi Stati. Con quali (disse) non ha dubio | alcuno, che l’intendersi bene la Republica, et il tenersi uniti insieme era | il vero termine per dar bilancio alla Spagna, et metter freno alla | sua ambitione. Questo fu per risposta a quanto io dissi all’Eccellenza sua | in conformità delli suoi commandamenti in questo proposito. Et | continuò. Da questa parte non si manca, et si attende in quanto | si può a procurar di levar tutte le gelosie, et diffidenze particolari | et se bene in </w:t>
      </w:r>
      <w:proofErr w:type="gramStart"/>
      <w:r w:rsidRPr="007F3E90">
        <w:rPr>
          <w:sz w:val="24"/>
          <w:szCs w:val="24"/>
        </w:rPr>
        <w:t>un</w:t>
      </w:r>
      <w:proofErr w:type="gramEnd"/>
      <w:r w:rsidRPr="007F3E90">
        <w:rPr>
          <w:sz w:val="24"/>
          <w:szCs w:val="24"/>
        </w:rPr>
        <w:t xml:space="preserve"> stato libero, come è questo, non si può far tutto in una | volta: in ogni modo il tempo porterà il rimedio, et la quiete a tutto. | Non può esser, che havendosi lasciati passar tanto innanti gl’incon-|venienti non l’incontrino delle difficoltà, et se ne siano anco per | incontrare; ma saranno tutte superate. Et nel corso del ragio-|namento discorrendo in questo proposito replicò il termine di | buona corrispondenza che deve esser tra vostra Serenità, et questi Stati | per servitio commune, et disse, che trovava gl’animi in universale | inclinati a mandar qualcheduno a risieder costì, ma che non era | ancor il tempo maturo alla deliberatione per li rispetti publici, | et per li particolari affari del Paese, se ben (aggiunse) sono | d’avviso, che forse sarebbe seguito sin qui, o seguirebbe ben presto, | quando fossero li Stati assicurati, che si havesse a stringer qualche unione | et aleanza. Io stimai bene non lasciar di dir a sua Eccellenza, che ogni volta, che | questi signori si fossero risoluti di ispedir ministro per resieder costì | sarebbe stato il benveduto, come più volte havevano detto a lei, et | anco una volta significato</w:t>
      </w:r>
      <w:r w:rsidRPr="007F3E90">
        <w:rPr>
          <w:rStyle w:val="Rimandonotaapidipagina"/>
          <w:sz w:val="24"/>
          <w:szCs w:val="24"/>
        </w:rPr>
        <w:footnoteReference w:id="854"/>
      </w:r>
      <w:r w:rsidRPr="007F3E90">
        <w:rPr>
          <w:sz w:val="24"/>
          <w:szCs w:val="24"/>
        </w:rPr>
        <w:t xml:space="preserve"> nell’assemblea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Generali. Et |</w:t>
      </w:r>
    </w:p>
    <w:p w14:paraId="75CBEC7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210r / </w:t>
      </w:r>
    </w:p>
    <w:p w14:paraId="2B3BC2D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quanto ad unione, che ’l tempo haverebbe poi potuto</w:t>
      </w:r>
      <w:r w:rsidRPr="007F3E90">
        <w:rPr>
          <w:rStyle w:val="Rimandonotaapidipagina"/>
          <w:sz w:val="24"/>
          <w:szCs w:val="24"/>
        </w:rPr>
        <w:footnoteReference w:id="855"/>
      </w:r>
      <w:r w:rsidRPr="007F3E90">
        <w:rPr>
          <w:sz w:val="24"/>
          <w:szCs w:val="24"/>
        </w:rPr>
        <w:t xml:space="preserve"> far far quella risolutione | che fosse stata trovata dall’interesse dell’una, et l’altra Republica la più | propria, et più profitevole per il commune servitio, et per la commune | difesa della libertà, tenendomi sempre con questo termine generale | a che mostrò il signor Principe di applauder, et disse il tempo consiglierà. | </w:t>
      </w:r>
    </w:p>
    <w:p w14:paraId="2EAD6BE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Mi par di haver scoperto, che si stia su questo pensiero di mandar | ministro appresso vostra Serenità, ma si vorrebbe trovar qualche buona occasione. | Questi sono dei vecchi concetti: a’ quali qualcheduno ha aggiunto, che | o la serenissima Republica proponesse ella </w:t>
      </w:r>
      <w:proofErr w:type="gramStart"/>
      <w:r w:rsidRPr="007F3E90">
        <w:rPr>
          <w:sz w:val="24"/>
          <w:szCs w:val="24"/>
        </w:rPr>
        <w:t>qualche articoli</w:t>
      </w:r>
      <w:proofErr w:type="gramEnd"/>
      <w:r w:rsidRPr="007F3E90">
        <w:rPr>
          <w:sz w:val="24"/>
          <w:szCs w:val="24"/>
        </w:rPr>
        <w:t xml:space="preserve">; o facesse dir | alli signori Stati, che essi li propongano. Io sto sentendo, et impri-|mendo secondo che lo porta l’occasione questo </w:t>
      </w:r>
      <w:r w:rsidRPr="0047333E">
        <w:rPr>
          <w:sz w:val="24"/>
          <w:szCs w:val="24"/>
          <w:highlight w:val="yellow"/>
          <w:rPrChange w:id="3045" w:author="Giorgia" w:date="2023-03-11T17:03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 xml:space="preserve">enerale della buona corrispondenza, che vuol passar sempre la Serenità vostra con questi | Stati. L’Eccellenze vostre come prundentissime dal già scritto da me in più | mani di lettere mie in questo proposito, et da quanto è detto com-|prenderanno, ove tendino li concetti, et la mira di questi </w:t>
      </w:r>
      <w:proofErr w:type="gramStart"/>
      <w:r w:rsidRPr="007F3E90">
        <w:rPr>
          <w:sz w:val="24"/>
          <w:szCs w:val="24"/>
        </w:rPr>
        <w:t>popolii.|</w:t>
      </w:r>
      <w:proofErr w:type="gramEnd"/>
      <w:r w:rsidRPr="007F3E90">
        <w:rPr>
          <w:sz w:val="24"/>
          <w:szCs w:val="24"/>
        </w:rPr>
        <w:t xml:space="preserve"> </w:t>
      </w:r>
    </w:p>
    <w:p w14:paraId="4E1205B7" w14:textId="3F992B7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Nelli quali anco</w:t>
      </w:r>
      <w:r w:rsidRPr="007F3E90">
        <w:rPr>
          <w:rStyle w:val="Rimandonotaapidipagina"/>
          <w:sz w:val="24"/>
          <w:szCs w:val="24"/>
        </w:rPr>
        <w:footnoteReference w:id="856"/>
      </w:r>
      <w:r w:rsidRPr="007F3E90">
        <w:rPr>
          <w:sz w:val="24"/>
          <w:szCs w:val="24"/>
        </w:rPr>
        <w:t xml:space="preserve"> quanto più pare di essi, che si vada astraddando lo stabi-|limento, et il farsi maggiore la loro grandezza; tanto più | si accresce</w:t>
      </w:r>
      <w:r w:rsidRPr="007F3E90">
        <w:rPr>
          <w:rStyle w:val="Rimandonotaapidipagina"/>
          <w:sz w:val="24"/>
          <w:szCs w:val="24"/>
        </w:rPr>
        <w:footnoteReference w:id="857"/>
      </w:r>
      <w:r w:rsidRPr="007F3E90">
        <w:rPr>
          <w:sz w:val="24"/>
          <w:szCs w:val="24"/>
        </w:rPr>
        <w:t xml:space="preserve"> il desiderio di esser tenuti in stima, et honorati | di titoli anco nelle persone dei lor ministri alle corti, sopra che mi rimette | a quello, che la Serenità vostra può haver dai luochi proprii, ove si pretende quello</w:t>
      </w:r>
      <w:r w:rsidRPr="007F3E90">
        <w:rPr>
          <w:rStyle w:val="Rimandonotaapidipagina"/>
          <w:sz w:val="24"/>
          <w:szCs w:val="24"/>
        </w:rPr>
        <w:footnoteReference w:id="858"/>
      </w:r>
      <w:r w:rsidRPr="007F3E90">
        <w:rPr>
          <w:sz w:val="24"/>
          <w:szCs w:val="24"/>
        </w:rPr>
        <w:t xml:space="preserve"> di eccellenza. | </w:t>
      </w:r>
    </w:p>
    <w:p w14:paraId="2472142D" w14:textId="334F6FE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Questa mattina ho ricevute le lettere di vostra Serenità del primo, et delli 6 | del presente. Di quelle mi valerò per far constare con </w:t>
      </w:r>
      <w:proofErr w:type="gramStart"/>
      <w:r w:rsidRPr="007F3E90">
        <w:rPr>
          <w:sz w:val="24"/>
          <w:szCs w:val="24"/>
        </w:rPr>
        <w:t>gl’avvisi</w:t>
      </w:r>
      <w:proofErr w:type="gramEnd"/>
      <w:r w:rsidRPr="007F3E90">
        <w:rPr>
          <w:sz w:val="24"/>
          <w:szCs w:val="24"/>
        </w:rPr>
        <w:t xml:space="preserve"> | tanto maggiormente l’animo, et gl’artificii dei Spagnuoli. Et | quanto alle seconde mi regolerò nel proposito di dimanda, che mi | potesse esser fatta intorno alla persona del Bernvelt di quella | maniera appunto, che dalla prudenza, et dalla</w:t>
      </w:r>
      <w:r w:rsidRPr="007F3E90">
        <w:rPr>
          <w:rStyle w:val="Rimandonotaapidipagina"/>
          <w:sz w:val="24"/>
          <w:szCs w:val="24"/>
        </w:rPr>
        <w:footnoteReference w:id="859"/>
      </w:r>
      <w:r w:rsidRPr="007F3E90">
        <w:rPr>
          <w:sz w:val="24"/>
          <w:szCs w:val="24"/>
        </w:rPr>
        <w:t xml:space="preserve"> volontà | sua mi viene detato, et ordinato. Non mi è stata ancora fatta |</w:t>
      </w:r>
    </w:p>
    <w:p w14:paraId="477CBBE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210v /</w:t>
      </w:r>
    </w:p>
    <w:p w14:paraId="174106DA" w14:textId="7187524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né direttamente, né indirettamente dimanda alcuna. Starò avvertito, et sullo | avviso per l’artificio, che si potesse usar in questo proposito. |</w:t>
      </w:r>
      <w:r w:rsidR="000F3843">
        <w:rPr>
          <w:sz w:val="24"/>
          <w:szCs w:val="24"/>
        </w:rPr>
        <w:t xml:space="preserve"> </w:t>
      </w:r>
    </w:p>
    <w:p w14:paraId="34B097B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continua a tener stretti li carcerati, et si sono mandati ad Utrechet | alcuni commissarii per confronti. Viene detto, che al general dell’ar-|tiglieria monsignor de Chessel venuto qui alcuni giorni sono si debba | intimar il tenersi in casa. Et questa sera sono arrivate qui tre | compagnie non si sa il fine, se non fosse per tener in freno questi | borghesi perché domenica passata, come che sono la maggior parte | del degno arminiano volsero far predicar in un giardino, come | seguì; onde ne furono martedì fatti prigioni doi; ma usciti il | seguente giorno fuori per </w:t>
      </w:r>
      <w:proofErr w:type="gramStart"/>
      <w:r w:rsidRPr="007F3E90">
        <w:rPr>
          <w:sz w:val="24"/>
          <w:szCs w:val="24"/>
        </w:rPr>
        <w:t>il</w:t>
      </w:r>
      <w:proofErr w:type="gramEnd"/>
      <w:r w:rsidRPr="007F3E90">
        <w:rPr>
          <w:sz w:val="24"/>
          <w:szCs w:val="24"/>
        </w:rPr>
        <w:t xml:space="preserve"> strepito, che facevano le donne. Si | procede però con destrezza per non causar qualche scandalo, o qualche | inconveniente. | </w:t>
      </w:r>
    </w:p>
    <w:p w14:paraId="75B8012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La risposta delli signori Stati alla espositione delli ambasciatori di Francia non fu riso-|luta, che martedì, et mercordì li fu portata in scritto, ch’è stata | trovata molto ben posta, et consultata. Si risponde a punto per | punto alli tre popositi doppo ringratiato il Re de’ suoi buoni consi-|gli, et ufficii. Al primo dei magistrati, che la mutatione era | stata conosciuta necessaria senza tener in freno il popolo rilasciato. | </w:t>
      </w:r>
    </w:p>
    <w:p w14:paraId="2F10C9D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Quanto al secondo del sinodo, ch’era stato convocato con </w:t>
      </w:r>
      <w:proofErr w:type="gramStart"/>
      <w:r w:rsidRPr="007F3E90">
        <w:rPr>
          <w:sz w:val="24"/>
          <w:szCs w:val="24"/>
        </w:rPr>
        <w:t>gl’ordini</w:t>
      </w:r>
      <w:proofErr w:type="gramEnd"/>
      <w:r w:rsidRPr="007F3E90">
        <w:rPr>
          <w:sz w:val="24"/>
          <w:szCs w:val="24"/>
        </w:rPr>
        <w:t xml:space="preserve"> pro-|prii, et convenienti, et si haverebbe lasciato, che stabilisce quello, | che si sentiva; perché poi toccava alli signori Stati ordinar l’essecutione di quello | che fosse stato conosciuto di beneficio, et servitio del Paese. Al terzo</w:t>
      </w:r>
      <w:r w:rsidRPr="007F3E90">
        <w:rPr>
          <w:rStyle w:val="Rimandonotaapidipagina"/>
          <w:sz w:val="24"/>
          <w:szCs w:val="24"/>
        </w:rPr>
        <w:footnoteReference w:id="860"/>
      </w:r>
      <w:r w:rsidRPr="007F3E90">
        <w:rPr>
          <w:sz w:val="24"/>
          <w:szCs w:val="24"/>
        </w:rPr>
        <w:t xml:space="preserve"> | de’ prigioni ringratiavano sua Maestà del buon consiglio, et avvertimento il qual | si conformava appunto con la natura del Paese, ch’è di trattar in | questa materia de’ prigioni con placidezza, et moderatione, come | haverebbono procurato di fare in quanto havesse comportato |</w:t>
      </w:r>
    </w:p>
    <w:p w14:paraId="321C68C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211r / </w:t>
      </w:r>
    </w:p>
    <w:p w14:paraId="06EC065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l’equità, et la sicurezza del Paese, dando giudici da bene, et non suspetti: | assicurandosi, che sua Maestà approberà per buone le attioni loro, come essi | mostreranno sempre aggradir l’affetto, et la buona volontà della | Maestà sua verso queste Provincie. Chi li portò la detta risposta | ha riferto, che mostrorno di restarne sodisfatti, et l’hanno spedita | immediate al Re in diligenza: se ben fin lunedì monsignor di Scia-|tiglione fece egli ancora una speditione a sua Maestà sopra questo particolare | havendo havuta la sostanza della risolutione, che doveva pren-|dersi dai signori Stati così egli mi disse hier mattina, che fu rendermi | la </w:t>
      </w:r>
      <w:proofErr w:type="gramStart"/>
      <w:r w:rsidRPr="007F3E90">
        <w:rPr>
          <w:sz w:val="24"/>
          <w:szCs w:val="24"/>
        </w:rPr>
        <w:t>visita.|</w:t>
      </w:r>
      <w:proofErr w:type="gramEnd"/>
      <w:r w:rsidRPr="007F3E90">
        <w:rPr>
          <w:sz w:val="24"/>
          <w:szCs w:val="24"/>
        </w:rPr>
        <w:t xml:space="preserve"> </w:t>
      </w:r>
    </w:p>
    <w:p w14:paraId="27BCEB7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Hanno questi signori continuate novelle d’Alemagna del progresso, che fanno | Bohemi, et particolarmente vengono avvisati, che dall’una, et dall’altra | parte si faceva unione, et che da quella dei Bohemi si dichiara-|vano Moravi, et che mostrasse anco il duca di Sassonia volervi | inclinare. Di questo, et altro che passi in quelle parti vostra Serenità ne | deve esser informato megli di me. Ciò che dico è per significar alla | Serenità vostra il confronto, et che qui sentono volentieri ogni cosa, che offendi | la casa </w:t>
      </w:r>
      <w:proofErr w:type="gramStart"/>
      <w:r w:rsidRPr="007F3E90">
        <w:rPr>
          <w:sz w:val="24"/>
          <w:szCs w:val="24"/>
        </w:rPr>
        <w:t>d’Austria.|</w:t>
      </w:r>
      <w:proofErr w:type="gramEnd"/>
      <w:r w:rsidRPr="007F3E90">
        <w:rPr>
          <w:sz w:val="24"/>
          <w:szCs w:val="24"/>
        </w:rPr>
        <w:t xml:space="preserve"> </w:t>
      </w:r>
    </w:p>
    <w:p w14:paraId="15A2DBC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Essendo li signori Stati Generali solecitati per la risposta all’istanza dei | Bohemi per li seicento milla fiorini d’imprestido hanno posto questo negotio | nelle mani del Consiglio di Stato, dal quale doverà esser discusso, et | poi mandato ad ogni Provincia per haverne la risolutione; ma si | anderà forse temporreggiando per veder prima, come si avanzino | le cose, et sentir ciò, che risolveranno gl’altri principi, et come | scrissi riverentemente la passata settimana alla Serenità vostra nelle mie lettere dei | 15 che sono qui replicate. | </w:t>
      </w:r>
    </w:p>
    <w:p w14:paraId="23D51737" w14:textId="1C7D1D8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capitan Frinck di</w:t>
      </w:r>
      <w:r w:rsidRPr="007F3E90">
        <w:rPr>
          <w:rStyle w:val="Rimandonotaapidipagina"/>
          <w:sz w:val="24"/>
          <w:szCs w:val="24"/>
        </w:rPr>
        <w:footnoteReference w:id="861"/>
      </w:r>
      <w:r w:rsidRPr="007F3E90">
        <w:rPr>
          <w:sz w:val="24"/>
          <w:szCs w:val="24"/>
        </w:rPr>
        <w:t xml:space="preserve"> </w:t>
      </w:r>
      <w:r w:rsidRPr="00F741D9">
        <w:rPr>
          <w:sz w:val="24"/>
          <w:szCs w:val="24"/>
        </w:rPr>
        <w:t xml:space="preserve">questi </w:t>
      </w:r>
      <w:ins w:id="3049" w:author="Giorgia" w:date="2023-03-10T19:15:00Z">
        <w:r w:rsidR="00A27FB1" w:rsidRPr="00F741D9">
          <w:rPr>
            <w:sz w:val="24"/>
            <w:szCs w:val="24"/>
          </w:rPr>
          <w:t>p</w:t>
        </w:r>
      </w:ins>
      <w:del w:id="3050" w:author="Giorgia" w:date="2023-03-10T19:15:00Z">
        <w:r w:rsidRPr="00F741D9" w:rsidDel="00A27FB1">
          <w:rPr>
            <w:sz w:val="24"/>
            <w:szCs w:val="24"/>
          </w:rPr>
          <w:delText>P</w:delText>
        </w:r>
      </w:del>
      <w:r w:rsidRPr="00F741D9">
        <w:rPr>
          <w:sz w:val="24"/>
          <w:szCs w:val="24"/>
        </w:rPr>
        <w:t>aesi</w:t>
      </w:r>
      <w:r w:rsidRPr="007F3E90">
        <w:rPr>
          <w:sz w:val="24"/>
          <w:szCs w:val="24"/>
        </w:rPr>
        <w:t xml:space="preserve">, et che ha qui una compagnia è quello, | </w:t>
      </w:r>
    </w:p>
    <w:p w14:paraId="40E850E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211v / </w:t>
      </w:r>
    </w:p>
    <w:p w14:paraId="2B738E8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solecita, et anco procura</w:t>
      </w:r>
      <w:r w:rsidRPr="007F3E90">
        <w:rPr>
          <w:rStyle w:val="Rimandonotaapidipagina"/>
          <w:sz w:val="24"/>
          <w:szCs w:val="24"/>
        </w:rPr>
        <w:footnoteReference w:id="862"/>
      </w:r>
      <w:r w:rsidRPr="007F3E90">
        <w:rPr>
          <w:sz w:val="24"/>
          <w:szCs w:val="24"/>
        </w:rPr>
        <w:t xml:space="preserve"> licenza per andar al servitio di essi Bohemi. | </w:t>
      </w:r>
    </w:p>
    <w:p w14:paraId="0B305D4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tiene per fermo, che non sarà negata né a lui, né a qualche altro | officiale, come mi disse anco l’Eccellenza sua con disegno di questi di far | anco levata a primo tempo in queste parti. | </w:t>
      </w:r>
    </w:p>
    <w:p w14:paraId="59779DD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trova qui il Chiaus, ch’è stato in Francia, et in Inghilterra per il medesimo | ufficio, che ha fatto con quelle corone. Ha questa mattina havuto audienza. | Io l’ho visitato né mancarò di ogn’altro ufficio per quel rispetto, che | comporta et ricerca il servitio di vostra Serenità di mostrar ogni honore a’ ministri | di quella </w:t>
      </w:r>
      <w:proofErr w:type="gramStart"/>
      <w:r w:rsidRPr="007F3E90">
        <w:rPr>
          <w:sz w:val="24"/>
          <w:szCs w:val="24"/>
        </w:rPr>
        <w:t>porta.|</w:t>
      </w:r>
      <w:proofErr w:type="gramEnd"/>
      <w:r w:rsidRPr="007F3E90">
        <w:rPr>
          <w:sz w:val="24"/>
          <w:szCs w:val="24"/>
        </w:rPr>
        <w:t xml:space="preserve"> </w:t>
      </w:r>
    </w:p>
    <w:p w14:paraId="5CEF6FFD" w14:textId="62BC2E2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Gli ambasciatori delli signori Stati, che furono in Danimarca, et nel ritorno | visitorono il duca di Bransuich, rappresentorono a quel Principe | che sarebbe stato proprio, che tenesse qui un suo </w:t>
      </w:r>
      <w:ins w:id="3051" w:author="Giorgia" w:date="2023-03-11T17:44:00Z">
        <w:r w:rsidR="00AD35EF">
          <w:rPr>
            <w:sz w:val="24"/>
            <w:szCs w:val="24"/>
          </w:rPr>
          <w:t>m</w:t>
        </w:r>
      </w:ins>
      <w:del w:id="3052" w:author="Giorgia" w:date="2023-03-11T17:44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inistro, et quello | è arrivato tre giorni sono per fermarsi qui di residenza. | </w:t>
      </w:r>
    </w:p>
    <w:p w14:paraId="68A814CD" w14:textId="4355466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Partì domenica passata l</w:t>
      </w:r>
      <w:ins w:id="3053" w:author="Giorgia" w:date="2023-03-11T00:21:00Z">
        <w:r w:rsidR="006F0D1D">
          <w:rPr>
            <w:sz w:val="24"/>
            <w:szCs w:val="24"/>
          </w:rPr>
          <w:t>’</w:t>
        </w:r>
      </w:ins>
      <w:del w:id="3054" w:author="Giorgia" w:date="2023-03-11T00:21:00Z">
        <w:r w:rsidRPr="007F3E90" w:rsidDel="006F0D1D">
          <w:rPr>
            <w:sz w:val="24"/>
            <w:szCs w:val="24"/>
          </w:rPr>
          <w:delText>'</w:delText>
        </w:r>
      </w:del>
      <w:r w:rsidRPr="007F3E90">
        <w:rPr>
          <w:sz w:val="24"/>
          <w:szCs w:val="24"/>
        </w:rPr>
        <w:t xml:space="preserve">Ouwrix per venir ad essercitar la sua carica | di console costì per questa Natione. Porta lettere delli signori Stati per vostra Serenità | toccante il suo particolare, le quali sono riformate da quello, che prima | erano, stante che quelle lo rendevano di maggior auttorità, et cre-|dito appresso l’Eccellenze vostre di quello che comporta il titolo di console. Et si | è fatto reflesso, che non conveniva alla riputatione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Stati, che si | credesse, che si volessero valer di lui per ministro di maggior qualità, | et non console de’ mercanti. Egli non ha mancato di far (come mi | è stato detto) ogni buona relatione delli favori, et gratie ottenute da vostra Serenità. | </w:t>
      </w:r>
    </w:p>
    <w:p w14:paraId="1332D8CA" w14:textId="5C933A3A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Oltre le lettere per lui particolari ne ha anco una in raccommandatione del borgomastro | di Amsterdam Pavoni, che tuttavia sta ella sua pretensione di | rifacimento de’ danni patiti per l’arresto della sua nave. Facile | gli è riuscito ottener la detta lettera dalli signori Stati essendo | del corpo dell’</w:t>
      </w:r>
      <w:ins w:id="3055" w:author="Giorgia" w:date="2023-03-10T17:40:00Z">
        <w:r w:rsidR="00FA4DAF" w:rsidRPr="00F741D9">
          <w:rPr>
            <w:sz w:val="24"/>
            <w:szCs w:val="24"/>
            <w:rPrChange w:id="3056" w:author="Flavia Di Gi" w:date="2023-04-12T17:09:00Z">
              <w:rPr>
                <w:sz w:val="24"/>
                <w:szCs w:val="24"/>
                <w:highlight w:val="yellow"/>
              </w:rPr>
            </w:rPrChange>
          </w:rPr>
          <w:t>a</w:t>
        </w:r>
      </w:ins>
      <w:del w:id="3057" w:author="Giorgia" w:date="2023-03-10T17:40:00Z">
        <w:r w:rsidRPr="00F741D9" w:rsidDel="00FA4DAF">
          <w:rPr>
            <w:sz w:val="24"/>
            <w:szCs w:val="24"/>
          </w:rPr>
          <w:delText>A</w:delText>
        </w:r>
      </w:del>
      <w:r w:rsidRPr="00F741D9">
        <w:rPr>
          <w:sz w:val="24"/>
          <w:szCs w:val="24"/>
        </w:rPr>
        <w:t>ss</w:t>
      </w:r>
      <w:r w:rsidRPr="007F3E90">
        <w:rPr>
          <w:sz w:val="24"/>
          <w:szCs w:val="24"/>
        </w:rPr>
        <w:t>emblea generale deputato dalla provincia di Holanda. |</w:t>
      </w:r>
    </w:p>
    <w:p w14:paraId="20B3687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212r /</w:t>
      </w:r>
    </w:p>
    <w:p w14:paraId="1DBB8815" w14:textId="700A776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Console mi disse, che haveva procurato, che non pigliasse dette lettere, ma | lasciasse far a lui: perché come fosse costì haverebbe procurato, che | la sua nave Pavona fosse presa in servitio in luoco di qualcheduna; che | per esser inhabile si dovesse licentiare, et dandoli qualche cosa | di più di questa maniera si rifarebbe il danno. Io a questo proposito | ho considerato al Console, che non stimano esser bene promuover | così una tal offerta, et concetto: perché sarebbe a mio giudicio | un divertir ogni </w:t>
      </w:r>
      <w:r w:rsidRPr="007F3E90">
        <w:rPr>
          <w:sz w:val="24"/>
          <w:szCs w:val="24"/>
        </w:rPr>
        <w:lastRenderedPageBreak/>
        <w:t>pensiero, che la serenissima Republica havesse di pigliar | la detta nave in servitio; perché</w:t>
      </w:r>
      <w:r w:rsidRPr="007F3E90">
        <w:rPr>
          <w:rStyle w:val="Rimandonotaapidipagina"/>
          <w:sz w:val="24"/>
          <w:szCs w:val="24"/>
        </w:rPr>
        <w:footnoteReference w:id="863"/>
      </w:r>
      <w:r w:rsidRPr="007F3E90">
        <w:rPr>
          <w:sz w:val="24"/>
          <w:szCs w:val="24"/>
        </w:rPr>
        <w:t xml:space="preserve"> tanto | era pregiudicarsi direttamente, che</w:t>
      </w:r>
      <w:r w:rsidRPr="007F3E90">
        <w:rPr>
          <w:rStyle w:val="Rimandonotaapidipagina"/>
          <w:sz w:val="24"/>
          <w:szCs w:val="24"/>
        </w:rPr>
        <w:footnoteReference w:id="864"/>
      </w:r>
      <w:r w:rsidRPr="007F3E90">
        <w:rPr>
          <w:sz w:val="24"/>
          <w:szCs w:val="24"/>
        </w:rPr>
        <w:t xml:space="preserve"> indirettamente. Ho portato a lui | questo per mio senso: vostre Eccellenze illustrissime però considereranno colla loro | prudenza quello che stimeranno proprio per acquietar l’animo di | quest’huomo, che effettivamente ama il suo interesse, et volen-|tieri non sente la perdita ancorché di picciola summa. Egli in | questi tempi è di gran auttorità è amato</w:t>
      </w:r>
      <w:r w:rsidRPr="007F3E90">
        <w:rPr>
          <w:rStyle w:val="Rimandonotaapidipagina"/>
          <w:sz w:val="24"/>
          <w:szCs w:val="24"/>
        </w:rPr>
        <w:footnoteReference w:id="865"/>
      </w:r>
      <w:r w:rsidRPr="007F3E90">
        <w:rPr>
          <w:sz w:val="24"/>
          <w:szCs w:val="24"/>
        </w:rPr>
        <w:t>, et favorito egli, et | tutta la sua casa dal signor principe Mauritio, è come ho detto | dell’assemblea de’ Stati Generali. È</w:t>
      </w:r>
      <w:r w:rsidRPr="007F3E90">
        <w:rPr>
          <w:rStyle w:val="Rimandonotaapidipagina"/>
          <w:sz w:val="24"/>
          <w:szCs w:val="24"/>
        </w:rPr>
        <w:footnoteReference w:id="866"/>
      </w:r>
      <w:r w:rsidRPr="007F3E90">
        <w:rPr>
          <w:sz w:val="24"/>
          <w:szCs w:val="24"/>
        </w:rPr>
        <w:t xml:space="preserve"> vero che tutte queste con-|ditioni di lui, et del figliolo, ch’è pur della </w:t>
      </w:r>
      <w:r w:rsidRPr="00F741D9">
        <w:rPr>
          <w:sz w:val="24"/>
          <w:szCs w:val="24"/>
        </w:rPr>
        <w:t xml:space="preserve">medesima </w:t>
      </w:r>
      <w:ins w:id="3062" w:author="Giorgia" w:date="2023-03-10T17:40:00Z">
        <w:r w:rsidR="00FA4DAF" w:rsidRPr="00F741D9">
          <w:rPr>
            <w:sz w:val="24"/>
            <w:szCs w:val="24"/>
          </w:rPr>
          <w:t>a</w:t>
        </w:r>
      </w:ins>
      <w:del w:id="3063" w:author="Giorgia" w:date="2023-03-10T17:40:00Z">
        <w:r w:rsidRPr="00F741D9" w:rsidDel="00FA4DAF">
          <w:rPr>
            <w:sz w:val="24"/>
            <w:szCs w:val="24"/>
          </w:rPr>
          <w:delText>A</w:delText>
        </w:r>
      </w:del>
      <w:r w:rsidRPr="00F741D9">
        <w:rPr>
          <w:sz w:val="24"/>
          <w:szCs w:val="24"/>
        </w:rPr>
        <w:t>ssemblea</w:t>
      </w:r>
      <w:r w:rsidRPr="007F3E90">
        <w:rPr>
          <w:sz w:val="24"/>
          <w:szCs w:val="24"/>
        </w:rPr>
        <w:t xml:space="preserve"> | lo rendono degno di rispetto; ma devono servir d’instrumento | a pregiudicar al servitio di vostra Serenità: tuttavia (sia detto con | ogni humiltà comple alla serenissima Republica haverlo, et conservarlo | affettionato agl’interessi di lei. | </w:t>
      </w:r>
    </w:p>
    <w:p w14:paraId="3E6041D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L’agente del Kerkoven</w:t>
      </w:r>
      <w:r w:rsidRPr="007F3E90">
        <w:rPr>
          <w:rStyle w:val="Rimandonotaapidipagina"/>
          <w:sz w:val="24"/>
          <w:szCs w:val="24"/>
        </w:rPr>
        <w:footnoteReference w:id="867"/>
      </w:r>
      <w:r w:rsidRPr="007F3E90">
        <w:rPr>
          <w:sz w:val="24"/>
          <w:szCs w:val="24"/>
        </w:rPr>
        <w:t xml:space="preserve"> ancor</w:t>
      </w:r>
      <w:r w:rsidRPr="007F3E90">
        <w:rPr>
          <w:rStyle w:val="Rimandonotaapidipagina"/>
          <w:sz w:val="24"/>
          <w:szCs w:val="24"/>
        </w:rPr>
        <w:footnoteReference w:id="868"/>
      </w:r>
      <w:r w:rsidRPr="007F3E90">
        <w:rPr>
          <w:sz w:val="24"/>
          <w:szCs w:val="24"/>
        </w:rPr>
        <w:t xml:space="preserve"> non compare, onde essendo già arri-|vato al fine del termine preso, credo, che il Calandrini haveva sborsata | qualche summa di denari alli signori dell’Amiralità di Amsterdam per | dar qualche sodisfattione ai creditori dei viveri; et con altri denari | poi si andarà complendo al rimanente tanto con quella, che |</w:t>
      </w:r>
    </w:p>
    <w:p w14:paraId="0DCB393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212v /</w:t>
      </w:r>
    </w:p>
    <w:p w14:paraId="485DBCF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 le altre Amiralità. | </w:t>
      </w:r>
    </w:p>
    <w:p w14:paraId="4F27BB28" w14:textId="5FCD6AD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Della scrittura di specifica dagl’interessati nel noleggio dei vasselli di | contentarsi della rimessa delli undecimilla ducati, non mi è stata man-|data dal Calandrini; et pur haveva detto di farmela havere: di mo-|do che attenderò da vostra Serenità quel più, che si compiacerà di dirmi, | oltre il scrittomi nelle sue lettere de</w:t>
      </w:r>
      <w:ins w:id="3064" w:author="Giorgia" w:date="2023-03-10T23:40:00Z">
        <w:r w:rsidR="005B4BB1">
          <w:rPr>
            <w:sz w:val="24"/>
            <w:szCs w:val="24"/>
          </w:rPr>
          <w:t>’</w:t>
        </w:r>
      </w:ins>
      <w:r w:rsidRPr="007F3E90">
        <w:rPr>
          <w:sz w:val="24"/>
          <w:szCs w:val="24"/>
        </w:rPr>
        <w:t xml:space="preserve"> 6</w:t>
      </w:r>
      <w:del w:id="3065" w:author="Giorgia" w:date="2023-03-10T23:40:00Z">
        <w:r w:rsidRPr="007F3E90" w:rsidDel="005B4BB1">
          <w:rPr>
            <w:sz w:val="24"/>
            <w:szCs w:val="24"/>
          </w:rPr>
          <w:delText>’</w:delText>
        </w:r>
      </w:del>
      <w:r w:rsidRPr="007F3E90">
        <w:rPr>
          <w:sz w:val="24"/>
          <w:szCs w:val="24"/>
        </w:rPr>
        <w:t xml:space="preserve"> in questo proposito. Nella | rimessa del denaro concorro col pensiero prudente di vostra Serenità | del rischio; ma dato il denaro in buone dette, et con quella | sicurezza, che sa cavar meglio il publico, che un particolare credo, | che potrà passar tutto bene: perché questi mercanti che | sono troppo fini non vorranno esser sottoposti. Gratie etc. |</w:t>
      </w:r>
    </w:p>
    <w:p w14:paraId="4243BC6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BA0AC1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li 22 decembre 1618 |</w:t>
      </w:r>
    </w:p>
    <w:p w14:paraId="1DF5D56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7B099AD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3A86786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53C523B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CF6F9D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213r / </w:t>
      </w:r>
    </w:p>
    <w:p w14:paraId="39DBA45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 xml:space="preserve">Bianca </w:t>
      </w:r>
    </w:p>
    <w:p w14:paraId="3A3B90E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A32500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213v /</w:t>
      </w:r>
    </w:p>
    <w:p w14:paraId="1734BDD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5D62A0E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76 sola | </w:t>
      </w:r>
    </w:p>
    <w:p w14:paraId="2BC40E5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B68126E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0297B71E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1158B35F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12E6033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213vC /</w:t>
      </w:r>
    </w:p>
    <w:p w14:paraId="1D15BB82" w14:textId="0041D533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22 decembre 1618 ricevuta a’ 17 gen</w:t>
      </w:r>
      <w:ins w:id="3066" w:author="Giorgia" w:date="2023-03-11T22:04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 xml:space="preserve">aro | </w:t>
      </w:r>
    </w:p>
    <w:p w14:paraId="65C726FE" w14:textId="0F5DB3E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3067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068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76 |</w:t>
      </w:r>
    </w:p>
    <w:p w14:paraId="242FC40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7800DA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Ha fatto l’ufficio commesso a’ 24 et 29 | di novembre, et ha havuta risposta | d’ogni buona corrispondenza. | </w:t>
      </w:r>
    </w:p>
    <w:p w14:paraId="6698494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 passato il medesimo conte Oranges, che | ha aggradito. Et loda il secretario il | parere d’esso Oranges. | </w:t>
      </w:r>
    </w:p>
    <w:p w14:paraId="7B3F4C6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medesimo Oranges discorre esser | utilissima la buona corrispondenza | tra la Republica et </w:t>
      </w:r>
      <w:proofErr w:type="gramStart"/>
      <w:r w:rsidRPr="007F3E90">
        <w:rPr>
          <w:sz w:val="24"/>
          <w:szCs w:val="24"/>
        </w:rPr>
        <w:t>i</w:t>
      </w:r>
      <w:proofErr w:type="gramEnd"/>
      <w:r w:rsidRPr="007F3E90">
        <w:rPr>
          <w:sz w:val="24"/>
          <w:szCs w:val="24"/>
        </w:rPr>
        <w:t xml:space="preserve"> Stati, et l’intentione | che vi è d’ispedir ministro ordinario</w:t>
      </w:r>
      <w:r w:rsidRPr="007F3E90">
        <w:rPr>
          <w:rStyle w:val="Rimandonotaapidipagina"/>
          <w:sz w:val="24"/>
          <w:szCs w:val="24"/>
        </w:rPr>
        <w:footnoteReference w:id="869"/>
      </w:r>
      <w:r w:rsidRPr="007F3E90">
        <w:rPr>
          <w:sz w:val="24"/>
          <w:szCs w:val="24"/>
        </w:rPr>
        <w:t>. |</w:t>
      </w:r>
    </w:p>
    <w:p w14:paraId="46630D0B" w14:textId="07A5B860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Aggiunge il secretario, esser vero il detto | pensiero, ma voler trovar oppor-|tunità d’effettuarlo. |</w:t>
      </w:r>
      <w:r w:rsidR="000F3843">
        <w:rPr>
          <w:sz w:val="24"/>
          <w:szCs w:val="24"/>
        </w:rPr>
        <w:t xml:space="preserve"> </w:t>
      </w:r>
    </w:p>
    <w:p w14:paraId="60F8422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Avuta la ricevuta d’altre lettere | de’ primo et 6 decembre quanto a | Bernevel essequirà la mente</w:t>
      </w:r>
      <w:r w:rsidRPr="007F3E90">
        <w:rPr>
          <w:rStyle w:val="Rimandonotaapidipagina"/>
          <w:sz w:val="24"/>
          <w:szCs w:val="24"/>
        </w:rPr>
        <w:footnoteReference w:id="870"/>
      </w:r>
      <w:r w:rsidRPr="007F3E90">
        <w:rPr>
          <w:sz w:val="24"/>
          <w:szCs w:val="24"/>
        </w:rPr>
        <w:t xml:space="preserve"> | publica. | </w:t>
      </w:r>
    </w:p>
    <w:p w14:paraId="2F0DAB6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continuan a tener stretti li | prigioni. | </w:t>
      </w:r>
    </w:p>
    <w:p w14:paraId="3A74755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Li Stati hanno data la risposta | alli ambasciatori di Franza. |</w:t>
      </w:r>
    </w:p>
    <w:p w14:paraId="20C660E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Avisi del prigione da’ Boemi. | </w:t>
      </w:r>
    </w:p>
    <w:p w14:paraId="7581212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All’instanze de’ Boemi per aiuto | si andarà </w:t>
      </w:r>
      <w:proofErr w:type="gramStart"/>
      <w:r w:rsidRPr="007F3E90">
        <w:rPr>
          <w:sz w:val="24"/>
          <w:szCs w:val="24"/>
        </w:rPr>
        <w:t>temporeggiando.|</w:t>
      </w:r>
      <w:proofErr w:type="gramEnd"/>
      <w:r w:rsidRPr="007F3E90">
        <w:rPr>
          <w:sz w:val="24"/>
          <w:szCs w:val="24"/>
        </w:rPr>
        <w:t xml:space="preserve"> </w:t>
      </w:r>
    </w:p>
    <w:p w14:paraId="75E2238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complito col Chiaus |</w:t>
      </w:r>
    </w:p>
    <w:p w14:paraId="7F79887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474633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301015A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41C1A5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213vD /</w:t>
      </w:r>
    </w:p>
    <w:p w14:paraId="752C221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di Stati in Danimarca | hanno moteggiato fosse loro | tenere qualche ministro | presso li medesimi Stati. | </w:t>
      </w:r>
    </w:p>
    <w:p w14:paraId="3924070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Avisa la partita del Console | per Venetia. | </w:t>
      </w:r>
    </w:p>
    <w:p w14:paraId="362F309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Porta anche lettere del bor-|gomastro d’Astradam Pavoni | per la nave arrestata. |</w:t>
      </w:r>
    </w:p>
    <w:p w14:paraId="4B68443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Console disse al secretario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che non occorrevan dette | lettere perchè haverà | operato egli, che fosse | presa la nave dal | servitio in </w:t>
      </w:r>
      <w:proofErr w:type="gramStart"/>
      <w:r w:rsidRPr="007F3E90">
        <w:rPr>
          <w:sz w:val="24"/>
          <w:szCs w:val="24"/>
        </w:rPr>
        <w:t>cambio.|</w:t>
      </w:r>
      <w:proofErr w:type="gramEnd"/>
      <w:r w:rsidRPr="007F3E90">
        <w:rPr>
          <w:sz w:val="24"/>
          <w:szCs w:val="24"/>
        </w:rPr>
        <w:t xml:space="preserve"> </w:t>
      </w:r>
    </w:p>
    <w:p w14:paraId="7A0E85C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L’agente del Kerkoven | non compare | crede che il Calan-|drini haverà | sborsata qualche | somma. | </w:t>
      </w:r>
    </w:p>
    <w:p w14:paraId="1A2F87F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Non è stata | mandata | dal Calan[drini]</w:t>
      </w:r>
      <w:r w:rsidRPr="007F3E90">
        <w:rPr>
          <w:rStyle w:val="Rimandonotaapidipagina"/>
          <w:sz w:val="24"/>
          <w:szCs w:val="24"/>
        </w:rPr>
        <w:footnoteReference w:id="871"/>
      </w:r>
      <w:r w:rsidRPr="007F3E90">
        <w:rPr>
          <w:sz w:val="24"/>
          <w:szCs w:val="24"/>
        </w:rPr>
        <w:t xml:space="preserve"> | la </w:t>
      </w:r>
      <w:proofErr w:type="gramStart"/>
      <w:r w:rsidRPr="007F3E90">
        <w:rPr>
          <w:sz w:val="24"/>
          <w:szCs w:val="24"/>
        </w:rPr>
        <w:t>scri[</w:t>
      </w:r>
      <w:proofErr w:type="gramEnd"/>
      <w:r w:rsidRPr="007F3E90">
        <w:rPr>
          <w:sz w:val="24"/>
          <w:szCs w:val="24"/>
        </w:rPr>
        <w:t>…]</w:t>
      </w:r>
      <w:r w:rsidRPr="007F3E90">
        <w:rPr>
          <w:rStyle w:val="Rimandonotaapidipagina"/>
          <w:sz w:val="24"/>
          <w:szCs w:val="24"/>
        </w:rPr>
        <w:footnoteReference w:id="872"/>
      </w:r>
      <w:r w:rsidRPr="007F3E90">
        <w:rPr>
          <w:sz w:val="24"/>
          <w:szCs w:val="24"/>
        </w:rPr>
        <w:t xml:space="preserve"> | de’ Sp[agnoli …]</w:t>
      </w:r>
      <w:r w:rsidRPr="007F3E90">
        <w:rPr>
          <w:rStyle w:val="Rimandonotaapidipagina"/>
          <w:sz w:val="24"/>
          <w:szCs w:val="24"/>
        </w:rPr>
        <w:footnoteReference w:id="873"/>
      </w:r>
      <w:r w:rsidRPr="007F3E90">
        <w:rPr>
          <w:sz w:val="24"/>
          <w:szCs w:val="24"/>
        </w:rPr>
        <w:t xml:space="preserve"> | della […]</w:t>
      </w:r>
      <w:r w:rsidRPr="007F3E90">
        <w:rPr>
          <w:rStyle w:val="Rimandonotaapidipagina"/>
          <w:sz w:val="24"/>
          <w:szCs w:val="24"/>
        </w:rPr>
        <w:footnoteReference w:id="874"/>
      </w:r>
      <w:r w:rsidRPr="007F3E90">
        <w:rPr>
          <w:sz w:val="24"/>
          <w:szCs w:val="24"/>
        </w:rPr>
        <w:t xml:space="preserve"> | dell[…]</w:t>
      </w:r>
      <w:r w:rsidRPr="007F3E90">
        <w:rPr>
          <w:rStyle w:val="Rimandonotaapidipagina"/>
          <w:sz w:val="24"/>
          <w:szCs w:val="24"/>
        </w:rPr>
        <w:footnoteReference w:id="875"/>
      </w:r>
      <w:r w:rsidRPr="007F3E90">
        <w:rPr>
          <w:sz w:val="24"/>
          <w:szCs w:val="24"/>
        </w:rPr>
        <w:t xml:space="preserve"> | per [...]</w:t>
      </w:r>
      <w:r w:rsidRPr="007F3E90">
        <w:rPr>
          <w:rStyle w:val="Rimandonotaapidipagina"/>
          <w:sz w:val="24"/>
          <w:szCs w:val="24"/>
        </w:rPr>
        <w:footnoteReference w:id="876"/>
      </w:r>
      <w:r w:rsidRPr="007F3E90">
        <w:rPr>
          <w:sz w:val="24"/>
          <w:szCs w:val="24"/>
        </w:rPr>
        <w:t xml:space="preserve"> |</w:t>
      </w:r>
    </w:p>
    <w:p w14:paraId="2C80436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FA5DDF8" w14:textId="71E836E7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7</w:t>
      </w:r>
      <w:r w:rsidR="001D1FF5">
        <w:rPr>
          <w:sz w:val="24"/>
          <w:szCs w:val="24"/>
        </w:rPr>
        <w:t>2</w:t>
      </w:r>
    </w:p>
    <w:p w14:paraId="294144FE" w14:textId="77777777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29 dicembre 1618, L’Aia (cc. 214r-216v, 225r-v)</w:t>
      </w:r>
    </w:p>
    <w:p w14:paraId="48008C3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80F8F1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214r /</w:t>
      </w:r>
    </w:p>
    <w:p w14:paraId="67F23EC6" w14:textId="385464BA" w:rsidR="000F5CF6" w:rsidRPr="007F3E90" w:rsidRDefault="001E52E6" w:rsidP="007F3E90">
      <w:pPr>
        <w:snapToGrid w:val="0"/>
        <w:jc w:val="both"/>
        <w:rPr>
          <w:sz w:val="24"/>
          <w:szCs w:val="24"/>
        </w:rPr>
      </w:pPr>
      <w:ins w:id="3069" w:author="Flavia Di Gi" w:date="2023-03-12T13:20:00Z">
        <w:r>
          <w:rPr>
            <w:sz w:val="24"/>
            <w:szCs w:val="24"/>
          </w:rPr>
          <w:t>n</w:t>
        </w:r>
      </w:ins>
      <w:del w:id="3070" w:author="Flavia Di Gi" w:date="2023-03-12T13:20:00Z">
        <w:r w:rsidR="000F5CF6" w:rsidRPr="007F3E90" w:rsidDel="001E52E6">
          <w:rPr>
            <w:sz w:val="24"/>
            <w:szCs w:val="24"/>
          </w:rPr>
          <w:delText>N</w:delText>
        </w:r>
      </w:del>
      <w:r w:rsidR="000F5CF6" w:rsidRPr="007F3E90">
        <w:rPr>
          <w:sz w:val="24"/>
          <w:szCs w:val="24"/>
        </w:rPr>
        <w:t>° 77 sola |</w:t>
      </w:r>
    </w:p>
    <w:p w14:paraId="535F19B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269FE3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37492B3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ero sul mettermi a scriver alla Serenità vostra, che mi arrivò il messaggiero |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lettere sue dei 14. Veggo in esse il desiderio, ch’ella ha di ricever | ogni più essata informatione intorno al negotio, che si tratta di | metter in piedi per il viaggio dell’Indie Occidentali. Egli sta al | presente in mano delle Provincie, che lo consultano, et consultano | il proietto o </w:t>
      </w:r>
      <w:proofErr w:type="gramStart"/>
      <w:r w:rsidRPr="007F3E90">
        <w:rPr>
          <w:sz w:val="24"/>
          <w:szCs w:val="24"/>
        </w:rPr>
        <w:t>gl’articoli</w:t>
      </w:r>
      <w:proofErr w:type="gramEnd"/>
      <w:r w:rsidRPr="007F3E90">
        <w:rPr>
          <w:sz w:val="24"/>
          <w:szCs w:val="24"/>
        </w:rPr>
        <w:t xml:space="preserve"> del privilegio formato dalli 3 deputati</w:t>
      </w:r>
      <w:r w:rsidRPr="007F3E90">
        <w:rPr>
          <w:rStyle w:val="Rimandonotaapidipagina"/>
          <w:sz w:val="24"/>
          <w:szCs w:val="24"/>
        </w:rPr>
        <w:footnoteReference w:id="877"/>
      </w:r>
      <w:r w:rsidRPr="007F3E90">
        <w:rPr>
          <w:sz w:val="24"/>
          <w:szCs w:val="24"/>
        </w:rPr>
        <w:t xml:space="preserve"> | et accordato dalli signori Stati Generali. Io l’hebbi già alcuni giorni, | (come riverentemente le scrissi) in lingua fiaminga, et lo feci | tradurre; ma credendo di mandarle con esso anco maggior | lume mi sono trattenuto, hora stimando che non possi riuscir | se non di gusto all’Eccellenze vostre il sentirne il contenuto gliene invio | una copia. È possibile che vi sia per entro qualche cosa, che non | così facilmente si esprimi: in questo se si compiaceranno potranno | farsene far quella dichiaratione, che potesse occorrer dal Luz | ch’ è assai informato, et già sarà arrivato a’ piedi di vostra Serenità. | </w:t>
      </w:r>
    </w:p>
    <w:p w14:paraId="0D0BA42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quanto si può sin qui vedere per doi fini è stata messa questa | propositione di trafico nell’Indie Occidentali l’uno publico, et | l’altro particolare: per il particolare vi concorre la speranza del gua-|dagno, et dell’utile; per il publico il desiderio d’acquistar | anco per di là nuovo Paese; ma più per divertir, et far sforzo | che ’l re di Spagna non possi valersi dell’oro, che cava da quella | parte; et per questo, et con ogn’altra maniera tenerlo necessitato | a spender, et inferirgli quel danno, che più si potrà. Questa | è la sostanza. Di quello, che caverò di più o dal signor principe | Mauritio o da altri con chi mi occorrerà parlarne ne | avviserò la Serenità vostra. | </w:t>
      </w:r>
    </w:p>
    <w:p w14:paraId="12A5BF2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Intorno al negotio de’ sali già vostra Serenità da precedenti lettere mie |</w:t>
      </w:r>
    </w:p>
    <w:p w14:paraId="7BA39B4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214v /</w:t>
      </w:r>
    </w:p>
    <w:p w14:paraId="4E88D7A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haveva inteso quello operato col mezo del Calandrini per | cavarne qualche cosa da questi mercanti; ma non hebbi se non | ch’ella haverebbe potuto trattar di là con quei mercanti per | haver ogni lume. Io però al nuovo commandamento della Serenità vostra | non mancarò se sarà possibile procurar alcun buon </w:t>
      </w:r>
      <w:proofErr w:type="gramStart"/>
      <w:r w:rsidRPr="007F3E90">
        <w:rPr>
          <w:sz w:val="24"/>
          <w:szCs w:val="24"/>
        </w:rPr>
        <w:t>effetto,|</w:t>
      </w:r>
      <w:proofErr w:type="gramEnd"/>
      <w:r w:rsidRPr="007F3E90">
        <w:rPr>
          <w:sz w:val="24"/>
          <w:szCs w:val="24"/>
        </w:rPr>
        <w:t xml:space="preserve"> et di quello ne ritrarò gliene darò riverente conto. | </w:t>
      </w:r>
    </w:p>
    <w:p w14:paraId="72C5C1A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Delli vasselli trattenuti non ho per anco sentito alcun compianto, et | quando mi venga ad orrecchio esponerò la causa delli | arresti, et la maniera gratiosa,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quale la Serenità vostra ha | fatti trattar quei marinari. | </w:t>
      </w:r>
    </w:p>
    <w:p w14:paraId="27A35FB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Scriverò al Calandrini l’esborso, che ella ha fatto fare sopra le | lettere mie per il noleggio de’ </w:t>
      </w:r>
      <w:proofErr w:type="gramStart"/>
      <w:r w:rsidRPr="007F3E90">
        <w:rPr>
          <w:sz w:val="24"/>
          <w:szCs w:val="24"/>
        </w:rPr>
        <w:t>vasselli;</w:t>
      </w:r>
      <w:proofErr w:type="gramEnd"/>
      <w:r w:rsidRPr="007F3E90">
        <w:rPr>
          <w:sz w:val="24"/>
          <w:szCs w:val="24"/>
        </w:rPr>
        <w:t xml:space="preserve"> ma posso dirle, che sin qui | restano contenti gl’interessati, né si promettono altrimenti | per l’avenire. | </w:t>
      </w:r>
    </w:p>
    <w:p w14:paraId="419CAC8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Già ho cominciate sotto li 24 del presente a far altre lettere per | l’ottavo, et nono mese per doi navi San Marco, et San | Francesco quella pagabile al signor Melchior Noirott, et l’altra | a chi il portionevole haverà ordinato sotto la data delle mie | così anderò seguitando per </w:t>
      </w:r>
      <w:proofErr w:type="gramStart"/>
      <w:r w:rsidRPr="007F3E90">
        <w:rPr>
          <w:sz w:val="24"/>
          <w:szCs w:val="24"/>
        </w:rPr>
        <w:t>l’altre.|</w:t>
      </w:r>
      <w:proofErr w:type="gramEnd"/>
      <w:r w:rsidRPr="007F3E90">
        <w:rPr>
          <w:sz w:val="24"/>
          <w:szCs w:val="24"/>
        </w:rPr>
        <w:t xml:space="preserve"> </w:t>
      </w:r>
    </w:p>
    <w:p w14:paraId="3292985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Credo che (per le feste del santissimo Natale) non habbi il Calandrini | se non hoggi fatto in Amsterdam esborso di denaro. Sto attendendo | l’avviso, et insieme, che siano arrivati li conti dei Capitani | delle navi con quel loro agente, del quale non è chi </w:t>
      </w:r>
      <w:proofErr w:type="gramStart"/>
      <w:r w:rsidRPr="007F3E90">
        <w:rPr>
          <w:sz w:val="24"/>
          <w:szCs w:val="24"/>
        </w:rPr>
        <w:t>ne</w:t>
      </w:r>
      <w:proofErr w:type="gramEnd"/>
      <w:r w:rsidRPr="007F3E90">
        <w:rPr>
          <w:sz w:val="24"/>
          <w:szCs w:val="24"/>
        </w:rPr>
        <w:t xml:space="preserve"> | sappi nuova. | </w:t>
      </w:r>
    </w:p>
    <w:p w14:paraId="3CEB4CB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negotio de’ Bohemi, che come riverentemente scrissi la passata settimana | alla Serenità vostra fu rimesso dagli signori Stati Generali al Consiglio di Stato | fu da esso essaminato, et trovato esser bene per servitio commune |</w:t>
      </w:r>
    </w:p>
    <w:p w14:paraId="29EC20F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215r /</w:t>
      </w:r>
    </w:p>
    <w:p w14:paraId="62BA6F7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particolare, che si doverebbe assister a quella parte sodisfacendo | all’instanza dell’imprestido delli seicento milla fiorini ad un tanto per | mese, ma che però li signori Stati doveranno scriver alle </w:t>
      </w:r>
      <w:r w:rsidRPr="007F3E90">
        <w:rPr>
          <w:sz w:val="24"/>
          <w:szCs w:val="24"/>
        </w:rPr>
        <w:lastRenderedPageBreak/>
        <w:t xml:space="preserve">Provincie | ciascheduno de’ deputati alla sua per intender come, et con | qual maniera si potrà haver il modo del farlo per diverse | considerationi, che hanno apportato nella relatione, che li deputati | del sudetto Consiglio di Stato hanno fatta fare del loro senso: | riportandosi insieme a quello che precedentemente hanno li | Stati Generali scritto da sé ad essi Bohemi sopra le prime loro | lettere scritte qui, havendosi nella risposta mostrato come di | non volerli abandonare. | </w:t>
      </w:r>
    </w:p>
    <w:p w14:paraId="2551FA4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Conosce ognuno, che l’assistenza, et il fomento alli Bohemi non può servir, | che bene; ma non sano veder il mezo così facile; non si assicurando | che l’armi, che si dà voce volersi levar in Brabante per | l’Imperatore ridotte insieme non siano per gettarsi dove più tornerà | commodo. | </w:t>
      </w:r>
    </w:p>
    <w:p w14:paraId="54FA259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Qui si attende</w:t>
      </w:r>
      <w:r w:rsidRPr="007F3E90">
        <w:rPr>
          <w:rStyle w:val="Rimandonotaapidipagina"/>
          <w:sz w:val="24"/>
          <w:szCs w:val="24"/>
        </w:rPr>
        <w:footnoteReference w:id="878"/>
      </w:r>
      <w:r w:rsidRPr="007F3E90">
        <w:rPr>
          <w:sz w:val="24"/>
          <w:szCs w:val="24"/>
        </w:rPr>
        <w:t>, che si sia risoluto di descriver in quello delli serenissimi | arciduchi sei milla fanti, et milla cavalli per la condotta della | qual militia si sia offerto il conte Gio. di Nassau già al soldo | de’ Spagnuoli; mostrando non dubitar di non condurli sicuri | al campo imperiale per l’Alemagna; et si attendeva | la risposta di Spagna; ma vengo avvisato, che malamente | si fideranno di esso Conte per quei rispetti, che possono esser | considerati dalla prudenza dell’Eccellenze vostre bastando assai a’ Spa-|gnuoli haver staccato questo soggetto dall’adherenza al signor | principe Mauritio, et dal servitio di queste Provincie. |</w:t>
      </w:r>
    </w:p>
    <w:p w14:paraId="1B800DF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passato </w:t>
      </w:r>
      <w:proofErr w:type="gramStart"/>
      <w:r w:rsidRPr="007F3E90">
        <w:rPr>
          <w:sz w:val="24"/>
          <w:szCs w:val="24"/>
        </w:rPr>
        <w:t>per di</w:t>
      </w:r>
      <w:proofErr w:type="gramEnd"/>
      <w:r w:rsidRPr="007F3E90">
        <w:rPr>
          <w:sz w:val="24"/>
          <w:szCs w:val="24"/>
        </w:rPr>
        <w:t xml:space="preserve"> qua il baron Christofforo di Donà tutto del principe |</w:t>
      </w:r>
    </w:p>
    <w:p w14:paraId="1AA53C0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215</w:t>
      </w:r>
      <w:r w:rsidRPr="007F3E90">
        <w:rPr>
          <w:i/>
          <w:sz w:val="24"/>
          <w:szCs w:val="24"/>
        </w:rPr>
        <w:t>v</w:t>
      </w:r>
      <w:r w:rsidRPr="007F3E90">
        <w:rPr>
          <w:sz w:val="24"/>
          <w:szCs w:val="24"/>
        </w:rPr>
        <w:t xml:space="preserve"> /</w:t>
      </w:r>
    </w:p>
    <w:p w14:paraId="4FFC132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Christiano di Hanalt, che se ne va in Inghilterra dicono per invitar | quella Regina al battesmo della nipote nata ultimamente alla | figlia sua principessa d’Heidelbergh; ma che tiene particolar com-|missione di raccommandar al Re </w:t>
      </w:r>
      <w:proofErr w:type="gramStart"/>
      <w:r w:rsidRPr="007F3E90">
        <w:rPr>
          <w:sz w:val="24"/>
          <w:szCs w:val="24"/>
        </w:rPr>
        <w:t>gl’affari</w:t>
      </w:r>
      <w:proofErr w:type="gramEnd"/>
      <w:r w:rsidRPr="007F3E90">
        <w:rPr>
          <w:sz w:val="24"/>
          <w:szCs w:val="24"/>
        </w:rPr>
        <w:t xml:space="preserve"> di Bohemia, ecci-|tarlo a prenderli a cuore, et operar, che si esprimi a fine | d’incoraggiar gl’altri principi. Io ho veduto esso Barone | né mi ha in tutto negato l’impiego della sua persona per tal | effetto, come quello, ch’è informatissimo delli affari di là, et dell’inten-|tione in particolare dei principi dell’Unione. Non si è trattenuto | qui, che una giornata col signor principe Mauritio, et avanti | hieri partì speditamente verso Roterdam per quivi imbarcarsi | alla volta d’Inghilterra. | </w:t>
      </w:r>
    </w:p>
    <w:p w14:paraId="1477DE1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Mi ha scritto il Pasini, che in corte di Brusseles ci sono lettere di | Spagna con avvisi, che si doveva far in quel Regno una gran | levata di gente; et che già li serenissimi arciduchi havevano | appostati alcuni officiali da servitio per commandar alla | detta levata la publicavano al solito per Algieri; ma non | par, che si debbi prestar fede a questi sogni. Da altra | parte il signor principe Mauritio, et questi signori Stati hanno pur | nuove, che si facciano preparationi de’ vasselli alle rive di | Spagna; ma non si scopre il disegno. Ciò è stato riferto anco | da qualche marinari venuti ultimamente da Lisbona di tutto | ciò la Serenità vostra ne deve haver maggiori particolari et più certi | avvisi dal proprio luoco. Io in ogni modo non tralascierò | studio veruno per penetrar tutto quel più che mi sarà possibile | da questa </w:t>
      </w:r>
      <w:proofErr w:type="gramStart"/>
      <w:r w:rsidRPr="007F3E90">
        <w:rPr>
          <w:sz w:val="24"/>
          <w:szCs w:val="24"/>
        </w:rPr>
        <w:t>parte.|</w:t>
      </w:r>
      <w:proofErr w:type="gramEnd"/>
      <w:r w:rsidRPr="007F3E90">
        <w:rPr>
          <w:sz w:val="24"/>
          <w:szCs w:val="24"/>
        </w:rPr>
        <w:t xml:space="preserve"> </w:t>
      </w:r>
    </w:p>
    <w:p w14:paraId="558FFC2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Quelli di Embdem uniti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nobili doppo qualche propositione del Conte |</w:t>
      </w:r>
    </w:p>
    <w:p w14:paraId="0FC988A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216r /</w:t>
      </w:r>
    </w:p>
    <w:p w14:paraId="418BA39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lor signore toccante giuridittione, et il sostener certa levata di qualche | compagnia da una, et postala</w:t>
      </w:r>
      <w:r w:rsidRPr="007F3E90">
        <w:rPr>
          <w:rStyle w:val="Rimandonotaapidipagina"/>
          <w:sz w:val="24"/>
          <w:szCs w:val="24"/>
        </w:rPr>
        <w:footnoteReference w:id="879"/>
      </w:r>
      <w:r w:rsidRPr="007F3E90">
        <w:rPr>
          <w:sz w:val="24"/>
          <w:szCs w:val="24"/>
        </w:rPr>
        <w:t xml:space="preserve"> in un’altra città, lo hanno fermato | nel castello della sua habitatione assicurandosi di lui con guarde | et protestandogli</w:t>
      </w:r>
      <w:r w:rsidRPr="007F3E90">
        <w:rPr>
          <w:rStyle w:val="Rimandonotaapidipagina"/>
          <w:sz w:val="24"/>
          <w:szCs w:val="24"/>
        </w:rPr>
        <w:footnoteReference w:id="880"/>
      </w:r>
      <w:r w:rsidRPr="007F3E90">
        <w:rPr>
          <w:sz w:val="24"/>
          <w:szCs w:val="24"/>
        </w:rPr>
        <w:t>, che non ne sortirebbe, se non havesse ridotte le cose | tutte nel primiero stato. L’avviso venuto in diligenza a questi | signori ha loro apportato molestia grande per la consequenza, che | ne havesse potuta derivare per</w:t>
      </w:r>
      <w:r w:rsidRPr="007F3E90">
        <w:rPr>
          <w:rStyle w:val="Rimandonotaapidipagina"/>
          <w:sz w:val="24"/>
          <w:szCs w:val="24"/>
        </w:rPr>
        <w:footnoteReference w:id="881"/>
      </w:r>
      <w:r w:rsidRPr="007F3E90">
        <w:rPr>
          <w:sz w:val="24"/>
          <w:szCs w:val="24"/>
        </w:rPr>
        <w:t xml:space="preserve"> esser quel contado giusto a | frontiera della Frisia, et il fratello del Conte al servitio dei serenissimi | arciduchi. Hanno per tanto deliberato di espedir commissarii | a quella volta, il che è stato anco solecitato dal signor ambasciator d’Inghilterra | che ha la protettione del Conte stretto parente della Regina a fine | che sia liberato, et acquetate le cose et credo anco l’ambasciator | di Svetia per il medesimo rispetto di parentella vi si habbi impiegato. | </w:t>
      </w:r>
    </w:p>
    <w:p w14:paraId="250FB18C" w14:textId="6F23311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Finalmente morse il vescovo di Paterborn, et non si sente altrimenti se non che | l’arcivescovo di Colonia sia andato al possesso di quel vescovato senza | contrasto come prima pareva, che lo dovesse havere dalla parte | del lantgravio di Hassia; ma viene tenuto per fermo, che se ne | sia astenuto col consiglio delli principi dell’Unione suoi confederati | a fine di non disgustar la casa di Baviera per le cose di Alemagna; | correndo qualche voce, che ’l Duca ponghi pensiero alla corona | dell’Imperio; se ben il baron di Donà mi disse esser quel Principe | troppo freddo; che meno saprebbe come fondatamente, et sicuramente | promettersi del fratello elettore sudetto di Colonia, et che queste cose | lo faccino star ritenuto</w:t>
      </w:r>
      <w:r w:rsidRPr="007F3E90">
        <w:rPr>
          <w:rStyle w:val="Rimandonotaapidipagina"/>
          <w:sz w:val="24"/>
          <w:szCs w:val="24"/>
        </w:rPr>
        <w:footnoteReference w:id="882"/>
      </w:r>
      <w:r w:rsidRPr="007F3E90">
        <w:rPr>
          <w:sz w:val="24"/>
          <w:szCs w:val="24"/>
        </w:rPr>
        <w:t xml:space="preserve"> al non dichiarirsi perché troppo | le parerebbe mettersi in compromesso su sole apparenti spe-|ranze, che</w:t>
      </w:r>
      <w:r w:rsidRPr="007F3E90">
        <w:rPr>
          <w:rStyle w:val="Rimandonotaapidipagina"/>
          <w:sz w:val="24"/>
          <w:szCs w:val="24"/>
        </w:rPr>
        <w:footnoteReference w:id="883"/>
      </w:r>
      <w:r w:rsidRPr="007F3E90">
        <w:rPr>
          <w:sz w:val="24"/>
          <w:szCs w:val="24"/>
        </w:rPr>
        <w:t xml:space="preserve"> cadessero poi con disreputatione di</w:t>
      </w:r>
      <w:r w:rsidRPr="007F3E90">
        <w:rPr>
          <w:rStyle w:val="Rimandonotaapidipagina"/>
          <w:sz w:val="24"/>
          <w:szCs w:val="24"/>
        </w:rPr>
        <w:footnoteReference w:id="884"/>
      </w:r>
      <w:r w:rsidRPr="007F3E90">
        <w:rPr>
          <w:sz w:val="24"/>
          <w:szCs w:val="24"/>
        </w:rPr>
        <w:t xml:space="preserve"> lui, et | della </w:t>
      </w:r>
      <w:ins w:id="3073" w:author="Giorgia" w:date="2023-03-10T17:48:00Z">
        <w:r w:rsidR="004A58B6">
          <w:rPr>
            <w:sz w:val="24"/>
            <w:szCs w:val="24"/>
          </w:rPr>
          <w:t>c</w:t>
        </w:r>
      </w:ins>
      <w:del w:id="3074" w:author="Giorgia" w:date="2023-03-10T17:48:00Z">
        <w:r w:rsidRPr="007F3E90" w:rsidDel="004A58B6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asa. Qui non ha dubio, che vorrebbono veder</w:t>
      </w:r>
      <w:r w:rsidRPr="007F3E90">
        <w:rPr>
          <w:rStyle w:val="Rimandonotaapidipagina"/>
          <w:sz w:val="24"/>
          <w:szCs w:val="24"/>
        </w:rPr>
        <w:footnoteReference w:id="885"/>
      </w:r>
      <w:r w:rsidRPr="007F3E90">
        <w:rPr>
          <w:sz w:val="24"/>
          <w:szCs w:val="24"/>
        </w:rPr>
        <w:t xml:space="preserve"> in quel Principe |</w:t>
      </w:r>
    </w:p>
    <w:p w14:paraId="661B0B9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216v /</w:t>
      </w:r>
    </w:p>
    <w:p w14:paraId="3698A7DA" w14:textId="4AEF9EE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 in altro la corona dell’Imperio purché cadesse in testa alla casa d’Austria. | Premendo a questi signori che li doi re di Francia, et d’Inghilterra s’intendono bene | insieme per gl’interessi che hanno con quelle corone, et dubitando del | pregiudicio, che potrebbe derivar a queste Provincia</w:t>
      </w:r>
      <w:r w:rsidRPr="007F3E90">
        <w:rPr>
          <w:rStyle w:val="Rimandonotaapidipagina"/>
          <w:sz w:val="24"/>
          <w:szCs w:val="24"/>
        </w:rPr>
        <w:footnoteReference w:id="886"/>
      </w:r>
      <w:r w:rsidRPr="007F3E90">
        <w:rPr>
          <w:sz w:val="24"/>
          <w:szCs w:val="24"/>
        </w:rPr>
        <w:t xml:space="preserve"> da una mala | intelligenza hanno scritto a’ loro ambasciatori a quella </w:t>
      </w:r>
      <w:ins w:id="3075" w:author="Giorgia" w:date="2023-03-11T17:51:00Z">
        <w:r w:rsidR="00AD35EF">
          <w:rPr>
            <w:sz w:val="24"/>
            <w:szCs w:val="24"/>
          </w:rPr>
          <w:t>c</w:t>
        </w:r>
      </w:ins>
      <w:del w:id="3076" w:author="Giorgia" w:date="2023-03-11T17:51:00Z">
        <w:r w:rsidRPr="007F3E90" w:rsidDel="00AD35EF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orte perché non | lascino</w:t>
      </w:r>
      <w:r w:rsidRPr="007F3E90">
        <w:rPr>
          <w:rStyle w:val="Rimandonotaapidipagina"/>
          <w:sz w:val="24"/>
          <w:szCs w:val="24"/>
        </w:rPr>
        <w:footnoteReference w:id="887"/>
      </w:r>
      <w:r w:rsidRPr="007F3E90">
        <w:rPr>
          <w:sz w:val="24"/>
          <w:szCs w:val="24"/>
        </w:rPr>
        <w:t xml:space="preserve"> l’occasione che se li potesse incontrare d’interporre li loro buoni | ufficii, et hanno speranza, che non habbi a durar molto, che non si | senti</w:t>
      </w:r>
      <w:r w:rsidRPr="007F3E90">
        <w:rPr>
          <w:rStyle w:val="Rimandonotaapidipagina"/>
          <w:sz w:val="24"/>
          <w:szCs w:val="24"/>
        </w:rPr>
        <w:footnoteReference w:id="888"/>
      </w:r>
      <w:r w:rsidRPr="007F3E90">
        <w:rPr>
          <w:sz w:val="24"/>
          <w:szCs w:val="24"/>
        </w:rPr>
        <w:t xml:space="preserve"> rinovata la corrispondenza de’ ministri, et scordato ogni | mal sentimento tra quei duoi principi. | </w:t>
      </w:r>
    </w:p>
    <w:p w14:paraId="196C23A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Qui aggiunta haverà la Serenità vostra la replicata delle mie lettere di hoggi otto | de’ 22 n° 76 sola. Gratie etc. |</w:t>
      </w:r>
    </w:p>
    <w:p w14:paraId="64A1504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B91A8F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29 decembre 1618 |</w:t>
      </w:r>
    </w:p>
    <w:p w14:paraId="3E0C825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00F0552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 et devotissimo servitore | </w:t>
      </w:r>
    </w:p>
    <w:p w14:paraId="1EFFE9C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5AB82FA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7087C5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225r / </w:t>
      </w:r>
    </w:p>
    <w:p w14:paraId="4B96B1A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6F2944C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D40779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225v /</w:t>
      </w:r>
    </w:p>
    <w:p w14:paraId="4D38818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0BCE995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77</w:t>
      </w:r>
      <w:r w:rsidRPr="007F3E90">
        <w:rPr>
          <w:rStyle w:val="Rimandonotaapidipagina"/>
          <w:sz w:val="24"/>
          <w:szCs w:val="24"/>
        </w:rPr>
        <w:footnoteReference w:id="889"/>
      </w:r>
      <w:r w:rsidRPr="007F3E90">
        <w:rPr>
          <w:sz w:val="24"/>
          <w:szCs w:val="24"/>
        </w:rPr>
        <w:t xml:space="preserve"> sola |</w:t>
      </w:r>
    </w:p>
    <w:p w14:paraId="0FDDBBB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877CAF3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36B1BA33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5B40FBE9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670CFB2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225vC /</w:t>
      </w:r>
    </w:p>
    <w:p w14:paraId="780AE086" w14:textId="6D87C35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29 decembre 1618 ricevuta a’ 17 gennaro | </w:t>
      </w:r>
    </w:p>
    <w:p w14:paraId="54547614" w14:textId="49E7582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3077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078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77 |</w:t>
      </w:r>
    </w:p>
    <w:p w14:paraId="4742D1C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6976AA70" w14:textId="043FB6C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Avuta la ricevuta di lettere di | 14, manda l’informatione | della </w:t>
      </w:r>
      <w:ins w:id="3079" w:author="Giorgia" w:date="2023-03-10T19:38:00Z">
        <w:r w:rsidR="00F66DA1">
          <w:rPr>
            <w:sz w:val="24"/>
            <w:szCs w:val="24"/>
          </w:rPr>
          <w:t>C</w:t>
        </w:r>
      </w:ins>
      <w:del w:id="3080" w:author="Giorgia" w:date="2023-03-10T19:38:00Z">
        <w:r w:rsidRPr="007F3E90" w:rsidDel="00F66DA1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ompagnia che s'intende | far all’Indie et dice i fini. | </w:t>
      </w:r>
    </w:p>
    <w:p w14:paraId="08758127" w14:textId="7173FE5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Procura nuova informatione | in proposito de’ </w:t>
      </w:r>
      <w:ins w:id="3081" w:author="Flavia Di Gi" w:date="2023-04-12T17:11:00Z">
        <w:r w:rsidR="00F741D9">
          <w:rPr>
            <w:bCs/>
            <w:sz w:val="24"/>
            <w:szCs w:val="24"/>
          </w:rPr>
          <w:t>s</w:t>
        </w:r>
      </w:ins>
      <w:del w:id="3082" w:author="Flavia Di Gi" w:date="2023-04-12T17:11:00Z">
        <w:r w:rsidRPr="00F741D9" w:rsidDel="00F741D9">
          <w:rPr>
            <w:bCs/>
            <w:sz w:val="24"/>
            <w:szCs w:val="24"/>
            <w:rPrChange w:id="3083" w:author="Flavia Di Gi" w:date="2023-04-12T17:11:00Z">
              <w:rPr>
                <w:b/>
                <w:sz w:val="24"/>
                <w:szCs w:val="24"/>
              </w:rPr>
            </w:rPrChange>
          </w:rPr>
          <w:delText>S</w:delText>
        </w:r>
      </w:del>
      <w:r w:rsidRPr="00F741D9">
        <w:rPr>
          <w:bCs/>
          <w:sz w:val="24"/>
          <w:szCs w:val="24"/>
          <w:rPrChange w:id="3084" w:author="Flavia Di Gi" w:date="2023-04-12T17:11:00Z">
            <w:rPr>
              <w:b/>
              <w:sz w:val="24"/>
              <w:szCs w:val="24"/>
            </w:rPr>
          </w:rPrChange>
        </w:rPr>
        <w:t>ali</w:t>
      </w:r>
      <w:r w:rsidRPr="00F741D9">
        <w:rPr>
          <w:bCs/>
          <w:sz w:val="24"/>
          <w:szCs w:val="24"/>
        </w:rPr>
        <w:t>.</w:t>
      </w:r>
      <w:r w:rsidRPr="007F3E90">
        <w:rPr>
          <w:sz w:val="24"/>
          <w:szCs w:val="24"/>
        </w:rPr>
        <w:t xml:space="preserve"> | </w:t>
      </w:r>
    </w:p>
    <w:p w14:paraId="1EE86F5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In proposito de’ vasselli non ha sentito | </w:t>
      </w:r>
      <w:proofErr w:type="gramStart"/>
      <w:r w:rsidRPr="007F3E90">
        <w:rPr>
          <w:sz w:val="24"/>
          <w:szCs w:val="24"/>
        </w:rPr>
        <w:t>alcun indolenza</w:t>
      </w:r>
      <w:proofErr w:type="gramEnd"/>
      <w:r w:rsidRPr="007F3E90">
        <w:rPr>
          <w:sz w:val="24"/>
          <w:szCs w:val="24"/>
        </w:rPr>
        <w:t xml:space="preserve">. | </w:t>
      </w:r>
    </w:p>
    <w:p w14:paraId="5603281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Servirà al Calandrini l’istesso fatto | per il nolo. | </w:t>
      </w:r>
    </w:p>
    <w:p w14:paraId="522657B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Già ha comminciato sotto li 24 decembre | a far altre letter per l’ottavo, et nono mese. | </w:t>
      </w:r>
    </w:p>
    <w:p w14:paraId="23FF10D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Chiede per le forze di Natale non habbia | se non hoggi fatto esborso di denaro. | </w:t>
      </w:r>
    </w:p>
    <w:p w14:paraId="0B37004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sente dar aiuto a Boemi, e | si è</w:t>
      </w:r>
      <w:r w:rsidRPr="007F3E90">
        <w:rPr>
          <w:rStyle w:val="Rimandonotaapidipagina"/>
          <w:sz w:val="24"/>
          <w:szCs w:val="24"/>
        </w:rPr>
        <w:footnoteReference w:id="890"/>
      </w:r>
      <w:r w:rsidRPr="007F3E90">
        <w:rPr>
          <w:sz w:val="24"/>
          <w:szCs w:val="24"/>
        </w:rPr>
        <w:t xml:space="preserve"> scritto</w:t>
      </w:r>
      <w:r w:rsidRPr="007F3E90">
        <w:rPr>
          <w:rStyle w:val="Rimandonotaapidipagina"/>
          <w:sz w:val="24"/>
          <w:szCs w:val="24"/>
        </w:rPr>
        <w:footnoteReference w:id="891"/>
      </w:r>
      <w:r w:rsidRPr="007F3E90">
        <w:rPr>
          <w:sz w:val="24"/>
          <w:szCs w:val="24"/>
        </w:rPr>
        <w:t xml:space="preserve"> alle Provincie. | </w:t>
      </w:r>
    </w:p>
    <w:p w14:paraId="5811446E" w14:textId="5301A0A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S’intende che se i mille fanti | s’hanno da descriver </w:t>
      </w:r>
      <w:proofErr w:type="gramStart"/>
      <w:r w:rsidRPr="007F3E90">
        <w:rPr>
          <w:sz w:val="24"/>
          <w:szCs w:val="24"/>
        </w:rPr>
        <w:t>nei</w:t>
      </w:r>
      <w:proofErr w:type="gramEnd"/>
      <w:r w:rsidRPr="007F3E90">
        <w:rPr>
          <w:sz w:val="24"/>
          <w:szCs w:val="24"/>
        </w:rPr>
        <w:t xml:space="preserve"> stati del | </w:t>
      </w:r>
      <w:ins w:id="3085" w:author="Giorgia" w:date="2023-03-11T15:33:00Z">
        <w:r w:rsidR="00AD6AC2">
          <w:rPr>
            <w:sz w:val="24"/>
            <w:szCs w:val="24"/>
          </w:rPr>
          <w:t>A</w:t>
        </w:r>
      </w:ins>
      <w:del w:id="3086" w:author="Giorgia" w:date="2023-03-11T15:33:00Z">
        <w:r w:rsidRPr="007F3E90" w:rsidDel="00AD6AC2">
          <w:rPr>
            <w:sz w:val="24"/>
            <w:szCs w:val="24"/>
          </w:rPr>
          <w:delText>a</w:delText>
        </w:r>
      </w:del>
      <w:r w:rsidRPr="007F3E90">
        <w:rPr>
          <w:sz w:val="24"/>
          <w:szCs w:val="24"/>
        </w:rPr>
        <w:t xml:space="preserve">rciduca et s’è offerto il conte Gio. di Nassau. | </w:t>
      </w:r>
    </w:p>
    <w:p w14:paraId="297B1E1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baron di Donà se ne va in | Inghilterra ad invitar per il batesimo | per la figlia</w:t>
      </w:r>
      <w:r w:rsidRPr="007F3E90">
        <w:rPr>
          <w:rStyle w:val="Rimandonotaapidipagina"/>
          <w:sz w:val="24"/>
          <w:szCs w:val="24"/>
        </w:rPr>
        <w:footnoteReference w:id="892"/>
      </w:r>
      <w:r w:rsidRPr="007F3E90">
        <w:rPr>
          <w:sz w:val="24"/>
          <w:szCs w:val="24"/>
        </w:rPr>
        <w:t xml:space="preserve"> nata alla principessa di Neidelbergh. | </w:t>
      </w:r>
    </w:p>
    <w:p w14:paraId="733ECC1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Pasini scrive ch’in Bruselles | erano capitati avisi di Spagna sopra </w:t>
      </w:r>
      <w:r w:rsidRPr="00F741D9">
        <w:rPr>
          <w:bCs/>
          <w:sz w:val="24"/>
          <w:szCs w:val="24"/>
          <w:rPrChange w:id="3087" w:author="Flavia Di Gi" w:date="2023-04-12T17:11:00Z">
            <w:rPr>
              <w:b/>
              <w:sz w:val="24"/>
              <w:szCs w:val="24"/>
            </w:rPr>
          </w:rPrChange>
        </w:rPr>
        <w:t>de’ presente</w:t>
      </w:r>
      <w:r w:rsidRPr="007F3E90">
        <w:rPr>
          <w:sz w:val="24"/>
          <w:szCs w:val="24"/>
        </w:rPr>
        <w:t xml:space="preserve"> | levate. |</w:t>
      </w:r>
    </w:p>
    <w:p w14:paraId="4B28B03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2FC7B8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SS. R. |</w:t>
      </w:r>
    </w:p>
    <w:p w14:paraId="5B1CC7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A0D679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225vD /</w:t>
      </w:r>
    </w:p>
    <w:p w14:paraId="6F4BB6DD" w14:textId="633EE44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Quelli di Embdem hano fermato | in castello il lor signore. |</w:t>
      </w:r>
    </w:p>
    <w:p w14:paraId="46B3205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Avisa la morte del vescovo di Paterbon | et Collonia è andato al possesso. | </w:t>
      </w:r>
    </w:p>
    <w:p w14:paraId="60EB89C8" w14:textId="2305EA5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Hanno li Stati scritto a’ | loro ambasciatori</w:t>
      </w:r>
      <w:r w:rsidRPr="007F3E90">
        <w:rPr>
          <w:rStyle w:val="Rimandonotaapidipagina"/>
          <w:sz w:val="24"/>
          <w:szCs w:val="24"/>
        </w:rPr>
        <w:footnoteReference w:id="893"/>
      </w:r>
      <w:r w:rsidRPr="007F3E90">
        <w:rPr>
          <w:sz w:val="24"/>
          <w:szCs w:val="24"/>
        </w:rPr>
        <w:t xml:space="preserve"> </w:t>
      </w:r>
      <w:ins w:id="3088" w:author="Flavia Di Gi" w:date="2023-04-12T17:11:00Z">
        <w:r w:rsidR="00F741D9">
          <w:rPr>
            <w:sz w:val="24"/>
            <w:szCs w:val="24"/>
            <w:highlight w:val="yellow"/>
          </w:rPr>
          <w:t>…</w:t>
        </w:r>
      </w:ins>
      <w:del w:id="3089" w:author="Flavia Di Gi" w:date="2023-04-12T17:11:00Z">
        <w:r w:rsidRPr="007F3E90" w:rsidDel="00F741D9">
          <w:rPr>
            <w:sz w:val="24"/>
            <w:szCs w:val="24"/>
            <w:highlight w:val="yellow"/>
          </w:rPr>
          <w:delText>...</w:delText>
        </w:r>
      </w:del>
      <w:r w:rsidRPr="007F3E90">
        <w:rPr>
          <w:sz w:val="24"/>
          <w:szCs w:val="24"/>
          <w:highlight w:val="yellow"/>
        </w:rPr>
        <w:t xml:space="preserve"> | </w:t>
      </w:r>
      <w:del w:id="3090" w:author="Flavia Di Gi" w:date="2023-04-12T17:11:00Z">
        <w:r w:rsidRPr="007F3E90" w:rsidDel="00F741D9">
          <w:rPr>
            <w:sz w:val="24"/>
            <w:szCs w:val="24"/>
            <w:highlight w:val="yellow"/>
          </w:rPr>
          <w:delText>..</w:delText>
        </w:r>
      </w:del>
      <w:ins w:id="3091" w:author="Flavia Di Gi" w:date="2023-04-12T17:11:00Z">
        <w:r w:rsidR="00F741D9">
          <w:rPr>
            <w:sz w:val="24"/>
            <w:szCs w:val="24"/>
            <w:highlight w:val="yellow"/>
          </w:rPr>
          <w:t>…</w:t>
        </w:r>
      </w:ins>
      <w:del w:id="3092" w:author="Flavia Di Gi" w:date="2023-04-12T17:11:00Z">
        <w:r w:rsidRPr="007F3E90" w:rsidDel="00F741D9">
          <w:rPr>
            <w:sz w:val="24"/>
            <w:szCs w:val="24"/>
            <w:highlight w:val="yellow"/>
          </w:rPr>
          <w:delText>.</w:delText>
        </w:r>
      </w:del>
      <w:r w:rsidRPr="007F3E90">
        <w:rPr>
          <w:sz w:val="24"/>
          <w:szCs w:val="24"/>
        </w:rPr>
        <w:t xml:space="preserve"> per il raportamento | dell’amicitia. |</w:t>
      </w:r>
    </w:p>
    <w:p w14:paraId="4711AD0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C26AFB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32EF936" w14:textId="33D49C19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7</w:t>
      </w:r>
      <w:r w:rsidR="001D1FF5">
        <w:rPr>
          <w:sz w:val="24"/>
          <w:szCs w:val="24"/>
        </w:rPr>
        <w:t>3</w:t>
      </w:r>
    </w:p>
    <w:p w14:paraId="7C1B5345" w14:textId="5E9DD580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7</w:t>
      </w:r>
      <w:r w:rsidR="001D1FF5">
        <w:rPr>
          <w:sz w:val="24"/>
          <w:szCs w:val="24"/>
        </w:rPr>
        <w:t>2</w:t>
      </w:r>
      <w:r w:rsidRPr="007F3E90">
        <w:rPr>
          <w:sz w:val="24"/>
          <w:szCs w:val="24"/>
        </w:rPr>
        <w:t xml:space="preserve"> (cc. 217r-218v)</w:t>
      </w:r>
    </w:p>
    <w:p w14:paraId="3F56894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5DD7BE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217r /</w:t>
      </w:r>
    </w:p>
    <w:p w14:paraId="4CE62FB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lettera dall’Haya de’ 29 decembre 1618 n° 77 |</w:t>
      </w:r>
    </w:p>
    <w:p w14:paraId="35C17CB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AD9336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Riccordi per agiustar il privilegio | della Compagnia dell’Indie Occidentali | et regolarlo |</w:t>
      </w:r>
    </w:p>
    <w:p w14:paraId="599674A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7C05E9E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Stante che nel primo capitolo il tempo del privilegio si desidera, et dimanda | per il tempo di 48 anni si deve considerare se il detto tempo si debba | diminuir per la metà. |</w:t>
      </w:r>
    </w:p>
    <w:p w14:paraId="09EB4ED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così come nello stesso articolo si riserva la libera pesca vicino a Terranova</w:t>
      </w:r>
      <w:r w:rsidRPr="007F3E90">
        <w:rPr>
          <w:rStyle w:val="Rimandonotaapidipagina"/>
          <w:sz w:val="24"/>
          <w:szCs w:val="24"/>
        </w:rPr>
        <w:footnoteReference w:id="894"/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| ,</w:t>
      </w:r>
      <w:proofErr w:type="gramEnd"/>
      <w:r w:rsidRPr="007F3E90">
        <w:rPr>
          <w:rStyle w:val="Rimandonotaapidipagina"/>
          <w:sz w:val="24"/>
          <w:szCs w:val="24"/>
        </w:rPr>
        <w:footnoteReference w:id="895"/>
      </w:r>
      <w:r w:rsidRPr="007F3E90">
        <w:rPr>
          <w:sz w:val="24"/>
          <w:szCs w:val="24"/>
        </w:rPr>
        <w:t xml:space="preserve"> et anco nella tramontana se anco l’istessa libertà non si deve | riservare per le navi, che devriano caricar il sale in quelle parti | dell’Indie Occidentali caso in Spagna fosse prohibito, o si potesse prohi-|bire, o vero qual altro spediente in questo si potrebbe pigliare. | </w:t>
      </w:r>
    </w:p>
    <w:p w14:paraId="233B39D6" w14:textId="1B54A97F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Ove nello stesso articolo si dice, che le navi navigando in quelle parti senza | licenza della </w:t>
      </w:r>
      <w:ins w:id="3093" w:author="Giorgia" w:date="2023-03-10T19:39:00Z">
        <w:r w:rsidR="00F66DA1">
          <w:rPr>
            <w:sz w:val="24"/>
            <w:szCs w:val="24"/>
          </w:rPr>
          <w:t>C</w:t>
        </w:r>
      </w:ins>
      <w:del w:id="3094" w:author="Giorgia" w:date="2023-03-10T19:39:00Z">
        <w:r w:rsidRPr="007F3E90" w:rsidDel="00F66DA1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ompagnia, o </w:t>
      </w:r>
      <w:proofErr w:type="gramStart"/>
      <w:r w:rsidRPr="007F3E90">
        <w:rPr>
          <w:sz w:val="24"/>
          <w:szCs w:val="24"/>
        </w:rPr>
        <w:t>tra li</w:t>
      </w:r>
      <w:proofErr w:type="gramEnd"/>
      <w:r w:rsidRPr="007F3E90">
        <w:rPr>
          <w:sz w:val="24"/>
          <w:szCs w:val="24"/>
        </w:rPr>
        <w:t xml:space="preserve"> detti limiti debbano esser presi, et | tenuti per confiscati si deve gionger le seguenti parole. Ove quelli | si potranno trovar; et caso le navi potessero esser vendute o | entrati in altri porti il valor di quella sarà essecutibile. | </w:t>
      </w:r>
    </w:p>
    <w:p w14:paraId="32268A0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2</w:t>
      </w:r>
      <w:r w:rsidRPr="007F3E90">
        <w:rPr>
          <w:sz w:val="24"/>
          <w:szCs w:val="24"/>
          <w:vertAlign w:val="superscript"/>
        </w:rPr>
        <w:t>do</w:t>
      </w:r>
      <w:r w:rsidRPr="007F3E90">
        <w:rPr>
          <w:sz w:val="24"/>
          <w:szCs w:val="24"/>
        </w:rPr>
        <w:t xml:space="preserve"> articolo si deve considerar se non sia necessario, et conveniente, che | li principali commandatori di guerra siano eletti dalli signori Stati Generali | doppo il precedente avviso o denominatione delli 17 o delle camere, | come anco è annotato nel privilegio dell’Indie Orientali. | </w:t>
      </w:r>
    </w:p>
    <w:p w14:paraId="0B8A0CB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</w:t>
      </w:r>
      <w:r w:rsidRPr="007F3E90">
        <w:rPr>
          <w:smallCaps/>
          <w:sz w:val="24"/>
          <w:szCs w:val="24"/>
        </w:rPr>
        <w:t>x</w:t>
      </w:r>
      <w:r w:rsidRPr="007F3E90">
        <w:rPr>
          <w:sz w:val="24"/>
          <w:szCs w:val="24"/>
        </w:rPr>
        <w:t xml:space="preserve"> articolo se non si doverebbe accordar la dimandata franchigia | dei datii tanto dell’uscita, che dell’entrata delle robbe per il | tempo di quattro anni. |</w:t>
      </w:r>
    </w:p>
    <w:p w14:paraId="4A1721C6" w14:textId="2B8F5BCF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Quanto alla ripartitione dell’undecimo articolo se le provincie di Frisia, | della città, et terre di Grunighen dimandano esser admessi nella | Compagnia, et che a questo fine loro sarà</w:t>
      </w:r>
      <w:r w:rsidRPr="007F3E90">
        <w:rPr>
          <w:rStyle w:val="Rimandonotaapidipagina"/>
          <w:sz w:val="24"/>
          <w:szCs w:val="24"/>
        </w:rPr>
        <w:footnoteReference w:id="896"/>
      </w:r>
      <w:r w:rsidRPr="007F3E90">
        <w:rPr>
          <w:sz w:val="24"/>
          <w:szCs w:val="24"/>
        </w:rPr>
        <w:t xml:space="preserve"> accordata la </w:t>
      </w:r>
      <w:r w:rsidRPr="007F3E90">
        <w:rPr>
          <w:sz w:val="24"/>
          <w:szCs w:val="24"/>
        </w:rPr>
        <w:lastRenderedPageBreak/>
        <w:t>novesima | parte per ambe le province i[n]si</w:t>
      </w:r>
      <w:ins w:id="3095" w:author="Flavia Di Gi" w:date="2023-04-25T18:51:00Z">
        <w:r w:rsidR="00862B87">
          <w:rPr>
            <w:sz w:val="24"/>
            <w:szCs w:val="24"/>
          </w:rPr>
          <w:t>e</w:t>
        </w:r>
      </w:ins>
      <w:r w:rsidRPr="007F3E90">
        <w:rPr>
          <w:sz w:val="24"/>
          <w:szCs w:val="24"/>
        </w:rPr>
        <w:t>me</w:t>
      </w:r>
      <w:r w:rsidRPr="007F3E90">
        <w:rPr>
          <w:rStyle w:val="Rimandonotaapidipagina"/>
          <w:sz w:val="24"/>
          <w:szCs w:val="24"/>
        </w:rPr>
        <w:footnoteReference w:id="897"/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come quelli di Frisia dimen-|dano</w:t>
      </w:r>
      <w:r w:rsidRPr="007F3E90">
        <w:rPr>
          <w:rStyle w:val="Rimandonotaapidipagina"/>
          <w:sz w:val="24"/>
          <w:szCs w:val="24"/>
        </w:rPr>
        <w:footnoteReference w:id="898"/>
      </w:r>
      <w:r w:rsidRPr="007F3E90">
        <w:rPr>
          <w:sz w:val="24"/>
          <w:szCs w:val="24"/>
        </w:rPr>
        <w:t xml:space="preserve"> o per ognuna di quelle province | a parte 1/18 come quelli della città, et terre</w:t>
      </w:r>
      <w:r w:rsidRPr="007F3E90">
        <w:rPr>
          <w:rStyle w:val="Rimandonotaapidipagina"/>
          <w:sz w:val="24"/>
          <w:szCs w:val="24"/>
        </w:rPr>
        <w:footnoteReference w:id="899"/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di Gunighem | dimandano, con che provedino la lor parte del capitale a | proportione. |</w:t>
      </w:r>
    </w:p>
    <w:p w14:paraId="7477797A" w14:textId="50AC4D50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 questo si aggiunge, che quelli di Dordrecht per la </w:t>
      </w:r>
      <w:ins w:id="3096" w:author="Giorgia" w:date="2023-03-11T18:39:00Z">
        <w:r w:rsidR="00981193">
          <w:rPr>
            <w:sz w:val="24"/>
            <w:szCs w:val="24"/>
          </w:rPr>
          <w:t>C</w:t>
        </w:r>
      </w:ins>
      <w:del w:id="3097" w:author="Giorgia" w:date="2023-03-11T18:39:00Z">
        <w:r w:rsidRPr="007F3E90" w:rsidDel="00981193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amera, che si deve |</w:t>
      </w:r>
    </w:p>
    <w:p w14:paraId="267C214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217v /</w:t>
      </w:r>
    </w:p>
    <w:p w14:paraId="0315604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eriger su la Moza per 1/8 conforme l’undecimo articolo lo vogliono havere | nella loro città. |</w:t>
      </w:r>
    </w:p>
    <w:p w14:paraId="661A980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tal caso si potria metter altro ordine sul numero di maggiori, o commissarii | come anco nelli 17. | </w:t>
      </w:r>
    </w:p>
    <w:p w14:paraId="2547D68F" w14:textId="50FA717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</w:t>
      </w:r>
      <w:proofErr w:type="gramStart"/>
      <w:r w:rsidRPr="007F3E90">
        <w:rPr>
          <w:sz w:val="24"/>
          <w:szCs w:val="24"/>
        </w:rPr>
        <w:t>13°</w:t>
      </w:r>
      <w:proofErr w:type="gramEnd"/>
      <w:r w:rsidRPr="007F3E90">
        <w:rPr>
          <w:sz w:val="24"/>
          <w:szCs w:val="24"/>
        </w:rPr>
        <w:t xml:space="preserve"> capitolo per quello tratta chi deveria metter li commissarii, et | quanto essi doveriano</w:t>
      </w:r>
      <w:r w:rsidRPr="007F3E90">
        <w:rPr>
          <w:rStyle w:val="Rimandonotaapidipagina"/>
          <w:sz w:val="24"/>
          <w:szCs w:val="24"/>
        </w:rPr>
        <w:footnoteReference w:id="900"/>
      </w:r>
      <w:r w:rsidRPr="007F3E90">
        <w:rPr>
          <w:sz w:val="24"/>
          <w:szCs w:val="24"/>
        </w:rPr>
        <w:t xml:space="preserve"> partecipare nella </w:t>
      </w:r>
      <w:ins w:id="3098" w:author="Giorgia" w:date="2023-03-10T19:39:00Z">
        <w:r w:rsidR="00F66DA1">
          <w:rPr>
            <w:sz w:val="24"/>
            <w:szCs w:val="24"/>
          </w:rPr>
          <w:t>C</w:t>
        </w:r>
      </w:ins>
      <w:del w:id="3099" w:author="Giorgia" w:date="2023-03-10T19:39:00Z">
        <w:r w:rsidRPr="007F3E90" w:rsidDel="00F66DA1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ompagnia, si potria drizzare, | o ordinare secondo la memoria fatta sopra la continuatione della Compagnia | dell’Indie Orientali. Cioè che l’elettion nominata del numero dop-|pio di principali partecipanti si faccia dalli signori Stati Generali, o dalli | stati di ognuna </w:t>
      </w:r>
      <w:ins w:id="3100" w:author="Giorgia" w:date="2023-03-11T15:50:00Z">
        <w:r w:rsidR="00E74C73">
          <w:rPr>
            <w:sz w:val="24"/>
            <w:szCs w:val="24"/>
          </w:rPr>
          <w:t>P</w:t>
        </w:r>
      </w:ins>
      <w:del w:id="3101" w:author="Giorgia" w:date="2023-03-11T15:50:00Z">
        <w:r w:rsidRPr="007F3E90" w:rsidDel="00E74C73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 xml:space="preserve">rovincia rispettivamente, o da quelli, che loro Eccellenze | illustrissime commetteranno, et che li commissarii doveranno parteciparvi per | l’istessa somma di quelle dell’Indie Orientali. | </w:t>
      </w:r>
    </w:p>
    <w:p w14:paraId="4FFF006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 </w:t>
      </w:r>
      <w:proofErr w:type="gramStart"/>
      <w:r w:rsidRPr="007F3E90">
        <w:rPr>
          <w:sz w:val="24"/>
          <w:szCs w:val="24"/>
        </w:rPr>
        <w:t>16°</w:t>
      </w:r>
      <w:proofErr w:type="gramEnd"/>
      <w:r w:rsidRPr="007F3E90">
        <w:rPr>
          <w:sz w:val="24"/>
          <w:szCs w:val="24"/>
        </w:rPr>
        <w:t xml:space="preserve"> articolo cominciano alcune parole di parola in parola queste | però fin alla fine troppo, et per questo si doverà tralasciare, et caso che | il conto non si facci nelli 7 anni, che li commissari saranno esclusi | et privi della loro provisione. | </w:t>
      </w:r>
    </w:p>
    <w:p w14:paraId="04BEF15F" w14:textId="7EC97D4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Nella fine del </w:t>
      </w:r>
      <w:proofErr w:type="gramStart"/>
      <w:r w:rsidRPr="007F3E90">
        <w:rPr>
          <w:sz w:val="24"/>
          <w:szCs w:val="24"/>
        </w:rPr>
        <w:t>19°</w:t>
      </w:r>
      <w:proofErr w:type="gramEnd"/>
      <w:r w:rsidRPr="007F3E90">
        <w:rPr>
          <w:sz w:val="24"/>
          <w:szCs w:val="24"/>
        </w:rPr>
        <w:t xml:space="preserve"> articolo deve esser aggiunto quello segue. Et se alcune | camere facessero contra la risolutione detta saranno li commissarii | in obbligo di rifarlo a loro proprie spese, et carico; come anco ognuno de’ | commissarii sarà</w:t>
      </w:r>
      <w:r w:rsidRPr="007F3E90">
        <w:rPr>
          <w:rStyle w:val="Rimandonotaapidipagina"/>
          <w:sz w:val="24"/>
          <w:szCs w:val="24"/>
        </w:rPr>
        <w:footnoteReference w:id="901"/>
      </w:r>
      <w:r w:rsidRPr="007F3E90">
        <w:rPr>
          <w:sz w:val="24"/>
          <w:szCs w:val="24"/>
        </w:rPr>
        <w:t xml:space="preserve"> obligato di far nel suo particolare quando contravenisse | alla risolutione de’ suoi collega. | </w:t>
      </w:r>
    </w:p>
    <w:p w14:paraId="2C3E7259" w14:textId="7D1ED598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Nella fine del 24° articolo deve esser corretto, et messo nella forma, che segue | che allhora che</w:t>
      </w:r>
      <w:r w:rsidRPr="007F3E90">
        <w:rPr>
          <w:rStyle w:val="Rimandonotaapidipagina"/>
          <w:sz w:val="24"/>
          <w:szCs w:val="24"/>
        </w:rPr>
        <w:footnoteReference w:id="902"/>
      </w:r>
      <w:r w:rsidRPr="007F3E90">
        <w:rPr>
          <w:sz w:val="24"/>
          <w:szCs w:val="24"/>
        </w:rPr>
        <w:t xml:space="preserve"> ricercaranno li commissarii della </w:t>
      </w:r>
      <w:ins w:id="3102" w:author="Giorgia" w:date="2023-03-11T18:39:00Z">
        <w:r w:rsidR="00981193">
          <w:rPr>
            <w:sz w:val="24"/>
            <w:szCs w:val="24"/>
          </w:rPr>
          <w:t>C</w:t>
        </w:r>
      </w:ins>
      <w:del w:id="3103" w:author="Giorgia" w:date="2023-03-11T18:39:00Z">
        <w:r w:rsidRPr="007F3E90" w:rsidDel="00981193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amera ove saranno arrivate | le navi, li</w:t>
      </w:r>
      <w:r w:rsidRPr="007F3E90">
        <w:rPr>
          <w:rStyle w:val="Rimandonotaapidipagina"/>
          <w:sz w:val="24"/>
          <w:szCs w:val="24"/>
        </w:rPr>
        <w:footnoteReference w:id="903"/>
      </w:r>
      <w:r w:rsidRPr="007F3E90">
        <w:rPr>
          <w:sz w:val="24"/>
          <w:szCs w:val="24"/>
        </w:rPr>
        <w:t xml:space="preserve"> autoriseranno per commetter alcuni delli loro all’administra-|tione di esse. | </w:t>
      </w:r>
    </w:p>
    <w:p w14:paraId="72B599F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30° articolo si deve considerare, che tanto delle prese, che delle mercantie | non goderanno altro che una per cento di provisione. | </w:t>
      </w:r>
    </w:p>
    <w:p w14:paraId="3BDFBC0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</w:t>
      </w:r>
      <w:r w:rsidRPr="007F3E90">
        <w:rPr>
          <w:rStyle w:val="Rimandonotaapidipagina"/>
          <w:sz w:val="24"/>
          <w:szCs w:val="24"/>
        </w:rPr>
        <w:footnoteReference w:id="904"/>
      </w:r>
      <w:r w:rsidRPr="007F3E90">
        <w:rPr>
          <w:sz w:val="24"/>
          <w:szCs w:val="24"/>
        </w:rPr>
        <w:t xml:space="preserve"> 32°</w:t>
      </w:r>
      <w:r w:rsidRPr="007F3E90">
        <w:rPr>
          <w:rStyle w:val="Rimandonotaapidipagina"/>
          <w:sz w:val="24"/>
          <w:szCs w:val="24"/>
        </w:rPr>
        <w:footnoteReference w:id="905"/>
      </w:r>
      <w:r w:rsidRPr="007F3E90">
        <w:rPr>
          <w:sz w:val="24"/>
          <w:szCs w:val="24"/>
        </w:rPr>
        <w:t xml:space="preserve"> articolo si potrebbe variare in conformità </w:t>
      </w:r>
      <w:proofErr w:type="gramStart"/>
      <w:r w:rsidRPr="007F3E90">
        <w:rPr>
          <w:sz w:val="24"/>
          <w:szCs w:val="24"/>
        </w:rPr>
        <w:t>del privi</w:t>
      </w:r>
      <w:proofErr w:type="gramEnd"/>
      <w:r w:rsidRPr="007F3E90">
        <w:rPr>
          <w:sz w:val="24"/>
          <w:szCs w:val="24"/>
        </w:rPr>
        <w:t>-|legio dell’Indie Orientali, ove quelli che tengono le scritture, |</w:t>
      </w:r>
    </w:p>
    <w:p w14:paraId="113DD7D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218r / </w:t>
      </w:r>
    </w:p>
    <w:p w14:paraId="0C8D8DB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cassieri, servitori, o messi delle </w:t>
      </w:r>
      <w:r w:rsidRPr="007F3E90">
        <w:rPr>
          <w:b/>
          <w:sz w:val="24"/>
          <w:szCs w:val="24"/>
        </w:rPr>
        <w:t>Camere</w:t>
      </w:r>
      <w:r w:rsidRPr="007F3E90">
        <w:rPr>
          <w:sz w:val="24"/>
          <w:szCs w:val="24"/>
        </w:rPr>
        <w:t xml:space="preserve"> si pagano fuori del salario de’ | Commissarii</w:t>
      </w:r>
      <w:r w:rsidRPr="007F3E90">
        <w:rPr>
          <w:rStyle w:val="Rimandonotaapidipagina"/>
          <w:sz w:val="24"/>
          <w:szCs w:val="24"/>
        </w:rPr>
        <w:footnoteReference w:id="906"/>
      </w:r>
      <w:r w:rsidRPr="007F3E90">
        <w:rPr>
          <w:sz w:val="24"/>
          <w:szCs w:val="24"/>
        </w:rPr>
        <w:t xml:space="preserve">. | </w:t>
      </w:r>
    </w:p>
    <w:p w14:paraId="2D82C468" w14:textId="3461CA2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così come alcune </w:t>
      </w:r>
      <w:ins w:id="3104" w:author="Giorgia" w:date="2023-03-11T15:56:00Z">
        <w:r w:rsidR="00E74C73">
          <w:rPr>
            <w:sz w:val="24"/>
            <w:szCs w:val="24"/>
          </w:rPr>
          <w:t>P</w:t>
        </w:r>
      </w:ins>
      <w:del w:id="3105" w:author="Giorgia" w:date="2023-03-11T15:56:00Z">
        <w:r w:rsidRPr="007F3E90" w:rsidDel="00E74C73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>rovincie, le quali per rispetto della situazione loro non | possono in questa Compagnia haver alcun equipaggio sono inte-|ressati nel buon governo, et maneggio di detta</w:t>
      </w:r>
      <w:r w:rsidRPr="007F3E90">
        <w:rPr>
          <w:rStyle w:val="Rimandonotaapidipagina"/>
          <w:sz w:val="24"/>
          <w:szCs w:val="24"/>
        </w:rPr>
        <w:footnoteReference w:id="907"/>
      </w:r>
      <w:r w:rsidRPr="007F3E90">
        <w:rPr>
          <w:sz w:val="24"/>
          <w:szCs w:val="24"/>
        </w:rPr>
        <w:t xml:space="preserve"> Compagnia, | et impiego de’ denari delli loro sudditi quali in quella herediteranno | sarà necessario darli sodisfattione nella nominatione, et commettere | delli commissarii, come avanti di questo è seguito nella Compagnia | dell’Indie Orientali. |</w:t>
      </w:r>
    </w:p>
    <w:p w14:paraId="0CB5873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B116D7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218v / </w:t>
      </w:r>
    </w:p>
    <w:p w14:paraId="56A0A32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 xml:space="preserve">Bianca </w:t>
      </w:r>
    </w:p>
    <w:p w14:paraId="6B9FE8D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0B503A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B5A25A9" w14:textId="739E0ED1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7</w:t>
      </w:r>
      <w:r w:rsidR="001D1FF5">
        <w:rPr>
          <w:sz w:val="24"/>
          <w:szCs w:val="24"/>
        </w:rPr>
        <w:t>4</w:t>
      </w:r>
    </w:p>
    <w:p w14:paraId="7C63B84E" w14:textId="74D28DAC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Allegato II al n. 7</w:t>
      </w:r>
      <w:r w:rsidR="001D1FF5">
        <w:rPr>
          <w:sz w:val="24"/>
          <w:szCs w:val="24"/>
        </w:rPr>
        <w:t>2</w:t>
      </w:r>
      <w:r w:rsidRPr="007F3E90">
        <w:rPr>
          <w:sz w:val="24"/>
          <w:szCs w:val="24"/>
        </w:rPr>
        <w:t xml:space="preserve"> (cc. 219r-224v)</w:t>
      </w:r>
    </w:p>
    <w:p w14:paraId="18A2888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E5CE7E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219r / </w:t>
      </w:r>
    </w:p>
    <w:p w14:paraId="3D38831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Stati Generali delle Provincie Unite della </w:t>
      </w:r>
      <w:r w:rsidRPr="002C7EE3">
        <w:rPr>
          <w:sz w:val="24"/>
          <w:szCs w:val="24"/>
        </w:rPr>
        <w:t xml:space="preserve">Germania </w:t>
      </w:r>
      <w:r w:rsidRPr="002C7EE3">
        <w:rPr>
          <w:sz w:val="24"/>
          <w:szCs w:val="24"/>
          <w:rPrChange w:id="3106" w:author="Giorgia" w:date="2023-03-11T19:10:00Z">
            <w:rPr>
              <w:b/>
              <w:sz w:val="24"/>
              <w:szCs w:val="24"/>
            </w:rPr>
          </w:rPrChange>
        </w:rPr>
        <w:t>inferiore</w:t>
      </w:r>
      <w:r w:rsidRPr="007F3E90">
        <w:rPr>
          <w:sz w:val="24"/>
          <w:szCs w:val="24"/>
        </w:rPr>
        <w:t xml:space="preserve"> a tutti quelli, che ve-|dranno le presenti salute. Comprendendo, che il bene di queste Provincie | et le fortune degl’habitanti in esse consiste particolarmente nelle navigationi, et | nel trafico, in che assai felicemente da molti anni in qua con l’aiuto di Dio si | sono essercitati per tutto il mondo; volendo che li detti habitanti continuino | secondo il solito non solo le loro navigationi, et trafichi; ma che in essi | proseguiscano più liberamente, et quanto più si può felicemente non derogando | però all’ordine delle confederationi, oblighi, et conventioni toccanti | la navigatione fatte con altri principi, republiche, et nationi, il che | intendiamo, che in tutto, et per tutto habbi ad esser osservato, ma | (come l’isperienza ha insegnato) non potendosi ciò fare commodamente, | né utilmente senza l’aiuto, o il mezo di qualche Compagnia generale | tanto per il rispetto dei pirati, che per l’estorsioni, et cose simili, | che in un tal viaggio s’incontrano, et parimente per altre urgentissime | ragioni, in fine doppo haver maturamente consigliato habbiamo con-|cluso, et stabilito, che si debba essercitar la navigatione, et il comercio nelle | parti dell’Indie Occidentali dell’Africa, et delli luochi, che si diranno appresso | et non altrimenti, che con il commune, et unanime consenso delli mercanti, et | habitanti di queste Provincie; et erigendo per tanto una </w:t>
      </w:r>
      <w:r w:rsidRPr="007F3E90">
        <w:rPr>
          <w:b/>
          <w:sz w:val="24"/>
          <w:szCs w:val="24"/>
        </w:rPr>
        <w:t>General</w:t>
      </w:r>
      <w:r w:rsidRPr="007F3E90">
        <w:rPr>
          <w:sz w:val="24"/>
          <w:szCs w:val="24"/>
        </w:rPr>
        <w:t xml:space="preserve"> Compagnia | la quale per ben publico col nostro favore, aiuto, et auttorità confermeremo, | et stabiliremo in quanto lo Stato presente, et la conditione di queste | Provincie lo comporterà: concedendo per tal rispetto una potestà, et | licenza debita con li privilegii, et essentioni sussequenti. | </w:t>
      </w:r>
    </w:p>
    <w:p w14:paraId="3C0A203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1. </w:t>
      </w:r>
      <w:r w:rsidRPr="007F3E90">
        <w:rPr>
          <w:sz w:val="24"/>
          <w:szCs w:val="24"/>
        </w:rPr>
        <w:t>Primieramente, che non sarà permesso ad alcuno dei nostri sudditi se non con la per-|missione della Compagnia Unita per lo spatio di 48 anni prossimi na-|vigar, et negotiar fuori di queste nostre Provincie, o altri luochi, nelle | terre dell’Africa, Tropico di Cancro, Capo di Buona Speranza, o nelle | terre situate verso il mezo giorno del Tropico di Capricorno, meno nelle | terre dell’America, o India Occidentale</w:t>
      </w:r>
      <w:r w:rsidRPr="007F3E90">
        <w:rPr>
          <w:rStyle w:val="Rimandonotaapidipagina"/>
          <w:sz w:val="24"/>
          <w:szCs w:val="24"/>
        </w:rPr>
        <w:footnoteReference w:id="908"/>
      </w:r>
      <w:r w:rsidRPr="007F3E90">
        <w:rPr>
          <w:sz w:val="24"/>
          <w:szCs w:val="24"/>
        </w:rPr>
        <w:t>, che s’estende dal stretto di David</w:t>
      </w:r>
      <w:r w:rsidRPr="007F3E90">
        <w:rPr>
          <w:rStyle w:val="Rimandonotaapidipagina"/>
          <w:sz w:val="24"/>
          <w:szCs w:val="24"/>
        </w:rPr>
        <w:footnoteReference w:id="909"/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fino | allo stretto di Magalanes tanto nel Mar Boreale, che Meridionale |</w:t>
      </w:r>
    </w:p>
    <w:p w14:paraId="6B819D9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219v /</w:t>
      </w:r>
    </w:p>
    <w:p w14:paraId="66868C2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overo ad alcune isole situate da una parte fra l’America, et l’Africa, overo fra l’|America, et il meridiano, che si estende nella parte orientale della Nuova | Guinea dall’altra parte, riservando la libertà della pescaggione intorno la | Terra Nuova, et più verso </w:t>
      </w:r>
      <w:r w:rsidRPr="007F3E90">
        <w:rPr>
          <w:b/>
          <w:sz w:val="24"/>
          <w:szCs w:val="24"/>
        </w:rPr>
        <w:t>tramontana</w:t>
      </w:r>
      <w:r w:rsidRPr="007F3E90">
        <w:rPr>
          <w:sz w:val="24"/>
          <w:szCs w:val="24"/>
        </w:rPr>
        <w:t>, il che non sarà compreso in questa licenza. | Et se alcuno tra li confini</w:t>
      </w:r>
      <w:r w:rsidRPr="007F3E90">
        <w:rPr>
          <w:rStyle w:val="Rimandonotaapidipagina"/>
          <w:sz w:val="24"/>
          <w:szCs w:val="24"/>
        </w:rPr>
        <w:footnoteReference w:id="910"/>
      </w:r>
      <w:r w:rsidRPr="007F3E90">
        <w:rPr>
          <w:sz w:val="24"/>
          <w:szCs w:val="24"/>
        </w:rPr>
        <w:t xml:space="preserve"> concessi a questa Compagnia, senza il con-|senso della medesima tenterà, o navigarà, o negotierà, resterà privo del vassello | et delli comercii, li quali de facto la detta Compagnia potrà vender, et | apprehender</w:t>
      </w:r>
      <w:r w:rsidRPr="007F3E90">
        <w:rPr>
          <w:rStyle w:val="Rimandonotaapidipagina"/>
          <w:sz w:val="24"/>
          <w:szCs w:val="24"/>
        </w:rPr>
        <w:footnoteReference w:id="911"/>
      </w:r>
      <w:r w:rsidRPr="007F3E90">
        <w:rPr>
          <w:sz w:val="24"/>
          <w:szCs w:val="24"/>
        </w:rPr>
        <w:t xml:space="preserve">, come confiscati eccettuati però quelli, che innanti questa | concessione, da questi, o altri luochi saranno andati nelle dette parti | finché fatto essito dei loro effetti ritorneranno in questi paesi; overo | se per caso havessero impetrato qualche tempo, et questo fosse già | spirato, sia osservato lo stesso. | </w:t>
      </w:r>
    </w:p>
    <w:p w14:paraId="52BAC0B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Non</w:t>
      </w:r>
      <w:r w:rsidRPr="007F3E90">
        <w:rPr>
          <w:rStyle w:val="Rimandonotaapidipagina"/>
          <w:sz w:val="24"/>
          <w:szCs w:val="24"/>
        </w:rPr>
        <w:footnoteReference w:id="912"/>
      </w:r>
      <w:r w:rsidRPr="007F3E90">
        <w:rPr>
          <w:sz w:val="24"/>
          <w:szCs w:val="24"/>
        </w:rPr>
        <w:t xml:space="preserve"> sarà lecito a chi si sia mandar alcune navi, né mercantie nei paesi compresi, | et espressi nella licenza concessa, ancorché la detta Compagnia non fosse per anco | assolutamente stabilita; di maniera che saranno castigati quelli che | consapevoli per defraudar a questa nostra constitutione di publica | utilità tentassero contravenire. |</w:t>
      </w:r>
    </w:p>
    <w:p w14:paraId="617F96C0" w14:textId="752F5FE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2.</w:t>
      </w:r>
      <w:r w:rsidRPr="007F3E90">
        <w:rPr>
          <w:rStyle w:val="Rimandonotaapidipagina"/>
          <w:smallCaps/>
          <w:sz w:val="24"/>
          <w:szCs w:val="24"/>
        </w:rPr>
        <w:footnoteReference w:id="913"/>
      </w:r>
      <w:r w:rsidRPr="007F3E90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Inoltre potrà la detta Compagnia in nostro nome fra li predetti limiti contrahere, | obligarsi, far lega con li principi, et naturali delle dette terre; quivi | inoltre constituir cittadelle, crear governatori, fermar soldati, elegger | administratori della giustitia, et contituir l’osservanza delle altre cose | </w:t>
      </w:r>
      <w:r w:rsidRPr="007F3E90">
        <w:rPr>
          <w:sz w:val="24"/>
          <w:szCs w:val="24"/>
        </w:rPr>
        <w:lastRenderedPageBreak/>
        <w:t>necessarie alla conservatione dei luochi, del buon ordine, della giustitia, et | politia, et per l’utilità delli negotii, procurar la populatione delle | terre fruttifere, et derelitte, et far tutto quello, che si convenirà al | commodo della negotiatione. |</w:t>
      </w:r>
    </w:p>
    <w:p w14:paraId="76C72A06" w14:textId="68C1D87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3.</w:t>
      </w:r>
      <w:r w:rsidRPr="007F3E90">
        <w:rPr>
          <w:rStyle w:val="Rimandonotaapidipagina"/>
          <w:smallCaps/>
          <w:sz w:val="24"/>
          <w:szCs w:val="24"/>
        </w:rPr>
        <w:footnoteReference w:id="914"/>
      </w:r>
      <w:r w:rsidRPr="007F3E90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>Primieramente li detti governatori, ministri di giustitia, et soldati presteranno a noi | il giuramento di fedeltà vicendevolmente, et alla Compagnia, in libertà della |</w:t>
      </w:r>
    </w:p>
    <w:p w14:paraId="51A426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220r /</w:t>
      </w:r>
    </w:p>
    <w:p w14:paraId="2154ED4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quale sarà privar li detti governatori, et ministri di giustitia, et altri delli suoi | officii, et continuar quelli anco nelli medesimi conforme a quello, che comporterà | la necessità, et ad essi parerà buono. | </w:t>
      </w:r>
    </w:p>
    <w:p w14:paraId="521FC93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4.</w:t>
      </w:r>
      <w:r w:rsidRPr="007F3E90">
        <w:rPr>
          <w:rStyle w:val="Rimandonotaapidipagina"/>
          <w:smallCaps/>
          <w:sz w:val="24"/>
          <w:szCs w:val="24"/>
        </w:rPr>
        <w:footnoteReference w:id="915"/>
      </w:r>
      <w:r w:rsidRPr="007F3E90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Se per caso detta Compagnia sotto spetie di amicitie fossero in alcuni luochi trattati male | overo fidendo il denaro o mercantie saranno ingannati, di maniera che il denaro, o | la mercantia fidata non si restituischi, o non si paghi, procurerà rifarsi nella | miglior maniera che potrà del danno patito. | </w:t>
      </w:r>
    </w:p>
    <w:p w14:paraId="2876DF3B" w14:textId="3A2667A3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5.</w:t>
      </w:r>
      <w:r w:rsidRPr="007F3E90">
        <w:rPr>
          <w:rStyle w:val="Rimandonotaapidipagina"/>
          <w:smallCaps/>
          <w:sz w:val="24"/>
          <w:szCs w:val="24"/>
        </w:rPr>
        <w:footnoteReference w:id="916"/>
      </w:r>
      <w:r w:rsidRPr="007F3E90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Et ogni volta, che necessariamente sarà bisogno di soldatesca per la fondatione, corrobo-|ratione, et manutentione di quest’opera, provederemo alla detta Compagnia | di quella qualità de’ soldati, governatori, et munitioni de guerra, che dalla | medesima sarà giudicato convenirsi, con conditione però che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avanzi di essa | </w:t>
      </w:r>
      <w:ins w:id="3107" w:author="Giorgia" w:date="2023-03-10T19:39:00Z">
        <w:r w:rsidR="00F66DA1">
          <w:rPr>
            <w:sz w:val="24"/>
            <w:szCs w:val="24"/>
          </w:rPr>
          <w:t>C</w:t>
        </w:r>
      </w:ins>
      <w:del w:id="3108" w:author="Giorgia" w:date="2023-03-10T19:39:00Z">
        <w:r w:rsidRPr="007F3E90" w:rsidDel="00F66DA1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ompagnia siano intervenuti. |</w:t>
      </w:r>
    </w:p>
    <w:p w14:paraId="735EA04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6.</w:t>
      </w:r>
      <w:r w:rsidRPr="007F3E90">
        <w:rPr>
          <w:rStyle w:val="Rimandonotaapidipagina"/>
          <w:smallCaps/>
          <w:sz w:val="24"/>
          <w:szCs w:val="24"/>
        </w:rPr>
        <w:footnoteReference w:id="917"/>
      </w:r>
      <w:r w:rsidRPr="007F3E90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>Oltre il giuramento, che sarà prestato a noi, et a sua Eccellenza debbano quelli, che lo faranno | giurar anco di assister in tutto, et</w:t>
      </w:r>
      <w:r w:rsidRPr="007F3E90">
        <w:rPr>
          <w:rStyle w:val="Rimandonotaapidipagina"/>
          <w:sz w:val="24"/>
          <w:szCs w:val="24"/>
        </w:rPr>
        <w:footnoteReference w:id="918"/>
      </w:r>
      <w:r w:rsidRPr="007F3E90">
        <w:rPr>
          <w:sz w:val="24"/>
          <w:szCs w:val="24"/>
        </w:rPr>
        <w:t xml:space="preserve"> in quanto potranno alla detta Compagnia. | </w:t>
      </w:r>
    </w:p>
    <w:p w14:paraId="103735A3" w14:textId="00EF55F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7.</w:t>
      </w:r>
      <w:r w:rsidRPr="007F3E90">
        <w:rPr>
          <w:rStyle w:val="Rimandonotaapidipagina"/>
          <w:smallCaps/>
          <w:sz w:val="24"/>
          <w:szCs w:val="24"/>
        </w:rPr>
        <w:footnoteReference w:id="919"/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Gl’essecutori</w:t>
      </w:r>
      <w:proofErr w:type="gramEnd"/>
      <w:r w:rsidRPr="007F3E90">
        <w:rPr>
          <w:sz w:val="24"/>
          <w:szCs w:val="24"/>
        </w:rPr>
        <w:t xml:space="preserve"> della detta Compagnia piglieranno, et conduranno nelli</w:t>
      </w:r>
      <w:r w:rsidRPr="007F3E90">
        <w:rPr>
          <w:rStyle w:val="Rimandonotaapidipagina"/>
          <w:sz w:val="24"/>
          <w:szCs w:val="24"/>
        </w:rPr>
        <w:footnoteReference w:id="920"/>
      </w:r>
      <w:r w:rsidRPr="007F3E90">
        <w:rPr>
          <w:sz w:val="24"/>
          <w:szCs w:val="24"/>
        </w:rPr>
        <w:t xml:space="preserve"> nostri | </w:t>
      </w:r>
      <w:ins w:id="3109" w:author="Giorgia" w:date="2023-03-10T19:15:00Z">
        <w:r w:rsidR="00A27FB1" w:rsidRPr="00ED0216">
          <w:rPr>
            <w:sz w:val="24"/>
            <w:szCs w:val="24"/>
          </w:rPr>
          <w:t>p</w:t>
        </w:r>
      </w:ins>
      <w:del w:id="3110" w:author="Giorgia" w:date="2023-03-10T19:15:00Z">
        <w:r w:rsidRPr="00ED0216" w:rsidDel="00A27FB1">
          <w:rPr>
            <w:sz w:val="24"/>
            <w:szCs w:val="24"/>
          </w:rPr>
          <w:delText>P</w:delText>
        </w:r>
      </w:del>
      <w:r w:rsidRPr="00ED0216">
        <w:rPr>
          <w:sz w:val="24"/>
          <w:szCs w:val="24"/>
        </w:rPr>
        <w:t>aesi</w:t>
      </w:r>
      <w:r w:rsidRPr="007F3E90">
        <w:rPr>
          <w:sz w:val="24"/>
          <w:szCs w:val="24"/>
        </w:rPr>
        <w:t xml:space="preserve"> tutti li marinari, et soldati, che si faranno sottomessi al servitio di | essa Compagnia, se ne troveranno alcuni fugitivi. Con questo però, che | prima faccino ricorso a quel giudice, et magistrato del luoco, ove li | sudetti saranno trovati. | </w:t>
      </w:r>
    </w:p>
    <w:p w14:paraId="3111551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8.</w:t>
      </w:r>
      <w:r w:rsidRPr="007F3E90">
        <w:rPr>
          <w:rStyle w:val="Rimandonotaapidipagina"/>
          <w:smallCaps/>
          <w:sz w:val="24"/>
          <w:szCs w:val="24"/>
        </w:rPr>
        <w:footnoteReference w:id="921"/>
      </w:r>
      <w:r w:rsidRPr="007F3E90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Non leveremo né navi, né artiglierie, o altre munitioni da guerra a questa | Compagnia per valersene a vostro uso se non con il particolar assenso di essa. | </w:t>
      </w:r>
    </w:p>
    <w:p w14:paraId="00FAAAB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9.</w:t>
      </w:r>
      <w:r w:rsidRPr="007F3E90">
        <w:rPr>
          <w:rStyle w:val="Rimandonotaapidipagina"/>
          <w:smallCaps/>
          <w:sz w:val="24"/>
          <w:szCs w:val="24"/>
        </w:rPr>
        <w:footnoteReference w:id="922"/>
      </w:r>
      <w:r w:rsidRPr="007F3E90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Habbiamo data auttorità, et concesso a detta Compagnia, come anco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presenti le | diamo auttorità,</w:t>
      </w:r>
      <w:r w:rsidRPr="007F3E90">
        <w:rPr>
          <w:rStyle w:val="Rimandonotaapidipagina"/>
          <w:sz w:val="24"/>
          <w:szCs w:val="24"/>
        </w:rPr>
        <w:footnoteReference w:id="923"/>
      </w:r>
      <w:r w:rsidRPr="007F3E90">
        <w:rPr>
          <w:sz w:val="24"/>
          <w:szCs w:val="24"/>
        </w:rPr>
        <w:t xml:space="preserve"> et concedemo l’essecutione di tutte le vettovaglie in modo | che con le sue navi, et mercantie possino liberamente et senza molestia transitar | per ogni luoco di queste Provincie; non ostante che alcuno delli compagni | non fosse essente in ogni modo parteciperà del detto commodo. |</w:t>
      </w:r>
    </w:p>
    <w:p w14:paraId="2B73703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10. </w:t>
      </w:r>
      <w:r w:rsidRPr="007F3E90">
        <w:rPr>
          <w:sz w:val="24"/>
          <w:szCs w:val="24"/>
        </w:rPr>
        <w:t xml:space="preserve">Tutti li beni, che la detta Compagnia in quattro anni prossimi transporterà in | India, Africa, et altrove </w:t>
      </w:r>
      <w:proofErr w:type="gramStart"/>
      <w:r w:rsidRPr="007F3E90">
        <w:rPr>
          <w:sz w:val="24"/>
          <w:szCs w:val="24"/>
        </w:rPr>
        <w:t>fra li</w:t>
      </w:r>
      <w:proofErr w:type="gramEnd"/>
      <w:r w:rsidRPr="007F3E90">
        <w:rPr>
          <w:sz w:val="24"/>
          <w:szCs w:val="24"/>
        </w:rPr>
        <w:t xml:space="preserve"> prescritti limiti, overo porteranno di là a | qua si intendino essenti tanto nell’andar, che nel ritorno da tutte |</w:t>
      </w:r>
    </w:p>
    <w:p w14:paraId="06A4C9F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220v /</w:t>
      </w:r>
    </w:p>
    <w:p w14:paraId="7AE5FCB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impositioni. </w:t>
      </w: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 meno aggraveremo di vantaggio di quello, che già sono | aggravate le mercantie portate qui dalle dette parti, o che di là riposrtassero. | </w:t>
      </w:r>
    </w:p>
    <w:p w14:paraId="641CB5BC" w14:textId="7ADC1B5F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11.</w:t>
      </w:r>
      <w:r w:rsidRPr="007F3E90">
        <w:rPr>
          <w:sz w:val="24"/>
          <w:szCs w:val="24"/>
        </w:rPr>
        <w:t xml:space="preserve"> Et perché si habbi la detta Compagnia a governar bene, et a commodo di tutti li | partecipanti habbiamo stabilito, che questo </w:t>
      </w:r>
      <w:ins w:id="3111" w:author="Giorgia" w:date="2023-03-11T17:21:00Z">
        <w:r w:rsidR="00F06A5F">
          <w:rPr>
            <w:sz w:val="24"/>
            <w:szCs w:val="24"/>
          </w:rPr>
          <w:t>G</w:t>
        </w:r>
      </w:ins>
      <w:del w:id="3112" w:author="Giorgia" w:date="2023-03-11T17:21:00Z">
        <w:r w:rsidRPr="007F3E90" w:rsidDel="00F06A5F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 xml:space="preserve">overno consisti di quattro camere | di aministratori. La prima in Amsterdam, che regerà, et governerà la metà | di tutta la Compagnia, l’altra in Zelanda per la quarta parte; la | terza alla Moza per l’ottava parte; et l’ultima nella Northolandia | per l’ottava parte. | </w:t>
      </w:r>
    </w:p>
    <w:p w14:paraId="3C74C6D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12. </w:t>
      </w:r>
      <w:r w:rsidRPr="007F3E90">
        <w:rPr>
          <w:sz w:val="24"/>
          <w:szCs w:val="24"/>
        </w:rPr>
        <w:t>La camera di Amsterdam sarà di 30 aministratori, quello di Zelanda di 18 le | camera della</w:t>
      </w:r>
      <w:r w:rsidRPr="007F3E90">
        <w:rPr>
          <w:rStyle w:val="Rimandonotaapidipagina"/>
          <w:sz w:val="24"/>
          <w:szCs w:val="24"/>
        </w:rPr>
        <w:footnoteReference w:id="924"/>
      </w:r>
      <w:r w:rsidRPr="007F3E90">
        <w:rPr>
          <w:sz w:val="24"/>
          <w:szCs w:val="24"/>
        </w:rPr>
        <w:t xml:space="preserve"> Moza, et Northolandia cadauna di 15: se appresso non si vedesse, che | dette camere havessero </w:t>
      </w:r>
      <w:r w:rsidRPr="007F3E90">
        <w:rPr>
          <w:sz w:val="24"/>
          <w:szCs w:val="24"/>
        </w:rPr>
        <w:lastRenderedPageBreak/>
        <w:t>bisogno di assistenza di più amministratori; nel qual caso | col</w:t>
      </w:r>
      <w:r w:rsidRPr="007F3E90">
        <w:rPr>
          <w:rStyle w:val="Rimandonotaapidipagina"/>
          <w:sz w:val="24"/>
          <w:szCs w:val="24"/>
        </w:rPr>
        <w:footnoteReference w:id="925"/>
      </w:r>
      <w:r w:rsidRPr="007F3E90">
        <w:rPr>
          <w:sz w:val="24"/>
          <w:szCs w:val="24"/>
        </w:rPr>
        <w:t xml:space="preserve"> consenso</w:t>
      </w:r>
      <w:r w:rsidRPr="007F3E90">
        <w:rPr>
          <w:rStyle w:val="Rimandonotaapidipagina"/>
          <w:sz w:val="24"/>
          <w:szCs w:val="24"/>
        </w:rPr>
        <w:footnoteReference w:id="926"/>
      </w:r>
      <w:r w:rsidRPr="007F3E90">
        <w:rPr>
          <w:sz w:val="24"/>
          <w:szCs w:val="24"/>
        </w:rPr>
        <w:t xml:space="preserve"> di 17 et</w:t>
      </w:r>
      <w:r w:rsidRPr="007F3E90">
        <w:rPr>
          <w:rStyle w:val="Rimandonotaapidipagina"/>
          <w:sz w:val="24"/>
          <w:szCs w:val="24"/>
        </w:rPr>
        <w:footnoteReference w:id="927"/>
      </w:r>
      <w:r w:rsidRPr="007F3E90">
        <w:rPr>
          <w:sz w:val="24"/>
          <w:szCs w:val="24"/>
        </w:rPr>
        <w:t xml:space="preserve"> nostro buon parere</w:t>
      </w:r>
      <w:r w:rsidRPr="007F3E90">
        <w:rPr>
          <w:rStyle w:val="Rimandonotaapidipagina"/>
          <w:sz w:val="24"/>
          <w:szCs w:val="24"/>
        </w:rPr>
        <w:footnoteReference w:id="928"/>
      </w:r>
      <w:r w:rsidRPr="007F3E90">
        <w:rPr>
          <w:sz w:val="24"/>
          <w:szCs w:val="24"/>
        </w:rPr>
        <w:t xml:space="preserve"> si potrà augmentar il numero, et non | altrimenti. | </w:t>
      </w:r>
    </w:p>
    <w:p w14:paraId="66FCDBE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13. </w:t>
      </w:r>
      <w:r w:rsidRPr="007F3E90">
        <w:rPr>
          <w:sz w:val="24"/>
          <w:szCs w:val="24"/>
        </w:rPr>
        <w:t>Li predetti aministratori si eleggeranno da noi, costituito un doppio numero per voti dei | partecipanti: con questa conditio[n]e</w:t>
      </w:r>
      <w:r w:rsidRPr="007F3E90">
        <w:rPr>
          <w:rStyle w:val="Rimandonotaapidipagina"/>
          <w:sz w:val="24"/>
          <w:szCs w:val="24"/>
        </w:rPr>
        <w:footnoteReference w:id="929"/>
      </w:r>
      <w:r w:rsidRPr="007F3E90">
        <w:rPr>
          <w:sz w:val="24"/>
          <w:szCs w:val="24"/>
        </w:rPr>
        <w:t xml:space="preserve"> però, che niuna per la camera di Amsterdam hab-|bia voto, o sia eletto aministratore, che in sua parte nella detta Compagnia non | partecipi quattromilla fiorini nelle camere di Zelanda, et della Mosa tremilla; | et in quella di Northolandia doi milla. |</w:t>
      </w:r>
    </w:p>
    <w:p w14:paraId="0D8D16C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14. </w:t>
      </w:r>
      <w:r w:rsidRPr="007F3E90">
        <w:rPr>
          <w:sz w:val="24"/>
          <w:szCs w:val="24"/>
        </w:rPr>
        <w:t xml:space="preserve">Li primi aministratori continuaranno per sei anni li quali passati, si farà per elettione | come prima mutatione della terza parte delli detti aministratori, et così | successivamente sempre passati doi anni per la terza parte. Se per morte poi, o | per qualche altro accidente non resti il nostro compito del resto del doppio nu-|mero dell’ultima elettione sia subrogato un altro in quel luoco. | </w:t>
      </w:r>
    </w:p>
    <w:p w14:paraId="78B0367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15.</w:t>
      </w:r>
      <w:r w:rsidRPr="007F3E90">
        <w:rPr>
          <w:sz w:val="24"/>
          <w:szCs w:val="24"/>
        </w:rPr>
        <w:t xml:space="preserve"> Ogni </w:t>
      </w:r>
      <w:r w:rsidRPr="00981193">
        <w:rPr>
          <w:sz w:val="24"/>
          <w:szCs w:val="24"/>
          <w:highlight w:val="yellow"/>
          <w:rPrChange w:id="3113" w:author="Giorgia" w:date="2023-03-11T18:40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amera si eleggerà alcuni certi colleghi, li quali partecipino della </w:t>
      </w:r>
      <w:proofErr w:type="gramStart"/>
      <w:r w:rsidRPr="007F3E90">
        <w:rPr>
          <w:sz w:val="24"/>
          <w:szCs w:val="24"/>
        </w:rPr>
        <w:t>predetta</w:t>
      </w:r>
      <w:proofErr w:type="gramEnd"/>
      <w:r w:rsidRPr="007F3E90">
        <w:rPr>
          <w:sz w:val="24"/>
          <w:szCs w:val="24"/>
        </w:rPr>
        <w:t xml:space="preserve"> | quantità. L’ufficio dei quali sarà di pigliar tutti li conti del negotio a nome | della Compagnia, riconoscer tutti li officiali, et le loro portioni,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quali anco | li aministratori detti communicaranno tutte le cose difficili. | </w:t>
      </w:r>
    </w:p>
    <w:p w14:paraId="1B2699CC" w14:textId="6E62AAB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16.</w:t>
      </w:r>
      <w:r w:rsidRPr="007F3E90">
        <w:rPr>
          <w:sz w:val="24"/>
          <w:szCs w:val="24"/>
        </w:rPr>
        <w:t xml:space="preserve"> Ogni sei anni si farà un conto generale di tutta la coletta fatta, et mercantie | ricevute, del danno così bene come del guadagno della </w:t>
      </w:r>
      <w:ins w:id="3114" w:author="Giorgia" w:date="2023-03-10T19:39:00Z">
        <w:r w:rsidR="00F66DA1">
          <w:rPr>
            <w:sz w:val="24"/>
            <w:szCs w:val="24"/>
          </w:rPr>
          <w:t>C</w:t>
        </w:r>
      </w:ins>
      <w:del w:id="3115" w:author="Giorgia" w:date="2023-03-10T19:39:00Z">
        <w:r w:rsidRPr="007F3E90" w:rsidDel="00F66DA1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ompagnia uno | spettante al negotio; et l’altro concernente la guerra. L’uno separato dall’|</w:t>
      </w:r>
    </w:p>
    <w:p w14:paraId="32E6F8D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221r /</w:t>
      </w:r>
    </w:p>
    <w:p w14:paraId="61E5C9E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altro, et allhora si farà la distributione delle mercantie, se parerà, che si habbi | sopra avanzata la decima. Et per proveder a quelli, che ascrivono tutto il gua-|dagno alla fortuna, et non al favor di Dio, che troppo presto non siano ingannati | a niuno sarà lecito ridomandar la somma capitale posta nella Compagnia; meno | saranno ammessi nuovi compagni se non doppo 24 anni quando sarà stato fatto | il conto, et la stima delle spese, et di tutte le cose spettanti alla Compagnia. | </w:t>
      </w:r>
    </w:p>
    <w:p w14:paraId="4780067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17. </w:t>
      </w:r>
      <w:r w:rsidRPr="007F3E90">
        <w:rPr>
          <w:sz w:val="24"/>
          <w:szCs w:val="24"/>
        </w:rPr>
        <w:t xml:space="preserve">Ogni volta, che sarà necessario </w:t>
      </w:r>
      <w:r w:rsidRPr="00111900">
        <w:rPr>
          <w:sz w:val="24"/>
          <w:szCs w:val="24"/>
        </w:rPr>
        <w:t>ragunar consiglio</w:t>
      </w:r>
      <w:r w:rsidRPr="007F3E90">
        <w:rPr>
          <w:sz w:val="24"/>
          <w:szCs w:val="24"/>
        </w:rPr>
        <w:t xml:space="preserve"> generale di tutta la Compagnia debba | quello esser di 17 persone otto della camera di Amsterdam, di Zelanda quattro | doi della Moza, et doi della Northolandia: intendendo, che ’l decimosettimo habbi | ad esser eletto da noi, come presidente. | </w:t>
      </w:r>
    </w:p>
    <w:p w14:paraId="1585427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18. </w:t>
      </w:r>
      <w:r w:rsidRPr="007F3E90">
        <w:rPr>
          <w:sz w:val="24"/>
          <w:szCs w:val="24"/>
        </w:rPr>
        <w:t xml:space="preserve">Appresso tutte le dette persone si tratteranno, et determineranno le cause, et li ne-|gotii spettanti alla Compagnia con questo però, che concorri il nostro consenso | nelle cose pertinenti alla guerra. | </w:t>
      </w:r>
    </w:p>
    <w:p w14:paraId="3452FE3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19. </w:t>
      </w:r>
      <w:r w:rsidRPr="007F3E90">
        <w:rPr>
          <w:sz w:val="24"/>
          <w:szCs w:val="24"/>
        </w:rPr>
        <w:t xml:space="preserve">Il collegio delli presenti 17 si congregarà se nascerà difficoltà intorno all’equipaggio, | all’ispeditione delle navi, o altre cose simili, che aspettano alla Compagnia, né | sarà lecito ad alcuno delle presenti camere il fare, overo attentar cosa alcuna senza | il consenso dell’altre; ma egualmente obediranno alle sententie delli detti 17. | </w:t>
      </w:r>
    </w:p>
    <w:p w14:paraId="6EF0101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20.</w:t>
      </w:r>
      <w:r w:rsidRPr="007F3E90">
        <w:rPr>
          <w:sz w:val="24"/>
          <w:szCs w:val="24"/>
        </w:rPr>
        <w:t xml:space="preserve"> Il </w:t>
      </w:r>
      <w:r w:rsidRPr="007B7823">
        <w:rPr>
          <w:sz w:val="24"/>
          <w:szCs w:val="24"/>
          <w:highlight w:val="yellow"/>
          <w:rPrChange w:id="3116" w:author="Giorgia" w:date="2023-03-11T17:54:00Z">
            <w:rPr>
              <w:sz w:val="24"/>
              <w:szCs w:val="24"/>
            </w:rPr>
          </w:rPrChange>
        </w:rPr>
        <w:t>co</w:t>
      </w:r>
      <w:r w:rsidRPr="007F3E90">
        <w:rPr>
          <w:sz w:val="24"/>
          <w:szCs w:val="24"/>
        </w:rPr>
        <w:t xml:space="preserve">nsiglio del detto </w:t>
      </w:r>
      <w:r w:rsidRPr="001650B4">
        <w:rPr>
          <w:sz w:val="24"/>
          <w:szCs w:val="24"/>
          <w:highlight w:val="yellow"/>
          <w:rPrChange w:id="3117" w:author="Giorgia" w:date="2023-03-11T18:25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ollegio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primi sei anni risiederà in Amsterdam, li dui anni prossimi | a quelli in Zelanda, et così successivamente di tempo in tempo nell’altre. | </w:t>
      </w:r>
    </w:p>
    <w:p w14:paraId="0AA57F4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21.</w:t>
      </w:r>
      <w:r w:rsidRPr="007F3E90">
        <w:rPr>
          <w:sz w:val="24"/>
          <w:szCs w:val="24"/>
        </w:rPr>
        <w:t xml:space="preserve"> Alli aministratori spediti in commissione, et che si trasferiranno al detto </w:t>
      </w:r>
      <w:r w:rsidRPr="001650B4">
        <w:rPr>
          <w:sz w:val="24"/>
          <w:szCs w:val="24"/>
          <w:highlight w:val="yellow"/>
          <w:rPrChange w:id="3118" w:author="Giorgia" w:date="2023-03-11T18:25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ollegio o | altrove per le spese del viaggio se lì daranno quattro fiorini per giorno eccetto | le vetture: quelli poi, che vano da una città all’altra a fine di | ritrovarsi solamente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aministratori, et rettori delle camere non haveranno | una simil paga; ma in tutte le camere sarà adiudicata una quantità di | denaro per ricompensa di quelle spese; le quali le camere susteniranno. | </w:t>
      </w:r>
    </w:p>
    <w:p w14:paraId="0A114AB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22. </w:t>
      </w:r>
      <w:r w:rsidRPr="007F3E90">
        <w:rPr>
          <w:sz w:val="24"/>
          <w:szCs w:val="24"/>
        </w:rPr>
        <w:t xml:space="preserve">Et se accadesse, che il </w:t>
      </w:r>
      <w:r w:rsidRPr="001650B4">
        <w:rPr>
          <w:sz w:val="24"/>
          <w:szCs w:val="24"/>
          <w:highlight w:val="yellow"/>
          <w:rPrChange w:id="3119" w:author="Giorgia" w:date="2023-03-11T18:25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ollegio delli 17 cadesse in alcune ardue difficoltà le quali | non voglino, o ardissero decider per la disparità delle opinioni, overo | definire per il pericolo nel raccoglier li voti, doverà sottemetterle alla | nostra decisione, et arbitrio, et quello che pare il meglio quello sia essequito. | </w:t>
      </w:r>
    </w:p>
    <w:p w14:paraId="546C52F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23. </w:t>
      </w:r>
      <w:r w:rsidRPr="007F3E90">
        <w:rPr>
          <w:sz w:val="24"/>
          <w:szCs w:val="24"/>
        </w:rPr>
        <w:t xml:space="preserve">Tutti li habitanti in queste Provincie, et </w:t>
      </w:r>
      <w:proofErr w:type="gramStart"/>
      <w:r w:rsidRPr="007F3E90">
        <w:rPr>
          <w:sz w:val="24"/>
          <w:szCs w:val="24"/>
        </w:rPr>
        <w:t>gl’estranei</w:t>
      </w:r>
      <w:proofErr w:type="gramEnd"/>
      <w:r w:rsidRPr="007F3E90">
        <w:rPr>
          <w:sz w:val="24"/>
          <w:szCs w:val="24"/>
        </w:rPr>
        <w:t xml:space="preserve"> ancora per affissione di |</w:t>
      </w:r>
    </w:p>
    <w:p w14:paraId="5AB739E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221v /</w:t>
      </w:r>
    </w:p>
    <w:p w14:paraId="42341B0B" w14:textId="00A7221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biglietti saranno avvertiti in un mese doppo la data di queste, che nel termine di | mesi cinque, che haveranno principio dal</w:t>
      </w:r>
      <w:proofErr w:type="gramStart"/>
      <w:r w:rsidRPr="007F3E90">
        <w:rPr>
          <w:sz w:val="24"/>
          <w:szCs w:val="24"/>
        </w:rPr>
        <w:t xml:space="preserve"> </w:t>
      </w:r>
      <w:r w:rsidRPr="007F3E90">
        <w:rPr>
          <w:sz w:val="24"/>
          <w:szCs w:val="24"/>
          <w:highlight w:val="yellow"/>
        </w:rPr>
        <w:t>….</w:t>
      </w:r>
      <w:proofErr w:type="gramEnd"/>
      <w:r w:rsidRPr="007F3E90">
        <w:rPr>
          <w:sz w:val="24"/>
          <w:szCs w:val="24"/>
          <w:highlight w:val="yellow"/>
        </w:rPr>
        <w:t>.</w:t>
      </w:r>
      <w:r w:rsidRPr="007F3E90">
        <w:rPr>
          <w:sz w:val="24"/>
          <w:szCs w:val="24"/>
        </w:rPr>
        <w:t xml:space="preserve"> habbino a portar li | denari, che vogliono metter nella Compagnia in quattro partite la prima parte | quando saranno spirati li detti cinque mesi, et il resto nelli tre anni sussequenti; | se però non paresse alli detti 17 di dover prorogar quel termine, il che doverà | esser notificato per biglietti di compartecipi. | </w:t>
      </w:r>
    </w:p>
    <w:p w14:paraId="63FE5893" w14:textId="69C93BFF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24. </w:t>
      </w:r>
      <w:r w:rsidRPr="007F3E90">
        <w:rPr>
          <w:sz w:val="24"/>
          <w:szCs w:val="24"/>
        </w:rPr>
        <w:t>Le navi che ritorneranno dal viaggio habbino a prender</w:t>
      </w:r>
      <w:r w:rsidRPr="007F3E90">
        <w:rPr>
          <w:rStyle w:val="Rimandonotaapidipagina"/>
          <w:sz w:val="24"/>
          <w:szCs w:val="24"/>
        </w:rPr>
        <w:footnoteReference w:id="930"/>
      </w:r>
      <w:r w:rsidRPr="007F3E90">
        <w:rPr>
          <w:sz w:val="24"/>
          <w:szCs w:val="24"/>
        </w:rPr>
        <w:t xml:space="preserve"> porto nel medesimo | luoco di onde sono partite, et se</w:t>
      </w:r>
      <w:r w:rsidRPr="007F3E90">
        <w:rPr>
          <w:rStyle w:val="Rimandonotaapidipagina"/>
          <w:sz w:val="24"/>
          <w:szCs w:val="24"/>
        </w:rPr>
        <w:footnoteReference w:id="931"/>
      </w:r>
      <w:r w:rsidRPr="007F3E90">
        <w:rPr>
          <w:sz w:val="24"/>
          <w:szCs w:val="24"/>
        </w:rPr>
        <w:t xml:space="preserve"> per caso esse navi per la forza de’ venti, o della tempesta | non potessero ritornar nello stesso luoco di dove sono partite</w:t>
      </w:r>
      <w:r w:rsidRPr="007F3E90">
        <w:rPr>
          <w:rStyle w:val="Rimandonotaapidipagina"/>
          <w:sz w:val="24"/>
          <w:szCs w:val="24"/>
        </w:rPr>
        <w:footnoteReference w:id="932"/>
      </w:r>
      <w:r w:rsidRPr="007F3E90">
        <w:rPr>
          <w:sz w:val="24"/>
          <w:szCs w:val="24"/>
        </w:rPr>
        <w:t xml:space="preserve"> se qualche | nave di Amsterdam, overo di Northolandia capiterà in Zelanda o nella | Mosa, o alcune di Zelanda veniranno in Holanda in ogni modo ogni | </w:t>
      </w:r>
      <w:r w:rsidRPr="00981193">
        <w:rPr>
          <w:sz w:val="24"/>
          <w:szCs w:val="24"/>
          <w:highlight w:val="yellow"/>
          <w:rPrChange w:id="3120" w:author="Giorgia" w:date="2023-03-11T18:40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amera haverà l’aministratione delle loro navi, et mercantie; et similmente | potranno condur quelle di dove sono uscite o colle medesime navi, o con | l’aiuto di altre navi al suo porto con questa conditione, che gli stessi | aministratori realmente venghino a quei luochi, ove haveranno fatta scala | le sudette navi, et mercantie; et non che sia lecito mandar quivi alcuno | dei suoi. Et se per qualche causa non possono andar là commettino | il negotio a quella </w:t>
      </w:r>
      <w:ins w:id="3121" w:author="Giorgia" w:date="2023-03-11T18:40:00Z">
        <w:r w:rsidR="00981193">
          <w:rPr>
            <w:sz w:val="24"/>
            <w:szCs w:val="24"/>
          </w:rPr>
          <w:t>C</w:t>
        </w:r>
      </w:ins>
      <w:del w:id="3122" w:author="Giorgia" w:date="2023-03-11T18:40:00Z">
        <w:r w:rsidRPr="007F3E90" w:rsidDel="00981193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amera sotto il cui territorio le predette navi, et | mercantie si </w:t>
      </w:r>
      <w:proofErr w:type="gramStart"/>
      <w:r w:rsidRPr="007F3E90">
        <w:rPr>
          <w:sz w:val="24"/>
          <w:szCs w:val="24"/>
        </w:rPr>
        <w:t>troveranno.|</w:t>
      </w:r>
      <w:proofErr w:type="gramEnd"/>
      <w:r w:rsidRPr="007F3E90">
        <w:rPr>
          <w:sz w:val="24"/>
          <w:szCs w:val="24"/>
        </w:rPr>
        <w:t xml:space="preserve"> </w:t>
      </w:r>
    </w:p>
    <w:p w14:paraId="2F98E89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25. </w:t>
      </w:r>
      <w:r w:rsidRPr="007F3E90">
        <w:rPr>
          <w:sz w:val="24"/>
          <w:szCs w:val="24"/>
        </w:rPr>
        <w:t xml:space="preserve">Se alcuna delle camere riceverà alcune mercantie, o ritorno dalle parte | comprese nei detti limiti di che le altre habbino mancamento in quanto | ricercarà la necessità ne farà parte alle altre camere, che pregassero | le </w:t>
      </w:r>
      <w:proofErr w:type="gramStart"/>
      <w:r w:rsidRPr="007F3E90">
        <w:rPr>
          <w:sz w:val="24"/>
          <w:szCs w:val="24"/>
        </w:rPr>
        <w:t>quali.|</w:t>
      </w:r>
      <w:proofErr w:type="gramEnd"/>
      <w:r w:rsidRPr="007F3E90">
        <w:rPr>
          <w:sz w:val="24"/>
          <w:szCs w:val="24"/>
        </w:rPr>
        <w:t xml:space="preserve"> </w:t>
      </w:r>
    </w:p>
    <w:p w14:paraId="182036B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26. </w:t>
      </w:r>
      <w:r w:rsidRPr="007F3E90">
        <w:rPr>
          <w:sz w:val="24"/>
          <w:szCs w:val="24"/>
        </w:rPr>
        <w:t>Li conti delli equipaggi per le preparationi delle cariche, et cose simili, che | aspettano alle navi si faranno per quelli, che saranno eletti per auditori | delle camere, li quali conosceranno, et concluderanno nello spatio di | tre mesi al più; et essi poi fra lo spatio di un mese prossimo doppo | la partenza delle navi manderanno la copia delli detti conti a tutte | le camere, et ogni volta, che saranno ricercati daranno anco lo | stato delle entrate, et il dupplicato conserveranno per essi; et li predetti |</w:t>
      </w:r>
    </w:p>
    <w:p w14:paraId="26DEB02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222r / </w:t>
      </w:r>
    </w:p>
    <w:p w14:paraId="4818236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auditori ascolteranno li conti delle </w:t>
      </w:r>
      <w:proofErr w:type="gramStart"/>
      <w:r w:rsidRPr="007F3E90">
        <w:rPr>
          <w:sz w:val="24"/>
          <w:szCs w:val="24"/>
        </w:rPr>
        <w:t>predette</w:t>
      </w:r>
      <w:proofErr w:type="gramEnd"/>
      <w:r w:rsidRPr="007F3E90">
        <w:rPr>
          <w:sz w:val="24"/>
          <w:szCs w:val="24"/>
        </w:rPr>
        <w:t xml:space="preserve"> entrate; ascoltati li concludino. Et li | conti generali si doveranno far tutti li sei anni alla presenza di detti auditori | et chiamati per questo publicamente tutti per affissione di biglietti. | </w:t>
      </w:r>
    </w:p>
    <w:p w14:paraId="611212F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27. </w:t>
      </w:r>
      <w:r w:rsidRPr="007F3E90">
        <w:rPr>
          <w:sz w:val="24"/>
          <w:szCs w:val="24"/>
        </w:rPr>
        <w:t xml:space="preserve">Le </w:t>
      </w:r>
      <w:proofErr w:type="gramStart"/>
      <w:r w:rsidRPr="007F3E90">
        <w:rPr>
          <w:sz w:val="24"/>
          <w:szCs w:val="24"/>
        </w:rPr>
        <w:t>predette</w:t>
      </w:r>
      <w:proofErr w:type="gramEnd"/>
      <w:r w:rsidRPr="007F3E90">
        <w:rPr>
          <w:sz w:val="24"/>
          <w:szCs w:val="24"/>
        </w:rPr>
        <w:t xml:space="preserve"> camere saranno obligate, quando li sarà richiesto dar a | tutte le Provincie, e città, li cui habitanti</w:t>
      </w:r>
      <w:r w:rsidRPr="007F3E90">
        <w:rPr>
          <w:rStyle w:val="Rimandonotaapidipagina"/>
          <w:sz w:val="24"/>
          <w:szCs w:val="24"/>
        </w:rPr>
        <w:footnoteReference w:id="933"/>
      </w:r>
      <w:r w:rsidRPr="007F3E90">
        <w:rPr>
          <w:sz w:val="24"/>
          <w:szCs w:val="24"/>
        </w:rPr>
        <w:t xml:space="preserve"> partecipino in questa Compagnia | cinquanta fiorini, o più lo stato di tutte le cargazoni, et dei denari del | tratto delle robbe vendute. | </w:t>
      </w:r>
    </w:p>
    <w:p w14:paraId="0D6E2F3A" w14:textId="680F93D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28. </w:t>
      </w:r>
      <w:r w:rsidRPr="007F3E90">
        <w:rPr>
          <w:sz w:val="24"/>
          <w:szCs w:val="24"/>
        </w:rPr>
        <w:t>Se parerà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bene ad alcune Provincie far elettione d’un qualche agente | il quale habbi a far la coletta di certo cumulo di denari, et fatta la | raccolta contribuirla in qualche </w:t>
      </w:r>
      <w:r w:rsidRPr="00981193">
        <w:rPr>
          <w:sz w:val="24"/>
          <w:szCs w:val="24"/>
          <w:highlight w:val="yellow"/>
          <w:rPrChange w:id="3123" w:author="Giorgia" w:date="2023-03-11T18:40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amera acciò possino esser fatti parte-|cipi del guadagno, sarà in obligo la detta </w:t>
      </w:r>
      <w:ins w:id="3124" w:author="Giorgia" w:date="2023-03-11T18:40:00Z">
        <w:r w:rsidR="00981193">
          <w:rPr>
            <w:sz w:val="24"/>
            <w:szCs w:val="24"/>
          </w:rPr>
          <w:t>C</w:t>
        </w:r>
      </w:ins>
      <w:del w:id="3125" w:author="Giorgia" w:date="2023-03-11T18:40:00Z">
        <w:r w:rsidRPr="007F3E90" w:rsidDel="00981193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amera admetter agente | di tal qualità, che intenda lo stato delle spese, et del guadagno dei credi-|tori, et debitori: con questa conditione però, che tal agente contri-|buisca almeno 50</w:t>
      </w:r>
      <w:r w:rsidRPr="007F3E90">
        <w:rPr>
          <w:sz w:val="24"/>
          <w:szCs w:val="24"/>
          <w:vertAlign w:val="superscript"/>
        </w:rPr>
        <w:t xml:space="preserve">m </w:t>
      </w:r>
      <w:r w:rsidRPr="007F3E90">
        <w:rPr>
          <w:sz w:val="24"/>
          <w:szCs w:val="24"/>
        </w:rPr>
        <w:t xml:space="preserve">fiorini; o si daranno alle medesime Provincie (che | verranno contribuire una tale, o maggior summa) mezi tali colli | quali si confesseranno sodisfatte: eleggendo però nel numero dei | contribuenti di quelle Provincie alcuni de’ principali participanti | per auditori dei conti, overo in qualità di altri officiali conforme | a quello che ricercarà la loro summa contribuita. | </w:t>
      </w:r>
    </w:p>
    <w:p w14:paraId="57167EF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29. </w:t>
      </w:r>
      <w:proofErr w:type="gramStart"/>
      <w:r w:rsidRPr="007F3E90">
        <w:rPr>
          <w:sz w:val="24"/>
          <w:szCs w:val="24"/>
        </w:rPr>
        <w:t>Gl’aministratori</w:t>
      </w:r>
      <w:proofErr w:type="gramEnd"/>
      <w:r w:rsidRPr="007F3E90">
        <w:rPr>
          <w:sz w:val="24"/>
          <w:szCs w:val="24"/>
        </w:rPr>
        <w:t xml:space="preserve"> giureranno solamente, che si comporteranno bene, | et fedelmente nelli suoi ufficii, et di render bene, et debitamente li conti | della loro administratione, et di procurar la più grande utilità della | Compagnia, di evitar in quante potranno ogni danno, et che | faranno nella distributione, et riscuoter del denaro</w:t>
      </w:r>
      <w:r w:rsidRPr="007F3E90">
        <w:rPr>
          <w:rStyle w:val="Rimandonotaapidipagina"/>
          <w:sz w:val="24"/>
          <w:szCs w:val="24"/>
        </w:rPr>
        <w:footnoteReference w:id="934"/>
      </w:r>
      <w:r w:rsidRPr="007F3E90">
        <w:rPr>
          <w:sz w:val="24"/>
          <w:szCs w:val="24"/>
        </w:rPr>
        <w:t xml:space="preserve"> non altrimenti | a favor delli minori, che delli maggiori participanti. | </w:t>
      </w:r>
    </w:p>
    <w:p w14:paraId="15119AB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lastRenderedPageBreak/>
        <w:t xml:space="preserve">30. </w:t>
      </w:r>
      <w:proofErr w:type="gramStart"/>
      <w:r w:rsidRPr="007F3E90">
        <w:rPr>
          <w:sz w:val="24"/>
          <w:szCs w:val="24"/>
        </w:rPr>
        <w:t>Gl’aministratori</w:t>
      </w:r>
      <w:proofErr w:type="gramEnd"/>
      <w:r w:rsidRPr="007F3E90">
        <w:rPr>
          <w:sz w:val="24"/>
          <w:szCs w:val="24"/>
        </w:rPr>
        <w:t xml:space="preserve"> provisionalmente conseguiranno la centesima parte dei beni | che partiranno, et ritorneranno, ma dell’oro, et dell’argento non par-|teciperanno, che la ducentesima parte, la quale provisione, che | doverà dividersi nelle camere la metà haverà la camera di Amsterdam | la quarta parte quella di Zelanda, quella della Mosa, l’ottava; et |</w:t>
      </w:r>
    </w:p>
    <w:p w14:paraId="5F69B8F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222v / </w:t>
      </w:r>
    </w:p>
    <w:p w14:paraId="75E9F56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così quella della Northolandia l’altra ottava </w:t>
      </w:r>
      <w:proofErr w:type="gramStart"/>
      <w:r w:rsidRPr="007F3E90">
        <w:rPr>
          <w:sz w:val="24"/>
          <w:szCs w:val="24"/>
        </w:rPr>
        <w:t>parte;</w:t>
      </w:r>
      <w:proofErr w:type="gramEnd"/>
      <w:r w:rsidRPr="007F3E90">
        <w:rPr>
          <w:sz w:val="24"/>
          <w:szCs w:val="24"/>
        </w:rPr>
        <w:t xml:space="preserve"> ma non haveranno però | essa provisione, che una volta dei beni delle navi, che usciranno. | </w:t>
      </w:r>
    </w:p>
    <w:p w14:paraId="2B78858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31. </w:t>
      </w:r>
      <w:r w:rsidRPr="007F3E90">
        <w:rPr>
          <w:sz w:val="24"/>
          <w:szCs w:val="24"/>
        </w:rPr>
        <w:t xml:space="preserve">Con questo però, che li detti rettori, o aministratori non non perdino alcuna | provisione, o donativo di quello che pigliassero a prestanza per la Compagnia | o dalle robbe che si venderanno in danno della detta Compagnia, et | meno si darà alcuna cosa ad alcuno per la comprenda di essa, o carico | delle navi. | </w:t>
      </w:r>
    </w:p>
    <w:p w14:paraId="49A75180" w14:textId="38A819D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32. </w:t>
      </w:r>
      <w:r w:rsidRPr="007F3E90">
        <w:rPr>
          <w:sz w:val="24"/>
          <w:szCs w:val="24"/>
        </w:rPr>
        <w:t xml:space="preserve">Ma li maestri de’ conti, li contatori, il servitor, et nuntio della </w:t>
      </w:r>
      <w:ins w:id="3126" w:author="Giorgia" w:date="2023-03-11T18:41:00Z">
        <w:r w:rsidR="00981193">
          <w:rPr>
            <w:sz w:val="24"/>
            <w:szCs w:val="24"/>
          </w:rPr>
          <w:t>C</w:t>
        </w:r>
      </w:ins>
      <w:del w:id="3127" w:author="Giorgia" w:date="2023-03-11T18:41:00Z">
        <w:r w:rsidRPr="007F3E90" w:rsidDel="00981193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amera | saranno pagati a carico della Compagnia. | </w:t>
      </w:r>
    </w:p>
    <w:p w14:paraId="32EE83F3" w14:textId="23F337E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33.</w:t>
      </w:r>
      <w:r w:rsidRPr="007F3E90">
        <w:rPr>
          <w:sz w:val="24"/>
          <w:szCs w:val="24"/>
        </w:rPr>
        <w:t xml:space="preserve"> Se accadesse, che alcuno delli aministratori non potesse sodisfar al suo officio | da che ne potesse succeder qualche danno quello solamente ridonderà a | carico di quei soli denari spettanti a quella </w:t>
      </w:r>
      <w:ins w:id="3128" w:author="Giorgia" w:date="2023-03-11T18:41:00Z">
        <w:r w:rsidR="00981193">
          <w:rPr>
            <w:sz w:val="24"/>
            <w:szCs w:val="24"/>
          </w:rPr>
          <w:t>C</w:t>
        </w:r>
      </w:ins>
      <w:del w:id="3129" w:author="Giorgia" w:date="2023-03-11T18:41:00Z">
        <w:r w:rsidRPr="007F3E90" w:rsidDel="00981193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amera, non però a danno | di tutta la massa, et della Compagnia. Et per tanto per tutto il denaro | che haveranno, li aministratori resteranno obligati per le sue aministra-|tioni o per robbe compre, o in qual si voglia altro modo saranno | debitori alla detta Compagnia. Il che haverà luoco in rispetto di tutti | li partecipanti. | </w:t>
      </w:r>
    </w:p>
    <w:p w14:paraId="0348E31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34. </w:t>
      </w:r>
      <w:proofErr w:type="gramStart"/>
      <w:r w:rsidRPr="007F3E90">
        <w:rPr>
          <w:sz w:val="24"/>
          <w:szCs w:val="24"/>
        </w:rPr>
        <w:t>Gl’aministratori</w:t>
      </w:r>
      <w:proofErr w:type="gramEnd"/>
      <w:r w:rsidRPr="007F3E90">
        <w:rPr>
          <w:sz w:val="24"/>
          <w:szCs w:val="24"/>
        </w:rPr>
        <w:t xml:space="preserve"> delle dette respettive camere prometteranno per li suoi | computisti, et cassieri. | </w:t>
      </w:r>
    </w:p>
    <w:p w14:paraId="1E3B91D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35. </w:t>
      </w:r>
      <w:r w:rsidRPr="007F3E90">
        <w:rPr>
          <w:sz w:val="24"/>
          <w:szCs w:val="24"/>
        </w:rPr>
        <w:t>Tutte le mercantie di questa Compagnia, che si venderanno a peso do-|veranno vendersi in ogni luoco ad un medesimo peso ciò è al peso | di Amsterdam; et liberamente tali mercantie potranno transportarsi | da una in un’altra nave, et similmente da una in un’altra casa, | senza paghino le impositioni datii, o danari, che si devono al peso. | Con questa conditione però, che doppo che saranno vendute si | transportino al luoco, ove ordinariamente si pesano le mercantie prima | che si diano alli compratori, dove primieramente pagaranno le | impositioni, et carichi statuiti per il peso, et questa tante volte quanto | saranno doppo alienate</w:t>
      </w:r>
      <w:r w:rsidRPr="007F3E90">
        <w:rPr>
          <w:rStyle w:val="Rimandonotaapidipagina"/>
          <w:sz w:val="24"/>
          <w:szCs w:val="24"/>
        </w:rPr>
        <w:footnoteReference w:id="935"/>
      </w:r>
      <w:r w:rsidRPr="007F3E90">
        <w:rPr>
          <w:sz w:val="24"/>
          <w:szCs w:val="24"/>
        </w:rPr>
        <w:t>, come appunto sono sottoposte alli medesimi | carichi le altre mercantie. |</w:t>
      </w:r>
    </w:p>
    <w:p w14:paraId="6E5795D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223r /</w:t>
      </w:r>
    </w:p>
    <w:p w14:paraId="311C3FA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36. </w:t>
      </w:r>
      <w:r w:rsidRPr="007F3E90">
        <w:rPr>
          <w:sz w:val="24"/>
          <w:szCs w:val="24"/>
        </w:rPr>
        <w:t xml:space="preserve">Non potrà da alcuno esser arrestati, e pignorati li aministratori, o li beni | loro sotto titolo, che dimandino l’aministratione dei loro conti; meno per causa di | mercede alcuna dovuta a quello che sarà obligato al sevitio della Compagnia, | ma quelli, che haveranno una tal pretensione ricorreranno al giudice | ordinario o alla corte provinciale di Holandia. | </w:t>
      </w:r>
    </w:p>
    <w:p w14:paraId="23C3E9A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37. </w:t>
      </w:r>
      <w:r w:rsidRPr="007F3E90">
        <w:rPr>
          <w:sz w:val="24"/>
          <w:szCs w:val="24"/>
        </w:rPr>
        <w:t xml:space="preserve">Tutte le volte, che saranno ritornate alcune navi li generali o governatori delle navi, o | della nave saranno obligati in termine di dieci giorni doppo il ritorno | loro significar a noi il successo nel viaggio, et riferirlo anco in scritto se | sarà necessario. | </w:t>
      </w:r>
    </w:p>
    <w:p w14:paraId="2DE8682B" w14:textId="3256E9C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38. </w:t>
      </w:r>
      <w:r w:rsidRPr="007F3E90">
        <w:rPr>
          <w:sz w:val="24"/>
          <w:szCs w:val="24"/>
        </w:rPr>
        <w:t xml:space="preserve">Succedendo (il che non vorressimo) che qualche </w:t>
      </w:r>
      <w:ins w:id="3130" w:author="Giorgia" w:date="2023-03-11T17:37:00Z">
        <w:r w:rsidR="00777D44">
          <w:rPr>
            <w:sz w:val="24"/>
            <w:szCs w:val="24"/>
          </w:rPr>
          <w:t>N</w:t>
        </w:r>
      </w:ins>
      <w:del w:id="3131" w:author="Giorgia" w:date="2023-03-11T17:37:00Z">
        <w:r w:rsidRPr="007F3E90" w:rsidDel="00777D44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 xml:space="preserve">atione, o private persone | volessero far danno, o nocumento alla navigatione o ai negotii della detta | Compagnia contra il ius commune, et tenor di questa ordinatione, et | conventione habbiamo espressamente commesso, et data auttorità come | le commettemo, et l’auttorizamo, che non solamente si difendino con qual | si sia mezo, et ogni maggior difesa, che potranno; ma alli medesimi faccino | danno, li distrughino, et li faccino prigionieri, come nemici. | </w:t>
      </w:r>
    </w:p>
    <w:p w14:paraId="47F0F6B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39. </w:t>
      </w:r>
      <w:r w:rsidRPr="007F3E90">
        <w:rPr>
          <w:sz w:val="24"/>
          <w:szCs w:val="24"/>
        </w:rPr>
        <w:t>Di più habbiamo promesso, et promettemo con queste di conservar, et | difender con mezi publici la detta Compagnia contre qualunque | si sia nella navigatione, et negotii suoi con l’ordine però, che si con-|viene alle aleanze, et dritto commune di tutte le nationi, | et accadendo, che per un grave, et lungo impedimento della navi-|gatione si devenga all’armi in alcuni luochi habbiamo promesso, | et promettemo con queste a questa Compagnia (comportandolo lo | stato delle Provincie) di assisterli di un million di fiorini a pagarsi | in cinque anni. |</w:t>
      </w:r>
    </w:p>
    <w:p w14:paraId="0234993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lastRenderedPageBreak/>
        <w:t xml:space="preserve">40. </w:t>
      </w:r>
      <w:r w:rsidRPr="007F3E90">
        <w:rPr>
          <w:sz w:val="24"/>
          <w:szCs w:val="24"/>
        </w:rPr>
        <w:t xml:space="preserve">Subito poi, che le cose pervenissero ad una publica guerra nelle </w:t>
      </w:r>
      <w:proofErr w:type="gramStart"/>
      <w:r w:rsidRPr="007F3E90">
        <w:rPr>
          <w:sz w:val="24"/>
          <w:szCs w:val="24"/>
        </w:rPr>
        <w:t>predette</w:t>
      </w:r>
      <w:proofErr w:type="gramEnd"/>
      <w:r w:rsidRPr="007F3E90">
        <w:rPr>
          <w:sz w:val="24"/>
          <w:szCs w:val="24"/>
        </w:rPr>
        <w:t xml:space="preserve"> | parti soccorreremo la detta Compagnia (se però come è detto di | sopra lo comporterà lo stato delle Provincie sedici navi da guerra | la minor della quale sarà di 150 lasti et quattro jachten o siano | petacchi pronti al viaggiare la più piccola di quaranta lasti |</w:t>
      </w:r>
    </w:p>
    <w:p w14:paraId="36E61C8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223v /</w:t>
      </w:r>
    </w:p>
    <w:p w14:paraId="34E07F0C" w14:textId="462F832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ognuna debitamente provista</w:t>
      </w:r>
      <w:r w:rsidRPr="007F3E90">
        <w:rPr>
          <w:rStyle w:val="Rimandonotaapidipagina"/>
          <w:sz w:val="24"/>
          <w:szCs w:val="24"/>
        </w:rPr>
        <w:footnoteReference w:id="936"/>
      </w:r>
      <w:r w:rsidRPr="007F3E90">
        <w:rPr>
          <w:sz w:val="24"/>
          <w:szCs w:val="24"/>
        </w:rPr>
        <w:t xml:space="preserve"> et munita di tutte le cose cioè doppie velle, | et doppii cordaggi, doppie ancore, et altri appostamenti necessarii, come | è bisogno proveder in una tale speditione. Eccettuato però che la detta | Compagnia le provederà di ogni vettovaglia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marinari, et soldati. | Et perché la detta Compagnia sarà obligata aggiunger di più altre sedici | navi da guerra, et quattro petacchie provedute, et munite come di sopra | a fine che più felicemente possino impiegarsi alla difesa dei negotii et da | tutti li tentativi da guerra; così tutte le navi da guerra, et mer-|cantili (che nella medesima maniera si provederanno et prepareranno | sotto il commando di un amiraglio da esser posto da noi con l’avviso | delli 17) seguiranno li nostri commandamenti, et risolutioni vicendevolmente | della detta Compagnia, perché più felicemnte in tempo di necessità si | adoprino acciò le navi dei mercanti sendo in sicuro non espongano li | suoi carichi al pericolo. | </w:t>
      </w:r>
    </w:p>
    <w:p w14:paraId="2376B558" w14:textId="286385B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41.</w:t>
      </w:r>
      <w:r w:rsidRPr="007F3E90">
        <w:rPr>
          <w:rStyle w:val="Rimandonotaapidipagina"/>
          <w:smallCaps/>
          <w:sz w:val="24"/>
          <w:szCs w:val="24"/>
        </w:rPr>
        <w:footnoteReference w:id="937"/>
      </w:r>
      <w:r w:rsidR="000F3843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>Et avendo, che queste Provincie siano sgravate dai loro gravami, et che | questa Compagnia incorri in gravi pesi della guerra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habbiamo promesso, | et per le presenti promettemo di accrescer la detta annual assistenza | di centomilla fiorini a doicento milla in quanto lo permetterà </w:t>
      </w:r>
      <w:proofErr w:type="gramStart"/>
      <w:r w:rsidRPr="007F3E90">
        <w:rPr>
          <w:sz w:val="24"/>
          <w:szCs w:val="24"/>
        </w:rPr>
        <w:t>il</w:t>
      </w:r>
      <w:proofErr w:type="gramEnd"/>
      <w:r w:rsidRPr="007F3E90">
        <w:rPr>
          <w:sz w:val="24"/>
          <w:szCs w:val="24"/>
        </w:rPr>
        <w:t xml:space="preserve"> stato | delle Provincie, et lo ricercarà la conditione della detta Compagnia. | </w:t>
      </w:r>
    </w:p>
    <w:p w14:paraId="1C17BD79" w14:textId="1F32527A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>42.</w:t>
      </w:r>
      <w:r w:rsidRPr="007F3E90">
        <w:rPr>
          <w:rStyle w:val="Rimandonotaapidipagina"/>
          <w:smallCaps/>
          <w:sz w:val="24"/>
          <w:szCs w:val="24"/>
        </w:rPr>
        <w:footnoteReference w:id="938"/>
      </w:r>
      <w:r w:rsidRPr="007F3E90">
        <w:rPr>
          <w:smallCaps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Di più habbiamo stabilito, che venendo la guerra tutte le prede, che si | ricoureranno per la Compagnia, o per quelli, che si uniranno ad essa | dalli nemici o pirati, </w:t>
      </w:r>
      <w:proofErr w:type="gramStart"/>
      <w:r w:rsidRPr="007F3E90">
        <w:rPr>
          <w:sz w:val="24"/>
          <w:szCs w:val="24"/>
        </w:rPr>
        <w:t>fra li</w:t>
      </w:r>
      <w:proofErr w:type="gramEnd"/>
      <w:r w:rsidRPr="007F3E90">
        <w:rPr>
          <w:sz w:val="24"/>
          <w:szCs w:val="24"/>
        </w:rPr>
        <w:t xml:space="preserve"> limiti prescritti, et anco quei beni, che | saranno dal vigore dei nostri placart levati doppo fatto il conto | di tutte le spese necessarie, et dei danni sorvenuti nelli acquisti. Sarà | la trentesima parte di sua Eccellenza come amiraglio, et la decima sesta alli | officiali, marinari et soldati, che haveranno fatta la preda, dipendendo ciò | dalla dispositione delli aministratori della detta Compagnia di questo far | conto separato, et distinto dai conti delli negotii, et applicar il frutto | di essa preda nell’equipaggio delle navi, et pagamento dei soldati | delle fortezze, et munitioni, et cose simili da guerra et della difesa | </w:t>
      </w:r>
    </w:p>
    <w:p w14:paraId="55CC8FE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224r / </w:t>
      </w:r>
    </w:p>
    <w:p w14:paraId="23B8FBDD" w14:textId="4787F2E8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quelli,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che accompagnar anno tanto per mare che per terra, né si farà alcuna | distributione, se le medesime rendite non saranno tante, che senza incommodo della | difesa doppo pagate le spese della guerra si possi distribuir qualche notabil parte | la qual distributione si farà distinta, et separata, et distintamente dalla | distributione delle mercantie, et le Provincie</w:t>
      </w:r>
      <w:r w:rsidRPr="007F3E90">
        <w:rPr>
          <w:rStyle w:val="Rimandonotaapidipagina"/>
          <w:sz w:val="24"/>
          <w:szCs w:val="24"/>
        </w:rPr>
        <w:footnoteReference w:id="939"/>
      </w:r>
      <w:r w:rsidRPr="007F3E90">
        <w:rPr>
          <w:sz w:val="24"/>
          <w:szCs w:val="24"/>
        </w:rPr>
        <w:t xml:space="preserve"> Unite conseguiranno nella distribu-|tione la decima parte, et il resto sarà che de’ partecipanti di questa Compagnia | ognuno per la portione del capitale, che haverà impiegato. | </w:t>
      </w:r>
    </w:p>
    <w:p w14:paraId="0AA3258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43. </w:t>
      </w:r>
      <w:r w:rsidRPr="007F3E90">
        <w:rPr>
          <w:sz w:val="24"/>
          <w:szCs w:val="24"/>
        </w:rPr>
        <w:t xml:space="preserve">Eccetto però, che tutte le prede, et beni acquistati per vigor dei nostri placart | siano costituiti all’abitrio dei consiglieri di quel luogo nel quale detti beni | si transferiranno. L’ufficio de’ quali sarà d giudicare se le prede siano giuste, | o ingiuste, restando però fra tanto salva l’aministratione de’ beni acquistati | appresso la detta Compagnia, et questo sopra debito di giuramento, reservando | la riunione per quelli che si troveranno aggravati della sententia di detti consiglieri. | </w:t>
      </w:r>
    </w:p>
    <w:p w14:paraId="2FE46B04" w14:textId="205BB46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mallCaps/>
          <w:sz w:val="24"/>
          <w:szCs w:val="24"/>
        </w:rPr>
        <w:t xml:space="preserve">44. </w:t>
      </w:r>
      <w:r w:rsidRPr="007F3E90">
        <w:rPr>
          <w:sz w:val="24"/>
          <w:szCs w:val="24"/>
        </w:rPr>
        <w:t xml:space="preserve">Li qual privilegi, libertà, et essentioni, et insieme le assistenze di sopra espresse in tutti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| punti, et articoli habbiamo concesso, promesso, et stabilito, concedemo, promettemo, et | stabilimo con queste. Di più promettemo alla medesima Compagnia, che procureremo, | et opereremo, che habbino a goder delli medesimi liberamente et quietamente habbiamo anco | deliberato che le medesime cose habbino ad esser osservate da tutti li superiori, officiali, | et sudditi di queste Provincie Unite non havendo tanto in esse, che fuori di | queste Provincie Unite ad attentar alcuna cosa in contrario sotto pena | et come perturbatori della publica salute, et come dispreggiatori della | nostra </w:t>
      </w:r>
      <w:r w:rsidRPr="007F3E90">
        <w:rPr>
          <w:sz w:val="24"/>
          <w:szCs w:val="24"/>
        </w:rPr>
        <w:lastRenderedPageBreak/>
        <w:t xml:space="preserve">ordinatione siano puniti in denari, et nella vita. Promettendo di | più che sarà osservato il cnontenuto di questa concessione salvi tutti li contratti di aleanze | fatti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confinanti, di modo che non venga commessa alcuna cosa in danno | loro. Facendo intender per ciò, et commandando 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tutti li superiori, giudici, | officiali, et magistrati, et habitatori delle dette Provincie Unite di mirare, | che li aministratori della </w:t>
      </w:r>
      <w:proofErr w:type="gramStart"/>
      <w:r w:rsidRPr="007F3E90">
        <w:rPr>
          <w:sz w:val="24"/>
          <w:szCs w:val="24"/>
        </w:rPr>
        <w:t>predetta</w:t>
      </w:r>
      <w:proofErr w:type="gramEnd"/>
      <w:r w:rsidRPr="007F3E90">
        <w:rPr>
          <w:sz w:val="24"/>
          <w:szCs w:val="24"/>
        </w:rPr>
        <w:t xml:space="preserve"> Compagnia possino goder pacificamente et quietamente l’effetto | di queste concessioni, et privilegi senza contradittione, et impedimento alcuno. | Et perché non possi alcuno allegar ignoranza vogliamo, che questa concessione, o il par-|ticolar contenuto suo in ogni luoco sia promulgato: perché conoscemo, che | ciò spetta al servitio di queste Provincie. |</w:t>
      </w:r>
    </w:p>
    <w:p w14:paraId="68EA354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C0B6AF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224vB</w:t>
      </w:r>
      <w:r w:rsidRPr="007F3E90">
        <w:rPr>
          <w:i/>
          <w:sz w:val="24"/>
          <w:szCs w:val="24"/>
        </w:rPr>
        <w:t xml:space="preserve"> </w:t>
      </w:r>
      <w:r w:rsidRPr="007F3E90">
        <w:rPr>
          <w:sz w:val="24"/>
          <w:szCs w:val="24"/>
        </w:rPr>
        <w:t>/</w:t>
      </w:r>
    </w:p>
    <w:p w14:paraId="5D137513" w14:textId="77777777" w:rsidR="000F5CF6" w:rsidRPr="007F3E90" w:rsidDel="00574DF6" w:rsidRDefault="000F5CF6" w:rsidP="007F3E90">
      <w:pPr>
        <w:snapToGrid w:val="0"/>
        <w:jc w:val="both"/>
        <w:rPr>
          <w:del w:id="3132" w:author="Flavia Di Gi" w:date="2023-03-19T18:07:00Z"/>
          <w:sz w:val="24"/>
          <w:szCs w:val="24"/>
        </w:rPr>
      </w:pPr>
      <w:r w:rsidRPr="007F3E90">
        <w:rPr>
          <w:sz w:val="24"/>
          <w:szCs w:val="24"/>
        </w:rPr>
        <w:t>Proietto delli | articoli per il privilegio alla Compagnia per il | viaggio dell’Indie Occidentali |</w:t>
      </w:r>
    </w:p>
    <w:p w14:paraId="4E7F30BE" w14:textId="77777777" w:rsidR="000F5CF6" w:rsidRPr="007F3E90" w:rsidDel="00574DF6" w:rsidRDefault="000F5CF6" w:rsidP="007F3E90">
      <w:pPr>
        <w:snapToGrid w:val="0"/>
        <w:jc w:val="both"/>
        <w:rPr>
          <w:del w:id="3133" w:author="Flavia Di Gi" w:date="2023-03-19T18:07:00Z"/>
          <w:sz w:val="24"/>
          <w:szCs w:val="24"/>
        </w:rPr>
      </w:pPr>
    </w:p>
    <w:p w14:paraId="007DD6DF" w14:textId="3D0B2419" w:rsidR="000F5CF6" w:rsidRPr="007F3E90" w:rsidDel="00574DF6" w:rsidRDefault="000F5CF6" w:rsidP="007F3E90">
      <w:pPr>
        <w:snapToGrid w:val="0"/>
        <w:jc w:val="both"/>
        <w:rPr>
          <w:del w:id="3134" w:author="Flavia Di Gi" w:date="2023-03-19T18:07:00Z"/>
          <w:sz w:val="24"/>
          <w:szCs w:val="24"/>
        </w:rPr>
      </w:pPr>
    </w:p>
    <w:p w14:paraId="76A8E76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8C32634" w14:textId="13ACA712" w:rsidR="000F5CF6" w:rsidRPr="007F3E90" w:rsidRDefault="000F5CF6" w:rsidP="001D1FF5">
      <w:pPr>
        <w:snapToGrid w:val="0"/>
        <w:jc w:val="center"/>
        <w:rPr>
          <w:sz w:val="24"/>
          <w:szCs w:val="24"/>
          <w:lang w:val="en-US"/>
        </w:rPr>
      </w:pPr>
      <w:r w:rsidRPr="004360DF">
        <w:rPr>
          <w:sz w:val="24"/>
          <w:szCs w:val="24"/>
          <w:lang w:val="en-US"/>
        </w:rPr>
        <w:br w:type="page"/>
      </w:r>
      <w:r w:rsidRPr="007F3E90">
        <w:rPr>
          <w:sz w:val="24"/>
          <w:szCs w:val="24"/>
          <w:lang w:val="en-US"/>
        </w:rPr>
        <w:lastRenderedPageBreak/>
        <w:t>n. 7</w:t>
      </w:r>
      <w:r w:rsidR="001D1FF5">
        <w:rPr>
          <w:sz w:val="24"/>
          <w:szCs w:val="24"/>
          <w:lang w:val="en-US"/>
        </w:rPr>
        <w:t>5</w:t>
      </w:r>
    </w:p>
    <w:p w14:paraId="019D6399" w14:textId="77777777" w:rsidR="000F5CF6" w:rsidRPr="007F3E90" w:rsidRDefault="000F5CF6" w:rsidP="001D1FF5">
      <w:pPr>
        <w:snapToGrid w:val="0"/>
        <w:jc w:val="center"/>
        <w:rPr>
          <w:sz w:val="24"/>
          <w:szCs w:val="24"/>
          <w:lang w:val="en-US"/>
        </w:rPr>
      </w:pPr>
      <w:r w:rsidRPr="007F3E90">
        <w:rPr>
          <w:sz w:val="24"/>
          <w:szCs w:val="24"/>
          <w:lang w:val="en-US"/>
        </w:rPr>
        <w:t>8 gennaio 1619, Amsterdam (cc. 226r-229v)</w:t>
      </w:r>
    </w:p>
    <w:p w14:paraId="0E029BBC" w14:textId="77777777" w:rsidR="000F5CF6" w:rsidRPr="007F3E90" w:rsidRDefault="000F5CF6" w:rsidP="007F3E90">
      <w:pPr>
        <w:snapToGrid w:val="0"/>
        <w:jc w:val="both"/>
        <w:rPr>
          <w:sz w:val="24"/>
          <w:szCs w:val="24"/>
          <w:lang w:val="en-US"/>
        </w:rPr>
      </w:pPr>
    </w:p>
    <w:p w14:paraId="151D22C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226r /</w:t>
      </w:r>
    </w:p>
    <w:p w14:paraId="19CC53CC" w14:textId="71201B3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del w:id="3135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136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78 prima |</w:t>
      </w:r>
    </w:p>
    <w:p w14:paraId="4EB781F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102333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7C74A46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colla venuta in questi paesi dell’Hamel agente dell’amiraglio Kerkoven | che finalmente arrivò la passata settimana, havendo portate lettere alle | Amiralità credevo esser libero dal dovermene venir in questa | città, et dall’aggravar il publico a nova spesa di viaggio; ma sopra | alcuni particolari, che questi signori hanno stimati proprii ad essermi com-|municati presentialmente mi fecero far instanza di conferirmi presso di | loro, il che stimai servitio della Serenità vostra non ricusar di fare. | </w:t>
      </w:r>
    </w:p>
    <w:p w14:paraId="21D38CA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hanno dato parte d’haver ricevute lettere dall’Amiraglio delle dodici | navi; ma che non havevano con esse havuti li roli quelli che attendevano | con tanto desiderio, et si promottevano di dover ricever colla venuta | di quest’huomo; onde si trovavano impacciati, né potevano più | resister all’instanza di queste donne, che erano state trattenute | con questa speranza, et sapendo</w:t>
      </w:r>
      <w:r w:rsidRPr="007F3E90">
        <w:rPr>
          <w:rStyle w:val="Rimandonotaapidipagina"/>
          <w:sz w:val="24"/>
          <w:szCs w:val="24"/>
        </w:rPr>
        <w:footnoteReference w:id="940"/>
      </w:r>
      <w:r w:rsidRPr="007F3E90">
        <w:rPr>
          <w:sz w:val="24"/>
          <w:szCs w:val="24"/>
        </w:rPr>
        <w:t xml:space="preserve"> elle anco che vi era rimessa di | denaro strepitavano al Magistrato per haverne, onde si vedevano | constretti al far risolutione per honor tanto della Serenità vostra che del | Paese: che vedevano molto bene (come</w:t>
      </w:r>
      <w:r w:rsidRPr="007F3E90">
        <w:rPr>
          <w:rStyle w:val="Rimandonotaapidipagina"/>
          <w:sz w:val="24"/>
          <w:szCs w:val="24"/>
        </w:rPr>
        <w:footnoteReference w:id="941"/>
      </w:r>
      <w:r w:rsidRPr="007F3E90">
        <w:rPr>
          <w:sz w:val="24"/>
          <w:szCs w:val="24"/>
        </w:rPr>
        <w:t xml:space="preserve"> io le dissi) nascer il manca-|mento dai capitani; ma che non era rimedio acquetar queste donne, | che non sano, né vogliono intender ragione; che anc’essi si trovano | nel medesimo stato colle loro navi da guerra, che sono fuori essendo | sei mesi, che non ricevono li roli; tuttavia non lasciavano ogni mese | di sumministrar denaro per il vito, et per l’intartenimento a queste | donne dei loro matelotti; et che in fine non poteva la perdita riuscir | alla serenissima</w:t>
      </w:r>
      <w:r w:rsidRPr="007F3E90">
        <w:rPr>
          <w:rStyle w:val="Rimandonotaapidipagina"/>
          <w:sz w:val="24"/>
          <w:szCs w:val="24"/>
        </w:rPr>
        <w:footnoteReference w:id="942"/>
      </w:r>
      <w:r w:rsidRPr="007F3E90">
        <w:rPr>
          <w:sz w:val="24"/>
          <w:szCs w:val="24"/>
        </w:rPr>
        <w:t xml:space="preserve"> Republica di momento, non si sentendo massimo, che siano | morti di quei marinari, che pochissimi. Io sostentai, che non era | conveniente, che si esborsasse denaro senza sapersi</w:t>
      </w:r>
      <w:r w:rsidRPr="007F3E90">
        <w:rPr>
          <w:rStyle w:val="Rimandonotaapidipagina"/>
          <w:sz w:val="24"/>
          <w:szCs w:val="24"/>
        </w:rPr>
        <w:footnoteReference w:id="943"/>
      </w:r>
      <w:r w:rsidRPr="007F3E90">
        <w:rPr>
          <w:sz w:val="24"/>
          <w:szCs w:val="24"/>
        </w:rPr>
        <w:t xml:space="preserve"> come; ma | poiché tanti erano gli stimoli, et tanto li cridori di queste genti | come io anco li vedevo tutto doveva adossarsi alli capitani delle | navi per quello che fosse doppiamente esborsato; mi risposero che si |</w:t>
      </w:r>
    </w:p>
    <w:p w14:paraId="4BC709E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226v /</w:t>
      </w:r>
    </w:p>
    <w:p w14:paraId="2DD2CD3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haverebbe fatto in forma tale,</w:t>
      </w:r>
      <w:r w:rsidRPr="007F3E90">
        <w:rPr>
          <w:rStyle w:val="Rimandonotaapidipagina"/>
          <w:sz w:val="24"/>
          <w:szCs w:val="24"/>
        </w:rPr>
        <w:footnoteReference w:id="944"/>
      </w:r>
      <w:r w:rsidRPr="007F3E90">
        <w:rPr>
          <w:sz w:val="24"/>
          <w:szCs w:val="24"/>
        </w:rPr>
        <w:t xml:space="preserve"> et in quella miglior, et più sicura | maniera, che si havesse potuto per servitio della serenissima Republica. | </w:t>
      </w:r>
    </w:p>
    <w:p w14:paraId="0B176D9B" w14:textId="7E23913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Poiché il denaro, che si ha da dar a queste donne si ha da cavar | dal corpo delli trenta mille ducati, che la Serenità vostra mi ha ordinato | di rimetter costì, et</w:t>
      </w:r>
      <w:r w:rsidRPr="007F3E90">
        <w:rPr>
          <w:rStyle w:val="Rimandonotaapidipagina"/>
          <w:sz w:val="24"/>
          <w:szCs w:val="24"/>
        </w:rPr>
        <w:footnoteReference w:id="945"/>
      </w:r>
      <w:r w:rsidRPr="007F3E90">
        <w:rPr>
          <w:sz w:val="24"/>
          <w:szCs w:val="24"/>
        </w:rPr>
        <w:t xml:space="preserve"> questo è già stato accordato all’Amiraglio, et alli capitani in armata, et maggior summa nel disconto che si è fatto | dall’illustrissimo signor Commissario, non veggo, che mi fosse necessaria metter | gran difficoltà in questo affare: perché starà ai capitani (a mio | giudicio pensar perché debba esser dispensato. | </w:t>
      </w:r>
    </w:p>
    <w:p w14:paraId="1CD496BF" w14:textId="62F10DCA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Doppo terminato questo punto mi hanno communicato quello che | scrive l’Amiraglio, che li matelotti affermano non esser obligati | servir più, che per sei mesi, per il qual tempo si sono levati; onde | essendo già spirato il tempo consigliavano vostra Serenità a non riguardar | a darli qualche cosetta di vantaggio di soldo per evitar ogni | discontento, et ogni amutinatione. Io risposi, che questo mi | pareva strano, mentre ho sempre presuposto, et tenuto che | nella continuatione del servitio dovessero anco continuar col | medesimo stipendio, che era tale, che se ne potevano molto ben | contentare, et così doveva seguire mi replicorono, che mi | dicevano quello ch’era di loro senso. | </w:t>
      </w:r>
    </w:p>
    <w:p w14:paraId="22A7E326" w14:textId="0D84998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Et perché mi proposero anco, che si compiangevano li capitani, che | era loro impossibile di poter mantener li matelotti, et soldati</w:t>
      </w:r>
      <w:r w:rsidRPr="007F3E90">
        <w:rPr>
          <w:rStyle w:val="Rimandonotaapidipagina"/>
          <w:sz w:val="24"/>
          <w:szCs w:val="24"/>
        </w:rPr>
        <w:footnoteReference w:id="946"/>
      </w:r>
      <w:r w:rsidRPr="007F3E90">
        <w:rPr>
          <w:sz w:val="24"/>
          <w:szCs w:val="24"/>
        </w:rPr>
        <w:t xml:space="preserve"> | spirato il detto tempo di sei mesi</w:t>
      </w:r>
      <w:r w:rsidRPr="007F3E90">
        <w:rPr>
          <w:rStyle w:val="Rimandonotaapidipagina"/>
          <w:sz w:val="24"/>
          <w:szCs w:val="24"/>
        </w:rPr>
        <w:footnoteReference w:id="947"/>
      </w:r>
      <w:r w:rsidRPr="007F3E90">
        <w:rPr>
          <w:sz w:val="24"/>
          <w:szCs w:val="24"/>
        </w:rPr>
        <w:t xml:space="preserve"> al medesimo prezzo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viveri di sei soli, et dieci soldi per giorno | di questa moneta. Io li dissi, che l’obligo loro era di mantenere | li matelotti in particolare per dieci mesi, et tre mesi li soldati del | reggimento, che se per questi havevano consumati in parte li viveri | che dovevano servir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matelotti, ch’era farlo apparer alla | serenissima Republica, et se li viveri di là costassero più cari, allhora toccava | </w:t>
      </w:r>
    </w:p>
    <w:p w14:paraId="1DC1E06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227r / </w:t>
      </w:r>
    </w:p>
    <w:p w14:paraId="31CAA0B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 sua Serenità haver risguardo in questo particolare di durli quel di | vantaggio, che havesse stimato giusto, et conveniente. | </w:t>
      </w:r>
    </w:p>
    <w:p w14:paraId="4584696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consideronno inoltre l’indoglienza, che facevano li marinari per la | soldatesca del colonello Amstenraedt, che essendo li capitani liberati | per quanto veniva scritto dal farle la spesa di vito, restando non-|dimeno nelle navi facendosi da sé le spese volevano che essi | marinari li provedessero di acqua, et fuoco, et perché dicevano | non esser obligati, mi pregavano di avvertirne la Serenità vostra | perché dasse buoni ordini poiché</w:t>
      </w:r>
      <w:r w:rsidRPr="007F3E90">
        <w:rPr>
          <w:rStyle w:val="Rimandonotaapidipagina"/>
          <w:sz w:val="24"/>
          <w:szCs w:val="24"/>
        </w:rPr>
        <w:footnoteReference w:id="948"/>
      </w:r>
      <w:r w:rsidRPr="007F3E90">
        <w:rPr>
          <w:sz w:val="24"/>
          <w:szCs w:val="24"/>
        </w:rPr>
        <w:t xml:space="preserve"> questo potrebbe causar qualche | disordine, et inconveniente. | </w:t>
      </w:r>
    </w:p>
    <w:p w14:paraId="03CC042A" w14:textId="0204B2C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doppo havermi communicati altri particolari, che loro vengono scritti | da qualcheduno de’ capitani di pretensioni verso quei capitani, dei | soldati</w:t>
      </w:r>
      <w:r w:rsidRPr="007F3E90">
        <w:rPr>
          <w:rStyle w:val="Rimandonotaapidipagina"/>
          <w:sz w:val="24"/>
          <w:szCs w:val="24"/>
        </w:rPr>
        <w:footnoteReference w:id="949"/>
      </w:r>
      <w:r w:rsidRPr="007F3E90">
        <w:rPr>
          <w:sz w:val="24"/>
          <w:szCs w:val="24"/>
        </w:rPr>
        <w:t>, che tralascio per non attediar in questo la Serenità vostra | mi considerorno, che se vostra Serenità doveva continuar a tener quella | gente in servitio bisognava, che vi fosse altro ordine di quello | è stato sin qui, poiché per doi rispetti era in servitio di lei | l’uno per far appunto servitio a vostra Serenità et l’altro per apport-|tar honore al Paese, che per la manutentione di questi | doi rispetti non vedevamo il miglior rimedio, che l’haver | in armata un commissario huomo di auttorità, di riputatione, | et stima in questi paesi, che sapesse ben governarsi colla natura | di quelle genti sapesse maneggiarle, et le havessero quel | rispetto che si conviene con carica di far le mostre ogni mese, | et ogni mese inviar di qua li roli, con l’ordine dei pagamenti | necessarii, et a chi debbano contarsi li denari. Che questo | era l’unico rimedio per avanzar il servitio di vostra Serenità, et conser-|var la riputatione della marinascha di queste Provincie | Unite; che bisognava che vostra Serenità si risolvesse di non tener tante |</w:t>
      </w:r>
    </w:p>
    <w:p w14:paraId="44C862C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227v /</w:t>
      </w:r>
    </w:p>
    <w:p w14:paraId="5682238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genti nei vasselli perché</w:t>
      </w:r>
      <w:r w:rsidRPr="007F3E90">
        <w:rPr>
          <w:rStyle w:val="Rimandonotaapidipagina"/>
          <w:sz w:val="24"/>
          <w:szCs w:val="24"/>
        </w:rPr>
        <w:footnoteReference w:id="950"/>
      </w:r>
      <w:r w:rsidRPr="007F3E90">
        <w:rPr>
          <w:sz w:val="24"/>
          <w:szCs w:val="24"/>
        </w:rPr>
        <w:t xml:space="preserve"> non era che un generar confussione, partorir tumulti, causa | di disordine et delle malatie, et delle morti. Che il numero dei | soldati sopra li vasselli non era la fortezza di essi, ma più tosto | la destruttione dell’una, et l’altra militia perché li soldati impe-|discono li marinari, questi odiano li soldati, onde li meno che | vi sono è il meglio; che il numero delle genti nelle navi di | Spagna è quello per appunto, che li ruina, et mai possono far | cosa buona; che questo era punto essentiale, et al quale dove-|vamo haver grandissima cura, levando tanti soldati dalle navi, | et tenerne solamente quella quantità, ch’è sufficiente, o può bastare | convenientemente per far nell’</w:t>
      </w:r>
      <w:r w:rsidRPr="007F3E90">
        <w:rPr>
          <w:b/>
          <w:sz w:val="24"/>
          <w:szCs w:val="24"/>
        </w:rPr>
        <w:t>occasione</w:t>
      </w:r>
      <w:r w:rsidRPr="007F3E90">
        <w:rPr>
          <w:sz w:val="24"/>
          <w:szCs w:val="24"/>
        </w:rPr>
        <w:t xml:space="preserve"> buon servitio. Et il resto | tener nei presidii, per rinfrescar di tempo in tempo. Ch’è il | concetto per appunto che fu considerato (a chi me lo riferse) | dal signor principe Mauritio, come haverà inteso nelle mie | de’ 13 novembre passato. | </w:t>
      </w:r>
    </w:p>
    <w:p w14:paraId="599953C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tutti questi particolari, et di qualche altro forse, che non mi hanno commu-|nicato io credo, che questi signori daranno parte alli signori Stati Generali | et spetialmente lo so che lo faranno quando vostra Serenità habbi a ricercar | nuova propagatione di tempo dell’intartenir le nav[i]</w:t>
      </w:r>
      <w:r w:rsidRPr="007F3E90">
        <w:rPr>
          <w:rStyle w:val="Rimandonotaapidipagina"/>
          <w:sz w:val="24"/>
          <w:szCs w:val="24"/>
        </w:rPr>
        <w:footnoteReference w:id="951"/>
      </w:r>
      <w:r w:rsidRPr="007F3E90">
        <w:rPr>
          <w:sz w:val="24"/>
          <w:szCs w:val="24"/>
        </w:rPr>
        <w:t xml:space="preserve"> in suo | servitio, essendo già vicino si può dire lo spirar delli | ultimi sei mesi per li quali li signori Stati concessero</w:t>
      </w:r>
      <w:r w:rsidRPr="007F3E90">
        <w:rPr>
          <w:rStyle w:val="Rimandonotaapidipagina"/>
          <w:sz w:val="24"/>
          <w:szCs w:val="24"/>
        </w:rPr>
        <w:footnoteReference w:id="952"/>
      </w:r>
      <w:r w:rsidRPr="007F3E90">
        <w:rPr>
          <w:sz w:val="24"/>
          <w:szCs w:val="24"/>
        </w:rPr>
        <w:t xml:space="preserve"> et | diedero l’assenso, che la Serenità vostra li continuasse; onde finendo | a’ 7 del </w:t>
      </w:r>
      <w:r w:rsidRPr="007F3E90">
        <w:rPr>
          <w:sz w:val="24"/>
          <w:szCs w:val="24"/>
        </w:rPr>
        <w:lastRenderedPageBreak/>
        <w:t xml:space="preserve">venturo mese d’aprile per queste di Amsterdam, et per | altre verso la metà del medesimo mese aspetterò l’ordine | di ricercar nuova prorogatione. | </w:t>
      </w:r>
    </w:p>
    <w:p w14:paraId="6A2F9E15" w14:textId="4EB76513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</w:t>
      </w:r>
      <w:ins w:id="3149" w:author="Giorgia" w:date="2023-03-11T15:02:00Z">
        <w:r w:rsidR="006C5A82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tanto vostra Serenità, si compiacerà ordinar persona espressa nell’armata | che habbi cura di dar la mostra ai marinari delle dodici | navi, mandar li roli, con una nota all’incontro dei |</w:t>
      </w:r>
    </w:p>
    <w:p w14:paraId="3FD06C9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228r /</w:t>
      </w:r>
    </w:p>
    <w:p w14:paraId="39E291F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BA44F6">
        <w:rPr>
          <w:sz w:val="24"/>
          <w:szCs w:val="24"/>
        </w:rPr>
        <w:t>dei*</w:t>
      </w:r>
      <w:r w:rsidRPr="007F3E90">
        <w:rPr>
          <w:sz w:val="24"/>
          <w:szCs w:val="24"/>
        </w:rPr>
        <w:t xml:space="preserve"> nomi di quanto lascierà cadauno per dar alle loro mogli, | o parenti, et così stabilir un ordine fermo, che di mese in | mese siano mandati essi roli; come anco ordinerà che non | sia dato molto denaro ad essi marinari: perché sono qui avvisati | che lo gettano o in bever, o in tabacco, o in altri sì fatti disor-|dini. Bisognerà anco terminar qualche cosa circa le monete | perché qui inrendono coll’avviso delli capitani non haver meno | di cinquanta piacchi per sette lire correnti di Venetia confor-|me all’accordato con essi. Scrivono anco che è stato loro | accordato trentadoi milla scudi, che fanno appunto a | cinquanta piacchi l’uno ottanta milla fiorini; tuttavia questo | esborso, che faccio far al presente non è che trenta milla ducati | che rivenirà q poco più di settanta milla fiorini stante il | basso cambio, che trase questa piazza per Venetia; et | da Venetia in mio particolare, et così anco altri non hanno | havuto che novanta sette grossi, et un ottavo, che sono 48 | piacchi in circa, et per Venetia si fa a meno. Io ho detto, che | tanto quanto ho havuto commandamento di esborsare tanto ho ordi-|nato, che ho dato al signor Calandrini lettere sotto questo stesso | giorno di altri vinti milla ducati, di maniera che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| dieci milla prima haverò compito il numero di questa | summa, et si doverà ella pagar in banco al signor Melchior | Noirott. Aspetterò con desiderio risposta sopra tutti li | particolari che ho rappresentati, et sopra quali vostra Serenità troverà | buono, et di suo servitio, ch’io sia informato, essendo ciò</w:t>
      </w:r>
      <w:r w:rsidRPr="007F3E90">
        <w:rPr>
          <w:rStyle w:val="Rimandonotaapidipagina"/>
          <w:sz w:val="24"/>
          <w:szCs w:val="24"/>
        </w:rPr>
        <w:footnoteReference w:id="953"/>
      </w:r>
      <w:r w:rsidRPr="007F3E90">
        <w:rPr>
          <w:sz w:val="24"/>
          <w:szCs w:val="24"/>
        </w:rPr>
        <w:t xml:space="preserve"> necessario | et proprio per il publico servitio, et per la publica riputatione, | di quello occorrerà di vantaggio, non mancarò col prossimo ordinario | di supplire </w:t>
      </w:r>
      <w:proofErr w:type="gramStart"/>
      <w:r w:rsidRPr="007F3E90">
        <w:rPr>
          <w:sz w:val="24"/>
          <w:szCs w:val="24"/>
        </w:rPr>
        <w:t>la mio</w:t>
      </w:r>
      <w:proofErr w:type="gramEnd"/>
      <w:r w:rsidRPr="007F3E90">
        <w:rPr>
          <w:sz w:val="24"/>
          <w:szCs w:val="24"/>
        </w:rPr>
        <w:t xml:space="preserve"> debito. Gratie etc. | </w:t>
      </w:r>
    </w:p>
    <w:p w14:paraId="44071BB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FBEBA3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 Amsterdam li 8 genaro 1619 | </w:t>
      </w:r>
    </w:p>
    <w:p w14:paraId="32FA59B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4950D93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humillissimo et devotissimo servitore |</w:t>
      </w:r>
    </w:p>
    <w:p w14:paraId="3DA9BFA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3429B3F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EE91BB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228v-229r / </w:t>
      </w:r>
    </w:p>
    <w:p w14:paraId="0FD80170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6CBBD8A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D72D2D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229v /</w:t>
      </w:r>
    </w:p>
    <w:p w14:paraId="390F2BB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160BF7F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78 prima |</w:t>
      </w:r>
    </w:p>
    <w:p w14:paraId="6433E62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611BEA3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61CB43D6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4DF653A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7DF4825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229vC /</w:t>
      </w:r>
    </w:p>
    <w:p w14:paraId="283823EF" w14:textId="789CBD4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8 ge</w:t>
      </w:r>
      <w:ins w:id="3152" w:author="Giorgia" w:date="2023-03-11T22:05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>naro 1619 ricevute a’ 24 detto |</w:t>
      </w:r>
    </w:p>
    <w:p w14:paraId="0CC75ED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78D4D5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Secreario Surian da Amsterdan | </w:t>
      </w:r>
    </w:p>
    <w:p w14:paraId="62DD058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78 | prima |</w:t>
      </w:r>
    </w:p>
    <w:p w14:paraId="54290C3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5C67877" w14:textId="77777777" w:rsidR="000F5CF6" w:rsidRPr="007F3E90" w:rsidRDefault="000F5CF6" w:rsidP="007F3E90">
      <w:pPr>
        <w:snapToGrid w:val="0"/>
        <w:jc w:val="both"/>
        <w:rPr>
          <w:sz w:val="24"/>
          <w:szCs w:val="24"/>
          <w:lang w:val="en-US"/>
        </w:rPr>
      </w:pPr>
      <w:r w:rsidRPr="007F3E90">
        <w:rPr>
          <w:sz w:val="24"/>
          <w:szCs w:val="24"/>
          <w:lang w:val="en-US"/>
        </w:rPr>
        <w:t>L. C. R. |</w:t>
      </w:r>
    </w:p>
    <w:p w14:paraId="6A0848F1" w14:textId="3A0C213A" w:rsidR="000F5CF6" w:rsidRPr="007F3E90" w:rsidRDefault="000F5CF6" w:rsidP="007F3E90">
      <w:pPr>
        <w:snapToGrid w:val="0"/>
        <w:jc w:val="both"/>
        <w:rPr>
          <w:sz w:val="24"/>
          <w:szCs w:val="24"/>
          <w:lang w:val="en-US"/>
        </w:rPr>
      </w:pPr>
      <w:r w:rsidRPr="007F3E90">
        <w:rPr>
          <w:sz w:val="24"/>
          <w:szCs w:val="24"/>
          <w:lang w:val="en-US"/>
        </w:rPr>
        <w:t xml:space="preserve"> </w:t>
      </w:r>
    </w:p>
    <w:p w14:paraId="49D2394B" w14:textId="77777777" w:rsidR="000F5CF6" w:rsidRPr="007F3E90" w:rsidRDefault="000F5CF6" w:rsidP="007F3E90">
      <w:pPr>
        <w:snapToGrid w:val="0"/>
        <w:jc w:val="both"/>
        <w:rPr>
          <w:sz w:val="24"/>
          <w:szCs w:val="24"/>
          <w:lang w:val="en-US"/>
        </w:rPr>
        <w:sectPr w:rsidR="000F5CF6" w:rsidRPr="007F3E90" w:rsidSect="007F3E90">
          <w:headerReference w:type="default" r:id="rId22"/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23973B41" w14:textId="77777777" w:rsidR="001D1FF5" w:rsidRDefault="001D1FF5" w:rsidP="007F3E90">
      <w:pPr>
        <w:snapToGrid w:val="0"/>
        <w:jc w:val="both"/>
        <w:rPr>
          <w:sz w:val="24"/>
          <w:szCs w:val="24"/>
          <w:lang w:val="en-US"/>
        </w:rPr>
        <w:sectPr w:rsidR="001D1FF5" w:rsidSect="007F3E90">
          <w:headerReference w:type="default" r:id="rId23"/>
          <w:footnotePr>
            <w:numFmt w:val="lowerLetter"/>
            <w:numRestart w:val="eachPage"/>
          </w:footnotePr>
          <w:type w:val="continuous"/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3F62821C" w14:textId="3C6FAEF2" w:rsidR="000F5CF6" w:rsidRPr="007F3E90" w:rsidRDefault="000F5CF6" w:rsidP="001D1FF5">
      <w:pPr>
        <w:snapToGrid w:val="0"/>
        <w:jc w:val="center"/>
        <w:rPr>
          <w:sz w:val="24"/>
          <w:szCs w:val="24"/>
          <w:lang w:val="nl-BE"/>
        </w:rPr>
      </w:pPr>
      <w:r w:rsidRPr="007F3E90">
        <w:rPr>
          <w:sz w:val="24"/>
          <w:szCs w:val="24"/>
          <w:lang w:val="nl-BE"/>
        </w:rPr>
        <w:lastRenderedPageBreak/>
        <w:t>n. 7</w:t>
      </w:r>
      <w:r w:rsidR="001D1FF5">
        <w:rPr>
          <w:sz w:val="24"/>
          <w:szCs w:val="24"/>
          <w:lang w:val="nl-BE"/>
        </w:rPr>
        <w:t>6</w:t>
      </w:r>
    </w:p>
    <w:p w14:paraId="41263407" w14:textId="77777777" w:rsidR="000F5CF6" w:rsidRPr="007F3E90" w:rsidRDefault="000F5CF6" w:rsidP="001D1FF5">
      <w:pPr>
        <w:snapToGrid w:val="0"/>
        <w:jc w:val="center"/>
        <w:rPr>
          <w:sz w:val="24"/>
          <w:szCs w:val="24"/>
          <w:lang w:val="nl-BE"/>
        </w:rPr>
      </w:pPr>
      <w:r w:rsidRPr="007F3E90">
        <w:rPr>
          <w:sz w:val="24"/>
          <w:szCs w:val="24"/>
          <w:lang w:val="nl-BE"/>
        </w:rPr>
        <w:t>8 gennaio 1619, Amsterdam (cc. 229bis r-232v)</w:t>
      </w:r>
    </w:p>
    <w:p w14:paraId="71A6D1CC" w14:textId="77777777" w:rsidR="000F5CF6" w:rsidRPr="007F3E90" w:rsidRDefault="000F5CF6" w:rsidP="007F3E90">
      <w:pPr>
        <w:snapToGrid w:val="0"/>
        <w:jc w:val="both"/>
        <w:rPr>
          <w:sz w:val="24"/>
          <w:szCs w:val="24"/>
          <w:lang w:val="nl-BE"/>
        </w:rPr>
      </w:pPr>
    </w:p>
    <w:p w14:paraId="27CB7679" w14:textId="7BC8EF12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229bis r-v</w:t>
      </w:r>
      <w:r w:rsidR="001D1FF5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/</w:t>
      </w:r>
    </w:p>
    <w:p w14:paraId="438CC112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09D7A37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0A6AA2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230r /</w:t>
      </w:r>
    </w:p>
    <w:p w14:paraId="04D979A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79 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| </w:t>
      </w:r>
    </w:p>
    <w:p w14:paraId="261D927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78927B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43C65A32" w14:textId="78C2947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mentre sta in mano delle Provincie il proietto delli articoli per | l’errettione della Compagnia dell’Indie Occidentali li signori Stati | non lasciano di haverne ben spesso conferenza con marinari | esperimentati, et che hanno altre volte fatto quel viaggio: | ma come lo sforzo, et il nervo di questo negotio ha da | dipender da’ mercanti, questa è la piazza dove si doverà | vederne l’essito, et qui discorrendone ho cavato, che non vi | è tutta quella inclinatione, che altri presupongono. Il mer-|cante come ben sa l’Eccellenze vostre, et particolarmente quello di questi | </w:t>
      </w:r>
      <w:ins w:id="3153" w:author="Giorgia" w:date="2023-03-10T19:15:00Z">
        <w:r w:rsidR="00A27FB1" w:rsidRPr="00915370">
          <w:rPr>
            <w:sz w:val="24"/>
            <w:szCs w:val="24"/>
            <w:highlight w:val="yellow"/>
            <w:rPrChange w:id="3154" w:author="Giorgia" w:date="2023-03-10T23:09:00Z">
              <w:rPr>
                <w:sz w:val="24"/>
                <w:szCs w:val="24"/>
              </w:rPr>
            </w:rPrChange>
          </w:rPr>
          <w:t>p</w:t>
        </w:r>
      </w:ins>
      <w:del w:id="3155" w:author="Giorgia" w:date="2023-03-10T19:15:00Z">
        <w:r w:rsidRPr="00915370" w:rsidDel="00A27FB1">
          <w:rPr>
            <w:sz w:val="24"/>
            <w:szCs w:val="24"/>
            <w:highlight w:val="yellow"/>
            <w:rPrChange w:id="3156" w:author="Giorgia" w:date="2023-03-10T23:09:00Z">
              <w:rPr>
                <w:sz w:val="24"/>
                <w:szCs w:val="24"/>
              </w:rPr>
            </w:rPrChange>
          </w:rPr>
          <w:delText>P</w:delText>
        </w:r>
      </w:del>
      <w:r w:rsidRPr="007F3E90">
        <w:rPr>
          <w:sz w:val="24"/>
          <w:szCs w:val="24"/>
        </w:rPr>
        <w:t>aesi corre all’utile, et al guadagno; se non vi è la certezza | non si contenta dell’apparenza, et le propositioni che si fanno che | si haverà un gran negotio di zuccari, si cavarà oro, et ar-|gento, et si farà acquisti di terre, o di paese non contenta | perché mettono all’incontro la certa, et sicura spesa, che | haveranno per mantener la guerra, che stimano inevitabile | poiché il re di Spagna al sicuro si opponerà ad ogni | tentativo. In oltre una gran parte de’ più ricchi mercanti | et altri ancora hanno già stabilito il loro trafico in Spagna</w:t>
      </w:r>
      <w:r w:rsidRPr="007F3E90">
        <w:rPr>
          <w:rStyle w:val="Rimandonotaapidipagina"/>
          <w:sz w:val="24"/>
          <w:szCs w:val="24"/>
        </w:rPr>
        <w:footnoteReference w:id="954"/>
      </w:r>
      <w:r w:rsidRPr="007F3E90">
        <w:rPr>
          <w:sz w:val="24"/>
          <w:szCs w:val="24"/>
        </w:rPr>
        <w:t xml:space="preserve"> et di là cavano | profitto grande; onde difficilmente questi si conduranno a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contribuir nella Compagnia per non perder il certo utile | per questo nuovo negotio; et perché scoperti di haver contribuito | non sono sicuri, che non vi siano delle spie, che lo avvisano, | dubitano</w:t>
      </w:r>
      <w:r w:rsidRPr="007F3E90">
        <w:rPr>
          <w:rStyle w:val="Rimandonotaapidipagina"/>
          <w:sz w:val="24"/>
          <w:szCs w:val="24"/>
        </w:rPr>
        <w:footnoteReference w:id="955"/>
      </w:r>
      <w:r w:rsidRPr="007F3E90">
        <w:rPr>
          <w:sz w:val="24"/>
          <w:szCs w:val="24"/>
        </w:rPr>
        <w:t xml:space="preserve">, che sarà fatto </w:t>
      </w:r>
      <w:proofErr w:type="gramStart"/>
      <w:r w:rsidRPr="007F3E90">
        <w:rPr>
          <w:sz w:val="24"/>
          <w:szCs w:val="24"/>
        </w:rPr>
        <w:t>immediate arresto</w:t>
      </w:r>
      <w:proofErr w:type="gramEnd"/>
      <w:r w:rsidRPr="007F3E90">
        <w:rPr>
          <w:sz w:val="24"/>
          <w:szCs w:val="24"/>
        </w:rPr>
        <w:t xml:space="preserve"> | sopra li loro effetti. Sono state fatte da questo Magistrato | diverse conferenze con particolari mercanti, ma hanno | trovato sempre dei contrarii: di maniera che questo negotio | haverà delle</w:t>
      </w:r>
      <w:r w:rsidRPr="007F3E90">
        <w:rPr>
          <w:rStyle w:val="Rimandonotaapidipagina"/>
          <w:sz w:val="24"/>
          <w:szCs w:val="24"/>
        </w:rPr>
        <w:footnoteReference w:id="956"/>
      </w:r>
      <w:r w:rsidRPr="007F3E90">
        <w:rPr>
          <w:sz w:val="24"/>
          <w:szCs w:val="24"/>
        </w:rPr>
        <w:t xml:space="preserve"> difficoltà alla conclusione. | </w:t>
      </w:r>
    </w:p>
    <w:p w14:paraId="2B7F168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 le lettere de’ 29 del passato, che invio qui replicate haverà | </w:t>
      </w:r>
    </w:p>
    <w:p w14:paraId="458FA47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230v /</w:t>
      </w:r>
    </w:p>
    <w:p w14:paraId="32A4386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anco la Serenità vostra un’altra copia dei capitoli per detta Compagnia | et sotto il vigesimo ottavo s’intenderà anco che della medesima | maniera quei principi, et </w:t>
      </w:r>
      <w:r w:rsidRPr="008E322D">
        <w:rPr>
          <w:sz w:val="24"/>
          <w:szCs w:val="24"/>
          <w:highlight w:val="yellow"/>
          <w:rPrChange w:id="3160" w:author="Giorgia" w:date="2023-03-11T16:30:00Z">
            <w:rPr>
              <w:sz w:val="24"/>
              <w:szCs w:val="24"/>
            </w:rPr>
          </w:rPrChange>
        </w:rPr>
        <w:t>p</w:t>
      </w:r>
      <w:r w:rsidRPr="007F3E90">
        <w:rPr>
          <w:sz w:val="24"/>
          <w:szCs w:val="24"/>
        </w:rPr>
        <w:t>otentati, che vorranno contribuire | haveranno l’auttorità di deputar agente particolare perché possi | saper di tempo in tempo lo stato dell’affare, il quale da | alcuni, che lo intendono, viene stimato, che il suo principal | fine sia mentre si va approssimando il fine della tregua di | avantaggiarsi o per la rinovatione di essa, o per la pace, | che si havesse a trattare; ma si conclude anco, che se vi | sarà apparenza, che la guerra si rompi allhora si farà | da dovero</w:t>
      </w:r>
      <w:r w:rsidRPr="007F3E90">
        <w:rPr>
          <w:rStyle w:val="Rimandonotaapidipagina"/>
          <w:sz w:val="24"/>
          <w:szCs w:val="24"/>
        </w:rPr>
        <w:footnoteReference w:id="957"/>
      </w:r>
      <w:r w:rsidRPr="007F3E90">
        <w:rPr>
          <w:sz w:val="24"/>
          <w:szCs w:val="24"/>
        </w:rPr>
        <w:t xml:space="preserve"> questa Compagnia. | </w:t>
      </w:r>
    </w:p>
    <w:p w14:paraId="6114877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Come scrissi riverentemente alla Serenità vostra li signori Stati rimessero alle Provincie | il negotio di Bohemi</w:t>
      </w:r>
      <w:r w:rsidRPr="007F3E90">
        <w:rPr>
          <w:rStyle w:val="Rimandonotaapidipagina"/>
          <w:sz w:val="24"/>
          <w:szCs w:val="24"/>
        </w:rPr>
        <w:footnoteReference w:id="958"/>
      </w:r>
      <w:r w:rsidRPr="007F3E90">
        <w:rPr>
          <w:sz w:val="24"/>
          <w:szCs w:val="24"/>
        </w:rPr>
        <w:t>; oltre che hanno scritto | al re della Gran Bertagna lettere molto piene, et affettuose | in raccommandatione di quei affari; mostrando a sua Maestà | esser essi molto ben</w:t>
      </w:r>
      <w:r w:rsidRPr="007F3E90">
        <w:rPr>
          <w:rStyle w:val="Rimandonotaapidipagina"/>
          <w:sz w:val="24"/>
          <w:szCs w:val="24"/>
        </w:rPr>
        <w:footnoteReference w:id="959"/>
      </w:r>
      <w:r w:rsidRPr="007F3E90">
        <w:rPr>
          <w:sz w:val="24"/>
          <w:szCs w:val="24"/>
        </w:rPr>
        <w:t xml:space="preserve"> affettionati a favorir la giusta difesa, | et conservatione de’ Bohemi, et che coll’essempio dei vicini | gli haverebbono prestata assistenza in tutto quello, che la | conditione presente dello Stato, et gl’affari di esso gli potrà | permetter, et però dal canto loro non haverebbono mancato | di far tutto quello, che per essi Bohemi potranno. | </w:t>
      </w:r>
    </w:p>
    <w:p w14:paraId="6B9E5F2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Li signori Stati hanno mandati quattro deputati per il negotio di | Embdem con commissione espressa di procurar in ogni | modo l’accomodamento tra il Conte, et quei popoli, | dubitando, che Spagnoli non apportino dei soliti pregiudicii | loro in quella parte confinante alla Frisia con qualche | artificio, o con</w:t>
      </w:r>
      <w:r w:rsidRPr="007F3E90">
        <w:rPr>
          <w:rStyle w:val="Rimandonotaapidipagina"/>
          <w:sz w:val="24"/>
          <w:szCs w:val="24"/>
        </w:rPr>
        <w:footnoteReference w:id="960"/>
      </w:r>
      <w:r w:rsidRPr="007F3E90">
        <w:rPr>
          <w:sz w:val="24"/>
          <w:szCs w:val="24"/>
        </w:rPr>
        <w:t xml:space="preserve"> procurare che il Conte riceve qualche | altra piazza da loro in concambio per tanto più | </w:t>
      </w:r>
    </w:p>
    <w:p w14:paraId="35B4994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231r /</w:t>
      </w:r>
    </w:p>
    <w:p w14:paraId="6C6A2C3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convalidar la pretensione, che professa il re di Spagna | haver sopra il contado di Embdem. | </w:t>
      </w:r>
    </w:p>
    <w:p w14:paraId="402EFC8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Nell’Haya si erano già condotte sette compagnie straordinarie | da diverse piazze di buona, et bella genti. Alcuni vogliono | che sia per haverla pronta tutta insieme a valersene nel | spignerla se occorresse qualche accidente verso le | frontiere di Embdem; altri per tener in freno il popolo | et divertir qualche pensiero di alteratione delle piazze. | </w:t>
      </w:r>
    </w:p>
    <w:p w14:paraId="659A392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s’intende pur anco qualche cosa di provisione, che | Spagnoli faccino de’ vasselli in </w:t>
      </w:r>
      <w:proofErr w:type="gramStart"/>
      <w:r w:rsidRPr="007F3E90">
        <w:rPr>
          <w:sz w:val="24"/>
          <w:szCs w:val="24"/>
        </w:rPr>
        <w:t>Spagna;</w:t>
      </w:r>
      <w:proofErr w:type="gramEnd"/>
      <w:r w:rsidRPr="007F3E90">
        <w:rPr>
          <w:sz w:val="24"/>
          <w:szCs w:val="24"/>
        </w:rPr>
        <w:t xml:space="preserve"> ma non si penetra | assolutamente il fine. | </w:t>
      </w:r>
    </w:p>
    <w:p w14:paraId="689082C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 questa occasione dell’esser venuto qui ho cavato</w:t>
      </w:r>
      <w:r w:rsidRPr="007F3E90">
        <w:rPr>
          <w:rStyle w:val="Rimandonotaapidipagina"/>
          <w:sz w:val="24"/>
          <w:szCs w:val="24"/>
        </w:rPr>
        <w:footnoteReference w:id="961"/>
      </w:r>
      <w:r w:rsidRPr="007F3E90">
        <w:rPr>
          <w:sz w:val="24"/>
          <w:szCs w:val="24"/>
        </w:rPr>
        <w:t xml:space="preserve"> in</w:t>
      </w:r>
      <w:r w:rsidRPr="007F3E90">
        <w:rPr>
          <w:rStyle w:val="Rimandonotaapidipagina"/>
          <w:sz w:val="24"/>
          <w:szCs w:val="24"/>
        </w:rPr>
        <w:footnoteReference w:id="962"/>
      </w:r>
      <w:r w:rsidRPr="007F3E90">
        <w:rPr>
          <w:sz w:val="24"/>
          <w:szCs w:val="24"/>
        </w:rPr>
        <w:t xml:space="preserve"> | proposito dei sali, che quello che si farà venir a Venetia | sarà, come si lasciano intender il dar qualche cosa | di vantaggio di quello, che sono pagati a horo</w:t>
      </w:r>
      <w:r w:rsidRPr="007F3E90">
        <w:rPr>
          <w:rStyle w:val="Rimandonotaapidipagina"/>
          <w:sz w:val="24"/>
          <w:szCs w:val="24"/>
        </w:rPr>
        <w:footnoteReference w:id="963"/>
      </w:r>
      <w:r w:rsidRPr="007F3E90">
        <w:rPr>
          <w:sz w:val="24"/>
          <w:szCs w:val="24"/>
        </w:rPr>
        <w:t>; che il | luoco di dove si cavano è Evisa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isola presso a | Maiorica, et più basso verso il colfo</w:t>
      </w:r>
      <w:r w:rsidRPr="007F3E90">
        <w:rPr>
          <w:rStyle w:val="Rimandonotaapidipagina"/>
          <w:sz w:val="24"/>
          <w:szCs w:val="24"/>
        </w:rPr>
        <w:footnoteReference w:id="964"/>
      </w:r>
      <w:r w:rsidRPr="007F3E90">
        <w:rPr>
          <w:sz w:val="24"/>
          <w:szCs w:val="24"/>
        </w:rPr>
        <w:t xml:space="preserve"> a Trapani; et | dall’uno, et l’altro luoco se ne leverà quanta quantità | si vorrà. Quanto al trattare m’ha detto il Calandrini, | che un fattor del Toliny era in accordar per certa | somma, et che si accorderà per ogni gran partita | quando se li mostrerà la sicurezza o speranza del | guadagno per la via del partito, et concorrerà non solo | questa mercantia; ma</w:t>
      </w:r>
      <w:r w:rsidRPr="007F3E90">
        <w:rPr>
          <w:rStyle w:val="Rimandonotaapidipagina"/>
          <w:sz w:val="24"/>
          <w:szCs w:val="24"/>
        </w:rPr>
        <w:footnoteReference w:id="965"/>
      </w:r>
      <w:r w:rsidRPr="007F3E90">
        <w:rPr>
          <w:sz w:val="24"/>
          <w:szCs w:val="24"/>
        </w:rPr>
        <w:t xml:space="preserve"> anco dell’altre volontieri a | Venetia se si sentiranno sgravati dal troppo peso | et interesse dei datii</w:t>
      </w:r>
      <w:r w:rsidRPr="007F3E90">
        <w:rPr>
          <w:rStyle w:val="Rimandonotaapidipagina"/>
          <w:sz w:val="24"/>
          <w:szCs w:val="24"/>
        </w:rPr>
        <w:footnoteReference w:id="966"/>
      </w:r>
      <w:r w:rsidRPr="007F3E90">
        <w:rPr>
          <w:sz w:val="24"/>
          <w:szCs w:val="24"/>
        </w:rPr>
        <w:t xml:space="preserve">, riducendoli ad un honesto stato | per l’entrata et uscita, et così si haverà maggior il comercio. | </w:t>
      </w:r>
    </w:p>
    <w:p w14:paraId="0AF53FA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qual proposito di comercio non devo restar di significar | </w:t>
      </w:r>
    </w:p>
    <w:p w14:paraId="7D97576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231v /</w:t>
      </w:r>
    </w:p>
    <w:p w14:paraId="32003E84" w14:textId="5BC7677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alla Serenità vostra esser stato avvertito, che</w:t>
      </w:r>
      <w:r w:rsidRPr="007F3E90">
        <w:rPr>
          <w:rStyle w:val="Rimandonotaapidipagina"/>
          <w:sz w:val="24"/>
          <w:szCs w:val="24"/>
        </w:rPr>
        <w:footnoteReference w:id="967"/>
      </w:r>
      <w:r w:rsidRPr="007F3E90">
        <w:rPr>
          <w:sz w:val="24"/>
          <w:szCs w:val="24"/>
        </w:rPr>
        <w:t xml:space="preserve"> alcuni mer-|canti si astengono dal mandar loro mercantie per terra | et per mare in quel serenissimo Dominio, essendoli fatta far | la quarantina, per il rispetto di sanità; che essendo | buona in questi </w:t>
      </w:r>
      <w:ins w:id="3172" w:author="Giorgia" w:date="2023-03-10T19:15:00Z">
        <w:r w:rsidR="00A27FB1" w:rsidRPr="00915370">
          <w:rPr>
            <w:sz w:val="24"/>
            <w:szCs w:val="24"/>
            <w:highlight w:val="yellow"/>
            <w:rPrChange w:id="3173" w:author="Giorgia" w:date="2023-03-10T23:09:00Z">
              <w:rPr>
                <w:sz w:val="24"/>
                <w:szCs w:val="24"/>
              </w:rPr>
            </w:rPrChange>
          </w:rPr>
          <w:t>p</w:t>
        </w:r>
      </w:ins>
      <w:del w:id="3174" w:author="Giorgia" w:date="2023-03-10T19:15:00Z">
        <w:r w:rsidRPr="00915370" w:rsidDel="00A27FB1">
          <w:rPr>
            <w:sz w:val="24"/>
            <w:szCs w:val="24"/>
            <w:highlight w:val="yellow"/>
            <w:rPrChange w:id="3175" w:author="Giorgia" w:date="2023-03-10T23:09:00Z">
              <w:rPr>
                <w:sz w:val="24"/>
                <w:szCs w:val="24"/>
              </w:rPr>
            </w:rPrChange>
          </w:rPr>
          <w:delText>P</w:delText>
        </w:r>
      </w:del>
      <w:r w:rsidRPr="007F3E90">
        <w:rPr>
          <w:sz w:val="24"/>
          <w:szCs w:val="24"/>
        </w:rPr>
        <w:t xml:space="preserve">aesi (come più volte ne ho scritto | all’illustrissimo Magistrato </w:t>
      </w:r>
      <w:r w:rsidRPr="00111900">
        <w:rPr>
          <w:sz w:val="24"/>
          <w:szCs w:val="24"/>
        </w:rPr>
        <w:t xml:space="preserve">della </w:t>
      </w:r>
      <w:r w:rsidRPr="00111900">
        <w:rPr>
          <w:sz w:val="24"/>
          <w:szCs w:val="24"/>
          <w:rPrChange w:id="3176" w:author="Flavia Di Gi" w:date="2023-04-12T17:34:00Z">
            <w:rPr>
              <w:sz w:val="24"/>
              <w:szCs w:val="24"/>
              <w:highlight w:val="yellow"/>
            </w:rPr>
          </w:rPrChange>
        </w:rPr>
        <w:t>sanità</w:t>
      </w:r>
      <w:r w:rsidRPr="00111900">
        <w:rPr>
          <w:sz w:val="24"/>
          <w:szCs w:val="24"/>
        </w:rPr>
        <w:t>),</w:t>
      </w:r>
      <w:r w:rsidRPr="007F3E90">
        <w:rPr>
          <w:sz w:val="24"/>
          <w:szCs w:val="24"/>
        </w:rPr>
        <w:t xml:space="preserve"> tanto più si dogliono | dell’interesse, et si inducono a pigliar più tosto altra | strada. In che la prudenza della Serenità vostra considerarà quello | sia di suo servitio. | </w:t>
      </w:r>
    </w:p>
    <w:p w14:paraId="4E6B27CB" w14:textId="77777777" w:rsidR="000F5CF6" w:rsidRPr="007F3E90" w:rsidRDefault="000F5CF6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Oltre le doi prime lettere fatte per la nave San Marco, et San | Francesco; altre sette ne ho fatte sotto il primo di questo | mese per le navi</w:t>
      </w:r>
      <w:r w:rsidRPr="007F3E90">
        <w:rPr>
          <w:rStyle w:val="Rimandonotaapidipagina"/>
          <w:sz w:val="24"/>
          <w:szCs w:val="24"/>
        </w:rPr>
        <w:footnoteReference w:id="968"/>
      </w:r>
      <w:r w:rsidRPr="007F3E90">
        <w:rPr>
          <w:sz w:val="24"/>
          <w:szCs w:val="24"/>
        </w:rPr>
        <w:t xml:space="preserve"> Emaus, Anna Riverson, Leon | dorato, Menonistecherch, Tre re,</w:t>
      </w:r>
      <w:r w:rsidRPr="007F3E90">
        <w:rPr>
          <w:rStyle w:val="Rimandonotaapidipagina"/>
          <w:sz w:val="24"/>
          <w:szCs w:val="24"/>
        </w:rPr>
        <w:footnoteReference w:id="969"/>
      </w:r>
      <w:r w:rsidRPr="007F3E90">
        <w:rPr>
          <w:sz w:val="24"/>
          <w:szCs w:val="24"/>
        </w:rPr>
        <w:t xml:space="preserve"> Lo specchio, et San | Christofforo per la summa et pagabili come in esse | ne restano ancor tre per fare il numero delle dodici Gratie etc. | </w:t>
      </w:r>
    </w:p>
    <w:p w14:paraId="7FE2686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BCCAA4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 Amsterdam a’ 8</w:t>
      </w:r>
      <w:r w:rsidRPr="007F3E90">
        <w:rPr>
          <w:rStyle w:val="Rimandonotaapidipagina"/>
          <w:sz w:val="24"/>
          <w:szCs w:val="24"/>
        </w:rPr>
        <w:footnoteReference w:id="970"/>
      </w:r>
      <w:r w:rsidRPr="007F3E90">
        <w:rPr>
          <w:sz w:val="24"/>
          <w:szCs w:val="24"/>
        </w:rPr>
        <w:t xml:space="preserve"> genaro 1619 | </w:t>
      </w:r>
    </w:p>
    <w:p w14:paraId="65AC9AA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29B5584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 et devotissimo servitore | </w:t>
      </w:r>
    </w:p>
    <w:p w14:paraId="2D0949D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| </w:t>
      </w:r>
    </w:p>
    <w:p w14:paraId="58622B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922ED6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232r /</w:t>
      </w:r>
    </w:p>
    <w:p w14:paraId="5BFB55FF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541F0AF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5F3FB0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232v /</w:t>
      </w:r>
    </w:p>
    <w:p w14:paraId="3BF1DA7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4857C7E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79 2</w:t>
      </w:r>
      <w:r w:rsidRPr="007F3E90">
        <w:rPr>
          <w:sz w:val="24"/>
          <w:szCs w:val="24"/>
          <w:vertAlign w:val="superscript"/>
        </w:rPr>
        <w:t xml:space="preserve">da </w:t>
      </w:r>
      <w:r w:rsidRPr="007F3E90">
        <w:rPr>
          <w:sz w:val="24"/>
          <w:szCs w:val="24"/>
        </w:rPr>
        <w:t xml:space="preserve">| </w:t>
      </w:r>
    </w:p>
    <w:p w14:paraId="6A9D92C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A13F724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2AFCF1A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4D04C45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060AC56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232vC /</w:t>
      </w:r>
    </w:p>
    <w:p w14:paraId="66443EE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8 gennaro 1618 ricevute a’ 24 detto | </w:t>
      </w:r>
    </w:p>
    <w:p w14:paraId="632D59F6" w14:textId="245EF93D" w:rsidR="000F5CF6" w:rsidRDefault="000F5CF6" w:rsidP="007F3E90">
      <w:pPr>
        <w:snapToGrid w:val="0"/>
        <w:jc w:val="both"/>
        <w:rPr>
          <w:ins w:id="3180" w:author="Flavia Di Gi" w:date="2023-03-19T18:53:00Z"/>
          <w:sz w:val="24"/>
          <w:szCs w:val="24"/>
        </w:rPr>
      </w:pPr>
      <w:r w:rsidRPr="007F3E90">
        <w:rPr>
          <w:sz w:val="24"/>
          <w:szCs w:val="24"/>
        </w:rPr>
        <w:t xml:space="preserve">Secretario Surian da Ansterdan | </w:t>
      </w:r>
    </w:p>
    <w:p w14:paraId="6A8C52ED" w14:textId="77777777" w:rsidR="00B57BC8" w:rsidRPr="007F3E90" w:rsidDel="00111900" w:rsidRDefault="00B57BC8" w:rsidP="007F3E90">
      <w:pPr>
        <w:snapToGrid w:val="0"/>
        <w:jc w:val="both"/>
        <w:rPr>
          <w:del w:id="3181" w:author="Flavia Di Gi" w:date="2023-04-12T17:35:00Z"/>
          <w:sz w:val="24"/>
          <w:szCs w:val="24"/>
        </w:rPr>
      </w:pPr>
    </w:p>
    <w:p w14:paraId="5DE127DA" w14:textId="53BE60A5" w:rsidR="000F5CF6" w:rsidRPr="007F3E90" w:rsidDel="00B57BC8" w:rsidRDefault="000F5CF6" w:rsidP="007F3E90">
      <w:pPr>
        <w:snapToGrid w:val="0"/>
        <w:jc w:val="both"/>
        <w:rPr>
          <w:del w:id="3182" w:author="Flavia Di Gi" w:date="2023-03-19T18:53:00Z"/>
          <w:sz w:val="24"/>
          <w:szCs w:val="24"/>
        </w:rPr>
      </w:pPr>
      <w:del w:id="3183" w:author="Flavia Di Gi" w:date="2023-04-12T17:35:00Z">
        <w:r w:rsidRPr="007F3E90" w:rsidDel="00111900">
          <w:rPr>
            <w:sz w:val="24"/>
            <w:szCs w:val="24"/>
          </w:rPr>
          <w:delText xml:space="preserve">n° 79 | </w:delText>
        </w:r>
      </w:del>
    </w:p>
    <w:p w14:paraId="21C2CF35" w14:textId="46601C97" w:rsidR="000F5CF6" w:rsidRPr="007F3E90" w:rsidDel="00111900" w:rsidRDefault="000F5CF6" w:rsidP="007F3E90">
      <w:pPr>
        <w:snapToGrid w:val="0"/>
        <w:jc w:val="both"/>
        <w:rPr>
          <w:del w:id="3184" w:author="Flavia Di Gi" w:date="2023-04-12T17:35:00Z"/>
          <w:sz w:val="24"/>
          <w:szCs w:val="24"/>
        </w:rPr>
      </w:pPr>
      <w:del w:id="3185" w:author="Flavia Di Gi" w:date="2023-04-12T17:35:00Z">
        <w:r w:rsidRPr="007F3E90" w:rsidDel="00111900">
          <w:rPr>
            <w:sz w:val="24"/>
            <w:szCs w:val="24"/>
          </w:rPr>
          <w:delText>2</w:delText>
        </w:r>
        <w:r w:rsidRPr="007F3E90" w:rsidDel="00111900">
          <w:rPr>
            <w:sz w:val="24"/>
            <w:szCs w:val="24"/>
            <w:vertAlign w:val="superscript"/>
          </w:rPr>
          <w:delText>da</w:delText>
        </w:r>
        <w:r w:rsidRPr="007F3E90" w:rsidDel="00111900">
          <w:rPr>
            <w:sz w:val="24"/>
            <w:szCs w:val="24"/>
          </w:rPr>
          <w:delText xml:space="preserve"> | </w:delText>
        </w:r>
      </w:del>
    </w:p>
    <w:p w14:paraId="4993E524" w14:textId="77777777" w:rsidR="000F5CF6" w:rsidRPr="007F3E90" w:rsidRDefault="000F5CF6" w:rsidP="007F3E90">
      <w:pPr>
        <w:snapToGrid w:val="0"/>
        <w:jc w:val="both"/>
        <w:rPr>
          <w:b/>
          <w:sz w:val="24"/>
          <w:szCs w:val="24"/>
        </w:rPr>
      </w:pPr>
    </w:p>
    <w:p w14:paraId="49CA7B7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77EF0820" w14:textId="1F293438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7</w:t>
      </w:r>
      <w:r w:rsidR="001D1FF5">
        <w:rPr>
          <w:sz w:val="24"/>
          <w:szCs w:val="24"/>
        </w:rPr>
        <w:t>7</w:t>
      </w:r>
    </w:p>
    <w:p w14:paraId="28179E8D" w14:textId="77777777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12 gennaio 1618, L’Aia (cc. 233r-236v)</w:t>
      </w:r>
    </w:p>
    <w:p w14:paraId="2D2A427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945A94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233r /</w:t>
      </w:r>
    </w:p>
    <w:p w14:paraId="107ACF0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80 sola | </w:t>
      </w:r>
    </w:p>
    <w:p w14:paraId="5265CE2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6A3BE3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72C4EEF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lunedì, o martedì prossimo procurerò haver audienza dalli signori Stati Generali per | communicarli </w:t>
      </w:r>
      <w:proofErr w:type="gramStart"/>
      <w:r w:rsidRPr="007F3E90">
        <w:rPr>
          <w:sz w:val="24"/>
          <w:szCs w:val="24"/>
        </w:rPr>
        <w:t>gl’avvisi</w:t>
      </w:r>
      <w:proofErr w:type="gramEnd"/>
      <w:r w:rsidRPr="007F3E90">
        <w:rPr>
          <w:sz w:val="24"/>
          <w:szCs w:val="24"/>
        </w:rPr>
        <w:t xml:space="preserve"> che ricevo nelle lettere della Serenità vostra de’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22 del | passato, et farò loro, et al signor principe Mauritio quelle considerationi, | che in altre lettere pur del medesimo giorno mi vengono detate dalla | prudenza di lei; et di quello cavarò dagl’uni, et dall’altro le ne | darò col prossimo ordinario riverente conto. Questa sera di sabbato | mi sono pervenute le lettere; onde la dilatione dell’ufficio nasce dalla | giornata, che segue. | </w:t>
      </w:r>
    </w:p>
    <w:p w14:paraId="081143C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signor principe Mauritio doveva capitar hoggi nell’Haya di ritorno di Utrechet | et con l’Eccellenza sua in particolare premerò nella consideratione delli avvisi, et spetialmente | sopra l’ordine a’ vasselli da guerra di questi Stati che sono contra | corsari in conformità del pensiero, et commandamento della Serenità vostra | et questo perché sua Eccellenza è amiraglio, et come tale la direttione potrebbe | dipender da lei. | </w:t>
      </w:r>
    </w:p>
    <w:p w14:paraId="19627B2B" w14:textId="6842A5A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la corrispondenza di </w:t>
      </w:r>
      <w:ins w:id="3186" w:author="Giorgia" w:date="2023-03-11T17:44:00Z">
        <w:r w:rsidR="00AD35EF">
          <w:rPr>
            <w:sz w:val="24"/>
            <w:szCs w:val="24"/>
          </w:rPr>
          <w:t>m</w:t>
        </w:r>
      </w:ins>
      <w:del w:id="3187" w:author="Giorgia" w:date="2023-03-11T17:44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 non mancarò di nutrirne in questi signori la buona | dispositione, la quale come più volte ho humilmente scritto vi è; ma questi | affari del Paese non lasciarò, che vi si pigli il pensiero; oltre che vi sono | di quelli che vorrebbono haver qualche buona occasione di mandarlo | et particolarmente che fosse detto espressamente nell’assemblea, che vostra Serenità vuole | havere, et stringer aleanza con questi Stati; concetto altre volte scritto | da me, et sopra il quale potrà ella haver quella consideratione, | che stimerà propria per li suoi interessi, et per il suo servitio, | mentre par che venga desiderata questa espressa dichiaratione. | </w:t>
      </w:r>
    </w:p>
    <w:p w14:paraId="721BF1D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sentita particolar consolatione, che vostra Serenità habbi aggradito il donativo | fatto al Luz; così mi prometto, che aggradirà anco qualche altra | riconoscenza che fosse fatta a soggetti da’ quali havessi ricevuto | servitio per [l]a</w:t>
      </w:r>
      <w:r w:rsidRPr="007F3E90">
        <w:rPr>
          <w:rStyle w:val="Rimandonotaapidipagina"/>
          <w:sz w:val="24"/>
          <w:szCs w:val="24"/>
        </w:rPr>
        <w:footnoteReference w:id="971"/>
      </w:r>
      <w:r w:rsidRPr="007F3E90">
        <w:rPr>
          <w:sz w:val="24"/>
          <w:szCs w:val="24"/>
        </w:rPr>
        <w:t xml:space="preserve"> Serenità vostra, potendo assicurarsi, che procurerò sempre, | che ’l suo denaro sia degnamente et fruttuosamente dispensato. | </w:t>
      </w:r>
    </w:p>
    <w:p w14:paraId="3519C16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233v /</w:t>
      </w:r>
    </w:p>
    <w:p w14:paraId="381DC02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Quando fui in Amsterdam volsi cavar la risolutione di quei compar-|tecipi</w:t>
      </w:r>
      <w:r w:rsidRPr="007F3E90">
        <w:rPr>
          <w:rStyle w:val="Rimandonotaapidipagina"/>
          <w:sz w:val="24"/>
          <w:szCs w:val="24"/>
        </w:rPr>
        <w:footnoteReference w:id="972"/>
      </w:r>
      <w:r w:rsidRPr="007F3E90">
        <w:rPr>
          <w:sz w:val="24"/>
          <w:szCs w:val="24"/>
        </w:rPr>
        <w:t xml:space="preserve"> nei vasselli per la rimessa di qua del denaro, ma ho | trovato, che tutti non sono d’accordo, et che lascieranno per tanto | caminar li pagamenti, come sin qui è seguito. Il vantaggio della | Serenità vostra non era nel far la rimessa se non havesse la partita valso | più che cinquanta piacchi per ducato, et hora correndo così basso | il cambio tanto è a lei dar</w:t>
      </w:r>
      <w:r w:rsidRPr="007F3E90">
        <w:rPr>
          <w:rStyle w:val="Rimandonotaapidipagina"/>
          <w:sz w:val="24"/>
          <w:szCs w:val="24"/>
        </w:rPr>
        <w:footnoteReference w:id="973"/>
      </w:r>
      <w:r w:rsidRPr="007F3E90">
        <w:rPr>
          <w:sz w:val="24"/>
          <w:szCs w:val="24"/>
        </w:rPr>
        <w:t xml:space="preserve"> undeci milla ducati costì</w:t>
      </w:r>
      <w:r w:rsidRPr="007F3E90">
        <w:rPr>
          <w:rStyle w:val="Rimandonotaapidipagina"/>
          <w:sz w:val="24"/>
          <w:szCs w:val="24"/>
        </w:rPr>
        <w:footnoteReference w:id="974"/>
      </w:r>
      <w:r w:rsidRPr="007F3E90">
        <w:rPr>
          <w:sz w:val="24"/>
          <w:szCs w:val="24"/>
        </w:rPr>
        <w:t>; quanto | inviar lettere di cambio per essi, di maniera che se non cam-|biano</w:t>
      </w:r>
      <w:r w:rsidRPr="007F3E90">
        <w:rPr>
          <w:rStyle w:val="Rimandonotaapidipagina"/>
          <w:sz w:val="24"/>
          <w:szCs w:val="24"/>
        </w:rPr>
        <w:footnoteReference w:id="975"/>
      </w:r>
      <w:r w:rsidRPr="007F3E90">
        <w:rPr>
          <w:sz w:val="24"/>
          <w:szCs w:val="24"/>
        </w:rPr>
        <w:t xml:space="preserve"> di nuovo questi interessati di parere si procederà in-|nanti </w:t>
      </w:r>
      <w:proofErr w:type="gramStart"/>
      <w:r w:rsidRPr="007F3E90">
        <w:rPr>
          <w:sz w:val="24"/>
          <w:szCs w:val="24"/>
        </w:rPr>
        <w:t>ne’</w:t>
      </w:r>
      <w:proofErr w:type="gramEnd"/>
      <w:r w:rsidRPr="007F3E90">
        <w:rPr>
          <w:sz w:val="24"/>
          <w:szCs w:val="24"/>
        </w:rPr>
        <w:t xml:space="preserve"> pagamenti, come per il passato. Et sotto li </w:t>
      </w:r>
      <w:proofErr w:type="gramStart"/>
      <w:r w:rsidRPr="007F3E90">
        <w:rPr>
          <w:sz w:val="24"/>
          <w:szCs w:val="24"/>
        </w:rPr>
        <w:t>10</w:t>
      </w:r>
      <w:proofErr w:type="gramEnd"/>
      <w:r w:rsidRPr="007F3E90">
        <w:rPr>
          <w:sz w:val="24"/>
          <w:szCs w:val="24"/>
        </w:rPr>
        <w:t xml:space="preserve"> ho fatte lettere | per le tre navi</w:t>
      </w:r>
      <w:r w:rsidRPr="007F3E90">
        <w:rPr>
          <w:rStyle w:val="Rimandonotaapidipagina"/>
          <w:sz w:val="24"/>
          <w:szCs w:val="24"/>
        </w:rPr>
        <w:footnoteReference w:id="976"/>
      </w:r>
      <w:r w:rsidRPr="007F3E90">
        <w:rPr>
          <w:sz w:val="24"/>
          <w:szCs w:val="24"/>
        </w:rPr>
        <w:t xml:space="preserve"> restanti.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In</w:t>
      </w:r>
      <w:r w:rsidRPr="007F3E90">
        <w:rPr>
          <w:rStyle w:val="Rimandonotaapidipagina"/>
          <w:sz w:val="24"/>
          <w:szCs w:val="24"/>
        </w:rPr>
        <w:footnoteReference w:id="977"/>
      </w:r>
      <w:r w:rsidRPr="007F3E90">
        <w:rPr>
          <w:sz w:val="24"/>
          <w:szCs w:val="24"/>
        </w:rPr>
        <w:t xml:space="preserve"> una lettera per doi navi Santa Giustina, | et Bontekoi, o Vacca macchiata, et nell’altra per la nave Il | re David. | </w:t>
      </w:r>
    </w:p>
    <w:p w14:paraId="6862287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Vostra Serenità haverà inteso dalle mie lettere prime de’ 8 del presente </w:t>
      </w:r>
      <w:r w:rsidRPr="002C7EE3">
        <w:rPr>
          <w:sz w:val="24"/>
          <w:szCs w:val="24"/>
          <w:highlight w:val="yellow"/>
          <w:rPrChange w:id="3194" w:author="Giorgia" w:date="2023-03-11T19:11:00Z">
            <w:rPr>
              <w:sz w:val="24"/>
              <w:szCs w:val="24"/>
            </w:rPr>
          </w:rPrChange>
        </w:rPr>
        <w:t>(</w:t>
      </w:r>
      <w:r w:rsidRPr="002C7EE3">
        <w:rPr>
          <w:rStyle w:val="Rimandonotaapidipagina"/>
          <w:sz w:val="24"/>
          <w:szCs w:val="24"/>
          <w:highlight w:val="yellow"/>
          <w:rPrChange w:id="3195" w:author="Giorgia" w:date="2023-03-11T19:11:00Z">
            <w:rPr>
              <w:rStyle w:val="Rimandonotaapidipagina"/>
              <w:sz w:val="24"/>
              <w:szCs w:val="24"/>
            </w:rPr>
          </w:rPrChange>
        </w:rPr>
        <w:footnoteReference w:id="978"/>
      </w:r>
      <w:r w:rsidRPr="007F3E90">
        <w:rPr>
          <w:sz w:val="24"/>
          <w:szCs w:val="24"/>
        </w:rPr>
        <w:t>che | qui</w:t>
      </w:r>
      <w:r w:rsidRPr="007F3E90">
        <w:rPr>
          <w:rStyle w:val="Rimandonotaapidipagina"/>
          <w:sz w:val="24"/>
          <w:szCs w:val="24"/>
        </w:rPr>
        <w:footnoteReference w:id="979"/>
      </w:r>
      <w:r w:rsidRPr="007F3E90">
        <w:rPr>
          <w:sz w:val="24"/>
          <w:szCs w:val="24"/>
        </w:rPr>
        <w:t xml:space="preserve"> saranno congionte in replica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seconde) quanto mi occorse | allhora, et come sia necessario il poner studio, et applicar l’animo | che in armata vi sia persona espressa, che per le dodici navi in | particolare habbi </w:t>
      </w:r>
      <w:r w:rsidRPr="007F3E90">
        <w:rPr>
          <w:sz w:val="24"/>
          <w:szCs w:val="24"/>
        </w:rPr>
        <w:lastRenderedPageBreak/>
        <w:t xml:space="preserve">pensiero del dar di mese in mese le mostre, et | mandar di mese in mese la lista di quei marinari, che potessero | mancare, come anco a chi debba dispensarsi il denaro. | </w:t>
      </w:r>
    </w:p>
    <w:p w14:paraId="18B6ED7E" w14:textId="0BD9F0F8" w:rsidR="000F5CF6" w:rsidRPr="007F3E90" w:rsidRDefault="000F5CF6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 xml:space="preserve">Le navi, et le genti sono state prese in servitio conforme all’uso | di questi </w:t>
      </w:r>
      <w:ins w:id="3203" w:author="Giorgia" w:date="2023-03-10T19:16:00Z">
        <w:r w:rsidR="00A27FB1" w:rsidRPr="00915370">
          <w:rPr>
            <w:sz w:val="24"/>
            <w:szCs w:val="24"/>
            <w:highlight w:val="yellow"/>
            <w:rPrChange w:id="3204" w:author="Giorgia" w:date="2023-03-10T23:09:00Z">
              <w:rPr>
                <w:sz w:val="24"/>
                <w:szCs w:val="24"/>
              </w:rPr>
            </w:rPrChange>
          </w:rPr>
          <w:t>p</w:t>
        </w:r>
      </w:ins>
      <w:del w:id="3205" w:author="Giorgia" w:date="2023-03-10T19:16:00Z">
        <w:r w:rsidRPr="00915370" w:rsidDel="00A27FB1">
          <w:rPr>
            <w:sz w:val="24"/>
            <w:szCs w:val="24"/>
            <w:highlight w:val="yellow"/>
            <w:rPrChange w:id="3206" w:author="Giorgia" w:date="2023-03-10T23:09:00Z">
              <w:rPr>
                <w:sz w:val="24"/>
                <w:szCs w:val="24"/>
              </w:rPr>
            </w:rPrChange>
          </w:rPr>
          <w:delText>P</w:delText>
        </w:r>
      </w:del>
      <w:r w:rsidRPr="007F3E90">
        <w:rPr>
          <w:sz w:val="24"/>
          <w:szCs w:val="24"/>
        </w:rPr>
        <w:t xml:space="preserve">aesi; di maniera che si ha da proseguire coll’istesso metodo | et quando vi sia persona, che habbi questa particolar cura tutto | caminerà bene: li capitani di esse navi non potranno ap-|portar pregiudicio a vostra Serenità, ella viverà senza questo pen-|siero, et di qua anco tutti resteranno sodisfatti; ma in | particolare queste Amiralità, che vuol dir li signori Stati Generali | poiché da essi hanno elle la carica, et la soprintendenza | </w:t>
      </w:r>
    </w:p>
    <w:p w14:paraId="3CC1BE3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234r /</w:t>
      </w:r>
    </w:p>
    <w:p w14:paraId="6FAAE35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questo affare. Aspetterò l’ordine, che si compiacerà di darmi per | la nuova istanza di tenir in servitio le navi, poiché si va | approssimando il tempo allo spirar delli dodici mesi,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quali | si sono li signori Stati contentati di risponder a nome di vostra Serenità. | Se li signori dell’Amiralità vogliono distribuir la valuta delli</w:t>
      </w:r>
      <w:r w:rsidRPr="007F3E90">
        <w:rPr>
          <w:rStyle w:val="Rimandonotaapidipagina"/>
          <w:sz w:val="24"/>
          <w:szCs w:val="24"/>
        </w:rPr>
        <w:footnoteReference w:id="980"/>
      </w:r>
      <w:r w:rsidRPr="007F3E90">
        <w:rPr>
          <w:sz w:val="24"/>
          <w:szCs w:val="24"/>
        </w:rPr>
        <w:t xml:space="preserve"> | trenta milla ducati anco per le donne, et famiglie de’ | marinari mancarà assai per la sodisfattione delli restanti viveri. | A questo bisogna, che sia sodisfatto, et sia estinto questo debito | per haver tanto meno a travagliare: in ogni modo queste | Amiralità fanno </w:t>
      </w:r>
      <w:proofErr w:type="gramStart"/>
      <w:r w:rsidRPr="007F3E90">
        <w:rPr>
          <w:sz w:val="24"/>
          <w:szCs w:val="24"/>
        </w:rPr>
        <w:t>la ricevute</w:t>
      </w:r>
      <w:proofErr w:type="gramEnd"/>
      <w:r w:rsidRPr="007F3E90">
        <w:rPr>
          <w:sz w:val="24"/>
          <w:szCs w:val="24"/>
        </w:rPr>
        <w:t xml:space="preserve">, et sono obligate a renderne | il conto giusto. | </w:t>
      </w:r>
    </w:p>
    <w:p w14:paraId="09E1B7D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Devo anco riverentemente avvisarle, che oltre quanto le ho scritto | essermi stato detto dalli signori dell’amiralità di Amsterdam | mi hanno anco fatto sapere di vantaggio, che</w:t>
      </w:r>
      <w:r w:rsidRPr="007F3E90">
        <w:rPr>
          <w:rStyle w:val="Rimandonotaapidipagina"/>
          <w:sz w:val="24"/>
          <w:szCs w:val="24"/>
        </w:rPr>
        <w:footnoteReference w:id="981"/>
      </w:r>
      <w:r w:rsidRPr="007F3E90">
        <w:rPr>
          <w:sz w:val="24"/>
          <w:szCs w:val="24"/>
        </w:rPr>
        <w:t xml:space="preserve"> dicono li | capitani non dover per la differenza della moneta esser ag-|gravati né haver alcuna perdita, essendo stato loro accor-|dato, che per ogni sette lire correnti di Venetia haveranno | cinquanta piacchi: anco in questo è necessario, che vostre Eccellenze | pongano pensiero: perché dovendosi pagar di qua denaro per | le paghe si farà in fiorini, et di là non vorranno che se li | sconti che sette lire correnti per doi fiorini, et mezo; quando | però non accordassero l’Amiraglio, et li capitani in qualche | maniera, che si potessero agiustar le partite a commodo | et servitio reciproco et per poter contentar queste donne | quattro delle quali prima del partirmi di Amsterdam essendo | in casa del Calandrini mi venero ad affrontare dicendo | che volevano li loro mariti a casa; et io doppo haverle | usate buone parole vedendo non poter acquetarle, le dissi, che | </w:t>
      </w:r>
    </w:p>
    <w:p w14:paraId="33565E3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234v /</w:t>
      </w:r>
    </w:p>
    <w:p w14:paraId="1368424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dassero li nomi dei lor mariti; risposero con furia che no, ma | che volevano venir con altre all’Haya a dolersi colli signori Stati Generali | et cominciarono a prorumper nell’impertinenze nella loro lingua | onde destramente me la colsi per non sentir di peggio, facendogli | dire, che andassero alli signori dell’Amiralità che l’haverebbono contentate. | Queste sono atte a far mille esclamationi; onde replico riverentemente | alla Serenità vostra, ch’è più che necessario, che vengono li roli, et gl’|ordini necessarii di tempo in tempo: in tanto però procurerò, | che le cose passino con ordine tale</w:t>
      </w:r>
      <w:r w:rsidRPr="007F3E90">
        <w:rPr>
          <w:rStyle w:val="Rimandonotaapidipagina"/>
          <w:sz w:val="24"/>
          <w:szCs w:val="24"/>
        </w:rPr>
        <w:footnoteReference w:id="982"/>
      </w:r>
      <w:r w:rsidRPr="007F3E90">
        <w:rPr>
          <w:sz w:val="24"/>
          <w:szCs w:val="24"/>
        </w:rPr>
        <w:t xml:space="preserve"> </w:t>
      </w:r>
      <w:r w:rsidRPr="00111900">
        <w:rPr>
          <w:sz w:val="24"/>
          <w:szCs w:val="24"/>
        </w:rPr>
        <w:t xml:space="preserve">da </w:t>
      </w:r>
      <w:r w:rsidRPr="00111900">
        <w:rPr>
          <w:sz w:val="24"/>
          <w:szCs w:val="24"/>
          <w:rPrChange w:id="3210" w:author="Flavia Di Gi" w:date="2023-04-12T17:36:00Z">
            <w:rPr>
              <w:sz w:val="24"/>
              <w:szCs w:val="24"/>
              <w:highlight w:val="yellow"/>
            </w:rPr>
          </w:rPrChange>
        </w:rPr>
        <w:t>mo’</w:t>
      </w:r>
      <w:r w:rsidRPr="007F3E90">
        <w:rPr>
          <w:sz w:val="24"/>
          <w:szCs w:val="24"/>
        </w:rPr>
        <w:t xml:space="preserve"> innanti, che | resti</w:t>
      </w:r>
      <w:r w:rsidRPr="007F3E90">
        <w:rPr>
          <w:rStyle w:val="Rimandonotaapidipagina"/>
          <w:sz w:val="24"/>
          <w:szCs w:val="24"/>
        </w:rPr>
        <w:footnoteReference w:id="983"/>
      </w:r>
      <w:r w:rsidRPr="007F3E90">
        <w:rPr>
          <w:sz w:val="24"/>
          <w:szCs w:val="24"/>
        </w:rPr>
        <w:t xml:space="preserve"> in quanto più si possi ognuno contentato; come già | ne ho pregato quei signori di Amsterdam. | </w:t>
      </w:r>
    </w:p>
    <w:p w14:paraId="21C3C51C" w14:textId="113F1AF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Vostra Serenità nei conti, che ho consignati al Luz haverà veduto come li | contadori di queste Amiralità, che hanno maneggiato il denaro | si</w:t>
      </w:r>
      <w:r w:rsidRPr="007F3E90">
        <w:rPr>
          <w:rStyle w:val="Rimandonotaapidipagina"/>
          <w:sz w:val="24"/>
          <w:szCs w:val="24"/>
        </w:rPr>
        <w:footnoteReference w:id="984"/>
      </w:r>
      <w:r w:rsidRPr="007F3E90">
        <w:rPr>
          <w:sz w:val="24"/>
          <w:szCs w:val="24"/>
        </w:rPr>
        <w:t xml:space="preserve"> hanno</w:t>
      </w:r>
      <w:r w:rsidRPr="007F3E90">
        <w:rPr>
          <w:rStyle w:val="Rimandonotaapidipagina"/>
          <w:sz w:val="24"/>
          <w:szCs w:val="24"/>
        </w:rPr>
        <w:footnoteReference w:id="985"/>
      </w:r>
      <w:r w:rsidRPr="007F3E90">
        <w:rPr>
          <w:sz w:val="24"/>
          <w:szCs w:val="24"/>
        </w:rPr>
        <w:t xml:space="preserve"> ritenuto una per cento così</w:t>
      </w:r>
      <w:r w:rsidRPr="007F3E90">
        <w:rPr>
          <w:rStyle w:val="Rimandonotaapidipagina"/>
          <w:sz w:val="24"/>
          <w:szCs w:val="24"/>
        </w:rPr>
        <w:footnoteReference w:id="986"/>
      </w:r>
      <w:r w:rsidRPr="007F3E90">
        <w:rPr>
          <w:sz w:val="24"/>
          <w:szCs w:val="24"/>
        </w:rPr>
        <w:t xml:space="preserve"> accordatoli dai signori, così | vorranno anco continuare per altro denaro che li</w:t>
      </w:r>
      <w:r w:rsidRPr="007F3E90">
        <w:rPr>
          <w:rStyle w:val="Rimandonotaapidipagina"/>
          <w:sz w:val="24"/>
          <w:szCs w:val="24"/>
        </w:rPr>
        <w:footnoteReference w:id="987"/>
      </w:r>
      <w:r w:rsidRPr="007F3E90">
        <w:rPr>
          <w:sz w:val="24"/>
          <w:szCs w:val="24"/>
        </w:rPr>
        <w:t xml:space="preserve"> capiterà nelle | mani. L’oppormi a questo non so come possi farlo mentre hanno | la fatica, et il travaglio del ricever, et del contare.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Parmi | che l’aggravio sia di qualche consideratione poiché si addossa a | vostra Serenità, et havendo tocco</w:t>
      </w:r>
      <w:r w:rsidRPr="007F3E90">
        <w:rPr>
          <w:rStyle w:val="Rimandonotaapidipagina"/>
          <w:sz w:val="24"/>
          <w:szCs w:val="24"/>
        </w:rPr>
        <w:footnoteReference w:id="988"/>
      </w:r>
      <w:r w:rsidRPr="007F3E90">
        <w:rPr>
          <w:sz w:val="24"/>
          <w:szCs w:val="24"/>
        </w:rPr>
        <w:t xml:space="preserve"> così in passando a quei signori perché fosse | levato, hanno mostrato </w:t>
      </w:r>
      <w:r w:rsidRPr="007F3E90">
        <w:rPr>
          <w:sz w:val="24"/>
          <w:szCs w:val="24"/>
        </w:rPr>
        <w:lastRenderedPageBreak/>
        <w:t>non assentirvi: di maniera che credo | che sarà impossibile, che si avanzi questo punto. Io ho</w:t>
      </w:r>
      <w:r w:rsidRPr="007F3E90">
        <w:rPr>
          <w:rStyle w:val="Rimandonotaapidipagina"/>
          <w:sz w:val="24"/>
          <w:szCs w:val="24"/>
        </w:rPr>
        <w:footnoteReference w:id="989"/>
      </w:r>
      <w:r w:rsidRPr="007F3E90">
        <w:rPr>
          <w:sz w:val="24"/>
          <w:szCs w:val="24"/>
        </w:rPr>
        <w:t xml:space="preserve"> stimato | mio debito significarlo alla Serenità vostra ad ogni buon fine. | </w:t>
      </w:r>
    </w:p>
    <w:p w14:paraId="6E6D8DCC" w14:textId="7A4727D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mio ritorno d’Amsterdam trovai il signor principe Mauritio partito | per Utrechet ove è stato a deponer sei</w:t>
      </w:r>
      <w:r w:rsidRPr="007F3E90">
        <w:rPr>
          <w:rStyle w:val="Rimandonotaapidipagina"/>
          <w:sz w:val="24"/>
          <w:szCs w:val="24"/>
        </w:rPr>
        <w:footnoteReference w:id="990"/>
      </w:r>
      <w:r w:rsidRPr="007F3E90">
        <w:rPr>
          <w:sz w:val="24"/>
          <w:szCs w:val="24"/>
        </w:rPr>
        <w:t xml:space="preserve"> nobili da | quel Consiglio imputati d’haver havuti li medesimi pensieri, che | sono stati fomentati da Bernvelt, et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prigioni a’ | quali si doveranno nella</w:t>
      </w:r>
      <w:r w:rsidRPr="007F3E90">
        <w:rPr>
          <w:rStyle w:val="Rimandonotaapidipagina"/>
          <w:sz w:val="24"/>
          <w:szCs w:val="24"/>
        </w:rPr>
        <w:footnoteReference w:id="991"/>
      </w:r>
      <w:r w:rsidRPr="007F3E90">
        <w:rPr>
          <w:sz w:val="24"/>
          <w:szCs w:val="24"/>
        </w:rPr>
        <w:t xml:space="preserve"> prossima assemblea di Holanda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che si comincierà ridur la ventura</w:t>
      </w:r>
      <w:r w:rsidRPr="007F3E90">
        <w:rPr>
          <w:rStyle w:val="Rimandonotaapidipagina"/>
          <w:sz w:val="24"/>
          <w:szCs w:val="24"/>
        </w:rPr>
        <w:footnoteReference w:id="992"/>
      </w:r>
      <w:r w:rsidRPr="007F3E90">
        <w:rPr>
          <w:sz w:val="24"/>
          <w:szCs w:val="24"/>
        </w:rPr>
        <w:t xml:space="preserve"> settimana deputar li giudici | </w:t>
      </w:r>
    </w:p>
    <w:p w14:paraId="7BE5C80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235r /</w:t>
      </w:r>
    </w:p>
    <w:p w14:paraId="3937138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poiché ognuno vuole vederne la speditione. | </w:t>
      </w:r>
    </w:p>
    <w:p w14:paraId="10F3EB7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Col signor principe Mauritio è andato questa volta anche il principe | Henrico suo fratello, il che ha levata l’impressione totalmente, | che ognuno haveva che questi doi fratelli o fossero d’accordo | in mostrarsi disgustati l’un dell’altro; o che in effetto vi passasse | tra loro disgusto. | </w:t>
      </w:r>
    </w:p>
    <w:p w14:paraId="789C350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 questo Principe non mancarò di nutrir la buona volontà che | dimostra verso il servitio della Serenità vostra et procurerò destramente di | cavar come da me quello, che desidera</w:t>
      </w:r>
      <w:r w:rsidRPr="007F3E90">
        <w:rPr>
          <w:rStyle w:val="Rimandonotaapidipagina"/>
          <w:sz w:val="24"/>
          <w:szCs w:val="24"/>
        </w:rPr>
        <w:footnoteReference w:id="993"/>
      </w:r>
      <w:r w:rsidRPr="007F3E90">
        <w:rPr>
          <w:sz w:val="24"/>
          <w:szCs w:val="24"/>
        </w:rPr>
        <w:t xml:space="preserve"> saper della | sua inclinatione, et della sua pretensione. Altre volte so di | haverle scritto, che questo Principe come quello ch’è qui general | della cavallaria non si muoverebbe o per picciola truppa, o per | carica inferiore, o che non fosse maggiore di quella che ha appresso | li signori Stati, dai quali, quando havesse ad esser impiegato | bisognerebbe, che havesse la permissione: tuttavia non mancarò | di cavarne li pensieri con tutte quelle circostanze che | potrò maggiori. | </w:t>
      </w:r>
    </w:p>
    <w:p w14:paraId="1BAA30D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Essendo venuto il secretario del conte Gio. di Nassau padre del già</w:t>
      </w:r>
      <w:r w:rsidRPr="007F3E90">
        <w:rPr>
          <w:rStyle w:val="Rimandonotaapidipagina"/>
          <w:sz w:val="24"/>
          <w:szCs w:val="24"/>
        </w:rPr>
        <w:footnoteReference w:id="994"/>
      </w:r>
      <w:r w:rsidRPr="007F3E90">
        <w:rPr>
          <w:sz w:val="24"/>
          <w:szCs w:val="24"/>
        </w:rPr>
        <w:t xml:space="preserve"> conte Gio. Ernesto | in quest’Haya per alcuni particolari affari di esso Conte m’è venuto | a trovare per nome di lui; complendo meco per parte anco del conte | Guglielmo suo figlio per gl’honori, et favori ricevuti da vostra Serenità | et di commissione di esso signor conte Gioanni m’ha</w:t>
      </w:r>
      <w:r w:rsidRPr="007F3E90">
        <w:rPr>
          <w:rStyle w:val="Rimandonotaapidipagina"/>
          <w:sz w:val="24"/>
          <w:szCs w:val="24"/>
        </w:rPr>
        <w:footnoteReference w:id="995"/>
      </w:r>
      <w:r w:rsidRPr="007F3E90">
        <w:rPr>
          <w:sz w:val="24"/>
          <w:szCs w:val="24"/>
        </w:rPr>
        <w:t xml:space="preserve"> pregato di | raccommandar il buon effetto dell’instanza, che ha fatta | far alla Serenità vostra per qualche sollevo di spese alla sua casa | et di haver lettere particolari in questo proposito. Io per ogni | buon rispetto non ho stimato bene ricusar all’instanza: | la sua pretensione la doverà specificar, o far rappresentare | alla Serenità vostra, che farà quello, che stimerà proprio per | </w:t>
      </w:r>
    </w:p>
    <w:p w14:paraId="6B2195D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235v /</w:t>
      </w:r>
    </w:p>
    <w:p w14:paraId="027DD66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conservarsi amorevole, et affettionato esso Conte, la casa, et li figlioli. | Et ho scoperto dal parlar</w:t>
      </w:r>
      <w:r w:rsidRPr="007F3E90">
        <w:rPr>
          <w:rStyle w:val="Rimandonotaapidipagina"/>
          <w:sz w:val="24"/>
          <w:szCs w:val="24"/>
        </w:rPr>
        <w:footnoteReference w:id="996"/>
      </w:r>
      <w:r w:rsidRPr="007F3E90">
        <w:rPr>
          <w:sz w:val="24"/>
          <w:szCs w:val="24"/>
        </w:rPr>
        <w:t xml:space="preserve"> del detto secretario che è parso strano al padre | che non habbi il figliolo potuto avanzarsi nell’haver il </w:t>
      </w:r>
      <w:r w:rsidRPr="009A7CB0">
        <w:rPr>
          <w:sz w:val="24"/>
          <w:szCs w:val="24"/>
          <w:highlight w:val="yellow"/>
          <w:rPrChange w:id="3231" w:author="Giorgia" w:date="2023-03-11T18:12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>olonellato | del fratello; et che almeno si sentirebbe molto honorato se | con qualche annual stipendio, o pensione fosse dichiarito in | servitio della</w:t>
      </w:r>
      <w:r w:rsidRPr="007F3E90">
        <w:rPr>
          <w:rStyle w:val="Rimandonotaapidipagina"/>
          <w:sz w:val="24"/>
          <w:szCs w:val="24"/>
        </w:rPr>
        <w:footnoteReference w:id="997"/>
      </w:r>
      <w:r w:rsidRPr="007F3E90">
        <w:rPr>
          <w:sz w:val="24"/>
          <w:szCs w:val="24"/>
        </w:rPr>
        <w:t xml:space="preserve"> serenissima Republica. Mi par d’intender che | fra un mese sia per venir esso conte Guglielmo a farsi conoscer | qui a sua Eccellentia: io non mancaro di usar seco tutti quei termini | di honore, et dimostrationi di stima, che conoscerò poter cor-|risponder alla publica volontà: in tanto se dalla Serenità vostra | mi sarà detto</w:t>
      </w:r>
      <w:r w:rsidRPr="007F3E90">
        <w:rPr>
          <w:rStyle w:val="Rimandonotaapidipagina"/>
          <w:sz w:val="24"/>
          <w:szCs w:val="24"/>
        </w:rPr>
        <w:footnoteReference w:id="998"/>
      </w:r>
      <w:r w:rsidRPr="007F3E90">
        <w:rPr>
          <w:sz w:val="24"/>
          <w:szCs w:val="24"/>
        </w:rPr>
        <w:t xml:space="preserve"> in ciò qualche cosa di vantaggio l’essequirò. | </w:t>
      </w:r>
    </w:p>
    <w:p w14:paraId="30973F4E" w14:textId="1BE451E5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Del paese di Brabant non ho che avvisar alla Serenità vostra di certo altro | se non l’arrivo di un corriero di Spagna. Hanno publicato | con doicento milla scudi per corte </w:t>
      </w:r>
      <w:proofErr w:type="gramStart"/>
      <w:r w:rsidRPr="007F3E90">
        <w:rPr>
          <w:sz w:val="24"/>
          <w:szCs w:val="24"/>
        </w:rPr>
        <w:t>cesarea;</w:t>
      </w:r>
      <w:proofErr w:type="gramEnd"/>
      <w:r w:rsidRPr="007F3E90">
        <w:rPr>
          <w:sz w:val="24"/>
          <w:szCs w:val="24"/>
        </w:rPr>
        <w:t xml:space="preserve"> ma non si sentiva | ancor</w:t>
      </w:r>
      <w:del w:id="3235" w:author="Giorgia" w:date="2023-03-11T14:53:00Z">
        <w:r w:rsidRPr="007F3E90" w:rsidDel="00703E61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3236" w:author="Giorgia" w:date="2023-03-11T14:53:00Z">
        <w:r w:rsidR="00703E61">
          <w:rPr>
            <w:sz w:val="24"/>
            <w:szCs w:val="24"/>
          </w:rPr>
          <w:t>é</w:t>
        </w:r>
      </w:ins>
      <w:del w:id="3237" w:author="Giorgia" w:date="2023-03-11T14:53:00Z">
        <w:r w:rsidRPr="007F3E90" w:rsidDel="00703E6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si facesse levata per sua Maestà imperiale. Ben dicono | che si farà per il mese venturo nel paese di Lieges. | </w:t>
      </w:r>
    </w:p>
    <w:p w14:paraId="35645FEA" w14:textId="54C98BB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Nella stessa città di Lieges viene scritto essersi scoperto qualche trattato | di dar essa città a sacco da alcuni, che vi sono della religio-|ne riformata. Alcuni sono stati presi, et particolarmente uno | che </w:t>
      </w:r>
      <w:r w:rsidRPr="007F3E90">
        <w:rPr>
          <w:sz w:val="24"/>
          <w:szCs w:val="24"/>
        </w:rPr>
        <w:lastRenderedPageBreak/>
        <w:t xml:space="preserve">fuggito di là s’era retirato sulle terre del signor principe | Mauritio in quello dei serenissimi </w:t>
      </w:r>
      <w:ins w:id="3238" w:author="Giorgia" w:date="2023-03-11T15:32:00Z">
        <w:r w:rsidR="00AD6AC2">
          <w:rPr>
            <w:sz w:val="24"/>
            <w:szCs w:val="24"/>
          </w:rPr>
          <w:t>a</w:t>
        </w:r>
      </w:ins>
      <w:del w:id="3239" w:author="Giorgia" w:date="2023-03-11T15:32:00Z">
        <w:r w:rsidRPr="007F3E90" w:rsidDel="00AD6AC2">
          <w:rPr>
            <w:sz w:val="24"/>
            <w:szCs w:val="24"/>
          </w:rPr>
          <w:delText>A</w:delText>
        </w:r>
      </w:del>
      <w:r w:rsidRPr="007F3E90">
        <w:rPr>
          <w:sz w:val="24"/>
          <w:szCs w:val="24"/>
        </w:rPr>
        <w:t>rciduchi, il quale ha | spedita richiesta a sua Eccellenza per esser liberato, ma poco può | promettersi della sua intercessione. Mentre</w:t>
      </w:r>
      <w:r w:rsidRPr="007F3E90">
        <w:rPr>
          <w:rStyle w:val="Rimandonotaapidipagina"/>
          <w:sz w:val="24"/>
          <w:szCs w:val="24"/>
        </w:rPr>
        <w:footnoteReference w:id="999"/>
      </w:r>
      <w:r w:rsidRPr="007F3E90">
        <w:rPr>
          <w:sz w:val="24"/>
          <w:szCs w:val="24"/>
        </w:rPr>
        <w:t xml:space="preserve"> hanno per | suspetto esso prigione</w:t>
      </w:r>
      <w:r w:rsidRPr="007F3E90">
        <w:rPr>
          <w:rStyle w:val="Rimandonotaapidipagina"/>
          <w:sz w:val="24"/>
          <w:szCs w:val="24"/>
        </w:rPr>
        <w:footnoteReference w:id="1000"/>
      </w:r>
      <w:r w:rsidRPr="007F3E90">
        <w:rPr>
          <w:sz w:val="24"/>
          <w:szCs w:val="24"/>
        </w:rPr>
        <w:t xml:space="preserve"> et lo dichiarano complice nel detto trattato</w:t>
      </w:r>
      <w:r w:rsidRPr="007F3E90">
        <w:rPr>
          <w:rStyle w:val="Rimandonotaapidipagina"/>
          <w:sz w:val="24"/>
          <w:szCs w:val="24"/>
        </w:rPr>
        <w:footnoteReference w:id="1001"/>
      </w:r>
      <w:r w:rsidRPr="007F3E90">
        <w:rPr>
          <w:sz w:val="24"/>
          <w:szCs w:val="24"/>
        </w:rPr>
        <w:t xml:space="preserve">. | </w:t>
      </w:r>
    </w:p>
    <w:p w14:paraId="66C076E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Anco a Venlo</w:t>
      </w:r>
      <w:r w:rsidRPr="007F3E90">
        <w:rPr>
          <w:rStyle w:val="Rimandonotaapidipagina"/>
          <w:sz w:val="24"/>
          <w:szCs w:val="24"/>
        </w:rPr>
        <w:footnoteReference w:id="1002"/>
      </w:r>
      <w:r w:rsidRPr="007F3E90">
        <w:rPr>
          <w:sz w:val="24"/>
          <w:szCs w:val="24"/>
        </w:rPr>
        <w:t xml:space="preserve"> nello stato di sue Altezze par</w:t>
      </w:r>
      <w:r w:rsidRPr="007F3E90">
        <w:rPr>
          <w:rStyle w:val="Rimandonotaapidipagina"/>
          <w:sz w:val="24"/>
          <w:szCs w:val="24"/>
        </w:rPr>
        <w:footnoteReference w:id="1003"/>
      </w:r>
      <w:r w:rsidRPr="007F3E90">
        <w:rPr>
          <w:sz w:val="24"/>
          <w:szCs w:val="24"/>
        </w:rPr>
        <w:t xml:space="preserve">, che si sia | scoperta qualche mala intelligenza pur da qualcheduno | della religione; ma vi si è tosto rimediato. | </w:t>
      </w:r>
    </w:p>
    <w:p w14:paraId="009EBFD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Dalla parte pur di Lieges viene avvisato, et riportato anco di | </w:t>
      </w:r>
    </w:p>
    <w:p w14:paraId="65330E0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236r /</w:t>
      </w:r>
    </w:p>
    <w:p w14:paraId="72ADD15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bocca, </w:t>
      </w:r>
      <w:r w:rsidRPr="006B18A6">
        <w:rPr>
          <w:sz w:val="24"/>
          <w:szCs w:val="24"/>
        </w:rPr>
        <w:t>che ’l Re catholico manderà certo</w:t>
      </w:r>
      <w:r w:rsidRPr="006B18A6">
        <w:rPr>
          <w:rStyle w:val="Rimandonotaapidipagina"/>
          <w:sz w:val="24"/>
          <w:szCs w:val="24"/>
        </w:rPr>
        <w:footnoteReference w:id="1004"/>
      </w:r>
      <w:r w:rsidRPr="006B18A6">
        <w:rPr>
          <w:sz w:val="24"/>
          <w:szCs w:val="24"/>
        </w:rPr>
        <w:t xml:space="preserve"> in queste Provincie | uno dei proprii figlioli, affine di stabilir il governo, et assi-|curarsi della manutentione, et conservatione alla casa delle | Provincie, che sono in mano</w:t>
      </w:r>
      <w:r w:rsidRPr="007F3E90">
        <w:rPr>
          <w:sz w:val="24"/>
          <w:szCs w:val="24"/>
        </w:rPr>
        <w:t xml:space="preserve"> de’ serenissimi arciduchi. Sono voci | che altre volte sono state sparse. Vostra Serenità ne deve haver | inteso, o intenderà i suoi più certi particolari da altra | parte, et massime dal proprio luoco. Gratie etc. | </w:t>
      </w:r>
    </w:p>
    <w:p w14:paraId="114622F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AB86ED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12 genaro 1619 | </w:t>
      </w:r>
    </w:p>
    <w:p w14:paraId="20820E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386A3BD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| </w:t>
      </w:r>
    </w:p>
    <w:p w14:paraId="5E85971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| </w:t>
      </w:r>
    </w:p>
    <w:p w14:paraId="4602493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0BF801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236v /</w:t>
      </w:r>
    </w:p>
    <w:p w14:paraId="2DA3077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62634BA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80 sola | </w:t>
      </w:r>
    </w:p>
    <w:p w14:paraId="16595E0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D799DD0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3DA8424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7B027DAB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299C02F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236vC /</w:t>
      </w:r>
    </w:p>
    <w:p w14:paraId="612A31F7" w14:textId="301605A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12 ge</w:t>
      </w:r>
      <w:ins w:id="3246" w:author="Giorgia" w:date="2023-03-11T22:05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 xml:space="preserve">naro 1618 more veneto ricevute a’ 6 febraro | </w:t>
      </w:r>
    </w:p>
    <w:p w14:paraId="2ACBBD14" w14:textId="6B68664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ins w:id="3247" w:author="Flavia Di Gi" w:date="2023-03-19T17:03:00Z">
        <w:r w:rsidR="00E43DF7">
          <w:rPr>
            <w:sz w:val="24"/>
            <w:szCs w:val="24"/>
          </w:rPr>
          <w:t>n</w:t>
        </w:r>
      </w:ins>
      <w:del w:id="3248" w:author="Flavia Di Gi" w:date="2023-03-19T17:03:00Z">
        <w:r w:rsidRPr="007F3E90" w:rsidDel="00E43DF7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 xml:space="preserve">° 80 | </w:t>
      </w:r>
    </w:p>
    <w:p w14:paraId="652174C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F896E8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1. Procurerà audienza et farà l’ufficio com-|messoli con lettere de’ 22 </w:t>
      </w:r>
      <w:r w:rsidRPr="00064F2E">
        <w:rPr>
          <w:sz w:val="24"/>
          <w:szCs w:val="24"/>
          <w:rPrChange w:id="3249" w:author="Giorgia" w:date="2023-03-11T22:05:00Z">
            <w:rPr>
              <w:sz w:val="24"/>
              <w:szCs w:val="24"/>
              <w:highlight w:val="yellow"/>
            </w:rPr>
          </w:rPrChange>
        </w:rPr>
        <w:t>decembre</w:t>
      </w:r>
      <w:r w:rsidRPr="00064F2E">
        <w:rPr>
          <w:sz w:val="24"/>
          <w:szCs w:val="24"/>
        </w:rPr>
        <w:t>;</w:t>
      </w:r>
      <w:r w:rsidRPr="007F3E90">
        <w:rPr>
          <w:sz w:val="24"/>
          <w:szCs w:val="24"/>
        </w:rPr>
        <w:t xml:space="preserve"> coi signori Stati | col principe Mauritio trattarà sopra l’ordine a’ vasselli | da guerra contra corsari, essendone lui | armiraglio, et la diretione da esso può spedir. | </w:t>
      </w:r>
    </w:p>
    <w:p w14:paraId="66610288" w14:textId="5FD975D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2. Nutrirà la dispositione di corrisponder con | </w:t>
      </w:r>
      <w:ins w:id="3250" w:author="Giorgia" w:date="2023-03-11T17:44:00Z">
        <w:r w:rsidR="00AD35EF">
          <w:rPr>
            <w:sz w:val="24"/>
            <w:szCs w:val="24"/>
          </w:rPr>
          <w:t>m</w:t>
        </w:r>
      </w:ins>
      <w:del w:id="3251" w:author="Giorgia" w:date="2023-03-11T17:44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inistro: vi sono nell’assemblea di quelli | che voriano fusse detto che la Republica | vuol aleanza et è desiderata tal dichiaratione. | </w:t>
      </w:r>
    </w:p>
    <w:p w14:paraId="32AB1A0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Dice haver piacere s’habia gradito il | donativo al Luzzo et si promette l’istesso | con altri soggetti che havessero prestato servitio | affirmando d’impiegar sempre ben il danaro. | </w:t>
      </w:r>
    </w:p>
    <w:p w14:paraId="6912A4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Ansterdam ha trattato la rimessa | del danaro di là per le navi, non li trova | d’accordo; si continuerà come per il passato. | </w:t>
      </w:r>
    </w:p>
    <w:p w14:paraId="0B2CB6A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 fatto lettere di cambio per altre </w:t>
      </w:r>
      <w:proofErr w:type="gramStart"/>
      <w:r w:rsidRPr="007F3E90">
        <w:rPr>
          <w:sz w:val="24"/>
          <w:szCs w:val="24"/>
        </w:rPr>
        <w:t>3</w:t>
      </w:r>
      <w:proofErr w:type="gramEnd"/>
      <w:r w:rsidRPr="007F3E90">
        <w:rPr>
          <w:sz w:val="24"/>
          <w:szCs w:val="24"/>
        </w:rPr>
        <w:t xml:space="preserve"> navi. | </w:t>
      </w:r>
    </w:p>
    <w:p w14:paraId="4D68116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3. Considera la necessità di tener in armata | persona con carico di dar la mostra, et mandar | lista di chi manca, et a chi s’ha da dar danaro | et porta li buoni effetti che da ciò seguirà. | </w:t>
      </w:r>
    </w:p>
    <w:p w14:paraId="2C6FF24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4.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Aspetta ordine di far nuova instanza per tener | le navi in servitio essendo vicino il tempo delli | 12 mesi per qualli hanno l’Amiralità promesso. | </w:t>
      </w:r>
    </w:p>
    <w:p w14:paraId="5DAF976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Dice che distribuendosi li 30mila ducati per le donne | mancherà assai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restanti viveri | a che bisogna sia sodisfato. | </w:t>
      </w:r>
    </w:p>
    <w:p w14:paraId="344FB73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 Amiralità portano l’aggravio de’ capitani. | </w:t>
      </w:r>
    </w:p>
    <w:p w14:paraId="713565D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5.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Per le valute; dice che bisogna dechiarir la | difficoltà quando non s’accordi coll’Armiraglio | et capitani in qualche modo. | </w:t>
      </w:r>
    </w:p>
    <w:p w14:paraId="288FE7C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Dà conto di lamentationi e motivi di alcune | delle donne de’ marinari, et però replica | esser necessari li rolli et ordini in tal proposito. | </w:t>
      </w:r>
    </w:p>
    <w:p w14:paraId="33BBAA0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176246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6C608D0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F0EB25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236vD /</w:t>
      </w:r>
    </w:p>
    <w:p w14:paraId="01DD607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6. Li contadori si tengono una per cento, | così accordato coll’Amiralità, se ben | la summa è considerabile, dice non si | potrà avanzar altro. | </w:t>
      </w:r>
    </w:p>
    <w:p w14:paraId="24C9B3E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principe Mauritio ritorna da Utrechet | stavi per deponer alcuni del Consiglio imputati | come Bernvelt. Seco è stato il | principe Henrico suo fratello con che s’è dechiarito | la buona intelligenza tra loro. | </w:t>
      </w:r>
    </w:p>
    <w:p w14:paraId="6907917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7. Nutrità con detto principe Henrico la buona volontà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che dimostra et procurerà cavar le | sue pretensioni: ma esssendo general | della caval</w:t>
      </w:r>
      <w:del w:id="3252" w:author="Giorgia" w:date="2023-03-11T19:12:00Z">
        <w:r w:rsidRPr="007F3E90" w:rsidDel="002C7EE3">
          <w:rPr>
            <w:sz w:val="24"/>
            <w:szCs w:val="24"/>
          </w:rPr>
          <w:delText>(</w:delText>
        </w:r>
      </w:del>
      <w:r w:rsidRPr="007F3E90">
        <w:rPr>
          <w:sz w:val="24"/>
          <w:szCs w:val="24"/>
        </w:rPr>
        <w:t>leri</w:t>
      </w:r>
      <w:del w:id="3253" w:author="Giorgia" w:date="2023-03-11T19:12:00Z">
        <w:r w:rsidRPr="007F3E90" w:rsidDel="002C7EE3">
          <w:rPr>
            <w:sz w:val="24"/>
            <w:szCs w:val="24"/>
          </w:rPr>
          <w:delText>)</w:delText>
        </w:r>
      </w:del>
      <w:r w:rsidRPr="007F3E90">
        <w:rPr>
          <w:sz w:val="24"/>
          <w:szCs w:val="24"/>
        </w:rPr>
        <w:t xml:space="preserve">a non si moverà per carica | inferiore né per piccole truppe et | bisogneria havesse l’assenso di là. | </w:t>
      </w:r>
    </w:p>
    <w:p w14:paraId="626560D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8. Ufficio fatto dal secretario</w:t>
      </w:r>
      <w:r w:rsidRPr="007F3E90">
        <w:rPr>
          <w:rStyle w:val="Rimandonotaapidipagina"/>
          <w:sz w:val="24"/>
          <w:szCs w:val="24"/>
        </w:rPr>
        <w:footnoteReference w:id="1005"/>
      </w:r>
      <w:r w:rsidRPr="007F3E90">
        <w:rPr>
          <w:sz w:val="24"/>
          <w:szCs w:val="24"/>
        </w:rPr>
        <w:t xml:space="preserve"> del conte Gio. di Nassau | per qualche sollievo di spese alla sua casa | et essendo parso strano non habbia il | conte Guglielmo ottenuto il </w:t>
      </w:r>
      <w:r w:rsidRPr="009A7CB0">
        <w:rPr>
          <w:sz w:val="24"/>
          <w:szCs w:val="24"/>
          <w:highlight w:val="yellow"/>
          <w:rPrChange w:id="3255" w:author="Giorgia" w:date="2023-03-11T18:12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olonellato del | fratello desidera qualche pensione o | stipendio annuo per restarne honorato. | </w:t>
      </w:r>
    </w:p>
    <w:p w14:paraId="66402E2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Barbant s’ha l’arivo di corriero | di Spagna, dicono con 200mila scudi per Germania | ma non si fa levata per l’Imperio, diesi si | farà a Lieges. | </w:t>
      </w:r>
    </w:p>
    <w:p w14:paraId="4737948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Trattato scoperto in detta città, per darla a saco | et anco a Venlo ad instanza della religione | riformata. | </w:t>
      </w:r>
    </w:p>
    <w:p w14:paraId="3A495994" w14:textId="32E0791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Voce che il Catholico sia per mandar un | figliolo in Fiandra per stabilir il governo | di quella </w:t>
      </w:r>
      <w:ins w:id="3256" w:author="Giorgia" w:date="2023-03-11T15:50:00Z">
        <w:r w:rsidR="00E74C73">
          <w:rPr>
            <w:sz w:val="24"/>
            <w:szCs w:val="24"/>
          </w:rPr>
          <w:t>P</w:t>
        </w:r>
      </w:ins>
      <w:del w:id="3257" w:author="Giorgia" w:date="2023-03-11T15:50:00Z">
        <w:r w:rsidRPr="007F3E90" w:rsidDel="00E74C73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 xml:space="preserve">rovincia. | </w:t>
      </w:r>
    </w:p>
    <w:p w14:paraId="2AFE6380" w14:textId="4211980E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b/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7</w:t>
      </w:r>
      <w:r w:rsidR="001D1FF5">
        <w:rPr>
          <w:sz w:val="24"/>
          <w:szCs w:val="24"/>
        </w:rPr>
        <w:t>8</w:t>
      </w:r>
    </w:p>
    <w:p w14:paraId="7C3BEC14" w14:textId="77777777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20 gennaio 1619, L’Aia (cc. 237r-242v)</w:t>
      </w:r>
    </w:p>
    <w:p w14:paraId="21DCBF8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CABF55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237r /</w:t>
      </w:r>
    </w:p>
    <w:p w14:paraId="5BF08C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81 sola | </w:t>
      </w:r>
    </w:p>
    <w:p w14:paraId="3639F9C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93061CB" w14:textId="6C2CC32F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  <w:r w:rsidR="000F3843">
        <w:rPr>
          <w:sz w:val="24"/>
          <w:szCs w:val="24"/>
        </w:rPr>
        <w:t xml:space="preserve"> </w:t>
      </w:r>
    </w:p>
    <w:p w14:paraId="0024976B" w14:textId="4B544B6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communicar alli signori Stati Generali quello che la Serenità vostra mi commandò | nelle lettere sue de’ 22 del passato non hebbi audienza, che | mercordì mattina, havendomi il Presidente fatto pregar di attender | poiché oltre diverse altre occupationi, che li rubbavano il tempo | dovevano martedì sentir l’ambasciator d’Inghilterra, che fu per presentar | un altro</w:t>
      </w:r>
      <w:r w:rsidRPr="007F3E90">
        <w:rPr>
          <w:rStyle w:val="Rimandonotaapidipagina"/>
          <w:sz w:val="24"/>
          <w:szCs w:val="24"/>
        </w:rPr>
        <w:footnoteReference w:id="1006"/>
      </w:r>
      <w:r w:rsidRPr="007F3E90">
        <w:rPr>
          <w:sz w:val="24"/>
          <w:szCs w:val="24"/>
        </w:rPr>
        <w:t xml:space="preserve"> theologo della sua </w:t>
      </w:r>
      <w:ins w:id="3259" w:author="Giorgia" w:date="2023-03-11T17:37:00Z">
        <w:r w:rsidR="00777D44">
          <w:rPr>
            <w:sz w:val="24"/>
            <w:szCs w:val="24"/>
          </w:rPr>
          <w:t>N</w:t>
        </w:r>
      </w:ins>
      <w:del w:id="3260" w:author="Giorgia" w:date="2023-03-11T17:37:00Z">
        <w:r w:rsidRPr="007F3E90" w:rsidDel="00777D44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>atione spedito qui dal Re per dar | piazza ad uno delli quattro venuti per il sinodo</w:t>
      </w:r>
      <w:r w:rsidRPr="007F3E90">
        <w:rPr>
          <w:rStyle w:val="Rimandonotaapidipagina"/>
          <w:sz w:val="24"/>
          <w:szCs w:val="24"/>
        </w:rPr>
        <w:footnoteReference w:id="1007"/>
      </w:r>
      <w:r w:rsidRPr="007F3E90">
        <w:rPr>
          <w:sz w:val="24"/>
          <w:szCs w:val="24"/>
        </w:rPr>
        <w:t xml:space="preserve">, che doveva | tornarsene non li comportando l’aria di qua. Mi contentai di | questa interpositione per haver tempo di trovarmi prima col signor | principe Mauritio, come feci, et intenderà la Serenità vostra più a basso. | </w:t>
      </w:r>
    </w:p>
    <w:p w14:paraId="16D1A23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Portai alli signori Stati la mia espositione con quella pienezza d’affetto; et | con quei concetti, che sono espressi nelle sudette lettere sue, non | mancando di usar ogni studio: perché questi signori restassero impressi | dell’urgenza del negotio, pensassero all’evitar il pericolo | iminente, ponderassero la diversità dell’artificiosa maniera | del trattar dei Spagnuoli, et in tutto premei per cavar il | frutto desiderato. Fui corrisposto d’altrettanta attentione, | et con gl’avvisi, che precedentemente havevano havuti da diverse | parti delle</w:t>
      </w:r>
      <w:r w:rsidRPr="007F3E90">
        <w:rPr>
          <w:rStyle w:val="Rimandonotaapidipagina"/>
          <w:sz w:val="24"/>
          <w:szCs w:val="24"/>
        </w:rPr>
        <w:footnoteReference w:id="1008"/>
      </w:r>
      <w:r w:rsidRPr="007F3E90">
        <w:rPr>
          <w:sz w:val="24"/>
          <w:szCs w:val="24"/>
        </w:rPr>
        <w:t xml:space="preserve"> preparationi dei Spagnuoli, che mi furono commu-|nicati dal signor Principe; et con quelli, ch’io li diedi in nome | di vostra Serenità mi avidi, che restorono molto ben impressi dell’impor-|tanza dell’affare, come per nome di tutti mi attestò il Pre-|sidente, che mi ringratiò con molto affetto della communicatione, | et mi ricercò anco di haver in scritto li particolari espressi da me | in voce: perché col conferir insieme restassero meglio informati | di quano havevo esposto, et potessero venir a quelle risolutioni | che il tempo, l’occasione, et il servitio dell’una, et l’altra | Republica comportasse. Confermandomi di più, che per servitio | </w:t>
      </w:r>
    </w:p>
    <w:p w14:paraId="0348D04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237v /</w:t>
      </w:r>
    </w:p>
    <w:p w14:paraId="1B6A1F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in particolare</w:t>
      </w:r>
      <w:proofErr w:type="gramEnd"/>
      <w:r w:rsidRPr="007F3E90">
        <w:rPr>
          <w:sz w:val="24"/>
          <w:szCs w:val="24"/>
        </w:rPr>
        <w:t xml:space="preserve"> di vostra Serenità haverebbono sempre fatto tutto quel più che | havessero potuto. Io ringratiati li signori Stati di questo testimonio | del loro buon affetto verso quella serenissima Republica, et (replicato qualche | altro concetto, che stimai proprio per tanto più eccitarli) li | presentai un memoriale, che tenevo presso di me formato sopra | un avviso, che havevo ricevuto dalla diligenza del clarissimo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signor | residente Spinelli, perché fossero avvertite queste Amiralità | che un tal Henrico </w:t>
      </w:r>
      <w:r w:rsidRPr="007F3E90">
        <w:rPr>
          <w:sz w:val="24"/>
          <w:szCs w:val="24"/>
          <w:highlight w:val="yellow"/>
        </w:rPr>
        <w:t>van Dich</w:t>
      </w:r>
      <w:r w:rsidRPr="007F3E90">
        <w:rPr>
          <w:sz w:val="24"/>
          <w:szCs w:val="24"/>
        </w:rPr>
        <w:t xml:space="preserve"> era in trattatione col duca | di Ossuna di farli haver qualche buoni vasselli da questi | porti, et uno in particolare caricarlo di moschetti, et munitioni | et sotto pretesto di inviarlo a Venetia haverne l’estrattione, | et poi uscito di qua farlo capitar a Napoli, mi promisero | di scriverne</w:t>
      </w:r>
      <w:r w:rsidRPr="007F3E90">
        <w:rPr>
          <w:rStyle w:val="Rimandonotaapidipagina"/>
          <w:sz w:val="24"/>
          <w:szCs w:val="24"/>
        </w:rPr>
        <w:footnoteReference w:id="1009"/>
      </w:r>
      <w:r w:rsidRPr="007F3E90">
        <w:rPr>
          <w:sz w:val="24"/>
          <w:szCs w:val="24"/>
        </w:rPr>
        <w:t>, come ho poi saputo, che hanno fatto alle Amiralità | perché stiamo avvertite non solo per questo; ma per ogn’altro | simil appalto, o noleggo subretitio</w:t>
      </w:r>
      <w:r w:rsidRPr="007F3E90">
        <w:rPr>
          <w:rStyle w:val="Rimandonotaapidipagina"/>
          <w:sz w:val="24"/>
          <w:szCs w:val="24"/>
        </w:rPr>
        <w:footnoteReference w:id="1010"/>
      </w:r>
      <w:r w:rsidRPr="007F3E90">
        <w:rPr>
          <w:sz w:val="24"/>
          <w:szCs w:val="24"/>
        </w:rPr>
        <w:t>, come pur pregai li medesimi | signori Stati, suspettandosi, che</w:t>
      </w:r>
      <w:r w:rsidRPr="007F3E90">
        <w:rPr>
          <w:rStyle w:val="Rimandonotaapidipagina"/>
          <w:sz w:val="24"/>
          <w:szCs w:val="24"/>
        </w:rPr>
        <w:footnoteReference w:id="1011"/>
      </w:r>
      <w:r w:rsidRPr="007F3E90">
        <w:rPr>
          <w:sz w:val="24"/>
          <w:szCs w:val="24"/>
        </w:rPr>
        <w:t xml:space="preserve"> possino Spagnoli con simili in-|ventioni; et</w:t>
      </w:r>
      <w:r w:rsidRPr="007F3E90">
        <w:rPr>
          <w:rStyle w:val="Rimandonotaapidipagina"/>
          <w:sz w:val="24"/>
          <w:szCs w:val="24"/>
        </w:rPr>
        <w:footnoteReference w:id="1012"/>
      </w:r>
      <w:r w:rsidRPr="007F3E90">
        <w:rPr>
          <w:sz w:val="24"/>
          <w:szCs w:val="24"/>
        </w:rPr>
        <w:t xml:space="preserve"> mezi de’ mercanti (che </w:t>
      </w:r>
      <w:r w:rsidRPr="007F3E90">
        <w:rPr>
          <w:sz w:val="24"/>
          <w:szCs w:val="24"/>
          <w:highlight w:val="yellow"/>
        </w:rPr>
        <w:t>pur che</w:t>
      </w:r>
      <w:r w:rsidRPr="007F3E90">
        <w:rPr>
          <w:sz w:val="24"/>
          <w:szCs w:val="24"/>
        </w:rPr>
        <w:t xml:space="preserve"> guadagino | non mirano ad alcun altra cosa) estraher delle provisioni da | questa parte in pregiudicio della serenissima Republica, et mi licentiai. | </w:t>
      </w:r>
    </w:p>
    <w:p w14:paraId="513E54F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Havevo, come ho detto, communicato prima che di andar all’audienza | </w:t>
      </w:r>
      <w:proofErr w:type="gramStart"/>
      <w:r w:rsidRPr="007F3E90">
        <w:rPr>
          <w:sz w:val="24"/>
          <w:szCs w:val="24"/>
        </w:rPr>
        <w:t>gl’avvisi</w:t>
      </w:r>
      <w:proofErr w:type="gramEnd"/>
      <w:r w:rsidRPr="007F3E90">
        <w:rPr>
          <w:sz w:val="24"/>
          <w:szCs w:val="24"/>
        </w:rPr>
        <w:t xml:space="preserve"> all’Eccellentia sua regolandomi, et nell’espressione, et nelle conside-|rationi col senso, et commandamento delle Signorie vostre eccellentissime. Ella | quando sentì che ’l negotio della restitutione caminava in | </w:t>
      </w:r>
      <w:r w:rsidRPr="007F3E90">
        <w:rPr>
          <w:sz w:val="24"/>
          <w:szCs w:val="24"/>
        </w:rPr>
        <w:lastRenderedPageBreak/>
        <w:t>Roma con incertezza del buon essito, et più che ’l duca di | Ossuna per divertirne l’effetto faceva ogni possibile, fece sembiante | di rider, et disse: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vi ho più volte detto, che Spagnoli sono | fini, bisogna guardarsi dai loro inganni. Et sentendo ciò | che le rappresentai de’ preparamenti in Spagna mi confermò | </w:t>
      </w:r>
    </w:p>
    <w:p w14:paraId="5F4D916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238r /</w:t>
      </w:r>
    </w:p>
    <w:p w14:paraId="3DCF271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anco li signori Stati ne havevano havuta notitia; ma di vantaggio, che ’l | numero de’ vasselli era di centocinquanta, che però quella stessa mattina | di martedì haveva fatto scriver a tutte le Amiralità perché mettes-|sero buon ordine, et procurassero per quella via, che loro è più | propria di assicurarsi bene di questo preparamento et tanto hanno | fatto li signori Stati Generali. Et continuò bisogna creder, che le | publicationi de’ Spagnoli habbino diverso il fine, non essendo una | tanta flotta necessaria o per Algieri o contra corsari; meno credo | che habbino la mira a Cipro o Albania perché possono ben esser certi, | che avvisati li Turchi non staranno a dormire, et sano anco, | che se vorranno attender all’Albania troveranno l’ostacolo | nel golfo della serenissima Republica, et concluse, per me tengo per fermo, | che tutte queste preparationi siano per cadere o contra la Republica o</w:t>
      </w:r>
      <w:r w:rsidRPr="007F3E90">
        <w:rPr>
          <w:rStyle w:val="Rimandonotaapidipagina"/>
          <w:sz w:val="24"/>
          <w:szCs w:val="24"/>
        </w:rPr>
        <w:footnoteReference w:id="1013"/>
      </w:r>
      <w:r w:rsidRPr="007F3E90">
        <w:rPr>
          <w:sz w:val="24"/>
          <w:szCs w:val="24"/>
        </w:rPr>
        <w:t xml:space="preserve"> sopra questi Stati. | </w:t>
      </w:r>
    </w:p>
    <w:p w14:paraId="4F1B193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Questo m’aprì il campo tanto più largo di far consideratione | a sua Eccellenza che o per l’uno, o per l’altro rispetto era necessario, che | questi signori eccellentissimi procurassero opportunamente rimedio, che servisse | ad evitar il pericolo iminente alla publica quiete, et alla | sicurezza, et conservatione di ambedoi le </w:t>
      </w:r>
      <w:r w:rsidRPr="006B18A6">
        <w:rPr>
          <w:sz w:val="24"/>
          <w:szCs w:val="24"/>
          <w:rPrChange w:id="3271" w:author="Flavia Di Gi" w:date="2023-04-12T17:38:00Z">
            <w:rPr>
              <w:sz w:val="24"/>
              <w:szCs w:val="24"/>
              <w:highlight w:val="yellow"/>
            </w:rPr>
          </w:rPrChange>
        </w:rPr>
        <w:t>republiche</w:t>
      </w:r>
      <w:r w:rsidRPr="007F3E90">
        <w:rPr>
          <w:sz w:val="24"/>
          <w:szCs w:val="24"/>
        </w:rPr>
        <w:t xml:space="preserve">. | </w:t>
      </w:r>
    </w:p>
    <w:p w14:paraId="5DA3ED0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Rispose questo è più che necessario, et doveranno li signori Stati pen-|sarvi; et io ripigliai a vostra Eccellenza anco che ha così gran parte in | questo </w:t>
      </w:r>
      <w:r w:rsidRPr="00F06A5F">
        <w:rPr>
          <w:sz w:val="24"/>
          <w:szCs w:val="24"/>
          <w:highlight w:val="yellow"/>
          <w:rPrChange w:id="3272" w:author="Giorgia" w:date="2023-03-11T17:21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 xml:space="preserve">overno tocca applicar lo spirito per consultar, et avvisar | con questi signori l’oppositione al male, che può avenire mentre | vi è il dubio, ove habbino a parar tante forze. Mi rispose | io dal canto mio non mancarò di apportare tutto quel più, che | stimerò proprio, et di publico servitio, come anco per il | particolare della serenissima Republica, che stimo il medesimo che per | queste Provincie, et nel corso del ragionamento mi replicò dei | concetti dettimi altre volte, ch’era necessaria una più stretta | </w:t>
      </w:r>
    </w:p>
    <w:p w14:paraId="74C85A3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238v /</w:t>
      </w:r>
    </w:p>
    <w:p w14:paraId="453AC14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corrispondenza, et unione tra questi Stati, et la serenissima Republica; che ciò | haveva sempre desiderato, et come haveva parlato alli deputati | delle Provincie di questo, et di mandar ministro a resieder appresso | la Republica haveva trovato che tutte vi concorrevano; ma non | sapeva perché finhora non s’era risoluto;</w:t>
      </w:r>
      <w:r w:rsidRPr="007F3E90">
        <w:rPr>
          <w:rStyle w:val="Rimandonotaapidipagina"/>
          <w:sz w:val="24"/>
          <w:szCs w:val="24"/>
        </w:rPr>
        <w:footnoteReference w:id="1014"/>
      </w:r>
      <w:r w:rsidRPr="007F3E90">
        <w:rPr>
          <w:sz w:val="24"/>
          <w:szCs w:val="24"/>
        </w:rPr>
        <w:t xml:space="preserve"> che credeva però, | che in questa nuova riduttione della provincia di Holanda si po-|tesse far qualche cosa, poiché pareva che questa fosse la sola | che restasse a risolver sopra questo particolare. Io rispondendo | coi soliti avvertimenti di vostra Serenità approbai la buona mente che vedevo | nell’Eccellenza sua; la quale veramente scuopro sempre più inclinata d’affetto | verso quel serenissimo Dominio, et desiderosa d’unir </w:t>
      </w:r>
      <w:proofErr w:type="gramStart"/>
      <w:r w:rsidRPr="007F3E90">
        <w:rPr>
          <w:sz w:val="24"/>
          <w:szCs w:val="24"/>
        </w:rPr>
        <w:t>gl’animi</w:t>
      </w:r>
      <w:proofErr w:type="gramEnd"/>
      <w:r w:rsidRPr="007F3E90">
        <w:rPr>
          <w:sz w:val="24"/>
          <w:szCs w:val="24"/>
        </w:rPr>
        <w:t xml:space="preserve">, et le | volontà con effetti corrispondenti. | </w:t>
      </w:r>
    </w:p>
    <w:p w14:paraId="7A16C3F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Tanto più mi assicuro di questo, quanto che ho saputo che prima | dell’andar io all’audienza essendo entrata sua Eccellentia per | altri affari nell’assemblea parlò in questi propositi mostrando | il bisogno, che potesse haver la Republica di assistenza se si volgessero | l’armi de’ Spagnuoli a’ danni di lei, et che non vedeva, che per | servitio publico, et per la conservatione dei communi interessi | si potesse far di meno di non accorrer al bisogno, essendo facile | il farlo, et qui introdusse, che haveva stimato sempre commune | servitio, che questi Stati havessero a intendersi bene colla | republica di Venetia, et che però sarebbe stato a proposito il | far insieme una più propria corrispondenza, et inviar | ministro a tal effetto, dicendo, che li Stati haverebbono | potuto assister prontamente alla serenissima Republica di una tal quan-|tità di vasselli, che fosse bastante al bisogno, et ella dall’altro | canto nei bisogni dello Stato soccorrerlo di qualche quantità | di denaro. Simil concetti </w:t>
      </w:r>
      <w:proofErr w:type="gramStart"/>
      <w:r w:rsidRPr="007F3E90">
        <w:rPr>
          <w:sz w:val="24"/>
          <w:szCs w:val="24"/>
        </w:rPr>
        <w:t>andò proponendo</w:t>
      </w:r>
      <w:proofErr w:type="gramEnd"/>
      <w:r w:rsidRPr="007F3E90">
        <w:rPr>
          <w:sz w:val="24"/>
          <w:szCs w:val="24"/>
        </w:rPr>
        <w:t xml:space="preserve">, et trovò nella più | </w:t>
      </w:r>
    </w:p>
    <w:p w14:paraId="5668095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239r /</w:t>
      </w:r>
    </w:p>
    <w:p w14:paraId="703BDE5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gran parte corrispondenti li pensieri. | </w:t>
      </w:r>
    </w:p>
    <w:p w14:paraId="43CEB51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Non uscì il signor Principe dell’assemblea; ma si trattené alla mia espositione | et doppo che fui partito m’è stato riferto, che replicò dei medesimi | concetti, raccommandando anco l’ordine sopra il memoriale, che lasciai | alli signori Stati, havendogli io fatta instanza, che lo havesse a cuore. | Nel qual proposito mi disse l’Eccellenza sua, che havevano Spagnuoli altra | facil</w:t>
      </w:r>
      <w:r w:rsidRPr="007F3E90">
        <w:rPr>
          <w:rStyle w:val="Rimandonotaapidipagina"/>
          <w:sz w:val="24"/>
          <w:szCs w:val="24"/>
        </w:rPr>
        <w:footnoteReference w:id="1015"/>
      </w:r>
      <w:r w:rsidRPr="007F3E90">
        <w:rPr>
          <w:sz w:val="24"/>
          <w:szCs w:val="24"/>
        </w:rPr>
        <w:t xml:space="preserve"> stradda da cavar armi in particolare, et era per la via | di Doncherchen; et io le considerai, che si doveva mirare di non | dar da questa parte l’armi in mano all’inimico, ch’è quello, che | tocca all’amore, et alla buona volontà di queste Provincie | verso la serenissima Republica. | </w:t>
      </w:r>
    </w:p>
    <w:p w14:paraId="6C05C70F" w14:textId="42FE034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Col signor Principe sudetto</w:t>
      </w:r>
      <w:r w:rsidRPr="007F3E90">
        <w:rPr>
          <w:rStyle w:val="Rimandonotaapidipagina"/>
          <w:sz w:val="24"/>
          <w:szCs w:val="24"/>
        </w:rPr>
        <w:footnoteReference w:id="1016"/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coll’avvertimento</w:t>
      </w:r>
      <w:proofErr w:type="gramEnd"/>
      <w:r w:rsidRPr="007F3E90">
        <w:rPr>
          <w:sz w:val="24"/>
          <w:szCs w:val="24"/>
        </w:rPr>
        <w:t xml:space="preserve"> | havuto nelle lettere di vostra Serenità delli 22 introdussi il proposito dell’|ordine, che si potesse dar a’ vasselli da guerra di questi </w:t>
      </w:r>
      <w:ins w:id="3276" w:author="Giorgia" w:date="2023-03-10T19:16:00Z">
        <w:r w:rsidR="00A27FB1" w:rsidRPr="00915370">
          <w:rPr>
            <w:sz w:val="24"/>
            <w:szCs w:val="24"/>
            <w:highlight w:val="yellow"/>
            <w:rPrChange w:id="3277" w:author="Giorgia" w:date="2023-03-10T23:09:00Z">
              <w:rPr>
                <w:sz w:val="24"/>
                <w:szCs w:val="24"/>
              </w:rPr>
            </w:rPrChange>
          </w:rPr>
          <w:t>p</w:t>
        </w:r>
      </w:ins>
      <w:del w:id="3278" w:author="Giorgia" w:date="2023-03-10T19:16:00Z">
        <w:r w:rsidRPr="00915370" w:rsidDel="00A27FB1">
          <w:rPr>
            <w:sz w:val="24"/>
            <w:szCs w:val="24"/>
            <w:highlight w:val="yellow"/>
            <w:rPrChange w:id="3279" w:author="Giorgia" w:date="2023-03-10T23:09:00Z">
              <w:rPr>
                <w:sz w:val="24"/>
                <w:szCs w:val="24"/>
              </w:rPr>
            </w:rPrChange>
          </w:rPr>
          <w:delText>P</w:delText>
        </w:r>
      </w:del>
      <w:r w:rsidRPr="007F3E90">
        <w:rPr>
          <w:sz w:val="24"/>
          <w:szCs w:val="24"/>
        </w:rPr>
        <w:t>aesi | che sono contra corsari perché li capitani di essi s’intendessero | bene colli ministri della Serenità vostra per avanzarsi anco nell’occasione | di bisogno verso i suoi mari. Trovò l’Eccellenza sua buono il concetto, disse, | che si poteva fare, et che teneva per fermo, che opportunamente | non si haverebbe incontrata difficoltà nelli signori Stati Generali della | permissione; ma quando le dissi, che pensavo di farne aper-|tura ad essi signori Stati; pensò, et poi disse per adesso non ne farei | altro staremo a vedere quello che seguirà di queste gran | voci, et poi si potrà devenire (intendendosi, che rinforzino | Spagnuoli contra la Republica) alla propositione. Io dissi signor eccellentissimo li | Spagnuoli acciecano il mondo, et prevengono il tempo, onde | sarà bene non si lasciar pressar dalla necessità, et col | dire sua Eccellenza</w:t>
      </w:r>
      <w:r w:rsidRPr="007F3E90">
        <w:rPr>
          <w:rStyle w:val="Rimandonotaapidipagina"/>
          <w:sz w:val="24"/>
          <w:szCs w:val="24"/>
        </w:rPr>
        <w:footnoteReference w:id="1017"/>
      </w:r>
      <w:r w:rsidRPr="007F3E90">
        <w:rPr>
          <w:sz w:val="24"/>
          <w:szCs w:val="24"/>
        </w:rPr>
        <w:t xml:space="preserve"> che si haverebbe potuto</w:t>
      </w:r>
      <w:r w:rsidRPr="007F3E90">
        <w:rPr>
          <w:rStyle w:val="Rimandonotaapidipagina"/>
          <w:sz w:val="24"/>
          <w:szCs w:val="24"/>
        </w:rPr>
        <w:footnoteReference w:id="1018"/>
      </w:r>
      <w:r w:rsidRPr="007F3E90">
        <w:rPr>
          <w:sz w:val="24"/>
          <w:szCs w:val="24"/>
        </w:rPr>
        <w:t xml:space="preserve"> ispedir l’avviso o per la via di mare, | o di terra mostrò di non concorrer per questa instanza per | </w:t>
      </w:r>
    </w:p>
    <w:p w14:paraId="34B281E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239v /</w:t>
      </w:r>
    </w:p>
    <w:p w14:paraId="3F2DA99F" w14:textId="6CAD6696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allhora (non so il rispetto) stimai bene portar qualche giorno innanti | onde lasciai di parlarne nell’audienza, in</w:t>
      </w:r>
      <w:ins w:id="3288" w:author="Giorgia" w:date="2023-03-11T15:02:00Z">
        <w:r w:rsidR="006C5A82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tanto mi arrivorono | hieri le lettere della Serenità vostra de’ 4 del presente doppo il desinare, et | vedendomi replicato tal ordine da lei, procurai di trovarmi con | sua Eccellentia, alla quale rappresentando, che ’l suspetto dell’animo de’ | Spagnoli si faceva sempre maggiore, et la maniera del portar | l’ufficio, vi assentì; di modo</w:t>
      </w:r>
      <w:r w:rsidRPr="007F3E90">
        <w:rPr>
          <w:rStyle w:val="Rimandonotaapidipagina"/>
          <w:sz w:val="24"/>
          <w:szCs w:val="24"/>
        </w:rPr>
        <w:footnoteReference w:id="1019"/>
      </w:r>
      <w:r w:rsidRPr="007F3E90">
        <w:rPr>
          <w:sz w:val="24"/>
          <w:szCs w:val="24"/>
        </w:rPr>
        <w:t xml:space="preserve"> che spero o dimani o appresso | dimani,</w:t>
      </w:r>
      <w:r w:rsidRPr="007F3E90">
        <w:rPr>
          <w:rStyle w:val="Rimandonotaapidipagina"/>
          <w:sz w:val="24"/>
          <w:szCs w:val="24"/>
        </w:rPr>
        <w:footnoteReference w:id="1020"/>
      </w:r>
      <w:r w:rsidRPr="007F3E90">
        <w:rPr>
          <w:sz w:val="24"/>
          <w:szCs w:val="24"/>
        </w:rPr>
        <w:t xml:space="preserve"> haver</w:t>
      </w:r>
      <w:r w:rsidRPr="007F3E90">
        <w:rPr>
          <w:rStyle w:val="Rimandonotaapidipagina"/>
          <w:sz w:val="24"/>
          <w:szCs w:val="24"/>
        </w:rPr>
        <w:footnoteReference w:id="1021"/>
      </w:r>
      <w:r w:rsidRPr="007F3E90">
        <w:rPr>
          <w:sz w:val="24"/>
          <w:szCs w:val="24"/>
        </w:rPr>
        <w:t xml:space="preserve"> addito di poter rappresentar il senso della | Serenità vostra alli signori Stati, et in tanto non mancarò di trovarmi con | qualcheduno di essi per imprimer quello ch’è stimato da lei di commu-|ne servitio, et che può apportar beneficio alla publica tranquilità, | et all’Eccellenze sue, come ho fatto al signor principe Mauritio communicar | quello di più, che mi commette nelle dette lettere sue dei 4 pregando | Iddio sempre, che ogni mio ufficio habbi quel fine ch’è desiderato | dalla devota volontà mia verso quella serenissima Republica. | </w:t>
      </w:r>
    </w:p>
    <w:p w14:paraId="55D10F8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la parte, che ha il signor conte Guglielmo in questo </w:t>
      </w:r>
      <w:r w:rsidRPr="00B85710">
        <w:rPr>
          <w:sz w:val="24"/>
          <w:szCs w:val="24"/>
          <w:highlight w:val="yellow"/>
          <w:rPrChange w:id="3292" w:author="Giorgia" w:date="2023-03-11T17:20:00Z">
            <w:rPr>
              <w:sz w:val="24"/>
              <w:szCs w:val="24"/>
            </w:rPr>
          </w:rPrChange>
        </w:rPr>
        <w:t>g</w:t>
      </w:r>
      <w:r w:rsidRPr="007F3E90">
        <w:rPr>
          <w:sz w:val="24"/>
          <w:szCs w:val="24"/>
        </w:rPr>
        <w:t>overno entrando | nel Consiglio di Stato, et alcune volte nell’assemblea dei Stati | Generali, stimai bene communicar anco ad esso la sostanza | degl’avvisi, di che mostrò restar molto sodisfatto</w:t>
      </w:r>
      <w:r w:rsidRPr="007F3E90">
        <w:rPr>
          <w:rStyle w:val="Rimandonotaapidipagina"/>
          <w:sz w:val="24"/>
          <w:szCs w:val="24"/>
        </w:rPr>
        <w:footnoteReference w:id="1022"/>
      </w:r>
      <w:r w:rsidRPr="007F3E90">
        <w:rPr>
          <w:sz w:val="24"/>
          <w:szCs w:val="24"/>
        </w:rPr>
        <w:t xml:space="preserve"> et uscì | a dirmi, che potrebbe esser, che Spagnoli havessero dei concetti | del già duca Vincenzo di Mantova di far surprese nell’|Albania, nella qual impresa voleva anco quel Duca interessar | il signor principe Mauritio, che poi non andò avanti, et che per lui | credeva certo, che</w:t>
      </w:r>
      <w:r w:rsidRPr="007F3E90">
        <w:rPr>
          <w:rStyle w:val="Rimandonotaapidipagina"/>
          <w:sz w:val="24"/>
          <w:szCs w:val="24"/>
        </w:rPr>
        <w:footnoteReference w:id="1023"/>
      </w:r>
      <w:r w:rsidRPr="007F3E90">
        <w:rPr>
          <w:rStyle w:val="Rimandocommento"/>
          <w:sz w:val="24"/>
          <w:szCs w:val="24"/>
        </w:rPr>
        <w:t xml:space="preserve"> S</w:t>
      </w:r>
      <w:r w:rsidRPr="007F3E90">
        <w:rPr>
          <w:sz w:val="24"/>
          <w:szCs w:val="24"/>
        </w:rPr>
        <w:t xml:space="preserve">pagnoli mirassero a quella volta | se ben non sapeva, come potessero commodamente farlo senza | incontrar, come haveva detto sua Eccellenza, l’ostacolo della Republica | et mi confirmò, che ’l signor Principe era così inclinato nel servitio | di lei, che niente più. | </w:t>
      </w:r>
    </w:p>
    <w:p w14:paraId="504D94E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240r /</w:t>
      </w:r>
    </w:p>
    <w:p w14:paraId="4B56E4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Gl’avvisi delli detti preparamenti de’ Spagnoli, che anco con lettere | venute hieri di Francia sono confermati da monsignor di Langarach | per la via di Genova ha tanto più posti questi signori in pensiero | dell’essito, et oltre l’ordine dato all’Amiralità di procurar di | saperne il certo, hanno anco commesso alle medesime, che per li | primi di febraro siano qui doi, o tre per ognuno di quei ma-|gistrati con li loro provisionieri; portando con essi nota della | quantità, et qualità de’ vasselli da guerra, che possono metter | prontamente ad ordine. Et sua Eccelenza propose nell’assemblea, che si | dovesse commetter anco la fabrica di una buona quantità | di detti vasselli da guerra; et con detti deputati consulteranno | anco la maniera della difesa in ogni caso. Hanno a cuore | questo negotio per l’importanza sua, et parmi che si sia risolu-|to di communicar anco quanto ho esposto in questi</w:t>
      </w:r>
      <w:r w:rsidRPr="007F3E90">
        <w:rPr>
          <w:rStyle w:val="Rimandonotaapidipagina"/>
          <w:sz w:val="24"/>
          <w:szCs w:val="24"/>
        </w:rPr>
        <w:footnoteReference w:id="1024"/>
      </w:r>
      <w:r w:rsidRPr="007F3E90">
        <w:rPr>
          <w:sz w:val="24"/>
          <w:szCs w:val="24"/>
        </w:rPr>
        <w:t xml:space="preserve"> pro-|positi alli signori Stati all’assemblea general di Holanda; | et io quanto più vedrò che ciò s’imprimi </w:t>
      </w:r>
      <w:proofErr w:type="gramStart"/>
      <w:r w:rsidRPr="007F3E90">
        <w:rPr>
          <w:sz w:val="24"/>
          <w:szCs w:val="24"/>
        </w:rPr>
        <w:t>negl’animi</w:t>
      </w:r>
      <w:proofErr w:type="gramEnd"/>
      <w:r w:rsidRPr="007F3E90">
        <w:rPr>
          <w:sz w:val="24"/>
          <w:szCs w:val="24"/>
        </w:rPr>
        <w:t xml:space="preserve">, tanto | più premerò, et procurerò che pensino ad una buona risolutione. | </w:t>
      </w:r>
    </w:p>
    <w:p w14:paraId="5F80104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Della persona del signor principe Henrico non posso dir alcuna cosa a vostre Eccellenze | non havendo havuta commodità di cavar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pensieri. Speravo | avanti hieri, che mandò a dir, che voleva venir a visitarmi di | haver opportunità propria; ma mi successe in contrario essendo | venuto accompagnato da doi signori di corte; et con lui bisogna | caminar con circonspettione per ogni rispetto. Tenterò la miglior | stradda, et di tutto darò riverente conto alla Serenità vostra. | </w:t>
      </w:r>
    </w:p>
    <w:p w14:paraId="4EFDF64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Haverà vostra Serenità sinhora havuta la copia dei capitoli della concessione | per l’errettione della Compagnia dell’Indie Occidentali. Quello non | è tutto perché stano tuttavia le Provincie discorrendo sopra | tal affare, et vuol esser un poco lungo a mio giudicio. Sua Eccellenza | </w:t>
      </w:r>
    </w:p>
    <w:p w14:paraId="7FDE8E6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240v /</w:t>
      </w:r>
    </w:p>
    <w:p w14:paraId="180A32F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mi disse, che quando si havesse stabilito, io ne sarei stato fatto par-|tecipe, che così credeva. | </w:t>
      </w:r>
    </w:p>
    <w:p w14:paraId="5A51883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il pagamento de’ noleggi già vostra Serenità nelle mie lettere dei 12 dello stante | n° 80 aggiunte in replica haverà inteso quello ne scrissi, che | conforma col senso di lei, onde anderò facendo le lettere secondo, | che ho cominciato. | </w:t>
      </w:r>
    </w:p>
    <w:p w14:paraId="04E2999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Dalle mie de’ 8 scritte d’Amsterdam haverà inteso vostra Serenità che sarebbono | mancati a far ottanta milla fiorini ancor intorno a otto o | nove milla fiorini in circa rispetto alla bassezza del cambio. | Hora che veggo il nuovo ordine suo in questo particolare sen-|tirò quello mi sarà detto di vantaggio, et mi regolerò sul fatto | facendo se sarà bisogno la rimessa per il di più che occorresse | per agiustar la summa di ottanta milla fiorini. | </w:t>
      </w:r>
    </w:p>
    <w:p w14:paraId="042A1A6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stato prudentissimo l’ordine, che vostra Serenità ha dato in armata per il | ricapito delle lettere; mi prometto anco, ch’ella haverà com-|messo all’eccellentissimo signor capitano general Veniero l’ordine dell’inviar li | roli con la nota dei morti, o fuggiti di quei marinari delle | dodici navi, come ho riverentemente scritto esser necessario con | nota insieme della quantità del denaro che si doverà dar | di qua per li sopra rimanenti. | </w:t>
      </w:r>
    </w:p>
    <w:p w14:paraId="5E42D8B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devo manco tacer alla Serenità vostra esser stato riportato alli signori dell’|amiralità di Roterdam, che me lo hanno scritto, che alcuni de’ | marinari sono mal trattati, castigati con pena alla galera, | che se fossero in Turchia non sarebbono peggio, et che sono fatti | passar da un vassello all’altro. Li ho risposto che si assicurino | che le voci, et le lettere sono false, et inventate o da persone | otiose, o maligne; et tanto più me ne confermavo quanto né | l’Amiraglio, né li capitani scrivevano simil vanità, ma per me | </w:t>
      </w:r>
    </w:p>
    <w:p w14:paraId="45820B9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241r /</w:t>
      </w:r>
    </w:p>
    <w:p w14:paraId="2903E23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credo, che siano qualchedune di queste donne, che vorrebbono | haver li loro mariti a casa. | </w:t>
      </w:r>
    </w:p>
    <w:p w14:paraId="150A5EE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Havendo il signor borgomastro Pavoni inteso l’arrivo</w:t>
      </w:r>
      <w:r w:rsidRPr="007F3E90">
        <w:rPr>
          <w:rStyle w:val="Rimandonotaapidipagina"/>
          <w:sz w:val="24"/>
          <w:szCs w:val="24"/>
        </w:rPr>
        <w:footnoteReference w:id="1025"/>
      </w:r>
      <w:r w:rsidRPr="007F3E90">
        <w:rPr>
          <w:sz w:val="24"/>
          <w:szCs w:val="24"/>
        </w:rPr>
        <w:t xml:space="preserve"> a Venetia della | sua nave tornata dal viaggio di Cipro è stato appresso di me | per offerirla in servitio della Serenità vostra quando habbi bisogno | di valersene, desiderando mostrar con così buon vassello il suo buon | affetto verso quella serenissima Republica, et di esser preferito a qualche | altra offerta, che fosse fatta,</w:t>
      </w:r>
      <w:r w:rsidRPr="007F3E90">
        <w:rPr>
          <w:rStyle w:val="Rimandonotaapidipagina"/>
          <w:sz w:val="24"/>
          <w:szCs w:val="24"/>
        </w:rPr>
        <w:footnoteReference w:id="1026"/>
      </w:r>
      <w:r w:rsidRPr="007F3E90">
        <w:rPr>
          <w:sz w:val="24"/>
          <w:szCs w:val="24"/>
        </w:rPr>
        <w:t xml:space="preserve"> sendo sicuro, che haverà | per la qualità di esso, et per esser ben armato ogni buon servitio. | Io gli resi gratie della </w:t>
      </w:r>
      <w:r w:rsidRPr="007F3E90">
        <w:rPr>
          <w:sz w:val="24"/>
          <w:szCs w:val="24"/>
        </w:rPr>
        <w:lastRenderedPageBreak/>
        <w:t>sua buona volontà, et le promisi, che | haverei significata l’offerta, che ne faceva ma che non sapevo | che la Serenità vostra havesse</w:t>
      </w:r>
      <w:r w:rsidRPr="007F3E90">
        <w:rPr>
          <w:rStyle w:val="Rimandonotaapidipagina"/>
          <w:sz w:val="24"/>
          <w:szCs w:val="24"/>
        </w:rPr>
        <w:footnoteReference w:id="1027"/>
      </w:r>
      <w:r w:rsidRPr="007F3E90">
        <w:rPr>
          <w:sz w:val="24"/>
          <w:szCs w:val="24"/>
        </w:rPr>
        <w:t xml:space="preserve"> bisogno per hora di altri vasselli; | tanto dissi anco al signor principe Mauritio, che con molta efficacia | mi</w:t>
      </w:r>
      <w:r w:rsidRPr="007F3E90">
        <w:rPr>
          <w:rStyle w:val="Rimandonotaapidipagina"/>
          <w:sz w:val="24"/>
          <w:szCs w:val="24"/>
        </w:rPr>
        <w:footnoteReference w:id="1028"/>
      </w:r>
      <w:r w:rsidRPr="007F3E90">
        <w:rPr>
          <w:sz w:val="24"/>
          <w:szCs w:val="24"/>
        </w:rPr>
        <w:t xml:space="preserve"> parlò di questo, et mi fece</w:t>
      </w:r>
      <w:r w:rsidRPr="007F3E90">
        <w:rPr>
          <w:rStyle w:val="Rimandonotaapidipagina"/>
          <w:sz w:val="24"/>
          <w:szCs w:val="24"/>
        </w:rPr>
        <w:footnoteReference w:id="1029"/>
      </w:r>
      <w:r w:rsidRPr="007F3E90">
        <w:rPr>
          <w:sz w:val="24"/>
          <w:szCs w:val="24"/>
        </w:rPr>
        <w:t xml:space="preserve"> instanza di scriverne | alla Serenità vostra aggiungendomi, che potrebbe esser, che nel numero | o tra li vasselli che sono in servitio ve ne fosse qualcheduno poco | atto a continuar la navigatione, et che si potrebbe pigliar questo | in suo luogo. Né sua Eccellenza né esso Pavoni hanno tocco cosa alcuna | dell’arresto, che già seguì di esso vassello, né di alcuna pretensione</w:t>
      </w:r>
      <w:r w:rsidRPr="007F3E90">
        <w:rPr>
          <w:rStyle w:val="Rimandonotaapidipagina"/>
          <w:sz w:val="24"/>
          <w:szCs w:val="24"/>
        </w:rPr>
        <w:footnoteReference w:id="1030"/>
      </w:r>
      <w:r w:rsidRPr="007F3E90">
        <w:rPr>
          <w:sz w:val="24"/>
          <w:szCs w:val="24"/>
        </w:rPr>
        <w:t xml:space="preserve">, | onde starà alla prudenza della Serenità vostra il dar sodisfatione a | questo soggetto, ch’è di auttorità </w:t>
      </w:r>
      <w:proofErr w:type="gramStart"/>
      <w:r w:rsidRPr="007F3E90">
        <w:rPr>
          <w:sz w:val="24"/>
          <w:szCs w:val="24"/>
        </w:rPr>
        <w:t>nei</w:t>
      </w:r>
      <w:proofErr w:type="gramEnd"/>
      <w:r w:rsidRPr="007F3E90">
        <w:rPr>
          <w:sz w:val="24"/>
          <w:szCs w:val="24"/>
        </w:rPr>
        <w:t xml:space="preserve"> Stati Generali, et favorito da | sua Eccellenza, che come ho detto mi ha incaricato di scriverne | affettuosamente per suo nome, come le</w:t>
      </w:r>
      <w:r w:rsidRPr="007F3E90">
        <w:rPr>
          <w:rStyle w:val="Rimandonotaapidipagina"/>
          <w:sz w:val="24"/>
          <w:szCs w:val="24"/>
        </w:rPr>
        <w:footnoteReference w:id="1031"/>
      </w:r>
      <w:r w:rsidRPr="007F3E90">
        <w:rPr>
          <w:sz w:val="24"/>
          <w:szCs w:val="24"/>
        </w:rPr>
        <w:t xml:space="preserve"> promisi di fare. Gratie etc. | </w:t>
      </w:r>
    </w:p>
    <w:p w14:paraId="49E8891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8E0B6E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20</w:t>
      </w:r>
      <w:r w:rsidRPr="007F3E90">
        <w:rPr>
          <w:rStyle w:val="Rimandonotaapidipagina"/>
          <w:sz w:val="24"/>
          <w:szCs w:val="24"/>
        </w:rPr>
        <w:footnoteReference w:id="1032"/>
      </w:r>
      <w:r w:rsidRPr="007F3E90">
        <w:rPr>
          <w:sz w:val="24"/>
          <w:szCs w:val="24"/>
        </w:rPr>
        <w:t xml:space="preserve"> genaro 1619 | </w:t>
      </w:r>
    </w:p>
    <w:p w14:paraId="5FD6DEC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512CED6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 et devotissimo servitore | </w:t>
      </w:r>
    </w:p>
    <w:p w14:paraId="439D61D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| </w:t>
      </w:r>
    </w:p>
    <w:p w14:paraId="07BF368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D9B55B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241v /</w:t>
      </w:r>
    </w:p>
    <w:p w14:paraId="5B355A86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  <w:highlight w:val="yellow"/>
        </w:rPr>
        <w:t>Porzione di regesto antico integrata a c. 242vD</w:t>
      </w:r>
    </w:p>
    <w:p w14:paraId="28DEB43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2B4DDF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242r /</w:t>
      </w:r>
    </w:p>
    <w:p w14:paraId="6FB48F8B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7CF3AB8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B08375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242v /</w:t>
      </w:r>
    </w:p>
    <w:p w14:paraId="753F70E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1DDB0A2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81 sola | </w:t>
      </w:r>
    </w:p>
    <w:p w14:paraId="7721A23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0599B6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tracce di sigilli</w:t>
      </w:r>
    </w:p>
    <w:p w14:paraId="68AAD272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7C58431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6111D35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242vC /</w:t>
      </w:r>
    </w:p>
    <w:p w14:paraId="03E5ADAA" w14:textId="7C3C887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20 gen</w:t>
      </w:r>
      <w:ins w:id="3309" w:author="Giorgia" w:date="2023-03-11T22:05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 xml:space="preserve">aro 1618 more veneto ricevute a’ 6 febraro | </w:t>
      </w:r>
    </w:p>
    <w:p w14:paraId="1D440C4E" w14:textId="3AD2C553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ins w:id="3310" w:author="Flavia Di Gi" w:date="2023-03-19T17:03:00Z">
        <w:r w:rsidR="00E43DF7">
          <w:rPr>
            <w:sz w:val="24"/>
            <w:szCs w:val="24"/>
          </w:rPr>
          <w:t>n</w:t>
        </w:r>
      </w:ins>
      <w:del w:id="3311" w:author="Flavia Di Gi" w:date="2023-03-19T17:03:00Z">
        <w:r w:rsidRPr="007F3E90" w:rsidDel="00E43DF7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 xml:space="preserve">° 81 | </w:t>
      </w:r>
    </w:p>
    <w:p w14:paraId="5698D2F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FE33F2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Espositione fatta a’ signori Stati in conformità | delli ordini dati. Sono rimasti là impressi | dell’importanza dell’affari nei prepara-|menti spagnoli et il Presidente ringratiò | della comunicatione affermando doversi far in | servitio della Republica quel più si può. | </w:t>
      </w:r>
    </w:p>
    <w:p w14:paraId="0BF99B3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Presentò memoriali di persona che tratta | cavar vasselli armi e monitioni sotto | pretesto di condurle a Venetia ma per far | capitar a Napoli, et ne hanno scritto | alle Amiralità perché stiano avertite | in ogni simil occasione. | </w:t>
      </w:r>
    </w:p>
    <w:p w14:paraId="01C3AE9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 prima comunicato al Principe gli avvisi, che | affermò haver ciò prima anco inteso et che | il numero di vasselli saria 150 però ha | scritto alle Amiralità d’assicurarsi | di tal preparatione et discorsi non esser | tanta flota per Algieri, né corsari né a Cipro | o Albania perché Turchi non | starano a dormire et in colfo haveranno | l’ostacolo della Republica: ma dubita siano | contra di loro: con ciò fa ufficio il secretario | a provedervi, et promette il Principe applicarà | spirito. | </w:t>
      </w:r>
    </w:p>
    <w:p w14:paraId="4B0CF5F9" w14:textId="348BB81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2.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Replica Mauritio esser necessaria | unione più stretta tra la Republica e quei | Stati, che ciò haveva sempre desiderato | et havendone parlato trova che in questo, | et in corrisponder con </w:t>
      </w:r>
      <w:ins w:id="3312" w:author="Giorgia" w:date="2023-03-11T17:44:00Z">
        <w:r w:rsidR="00AD35EF">
          <w:rPr>
            <w:sz w:val="24"/>
            <w:szCs w:val="24"/>
          </w:rPr>
          <w:t>m</w:t>
        </w:r>
      </w:ins>
      <w:del w:id="3313" w:author="Giorgia" w:date="2023-03-11T17:44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 residente tutti | concorreno et crede in questa nuova | ridutione delle provincie di Olanda si possa | far qualche cosa restando essa sola | a risolver. | </w:t>
      </w:r>
    </w:p>
    <w:p w14:paraId="4B45309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Dice haver inteso il Principe haver fatto nell’|assemblea ufficio in conformità dicendo che | li Stati possonno contribuir di tal quantità | di vasselli alla Republica et ella a loro | denaro nei bisogni | </w:t>
      </w:r>
    </w:p>
    <w:p w14:paraId="3867021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2C87E1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C. R. |</w:t>
      </w:r>
    </w:p>
    <w:p w14:paraId="4099AEE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2D8253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242vD /</w:t>
      </w:r>
    </w:p>
    <w:p w14:paraId="1917AF0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vasselli e navigli per Spagnoli ma dice che | ne possono haver per via di Donchercher. | </w:t>
      </w:r>
    </w:p>
    <w:p w14:paraId="3CA189E9" w14:textId="25D19D6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Tratta col Principe dell’ordine si può dar a’ | vasselli da guerra di quei </w:t>
      </w:r>
      <w:ins w:id="3314" w:author="Giorgia" w:date="2023-03-10T19:16:00Z">
        <w:r w:rsidR="00A27FB1" w:rsidRPr="00915370">
          <w:rPr>
            <w:sz w:val="24"/>
            <w:szCs w:val="24"/>
            <w:highlight w:val="yellow"/>
            <w:rPrChange w:id="3315" w:author="Giorgia" w:date="2023-03-10T23:09:00Z">
              <w:rPr>
                <w:sz w:val="24"/>
                <w:szCs w:val="24"/>
              </w:rPr>
            </w:rPrChange>
          </w:rPr>
          <w:t>p</w:t>
        </w:r>
      </w:ins>
      <w:del w:id="3316" w:author="Giorgia" w:date="2023-03-10T19:16:00Z">
        <w:r w:rsidRPr="00915370" w:rsidDel="00A27FB1">
          <w:rPr>
            <w:sz w:val="24"/>
            <w:szCs w:val="24"/>
            <w:highlight w:val="yellow"/>
            <w:rPrChange w:id="3317" w:author="Giorgia" w:date="2023-03-10T23:09:00Z">
              <w:rPr>
                <w:sz w:val="24"/>
                <w:szCs w:val="24"/>
              </w:rPr>
            </w:rPrChange>
          </w:rPr>
          <w:delText>P</w:delText>
        </w:r>
      </w:del>
      <w:r w:rsidRPr="007F3E90">
        <w:rPr>
          <w:sz w:val="24"/>
          <w:szCs w:val="24"/>
        </w:rPr>
        <w:t xml:space="preserve">aesi | contra corsari d’intenderli bene coi | ministri della Republica. Loda il concetto | ma di farne apertura non aproba | per hora ma si porrà qualche giorno | avanti. | </w:t>
      </w:r>
    </w:p>
    <w:p w14:paraId="1C34939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Acusa ricevuta delle lettere de’ 4 </w:t>
      </w:r>
      <w:r w:rsidRPr="007F3E90">
        <w:rPr>
          <w:i/>
          <w:sz w:val="24"/>
          <w:szCs w:val="24"/>
        </w:rPr>
        <w:t>et di</w:t>
      </w:r>
      <w:r w:rsidRPr="007F3E90">
        <w:rPr>
          <w:sz w:val="24"/>
          <w:szCs w:val="24"/>
        </w:rPr>
        <w:t xml:space="preserve"> | haver aggionto ufficio in conformità delli </w:t>
      </w:r>
      <w:r w:rsidRPr="007F3E90">
        <w:rPr>
          <w:i/>
          <w:sz w:val="24"/>
          <w:szCs w:val="24"/>
        </w:rPr>
        <w:t>ordini</w:t>
      </w:r>
      <w:r w:rsidRPr="007F3E90">
        <w:rPr>
          <w:sz w:val="24"/>
          <w:szCs w:val="24"/>
        </w:rPr>
        <w:t xml:space="preserve"> | col detto Principe et anco col conte</w:t>
      </w:r>
      <w:r w:rsidRPr="007F3E90">
        <w:rPr>
          <w:i/>
          <w:sz w:val="24"/>
          <w:szCs w:val="24"/>
        </w:rPr>
        <w:t xml:space="preserve"> Guglielmo</w:t>
      </w:r>
      <w:r w:rsidRPr="007F3E90">
        <w:rPr>
          <w:sz w:val="24"/>
          <w:szCs w:val="24"/>
        </w:rPr>
        <w:t xml:space="preserve"> | qual dice poter esser che Spagnoli</w:t>
      </w:r>
      <w:r w:rsidRPr="007F3E90">
        <w:rPr>
          <w:i/>
          <w:sz w:val="24"/>
          <w:szCs w:val="24"/>
        </w:rPr>
        <w:t xml:space="preserve"> habbino </w:t>
      </w:r>
      <w:r w:rsidRPr="007F3E90">
        <w:rPr>
          <w:sz w:val="24"/>
          <w:szCs w:val="24"/>
        </w:rPr>
        <w:t>| dei pensieri del duca Guglielmo di</w:t>
      </w:r>
      <w:r w:rsidRPr="007F3E90">
        <w:rPr>
          <w:i/>
          <w:sz w:val="24"/>
          <w:szCs w:val="24"/>
        </w:rPr>
        <w:t xml:space="preserve"> Mantoa</w:t>
      </w:r>
      <w:r w:rsidRPr="007F3E90">
        <w:rPr>
          <w:sz w:val="24"/>
          <w:szCs w:val="24"/>
        </w:rPr>
        <w:t xml:space="preserve"> | di surprese nell’Albania </w:t>
      </w:r>
      <w:r w:rsidRPr="007F3E90">
        <w:rPr>
          <w:i/>
          <w:sz w:val="24"/>
          <w:szCs w:val="24"/>
        </w:rPr>
        <w:t>nella qual</w:t>
      </w:r>
      <w:r w:rsidRPr="007F3E90">
        <w:rPr>
          <w:sz w:val="24"/>
          <w:szCs w:val="24"/>
        </w:rPr>
        <w:t xml:space="preserve"> | voleva interessar Mauritio </w:t>
      </w:r>
      <w:r w:rsidRPr="007F3E90">
        <w:rPr>
          <w:i/>
          <w:sz w:val="24"/>
          <w:szCs w:val="24"/>
        </w:rPr>
        <w:t>et</w:t>
      </w:r>
      <w:r w:rsidRPr="007F3E90">
        <w:rPr>
          <w:rStyle w:val="Rimandonotaapidipagina"/>
          <w:sz w:val="24"/>
          <w:szCs w:val="24"/>
        </w:rPr>
        <w:footnoteReference w:id="1033"/>
      </w:r>
      <w:r w:rsidRPr="007F3E90">
        <w:rPr>
          <w:sz w:val="24"/>
          <w:szCs w:val="24"/>
        </w:rPr>
        <w:t xml:space="preserve"> | che tiene certo habbino Spagnoli </w:t>
      </w:r>
      <w:r w:rsidRPr="007F3E90">
        <w:rPr>
          <w:i/>
          <w:sz w:val="24"/>
          <w:szCs w:val="24"/>
        </w:rPr>
        <w:t>mira a</w:t>
      </w:r>
      <w:r w:rsidRPr="007F3E90">
        <w:rPr>
          <w:sz w:val="24"/>
          <w:szCs w:val="24"/>
        </w:rPr>
        <w:t xml:space="preserve"> | quella volta, ma che h</w:t>
      </w:r>
      <w:r w:rsidRPr="007F3E90">
        <w:rPr>
          <w:i/>
          <w:sz w:val="24"/>
          <w:szCs w:val="24"/>
        </w:rPr>
        <w:t>averanno</w:t>
      </w:r>
      <w:r w:rsidRPr="007F3E90">
        <w:rPr>
          <w:sz w:val="24"/>
          <w:szCs w:val="24"/>
        </w:rPr>
        <w:t xml:space="preserve"> | l’ostacolo della Republica. | </w:t>
      </w:r>
    </w:p>
    <w:p w14:paraId="280F3A4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Avisi di tali preparamenti </w:t>
      </w:r>
      <w:r w:rsidRPr="007F3E90">
        <w:rPr>
          <w:i/>
          <w:sz w:val="24"/>
          <w:szCs w:val="24"/>
        </w:rPr>
        <w:t>di Spagnoli vengono</w:t>
      </w:r>
      <w:r w:rsidRPr="007F3E90">
        <w:rPr>
          <w:sz w:val="24"/>
          <w:szCs w:val="24"/>
        </w:rPr>
        <w:t xml:space="preserve"> | per via di Genova a mo</w:t>
      </w:r>
      <w:r w:rsidRPr="007F3E90">
        <w:rPr>
          <w:i/>
          <w:sz w:val="24"/>
          <w:szCs w:val="24"/>
        </w:rPr>
        <w:t>nsignor di Langarac</w:t>
      </w:r>
      <w:r w:rsidRPr="007F3E90">
        <w:rPr>
          <w:sz w:val="24"/>
          <w:szCs w:val="24"/>
        </w:rPr>
        <w:t xml:space="preserve"> | onde hanno </w:t>
      </w:r>
      <w:proofErr w:type="gramStart"/>
      <w:r w:rsidRPr="007F3E90">
        <w:rPr>
          <w:sz w:val="24"/>
          <w:szCs w:val="24"/>
        </w:rPr>
        <w:t>i</w:t>
      </w:r>
      <w:proofErr w:type="gramEnd"/>
      <w:r w:rsidRPr="007F3E90">
        <w:rPr>
          <w:sz w:val="24"/>
          <w:szCs w:val="24"/>
        </w:rPr>
        <w:t xml:space="preserve"> Stati </w:t>
      </w:r>
      <w:r w:rsidRPr="007F3E90">
        <w:rPr>
          <w:i/>
          <w:sz w:val="24"/>
          <w:szCs w:val="24"/>
        </w:rPr>
        <w:t>anco ordinato</w:t>
      </w:r>
      <w:r w:rsidRPr="007F3E90">
        <w:rPr>
          <w:sz w:val="24"/>
          <w:szCs w:val="24"/>
        </w:rPr>
        <w:t xml:space="preserve"> | alle Amiralità </w:t>
      </w:r>
      <w:r w:rsidRPr="007F3E90">
        <w:rPr>
          <w:i/>
          <w:sz w:val="24"/>
          <w:szCs w:val="24"/>
        </w:rPr>
        <w:t>di mandar doi o 3</w:t>
      </w:r>
      <w:r w:rsidRPr="007F3E90">
        <w:rPr>
          <w:sz w:val="24"/>
          <w:szCs w:val="24"/>
        </w:rPr>
        <w:t xml:space="preserve"> | dei magistrati per cad</w:t>
      </w:r>
      <w:r w:rsidRPr="007F3E90">
        <w:rPr>
          <w:i/>
          <w:sz w:val="24"/>
          <w:szCs w:val="24"/>
        </w:rPr>
        <w:t>auna</w:t>
      </w:r>
      <w:r w:rsidRPr="007F3E90">
        <w:rPr>
          <w:b/>
          <w:i/>
          <w:sz w:val="24"/>
          <w:szCs w:val="24"/>
        </w:rPr>
        <w:t xml:space="preserve"> </w:t>
      </w:r>
      <w:r w:rsidRPr="007F3E90">
        <w:rPr>
          <w:i/>
          <w:sz w:val="24"/>
          <w:szCs w:val="24"/>
        </w:rPr>
        <w:t>per far provisione |</w:t>
      </w:r>
      <w:r w:rsidRPr="007F3E90">
        <w:rPr>
          <w:color w:val="FF0000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proponendo quanti </w:t>
      </w:r>
      <w:r w:rsidRPr="007F3E90">
        <w:rPr>
          <w:i/>
          <w:sz w:val="24"/>
          <w:szCs w:val="24"/>
        </w:rPr>
        <w:t>vasselli possono</w:t>
      </w:r>
      <w:r w:rsidRPr="007F3E90">
        <w:rPr>
          <w:sz w:val="24"/>
          <w:szCs w:val="24"/>
        </w:rPr>
        <w:t xml:space="preserve"> | metter ad ordine. </w:t>
      </w:r>
      <w:r w:rsidRPr="007F3E90">
        <w:rPr>
          <w:i/>
          <w:sz w:val="24"/>
          <w:szCs w:val="24"/>
        </w:rPr>
        <w:t xml:space="preserve">Et propone il </w:t>
      </w:r>
      <w:r w:rsidRPr="007F3E90">
        <w:rPr>
          <w:sz w:val="24"/>
          <w:szCs w:val="24"/>
        </w:rPr>
        <w:t>| Principe di fabricar</w:t>
      </w:r>
      <w:r w:rsidRPr="007F3E90">
        <w:rPr>
          <w:i/>
          <w:sz w:val="24"/>
          <w:szCs w:val="24"/>
        </w:rPr>
        <w:t xml:space="preserve">ne da nuovo buona </w:t>
      </w:r>
      <w:r w:rsidRPr="007F3E90">
        <w:rPr>
          <w:sz w:val="24"/>
          <w:szCs w:val="24"/>
        </w:rPr>
        <w:t xml:space="preserve">| quantità et </w:t>
      </w:r>
      <w:r w:rsidRPr="007F3E90">
        <w:rPr>
          <w:i/>
          <w:sz w:val="24"/>
          <w:szCs w:val="24"/>
        </w:rPr>
        <w:t>consulterranno la</w:t>
      </w:r>
      <w:r w:rsidRPr="007F3E90">
        <w:rPr>
          <w:sz w:val="24"/>
          <w:szCs w:val="24"/>
        </w:rPr>
        <w:t xml:space="preserve"> | difesa in og</w:t>
      </w:r>
      <w:r w:rsidRPr="007F3E90">
        <w:rPr>
          <w:i/>
          <w:sz w:val="24"/>
          <w:szCs w:val="24"/>
        </w:rPr>
        <w:t>ni caso. Et ciò</w:t>
      </w:r>
      <w:r w:rsidRPr="007F3E90">
        <w:rPr>
          <w:sz w:val="24"/>
          <w:szCs w:val="24"/>
        </w:rPr>
        <w:t xml:space="preserve"> | communichera</w:t>
      </w:r>
      <w:r w:rsidRPr="007F3E90">
        <w:rPr>
          <w:i/>
          <w:sz w:val="24"/>
          <w:szCs w:val="24"/>
        </w:rPr>
        <w:t>nno all’assemblea dei</w:t>
      </w:r>
      <w:r w:rsidRPr="007F3E90">
        <w:rPr>
          <w:sz w:val="24"/>
          <w:szCs w:val="24"/>
        </w:rPr>
        <w:t xml:space="preserve"> | Stati di Ola</w:t>
      </w:r>
      <w:r w:rsidRPr="007F3E90">
        <w:rPr>
          <w:i/>
          <w:sz w:val="24"/>
          <w:szCs w:val="24"/>
        </w:rPr>
        <w:t>nda</w:t>
      </w:r>
      <w:r w:rsidRPr="007F3E90">
        <w:rPr>
          <w:sz w:val="24"/>
          <w:szCs w:val="24"/>
        </w:rPr>
        <w:t xml:space="preserve">. | </w:t>
      </w:r>
    </w:p>
    <w:p w14:paraId="6B3AE27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Non ha po</w:t>
      </w:r>
      <w:r w:rsidRPr="007F3E90">
        <w:rPr>
          <w:i/>
          <w:sz w:val="24"/>
          <w:szCs w:val="24"/>
        </w:rPr>
        <w:t>tuto trattar col principe</w:t>
      </w:r>
      <w:r w:rsidRPr="007F3E90">
        <w:rPr>
          <w:sz w:val="24"/>
          <w:szCs w:val="24"/>
        </w:rPr>
        <w:t xml:space="preserve"> | Henrico </w:t>
      </w:r>
      <w:r w:rsidRPr="007F3E90">
        <w:rPr>
          <w:i/>
          <w:sz w:val="24"/>
          <w:szCs w:val="24"/>
        </w:rPr>
        <w:t xml:space="preserve">ma lo farà. | </w:t>
      </w:r>
    </w:p>
    <w:p w14:paraId="4D0F166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 detto </w:t>
      </w:r>
      <w:r w:rsidRPr="007F3E90">
        <w:rPr>
          <w:i/>
          <w:sz w:val="24"/>
          <w:szCs w:val="24"/>
        </w:rPr>
        <w:t>Mauritio che quando</w:t>
      </w:r>
      <w:r w:rsidRPr="007F3E90">
        <w:rPr>
          <w:sz w:val="24"/>
          <w:szCs w:val="24"/>
        </w:rPr>
        <w:t xml:space="preserve"> | s’haverà </w:t>
      </w:r>
      <w:r w:rsidRPr="007F3E90">
        <w:rPr>
          <w:i/>
          <w:sz w:val="24"/>
          <w:szCs w:val="24"/>
        </w:rPr>
        <w:t>stabilito circa l’erettione</w:t>
      </w:r>
      <w:r w:rsidRPr="007F3E90">
        <w:rPr>
          <w:sz w:val="24"/>
          <w:szCs w:val="24"/>
        </w:rPr>
        <w:t xml:space="preserve"> | della Com</w:t>
      </w:r>
      <w:r w:rsidRPr="007F3E90">
        <w:rPr>
          <w:i/>
          <w:sz w:val="24"/>
          <w:szCs w:val="24"/>
        </w:rPr>
        <w:t>pagnia per l’Indie Occidentali</w:t>
      </w:r>
      <w:r w:rsidRPr="007F3E90">
        <w:rPr>
          <w:sz w:val="24"/>
          <w:szCs w:val="24"/>
        </w:rPr>
        <w:t xml:space="preserve"> | se ne </w:t>
      </w:r>
      <w:r w:rsidRPr="007F3E90">
        <w:rPr>
          <w:i/>
          <w:sz w:val="24"/>
          <w:szCs w:val="24"/>
        </w:rPr>
        <w:t>darà parte alla Republica.</w:t>
      </w:r>
      <w:r w:rsidRPr="007F3E90">
        <w:rPr>
          <w:sz w:val="24"/>
          <w:szCs w:val="24"/>
        </w:rPr>
        <w:t xml:space="preserve"> | </w:t>
      </w:r>
    </w:p>
    <w:p w14:paraId="56DB03D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242vA /</w:t>
      </w:r>
    </w:p>
    <w:p w14:paraId="2B2E750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3. Nel pagamento di noleggi procederà | in far lettere come finhora. | </w:t>
      </w:r>
    </w:p>
    <w:p w14:paraId="304CF419" w14:textId="50DBC87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se farà bisogno la rimessa | per supplir alli 8</w:t>
      </w:r>
      <w:ins w:id="3319" w:author="Flavia Di Gi" w:date="2023-04-12T17:42:00Z">
        <w:r w:rsidR="006B18A6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 xml:space="preserve">mila fiorini scritti di | circa otto o 9 mille rispetto alla | bassezza del cambio, la farà. | </w:t>
      </w:r>
    </w:p>
    <w:p w14:paraId="133D396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Replica la necessità dei roli di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armata. | </w:t>
      </w:r>
    </w:p>
    <w:p w14:paraId="2ECFE17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Condoglienze che siano mal trattati | i marinari con metterli alla galea | al remo. | </w:t>
      </w:r>
    </w:p>
    <w:p w14:paraId="780A2D4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Offerta del borgomastro Pavon | della sua nave in servitio. |</w:t>
      </w:r>
    </w:p>
    <w:p w14:paraId="397912AE" w14:textId="7ACC11D1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7</w:t>
      </w:r>
      <w:r w:rsidR="001D1FF5">
        <w:rPr>
          <w:sz w:val="24"/>
          <w:szCs w:val="24"/>
        </w:rPr>
        <w:t>9</w:t>
      </w:r>
    </w:p>
    <w:p w14:paraId="74CE7519" w14:textId="77777777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27 gennaio 1619, L’Aia (cc. 243r-247v)</w:t>
      </w:r>
    </w:p>
    <w:p w14:paraId="2F6F42C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A60DDE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243r /</w:t>
      </w:r>
    </w:p>
    <w:p w14:paraId="512E919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Prima | </w:t>
      </w:r>
    </w:p>
    <w:p w14:paraId="0293DBB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82 fin 83 | </w:t>
      </w:r>
    </w:p>
    <w:p w14:paraId="7D60EC7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A5CB48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21857B7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fu udito volontieri dalli signori Stati Generali ciò che loro esposi intorno la | reconciliatione delli doi re, et li prudenti ufficii</w:t>
      </w:r>
      <w:r w:rsidRPr="007F3E90">
        <w:rPr>
          <w:rStyle w:val="Rimandonotaapidipagina"/>
          <w:sz w:val="24"/>
          <w:szCs w:val="24"/>
        </w:rPr>
        <w:footnoteReference w:id="1034"/>
      </w:r>
      <w:r w:rsidRPr="007F3E90">
        <w:rPr>
          <w:sz w:val="24"/>
          <w:szCs w:val="24"/>
        </w:rPr>
        <w:t xml:space="preserve"> che vostra Serenità haveva commessi | udirono anco attentamente l’espressione di quanto mi commanda di più | nelle lettere sue dei quattro. Mi ringratiò il Presidente della commu-|nicatione, et con dirmi, che haverebbono posto in consultatione quei | particolari, che stimavano degni di esser ben ponderati mi ricercò | quello, che in particolar tenevo dalla corte di Spagna di quei gran | preparamenti; et il signor principe Mauritio, che era presente mi | disse, che non havendo questi signori alcuno a quella corte stimavano | ch’io potessi coll’occasione di corrispondenza</w:t>
      </w:r>
      <w:r w:rsidRPr="007F3E90">
        <w:rPr>
          <w:rStyle w:val="Rimandonotaapidipagina"/>
          <w:sz w:val="24"/>
          <w:szCs w:val="24"/>
        </w:rPr>
        <w:footnoteReference w:id="1035"/>
      </w:r>
      <w:r w:rsidRPr="007F3E90">
        <w:rPr>
          <w:sz w:val="24"/>
          <w:szCs w:val="24"/>
        </w:rPr>
        <w:t xml:space="preserve"> coll’eccellentissimo signor ambasciator della | Serenità vostra haver avvisi, che dassero qualche lume di qua per | sapersi governare a servitio commune. Io risposi, che non tenevo | più di quello le havevo </w:t>
      </w:r>
      <w:proofErr w:type="gramStart"/>
      <w:r w:rsidRPr="007F3E90">
        <w:rPr>
          <w:sz w:val="24"/>
          <w:szCs w:val="24"/>
        </w:rPr>
        <w:t>significato;</w:t>
      </w:r>
      <w:proofErr w:type="gramEnd"/>
      <w:r w:rsidRPr="007F3E90">
        <w:rPr>
          <w:sz w:val="24"/>
          <w:szCs w:val="24"/>
        </w:rPr>
        <w:t xml:space="preserve"> ma tutto che mi fosse per-|venuto lo haverei communicato all’Eccellenze loro, et elle me ne fecero | nuova instanza. | </w:t>
      </w:r>
    </w:p>
    <w:p w14:paraId="18DEBD28" w14:textId="6F2125A9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Sopra la mia propositione ho saputo essersi havuti varii discorsi nelli | particolari di commetter alli loro capitani delle navi da guerra | d’intendersi bene coi ministri di vostra Serenità, et occorrendo passar appresso | di loro; et in quello della mutua corrispondenza di loro </w:t>
      </w:r>
      <w:ins w:id="3322" w:author="Giorgia" w:date="2023-03-11T17:45:00Z">
        <w:r w:rsidR="00AD35EF">
          <w:rPr>
            <w:sz w:val="24"/>
            <w:szCs w:val="24"/>
          </w:rPr>
          <w:t>m</w:t>
        </w:r>
      </w:ins>
      <w:del w:id="3323" w:author="Giorgia" w:date="2023-03-11T17:45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inistro: | espressi alli signori Stati nel modo appunto, ch’ella mi commanda. | </w:t>
      </w:r>
    </w:p>
    <w:p w14:paraId="340B6619" w14:textId="7591537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Sopra il primo sono andati discorrendo come si possi fare mentre | essi ancora hanno a far colli Spagnuoli, li quali stante la tregua | vedendo le forze di </w:t>
      </w:r>
      <w:r w:rsidRPr="00DD210C">
        <w:rPr>
          <w:sz w:val="24"/>
          <w:szCs w:val="24"/>
        </w:rPr>
        <w:t xml:space="preserve">questi </w:t>
      </w:r>
      <w:ins w:id="3324" w:author="Giorgia" w:date="2023-03-10T19:16:00Z">
        <w:r w:rsidR="00A27FB1" w:rsidRPr="00DD210C">
          <w:rPr>
            <w:sz w:val="24"/>
            <w:szCs w:val="24"/>
          </w:rPr>
          <w:t>p</w:t>
        </w:r>
      </w:ins>
      <w:del w:id="3325" w:author="Giorgia" w:date="2023-03-10T19:16:00Z">
        <w:r w:rsidRPr="00DD210C" w:rsidDel="00A27FB1">
          <w:rPr>
            <w:sz w:val="24"/>
            <w:szCs w:val="24"/>
          </w:rPr>
          <w:delText>P</w:delText>
        </w:r>
      </w:del>
      <w:r w:rsidRPr="00DD210C">
        <w:rPr>
          <w:sz w:val="24"/>
          <w:szCs w:val="24"/>
        </w:rPr>
        <w:t>aesi</w:t>
      </w:r>
      <w:r w:rsidRPr="007F3E90">
        <w:rPr>
          <w:sz w:val="24"/>
          <w:szCs w:val="24"/>
        </w:rPr>
        <w:t xml:space="preserve"> (destinate ad altro effetto) im-|piegarsi contra di essi haverebbono occasione di dolersi; ma consi-|derato, che la conservatione della serenissima Republica era loro propria | che si trovava anco buono di assisterle occorrendo della maniera | proposta o altrimenti: tuttavia non essendo ella collegata con | </w:t>
      </w:r>
    </w:p>
    <w:p w14:paraId="34589A4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243v /</w:t>
      </w:r>
    </w:p>
    <w:p w14:paraId="4622B343" w14:textId="65AEBB2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queste Provincie non si sapeva il modo del dar l’ordine per sperar | de’ reciprochi aiuti (ch’è quello che importa), et per haver cosa in | mano da poter salvarsi appresso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principi. Et mi è stato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detto, che dovevano esser deputati qualcheduni dei signori Stati per | venir a discorrer meco sopra questo punto. Così anco sopra | la reciproca corrispondenza di </w:t>
      </w:r>
      <w:ins w:id="3326" w:author="Giorgia" w:date="2023-03-11T17:45:00Z">
        <w:r w:rsidR="00AD35EF">
          <w:rPr>
            <w:sz w:val="24"/>
            <w:szCs w:val="24"/>
          </w:rPr>
          <w:t>m</w:t>
        </w:r>
      </w:ins>
      <w:del w:id="3327" w:author="Giorgia" w:date="2023-03-11T17:45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 essendone passato il | concetto tanto nell’assemblea generale delli signori Stati, che in quella | di Holanda, che era conveniente, che si fosse mandato qualcheduno | per corrisponder alla mia residenza; ma che questo solo non era | sufficiente a dar una vera forma, et un stabil fondamento alla | missione; et che desiderandosi di qua passar più avanti, et | mostrandone la serenissima Republica buona volontà era necessario inten-|dersi bene, et veder quello si potesse fare. | </w:t>
      </w:r>
    </w:p>
    <w:p w14:paraId="3C43F0A6" w14:textId="53457CC8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Tutto questo ho cavato da più d’una parte; ma principalmente dal signor | cavallier Arsen già stato ambasciator ordinario per questi Stati in | Francia, che fui a visitar avanti hieri, il quale lavendo</w:t>
      </w:r>
      <w:r w:rsidRPr="007F3E90">
        <w:rPr>
          <w:rStyle w:val="Rimandonotaapidipagina"/>
          <w:sz w:val="24"/>
          <w:szCs w:val="24"/>
        </w:rPr>
        <w:footnoteReference w:id="1036"/>
      </w:r>
      <w:r w:rsidRPr="007F3E90">
        <w:rPr>
          <w:sz w:val="24"/>
          <w:szCs w:val="24"/>
        </w:rPr>
        <w:t xml:space="preserve">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l’orrecchia del signor Principe sono certo, che dall’Eccellenza sua vengono | anco questi concetti discorsi col medesimo Arsen, che hora entra | nell’assemblea di Holanda nel numero de’ nobili dichiarato | ultimamente da essi non</w:t>
      </w:r>
      <w:ins w:id="3329" w:author="Giorgia" w:date="2023-03-11T15:03:00Z">
        <w:r w:rsidR="006C5A82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 xml:space="preserve">ostante l’esser brabantese. Egli è di | vivissimo spirito; se bene finhora è stato tenuto indietro da | Bernvelt. | </w:t>
      </w:r>
    </w:p>
    <w:p w14:paraId="1573EBF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Mi ha il medesimo detto di più, che s’era anco discorso (stringendosi la | pratica) della qualità dell’assistenza, che nell’occasioni si | potesser dar pronta da questi Stati alla serenissima Republica | </w:t>
      </w:r>
      <w:r w:rsidRPr="007F3E90">
        <w:rPr>
          <w:sz w:val="24"/>
          <w:szCs w:val="24"/>
        </w:rPr>
        <w:lastRenderedPageBreak/>
        <w:t xml:space="preserve">et era di sedici o vinti navi da guerra pagate, et in-|tartenute a spese di questi Stati per il tempo, che la Republica | </w:t>
      </w:r>
    </w:p>
    <w:p w14:paraId="1B2F5C0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244r /</w:t>
      </w:r>
    </w:p>
    <w:p w14:paraId="02E9A24E" w14:textId="7B4EC39F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 haverà bisogno, et ella havesse a dar denaro a proportione | nell’occorrenze della guerra a questi Stati, che ciò si trovava | per l’una, et per l’altra parte il più proprio modo per formar | così un’aleanza, che tendesse alla reciproca difesa: perché | dell’offensiva non era così facile il trattarne o cavarne un | buon effetto, stante la distanza dei </w:t>
      </w:r>
      <w:del w:id="3330" w:author="Giorgia" w:date="2023-03-10T19:16:00Z">
        <w:r w:rsidRPr="007F3E90" w:rsidDel="00A27FB1">
          <w:rPr>
            <w:sz w:val="24"/>
            <w:szCs w:val="24"/>
          </w:rPr>
          <w:delText>P</w:delText>
        </w:r>
      </w:del>
      <w:ins w:id="3331" w:author="Giorgia" w:date="2023-03-10T19:16:00Z">
        <w:r w:rsidR="00A27FB1">
          <w:rPr>
            <w:sz w:val="24"/>
            <w:szCs w:val="24"/>
          </w:rPr>
          <w:t>p</w:t>
        </w:r>
      </w:ins>
      <w:r w:rsidRPr="007F3E90">
        <w:rPr>
          <w:sz w:val="24"/>
          <w:szCs w:val="24"/>
        </w:rPr>
        <w:t xml:space="preserve">aesi: che però quando | si fosse trovato buono anco questo sarebbe stato sempre | tempo del farlo; che ’l mandar </w:t>
      </w:r>
      <w:ins w:id="3332" w:author="Giorgia" w:date="2023-03-11T17:45:00Z">
        <w:r w:rsidR="00AD35EF">
          <w:rPr>
            <w:sz w:val="24"/>
            <w:szCs w:val="24"/>
          </w:rPr>
          <w:t>m</w:t>
        </w:r>
      </w:ins>
      <w:del w:id="3333" w:author="Giorgia" w:date="2023-03-11T17:45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inistro, et che questo | havesse poi a</w:t>
      </w:r>
      <w:r w:rsidRPr="007F3E90">
        <w:rPr>
          <w:rStyle w:val="Rimandonotaapidipagina"/>
          <w:sz w:val="24"/>
          <w:szCs w:val="24"/>
        </w:rPr>
        <w:footnoteReference w:id="1037"/>
      </w:r>
      <w:r w:rsidRPr="007F3E90">
        <w:rPr>
          <w:sz w:val="24"/>
          <w:szCs w:val="24"/>
        </w:rPr>
        <w:t xml:space="preserve"> servir di mezo per avanzar l’affare non | era stimato assolutamente il proprio parendo che già che | io mi trovo qui, che ho conosciuto, et posso saper ciò che si | può far dalli signori Stati per la serenissima Republica meglio sarebbe stato | operare, et dar forma di qua per far più brevemente, con | manco strepito, con levar le gelosie, quello che non poteva | succeder per molti rispetti, et per molti accidenti collo spiccar | uno di qua che nuovo non informato non haverebbe servito | che a lunghezza, et fosse senza frutto della commune | intentione. Io a questo considerai a detto signore che anzi | dalla Serenità vostra era stato stimato sempre per miglior ispediente | il cominciar la pratica colla corrispondenza, et poi avanzar | il negotio di grado in grado con l’effetto, et con la maniera, | che fosse stata stimata da ambe le parti la più propria, | et tale era stato sempre il senso di lei. Mi rispose è stato | inteso il concetto della serenissima </w:t>
      </w:r>
      <w:proofErr w:type="gramStart"/>
      <w:r w:rsidRPr="007F3E90">
        <w:rPr>
          <w:sz w:val="24"/>
          <w:szCs w:val="24"/>
        </w:rPr>
        <w:t>Republica;</w:t>
      </w:r>
      <w:proofErr w:type="gramEnd"/>
      <w:r w:rsidRPr="007F3E90">
        <w:rPr>
          <w:sz w:val="24"/>
          <w:szCs w:val="24"/>
        </w:rPr>
        <w:t xml:space="preserve"> ma viene trovato più | riuscibile della maniera che vi ho detto; et disse forse ve | </w:t>
      </w:r>
    </w:p>
    <w:p w14:paraId="58043B3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244v /</w:t>
      </w:r>
    </w:p>
    <w:p w14:paraId="355F8AC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 sarà discorso uno di questi giorni per nome dei signori Stati. | Ancor non sento, che sia stato deputato alcuno a tal effetto; | segno, che la risolutione non sia ancor presa. Quando mi | venga proposta alcuna cosa sentirò, et risponderò secondo, che | stimerò a proposito, et conformarsi colle ultime, et precedenti | commissioni datemi da lei, et le avviserò il seguito. | </w:t>
      </w:r>
    </w:p>
    <w:p w14:paraId="2D5B4204" w14:textId="23A8BE1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Essendomi trovato hoggi quarto giorno col signor ambasciator d’Inghilterra ho cavato | dal suo discorso haver notitia dei sensi di questi signori in questi | particolari perché passa gran confidenza col signor principe Mauri-|tio, et di più entra nel Consiglio di Stato come consigliero</w:t>
      </w:r>
      <w:r w:rsidRPr="007F3E90">
        <w:rPr>
          <w:rStyle w:val="Rimandonotaapidipagina"/>
          <w:sz w:val="24"/>
          <w:szCs w:val="24"/>
        </w:rPr>
        <w:footnoteReference w:id="1038"/>
      </w:r>
      <w:r w:rsidRPr="007F3E90">
        <w:rPr>
          <w:sz w:val="24"/>
          <w:szCs w:val="24"/>
        </w:rPr>
        <w:t xml:space="preserve">, | che era opinione tra detti signori, che la reciproca corrispon-|denza di </w:t>
      </w:r>
      <w:ins w:id="3336" w:author="Giorgia" w:date="2023-03-11T17:45:00Z">
        <w:r w:rsidR="00AD35EF">
          <w:rPr>
            <w:sz w:val="24"/>
            <w:szCs w:val="24"/>
          </w:rPr>
          <w:t>m</w:t>
        </w:r>
      </w:ins>
      <w:del w:id="3337" w:author="Giorgia" w:date="2023-03-11T17:45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 miri dal canto di vostra Serenità solo a voler | far un’apparenza al mondo di mantener una stretta intelli-|genza con queste Provincie dar martello a’ Spagnuoli; tenir | in sospeso li principi di quello habbi ad esser, et servirsi dell’|occasione caminando col tempo, et colla cautela per pervenire | al fine della quiete nel suo Stato senza obligarsi a mag-|giore o più stretta unione. Mi disse, che haveva cavato | esser in intentione dell’universale per minor strepito, et mag-|gior sicurezza, che qui si trattasse per mandar poi a stabi-|lire; et continuò, che mi diceva questo di certo, et che vostra Serenità | haveva gran causa di tener sempre per sospette l’armi | spagnuole; onde non poteva da lei</w:t>
      </w:r>
      <w:r w:rsidRPr="007F3E90">
        <w:rPr>
          <w:rStyle w:val="Rimandonotaapidipagina"/>
          <w:sz w:val="24"/>
          <w:szCs w:val="24"/>
        </w:rPr>
        <w:footnoteReference w:id="1039"/>
      </w:r>
      <w:r w:rsidRPr="007F3E90">
        <w:rPr>
          <w:sz w:val="24"/>
          <w:szCs w:val="24"/>
        </w:rPr>
        <w:t xml:space="preserve"> farsi meglio, che procurar di | collegarsi con questi Stati perché unite le doi republiche | insieme potevano col suo Re dar legge a chi cerca al presente quanto più può</w:t>
      </w:r>
      <w:r w:rsidRPr="007F3E90">
        <w:rPr>
          <w:rStyle w:val="Rimandonotaapidipagina"/>
          <w:sz w:val="24"/>
          <w:szCs w:val="24"/>
        </w:rPr>
        <w:footnoteReference w:id="1040"/>
      </w:r>
      <w:ins w:id="3361" w:author="Flavia Di Gi" w:date="2023-04-24T15:40:00Z">
        <w:r w:rsidR="00530BA7">
          <w:rPr>
            <w:sz w:val="24"/>
            <w:szCs w:val="24"/>
          </w:rPr>
          <w:t xml:space="preserve"> |</w:t>
        </w:r>
      </w:ins>
    </w:p>
    <w:p w14:paraId="210071D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91D0008" w14:textId="77777777" w:rsidR="000F5CF6" w:rsidRPr="00E1453A" w:rsidRDefault="000F5CF6" w:rsidP="007F3E90">
      <w:pPr>
        <w:snapToGrid w:val="0"/>
        <w:jc w:val="both"/>
        <w:rPr>
          <w:sz w:val="24"/>
          <w:szCs w:val="24"/>
          <w:rPrChange w:id="3362" w:author="Flavia Di Gi" w:date="2023-03-12T14:36:00Z">
            <w:rPr>
              <w:sz w:val="24"/>
              <w:szCs w:val="24"/>
              <w:highlight w:val="yellow"/>
            </w:rPr>
          </w:rPrChange>
        </w:rPr>
      </w:pPr>
      <w:r w:rsidRPr="00E1453A">
        <w:rPr>
          <w:sz w:val="24"/>
          <w:szCs w:val="24"/>
          <w:rPrChange w:id="3363" w:author="Flavia Di Gi" w:date="2023-03-12T14:36:00Z">
            <w:rPr>
              <w:sz w:val="24"/>
              <w:szCs w:val="24"/>
              <w:highlight w:val="yellow"/>
            </w:rPr>
          </w:rPrChange>
        </w:rPr>
        <w:t>/ 244bis r-v /</w:t>
      </w:r>
    </w:p>
    <w:p w14:paraId="5896F717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E1453A">
        <w:rPr>
          <w:i/>
          <w:sz w:val="24"/>
          <w:szCs w:val="24"/>
          <w:rPrChange w:id="3364" w:author="Flavia Di Gi" w:date="2023-03-12T14:36:00Z">
            <w:rPr>
              <w:i/>
              <w:sz w:val="24"/>
              <w:szCs w:val="24"/>
              <w:highlight w:val="yellow"/>
            </w:rPr>
          </w:rPrChange>
        </w:rPr>
        <w:t>Carta tagliata non numerata</w:t>
      </w:r>
      <w:r w:rsidRPr="007F3E90">
        <w:rPr>
          <w:i/>
          <w:sz w:val="24"/>
          <w:szCs w:val="24"/>
        </w:rPr>
        <w:t xml:space="preserve"> </w:t>
      </w:r>
    </w:p>
    <w:p w14:paraId="3292126F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28DA077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245r /</w:t>
      </w:r>
    </w:p>
    <w:p w14:paraId="4F5C28B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dar legge a tutti gli altri</w:t>
      </w:r>
      <w:r w:rsidRPr="007F3E90">
        <w:rPr>
          <w:rStyle w:val="Rimandonotaapidipagina"/>
          <w:sz w:val="24"/>
          <w:szCs w:val="24"/>
        </w:rPr>
        <w:footnoteReference w:id="1041"/>
      </w:r>
      <w:r w:rsidRPr="007F3E90">
        <w:rPr>
          <w:sz w:val="24"/>
          <w:szCs w:val="24"/>
        </w:rPr>
        <w:t xml:space="preserve">. Questo signore ha usata sempre | confidenza meco, ne seppi veder qui sotto altro fine; onde | mostrando di ascoltar volontieri ciò che diceva lo | ringratiai della </w:t>
      </w:r>
      <w:r w:rsidRPr="007F3E90">
        <w:rPr>
          <w:sz w:val="24"/>
          <w:szCs w:val="24"/>
        </w:rPr>
        <w:lastRenderedPageBreak/>
        <w:t xml:space="preserve">confidenza, et lodai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prudenti discorsi | parlando sempre in generale della sincera, et retta intentione | della serenissima Republica. | </w:t>
      </w:r>
    </w:p>
    <w:p w14:paraId="1D936DF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Vostra Serenità da più mani di lettere mie caverà, che questi si confor-|mano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vecchi concetti, et colli vecchi pensieri, che miri | la Serenità vostra solo al fine sudetto. Et poiché continua ancor | negl’animi in universale questo concetto, quando ella | risolvi di passar avanti in questo negotio, et che così com-|portino li suoi interessi per gl’accidenti che col tempo po-|tessero succedere di bisogno di assistenza per vostra Serenità o per | questi Stati, stimo hora l’opportunità molto propria | per caminar ad una buona risolutione, et breve</w:t>
      </w:r>
      <w:r w:rsidRPr="007F3E90">
        <w:rPr>
          <w:rStyle w:val="Rimandonotaapidipagina"/>
          <w:sz w:val="24"/>
          <w:szCs w:val="24"/>
        </w:rPr>
        <w:footnoteReference w:id="1042"/>
      </w:r>
      <w:r w:rsidRPr="007F3E90">
        <w:rPr>
          <w:sz w:val="24"/>
          <w:szCs w:val="24"/>
        </w:rPr>
        <w:t xml:space="preserve"> conclu-|sione mentre massime non si habbi nel punto principale | a stabilir altro, che quello, ch’è stato proposto per essen-|tia, et fondamento di unione tra vostra Serenità, et questi Stati come | mi ha detto l’Arsen. | </w:t>
      </w:r>
    </w:p>
    <w:p w14:paraId="3BEF7DD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Ho saputo di certo, che sua Eccellentia ha nell’assemblea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| Generali posto innanti la detta assistenza di navi. Vi | concorre ella di tutto spirito, et vorrebbe vederne | l’effetto, et credo che premerà quanto potrà perché | segui. A me non ha detto espressamente ciò che ha proposto | ma discorrendo sopra </w:t>
      </w:r>
      <w:proofErr w:type="gramStart"/>
      <w:r w:rsidRPr="007F3E90">
        <w:rPr>
          <w:sz w:val="24"/>
          <w:szCs w:val="24"/>
        </w:rPr>
        <w:t>gl’avvisi</w:t>
      </w:r>
      <w:proofErr w:type="gramEnd"/>
      <w:r w:rsidRPr="007F3E90">
        <w:rPr>
          <w:sz w:val="24"/>
          <w:szCs w:val="24"/>
        </w:rPr>
        <w:t xml:space="preserve"> di Spagna,</w:t>
      </w:r>
      <w:r w:rsidRPr="007F3E90">
        <w:rPr>
          <w:rStyle w:val="Rimandonotaapidipagina"/>
          <w:sz w:val="24"/>
          <w:szCs w:val="24"/>
        </w:rPr>
        <w:footnoteReference w:id="1043"/>
      </w:r>
      <w:r w:rsidRPr="007F3E90">
        <w:rPr>
          <w:sz w:val="24"/>
          <w:szCs w:val="24"/>
        </w:rPr>
        <w:t xml:space="preserve"> che | si teneva per certo che le preparationi fossero o</w:t>
      </w:r>
      <w:r w:rsidRPr="007F3E90">
        <w:rPr>
          <w:rStyle w:val="Rimandonotaapidipagina"/>
          <w:sz w:val="24"/>
          <w:szCs w:val="24"/>
        </w:rPr>
        <w:footnoteReference w:id="1044"/>
      </w:r>
      <w:r w:rsidRPr="007F3E90">
        <w:rPr>
          <w:sz w:val="24"/>
          <w:szCs w:val="24"/>
        </w:rPr>
        <w:t xml:space="preserve"> per qua o per | </w:t>
      </w:r>
    </w:p>
    <w:p w14:paraId="6DBC8A4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245v /</w:t>
      </w:r>
    </w:p>
    <w:p w14:paraId="7510F34B" w14:textId="61008AE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entrar in golfo, tenendosi più tosto questo che l’altro disse | sia come si voglia bisogna guardarsi, intendersi bene | et con faccia ridente aggiunse bisogna che passiamo un | poco più avanti, che del semplice intendersi ben insieme. | Io replicai a sua Eccellenza delli concetti altre volte detti, et proprii | a questo motivo; et che</w:t>
      </w:r>
      <w:r w:rsidRPr="007F3E90">
        <w:rPr>
          <w:rStyle w:val="Rimandonotaapidipagina"/>
          <w:sz w:val="24"/>
          <w:szCs w:val="24"/>
        </w:rPr>
        <w:footnoteReference w:id="1045"/>
      </w:r>
      <w:r w:rsidRPr="007F3E90">
        <w:rPr>
          <w:sz w:val="24"/>
          <w:szCs w:val="24"/>
        </w:rPr>
        <w:t xml:space="preserve"> restava però</w:t>
      </w:r>
      <w:r w:rsidRPr="007F3E90">
        <w:rPr>
          <w:rStyle w:val="Rimandonotaapidipagina"/>
          <w:sz w:val="24"/>
          <w:szCs w:val="24"/>
        </w:rPr>
        <w:footnoteReference w:id="1046"/>
      </w:r>
      <w:r w:rsidRPr="007F3E90">
        <w:rPr>
          <w:sz w:val="24"/>
          <w:szCs w:val="24"/>
        </w:rPr>
        <w:t xml:space="preserve"> a questi signori il deliberare | sopra il mezo (stimato dalla serenissima Republica</w:t>
      </w:r>
      <w:r w:rsidRPr="007F3E90">
        <w:rPr>
          <w:rStyle w:val="Rimandonotaapidipagina"/>
          <w:sz w:val="24"/>
          <w:szCs w:val="24"/>
        </w:rPr>
        <w:footnoteReference w:id="1047"/>
      </w:r>
      <w:r w:rsidRPr="007F3E90">
        <w:rPr>
          <w:sz w:val="24"/>
          <w:szCs w:val="24"/>
        </w:rPr>
        <w:t xml:space="preserve"> proprio) d’una | mutua corrispondenza di </w:t>
      </w:r>
      <w:ins w:id="3372" w:author="Giorgia" w:date="2023-03-11T17:45:00Z">
        <w:r w:rsidR="00AD35EF">
          <w:rPr>
            <w:sz w:val="24"/>
            <w:szCs w:val="24"/>
          </w:rPr>
          <w:t>m</w:t>
        </w:r>
      </w:ins>
      <w:del w:id="3373" w:author="Giorgia" w:date="2023-03-11T17:45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inistro; et a s[ua]</w:t>
      </w:r>
      <w:r w:rsidRPr="007F3E90">
        <w:rPr>
          <w:rStyle w:val="Rimandonotaapidipagina"/>
          <w:sz w:val="24"/>
          <w:szCs w:val="24"/>
        </w:rPr>
        <w:footnoteReference w:id="1048"/>
      </w:r>
      <w:r w:rsidRPr="007F3E90">
        <w:rPr>
          <w:sz w:val="24"/>
          <w:szCs w:val="24"/>
        </w:rPr>
        <w:t xml:space="preserve"> Eccellenza cooperar | per l’effetto della reciproca buona volontà. Tornò ella a | dire bisogna passar più avanti, et far più, entrando in | altro discorso. Con poco vuol dire l’Eccellenza sua assai, et vuol che | si capisca il suo senso. | </w:t>
      </w:r>
    </w:p>
    <w:p w14:paraId="2652850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stimato proprio significar tutto ciò alla Serenità vostra perché possi pen-|sar a quello che mi v[o]rrà</w:t>
      </w:r>
      <w:r w:rsidRPr="007F3E90">
        <w:rPr>
          <w:rStyle w:val="Rimandonotaapidipagina"/>
          <w:sz w:val="24"/>
          <w:szCs w:val="24"/>
        </w:rPr>
        <w:footnoteReference w:id="1049"/>
      </w:r>
      <w:r w:rsidRPr="007F3E90">
        <w:rPr>
          <w:sz w:val="24"/>
          <w:szCs w:val="24"/>
        </w:rPr>
        <w:t xml:space="preserve"> commetter quando mi sia fatto | parlar per nome publico in questo proposito. | </w:t>
      </w:r>
    </w:p>
    <w:p w14:paraId="46C7007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La voce commune, et generale in questa corte è che tutte le | provisioni dei Spagnuoli mirino a passar nel golfo di vostra Serenità | et io per veder pure se potessi cavar qualche particolare | che mettesse più in chiaro questi concetti sotto pretesto | di complimento fui a visita del signor conte di Egmont, et | entrandone seco in discorso non mi confirmò che per</w:t>
      </w:r>
      <w:r w:rsidRPr="007F3E90">
        <w:rPr>
          <w:rStyle w:val="Rimandonotaapidipagina"/>
          <w:sz w:val="24"/>
          <w:szCs w:val="24"/>
        </w:rPr>
        <w:footnoteReference w:id="1050"/>
      </w:r>
      <w:r w:rsidRPr="007F3E90">
        <w:rPr>
          <w:sz w:val="24"/>
          <w:szCs w:val="24"/>
        </w:rPr>
        <w:t xml:space="preserve"> suo | giudicio fosse il fine per Algieri, come si diceva; ma | che teneva per fermo, che fosse per condur genti in Bohemia. | Io dissi per </w:t>
      </w:r>
      <w:proofErr w:type="gramStart"/>
      <w:r w:rsidRPr="007F3E90">
        <w:rPr>
          <w:sz w:val="24"/>
          <w:szCs w:val="24"/>
        </w:rPr>
        <w:t>cavare;</w:t>
      </w:r>
      <w:proofErr w:type="gramEnd"/>
      <w:r w:rsidRPr="007F3E90">
        <w:rPr>
          <w:sz w:val="24"/>
          <w:szCs w:val="24"/>
        </w:rPr>
        <w:t xml:space="preserve"> ma che hanno a far Spagnoli per dove | vogliono condur queste genti, mi disse per il golfo di Venezia. | Io ripigliai non credo che sua</w:t>
      </w:r>
      <w:r w:rsidRPr="007F3E90">
        <w:rPr>
          <w:rStyle w:val="Rimandonotaapidipagina"/>
          <w:sz w:val="24"/>
          <w:szCs w:val="24"/>
        </w:rPr>
        <w:footnoteReference w:id="1051"/>
      </w:r>
      <w:r w:rsidRPr="007F3E90">
        <w:rPr>
          <w:sz w:val="24"/>
          <w:szCs w:val="24"/>
        </w:rPr>
        <w:t xml:space="preserve"> Maestà catholica habbia fine | di accrescer gelosie a gelosie: no no soggiunse non sarà così, | </w:t>
      </w:r>
    </w:p>
    <w:p w14:paraId="5B6AA12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246r /</w:t>
      </w:r>
    </w:p>
    <w:p w14:paraId="24B5955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farà prima un buon accordo con questa conditione, che | permetti la Republica il passaggio, et non lo negarà andandosi | massime contra heretici. Io sorridendo dissi che non credevo | che ’l Re havesse di questi pensieri perché il negocio sarebbe | stato lungo, et il viaggio difficile, et se voleva assister | alla casa d’Austria poteva farlo per altra stradda | senza apportar gelosia dove non era necessario. | </w:t>
      </w:r>
    </w:p>
    <w:p w14:paraId="652FC0B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Vostra Serenità potrà comprender, che li concetti del Conte sudetto, che | dipende dai serenissimi arciduchi conformano con quello che | scrissi colle mie de’ 15 del passato della risolutione, che | fu </w:t>
      </w:r>
      <w:r w:rsidRPr="007F3E90">
        <w:rPr>
          <w:sz w:val="24"/>
          <w:szCs w:val="24"/>
        </w:rPr>
        <w:lastRenderedPageBreak/>
        <w:t xml:space="preserve">scritta fin d’allhora esser nei Spagnuoli di voler transito | libero dentro ’l golfo per ogni sorte de’ vasselli suoi o che | dipendino da loro. | </w:t>
      </w:r>
    </w:p>
    <w:p w14:paraId="7401F61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hanno avvisi, che in diverse piazze di sue Altezze si facci gran quantità | di habiti per soldatesca dicono da spedirsi con mille cinque | cento cavalli per Bohemia, et altri avvisi venuti dalla parte | di mare portano, che alle rive di Spagna si facevano da | ottomilla barille per metter acqua, et vino; il che appor-|ta sempre maggior dubio dei fini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Spagnoli, sendo che | questa munitione suol servire per viaggio lontano. Alcuni | vogliono sia per l’Indie, et particolarmente come disse il conte di | Egmont per assicurarsi dalla parte del Brasil, et prevenir | li pensieri di questi signori sopra la nuova propositione | della Compagnia dell’Indie Occidentali. | </w:t>
      </w:r>
    </w:p>
    <w:p w14:paraId="0A4AAB9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Tante voci et varie di diverse preparationi causano anco | l’incertezza del successo; et questi signori vi pensano, et | consultano ogni giorno aspettando pur sempre più | </w:t>
      </w:r>
    </w:p>
    <w:p w14:paraId="6DA6AF8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246v /</w:t>
      </w:r>
    </w:p>
    <w:p w14:paraId="2EA8B3C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certi avvisi, et da me anco li desiderano, ma non essendo | ancor arrivato fin giovedì in Anversa il messaggiero or-|dinario non so per qual accidente, mi spiace</w:t>
      </w:r>
      <w:r w:rsidRPr="007F3E90">
        <w:rPr>
          <w:rStyle w:val="Rimandonotaapidipagina"/>
          <w:sz w:val="24"/>
          <w:szCs w:val="24"/>
        </w:rPr>
        <w:footnoteReference w:id="1052"/>
      </w:r>
      <w:r w:rsidRPr="007F3E90">
        <w:rPr>
          <w:sz w:val="24"/>
          <w:szCs w:val="24"/>
        </w:rPr>
        <w:t xml:space="preserve"> per non haver | di sodisfarli, et esser anc’io informato per servitio della | Serenità </w:t>
      </w:r>
      <w:proofErr w:type="gramStart"/>
      <w:r w:rsidRPr="007F3E90">
        <w:rPr>
          <w:sz w:val="24"/>
          <w:szCs w:val="24"/>
        </w:rPr>
        <w:t>vostra</w:t>
      </w:r>
      <w:proofErr w:type="gramEnd"/>
      <w:r w:rsidRPr="007F3E90">
        <w:rPr>
          <w:sz w:val="24"/>
          <w:szCs w:val="24"/>
        </w:rPr>
        <w:t xml:space="preserve"> la quale haverà qui aggiunta la copia delle mie | de’ 20 della passata settimana. Gratie etc. | </w:t>
      </w:r>
    </w:p>
    <w:p w14:paraId="1906665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591BBA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27 genaro 1619 | </w:t>
      </w:r>
    </w:p>
    <w:p w14:paraId="62D9B70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554FB04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| </w:t>
      </w:r>
    </w:p>
    <w:p w14:paraId="6D2A961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| </w:t>
      </w:r>
    </w:p>
    <w:p w14:paraId="15CCEBB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17A982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247r /</w:t>
      </w:r>
    </w:p>
    <w:p w14:paraId="072CDD0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5F271D2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A95ED9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247v /</w:t>
      </w:r>
    </w:p>
    <w:p w14:paraId="64C932F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15B6127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prima | </w:t>
      </w:r>
    </w:p>
    <w:p w14:paraId="04EF310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82 fin 83 | </w:t>
      </w:r>
    </w:p>
    <w:p w14:paraId="6739A70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9CA63B5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545FE34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7D9E1FE8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363B0BA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247vC /</w:t>
      </w:r>
    </w:p>
    <w:p w14:paraId="123BEA8E" w14:textId="394B53B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27 gen</w:t>
      </w:r>
      <w:ins w:id="3379" w:author="Giorgia" w:date="2023-03-11T22:05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 xml:space="preserve">aro 1618 ricevute 20 febraro | </w:t>
      </w:r>
    </w:p>
    <w:p w14:paraId="1FA202FC" w14:textId="3C2618A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Aia. </w:t>
      </w:r>
      <w:ins w:id="3380" w:author="Flavia Di Gi" w:date="2023-03-19T17:03:00Z">
        <w:r w:rsidR="00E43DF7">
          <w:rPr>
            <w:sz w:val="24"/>
            <w:szCs w:val="24"/>
          </w:rPr>
          <w:t>n</w:t>
        </w:r>
      </w:ins>
      <w:del w:id="3381" w:author="Flavia Di Gi" w:date="2023-03-19T17:03:00Z">
        <w:r w:rsidRPr="007F3E90" w:rsidDel="00E43DF7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 xml:space="preserve">° 82 | </w:t>
      </w:r>
    </w:p>
    <w:p w14:paraId="255936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A83BBC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hanno udito i signori Stati volentieri la | comunicatione circa il reconciliar le doi corone. | </w:t>
      </w:r>
    </w:p>
    <w:p w14:paraId="5AC86CEE" w14:textId="6CDEAE51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Dimandano avisi dei preparamenti di Spagna | non havendo essi </w:t>
      </w:r>
      <w:ins w:id="3382" w:author="Giorgia" w:date="2023-03-11T17:45:00Z">
        <w:r w:rsidR="00AD35EF">
          <w:rPr>
            <w:sz w:val="24"/>
            <w:szCs w:val="24"/>
          </w:rPr>
          <w:t>m</w:t>
        </w:r>
      </w:ins>
      <w:del w:id="3383" w:author="Giorgia" w:date="2023-03-11T17:45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 in quella corte</w:t>
      </w:r>
      <w:r w:rsidRPr="007F3E90">
        <w:rPr>
          <w:rStyle w:val="Rimandonotaapidipagina"/>
          <w:sz w:val="24"/>
          <w:szCs w:val="24"/>
        </w:rPr>
        <w:footnoteReference w:id="1053"/>
      </w:r>
      <w:r w:rsidRPr="007F3E90">
        <w:rPr>
          <w:sz w:val="24"/>
          <w:szCs w:val="24"/>
        </w:rPr>
        <w:t xml:space="preserve">. | </w:t>
      </w:r>
    </w:p>
    <w:p w14:paraId="5607CEE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Dice haver saputo essersi fatti varii | discorsi circa </w:t>
      </w:r>
      <w:proofErr w:type="gramStart"/>
      <w:r w:rsidRPr="007F3E90">
        <w:rPr>
          <w:sz w:val="24"/>
          <w:szCs w:val="24"/>
        </w:rPr>
        <w:t>gl’ordini</w:t>
      </w:r>
      <w:proofErr w:type="gramEnd"/>
      <w:r w:rsidRPr="007F3E90">
        <w:rPr>
          <w:sz w:val="24"/>
          <w:szCs w:val="24"/>
        </w:rPr>
        <w:t xml:space="preserve"> da darsi ai capitani di | navi da guerra d’intendersi coi ministri | della Republica stante la tregua con Spagnuoli et | non vi esser collegatione colla Republica. Et che | deve esser deputato alcuno di quei signori | per discorrer col secretario sopra ciò. | </w:t>
      </w:r>
    </w:p>
    <w:p w14:paraId="0499A26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Quanto al ministro da Recieder</w:t>
      </w:r>
      <w:r w:rsidRPr="007F3E90">
        <w:rPr>
          <w:rStyle w:val="Rimandonotaapidipagina"/>
          <w:sz w:val="24"/>
          <w:szCs w:val="24"/>
        </w:rPr>
        <w:footnoteReference w:id="1054"/>
      </w:r>
      <w:r w:rsidRPr="007F3E90">
        <w:rPr>
          <w:sz w:val="24"/>
          <w:szCs w:val="24"/>
        </w:rPr>
        <w:t xml:space="preserve"> esser | passato concetto di corrisponder alla | sua persona; ma desiderando essi | di passar più avanti, esser necessario | ben intendersi. | </w:t>
      </w:r>
    </w:p>
    <w:p w14:paraId="14F90B0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questi particolari ha cavato dal cavalier | Arsen già stato ambasciator in Francia che | entra nell’assemblea, che ha anco | detto essersi discorso dell’assistenza | da darsi alla Republica </w:t>
      </w:r>
      <w:r w:rsidRPr="007F3E90">
        <w:rPr>
          <w:sz w:val="24"/>
          <w:szCs w:val="24"/>
        </w:rPr>
        <w:lastRenderedPageBreak/>
        <w:t xml:space="preserve">nell’occasione: di | 16 o 20 navi pagate da guerra per | il tempo ne havesse bisogno. Et | a loro danaro a proportione nell’occorrenze | così stringer aleanza a difesa che | a offesa non è così facile. | </w:t>
      </w:r>
    </w:p>
    <w:p w14:paraId="31283CA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’l mandar ministro a tale effetto non | è proprio; meglio sarebbe e con manco | strepito si trattasse da lui secretario che | è informato. Risponde | esser stimato dalla Republica meglio comin-|ciar la prattica colla corrispondenza et | poi avanzar il negocio. Dice Arsen | essersi inteso il concetto della Republica | ma stimarsi più riuscibile il modo detto | et disse forse ne sarà discorso per nome | dei signori Stati. | </w:t>
      </w:r>
    </w:p>
    <w:p w14:paraId="6FAB558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AFC7F0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R. |</w:t>
      </w:r>
    </w:p>
    <w:p w14:paraId="63A2BDF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55E4E9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247vA /</w:t>
      </w:r>
    </w:p>
    <w:p w14:paraId="3DFA215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Dice il secretario non essersi deputato | persona segno che la risolutione non è | presa: se sarà preposto, risponderà. | </w:t>
      </w:r>
    </w:p>
    <w:p w14:paraId="3FDD034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 cavato dall’ambasciator d’Inghilterra ch’entra | in </w:t>
      </w:r>
      <w:r w:rsidRPr="007B7823">
        <w:rPr>
          <w:sz w:val="24"/>
          <w:szCs w:val="24"/>
          <w:highlight w:val="yellow"/>
          <w:rPrChange w:id="3386" w:author="Giorgia" w:date="2023-03-11T17:54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onsiglio tenersi il fine della Republica | esser d’apparenza al mondo per dar | martello a Spagnoli tener sospesi li paesi | per ottener la quiete senza obligarsi | a più stretta unione: esservi opinione | di tratar di là per manco strepito. | </w:t>
      </w:r>
    </w:p>
    <w:p w14:paraId="1CD2C4DC" w14:textId="2E27F708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sua Serenità ha causa di tener sospetto | l’armi </w:t>
      </w:r>
      <w:ins w:id="3387" w:author="Giorgia" w:date="2023-03-11T16:36:00Z">
        <w:r w:rsidR="008E322D">
          <w:rPr>
            <w:sz w:val="24"/>
            <w:szCs w:val="24"/>
          </w:rPr>
          <w:t>s</w:t>
        </w:r>
      </w:ins>
      <w:del w:id="3388" w:author="Giorgia" w:date="2023-03-11T16:36:00Z">
        <w:r w:rsidRPr="007F3E90" w:rsidDel="008E322D">
          <w:rPr>
            <w:sz w:val="24"/>
            <w:szCs w:val="24"/>
          </w:rPr>
          <w:delText>S</w:delText>
        </w:r>
      </w:del>
      <w:r w:rsidRPr="007F3E90">
        <w:rPr>
          <w:sz w:val="24"/>
          <w:szCs w:val="24"/>
        </w:rPr>
        <w:t xml:space="preserve">pagnoli et però doversi collegar | con </w:t>
      </w:r>
      <w:proofErr w:type="gramStart"/>
      <w:r w:rsidRPr="007F3E90">
        <w:rPr>
          <w:sz w:val="24"/>
          <w:szCs w:val="24"/>
        </w:rPr>
        <w:t>quei</w:t>
      </w:r>
      <w:proofErr w:type="gramEnd"/>
      <w:r w:rsidRPr="007F3E90">
        <w:rPr>
          <w:sz w:val="24"/>
          <w:szCs w:val="24"/>
        </w:rPr>
        <w:t xml:space="preserve"> Stati per poter col suo Re | insieme dar legge a chi cerca darla. | </w:t>
      </w:r>
    </w:p>
    <w:p w14:paraId="5CD6E32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 ringratiato della confidenza, et | lodato i discorsi. | </w:t>
      </w:r>
    </w:p>
    <w:p w14:paraId="3AD4D74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Dice esser hora tempo di caminar | avanti nel negotio mentre non s’habbi | a stabilir altro che quanto è preposto. | </w:t>
      </w:r>
    </w:p>
    <w:p w14:paraId="1252F07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ha saputo il Principe haver preposto | l’assistenza delle navi et premerà | perché segua, et discorrendo seco | sopra li aparati Spagnuoli ha detto che | bisogna passar più avanti che | di ben intendersi. | </w:t>
      </w:r>
    </w:p>
    <w:p w14:paraId="12E0F2B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Ricerca ciò che haverà a dir | quando sia parlato sopra ciò a nome publico. | </w:t>
      </w:r>
    </w:p>
    <w:p w14:paraId="5ACCCB6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La voce generale è che le provisioni spagnuole | siano per colfo. | </w:t>
      </w:r>
    </w:p>
    <w:p w14:paraId="7DA4BFC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conte d’Egmont dipendente da arciduchi | ha discorso che li aparati siano per | aiuto a’ Bohemi passando per golfo: | che facendosi un buon accordo, la | Republica non negherà il passo andando | contra heretici. | </w:t>
      </w:r>
    </w:p>
    <w:p w14:paraId="345D40E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in diverse piazze di Fiandra | si fano habiti per soldatesca | dicono per Bohemia. | </w:t>
      </w:r>
    </w:p>
    <w:p w14:paraId="7890C10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Alle rive di Spagna 8000 barille | da metter aqua e vino. | </w:t>
      </w:r>
    </w:p>
    <w:p w14:paraId="6449155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247vB /</w:t>
      </w:r>
    </w:p>
    <w:p w14:paraId="62C4534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Ciò si fa per viagi lontani, et dicesi | per assicurarsi dalla parte di Brasil. | </w:t>
      </w:r>
    </w:p>
    <w:p w14:paraId="20BC2FE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Stati consultano ogni giorno | et desiderano avisi, anco da lui. | </w:t>
      </w:r>
    </w:p>
    <w:p w14:paraId="6E875C1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9E55CD0" w14:textId="667B3775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</w:t>
      </w:r>
      <w:r w:rsidR="001D1FF5">
        <w:rPr>
          <w:sz w:val="24"/>
          <w:szCs w:val="24"/>
        </w:rPr>
        <w:t xml:space="preserve"> 80</w:t>
      </w:r>
    </w:p>
    <w:p w14:paraId="4F266BB5" w14:textId="10FCEF42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27 </w:t>
      </w:r>
      <w:r w:rsidR="001D1FF5">
        <w:rPr>
          <w:sz w:val="24"/>
          <w:szCs w:val="24"/>
        </w:rPr>
        <w:t>g</w:t>
      </w:r>
      <w:r w:rsidRPr="007F3E90">
        <w:rPr>
          <w:sz w:val="24"/>
          <w:szCs w:val="24"/>
        </w:rPr>
        <w:t>ennaio 1619, L’Aia (cc. 247bis r-250v)</w:t>
      </w:r>
    </w:p>
    <w:p w14:paraId="0FFED7E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EAE320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247bis r-v /</w:t>
      </w:r>
    </w:p>
    <w:p w14:paraId="3BC31B34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46F764B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BE0B87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248r /</w:t>
      </w:r>
    </w:p>
    <w:p w14:paraId="1711BF9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| </w:t>
      </w:r>
    </w:p>
    <w:p w14:paraId="1EEEEDB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83 comincia 82 | </w:t>
      </w:r>
    </w:p>
    <w:p w14:paraId="4F21C59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DA527D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23F6269E" w14:textId="010ACED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qualche altro affare sono venuti qui doi delli signori dell’|amiralità di Amsterdam. Con tal occasione hanno communicate | alli signori Stati le lettere che hanno havute dalli capitani</w:t>
      </w:r>
      <w:r w:rsidRPr="007F3E90">
        <w:rPr>
          <w:rStyle w:val="Rimandonotaapidipagina"/>
          <w:sz w:val="24"/>
          <w:szCs w:val="24"/>
        </w:rPr>
        <w:footnoteReference w:id="1055"/>
      </w:r>
      <w:r w:rsidRPr="007F3E90">
        <w:rPr>
          <w:sz w:val="24"/>
          <w:szCs w:val="24"/>
        </w:rPr>
        <w:t xml:space="preserve"> | delle cinque navi della loro ripartitione che sono in servitio | della Serenità vostra ricevute per mano del loro agente, et altre | scritte a’ 25 del passato. Già con le mie de’ 8 et con le | sussequenti significai alla Serenità vostra li compianti, et le | difficoltà, che non replicarò per non dar noia alla Serenità vostra | et pur troppo temo riuscirle molesta anco questa nuova | aggiunta; ma non devo tralasciar di scriverla mentre | il rimedio, che la prudenza di lei può apportare</w:t>
      </w:r>
      <w:r w:rsidRPr="007F3E90">
        <w:rPr>
          <w:rStyle w:val="Rimandonotaapidipagina"/>
          <w:sz w:val="24"/>
          <w:szCs w:val="24"/>
        </w:rPr>
        <w:footnoteReference w:id="1056"/>
      </w:r>
      <w:r w:rsidRPr="007F3E90">
        <w:rPr>
          <w:sz w:val="24"/>
          <w:szCs w:val="24"/>
        </w:rPr>
        <w:t xml:space="preserve"> riuscirà | a servitio delle cose sue in armata, di riputatione | in questi </w:t>
      </w:r>
      <w:ins w:id="3391" w:author="Giorgia" w:date="2023-03-10T19:16:00Z">
        <w:r w:rsidR="00A27FB1" w:rsidRPr="00915370">
          <w:rPr>
            <w:sz w:val="24"/>
            <w:szCs w:val="24"/>
            <w:highlight w:val="yellow"/>
            <w:rPrChange w:id="3392" w:author="Giorgia" w:date="2023-03-10T23:10:00Z">
              <w:rPr>
                <w:sz w:val="24"/>
                <w:szCs w:val="24"/>
              </w:rPr>
            </w:rPrChange>
          </w:rPr>
          <w:t>p</w:t>
        </w:r>
      </w:ins>
      <w:del w:id="3393" w:author="Giorgia" w:date="2023-03-10T19:16:00Z">
        <w:r w:rsidRPr="00915370" w:rsidDel="00A27FB1">
          <w:rPr>
            <w:sz w:val="24"/>
            <w:szCs w:val="24"/>
            <w:highlight w:val="yellow"/>
            <w:rPrChange w:id="3394" w:author="Giorgia" w:date="2023-03-10T23:10:00Z">
              <w:rPr>
                <w:sz w:val="24"/>
                <w:szCs w:val="24"/>
              </w:rPr>
            </w:rPrChange>
          </w:rPr>
          <w:delText>P</w:delText>
        </w:r>
      </w:del>
      <w:r w:rsidRPr="007F3E90">
        <w:rPr>
          <w:sz w:val="24"/>
          <w:szCs w:val="24"/>
        </w:rPr>
        <w:t xml:space="preserve">aesi, et di contento insieme alle genti | interessate. | </w:t>
      </w:r>
    </w:p>
    <w:p w14:paraId="3534482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doi sopradetti venero a me così ordinati a significarmi quanto | havevano et è che tenevano avviso che trovandosi più di | cinquecento amalati sopra le dodici navi era stato dai | ministri della Serenità vostra negato il darli un medico, et medi-|camenti, volendo che li capitani fossero sottoposti a | questo aggravio, il che allegavano esser loro impossibile | che quello che più travagliava era, che l’eccellentissimo signor Generale | col suo Consiglio haveva in risolutione, che anco così | amalati andassero al mare, che se questo succedeva | era un ruinar affatto l’armata, che per consequente | non si pensava di metter li amalati nelli hospitali come | havevano fatto instanza. </w:t>
      </w: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 si sono doluti che | si vuole che prendino le monete a maggior prezzo | </w:t>
      </w:r>
    </w:p>
    <w:p w14:paraId="31BFCD7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248v /</w:t>
      </w:r>
    </w:p>
    <w:p w14:paraId="263A1FE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del lor valore, et che il patto era di haver sette lire di | moneta corrente per doi fiorini, et mezo; che quando si | havesse a continuar di questa maniera più tosto pregavano | essi signori a procurar che fossero licentiati. | </w:t>
      </w:r>
    </w:p>
    <w:p w14:paraId="1EE6BA4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più mi dissero, che ricercavano, che si augumentasse la | paga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viveri, facendo un conto, che non era possibile | che potessero mantener le genti con quello ch’era stato | loro deliberato di qua, et che ogni bocca comprando la | robba di là costava otto piacchi, et mezo per giorno. | </w:t>
      </w:r>
    </w:p>
    <w:p w14:paraId="148636ED" w14:textId="37F2BAA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Io risposi che poiché le lettere erano tanto vecchie, che mi | promettevo che fino a quest’hora sarebbe stato rimediato | a tutto, et che sapevo che vostra Serenità coll’occasione del passar | in armata del nuovo eccellentissimo Capitan generale haveva dato</w:t>
      </w:r>
      <w:r w:rsidRPr="007F3E90">
        <w:rPr>
          <w:rStyle w:val="Rimandonotaapidipagina"/>
          <w:sz w:val="24"/>
          <w:szCs w:val="24"/>
        </w:rPr>
        <w:footnoteReference w:id="1057"/>
      </w:r>
      <w:r w:rsidRPr="007F3E90">
        <w:rPr>
          <w:sz w:val="24"/>
          <w:szCs w:val="24"/>
        </w:rPr>
        <w:t xml:space="preserve"> | all’</w:t>
      </w:r>
      <w:r w:rsidRPr="007F3E90">
        <w:rPr>
          <w:rStyle w:val="Rimandonotaapidipagina"/>
          <w:sz w:val="24"/>
          <w:szCs w:val="24"/>
        </w:rPr>
        <w:footnoteReference w:id="1058"/>
      </w:r>
      <w:r w:rsidRPr="007F3E90">
        <w:rPr>
          <w:sz w:val="24"/>
          <w:szCs w:val="24"/>
        </w:rPr>
        <w:t xml:space="preserve"> Eccellenza sua ogni più buon ordine perché le genti di | questi paesi ricevessero ogni più conveniente sodisfattione, | che mi dispiaceva in estremo, che quei capitani dassero | molestia con loro lettere di qua potendo</w:t>
      </w:r>
      <w:r w:rsidRPr="007F3E90">
        <w:rPr>
          <w:rStyle w:val="Rimandonotaapidipagina"/>
          <w:sz w:val="24"/>
          <w:szCs w:val="24"/>
        </w:rPr>
        <w:footnoteReference w:id="1059"/>
      </w:r>
      <w:r w:rsidRPr="007F3E90">
        <w:rPr>
          <w:sz w:val="24"/>
          <w:szCs w:val="24"/>
        </w:rPr>
        <w:t xml:space="preserve"> esser certi che | più pronto haveriano il rimedio, et il contento di là, | che la carità della serenissima Republica era conosciutissima, et che non | vi era apparenza, che ella né li suoi rappresentanti | volessero veder patire genti che hanno fatto così lungo | viaggio con dimostratione di voler ben servirla; che | poteva ben esser che si prendesse qualche fondamento | dell’obligo a’ capitani alla cura </w:t>
      </w:r>
      <w:r w:rsidRPr="007F3E90">
        <w:rPr>
          <w:sz w:val="24"/>
          <w:szCs w:val="24"/>
        </w:rPr>
        <w:lastRenderedPageBreak/>
        <w:t>degl’</w:t>
      </w:r>
      <w:r w:rsidRPr="007F3E90">
        <w:rPr>
          <w:rStyle w:val="Rimandonotaapidipagina"/>
          <w:sz w:val="24"/>
          <w:szCs w:val="24"/>
        </w:rPr>
        <w:footnoteReference w:id="1060"/>
      </w:r>
      <w:ins w:id="3399" w:author="Flavia Di Gi" w:date="2023-04-12T17:43:00Z">
        <w:r w:rsidR="006B18A6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amalati</w:t>
      </w:r>
      <w:r w:rsidRPr="007F3E90">
        <w:rPr>
          <w:rStyle w:val="Rimandonotaapidipagina"/>
          <w:sz w:val="24"/>
          <w:szCs w:val="24"/>
        </w:rPr>
        <w:footnoteReference w:id="1061"/>
      </w:r>
      <w:r w:rsidRPr="007F3E90">
        <w:rPr>
          <w:sz w:val="24"/>
          <w:szCs w:val="24"/>
        </w:rPr>
        <w:t xml:space="preserve"> | per la sodisfattione che del denaro publico è stata fatta per | le</w:t>
      </w:r>
      <w:r w:rsidRPr="007F3E90">
        <w:rPr>
          <w:rStyle w:val="Rimandonotaapidipagina"/>
          <w:sz w:val="24"/>
          <w:szCs w:val="24"/>
        </w:rPr>
        <w:footnoteReference w:id="1062"/>
      </w:r>
      <w:r w:rsidRPr="007F3E90">
        <w:rPr>
          <w:sz w:val="24"/>
          <w:szCs w:val="24"/>
        </w:rPr>
        <w:t xml:space="preserve"> casse</w:t>
      </w:r>
      <w:r w:rsidRPr="007F3E90">
        <w:rPr>
          <w:rStyle w:val="Rimandonotaapidipagina"/>
          <w:sz w:val="24"/>
          <w:szCs w:val="24"/>
        </w:rPr>
        <w:footnoteReference w:id="1063"/>
      </w:r>
      <w:r w:rsidRPr="007F3E90">
        <w:rPr>
          <w:sz w:val="24"/>
          <w:szCs w:val="24"/>
        </w:rPr>
        <w:t xml:space="preserve"> ai barbieri. Mi risposero</w:t>
      </w:r>
      <w:r w:rsidRPr="007F3E90">
        <w:rPr>
          <w:rStyle w:val="Rimandonotaapidipagina"/>
          <w:sz w:val="24"/>
          <w:szCs w:val="24"/>
        </w:rPr>
        <w:footnoteReference w:id="1064"/>
      </w:r>
      <w:r w:rsidRPr="007F3E90">
        <w:rPr>
          <w:sz w:val="24"/>
          <w:szCs w:val="24"/>
        </w:rPr>
        <w:t xml:space="preserve"> che quelle erano per | li feriti, et che per l’altre malatie, se bene parerebb[e]</w:t>
      </w:r>
      <w:r w:rsidRPr="007F3E90">
        <w:rPr>
          <w:rStyle w:val="Rimandonotaapidipagina"/>
          <w:sz w:val="24"/>
          <w:szCs w:val="24"/>
        </w:rPr>
        <w:footnoteReference w:id="1065"/>
      </w:r>
      <w:r w:rsidRPr="007F3E90">
        <w:rPr>
          <w:sz w:val="24"/>
          <w:szCs w:val="24"/>
        </w:rPr>
        <w:t xml:space="preserve"> | </w:t>
      </w:r>
    </w:p>
    <w:p w14:paraId="7BF5EDD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249r /</w:t>
      </w:r>
    </w:p>
    <w:p w14:paraId="24B2902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in rigore non fosse obligata la Republica in ogni modo la | munificenza, et carità di lei doveria farlo, come sono soliti | anco li signori Stati far qui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suoi marinari. | </w:t>
      </w:r>
    </w:p>
    <w:p w14:paraId="7151C90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Quanto alla valuta del denaro dissi che a me pareva impos-|sibile, che non si prendesse abuso dai capitani poché la serenissima | Republica non è già mai solita di retener</w:t>
      </w:r>
      <w:r w:rsidRPr="007F3E90">
        <w:rPr>
          <w:rStyle w:val="Rimandonotaapidipagina"/>
          <w:sz w:val="24"/>
          <w:szCs w:val="24"/>
        </w:rPr>
        <w:footnoteReference w:id="1066"/>
      </w:r>
      <w:r w:rsidRPr="007F3E90">
        <w:rPr>
          <w:sz w:val="24"/>
          <w:szCs w:val="24"/>
        </w:rPr>
        <w:t xml:space="preserve"> un soldo di quello | viene promesso per nome di lei; onde sopra ciò non vedevo che | vi fosse molto da dire, havendo essi la dichiaratione nell’in-|struttione datali prima che partissero di qua, che debbino | haver di là sette lire, et di qua per sette lire cinquanta | piacchi; onde tanto più mi confirmavo dell’abuso. | </w:t>
      </w:r>
    </w:p>
    <w:p w14:paraId="699980E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l’augumento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viveri li assicurai, che se li rappresentanti | la Serenità vostra vedranno, che importi più la spesa per ogni testa | di sei piacchi per giorno comprando la robba di là vi si haverà | quel riguardo che comporta il dovere, et a che è stata | obligata sua Serenità in caso che li viveri costino più di là | che</w:t>
      </w:r>
      <w:r w:rsidRPr="007F3E90">
        <w:rPr>
          <w:rStyle w:val="Rimandonotaapidipagina"/>
          <w:sz w:val="24"/>
          <w:szCs w:val="24"/>
        </w:rPr>
        <w:footnoteReference w:id="1067"/>
      </w:r>
      <w:r w:rsidRPr="007F3E90">
        <w:rPr>
          <w:sz w:val="24"/>
          <w:szCs w:val="24"/>
        </w:rPr>
        <w:t xml:space="preserve"> in questi paesi; come havevo anco | altra volta detto nel loro </w:t>
      </w:r>
      <w:r w:rsidRPr="001650B4">
        <w:rPr>
          <w:sz w:val="24"/>
          <w:szCs w:val="24"/>
          <w:highlight w:val="yellow"/>
          <w:rPrChange w:id="3407" w:author="Giorgia" w:date="2023-03-11T18:25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 xml:space="preserve">ollegio. | </w:t>
      </w:r>
    </w:p>
    <w:p w14:paraId="40F3383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Non puotero li detti signori far di meno di non approbar quanto | li dissi; ma mi pregorono in ogni modo di scriver perché si | mettesse buon ordine a tutte le cose; replicandomi della missione | dei roli, et della deputatione di particolar commissario; et | mi aggiunsero, che havevano detto alli signori Stati, per nome | dei loro colleghi, che era necessario il tenir altro stile, quando | si habbi a continuare (come vi è l’apparenza) il ser-|vitio colle dette dodici navi. Et uno di essi signori in | particolare disse bisogna far</w:t>
      </w:r>
      <w:r w:rsidRPr="007F3E90">
        <w:rPr>
          <w:rStyle w:val="Rimandonotaapidipagina"/>
          <w:sz w:val="24"/>
          <w:szCs w:val="24"/>
        </w:rPr>
        <w:footnoteReference w:id="1068"/>
      </w:r>
      <w:r w:rsidRPr="007F3E90">
        <w:rPr>
          <w:sz w:val="24"/>
          <w:szCs w:val="24"/>
        </w:rPr>
        <w:t xml:space="preserve"> in altra maniera; un | </w:t>
      </w:r>
    </w:p>
    <w:p w14:paraId="4DBFAFE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249v /</w:t>
      </w:r>
    </w:p>
    <w:p w14:paraId="4DCD082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giorno bisognarà, che facciamo tutto a nostre spese, et così la serenissima | Republica non haverà altro pensiero; et queste Provincie nelle | sue occasioni haveranno</w:t>
      </w:r>
      <w:r w:rsidRPr="007F3E90">
        <w:rPr>
          <w:rStyle w:val="Rimandonotaapidipagina"/>
          <w:sz w:val="24"/>
          <w:szCs w:val="24"/>
        </w:rPr>
        <w:footnoteReference w:id="1069"/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aiuto dalla Republica”. Concetti della | commune universal intentione di venir ad una reciproca | unione. | </w:t>
      </w:r>
    </w:p>
    <w:p w14:paraId="4DBF10C5" w14:textId="3E094B33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parlorono poi del trattenimento straordinario per l’Amiraglio havendo | egli scritto, che dovessero raccomandarmi la persona sua | acci</w:t>
      </w:r>
      <w:ins w:id="3410" w:author="Giorgia" w:date="2023-03-11T14:40:00Z">
        <w:r w:rsidR="00411F35">
          <w:rPr>
            <w:sz w:val="24"/>
            <w:szCs w:val="24"/>
          </w:rPr>
          <w:t>oché</w:t>
        </w:r>
      </w:ins>
      <w:del w:id="3411" w:author="Giorgia" w:date="2023-03-11T14:40:00Z">
        <w:r w:rsidRPr="007F3E90" w:rsidDel="00411F35">
          <w:rPr>
            <w:sz w:val="24"/>
            <w:szCs w:val="24"/>
          </w:rPr>
          <w:delText>ò che</w:delText>
        </w:r>
      </w:del>
      <w:r w:rsidRPr="007F3E90">
        <w:rPr>
          <w:sz w:val="24"/>
          <w:szCs w:val="24"/>
        </w:rPr>
        <w:t xml:space="preserve"> io ancora la raccommandassi alle Signorie vostre eccellensittime il che | dissi haver fatto, et che credevo che già si fosse stabilito al-|cuna cosa. Et me lo raccommandorono anco perché | si havesse riguardo alle spese ch’era necessitato far straor-|dinarie nella sua nave perché venivano</w:t>
      </w:r>
      <w:r w:rsidRPr="007F3E90">
        <w:rPr>
          <w:rStyle w:val="Rimandonotaapidipagina"/>
          <w:sz w:val="24"/>
          <w:szCs w:val="24"/>
        </w:rPr>
        <w:footnoteReference w:id="1070"/>
      </w:r>
      <w:r w:rsidRPr="007F3E90">
        <w:rPr>
          <w:sz w:val="24"/>
          <w:szCs w:val="24"/>
        </w:rPr>
        <w:t xml:space="preserve"> molti a trovarlo | come amiraglio, et col semplice salario di capitanio non | poteva salvarsi</w:t>
      </w:r>
      <w:r w:rsidRPr="007F3E90">
        <w:rPr>
          <w:rStyle w:val="Rimandonotaapidipagina"/>
          <w:sz w:val="24"/>
          <w:szCs w:val="24"/>
        </w:rPr>
        <w:footnoteReference w:id="1071"/>
      </w:r>
      <w:r w:rsidRPr="007F3E90">
        <w:rPr>
          <w:sz w:val="24"/>
          <w:szCs w:val="24"/>
        </w:rPr>
        <w:t xml:space="preserve">. Dissi, che a questo toccava all’eccellentissimo signor | Capitan generale haver riguardo, et dar parte alla Serenità vostra | quando non volesse prender auttorità di fargli donativo. | </w:t>
      </w:r>
    </w:p>
    <w:p w14:paraId="35F3236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fine mi dissero, che non sarebbe stato che di suo gran | servitio l’haver sodisfatto in quanto honestamente si havesse | potuto quelle genti per tenirsele amorevoli; et io dissi che | tutto si faceva, et che sapevo certo che vostra Serenità non</w:t>
      </w:r>
      <w:r w:rsidRPr="007F3E90">
        <w:rPr>
          <w:rStyle w:val="Rimandonotaapidipagina"/>
          <w:sz w:val="24"/>
          <w:szCs w:val="24"/>
        </w:rPr>
        <w:footnoteReference w:id="1072"/>
      </w:r>
      <w:r w:rsidRPr="007F3E90">
        <w:rPr>
          <w:sz w:val="24"/>
          <w:szCs w:val="24"/>
        </w:rPr>
        <w:t xml:space="preserve"> mirava | se non che fossero contenti. | </w:t>
      </w:r>
    </w:p>
    <w:p w14:paraId="4BA28F2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prima di partir da me dicendo di haver ricevuto il denaro | già ordinato dissero che</w:t>
      </w:r>
      <w:r w:rsidRPr="007F3E90">
        <w:rPr>
          <w:rStyle w:val="Rimandonotaapidipagina"/>
          <w:sz w:val="24"/>
          <w:szCs w:val="24"/>
        </w:rPr>
        <w:footnoteReference w:id="1073"/>
      </w:r>
      <w:r w:rsidRPr="007F3E90">
        <w:rPr>
          <w:sz w:val="24"/>
          <w:szCs w:val="24"/>
        </w:rPr>
        <w:t xml:space="preserve"> haverebbono, et essi, et </w:t>
      </w:r>
      <w:proofErr w:type="gramStart"/>
      <w:r w:rsidRPr="007F3E90">
        <w:rPr>
          <w:sz w:val="24"/>
          <w:szCs w:val="24"/>
        </w:rPr>
        <w:t>gl’altri</w:t>
      </w:r>
      <w:proofErr w:type="gramEnd"/>
      <w:r w:rsidRPr="007F3E90">
        <w:rPr>
          <w:sz w:val="24"/>
          <w:szCs w:val="24"/>
        </w:rPr>
        <w:t xml:space="preserve"> collegi havuto | bisogno di nuova provisione. Io dissi, che ne haverei </w:t>
      </w:r>
      <w:r w:rsidRPr="007F3E90">
        <w:rPr>
          <w:sz w:val="24"/>
          <w:szCs w:val="24"/>
        </w:rPr>
        <w:lastRenderedPageBreak/>
        <w:t xml:space="preserve">scritto | a vostra Serenità; ma dubito d’esser di nuovo tanto insolentato | che per non haver nuovi strepiti, et nuove spese con disgusto et mal | contento converrò far qualche risolutione sul fatto; in ogni modo | doveranno risponder. Porterò avanti quanto potrò. Gratie etc. | </w:t>
      </w:r>
    </w:p>
    <w:p w14:paraId="365A5F0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3FC483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27 genaro 1619 | </w:t>
      </w:r>
    </w:p>
    <w:p w14:paraId="406A3F9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4715674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| </w:t>
      </w:r>
    </w:p>
    <w:p w14:paraId="1B2710B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Christofforo Suriano | </w:t>
      </w:r>
    </w:p>
    <w:p w14:paraId="44B8153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513B52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250r /</w:t>
      </w:r>
    </w:p>
    <w:p w14:paraId="401A6E64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5109D38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10412A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250v /</w:t>
      </w:r>
    </w:p>
    <w:p w14:paraId="144B22E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2187845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83 comincia 82 | </w:t>
      </w:r>
    </w:p>
    <w:p w14:paraId="66EBC87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E7665CA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1F2BF5C3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74800B95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6F4959D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250vC /</w:t>
      </w:r>
    </w:p>
    <w:p w14:paraId="6C08CA72" w14:textId="19D8105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27 gen</w:t>
      </w:r>
      <w:ins w:id="3419" w:author="Giorgia" w:date="2023-03-11T22:06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 xml:space="preserve">aro 1618 ricevute 20 febraro | </w:t>
      </w:r>
    </w:p>
    <w:p w14:paraId="284B77EB" w14:textId="7ABD73ED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Aia. </w:t>
      </w:r>
      <w:del w:id="3420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421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83 | </w:t>
      </w:r>
    </w:p>
    <w:p w14:paraId="724439A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E63A55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signori dell’amiralità d’Ansterdam </w:t>
      </w:r>
      <w:r w:rsidRPr="006B18A6">
        <w:rPr>
          <w:sz w:val="24"/>
          <w:szCs w:val="24"/>
        </w:rPr>
        <w:t xml:space="preserve">a </w:t>
      </w:r>
      <w:r w:rsidRPr="006B18A6">
        <w:rPr>
          <w:sz w:val="24"/>
          <w:szCs w:val="24"/>
          <w:rPrChange w:id="3422" w:author="Flavia Di Gi" w:date="2023-04-12T17:45:00Z">
            <w:rPr>
              <w:sz w:val="24"/>
              <w:szCs w:val="24"/>
              <w:highlight w:val="yellow"/>
            </w:rPr>
          </w:rPrChange>
        </w:rPr>
        <w:t>due</w:t>
      </w:r>
      <w:r w:rsidRPr="006B18A6">
        <w:rPr>
          <w:rStyle w:val="Rimandonotaapidipagina"/>
          <w:sz w:val="24"/>
          <w:szCs w:val="24"/>
          <w:rPrChange w:id="3423" w:author="Flavia Di Gi" w:date="2023-04-12T17:45:00Z">
            <w:rPr>
              <w:rStyle w:val="Rimandonotaapidipagina"/>
              <w:sz w:val="24"/>
              <w:szCs w:val="24"/>
              <w:highlight w:val="yellow"/>
            </w:rPr>
          </w:rPrChange>
        </w:rPr>
        <w:footnoteReference w:id="1074"/>
      </w:r>
      <w:r w:rsidRPr="007F3E90">
        <w:rPr>
          <w:sz w:val="24"/>
          <w:szCs w:val="24"/>
        </w:rPr>
        <w:t xml:space="preserve"> | per altro hanno comunicato </w:t>
      </w:r>
      <w:proofErr w:type="gramStart"/>
      <w:r w:rsidRPr="007F3E90">
        <w:rPr>
          <w:sz w:val="24"/>
          <w:szCs w:val="24"/>
        </w:rPr>
        <w:t>ai</w:t>
      </w:r>
      <w:proofErr w:type="gramEnd"/>
      <w:r w:rsidRPr="007F3E90">
        <w:rPr>
          <w:sz w:val="24"/>
          <w:szCs w:val="24"/>
        </w:rPr>
        <w:t xml:space="preserve"> Stati le lettere | dei capitani delle navi che sono in servitio | con condoglianze: che sarà di profitto | qualche rimedio. | </w:t>
      </w:r>
    </w:p>
    <w:p w14:paraId="0FCBAC8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medesimi d’Ansterdam si dolgono sia </w:t>
      </w:r>
      <w:proofErr w:type="gramStart"/>
      <w:r w:rsidRPr="007F3E90">
        <w:rPr>
          <w:sz w:val="24"/>
          <w:szCs w:val="24"/>
        </w:rPr>
        <w:t>sta</w:t>
      </w:r>
      <w:proofErr w:type="gramEnd"/>
      <w:r w:rsidRPr="007F3E90">
        <w:rPr>
          <w:sz w:val="24"/>
          <w:szCs w:val="24"/>
        </w:rPr>
        <w:t xml:space="preserve"> | negato medico e medicine ad amalati: | et fatti andar li infermi al mare | né si pensava di metterli in hospitali. | </w:t>
      </w:r>
    </w:p>
    <w:p w14:paraId="13A6F61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lamentano del prezzo delle monete, | et quando s’habbi a continua si licentiino. | </w:t>
      </w:r>
    </w:p>
    <w:p w14:paraId="073C71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Ricercano augumento di paga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viveri | non potendosi mantener le genti. | </w:t>
      </w:r>
    </w:p>
    <w:p w14:paraId="34C9FA9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Risponde il secretario ch’essendo le lettere | vecchie finhora deve esser rimediato | et fa ufficio in tutti i punti tale | che approbano quanto disse. | </w:t>
      </w:r>
    </w:p>
    <w:p w14:paraId="439FE1F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Pregano a scriver di metter buon | ordine in tutte le cose et deputar il | commissario. | </w:t>
      </w:r>
    </w:p>
    <w:p w14:paraId="67AC18B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disse uno d’essi bisognerà un dì | facciamo tutto a nostre spese, et queste | Provincie nell’occasione haveranno | aiuto dalla Republica. | </w:t>
      </w:r>
    </w:p>
    <w:p w14:paraId="503D24D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Raccommandano l’Armiraglio | et il dar sodisfatione alle genti. | </w:t>
      </w:r>
    </w:p>
    <w:p w14:paraId="54BADEF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Dice il secretario di scriverne, et | facendo essi</w:t>
      </w:r>
      <w:r w:rsidRPr="007F3E90">
        <w:rPr>
          <w:rStyle w:val="Rimandonotaapidipagina"/>
          <w:sz w:val="24"/>
          <w:szCs w:val="24"/>
        </w:rPr>
        <w:footnoteReference w:id="1075"/>
      </w:r>
      <w:r w:rsidRPr="007F3E90">
        <w:rPr>
          <w:sz w:val="24"/>
          <w:szCs w:val="24"/>
        </w:rPr>
        <w:t xml:space="preserve"> instanza di nuova | provisione; dice il secretario crede convenirà | risolversi sul fatto. Portando | avanti quanto potrà. | </w:t>
      </w:r>
    </w:p>
    <w:p w14:paraId="2009610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2DD4B6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R. |</w:t>
      </w:r>
    </w:p>
    <w:p w14:paraId="1EA3594F" w14:textId="6B37EC86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8</w:t>
      </w:r>
      <w:r w:rsidR="001D1FF5">
        <w:rPr>
          <w:sz w:val="24"/>
          <w:szCs w:val="24"/>
        </w:rPr>
        <w:t>1</w:t>
      </w:r>
    </w:p>
    <w:p w14:paraId="7BA5F4D3" w14:textId="77777777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3 febbraio 1619, L’Aia (cc. 251r-254v, 265r-v, 271bis r-v)</w:t>
      </w:r>
    </w:p>
    <w:p w14:paraId="28AE4DA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1E58AA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251r /</w:t>
      </w:r>
    </w:p>
    <w:p w14:paraId="1E0629F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n° 84 sola | </w:t>
      </w:r>
    </w:p>
    <w:p w14:paraId="6D8428F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022475D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4BC927A6" w14:textId="6F55AD12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li geli, che si erano</w:t>
      </w:r>
      <w:r w:rsidRPr="007F3E90">
        <w:rPr>
          <w:rStyle w:val="Rimandonotaapidipagina"/>
          <w:sz w:val="24"/>
          <w:szCs w:val="24"/>
        </w:rPr>
        <w:footnoteReference w:id="1076"/>
      </w:r>
      <w:r w:rsidRPr="007F3E90">
        <w:rPr>
          <w:sz w:val="24"/>
          <w:szCs w:val="24"/>
        </w:rPr>
        <w:t xml:space="preserve"> messi hanno causato, che le lettere della Serenità vostra delli | undeci, che dovevo ricever la passata settimana non mi sono arrivate, | che hieri; onde il primo giorno, che potrò haver audienza non | mancarò di communicar intieramente a questi signori lo stato in che si | trovavano le cose con quelle considerationi che distinta, et parti-|colarmente mi vengono espresse da vostra Serenità. Tanto farò a parte | con il signor principe Mauritio, con alcuni del </w:t>
      </w:r>
      <w:ins w:id="3430" w:author="Giorgia" w:date="2023-03-11T17:20:00Z">
        <w:r w:rsidR="00B85710">
          <w:rPr>
            <w:sz w:val="24"/>
            <w:szCs w:val="24"/>
          </w:rPr>
          <w:t>G</w:t>
        </w:r>
      </w:ins>
      <w:del w:id="3431" w:author="Giorgia" w:date="2023-03-11T17:20:00Z">
        <w:r w:rsidRPr="007F3E90" w:rsidDel="00B85710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 xml:space="preserve">overno, et con | </w:t>
      </w: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de’ signori principi secondo l’opportunità, et come per mia | debolezza stimerò proprio, et di servitio di lei. | </w:t>
      </w:r>
    </w:p>
    <w:p w14:paraId="7F02D8C8" w14:textId="7100DE6E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Prima del pervenirmi poi quelle dei 19 che fu poche hore doppo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havevo scritto in Amsterdam per informatione al signor Calandrini | intorno alli sessanta, o settanta bombardieri. La commissione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che stava per dare al capitan Pach di raccordo del signor Luz parmi | propria</w:t>
      </w:r>
      <w:r w:rsidRPr="007F3E90">
        <w:rPr>
          <w:rStyle w:val="Rimandonotaapidipagina"/>
          <w:sz w:val="24"/>
          <w:szCs w:val="24"/>
        </w:rPr>
        <w:footnoteReference w:id="1077"/>
      </w:r>
      <w:r w:rsidRPr="007F3E90">
        <w:rPr>
          <w:sz w:val="24"/>
          <w:szCs w:val="24"/>
        </w:rPr>
        <w:t xml:space="preserve"> attenderò l’avviso, et in tanto non mancarò di andar | anco sottrahendo et</w:t>
      </w:r>
      <w:r w:rsidRPr="007F3E90">
        <w:rPr>
          <w:rStyle w:val="Rimandonotaapidipagina"/>
          <w:sz w:val="24"/>
          <w:szCs w:val="24"/>
        </w:rPr>
        <w:footnoteReference w:id="1078"/>
      </w:r>
      <w:r w:rsidRPr="007F3E90">
        <w:rPr>
          <w:sz w:val="24"/>
          <w:szCs w:val="24"/>
        </w:rPr>
        <w:t xml:space="preserve"> facilitando il camino perché la Serenità vostra | habbi questa provisione; così farò anco per le quattro navi | ch’ella desidera; ma non posso far di temere della presente | congiontura</w:t>
      </w:r>
      <w:r w:rsidRPr="007F3E90">
        <w:rPr>
          <w:rStyle w:val="Rimandonotaapidipagina"/>
          <w:sz w:val="24"/>
          <w:szCs w:val="24"/>
        </w:rPr>
        <w:footnoteReference w:id="1079"/>
      </w:r>
      <w:r w:rsidRPr="007F3E90">
        <w:rPr>
          <w:sz w:val="24"/>
          <w:szCs w:val="24"/>
        </w:rPr>
        <w:t xml:space="preserve">, che li signori Stati mostrano non esser senza sospetto | dell’armi spagnuole; altrimenti ne procurerò quattro de’ mercanti. | </w:t>
      </w:r>
    </w:p>
    <w:p w14:paraId="2B435A7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 questo fine come ho già scritto riverentemente alla Serenità vostra fanno | venir presso di loro li deputati delle Amiralità tutte per | consigliar</w:t>
      </w:r>
      <w:r w:rsidRPr="007F3E90">
        <w:rPr>
          <w:rStyle w:val="Rimandonotaapidipagina"/>
          <w:sz w:val="24"/>
          <w:szCs w:val="24"/>
        </w:rPr>
        <w:footnoteReference w:id="1080"/>
      </w:r>
      <w:r w:rsidRPr="007F3E90">
        <w:rPr>
          <w:sz w:val="24"/>
          <w:szCs w:val="24"/>
        </w:rPr>
        <w:t xml:space="preserve">, et </w:t>
      </w:r>
      <w:proofErr w:type="gramStart"/>
      <w:r w:rsidRPr="007F3E90">
        <w:rPr>
          <w:sz w:val="24"/>
          <w:szCs w:val="24"/>
        </w:rPr>
        <w:t>col</w:t>
      </w:r>
      <w:proofErr w:type="gramEnd"/>
      <w:r w:rsidRPr="007F3E90">
        <w:rPr>
          <w:sz w:val="24"/>
          <w:szCs w:val="24"/>
        </w:rPr>
        <w:t xml:space="preserve"> stato della quantità, et qualità delle navi, et | armizi che hanno per esse, et altre provisioni metter in deli-|beratione di armarsi se sarà stimato necessario per non esser | prevenuti dall’inimico. </w:t>
      </w:r>
      <w:proofErr w:type="gramStart"/>
      <w:r w:rsidRPr="007F3E90">
        <w:rPr>
          <w:sz w:val="24"/>
          <w:szCs w:val="24"/>
        </w:rPr>
        <w:t>Tuttavia</w:t>
      </w:r>
      <w:proofErr w:type="gramEnd"/>
      <w:r w:rsidRPr="007F3E90">
        <w:rPr>
          <w:sz w:val="24"/>
          <w:szCs w:val="24"/>
        </w:rPr>
        <w:t xml:space="preserve"> col parlar al signor principe | Mauritio trovando il tempo, et l’opportunità propria, et pro-|curando ogni mezo possibile tenterò l’effetto al bisogno, et | al desiderio dell’Eccellenze vostre se ben veggo il tempo ristretto. Ho | l’essempio dell’anno passato, che si trova sempre qualche intoppo. | </w:t>
      </w:r>
    </w:p>
    <w:p w14:paraId="51F2004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251v /</w:t>
      </w:r>
    </w:p>
    <w:p w14:paraId="4C00E84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dubito che la prudenza della Serenità vostra </w:t>
      </w:r>
      <w:proofErr w:type="gramStart"/>
      <w:r w:rsidRPr="007F3E90">
        <w:rPr>
          <w:sz w:val="24"/>
          <w:szCs w:val="24"/>
        </w:rPr>
        <w:t>non comprendi esser</w:t>
      </w:r>
      <w:proofErr w:type="gramEnd"/>
      <w:r w:rsidRPr="007F3E90">
        <w:rPr>
          <w:sz w:val="24"/>
          <w:szCs w:val="24"/>
        </w:rPr>
        <w:t xml:space="preserve"> io | ad assai stretti termini, et intorno al levar de genti, o siano | bombardieri, o altra qualità de’ marinari temo di qualche | incontro di difficoltà per le voci sparse, et per li lamenti che | sono venuti qua dall’armata, come le scrissi riverentemente la | passata settimana. | </w:t>
      </w:r>
    </w:p>
    <w:p w14:paraId="59DCA3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convengo hora aggiungerle, che non bastò alli signori Stati quello che mi | fecero significar col mezo delli deputati della amiralità di Amsterdam | che deputorono quattro anco della loro assemblea coi quali mi | trovai, et essi mi diedero parte delle indoglienze, et delle preten-|sioni. Mi dissero che mi era stato accordato l’armar dei dodici | vasseli per servitio della Serenità vostra, et perché il Paese ne ricevesse | honore colla riputatione in particolare di lei; ma parendo che vi | passi qualche disordine tanto per gl’amalati, che per altro | erano inquietati li magistrati; onde havevano risoluto li signori | Stati perché le cose passassero con universal sodisfattione farmene | parlare, sperando che</w:t>
      </w:r>
      <w:r w:rsidRPr="007F3E90">
        <w:rPr>
          <w:rStyle w:val="Rimandonotaapidipagina"/>
          <w:sz w:val="24"/>
          <w:szCs w:val="24"/>
        </w:rPr>
        <w:footnoteReference w:id="1081"/>
      </w:r>
      <w:r w:rsidRPr="007F3E90">
        <w:rPr>
          <w:sz w:val="24"/>
          <w:szCs w:val="24"/>
        </w:rPr>
        <w:t xml:space="preserve"> colla rimostranza, che l’Eccellenze loro haverebbono | fatta in scritto per vostra Serenità, et coll’aggiunta delle lettere mie | si dovesse dar nuova forma, et nuovo ordine perché non seguissero | li discontenti, et li disordini che per lettere et in publico, et in | particolare pareva s’intendesse esser seguiti, et qui andorono | dicendo, et considerando di quelle cose, che li doi deputati | che erano anco presenti mi </w:t>
      </w:r>
      <w:r w:rsidRPr="007F3E90">
        <w:rPr>
          <w:sz w:val="24"/>
          <w:szCs w:val="24"/>
        </w:rPr>
        <w:lastRenderedPageBreak/>
        <w:t xml:space="preserve">havevano esposte, pregandomi di | nuovo a scriver seriosamente alla Serenità vostra perché li marinari | suoi fossero proveduti nelle loro malatie, et bisogni delle cose | necessarie; dicendomi anc’essi, che ’l Paese sottogiaceva a | simil accidenti massime essendo le genti in mare, et quando | erano in terra non se li levava, che cinque o sei piacchi per giorno | </w:t>
      </w:r>
    </w:p>
    <w:p w14:paraId="00706AF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252r /</w:t>
      </w:r>
    </w:p>
    <w:p w14:paraId="73C4DBA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facendoli curar nei publici hospitali. Si fermorono per buon pezzo nel | considerarmi l’aggravio, che havevano li capitani, et marinari per le monete</w:t>
      </w:r>
      <w:r w:rsidRPr="007F3E90">
        <w:rPr>
          <w:rStyle w:val="Rimandonotaapidipagina"/>
          <w:sz w:val="24"/>
          <w:szCs w:val="24"/>
        </w:rPr>
        <w:footnoteReference w:id="1082"/>
      </w:r>
      <w:r w:rsidRPr="007F3E90">
        <w:rPr>
          <w:sz w:val="24"/>
          <w:szCs w:val="24"/>
        </w:rPr>
        <w:t xml:space="preserve"> accre-|sciute fino a vinti per cento; nell’augumento del soldo per li viveri | parendo che volessero, ch’io l’accordassi fino alli otto piacchi per testa; | et </w:t>
      </w: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 per il servitio, del quale dicevano esser già allo spirar | di esso; et che non erano obligati star di vantaggio di quello</w:t>
      </w:r>
      <w:r w:rsidRPr="007F3E90">
        <w:rPr>
          <w:rStyle w:val="Rimandonotaapidipagina"/>
          <w:sz w:val="24"/>
          <w:szCs w:val="24"/>
        </w:rPr>
        <w:footnoteReference w:id="1083"/>
      </w:r>
      <w:r w:rsidRPr="007F3E90">
        <w:rPr>
          <w:sz w:val="24"/>
          <w:szCs w:val="24"/>
        </w:rPr>
        <w:t xml:space="preserve"> | perché erano stati condotti. Quanto li detti deputati delli signori | Stati andorono introducendo, et discorrendo di queste pretensioni; | tant’io dall’altro canto procurai di risponder a proposito per | renderli capaci del zelo che ha</w:t>
      </w:r>
      <w:r w:rsidRPr="007F3E90">
        <w:rPr>
          <w:rStyle w:val="Rimandonotaapidipagina"/>
          <w:sz w:val="24"/>
          <w:szCs w:val="24"/>
        </w:rPr>
        <w:footnoteReference w:id="1084"/>
      </w:r>
      <w:r w:rsidRPr="007F3E90">
        <w:rPr>
          <w:sz w:val="24"/>
          <w:szCs w:val="24"/>
        </w:rPr>
        <w:t xml:space="preserve"> la Serenità vostra al beneficio, alla salute, | et alla conservatione di quei popoli; che per le malatie era impossi-|bile esser talhora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evitate, et massime in una sì grande armata | come è quella della serenissima Republica; et non era gran cosa particolarmente | nelle dodici navi come ripiene di gente</w:t>
      </w:r>
      <w:r w:rsidRPr="007F3E90">
        <w:rPr>
          <w:rStyle w:val="Rimandonotaapidipagina"/>
          <w:sz w:val="24"/>
          <w:szCs w:val="24"/>
        </w:rPr>
        <w:footnoteReference w:id="1085"/>
      </w:r>
      <w:r w:rsidRPr="007F3E90">
        <w:rPr>
          <w:sz w:val="24"/>
          <w:szCs w:val="24"/>
        </w:rPr>
        <w:t xml:space="preserve"> non ancor avezza | all’aria, et che si assicurassero; et assicurassero li signori Stati, che | dalla parte dei rappresentanti la serenissima Republica non si haverebbe | mancato di ogni conveniente sussidio; quanto alle monete | ch’io non sapevo vedere ciò che pretendessero li capitani; mentre | tenevo per certo, che se li dava moneta, che al corso ordinario | valeva sette lire; dell’augumento sopra li viveri dissi che non era | a me l’arrogarmi una auttorità, ch’era stata riservata | alla prudenza, et cognitione di vostra Serenità et de’ suoi rappresentanti, | quando in effetto li viveri costassero più cari, et</w:t>
      </w:r>
      <w:r w:rsidRPr="007F3E90">
        <w:rPr>
          <w:rStyle w:val="Rimandonotaapidipagina"/>
          <w:sz w:val="24"/>
          <w:szCs w:val="24"/>
        </w:rPr>
        <w:footnoteReference w:id="1086"/>
      </w:r>
      <w:r w:rsidRPr="007F3E90">
        <w:rPr>
          <w:sz w:val="24"/>
          <w:szCs w:val="24"/>
        </w:rPr>
        <w:t xml:space="preserve"> che fossero | sicuri che la serenissima Republica non</w:t>
      </w:r>
      <w:r w:rsidRPr="007F3E90">
        <w:rPr>
          <w:rStyle w:val="Rimandonotaapidipagina"/>
          <w:sz w:val="24"/>
          <w:szCs w:val="24"/>
        </w:rPr>
        <w:footnoteReference w:id="1087"/>
      </w:r>
      <w:r w:rsidRPr="007F3E90">
        <w:rPr>
          <w:sz w:val="24"/>
          <w:szCs w:val="24"/>
        </w:rPr>
        <w:t xml:space="preserve"> haveva fatti venir</w:t>
      </w:r>
      <w:r w:rsidRPr="007F3E90">
        <w:rPr>
          <w:rStyle w:val="Rimandonotaapidipagina"/>
          <w:sz w:val="24"/>
          <w:szCs w:val="24"/>
        </w:rPr>
        <w:footnoteReference w:id="1088"/>
      </w:r>
      <w:r w:rsidRPr="007F3E90">
        <w:rPr>
          <w:sz w:val="24"/>
          <w:szCs w:val="24"/>
        </w:rPr>
        <w:t xml:space="preserve"> quei | marinari, perché volesse che mettessero del suo; ma vi haverebbe | havuto il debito riguardo; et per il tempo del servitio era | tanto quanto piaceva a sua Serenità col compiacimento però | che si fosse dato di tempo in tempo dalli signori Stati Generali, | come quelli, che rispondono per lei. | </w:t>
      </w:r>
    </w:p>
    <w:p w14:paraId="622B5F8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252v /</w:t>
      </w:r>
    </w:p>
    <w:p w14:paraId="34FD66F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aggiunsero li deputati, che tutto che mi rappresentavano era per | il servitio di vostra Serenità perché queste voci haverebbono potuto far | impressione in questi popoli, che aiutata anco da’ migliori spiriti, | non sarebbono in altra occasione stati sì pronti, come si sono | dimostrati per condursi a servirla. Et mi pregorono di nuovo a | voler scrivere affettuosamente, et raccommandar alla Serenità vostra il | buon ordine in questo affare, ch’era per il servitio di lei, et per la | commune riputatione. Così dissi, che haverei fatto; ma loro instai</w:t>
      </w:r>
      <w:r w:rsidRPr="007F3E90">
        <w:rPr>
          <w:rStyle w:val="Rimandonotaapidipagina"/>
          <w:sz w:val="24"/>
          <w:szCs w:val="24"/>
        </w:rPr>
        <w:footnoteReference w:id="1089"/>
      </w:r>
      <w:r w:rsidRPr="007F3E90">
        <w:rPr>
          <w:sz w:val="24"/>
          <w:szCs w:val="24"/>
        </w:rPr>
        <w:t xml:space="preserve"> | anco di dar ordine a questi magistrati perché io havessi nota | di ciò che era necessario, et di dar con loro lettere avertenza ai | capitani, che mirassero a farsi amare, levar l’occasione de’ disgusti, | et contentarsi dell’honesto. Mi dissero li deputati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Stati; che | haverebbono fatto relatione, et poi mi haverebbono fatto haver | la scrittura col contenuto delle querelle; ma sin qui non ho veduto | alcuna cosa. L’Amiraglio</w:t>
      </w:r>
      <w:r w:rsidRPr="007F3E90">
        <w:rPr>
          <w:rStyle w:val="Rimandonotaapidipagina"/>
          <w:sz w:val="24"/>
          <w:szCs w:val="24"/>
        </w:rPr>
        <w:footnoteReference w:id="1090"/>
      </w:r>
      <w:r w:rsidRPr="007F3E90">
        <w:rPr>
          <w:sz w:val="24"/>
          <w:szCs w:val="24"/>
        </w:rPr>
        <w:t xml:space="preserve"> ha scritto a me una lettera ricevuta | mercordì, et è delli 14 di decembre, dalla</w:t>
      </w:r>
      <w:r w:rsidRPr="007F3E90">
        <w:rPr>
          <w:rStyle w:val="Rimandonotaapidipagina"/>
          <w:sz w:val="24"/>
          <w:szCs w:val="24"/>
        </w:rPr>
        <w:footnoteReference w:id="1091"/>
      </w:r>
      <w:r w:rsidRPr="007F3E90">
        <w:rPr>
          <w:sz w:val="24"/>
          <w:szCs w:val="24"/>
        </w:rPr>
        <w:t xml:space="preserve"> quale ho stimato | bene cavar</w:t>
      </w:r>
      <w:r w:rsidRPr="007F3E90">
        <w:rPr>
          <w:rStyle w:val="Rimandonotaapidipagina"/>
          <w:sz w:val="24"/>
          <w:szCs w:val="24"/>
        </w:rPr>
        <w:footnoteReference w:id="1092"/>
      </w:r>
      <w:r w:rsidRPr="007F3E90">
        <w:rPr>
          <w:sz w:val="24"/>
          <w:szCs w:val="24"/>
        </w:rPr>
        <w:t xml:space="preserve"> copia del contenuto, perché credo sia lo stesso | ch’è stato scritto a questi signori, è necessario ch’ella la senti, et | possi venir a quella deliberatione che stimerà propria | per cavar servitio da quelle genti, farle dar o col renderle | capaci, o in altra maniera, sodisfattione, et de qui anco si | ricevi contento, et </w:t>
      </w:r>
      <w:r w:rsidRPr="007F3E90">
        <w:rPr>
          <w:sz w:val="24"/>
          <w:szCs w:val="24"/>
        </w:rPr>
        <w:lastRenderedPageBreak/>
        <w:t>sia serrata la porta ai nuovi compianti | mirandosi paricolarmente sopra la valuta della moneta.</w:t>
      </w:r>
      <w:r w:rsidRPr="007F3E90">
        <w:rPr>
          <w:rStyle w:val="Rimandonotaapidipagina"/>
          <w:sz w:val="24"/>
          <w:szCs w:val="24"/>
        </w:rPr>
        <w:footnoteReference w:id="1093"/>
      </w:r>
      <w:r w:rsidRPr="007F3E90">
        <w:rPr>
          <w:sz w:val="24"/>
          <w:szCs w:val="24"/>
        </w:rPr>
        <w:t xml:space="preserve"> | </w:t>
      </w:r>
    </w:p>
    <w:p w14:paraId="7864A55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qual proposito</w:t>
      </w:r>
      <w:r w:rsidRPr="007F3E90">
        <w:rPr>
          <w:rStyle w:val="Rimandonotaapidipagina"/>
          <w:sz w:val="24"/>
          <w:szCs w:val="24"/>
        </w:rPr>
        <w:footnoteReference w:id="1094"/>
      </w:r>
      <w:r w:rsidRPr="007F3E90">
        <w:rPr>
          <w:sz w:val="24"/>
          <w:szCs w:val="24"/>
        </w:rPr>
        <w:t xml:space="preserve"> non devo tacer alla Serenità vostra quello mi è stato</w:t>
      </w:r>
      <w:r w:rsidRPr="007F3E90">
        <w:rPr>
          <w:rStyle w:val="Rimandonotaapidipagina"/>
          <w:sz w:val="24"/>
          <w:szCs w:val="24"/>
        </w:rPr>
        <w:footnoteReference w:id="1095"/>
      </w:r>
      <w:r w:rsidRPr="007F3E90">
        <w:rPr>
          <w:sz w:val="24"/>
          <w:szCs w:val="24"/>
        </w:rPr>
        <w:t xml:space="preserve"> avvertito da un | mercante che trafica per la piazza di Venetia, che questi alza-|menti delle monete saranno causa al sicuro della distruttione | di quel negotio perché li mercanti non possono far stato nella vendita | delle loro mercantie. Et lo stesso m’ha detto che per tal causa | </w:t>
      </w:r>
    </w:p>
    <w:p w14:paraId="4826F11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253r /</w:t>
      </w:r>
    </w:p>
    <w:p w14:paraId="18FCB38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egli, et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compartecipi hanno quest’anno lasciato d’inviar | doi navi per coste: perché non si potendo per ordinario vender la robba, | che a tempo, col progresso di esso si alzano le monete, o la | valuta di banco, et essendo necessitati per far la rimessa comprar | la partita invece di guadagnar sei o otto per cento più et meno | secondo le mercantie perdono più di quattro per cento; così mi | ha affermato essergli accaduto ultimamente per l’alzamento della | moneta. Vostra Serenità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prudenza sua applicarà l’animo a quello che | stimerà di suo servitio. | </w:t>
      </w:r>
    </w:p>
    <w:p w14:paraId="31806BFB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Vostra Serenità haverà intesa la propositione che feci alli signori Stati, perché dassero | ordine alli suoi capitani, che sono contra corsari di ben inten-|dersi colli ministri di lei, et avicinarsi a quelle parti secondo | che l’occorrenza lo ricercasse, ancorché io</w:t>
      </w:r>
      <w:r w:rsidRPr="007F3E90">
        <w:rPr>
          <w:rStyle w:val="Rimandonotaapidipagina"/>
          <w:sz w:val="24"/>
          <w:szCs w:val="24"/>
        </w:rPr>
        <w:footnoteReference w:id="1096"/>
      </w:r>
      <w:r w:rsidRPr="007F3E90">
        <w:rPr>
          <w:sz w:val="24"/>
          <w:szCs w:val="24"/>
        </w:rPr>
        <w:t xml:space="preserve"> habbi parlato | col Presidente non ho ancor havuta risposta </w:t>
      </w:r>
      <w:proofErr w:type="gramStart"/>
      <w:r w:rsidRPr="007F3E90">
        <w:rPr>
          <w:sz w:val="24"/>
          <w:szCs w:val="24"/>
        </w:rPr>
        <w:t>dai</w:t>
      </w:r>
      <w:proofErr w:type="gramEnd"/>
      <w:r w:rsidRPr="007F3E90">
        <w:rPr>
          <w:sz w:val="24"/>
          <w:szCs w:val="24"/>
        </w:rPr>
        <w:t xml:space="preserve"> Stati. Solo | venerdì a sera, hebbi un polizzino da esso Presidente col quale | mi diceva che li signori Stati Generali hanno trovato buono di voler</w:t>
      </w:r>
      <w:r w:rsidRPr="007F3E90">
        <w:rPr>
          <w:rStyle w:val="Rimandonotaapidipagina"/>
          <w:sz w:val="24"/>
          <w:szCs w:val="24"/>
        </w:rPr>
        <w:footnoteReference w:id="1097"/>
      </w:r>
      <w:r w:rsidRPr="007F3E90">
        <w:rPr>
          <w:sz w:val="24"/>
          <w:szCs w:val="24"/>
        </w:rPr>
        <w:t xml:space="preserve"> | entrar meco in communicatione col mezo de’ loro deputati | sopra la mia propositione il che si sarebbe fatto più tosto che si | havesse </w:t>
      </w:r>
      <w:proofErr w:type="gramStart"/>
      <w:r w:rsidRPr="007F3E90">
        <w:rPr>
          <w:sz w:val="24"/>
          <w:szCs w:val="24"/>
        </w:rPr>
        <w:t>potuto;</w:t>
      </w:r>
      <w:proofErr w:type="gramEnd"/>
      <w:r w:rsidRPr="007F3E90">
        <w:rPr>
          <w:sz w:val="24"/>
          <w:szCs w:val="24"/>
        </w:rPr>
        <w:t xml:space="preserve"> aggiungendo che questo mi haveva voluto far sapere | secondo la promessa, che me ne haveva fatto. È lentezza ordinaria. | </w:t>
      </w:r>
    </w:p>
    <w:p w14:paraId="26BB548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Vostra Serenità dalle lettere mie d’hoggi otto che saranno qui dupplicate | prime, et seconde haverà inteso quello che mi disse l’Arsen | in questo proposito: onde devo attender questo congresso, nel quale | risponderò conforme ai sensi della Serenità vostra così</w:t>
      </w:r>
      <w:r w:rsidRPr="007F3E90">
        <w:rPr>
          <w:rStyle w:val="Rimandonotaapidipagina"/>
          <w:sz w:val="24"/>
          <w:szCs w:val="24"/>
        </w:rPr>
        <w:footnoteReference w:id="1098"/>
      </w:r>
      <w:r w:rsidRPr="007F3E90">
        <w:rPr>
          <w:sz w:val="24"/>
          <w:szCs w:val="24"/>
        </w:rPr>
        <w:t xml:space="preserve"> nel particolar | del sudetto ordine ai capitani</w:t>
      </w:r>
      <w:r w:rsidRPr="007F3E90">
        <w:rPr>
          <w:rStyle w:val="Rimandonotaapidipagina"/>
          <w:sz w:val="24"/>
          <w:szCs w:val="24"/>
        </w:rPr>
        <w:footnoteReference w:id="1099"/>
      </w:r>
      <w:r w:rsidRPr="007F3E90">
        <w:rPr>
          <w:sz w:val="24"/>
          <w:szCs w:val="24"/>
        </w:rPr>
        <w:t xml:space="preserve"> dei lor vasselli da guerra, | come anco intorno alla mutua missione di ministro, et di quello | che qui pretendono, che segui prima di risolversene, non mi | scostando punto dai prudentissimi commandamenti di lei. | </w:t>
      </w:r>
    </w:p>
    <w:p w14:paraId="7BA6786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253v /</w:t>
      </w:r>
    </w:p>
    <w:p w14:paraId="3C673FC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 signor principe Mauritio, col quale fui giovedì, ho cavato, che sin | tanto, che non habbino li signori Stati discorso, et consultato colli | signori delle Amiralità non vi è apparenza, che risolvino sopra | il punto particolare di dar l’ordine sudetto, il qual non mancarò | dal canto mio operar, che habbi effetto; et in tal caso è stato | buonissimo il raccordo del Luz, che le lettere siano spedite per | via di Livorno, il che opportunamente non mancarò di instare | perché o le prime o le replicate siano date a me per inviarle | alla Serenità vostra. Et spero che ella dal medesimo Luz sia per traher | non poco servitio, come informato in questi affari, et forse potrà | giovare per avvertirle riverentemente qualche maniera con | che si possino haver li roli di quelle genti delle dodici navi | non credendo che già mai li capitani di esse siano per risolver-|si a mandarle per il profitto, che possono cavar dalle piazze | morte almeno per li viveri, et lo farà di buon cuore per avanzarsi | nella gratia dell’Eccellenze vostre alla quale mi ha pregato di nuovo con | sue lettere di raccommandarlo come faccio. | </w:t>
      </w:r>
    </w:p>
    <w:p w14:paraId="600655BC" w14:textId="4A54845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si sono havuti avvisi confermati di più in più, che habbino ad | imbarcarsi ben presto a Doncherchen tremille in quattromilla | valoni, che doveranno esser transportati alla prima piazza | di Spagna per ivi congiongersi con l’altre levate che si fanno | in quel </w:t>
      </w:r>
      <w:ins w:id="3454" w:author="Giorgia" w:date="2023-03-10T19:01:00Z">
        <w:r w:rsidR="005C7817">
          <w:rPr>
            <w:sz w:val="24"/>
            <w:szCs w:val="24"/>
          </w:rPr>
          <w:t>R</w:t>
        </w:r>
      </w:ins>
      <w:del w:id="3455" w:author="Giorgia" w:date="2023-03-10T19:01:00Z">
        <w:r w:rsidRPr="007F3E90" w:rsidDel="005C7817">
          <w:rPr>
            <w:sz w:val="24"/>
            <w:szCs w:val="24"/>
          </w:rPr>
          <w:delText>r</w:delText>
        </w:r>
      </w:del>
      <w:r w:rsidRPr="007F3E90">
        <w:rPr>
          <w:sz w:val="24"/>
          <w:szCs w:val="24"/>
        </w:rPr>
        <w:t xml:space="preserve">egno, et ridursi a Barcelona; di più che di Malines | si siano levati alcuni mezi canoni per valersene con la dette | gente; et chi scrive questo aggiunge, pur che la cosa segua | perché mi par veder quasi raffreddato anco questo negotio | </w:t>
      </w:r>
      <w:r w:rsidRPr="007F3E90">
        <w:rPr>
          <w:sz w:val="24"/>
          <w:szCs w:val="24"/>
        </w:rPr>
        <w:lastRenderedPageBreak/>
        <w:t>come il soccorso di Alemagna del qual già si parlava. Il signor | principe Mauritio però mi disse il primo</w:t>
      </w:r>
      <w:r w:rsidRPr="007F3E90">
        <w:rPr>
          <w:rStyle w:val="Rimandonotaapidipagina"/>
          <w:sz w:val="24"/>
          <w:szCs w:val="24"/>
        </w:rPr>
        <w:footnoteReference w:id="1100"/>
      </w:r>
      <w:r w:rsidRPr="007F3E90">
        <w:rPr>
          <w:sz w:val="24"/>
          <w:szCs w:val="24"/>
        </w:rPr>
        <w:t xml:space="preserve"> avviso, et sor-|ridendo</w:t>
      </w:r>
      <w:r w:rsidRPr="007F3E90">
        <w:rPr>
          <w:rStyle w:val="Rimandonotaapidipagina"/>
          <w:sz w:val="24"/>
          <w:szCs w:val="24"/>
        </w:rPr>
        <w:footnoteReference w:id="1101"/>
      </w:r>
      <w:r w:rsidRPr="007F3E90">
        <w:rPr>
          <w:sz w:val="24"/>
          <w:szCs w:val="24"/>
        </w:rPr>
        <w:t xml:space="preserve"> hora ci vogliono assicurar Spagnuoli, che non la vogliono | </w:t>
      </w:r>
    </w:p>
    <w:p w14:paraId="6E14001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254r /</w:t>
      </w:r>
    </w:p>
    <w:p w14:paraId="1054305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contra questi Stati; ma non se </w:t>
      </w:r>
      <w:proofErr w:type="gramStart"/>
      <w:r w:rsidRPr="007F3E90">
        <w:rPr>
          <w:sz w:val="24"/>
          <w:szCs w:val="24"/>
        </w:rPr>
        <w:t>ne</w:t>
      </w:r>
      <w:proofErr w:type="gramEnd"/>
      <w:r w:rsidRPr="007F3E90">
        <w:rPr>
          <w:sz w:val="24"/>
          <w:szCs w:val="24"/>
        </w:rPr>
        <w:t xml:space="preserve"> fidaremo. Tale è il concetto anco | di questi signori li quali non lasciano di star sull’avviso, et quanto | più le pubblicationi de’ Spagnoli si vano diversificando, tanto più | stimano apportar elle</w:t>
      </w:r>
      <w:r w:rsidRPr="007F3E90">
        <w:rPr>
          <w:rStyle w:val="Rimandonotaapidipagina"/>
          <w:sz w:val="24"/>
          <w:szCs w:val="24"/>
        </w:rPr>
        <w:footnoteReference w:id="1102"/>
      </w:r>
      <w:r w:rsidRPr="007F3E90">
        <w:rPr>
          <w:sz w:val="24"/>
          <w:szCs w:val="24"/>
        </w:rPr>
        <w:t xml:space="preserve"> materia di dubitatione. | </w:t>
      </w:r>
    </w:p>
    <w:p w14:paraId="08CE9C0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Sono ogni giorno li signori Stati Generali, et il Consiglio di Stato ancora | in continue riduttioni tanto per queste voci di armate di Spagna | quanto per </w:t>
      </w:r>
      <w:proofErr w:type="gramStart"/>
      <w:r w:rsidRPr="007F3E90">
        <w:rPr>
          <w:sz w:val="24"/>
          <w:szCs w:val="24"/>
        </w:rPr>
        <w:t>gl’affari</w:t>
      </w:r>
      <w:proofErr w:type="gramEnd"/>
      <w:r w:rsidRPr="007F3E90">
        <w:rPr>
          <w:sz w:val="24"/>
          <w:szCs w:val="24"/>
        </w:rPr>
        <w:t xml:space="preserve"> del Paese, che cercano ridur in un stato | fermo, quieto, et durabile. | </w:t>
      </w:r>
    </w:p>
    <w:p w14:paraId="79444AA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È stato scritto di Brusseles a qualcheduno qui principale, che si spar-|geva voce, che Spagnoli se li potesse andar fatto volessero dar | sopra Corfù: ma che l’universal parere era sopra Cipro</w:t>
      </w:r>
      <w:r w:rsidRPr="007F3E90">
        <w:rPr>
          <w:rStyle w:val="Rimandonotaapidipagina"/>
          <w:sz w:val="24"/>
          <w:szCs w:val="24"/>
        </w:rPr>
        <w:footnoteReference w:id="1103"/>
      </w:r>
      <w:r w:rsidRPr="007F3E90">
        <w:rPr>
          <w:sz w:val="24"/>
          <w:szCs w:val="24"/>
        </w:rPr>
        <w:t xml:space="preserve"> o Albania</w:t>
      </w:r>
      <w:r w:rsidRPr="007F3E90">
        <w:rPr>
          <w:rStyle w:val="Rimandonotaapidipagina"/>
          <w:sz w:val="24"/>
          <w:szCs w:val="24"/>
        </w:rPr>
        <w:footnoteReference w:id="1104"/>
      </w:r>
      <w:r w:rsidRPr="007F3E90">
        <w:rPr>
          <w:sz w:val="24"/>
          <w:szCs w:val="24"/>
        </w:rPr>
        <w:t xml:space="preserve"> et altri | che tutte siano rodomontade. In effetto questo è vero che alla | volta di Spagna sono state spedite</w:t>
      </w:r>
      <w:r w:rsidRPr="007F3E90">
        <w:rPr>
          <w:rStyle w:val="Rimandonotaapidipagina"/>
          <w:sz w:val="24"/>
          <w:szCs w:val="24"/>
        </w:rPr>
        <w:footnoteReference w:id="1105"/>
      </w:r>
      <w:r w:rsidRPr="007F3E90">
        <w:rPr>
          <w:sz w:val="24"/>
          <w:szCs w:val="24"/>
        </w:rPr>
        <w:t xml:space="preserve"> molte provisioni di polveri, | doghe per far tonelli, colari da cavalli per tirar l’artiglierie | et il numero di ottomilla tonelli che si diceva fabricarsi alle | rive di Spagna per metter carne, pesce, biscotti, et altre munitioni | dal constituto di un marinaro fatto alli signori dell’amiralità d’Amster-|dam, ascende a vintiquattromilla. Che si fabricavano vasselli piccioli | et grandi, si preparavano galere, et che le voci erano diverse. | Io starò avvertito </w:t>
      </w:r>
      <w:proofErr w:type="gramStart"/>
      <w:r w:rsidRPr="007F3E90">
        <w:rPr>
          <w:sz w:val="24"/>
          <w:szCs w:val="24"/>
        </w:rPr>
        <w:t>agl’avvisi</w:t>
      </w:r>
      <w:proofErr w:type="gramEnd"/>
      <w:r w:rsidRPr="007F3E90">
        <w:rPr>
          <w:sz w:val="24"/>
          <w:szCs w:val="24"/>
        </w:rPr>
        <w:t xml:space="preserve">, et secondo la qualità loro me | ne valerò al vantaggio, et servitio della Serenità vostra. | </w:t>
      </w:r>
    </w:p>
    <w:p w14:paraId="4BF1A70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Nell’occasione del bisogno che ha di rinforzar la sua armata di | altre migliori navi, credo che procurerà haver quella del | borgomastro Pavoni, sendo informato esser buona, et propria | per il</w:t>
      </w:r>
      <w:r w:rsidRPr="007F3E90">
        <w:rPr>
          <w:rStyle w:val="Rimandonotaapidipagina"/>
          <w:sz w:val="24"/>
          <w:szCs w:val="24"/>
        </w:rPr>
        <w:footnoteReference w:id="1106"/>
      </w:r>
      <w:r w:rsidRPr="007F3E90">
        <w:rPr>
          <w:sz w:val="24"/>
          <w:szCs w:val="24"/>
        </w:rPr>
        <w:t xml:space="preserve"> servitio di lei. Di nuovo me ne parlò havendo presentito, | che doveva esser arrestata, pregandomi di scriver, che non | ricevesse questo nuovo aggravio. Io gli dissi che non tenevo questo | avviso, onde credo che sia stato più tosto un suspetto. Sua Eccellentia | </w:t>
      </w:r>
    </w:p>
    <w:p w14:paraId="10A1FC8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254v /</w:t>
      </w:r>
    </w:p>
    <w:p w14:paraId="3161B557" w14:textId="51AC1AB3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desiderò saper da me se havevo scritto in questo proposito. Dissi che | sì, et ella mi ringratiò. Questi Pavoni si vano sempre facendo | di maggior auttorità. Et molti hanno opinione che ’l figliolo suo |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pensionario, o sindico di Amsterdam habbi ad haver il carico | che teneva Bernvelt di avocato di Holanda. | </w:t>
      </w:r>
    </w:p>
    <w:p w14:paraId="0C768C7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Sono li signori Stati Generali, et quelli di Holanda tutti questi giorni stati | in disputa sopra la deputatione di giudici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prigioni. Volevano | quelli di Holanda sostentar l’auttorità della loro Provincia, et | che toccasse ad essa sola haver il giudicio, ma li Stati si opponevano | in fine s’è ridotto il negotio in termine</w:t>
      </w:r>
      <w:r w:rsidRPr="007F3E90">
        <w:rPr>
          <w:rStyle w:val="Rimandonotaapidipagina"/>
          <w:sz w:val="24"/>
          <w:szCs w:val="24"/>
        </w:rPr>
        <w:footnoteReference w:id="1107"/>
      </w:r>
      <w:r w:rsidRPr="007F3E90">
        <w:rPr>
          <w:sz w:val="24"/>
          <w:szCs w:val="24"/>
        </w:rPr>
        <w:t xml:space="preserve"> che credo che vi saranno | dodici di Holanda, et altrettanti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Generali, ma | quattro particolarmente della provincia di Utrechet, come quella | che ha interesse per il Lidembergh, che si ammazzò, et era | secretario di detta Provincia. Una nuova instanza molto | piena, et molto efficace hanno fatta </w:t>
      </w:r>
      <w:proofErr w:type="gramStart"/>
      <w:r w:rsidRPr="007F3E90">
        <w:rPr>
          <w:sz w:val="24"/>
          <w:szCs w:val="24"/>
        </w:rPr>
        <w:t>gl’ambasciatori</w:t>
      </w:r>
      <w:proofErr w:type="gramEnd"/>
      <w:r w:rsidRPr="007F3E90">
        <w:rPr>
          <w:sz w:val="24"/>
          <w:szCs w:val="24"/>
        </w:rPr>
        <w:t xml:space="preserve"> di Francia | sopra questa deputatione de’ giudici che non fosser sospetti; et | perché non si procedi con rigore non è piaciuta. L’haverò, et per | la curiosità di alcune dell’Eccellenze vostre la manderò la prossima | settimana. Gratie etc. | </w:t>
      </w:r>
    </w:p>
    <w:p w14:paraId="3AF7A47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96D775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3</w:t>
      </w:r>
      <w:r w:rsidRPr="007F3E90">
        <w:rPr>
          <w:rStyle w:val="Rimandonotaapidipagina"/>
          <w:sz w:val="24"/>
          <w:szCs w:val="24"/>
        </w:rPr>
        <w:footnoteReference w:id="1108"/>
      </w:r>
      <w:r w:rsidRPr="007F3E90">
        <w:rPr>
          <w:sz w:val="24"/>
          <w:szCs w:val="24"/>
        </w:rPr>
        <w:t xml:space="preserve"> febraro 1619 | </w:t>
      </w:r>
    </w:p>
    <w:p w14:paraId="078940F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378D37B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 et devotissimo servitore | </w:t>
      </w:r>
    </w:p>
    <w:p w14:paraId="3F9E487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Christofforo Suriano | </w:t>
      </w:r>
    </w:p>
    <w:p w14:paraId="364F85F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3D2B15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265r /</w:t>
      </w:r>
    </w:p>
    <w:p w14:paraId="64EB20D0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2B56B836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38E5B1A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265v /</w:t>
      </w:r>
    </w:p>
    <w:p w14:paraId="5EDC484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43CE9182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84 sola |</w:t>
      </w:r>
    </w:p>
    <w:p w14:paraId="66B0F26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2D5052E1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7D884612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</w:p>
    <w:p w14:paraId="6FF5138D" w14:textId="77777777" w:rsidR="000F5CF6" w:rsidRPr="007F3E90" w:rsidRDefault="000F5CF6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27FC0189" w14:textId="2FA126C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</w:t>
      </w:r>
      <w:r w:rsidR="001D1FF5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265</w:t>
      </w:r>
      <w:r w:rsidRPr="00574DF6">
        <w:rPr>
          <w:iCs/>
          <w:sz w:val="24"/>
          <w:szCs w:val="24"/>
          <w:rPrChange w:id="3467" w:author="Flavia Di Gi" w:date="2023-03-19T18:07:00Z">
            <w:rPr>
              <w:i/>
              <w:sz w:val="24"/>
              <w:szCs w:val="24"/>
            </w:rPr>
          </w:rPrChange>
        </w:rPr>
        <w:t>v</w:t>
      </w:r>
      <w:ins w:id="3468" w:author="Flavia Di Gi" w:date="2023-03-19T18:14:00Z">
        <w:r w:rsidR="00F31E84">
          <w:rPr>
            <w:sz w:val="24"/>
            <w:szCs w:val="24"/>
          </w:rPr>
          <w:t>C</w:t>
        </w:r>
      </w:ins>
      <w:del w:id="3469" w:author="Flavia Di Gi" w:date="2023-03-19T18:14:00Z">
        <w:r w:rsidRPr="007F3E90" w:rsidDel="00F31E84">
          <w:rPr>
            <w:sz w:val="24"/>
            <w:szCs w:val="24"/>
          </w:rPr>
          <w:delText>B</w:delText>
        </w:r>
      </w:del>
      <w:r w:rsidR="001D1FF5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/ </w:t>
      </w:r>
    </w:p>
    <w:p w14:paraId="09D39B3F" w14:textId="77777777" w:rsidR="000F5CF6" w:rsidRPr="007F3E90" w:rsidRDefault="000F5CF6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3 febraro 1619 ricevuta 20 detto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</w:p>
    <w:p w14:paraId="15F77563" w14:textId="4DF1CC7F" w:rsidR="000F5CF6" w:rsidRPr="007F3E90" w:rsidRDefault="000F5CF6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Hia</w:t>
      </w:r>
      <w:r w:rsidRPr="007F3E90">
        <w:rPr>
          <w:sz w:val="24"/>
          <w:szCs w:val="24"/>
          <w:vertAlign w:val="superscript"/>
        </w:rPr>
        <w:footnoteReference w:id="1109"/>
      </w:r>
      <w:ins w:id="3470" w:author="Flavia Di Gi" w:date="2023-03-19T18:53:00Z">
        <w:r w:rsidR="00B57BC8">
          <w:rPr>
            <w:sz w:val="24"/>
            <w:szCs w:val="24"/>
          </w:rPr>
          <w:t>.</w:t>
        </w:r>
      </w:ins>
      <w:del w:id="3471" w:author="Flavia Di Gi" w:date="2023-03-19T18:07:00Z">
        <w:r w:rsidRPr="007F3E90" w:rsidDel="00574DF6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</w:t>
      </w:r>
      <w:ins w:id="3472" w:author="Flavia Di Gi" w:date="2023-03-19T18:07:00Z">
        <w:r w:rsidR="00574DF6">
          <w:rPr>
            <w:sz w:val="24"/>
            <w:szCs w:val="24"/>
          </w:rPr>
          <w:t>n</w:t>
        </w:r>
      </w:ins>
      <w:del w:id="3473" w:author="Flavia Di Gi" w:date="2023-03-19T18:07:00Z">
        <w:r w:rsidRPr="007F3E90" w:rsidDel="00574DF6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 xml:space="preserve">° 84 | </w:t>
      </w:r>
    </w:p>
    <w:p w14:paraId="2C60FE57" w14:textId="77777777" w:rsidR="00064F2E" w:rsidRDefault="00064F2E" w:rsidP="007F3E90">
      <w:pPr>
        <w:snapToGrid w:val="0"/>
        <w:jc w:val="both"/>
        <w:rPr>
          <w:ins w:id="3474" w:author="Giorgia" w:date="2023-03-11T22:06:00Z"/>
          <w:sz w:val="24"/>
          <w:szCs w:val="24"/>
        </w:rPr>
      </w:pPr>
    </w:p>
    <w:p w14:paraId="515F24F7" w14:textId="200A276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Riceve lettere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de’ </w:t>
      </w:r>
      <w:r w:rsidRPr="007F3E90">
        <w:rPr>
          <w:smallCaps/>
          <w:sz w:val="24"/>
          <w:szCs w:val="24"/>
        </w:rPr>
        <w:t>xi</w:t>
      </w:r>
      <w:r w:rsidRPr="007F3E90">
        <w:rPr>
          <w:sz w:val="24"/>
          <w:szCs w:val="24"/>
        </w:rPr>
        <w:t xml:space="preserve"> </w:t>
      </w:r>
      <w:commentRangeStart w:id="3475"/>
      <w:r w:rsidRPr="007F3E90">
        <w:rPr>
          <w:sz w:val="24"/>
          <w:szCs w:val="24"/>
        </w:rPr>
        <w:t>gen</w:t>
      </w:r>
      <w:ins w:id="3476" w:author="Giorgia" w:date="2023-03-11T22:06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>aro</w:t>
      </w:r>
      <w:commentRangeEnd w:id="3475"/>
      <w:r w:rsidR="00064F2E">
        <w:rPr>
          <w:rStyle w:val="Rimandocommento"/>
        </w:rPr>
        <w:commentReference w:id="3475"/>
      </w:r>
      <w:r w:rsidRPr="007F3E90">
        <w:rPr>
          <w:sz w:val="24"/>
          <w:szCs w:val="24"/>
        </w:rPr>
        <w:t xml:space="preserve"> essequirà gli | ordini procurando l’audienza. |</w:t>
      </w:r>
    </w:p>
    <w:p w14:paraId="4A19F4F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essecutione di quelli dei 19 attendrà | alla provisione de’ bombardieri et delle 4 navi | ma teme la congiontura, che dubitano | </w:t>
      </w:r>
      <w:proofErr w:type="gramStart"/>
      <w:r w:rsidRPr="007F3E90">
        <w:rPr>
          <w:sz w:val="24"/>
          <w:szCs w:val="24"/>
        </w:rPr>
        <w:t>i</w:t>
      </w:r>
      <w:proofErr w:type="gramEnd"/>
      <w:r w:rsidRPr="007F3E90">
        <w:rPr>
          <w:sz w:val="24"/>
          <w:szCs w:val="24"/>
        </w:rPr>
        <w:t xml:space="preserve"> Stati dell’armi spagnoli: et ha il tempo ristreto. |</w:t>
      </w:r>
    </w:p>
    <w:p w14:paraId="60D699E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Consultano e disegnano armarsi per non | esser colti d’improviso. |</w:t>
      </w:r>
    </w:p>
    <w:p w14:paraId="23DA9F9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Dubita trovar difficoltà in haver bombardieri | e marinari per le voci di male trattamenti. |</w:t>
      </w:r>
    </w:p>
    <w:p w14:paraId="15291C94" w14:textId="7066A858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Stati hano deputato </w:t>
      </w:r>
      <w:proofErr w:type="gramStart"/>
      <w:r w:rsidRPr="007F3E90">
        <w:rPr>
          <w:sz w:val="24"/>
          <w:szCs w:val="24"/>
        </w:rPr>
        <w:t>4</w:t>
      </w:r>
      <w:proofErr w:type="gramEnd"/>
      <w:r w:rsidRPr="007F3E90">
        <w:rPr>
          <w:sz w:val="24"/>
          <w:szCs w:val="24"/>
        </w:rPr>
        <w:t xml:space="preserve"> dell’assemblea | a dar parte delle condoglienze: | premeno assai sopra li amalati: et | sopra le monete. Risponde il secretario con | buone ragioni: aggiongono instanza | di accrescimenti de’ viveri; et che finito | il tempo non sono obligati star oltre | l’accordato: dice egli che dei viveri | s’haverà consideratione né si vorrà che | vi mettino del suo: che del tempo ha | da esser quanto piace a sua Serenità con | compiacimento dei signori Stati: promette | di scriverne in buona forma et | insta per lettere ai capitani con avertimenti | di dar occasione d’esser ben trattati. | Affermano i deputati di far buona | relatione et di far capitar la scrittura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| con il contenuto delle querelle: mi | dice non haverla ancor ricevuta. | </w:t>
      </w:r>
    </w:p>
    <w:p w14:paraId="653A207F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lettere dell’Armiraglio dei 4 decembre | et ne manda copia. |</w:t>
      </w:r>
    </w:p>
    <w:p w14:paraId="01FD93F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Discorso che la varietà delle monete | apporti danno al [n]egotio</w:t>
      </w:r>
      <w:r w:rsidRPr="007F3E90">
        <w:rPr>
          <w:sz w:val="24"/>
          <w:szCs w:val="24"/>
          <w:vertAlign w:val="superscript"/>
        </w:rPr>
        <w:footnoteReference w:id="1110"/>
      </w:r>
      <w:r w:rsidRPr="007F3E90">
        <w:rPr>
          <w:sz w:val="24"/>
          <w:szCs w:val="24"/>
        </w:rPr>
        <w:t xml:space="preserve"> de’ mercanti. |</w:t>
      </w:r>
    </w:p>
    <w:p w14:paraId="7822067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Sopra la propositione di ben intendersi | le armate, hanno detto di trattar per | via de’ deputati: ma vano lentamente. |</w:t>
      </w:r>
    </w:p>
    <w:p w14:paraId="4C5E71ED" w14:textId="77777777" w:rsidR="000F5CF6" w:rsidRPr="007F3E90" w:rsidRDefault="000F5CF6" w:rsidP="007F3E90">
      <w:pPr>
        <w:snapToGrid w:val="0"/>
        <w:jc w:val="both"/>
        <w:rPr>
          <w:b/>
          <w:sz w:val="24"/>
          <w:szCs w:val="24"/>
        </w:rPr>
      </w:pPr>
    </w:p>
    <w:p w14:paraId="5E455D2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R. |</w:t>
      </w:r>
    </w:p>
    <w:p w14:paraId="261362A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0BC976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265vA /</w:t>
      </w:r>
    </w:p>
    <w:p w14:paraId="6E0A2CFA" w14:textId="35D23BCF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Attenderà il congresso per trattar di | questo et della missione di </w:t>
      </w:r>
      <w:ins w:id="3477" w:author="Giorgia" w:date="2023-03-11T17:45:00Z">
        <w:r w:rsidR="00AD35EF">
          <w:rPr>
            <w:sz w:val="24"/>
            <w:szCs w:val="24"/>
          </w:rPr>
          <w:t>m</w:t>
        </w:r>
      </w:ins>
      <w:del w:id="3478" w:author="Giorgia" w:date="2023-03-11T17:45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inistro. |</w:t>
      </w:r>
    </w:p>
    <w:p w14:paraId="176C60B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 cavato da Mauritio che fin a | tanto non habbiamo consultato e risoluto | colle Amiralità non daranno l’ordine | ma che però lo solleciterà. |</w:t>
      </w:r>
    </w:p>
    <w:p w14:paraId="33C81E7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Raccorda il Luz per trovar modo | d’haver i rolli di armata et lo | raccommanda. </w:t>
      </w:r>
    </w:p>
    <w:p w14:paraId="1F463D23" w14:textId="39392314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Aviso di 3 in 4mila Valloni da embarcarsi | a Donchencher per passar in Spagna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 e riddursi con altri a Barcelona,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 e da Malines tolti canoni per | condurli con dette genti. |</w:t>
      </w:r>
    </w:p>
    <w:p w14:paraId="64A42322" w14:textId="04B6423C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Dice il Principe che Spagnoli vogliono | assicurarli non la voler con loro, | ma non se ne prenderano: et così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 dice esser concetto universale, | et ne fano continue reduzioni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 et consegli. |</w:t>
      </w:r>
    </w:p>
    <w:p w14:paraId="07E4AAC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Voci che Spagnoli siano per dar sopra Corfù | ma l’universale sopra Cipro, e Albania. | </w:t>
      </w:r>
    </w:p>
    <w:p w14:paraId="6A77EBC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Alla volta di Spagna vi sono provisioni | di polvere, doghe per far zonelli, | e colari per cavalli da tirar letti | d’artiglieria. |</w:t>
      </w:r>
    </w:p>
    <w:p w14:paraId="159C410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Che la nave Pavoni è buona | per l’armata: il Borgomastro ne | ha parlato, e detto haver inteso </w:t>
      </w:r>
    </w:p>
    <w:p w14:paraId="267865D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dover esser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arestata pregando di non | ricever l’aggravio: et dice | haver risposto al Principe d’haver scritto | in questo proposito. |</w:t>
      </w:r>
    </w:p>
    <w:p w14:paraId="73E6D17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Parla della deputacione de’ giudici | per la prigione. |</w:t>
      </w:r>
    </w:p>
    <w:p w14:paraId="78FE106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5C82159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271bis r-v /</w:t>
      </w:r>
    </w:p>
    <w:p w14:paraId="29B43CC2" w14:textId="083EADEB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  <w:del w:id="3479" w:author="Flavia Di Gi" w:date="2023-03-12T14:54:00Z">
        <w:r w:rsidRPr="007F3E90" w:rsidDel="00A0623B">
          <w:rPr>
            <w:i/>
            <w:sz w:val="24"/>
            <w:szCs w:val="24"/>
            <w:vertAlign w:val="superscript"/>
          </w:rPr>
          <w:footnoteReference w:id="1111"/>
        </w:r>
      </w:del>
    </w:p>
    <w:p w14:paraId="028BA7C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42AF89A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341A7A3" w14:textId="4900C3FB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8</w:t>
      </w:r>
      <w:r w:rsidR="001D1FF5">
        <w:rPr>
          <w:sz w:val="24"/>
          <w:szCs w:val="24"/>
        </w:rPr>
        <w:t>2</w:t>
      </w:r>
    </w:p>
    <w:p w14:paraId="68C8F75F" w14:textId="1E9EBE5B" w:rsidR="000F5CF6" w:rsidRPr="007F3E90" w:rsidRDefault="000F5CF6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</w:t>
      </w:r>
      <w:ins w:id="3482" w:author="Flavia Di Gi" w:date="2023-03-12T14:50:00Z">
        <w:r w:rsidR="0037327C">
          <w:rPr>
            <w:sz w:val="24"/>
            <w:szCs w:val="24"/>
          </w:rPr>
          <w:t>l</w:t>
        </w:r>
      </w:ins>
      <w:r w:rsidRPr="007F3E90">
        <w:rPr>
          <w:sz w:val="24"/>
          <w:szCs w:val="24"/>
        </w:rPr>
        <w:t xml:space="preserve"> n. 8</w:t>
      </w:r>
      <w:r w:rsidR="001D1FF5">
        <w:rPr>
          <w:sz w:val="24"/>
          <w:szCs w:val="24"/>
        </w:rPr>
        <w:t>1</w:t>
      </w:r>
      <w:r w:rsidRPr="007F3E90">
        <w:rPr>
          <w:sz w:val="24"/>
          <w:szCs w:val="24"/>
        </w:rPr>
        <w:t xml:space="preserve"> (cc. 255r-256v)</w:t>
      </w:r>
    </w:p>
    <w:p w14:paraId="00C6EB94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6A484E1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255r /</w:t>
      </w:r>
    </w:p>
    <w:p w14:paraId="72E92445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lettere dall’ Haya de’ 3 | febraro 1618 more veneto | </w:t>
      </w:r>
    </w:p>
    <w:p w14:paraId="752154C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1ABEAE9D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Memoria dei punti, et compianti rappresentati nell’|assemblea delli signori Stati Generali de’ Paesi Bassi Uniti | a’ 25 del mese di genaro 1619 dalli deputati delli | collegi delle amiralità di Roterdam, et Amsterdam a fine | che sopra di essi possi esser proveduto, et dato ordine | opportunamente per prevenire, et evitar tutti li disor-|dini, et confusioni; et che la serenissima republica | di Venetia possa tirar il servitio, et frutto dalla | flotta, il quale è aspettato</w:t>
      </w:r>
      <w:r w:rsidRPr="007F3E90">
        <w:rPr>
          <w:rStyle w:val="Rimandonotaapidipagina"/>
          <w:sz w:val="24"/>
          <w:szCs w:val="24"/>
        </w:rPr>
        <w:footnoteReference w:id="1112"/>
      </w:r>
      <w:r w:rsidRPr="007F3E90">
        <w:rPr>
          <w:sz w:val="24"/>
          <w:szCs w:val="24"/>
        </w:rPr>
        <w:t xml:space="preserve"> et desiderato da lei | et sia conservato l’honore, et riputatione delli | detti signori Stati, et di questi paesi; dati nelle mani del | signor Suriano residente per nome della detta serenissima | Republica appresso li detti signori Stati, a fine di procurar | l’effetto di essi. Questo di 3 di febraro 1619. | </w:t>
      </w:r>
    </w:p>
    <w:p w14:paraId="203D7FC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725C88E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Primieramente, che li detti signori Stati si compiacciano di avvisare, et | dar ordine, che l’amiraglio Kerckoven con gl’altri capitani possino | trattenersi senza compianti toccante li viveri de’ matelotti, | et soldati in conformità del 14</w:t>
      </w:r>
      <w:r w:rsidRPr="007F3E90">
        <w:rPr>
          <w:sz w:val="24"/>
          <w:szCs w:val="24"/>
          <w:vertAlign w:val="superscript"/>
        </w:rPr>
        <w:t>mo</w:t>
      </w:r>
      <w:r w:rsidRPr="007F3E90">
        <w:rPr>
          <w:sz w:val="24"/>
          <w:szCs w:val="24"/>
        </w:rPr>
        <w:t xml:space="preserve"> articolo della loro instruttione | per il quale viene ad essi promesso, che quando li loro viveri | compri in questi paesi saranno consumati, che haveranno | tanto più quanto sarà trovato convenire; il che scrivono | li capitani che deve esser per il meno tre o quattro grossi | per ciaschedun huomo per giorno a cominciar dal primo | di novembre passato. | </w:t>
      </w:r>
    </w:p>
    <w:p w14:paraId="62FBFC6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Parimente, che la serenissima Republica facci pigliar diligente cura | come noi faciamo qui verso </w:t>
      </w:r>
      <w:proofErr w:type="gramStart"/>
      <w:r w:rsidRPr="007F3E90">
        <w:rPr>
          <w:sz w:val="24"/>
          <w:szCs w:val="24"/>
        </w:rPr>
        <w:t>gl’amalati</w:t>
      </w:r>
      <w:proofErr w:type="gramEnd"/>
      <w:r w:rsidRPr="007F3E90">
        <w:rPr>
          <w:sz w:val="24"/>
          <w:szCs w:val="24"/>
        </w:rPr>
        <w:t>, feriti, et strop-|piati, et che quelli habbino ad esser trattati, et accomodati | di vivande</w:t>
      </w:r>
      <w:r w:rsidRPr="007F3E90">
        <w:rPr>
          <w:rStyle w:val="Rimandonotaapidipagina"/>
          <w:sz w:val="24"/>
          <w:szCs w:val="24"/>
        </w:rPr>
        <w:footnoteReference w:id="1113"/>
      </w:r>
      <w:r w:rsidRPr="007F3E90">
        <w:rPr>
          <w:sz w:val="24"/>
          <w:szCs w:val="24"/>
        </w:rPr>
        <w:t xml:space="preserve">, et altro con ogni discrettione, et ragione-|volmente; poiché è stato bisogno prometterli per atto | </w:t>
      </w:r>
    </w:p>
    <w:p w14:paraId="780FAF98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255v /</w:t>
      </w:r>
    </w:p>
    <w:p w14:paraId="0CD05DCC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speciale prima che si habbino voluto lasciar imbarcare, che | si lascieranno ritornar a casa così tosto, che non saranno | ben trattati. | </w:t>
      </w:r>
    </w:p>
    <w:p w14:paraId="30AB0D1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quanto al loro pagamento, essendo li collegi delle Amiralità | solecitati per esso; per tanto ricercano, che habbi ad esser | sopra ciò presa, et data tal regola, che li capitani, et matelotti | possino haver il loro bisogono</w:t>
      </w:r>
      <w:r w:rsidRPr="007F3E90">
        <w:rPr>
          <w:rStyle w:val="Rimandonotaapidipagina"/>
          <w:sz w:val="24"/>
          <w:szCs w:val="24"/>
        </w:rPr>
        <w:footnoteReference w:id="1114"/>
      </w:r>
      <w:r w:rsidRPr="007F3E90">
        <w:rPr>
          <w:sz w:val="24"/>
          <w:szCs w:val="24"/>
        </w:rPr>
        <w:t xml:space="preserve">, et così anco esser qui conten-|tate le loro donne della medesima maniera, che si accostuma | di fare, et usare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vasselli di questi paesi; per il che | è necessario che si habbino ogni mese, over ogni doi mesi | li roli delle mostre. | </w:t>
      </w:r>
    </w:p>
    <w:p w14:paraId="2D21E4C1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perché si è similmente promossa questione intorno la differenza | del prezzo, et corso del denaro a Venetia, et qui, tanto | più ha causato il grande alzamento di esso che si vede | giornalmente a Venetia, è necessario che si habbi riguardo</w:t>
      </w:r>
      <w:r w:rsidRPr="007F3E90">
        <w:rPr>
          <w:rStyle w:val="Rimandonotaapidipagina"/>
          <w:sz w:val="24"/>
          <w:szCs w:val="24"/>
        </w:rPr>
        <w:footnoteReference w:id="1115"/>
      </w:r>
      <w:r w:rsidRPr="007F3E90">
        <w:rPr>
          <w:sz w:val="24"/>
          <w:szCs w:val="24"/>
        </w:rPr>
        <w:t xml:space="preserve"> | sopra il quintodecimo articolo della loro instruttione | </w:t>
      </w:r>
      <w:r w:rsidRPr="007F3E90">
        <w:rPr>
          <w:sz w:val="24"/>
          <w:szCs w:val="24"/>
        </w:rPr>
        <w:lastRenderedPageBreak/>
        <w:t xml:space="preserve">che porta, che lo scudo sara contato a danaro corrente | a ragion di cinquanta piacchi di questi paesi. | </w:t>
      </w:r>
    </w:p>
    <w:p w14:paraId="085178D6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più vi è grande indoglienza perché facendosi li soldati, che | si mettono sopra li vasselli le loro proprie spese, et che | bisogna, che li matelotti li provedino di acqua fresca, | di fuoco, et altre necessità; et che li medesimi causano gran | fettore, et sporchezzo dentro li vasselli; di modo che | l’amiral Kerchoven con sue lettere de’ 29 de novembre | passato faceva mentione</w:t>
      </w:r>
      <w:r w:rsidRPr="007F3E90">
        <w:rPr>
          <w:rStyle w:val="Rimandonotaapidipagina"/>
          <w:sz w:val="24"/>
          <w:szCs w:val="24"/>
        </w:rPr>
        <w:footnoteReference w:id="1116"/>
      </w:r>
      <w:r w:rsidRPr="007F3E90">
        <w:rPr>
          <w:sz w:val="24"/>
          <w:szCs w:val="24"/>
        </w:rPr>
        <w:t xml:space="preserve"> che si trovavano sopra li | loro vasselli da cinquecento amalati; et quelli tanto | deboli</w:t>
      </w:r>
      <w:r w:rsidRPr="007F3E90">
        <w:rPr>
          <w:rStyle w:val="Rimandonotaapidipagina"/>
          <w:sz w:val="24"/>
          <w:szCs w:val="24"/>
        </w:rPr>
        <w:footnoteReference w:id="1117"/>
      </w:r>
      <w:r w:rsidRPr="007F3E90">
        <w:rPr>
          <w:sz w:val="24"/>
          <w:szCs w:val="24"/>
        </w:rPr>
        <w:t xml:space="preserve">, che mal commodamente potrebbono governar | li vasselli, et che vedevano la ruina loro innanti | gl’occhi, se dovessero ritornar nei vasselli; a che pareva | che il Generale, et il Conseglio inclinasse. | </w:t>
      </w:r>
    </w:p>
    <w:p w14:paraId="3895707A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Onde tutti insieme pregano instantemente di poter ritornar | </w:t>
      </w:r>
    </w:p>
    <w:p w14:paraId="5808BDC7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256r /</w:t>
      </w:r>
    </w:p>
    <w:p w14:paraId="626563B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 casa </w:t>
      </w:r>
      <w:proofErr w:type="gramStart"/>
      <w:r w:rsidRPr="007F3E90">
        <w:rPr>
          <w:sz w:val="24"/>
          <w:szCs w:val="24"/>
        </w:rPr>
        <w:t>gl’uni</w:t>
      </w:r>
      <w:proofErr w:type="gramEnd"/>
      <w:r w:rsidRPr="007F3E90">
        <w:rPr>
          <w:sz w:val="24"/>
          <w:szCs w:val="24"/>
        </w:rPr>
        <w:t xml:space="preserve"> senza eccettione alcuna, et gl’altri se non sarà | rimediato al tutto come conviene. | </w:t>
      </w:r>
    </w:p>
    <w:p w14:paraId="66B051C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deve esser anco considerato, et posto ordine per oviare a tutte | le indoglienze di qua et è che li collegi ognuno per la | parte loro possino esser in tempo proveduti di denaro per | poter far li pagamenti necessarii; et che li habbi a restar sempre | qualche avanzo per sodisfar a qualche minutezza. | </w:t>
      </w:r>
    </w:p>
    <w:p w14:paraId="153F274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detti signori Stati Generali raccommandano ancora seriosamente | alla serenissima republica di Venetia in conformità di qualche | lettere precedenti scritte da essi a sua Serenità che Elias Trip | et Luis de Geer habitanti, et mercanti della città di | Amsterdam possino esser pagati delle armi, che hanno trans-|portate a Venetia fuori del contratto, che hanno fatto | col conte di Levenstein, le quali con saputa di lei sono | state di là desimpachetate, et distribuite alli soldati | del reggimento del detto signor Conte, il qual altrimenti doveva | esser armato dalla detta serenissima Republica. | </w:t>
      </w:r>
    </w:p>
    <w:p w14:paraId="32D18CC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maniera che per questo rispetto ella ha acconsentito, et | approbato, la detta consegna, et questo tanto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maggiormente; quando | che ha havuta conoscenza che le dette arme non erano | state pagate. | </w:t>
      </w:r>
    </w:p>
    <w:p w14:paraId="2C138A69" w14:textId="29B6C953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Medesimamente ancora hanno fatto dire ai supplicanti, che si | ribattevano le dette arme per cadaun mese a loro profitto, | il che ripugna direttamente a quello che la detta Republica | sostiene al presente, </w:t>
      </w:r>
      <w:r w:rsidRPr="002C7EE3">
        <w:rPr>
          <w:sz w:val="24"/>
          <w:szCs w:val="24"/>
          <w:rPrChange w:id="3490" w:author="Giorgia" w:date="2023-03-11T19:05:00Z">
            <w:rPr>
              <w:sz w:val="24"/>
              <w:szCs w:val="24"/>
              <w:highlight w:val="yellow"/>
            </w:rPr>
          </w:rPrChange>
        </w:rPr>
        <w:t>ci</w:t>
      </w:r>
      <w:ins w:id="3491" w:author="Giorgia" w:date="2023-03-11T19:05:00Z">
        <w:r w:rsidR="002C7EE3" w:rsidRPr="002C7EE3">
          <w:rPr>
            <w:sz w:val="24"/>
            <w:szCs w:val="24"/>
            <w:rPrChange w:id="3492" w:author="Giorgia" w:date="2023-03-11T19:05:00Z">
              <w:rPr>
                <w:sz w:val="24"/>
                <w:szCs w:val="24"/>
                <w:highlight w:val="yellow"/>
              </w:rPr>
            </w:rPrChange>
          </w:rPr>
          <w:t>o</w:t>
        </w:r>
      </w:ins>
      <w:del w:id="3493" w:author="Giorgia" w:date="2023-03-11T19:05:00Z">
        <w:r w:rsidRPr="002C7EE3" w:rsidDel="002C7EE3">
          <w:rPr>
            <w:sz w:val="24"/>
            <w:szCs w:val="24"/>
            <w:rPrChange w:id="3494" w:author="Giorgia" w:date="2023-03-11T19:05:00Z">
              <w:rPr>
                <w:sz w:val="24"/>
                <w:szCs w:val="24"/>
                <w:highlight w:val="yellow"/>
              </w:rPr>
            </w:rPrChange>
          </w:rPr>
          <w:delText xml:space="preserve">ò </w:delText>
        </w:r>
      </w:del>
      <w:r w:rsidRPr="002C7EE3">
        <w:rPr>
          <w:sz w:val="24"/>
          <w:szCs w:val="24"/>
          <w:rPrChange w:id="3495" w:author="Giorgia" w:date="2023-03-11T19:05:00Z">
            <w:rPr>
              <w:sz w:val="24"/>
              <w:szCs w:val="24"/>
              <w:highlight w:val="yellow"/>
            </w:rPr>
          </w:rPrChange>
        </w:rPr>
        <w:t>è</w:t>
      </w:r>
      <w:r w:rsidRPr="007F3E90">
        <w:rPr>
          <w:sz w:val="24"/>
          <w:szCs w:val="24"/>
        </w:rPr>
        <w:t xml:space="preserve"> ch’ella habbi pagato la | provisione di dette armi al detto signor conte di</w:t>
      </w:r>
      <w:r w:rsidRPr="007F3E90">
        <w:rPr>
          <w:rStyle w:val="Rimandonotaapidipagina"/>
          <w:sz w:val="24"/>
          <w:szCs w:val="24"/>
        </w:rPr>
        <w:footnoteReference w:id="1118"/>
      </w:r>
      <w:r w:rsidRPr="007F3E90">
        <w:rPr>
          <w:sz w:val="24"/>
          <w:szCs w:val="24"/>
        </w:rPr>
        <w:t xml:space="preserve"> Levenstein | come anco parimente a loro prima promesso, sostenendo | di</w:t>
      </w:r>
      <w:r w:rsidRPr="007F3E90">
        <w:rPr>
          <w:rStyle w:val="Rimandonotaapidipagina"/>
          <w:sz w:val="24"/>
          <w:szCs w:val="24"/>
        </w:rPr>
        <w:footnoteReference w:id="1119"/>
      </w:r>
      <w:r w:rsidRPr="007F3E90">
        <w:rPr>
          <w:sz w:val="24"/>
          <w:szCs w:val="24"/>
        </w:rPr>
        <w:t xml:space="preserve"> più al presente, che hanno pagato più al detto Conte | di quello che se gli doveva; et che per tanto il ribatter | è stato fatto a suo proprio profitto. Il che non può haver | luoco secondo il dritto, et la ragione contra la detta promessa. | </w:t>
      </w:r>
    </w:p>
    <w:p w14:paraId="04B1B43E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305C56B0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256vB /</w:t>
      </w:r>
    </w:p>
    <w:p w14:paraId="61765F33" w14:textId="77777777" w:rsidR="000F5CF6" w:rsidRPr="007F3E90" w:rsidRDefault="000F5CF6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Translatione della scrittura data | </w:t>
      </w:r>
      <w:proofErr w:type="gramStart"/>
      <w:r w:rsidRPr="007F3E90">
        <w:rPr>
          <w:sz w:val="24"/>
          <w:szCs w:val="24"/>
        </w:rPr>
        <w:t>dai</w:t>
      </w:r>
      <w:proofErr w:type="gramEnd"/>
      <w:r w:rsidRPr="007F3E90">
        <w:rPr>
          <w:sz w:val="24"/>
          <w:szCs w:val="24"/>
        </w:rPr>
        <w:t xml:space="preserve"> Stati toccante le </w:t>
      </w:r>
      <w:r w:rsidRPr="007F3E90">
        <w:rPr>
          <w:smallCaps/>
          <w:sz w:val="24"/>
          <w:szCs w:val="24"/>
        </w:rPr>
        <w:t>xii</w:t>
      </w:r>
      <w:r w:rsidRPr="007F3E90">
        <w:rPr>
          <w:sz w:val="24"/>
          <w:szCs w:val="24"/>
        </w:rPr>
        <w:t xml:space="preserve"> navi | et li mercanti delle armi del | conte di Levenstein | </w:t>
      </w:r>
    </w:p>
    <w:p w14:paraId="152F0963" w14:textId="2BBADF42" w:rsidR="000F5CF6" w:rsidRPr="007F3E90" w:rsidRDefault="00F31E84" w:rsidP="007F3E90">
      <w:pPr>
        <w:snapToGrid w:val="0"/>
        <w:jc w:val="both"/>
        <w:rPr>
          <w:sz w:val="24"/>
          <w:szCs w:val="24"/>
        </w:rPr>
      </w:pPr>
      <w:ins w:id="3498" w:author="Flavia Di Gi" w:date="2023-03-19T18:13:00Z">
        <w:r>
          <w:rPr>
            <w:sz w:val="24"/>
            <w:szCs w:val="24"/>
          </w:rPr>
          <w:t>n</w:t>
        </w:r>
      </w:ins>
      <w:del w:id="3499" w:author="Flavia Di Gi" w:date="2023-03-19T18:07:00Z">
        <w:r w:rsidR="000F5CF6" w:rsidRPr="007F3E90" w:rsidDel="00574DF6">
          <w:rPr>
            <w:sz w:val="24"/>
            <w:szCs w:val="24"/>
          </w:rPr>
          <w:delText>n</w:delText>
        </w:r>
      </w:del>
      <w:r w:rsidR="000F5CF6" w:rsidRPr="007F3E90">
        <w:rPr>
          <w:sz w:val="24"/>
          <w:szCs w:val="24"/>
        </w:rPr>
        <w:t>el n° 85 |</w:t>
      </w:r>
    </w:p>
    <w:p w14:paraId="5D47B285" w14:textId="22987B39" w:rsidR="000F5CF6" w:rsidRPr="007F3E90" w:rsidRDefault="000F5CF6" w:rsidP="007F3E90">
      <w:pPr>
        <w:snapToGrid w:val="0"/>
        <w:jc w:val="both"/>
        <w:rPr>
          <w:sz w:val="24"/>
          <w:szCs w:val="24"/>
        </w:rPr>
      </w:pPr>
    </w:p>
    <w:p w14:paraId="52549506" w14:textId="77777777" w:rsidR="000F5CF6" w:rsidRDefault="000F5CF6" w:rsidP="007F3E90">
      <w:pPr>
        <w:snapToGrid w:val="0"/>
        <w:jc w:val="both"/>
        <w:rPr>
          <w:sz w:val="24"/>
          <w:szCs w:val="24"/>
        </w:rPr>
      </w:pPr>
    </w:p>
    <w:p w14:paraId="1EEDC30D" w14:textId="04768839" w:rsidR="001D1FF5" w:rsidRPr="007F3E90" w:rsidRDefault="001D1FF5" w:rsidP="007F3E90">
      <w:pPr>
        <w:snapToGrid w:val="0"/>
        <w:jc w:val="both"/>
        <w:rPr>
          <w:sz w:val="24"/>
          <w:szCs w:val="24"/>
        </w:rPr>
        <w:sectPr w:rsidR="001D1FF5" w:rsidRPr="007F3E90" w:rsidSect="001D1FF5">
          <w:footnotePr>
            <w:numFmt w:val="lowerLetter"/>
            <w:numRestart w:val="eachPage"/>
          </w:footnotePr>
          <w:pgSz w:w="11906" w:h="16838"/>
          <w:pgMar w:top="1417" w:right="1133" w:bottom="1417" w:left="1134" w:header="720" w:footer="720" w:gutter="0"/>
          <w:pgNumType w:start="1"/>
          <w:cols w:space="720"/>
        </w:sectPr>
      </w:pPr>
    </w:p>
    <w:p w14:paraId="049D9E43" w14:textId="5845AFCF" w:rsidR="00E43599" w:rsidRPr="007F3E90" w:rsidRDefault="00E43599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8</w:t>
      </w:r>
      <w:r w:rsidR="001D1FF5">
        <w:rPr>
          <w:sz w:val="24"/>
          <w:szCs w:val="24"/>
        </w:rPr>
        <w:t>3</w:t>
      </w:r>
    </w:p>
    <w:p w14:paraId="2DCD1D39" w14:textId="3C1001D1" w:rsidR="00E43599" w:rsidRPr="007F3E90" w:rsidRDefault="00E43599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 al n. 8</w:t>
      </w:r>
      <w:r w:rsidR="001D1FF5">
        <w:rPr>
          <w:sz w:val="24"/>
          <w:szCs w:val="24"/>
        </w:rPr>
        <w:t>1</w:t>
      </w:r>
      <w:r w:rsidRPr="007F3E90">
        <w:rPr>
          <w:sz w:val="24"/>
          <w:szCs w:val="24"/>
        </w:rPr>
        <w:t xml:space="preserve"> (cc. 257r-258v)</w:t>
      </w:r>
    </w:p>
    <w:p w14:paraId="30E6E5F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511929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257r /</w:t>
      </w:r>
    </w:p>
    <w:p w14:paraId="2E31A4D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duce et republica di Venetia |</w:t>
      </w:r>
    </w:p>
    <w:p w14:paraId="418D9AD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07A99B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Duce |</w:t>
      </w:r>
    </w:p>
    <w:p w14:paraId="2A684A11" w14:textId="149079FC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noi habbiamo veduto, et essaminato le remonstranze, querimonie, | et indoglienze fatteci per parte delli patroni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et marinari | delli navilii di questi paesi, che si sono posti et obligati | al servitio di vostra </w:t>
      </w:r>
      <w:r w:rsidRPr="007F3E90">
        <w:rPr>
          <w:sz w:val="24"/>
          <w:szCs w:val="24"/>
        </w:rPr>
        <w:lastRenderedPageBreak/>
        <w:t>Serenità et della serenissima republica di Venetia dicendo che per</w:t>
      </w:r>
      <w:r w:rsidRPr="007F3E90">
        <w:rPr>
          <w:sz w:val="24"/>
          <w:szCs w:val="24"/>
          <w:vertAlign w:val="superscript"/>
        </w:rPr>
        <w:footnoteReference w:id="1120"/>
      </w:r>
      <w:r w:rsidRPr="007F3E90">
        <w:rPr>
          <w:sz w:val="24"/>
          <w:szCs w:val="24"/>
        </w:rPr>
        <w:t xml:space="preserve"> | nome di lei è stato trattato, et accordato con loro al tempo della | loro condotta, che le paghe gli sarebbono sborsate ciascuna | volta de 2 mesi in 2 mesi inanzi, overo anticipatamente, | nel che dicono che gli vien mancato in modo che in luoco | che li loro stipendii mestivi</w:t>
      </w:r>
      <w:r w:rsidRPr="007F3E90">
        <w:rPr>
          <w:sz w:val="24"/>
          <w:szCs w:val="24"/>
          <w:vertAlign w:val="superscript"/>
        </w:rPr>
        <w:footnoteReference w:id="1121"/>
      </w:r>
      <w:r w:rsidRPr="007F3E90">
        <w:rPr>
          <w:sz w:val="24"/>
          <w:szCs w:val="24"/>
        </w:rPr>
        <w:t>, che dovevano esser stati pagati | a mezo giugno prossimo passato anticipatamente non erano | ancor fatti a’ 5 di ottobre prossimo, non sapendo manco, se sono | pagati al presente, et che oltra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ciò è</w:t>
      </w:r>
      <w:r w:rsidRPr="007F3E90">
        <w:rPr>
          <w:sz w:val="24"/>
          <w:szCs w:val="24"/>
          <w:vertAlign w:val="superscript"/>
        </w:rPr>
        <w:footnoteReference w:id="1122"/>
      </w:r>
      <w:r w:rsidRPr="007F3E90">
        <w:rPr>
          <w:sz w:val="24"/>
          <w:szCs w:val="24"/>
        </w:rPr>
        <w:t xml:space="preserve"> d’avvertire, che li detti | patroni et marineri non pativano tanto l’interesse per la | longa dilatione del pagamento, ma di più principalmente | perchè doppo il tempo del detto contratto il denaro fuora de | banco è montato, et alzato da 7 per 100 sino a 20 et 21 | per 100 de sorte che ciò viene ai decti patroni, et mari-</w:t>
      </w:r>
      <w:r w:rsidR="007B2E73">
        <w:rPr>
          <w:sz w:val="24"/>
          <w:szCs w:val="24"/>
        </w:rPr>
        <w:t>|</w:t>
      </w:r>
      <w:r w:rsidRPr="007F3E90">
        <w:rPr>
          <w:sz w:val="24"/>
          <w:szCs w:val="24"/>
        </w:rPr>
        <w:t>neri a doppio interesse cioè per la dilatione del paga-|mento, et per l’accrescimento della moneta cosa non conve-|niente all’equità, et ragione contenendosi nel contratto | semplicemente valuta corrente, il che non può, né debbe | esser inteso, è interpretato altamente che come la moneta | haveva corso fuora de banco al tempo dell’accordo atteso | che essi hanno trattato con ogni sincerità, et candidezza, et | che senza questo essi non haverebbono il loro pagamento, | et farebbono il servitio con loro danno, al che vostra Serenità po-|trebbe et doverebbe rimediare, essendo ella</w:t>
      </w:r>
      <w:r w:rsidRPr="007F3E90">
        <w:rPr>
          <w:sz w:val="24"/>
          <w:szCs w:val="24"/>
          <w:vertAlign w:val="superscript"/>
        </w:rPr>
        <w:footnoteReference w:id="1123"/>
      </w:r>
      <w:r w:rsidRPr="007F3E90">
        <w:rPr>
          <w:sz w:val="24"/>
          <w:szCs w:val="24"/>
        </w:rPr>
        <w:t xml:space="preserve"> in altro grado, | et stato, che li particolari, li quali non possono impedir il | detto accrescimento, per le qual ragioni essi asseriscono, che | doverebbono esser pagati al tempo convenuto, et secondo | che la moneta era valutata, et haveva corso al tempo | del contratto: perilché ci hanno humilmente pregati, che | rispetto alle sopradette ragioni, et che li detti marinari si trovano | carichi di 60 or 70 persone a loro spese, et paghe, di che non | hanno da aspettar altro guadagno, che del loro servitio, et che le | loro genti non vogliono esser pagate con moneta così leggiera |</w:t>
      </w:r>
    </w:p>
    <w:p w14:paraId="7DEE2B6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257v /</w:t>
      </w:r>
    </w:p>
    <w:p w14:paraId="35038487" w14:textId="4696EEDC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modo che vi sarebbe da temer un’ammutinatione di quelle | genti contra di loro con disservitio parimente di vostra Serenità per pre-|venir la quale noi vorressimo rapresentar il tutto a vostra Serenità</w:t>
      </w:r>
      <w:r w:rsidRPr="007F3E90">
        <w:rPr>
          <w:sz w:val="24"/>
          <w:szCs w:val="24"/>
          <w:vertAlign w:val="superscript"/>
        </w:rPr>
        <w:footnoteReference w:id="1124"/>
      </w:r>
      <w:r w:rsidRPr="007F3E90">
        <w:rPr>
          <w:sz w:val="24"/>
          <w:szCs w:val="24"/>
        </w:rPr>
        <w:t xml:space="preserve"> per nome | loro, et anco nostro, et per mantenimento del respetto, et lode-|vol fama delle genti maritime di questo Paese, a fine che gli | possi esser proveduto, et rimediato in tempo, il che trovando | molto ragionevole, et fondato in equità et giustitia in virtù | del trattato fatto, contratto, et accordato con loro noi preghiamo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 (serenissimo Duce) vostra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Serenità molto affettuosamente, che gli piaccia | dar prontamente ordine, che ai detti patroni et marineri re-|mostranti possi esser mantenuto, et seguito il contratto, che | da vostra parte è stato fatto, et trattato et convenuto con | loro, et che conforme</w:t>
      </w:r>
      <w:r w:rsidRPr="007F3E90">
        <w:rPr>
          <w:sz w:val="24"/>
          <w:szCs w:val="24"/>
          <w:vertAlign w:val="superscript"/>
        </w:rPr>
        <w:footnoteReference w:id="1125"/>
      </w:r>
      <w:r w:rsidRPr="007F3E90">
        <w:rPr>
          <w:sz w:val="24"/>
          <w:szCs w:val="24"/>
        </w:rPr>
        <w:t xml:space="preserve"> al contenuto di quello essi siano pron-|tamente, et intieramente pagati et satisfatti delli rimanenti | delle loro paghe, et per l’avvenire pagati ciascuna volta di 2 | mesi in 2 mesi inanzi tratto et anticipatamente secondo che la | valutatione della moneta era, et correva fuor de banco | al tempo del detto contratto, havendo</w:t>
      </w:r>
      <w:r w:rsidRPr="007F3E90">
        <w:rPr>
          <w:sz w:val="24"/>
          <w:szCs w:val="24"/>
          <w:vertAlign w:val="superscript"/>
        </w:rPr>
        <w:footnoteReference w:id="1126"/>
      </w:r>
      <w:r w:rsidRPr="007F3E90">
        <w:rPr>
          <w:sz w:val="24"/>
          <w:szCs w:val="24"/>
        </w:rPr>
        <w:t xml:space="preserve"> a questo fine parimen-|te favorevole consideratione all’</w:t>
      </w:r>
      <w:r w:rsidRPr="007F3E90">
        <w:rPr>
          <w:sz w:val="24"/>
          <w:szCs w:val="24"/>
          <w:vertAlign w:val="superscript"/>
        </w:rPr>
        <w:footnoteReference w:id="1127"/>
      </w:r>
      <w:r w:rsidRPr="007F3E90">
        <w:rPr>
          <w:sz w:val="24"/>
          <w:szCs w:val="24"/>
        </w:rPr>
        <w:t>interesse del nostro | Stato, et alla conservatione dell’honorevol fama della fe-|deltà delle nostre genti maritime in generale, et specialmente | di detti remostranti, che sono in vostro servitio a fine che per | il buono, et debito trattamento, che loro sarà fatto</w:t>
      </w:r>
      <w:r w:rsidRPr="007F3E90">
        <w:rPr>
          <w:sz w:val="24"/>
          <w:szCs w:val="24"/>
          <w:vertAlign w:val="superscript"/>
        </w:rPr>
        <w:footnoteReference w:id="1128"/>
      </w:r>
      <w:r w:rsidRPr="007F3E90">
        <w:rPr>
          <w:sz w:val="24"/>
          <w:szCs w:val="24"/>
        </w:rPr>
        <w:t>, si conservino, et | mantenghino quell’affettione, che hanno al servitio di vostra Serenità et della | serenissima Republica insieme con noi, et resti prevenuto ogni ammutina-|mento, et alteratione, sicome noi ne habbiamo intiera speranza | per la consequentia molto importante alla Repubblica. Il che noi aspe-|tando preghiamo il Creatore |</w:t>
      </w:r>
    </w:p>
    <w:p w14:paraId="630009C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Duce |</w:t>
      </w:r>
    </w:p>
    <w:p w14:paraId="1384163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de conservare la persona di vostra Serenità in perfettissima sanità, | longhissima, et felicissima vita. | </w:t>
      </w:r>
    </w:p>
    <w:p w14:paraId="4D55570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DF7BA7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Dalla Haya il dì 8 di novembre 1618 |</w:t>
      </w:r>
    </w:p>
    <w:p w14:paraId="03B895A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5B51491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affettionatissimi amici per fargli servitio |</w:t>
      </w:r>
    </w:p>
    <w:p w14:paraId="586E882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li Stati Generali dei Paesi Bassi Uniti |</w:t>
      </w:r>
    </w:p>
    <w:p w14:paraId="236AC10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ordine di quelli |</w:t>
      </w:r>
    </w:p>
    <w:p w14:paraId="517BD02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[</w:t>
      </w:r>
      <w:r w:rsidRPr="007F3E90">
        <w:rPr>
          <w:i/>
          <w:sz w:val="24"/>
          <w:szCs w:val="24"/>
        </w:rPr>
        <w:t>…</w:t>
      </w:r>
      <w:r w:rsidRPr="007F3E90">
        <w:rPr>
          <w:sz w:val="24"/>
          <w:szCs w:val="24"/>
        </w:rPr>
        <w:t>]</w:t>
      </w:r>
      <w:r w:rsidRPr="007F3E90">
        <w:rPr>
          <w:rStyle w:val="Rimandonotaapidipagina"/>
          <w:sz w:val="24"/>
          <w:szCs w:val="24"/>
        </w:rPr>
        <w:footnoteReference w:id="1129"/>
      </w:r>
    </w:p>
    <w:p w14:paraId="15EC70BC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2AADA19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258r-v /</w:t>
      </w:r>
    </w:p>
    <w:p w14:paraId="621D91D2" w14:textId="0922FCE2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</w:t>
      </w:r>
      <w:ins w:id="3503" w:author="Flavia Di Gi" w:date="2023-03-12T14:56:00Z">
        <w:r w:rsidR="00A0623B">
          <w:rPr>
            <w:i/>
            <w:sz w:val="24"/>
            <w:szCs w:val="24"/>
          </w:rPr>
          <w:t>a</w:t>
        </w:r>
      </w:ins>
      <w:del w:id="3504" w:author="Flavia Di Gi" w:date="2023-03-12T14:56:00Z">
        <w:r w:rsidRPr="007F3E90" w:rsidDel="00A0623B">
          <w:rPr>
            <w:i/>
            <w:sz w:val="24"/>
            <w:szCs w:val="24"/>
          </w:rPr>
          <w:delText>he</w:delText>
        </w:r>
      </w:del>
    </w:p>
    <w:p w14:paraId="23700F5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D084AB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227932A" w14:textId="3DCC3C92" w:rsidR="00E43599" w:rsidRPr="007F3E90" w:rsidRDefault="00E43599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8</w:t>
      </w:r>
      <w:r w:rsidR="001D1FF5">
        <w:rPr>
          <w:sz w:val="24"/>
          <w:szCs w:val="24"/>
        </w:rPr>
        <w:t>4</w:t>
      </w:r>
    </w:p>
    <w:p w14:paraId="2345AB0B" w14:textId="2DF88F77" w:rsidR="00E43599" w:rsidRPr="007F3E90" w:rsidRDefault="00E43599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III al n. 8</w:t>
      </w:r>
      <w:r w:rsidR="001D1FF5">
        <w:rPr>
          <w:sz w:val="24"/>
          <w:szCs w:val="24"/>
        </w:rPr>
        <w:t>1</w:t>
      </w:r>
      <w:r w:rsidRPr="007F3E90">
        <w:rPr>
          <w:sz w:val="24"/>
          <w:szCs w:val="24"/>
        </w:rPr>
        <w:t xml:space="preserve"> (cc. 259r-260v)</w:t>
      </w:r>
    </w:p>
    <w:p w14:paraId="42BF975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B1DD65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259r /</w:t>
      </w:r>
    </w:p>
    <w:p w14:paraId="52B4E3D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duce et republica di Venetia |</w:t>
      </w:r>
    </w:p>
    <w:p w14:paraId="0095318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698F48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Duce |</w:t>
      </w:r>
    </w:p>
    <w:p w14:paraId="64E9067A" w14:textId="6B79ABD3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noi habbiamo stimato conveniente, et necessario per il servitio di vostra | Serenità et nostro, et per la conservatione dell’honore, et riputatione | di questo </w:t>
      </w:r>
      <w:ins w:id="3505" w:author="Giorgia" w:date="2023-03-10T19:12:00Z">
        <w:r w:rsidR="00A27FB1">
          <w:rPr>
            <w:sz w:val="24"/>
            <w:szCs w:val="24"/>
          </w:rPr>
          <w:t>P</w:t>
        </w:r>
      </w:ins>
      <w:del w:id="3506" w:author="Giorgia" w:date="2023-03-10T19:12:00Z">
        <w:r w:rsidRPr="007F3E90" w:rsidDel="00A27FB1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>aese d’avvertire vostra Serenità, che il 25 del mese precedente | li collegii delle nostre camere maritime de Roterdam, et Amster-|dam ci hanno fatto remostrare dai loro deputati, inviati espres-|samente, alcune indoglienze a fine di farci provedere, et dar | ordine in tempo per prevenire, et evitare tutti li desordeni, et con-|fusioni cioè | prima che sia dato ordine, che l’armiraglio Kerchoven</w:t>
      </w:r>
      <w:r w:rsidRPr="007F3E90">
        <w:rPr>
          <w:sz w:val="24"/>
          <w:szCs w:val="24"/>
          <w:vertAlign w:val="superscript"/>
        </w:rPr>
        <w:footnoteReference w:id="1130"/>
      </w:r>
      <w:r w:rsidRPr="007F3E90">
        <w:rPr>
          <w:sz w:val="24"/>
          <w:szCs w:val="24"/>
        </w:rPr>
        <w:t xml:space="preserve"> con li altri capi-|tanii possino restare senza far querele per quello che tocca il | pane de bocca dei marinari</w:t>
      </w:r>
      <w:r w:rsidRPr="007F3E90">
        <w:rPr>
          <w:sz w:val="24"/>
          <w:szCs w:val="24"/>
          <w:vertAlign w:val="superscript"/>
        </w:rPr>
        <w:footnoteReference w:id="1131"/>
      </w:r>
      <w:r w:rsidRPr="007F3E90">
        <w:rPr>
          <w:sz w:val="24"/>
          <w:szCs w:val="24"/>
        </w:rPr>
        <w:t xml:space="preserve">, et soldati conforme al 14 articolo | della loro instruttione, per li quali gl’è stato promesso, che quando | i loro viveri comprati in questi paesi saranno consumati, essi | ne haveranno altretanto più, quanto sarà trovato esser conveniente, | il che li capitanii scrivono, che debbe esser per il manco tre in quattro | grossi per ciascun huomo al giorno incominciando il primo di novembre | passato. | </w:t>
      </w:r>
    </w:p>
    <w:p w14:paraId="5AAA673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Parimente, che vostra Serenità debbi far tenere accurato riguardo (come | faciamo noi qui) delli amalati, feriti, et stroppiati sì, che quelli | siano trattati et accomodati di viveri. Parimente con ogni discretio-|ne, et ragionevolezza, perché ha convenuto prometterli per atto specia-|le inanzi, che si siano voluti lasciar imbarcare, che sarano lasciati | tornar a casa subito, che non siano ben trattati. |</w:t>
      </w:r>
    </w:p>
    <w:p w14:paraId="56475EBC" w14:textId="1339E864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per quello che tocca le loro paghe, come li collegii delle camere | maritime si trovano sollecitati da lui, così dimandano essi che sopra | ciò sia preso, et dato tal regola, che li capitanii, et marinari</w:t>
      </w:r>
      <w:r w:rsidRPr="007F3E90">
        <w:rPr>
          <w:sz w:val="24"/>
          <w:szCs w:val="24"/>
          <w:vertAlign w:val="superscript"/>
        </w:rPr>
        <w:footnoteReference w:id="1132"/>
      </w:r>
      <w:r w:rsidRPr="007F3E90">
        <w:rPr>
          <w:sz w:val="24"/>
          <w:szCs w:val="24"/>
        </w:rPr>
        <w:t xml:space="preserve"> poss-|sino haver il loro bisogno, et parimente le loro mogli qui pos-|sino esser contentate, come si costuma di fare, et usare verso li | navilii di questo </w:t>
      </w:r>
      <w:ins w:id="3511" w:author="Giorgia" w:date="2023-03-10T19:10:00Z">
        <w:r w:rsidR="005C7817">
          <w:rPr>
            <w:sz w:val="24"/>
            <w:szCs w:val="24"/>
          </w:rPr>
          <w:t>P</w:t>
        </w:r>
      </w:ins>
      <w:del w:id="3512" w:author="Giorgia" w:date="2023-03-10T19:10:00Z">
        <w:r w:rsidRPr="007F3E90" w:rsidDel="005C7817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 xml:space="preserve">aese; per il che è necessario, et si niecca, che </w:t>
      </w:r>
    </w:p>
    <w:p w14:paraId="0B0A286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siano fatti ogni mese, overo ogni due mesi li voli delle mostre. |</w:t>
      </w:r>
    </w:p>
    <w:p w14:paraId="1FBC52D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perché parimente si è veduto consentione per quello che tocca</w:t>
      </w:r>
      <w:r w:rsidRPr="007F3E90">
        <w:rPr>
          <w:sz w:val="24"/>
          <w:szCs w:val="24"/>
          <w:vertAlign w:val="superscript"/>
        </w:rPr>
        <w:footnoteReference w:id="1133"/>
      </w:r>
      <w:r w:rsidRPr="007F3E90">
        <w:rPr>
          <w:sz w:val="24"/>
          <w:szCs w:val="24"/>
        </w:rPr>
        <w:t xml:space="preserve"> la differentia | del pretio, et corso della moneta a Venetia; et qui, et tanto più per | causa del grand alzarsi</w:t>
      </w:r>
      <w:r w:rsidRPr="007F3E90">
        <w:rPr>
          <w:sz w:val="24"/>
          <w:szCs w:val="24"/>
          <w:vertAlign w:val="superscript"/>
        </w:rPr>
        <w:footnoteReference w:id="1134"/>
      </w:r>
      <w:r w:rsidRPr="007F3E90">
        <w:rPr>
          <w:sz w:val="24"/>
          <w:szCs w:val="24"/>
        </w:rPr>
        <w:t xml:space="preserve"> di quella, che si vede giornalmente | a Venetia, è necessario, che sia havuto risguardo al quinto articolo | della loro </w:t>
      </w:r>
      <w:r w:rsidRPr="007F3E90">
        <w:rPr>
          <w:sz w:val="24"/>
          <w:szCs w:val="24"/>
        </w:rPr>
        <w:lastRenderedPageBreak/>
        <w:t xml:space="preserve">instruttione, il qual porta, che </w:t>
      </w:r>
      <w:proofErr w:type="gramStart"/>
      <w:r w:rsidRPr="007F3E90">
        <w:rPr>
          <w:sz w:val="24"/>
          <w:szCs w:val="24"/>
        </w:rPr>
        <w:t>il</w:t>
      </w:r>
      <w:proofErr w:type="gramEnd"/>
      <w:r w:rsidRPr="007F3E90">
        <w:rPr>
          <w:sz w:val="24"/>
          <w:szCs w:val="24"/>
        </w:rPr>
        <w:t xml:space="preserve"> scudo sarà valutato | moneta corrente a ragione di 50 patari di questo Paese. |</w:t>
      </w:r>
    </w:p>
    <w:p w14:paraId="16C35CD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259v /</w:t>
      </w:r>
    </w:p>
    <w:p w14:paraId="5FCCC62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Ancora si fa grand indoglienza, che li soldati posti sopra li navilii | fanno le loro proprie spese, et che fa bisogno, che li marinari</w:t>
      </w:r>
      <w:r w:rsidRPr="007F3E90">
        <w:rPr>
          <w:sz w:val="24"/>
          <w:szCs w:val="24"/>
          <w:vertAlign w:val="superscript"/>
        </w:rPr>
        <w:footnoteReference w:id="1135"/>
      </w:r>
      <w:r w:rsidRPr="007F3E90">
        <w:rPr>
          <w:sz w:val="24"/>
          <w:szCs w:val="24"/>
        </w:rPr>
        <w:t xml:space="preserve"> li pro-|vedino di acqua fresca, et materia d’abbruggiare, et altre necessità | et che quelli causano gran puzza, et immonditie dentro li navilii | talmente, che l’armiraglio Kerchoven per sue lettere delli 24 | di novembre passato fa mentione, che havevano allhora da | 500 amalati sopra i loro navilii, et quelli così deboli, che diffi-|cilmente protrebbono governare li navilii, et che egli vedeva | la loro rovina inanzi gl’occhi, se dovevano tornare alli | navilii, al che pareva, che il Generale, et il conseglio incli-|nassero. |</w:t>
      </w:r>
    </w:p>
    <w:p w14:paraId="4DDA5BD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maniera che pregano tutti insieme, et generalmente con molta | instantia di poter ritornar a casa, alcuni senza veruna eccettione | di altri se non sarà rimediato a tutto come conviene. |</w:t>
      </w:r>
    </w:p>
    <w:p w14:paraId="4D01741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debbe parimente esser considerato, et dato ordine a fine di | ovviare a tutte le querele di qua, che li collegii respettiva-|mente siano proveduti del denaro a tempo di poter fare li | pagamenti necessarii; et che sempre gli resti qualche avanzo | per poter supplire a qualche provisione anticipata. | </w:t>
      </w:r>
    </w:p>
    <w:p w14:paraId="4BCF3FF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 qual ponto noi habbiamo riputato bene di aggiunger ancora la | nostra efficacie raccommandatione in conformità d’alcune nostre | precedenti littere, scritte a vostra Serenità, che Elia Trip, et Luigi | de Seer habitanti, et mercanti della città di Ansterdam siano | pagati delle arme, che essi hanno trasmesse a Venetia oltre il | contratto, che hanno fatto col conte di Levestein, li</w:t>
      </w:r>
      <w:r w:rsidRPr="007F3E90">
        <w:rPr>
          <w:sz w:val="24"/>
          <w:szCs w:val="24"/>
          <w:vertAlign w:val="superscript"/>
        </w:rPr>
        <w:footnoteReference w:id="1136"/>
      </w:r>
      <w:r w:rsidRPr="007F3E90">
        <w:rPr>
          <w:sz w:val="24"/>
          <w:szCs w:val="24"/>
        </w:rPr>
        <w:t xml:space="preserve"> quali con | saputa della serenissima Republica sono state costì desbagagliate; et | distribuite ai soldati del regimento del detto signor Conte, il quale | del rimanere essa Republica doveva armare. Di tal maniera | che in questo risguardo la serenissima Republica ha approvato et con-|sentito alla detta distributione, massime che ella ha saputo, che le | dette arme non erano ancora pagate. | </w:t>
      </w:r>
    </w:p>
    <w:p w14:paraId="68D4D31F" w14:textId="368718EE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Parimente perché vien detto ai supplicanti, che sono scontate le | dette arme ciascun mese a loro conto, il che repugna drettamente | 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quello, che la Republica afferma al presente, cioè che ella ha pagato | il tratto delle dette arme al signor conte di Levestein, come parimente | alla loro prima promessa, affermando ancor al presente che hanno |</w:t>
      </w:r>
    </w:p>
    <w:p w14:paraId="47B42C8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260r /</w:t>
      </w:r>
    </w:p>
    <w:p w14:paraId="661DB9F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pagato al Conte più di quello, che egli doveva havere, et che | per tanto hanno fatto il diffalco di quelle per ricuperare il suo</w:t>
      </w:r>
      <w:r w:rsidRPr="007F3E90">
        <w:rPr>
          <w:sz w:val="24"/>
          <w:szCs w:val="24"/>
          <w:vertAlign w:val="superscript"/>
        </w:rPr>
        <w:footnoteReference w:id="1137"/>
      </w:r>
      <w:r w:rsidRPr="007F3E90">
        <w:rPr>
          <w:sz w:val="24"/>
          <w:szCs w:val="24"/>
        </w:rPr>
        <w:t xml:space="preserve"> a loro proprio beneficio, | il che non haver luoco di giustitia, et di ragione contra la detta | promessa. |</w:t>
      </w:r>
    </w:p>
    <w:p w14:paraId="1D753BE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perché serenissimo Duce havendo maturamente essaminato, et essatamente | digerito tutti li detti ponti nella nostra assemblea, et li primi fatti | anco communicare al signor Suriano vostro residente appresso | noi, giudichiamo, et ritroviamo insieme con li detti collegii | delle camere maritime molto necessario, che prontamente | convenga rimediare alle dette indoglienze, et dar tal ordine, | che quelle cessino per prevenire tutte le sollevationi, et altre | confusioni, et inconvenienti, (atteso che li capitanii, marineri, | et gente maritima</w:t>
      </w:r>
      <w:r w:rsidRPr="007F3E90">
        <w:rPr>
          <w:sz w:val="24"/>
          <w:szCs w:val="24"/>
          <w:vertAlign w:val="superscript"/>
        </w:rPr>
        <w:footnoteReference w:id="1138"/>
      </w:r>
      <w:r w:rsidRPr="007F3E90">
        <w:rPr>
          <w:sz w:val="24"/>
          <w:szCs w:val="24"/>
        </w:rPr>
        <w:t xml:space="preserve"> di questi paesi pretendono precisamente quello, che | gl’ è stato promesso, et come sono accostumati d’esser trattati secon-|do l’ordine di questi paesi quanto al loro pane de bocca, et | paga) preghiamo, et raccommandiamo per tanto affettuosamente | et quanto potiamo, che piaccia a vostra Serenità intendere l’importanza | et consequenza di questo fatto; et parimente applicar l’animo all’</w:t>
      </w:r>
      <w:r w:rsidRPr="007F3E90">
        <w:rPr>
          <w:rStyle w:val="Rimandonotaapidipagina"/>
          <w:sz w:val="24"/>
          <w:szCs w:val="24"/>
        </w:rPr>
        <w:footnoteReference w:id="1139"/>
      </w:r>
      <w:del w:id="3516" w:author="Flavia Di Gi" w:date="2023-04-24T10:31:00Z">
        <w:r w:rsidRPr="007F3E90" w:rsidDel="003C523E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|</w:t>
      </w:r>
      <w:del w:id="3517" w:author="Flavia Di Gi" w:date="2023-04-24T10:31:00Z">
        <w:r w:rsidRPr="007F3E90" w:rsidDel="003C523E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addrizzamento di quello, come conviene, non aspettando sino che | divenga troppo tardo, et irremediabile, se con più longa dilatione | mal si vi aggiunga, il che a Dio non piaccia, imperochè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 dal canto nostro noi non potressimo apportarci alcun rimedio, né | con l’auttorità, né in altra maniera, et perché</w:t>
      </w:r>
      <w:r w:rsidRPr="007F3E90">
        <w:rPr>
          <w:sz w:val="24"/>
          <w:szCs w:val="24"/>
          <w:vertAlign w:val="superscript"/>
        </w:rPr>
        <w:footnoteReference w:id="1140"/>
      </w:r>
      <w:r w:rsidRPr="007F3E90">
        <w:rPr>
          <w:sz w:val="24"/>
          <w:szCs w:val="24"/>
        </w:rPr>
        <w:t xml:space="preserve"> noi habbiamo per il | passato al principio della </w:t>
      </w:r>
      <w:r w:rsidRPr="007F3E90">
        <w:rPr>
          <w:sz w:val="24"/>
          <w:szCs w:val="24"/>
        </w:rPr>
        <w:lastRenderedPageBreak/>
        <w:t xml:space="preserve">vostra guerra fatto assai da prova | non senza grandissimo pericolo, et incommodità dello Stato, per questa | causa noi vi raccommandiamo questo affare tanto più seriamente | et insieme con quello parimente le indoglienze delli mercanti di | Amsterdam a fine, che possino ricevere il loro pagamento con tal | satisfattione, quale, secondo il dritto, equità, et giustitia, per le ra-|gioni sudette li conviene, et si debbe, il che aspettando preghiamo il | Creatore | </w:t>
      </w:r>
    </w:p>
    <w:p w14:paraId="35873B8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Duce |</w:t>
      </w:r>
    </w:p>
    <w:p w14:paraId="200439A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conservi vostra Serenità in perfettissima sanità, longhissima, et felicissima vita. |</w:t>
      </w:r>
    </w:p>
    <w:p w14:paraId="5D24CD0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7DA6E1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Dalla Haya l’ultimo de’</w:t>
      </w:r>
      <w:r w:rsidRPr="007F3E90">
        <w:rPr>
          <w:sz w:val="24"/>
          <w:szCs w:val="24"/>
          <w:vertAlign w:val="superscript"/>
        </w:rPr>
        <w:footnoteReference w:id="1141"/>
      </w:r>
      <w:r w:rsidRPr="007F3E90">
        <w:rPr>
          <w:sz w:val="24"/>
          <w:szCs w:val="24"/>
        </w:rPr>
        <w:t xml:space="preserve"> genaro 1619</w:t>
      </w:r>
      <w:del w:id="3518" w:author="Flavia Di Gi" w:date="2023-04-24T10:31:00Z">
        <w:r w:rsidRPr="007F3E90" w:rsidDel="003C523E">
          <w:rPr>
            <w:sz w:val="24"/>
            <w:szCs w:val="24"/>
          </w:rPr>
          <w:delText>.</w:delText>
        </w:r>
      </w:del>
      <w:r w:rsidRPr="007F3E90">
        <w:rPr>
          <w:sz w:val="24"/>
          <w:szCs w:val="24"/>
        </w:rPr>
        <w:t xml:space="preserve"> […]</w:t>
      </w:r>
      <w:r w:rsidRPr="007F3E90">
        <w:rPr>
          <w:rStyle w:val="Rimandonotaapidipagina"/>
          <w:sz w:val="24"/>
          <w:szCs w:val="24"/>
        </w:rPr>
        <w:footnoteReference w:id="1142"/>
      </w:r>
      <w:r w:rsidRPr="007F3E90">
        <w:rPr>
          <w:sz w:val="24"/>
          <w:szCs w:val="24"/>
        </w:rPr>
        <w:t xml:space="preserve"> |</w:t>
      </w:r>
    </w:p>
    <w:p w14:paraId="41BD6AE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1ABBDD6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affettionatissimi amici per farli servitio |</w:t>
      </w:r>
    </w:p>
    <w:p w14:paraId="3429104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li Stati Generali dei Paesi Bassi Uniti |</w:t>
      </w:r>
    </w:p>
    <w:p w14:paraId="2661800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ordine di quelli |</w:t>
      </w:r>
    </w:p>
    <w:p w14:paraId="0579746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[…]</w:t>
      </w:r>
      <w:r w:rsidRPr="007F3E90">
        <w:rPr>
          <w:rStyle w:val="Rimandonotaapidipagina"/>
          <w:sz w:val="24"/>
          <w:szCs w:val="24"/>
        </w:rPr>
        <w:footnoteReference w:id="1143"/>
      </w:r>
      <w:r w:rsidRPr="007F3E90">
        <w:rPr>
          <w:sz w:val="24"/>
          <w:szCs w:val="24"/>
        </w:rPr>
        <w:t xml:space="preserve"> |</w:t>
      </w:r>
    </w:p>
    <w:p w14:paraId="1F73171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D49A36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260v /</w:t>
      </w:r>
    </w:p>
    <w:p w14:paraId="2D0D616F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755FA4B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13E953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8F004C7" w14:textId="4DBC6048" w:rsidR="00E43599" w:rsidRPr="007F3E90" w:rsidRDefault="00E43599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8</w:t>
      </w:r>
      <w:r w:rsidR="001D1FF5">
        <w:rPr>
          <w:sz w:val="24"/>
          <w:szCs w:val="24"/>
        </w:rPr>
        <w:t>5</w:t>
      </w:r>
    </w:p>
    <w:p w14:paraId="7AF40202" w14:textId="2F1372B5" w:rsidR="00E43599" w:rsidRPr="007F3E90" w:rsidRDefault="00E43599" w:rsidP="001D1FF5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IV al n. 8</w:t>
      </w:r>
      <w:r w:rsidR="001D1FF5">
        <w:rPr>
          <w:sz w:val="24"/>
          <w:szCs w:val="24"/>
        </w:rPr>
        <w:t>1</w:t>
      </w:r>
      <w:r w:rsidRPr="007F3E90">
        <w:rPr>
          <w:sz w:val="24"/>
          <w:szCs w:val="24"/>
        </w:rPr>
        <w:t xml:space="preserve"> (cc. 261r-264v)</w:t>
      </w:r>
    </w:p>
    <w:p w14:paraId="7DFDFE0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406998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261r /</w:t>
      </w:r>
    </w:p>
    <w:p w14:paraId="5C3C7AD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Estratto dalla lettera dell’amiraglio Chercoven | de’ 14 decembre 1618 chiamata nelle lettere n° 84 | de’ 3 febraro presente |</w:t>
      </w:r>
    </w:p>
    <w:p w14:paraId="1740E5F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FC405F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Fin adesso non ho potuto ottenere assignatione del mio soldo, over | salario manco ricompensa, o restauratione delli danni, che li | capitani et patroni delle navi hanno havuto tanto nell’incon-|tro di Gibilterra</w:t>
      </w:r>
      <w:r w:rsidRPr="007F3E90">
        <w:rPr>
          <w:rStyle w:val="Rimandonotaapidipagina"/>
          <w:sz w:val="24"/>
          <w:szCs w:val="24"/>
        </w:rPr>
        <w:footnoteReference w:id="1144"/>
      </w:r>
      <w:r w:rsidRPr="007F3E90">
        <w:rPr>
          <w:sz w:val="24"/>
          <w:szCs w:val="24"/>
        </w:rPr>
        <w:t xml:space="preserve"> come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caldi estremi della stradda. |</w:t>
      </w:r>
    </w:p>
    <w:p w14:paraId="0E265DAE" w14:textId="27D2D62B" w:rsidR="00E43599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per l’ultime tormente, et fortune di vento, et mare patiti | in golfo il mese passato, che dannificò gran quantità di | pesce di biscotto, et altri viveri; et mi pare che questi | signori non determinino dar alli capitani un bezzo d’avan-|taggio. Habbiamo addimandato haver qualche cosa più sopra | ogni marinaro per le spese di bocca, per esser li nostri viveri di | Holanda quasi consumati tanto per haver fatta la spesa di | bocca alli soldati cinque mesi, et alli nostri marinari adesso otto | mesi, che finiranno da hoggi in tre giorni alli 7 di questo | mese</w:t>
      </w:r>
      <w:r w:rsidRPr="007F3E90">
        <w:rPr>
          <w:sz w:val="24"/>
          <w:szCs w:val="24"/>
          <w:vertAlign w:val="superscript"/>
        </w:rPr>
        <w:footnoteReference w:id="1145"/>
      </w:r>
      <w:r w:rsidRPr="007F3E90">
        <w:rPr>
          <w:sz w:val="24"/>
          <w:szCs w:val="24"/>
        </w:rPr>
        <w:t>, che sono in tutto 13 mesi dicendo che per otto gazette | che fanno sei piacchi possiamo ben far le spese, et li capitani | fano conto d’hoggi in avanti haveranno bisogno di 12 | gazette per l’ordinaria spesa dei marinari cioè | di pane una libra per giorno val 2 gazette |</w:t>
      </w:r>
    </w:p>
    <w:p w14:paraId="5E6F0A95" w14:textId="77777777" w:rsidR="007B2E73" w:rsidRPr="007F3E90" w:rsidRDefault="007B2E73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A0" w:firstRow="1" w:lastRow="0" w:firstColumn="1" w:lastColumn="0" w:noHBand="0" w:noVBand="0"/>
      </w:tblPr>
      <w:tblGrid>
        <w:gridCol w:w="8217"/>
        <w:gridCol w:w="1417"/>
      </w:tblGrid>
      <w:tr w:rsidR="001D1FF5" w:rsidRPr="007F3E90" w14:paraId="23E866FB" w14:textId="77777777" w:rsidTr="001D1FF5">
        <w:tc>
          <w:tcPr>
            <w:tcW w:w="8217" w:type="dxa"/>
          </w:tcPr>
          <w:p w14:paraId="0D0711FD" w14:textId="47A3092A" w:rsidR="00E43599" w:rsidRPr="007F3E90" w:rsidRDefault="00E43599" w:rsidP="001D1FF5">
            <w:pPr>
              <w:snapToGrid w:val="0"/>
              <w:ind w:left="-118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di carne una, et meza libra mancando |</w:t>
            </w:r>
            <w:r w:rsidR="001D1FF5">
              <w:rPr>
                <w:sz w:val="24"/>
                <w:szCs w:val="24"/>
              </w:rPr>
              <w:t xml:space="preserve"> </w:t>
            </w:r>
            <w:r w:rsidRPr="007F3E90">
              <w:rPr>
                <w:sz w:val="24"/>
                <w:szCs w:val="24"/>
              </w:rPr>
              <w:t xml:space="preserve">pezze </w:t>
            </w:r>
          </w:p>
        </w:tc>
        <w:tc>
          <w:tcPr>
            <w:tcW w:w="1417" w:type="dxa"/>
          </w:tcPr>
          <w:p w14:paraId="6349DE77" w14:textId="77777777" w:rsidR="00E43599" w:rsidRPr="007F3E90" w:rsidRDefault="00E43599" w:rsidP="001D1FF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3 gazette | </w:t>
            </w:r>
          </w:p>
        </w:tc>
      </w:tr>
      <w:tr w:rsidR="001D1FF5" w:rsidRPr="007F3E90" w14:paraId="1641D56A" w14:textId="77777777" w:rsidTr="001D1FF5">
        <w:tc>
          <w:tcPr>
            <w:tcW w:w="8217" w:type="dxa"/>
          </w:tcPr>
          <w:p w14:paraId="25C3664E" w14:textId="77777777" w:rsidR="00E43599" w:rsidRPr="007F3E90" w:rsidRDefault="00E43599" w:rsidP="001D1FF5">
            <w:pPr>
              <w:snapToGrid w:val="0"/>
              <w:ind w:left="-118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di vino un boccale all’huomo val</w:t>
            </w:r>
          </w:p>
        </w:tc>
        <w:tc>
          <w:tcPr>
            <w:tcW w:w="1417" w:type="dxa"/>
          </w:tcPr>
          <w:p w14:paraId="54387DE0" w14:textId="77777777" w:rsidR="00E43599" w:rsidRPr="007F3E90" w:rsidRDefault="00E43599" w:rsidP="001D1FF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3 gazette |</w:t>
            </w:r>
          </w:p>
        </w:tc>
      </w:tr>
      <w:tr w:rsidR="001D1FF5" w:rsidRPr="007F3E90" w14:paraId="655B5BFE" w14:textId="77777777" w:rsidTr="001D1FF5">
        <w:tc>
          <w:tcPr>
            <w:tcW w:w="8217" w:type="dxa"/>
          </w:tcPr>
          <w:p w14:paraId="76A51195" w14:textId="77777777" w:rsidR="00E43599" w:rsidRPr="007F3E90" w:rsidRDefault="00E43599" w:rsidP="001D1FF5">
            <w:pPr>
              <w:snapToGrid w:val="0"/>
              <w:ind w:left="-118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di minestra per huomo </w:t>
            </w:r>
          </w:p>
        </w:tc>
        <w:tc>
          <w:tcPr>
            <w:tcW w:w="1417" w:type="dxa"/>
          </w:tcPr>
          <w:p w14:paraId="35A0654F" w14:textId="77777777" w:rsidR="00E43599" w:rsidRPr="007F3E90" w:rsidRDefault="00E43599" w:rsidP="001D1FF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 gazetta |</w:t>
            </w:r>
          </w:p>
        </w:tc>
      </w:tr>
      <w:tr w:rsidR="001D1FF5" w:rsidRPr="007F3E90" w14:paraId="1DD8C45E" w14:textId="77777777" w:rsidTr="001D1FF5">
        <w:tc>
          <w:tcPr>
            <w:tcW w:w="8217" w:type="dxa"/>
          </w:tcPr>
          <w:p w14:paraId="7CE5065F" w14:textId="77777777" w:rsidR="00E43599" w:rsidRPr="007F3E90" w:rsidRDefault="00E43599" w:rsidP="001D1FF5">
            <w:pPr>
              <w:snapToGrid w:val="0"/>
              <w:ind w:left="-118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di oglio, et formaio al giorno</w:t>
            </w:r>
          </w:p>
        </w:tc>
        <w:tc>
          <w:tcPr>
            <w:tcW w:w="1417" w:type="dxa"/>
          </w:tcPr>
          <w:p w14:paraId="79326850" w14:textId="77777777" w:rsidR="00E43599" w:rsidRPr="007F3E90" w:rsidRDefault="00E43599" w:rsidP="001D1FF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 gazetta |</w:t>
            </w:r>
          </w:p>
        </w:tc>
      </w:tr>
      <w:tr w:rsidR="001D1FF5" w:rsidRPr="007F3E90" w14:paraId="5344DD63" w14:textId="77777777" w:rsidTr="001D1FF5">
        <w:tc>
          <w:tcPr>
            <w:tcW w:w="8217" w:type="dxa"/>
          </w:tcPr>
          <w:p w14:paraId="1FF21501" w14:textId="03A0B8BC" w:rsidR="00E43599" w:rsidRPr="007F3E90" w:rsidRDefault="00E43599" w:rsidP="001D1FF5">
            <w:pPr>
              <w:snapToGrid w:val="0"/>
              <w:ind w:left="-118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di sale, rinfrescamenti, maranze, veste, |</w:t>
            </w:r>
            <w:r w:rsidR="001D1FF5">
              <w:rPr>
                <w:sz w:val="24"/>
                <w:szCs w:val="24"/>
              </w:rPr>
              <w:t xml:space="preserve"> et risi al giorno con </w:t>
            </w:r>
            <w:r w:rsidR="001D1FF5" w:rsidRPr="007F3E90">
              <w:rPr>
                <w:sz w:val="24"/>
                <w:szCs w:val="24"/>
              </w:rPr>
              <w:t>altre picciole spese</w:t>
            </w:r>
          </w:p>
        </w:tc>
        <w:tc>
          <w:tcPr>
            <w:tcW w:w="1417" w:type="dxa"/>
          </w:tcPr>
          <w:p w14:paraId="251C8C73" w14:textId="646507C5" w:rsidR="00E43599" w:rsidRPr="007F3E90" w:rsidRDefault="001D1FF5" w:rsidP="001D1FF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 gazetta |</w:t>
            </w:r>
          </w:p>
        </w:tc>
      </w:tr>
      <w:tr w:rsidR="001D1FF5" w:rsidRPr="007F3E90" w14:paraId="711256F8" w14:textId="77777777" w:rsidTr="001D1FF5">
        <w:tc>
          <w:tcPr>
            <w:tcW w:w="8217" w:type="dxa"/>
          </w:tcPr>
          <w:p w14:paraId="2DF0FD10" w14:textId="3DAD6EB9" w:rsidR="00E43599" w:rsidRPr="007F3E90" w:rsidRDefault="00E43599" w:rsidP="001D1FF5">
            <w:pPr>
              <w:snapToGrid w:val="0"/>
              <w:ind w:left="-118"/>
              <w:jc w:val="both"/>
              <w:rPr>
                <w:sz w:val="24"/>
                <w:szCs w:val="24"/>
              </w:rPr>
            </w:pPr>
            <w:proofErr w:type="gramStart"/>
            <w:r w:rsidRPr="007F3E90">
              <w:rPr>
                <w:sz w:val="24"/>
                <w:szCs w:val="24"/>
              </w:rPr>
              <w:lastRenderedPageBreak/>
              <w:t>In oltre</w:t>
            </w:r>
            <w:proofErr w:type="gramEnd"/>
            <w:r w:rsidRPr="007F3E90">
              <w:rPr>
                <w:sz w:val="24"/>
                <w:szCs w:val="24"/>
              </w:rPr>
              <w:t xml:space="preserve"> per legna, pignate, et caldare |</w:t>
            </w:r>
            <w:r w:rsidR="001D1FF5">
              <w:rPr>
                <w:sz w:val="24"/>
                <w:szCs w:val="24"/>
              </w:rPr>
              <w:t xml:space="preserve"> </w:t>
            </w:r>
            <w:r w:rsidR="001D1FF5" w:rsidRPr="007F3E90">
              <w:rPr>
                <w:sz w:val="24"/>
                <w:szCs w:val="24"/>
              </w:rPr>
              <w:t>raccommandar delle botte da acqua et</w:t>
            </w:r>
            <w:r w:rsidR="001D1FF5">
              <w:rPr>
                <w:sz w:val="24"/>
                <w:szCs w:val="24"/>
              </w:rPr>
              <w:t xml:space="preserve"> | altre spese</w:t>
            </w:r>
          </w:p>
        </w:tc>
        <w:tc>
          <w:tcPr>
            <w:tcW w:w="1417" w:type="dxa"/>
          </w:tcPr>
          <w:p w14:paraId="5375B4F9" w14:textId="77777777" w:rsidR="001D1FF5" w:rsidRDefault="001D1FF5" w:rsidP="001D1FF5">
            <w:pPr>
              <w:snapToGrid w:val="0"/>
              <w:jc w:val="right"/>
              <w:rPr>
                <w:sz w:val="24"/>
                <w:szCs w:val="24"/>
              </w:rPr>
            </w:pPr>
          </w:p>
          <w:p w14:paraId="11291B8B" w14:textId="2B861F91" w:rsidR="00E43599" w:rsidRPr="007F3E90" w:rsidRDefault="001D1FF5" w:rsidP="001D1FF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 gazetta |</w:t>
            </w:r>
          </w:p>
        </w:tc>
      </w:tr>
      <w:tr w:rsidR="001D1FF5" w:rsidRPr="007F3E90" w14:paraId="4648FE1B" w14:textId="77777777" w:rsidTr="001D1FF5">
        <w:tc>
          <w:tcPr>
            <w:tcW w:w="8217" w:type="dxa"/>
          </w:tcPr>
          <w:p w14:paraId="3794ACA5" w14:textId="77777777" w:rsidR="00E43599" w:rsidRPr="007F3E90" w:rsidRDefault="00E43599" w:rsidP="007B2E73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DB00F54" w14:textId="77777777" w:rsidR="00E43599" w:rsidRPr="007F3E90" w:rsidRDefault="00E43599" w:rsidP="001D1FF5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12 |</w:t>
            </w:r>
          </w:p>
        </w:tc>
      </w:tr>
    </w:tbl>
    <w:p w14:paraId="79491D8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261v /</w:t>
      </w:r>
    </w:p>
    <w:p w14:paraId="04FFE94B" w14:textId="0DF645DF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quando si mangiasse, et non si facesse più di spesa di dieci</w:t>
      </w:r>
      <w:r w:rsidRPr="007F3E90">
        <w:rPr>
          <w:rStyle w:val="Rimandonotaapidipagina"/>
          <w:sz w:val="24"/>
          <w:szCs w:val="24"/>
        </w:rPr>
        <w:footnoteReference w:id="1146"/>
      </w:r>
      <w:r w:rsidRPr="007F3E90">
        <w:rPr>
          <w:sz w:val="24"/>
          <w:szCs w:val="24"/>
        </w:rPr>
        <w:t xml:space="preserve"> gazette | sono sette piacchi, et mezo, che haverà il </w:t>
      </w:r>
      <w:r w:rsidRPr="001650B4">
        <w:rPr>
          <w:sz w:val="24"/>
          <w:szCs w:val="24"/>
          <w:highlight w:val="yellow"/>
          <w:rPrChange w:id="3519" w:author="Giorgia" w:date="2023-03-11T18:34:00Z">
            <w:rPr>
              <w:sz w:val="24"/>
              <w:szCs w:val="24"/>
            </w:rPr>
          </w:rPrChange>
        </w:rPr>
        <w:t>c</w:t>
      </w:r>
      <w:r w:rsidRPr="007F3E90">
        <w:rPr>
          <w:sz w:val="24"/>
          <w:szCs w:val="24"/>
        </w:rPr>
        <w:t>apitano di guadagno per la sua fatica</w:t>
      </w:r>
      <w:r w:rsidRPr="007F3E90">
        <w:rPr>
          <w:sz w:val="24"/>
          <w:szCs w:val="24"/>
          <w:vertAlign w:val="superscript"/>
        </w:rPr>
        <w:footnoteReference w:id="1147"/>
      </w:r>
      <w:r w:rsidRPr="007F3E90">
        <w:rPr>
          <w:sz w:val="24"/>
          <w:szCs w:val="24"/>
        </w:rPr>
        <w:t xml:space="preserve"> | niente? De sorte che loro scrivono, et priegano tutti alli signori | dell’Amiralità che li piaccia favorirli con lettere, che possano | haver avantaggio delle dette spese, o altrimenti esser licentiati | et ritornar al </w:t>
      </w:r>
      <w:ins w:id="3520" w:author="Giorgia" w:date="2023-03-10T19:10:00Z">
        <w:r w:rsidR="005C7817">
          <w:rPr>
            <w:sz w:val="24"/>
            <w:szCs w:val="24"/>
          </w:rPr>
          <w:t>P</w:t>
        </w:r>
      </w:ins>
      <w:del w:id="3521" w:author="Giorgia" w:date="2023-03-10T19:10:00Z">
        <w:r w:rsidRPr="007F3E90" w:rsidDel="005C7817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>aese: perché fanno conto che per esser la moneta | montata di prezzo il scudo a otto lire, che li fu promesso a | cinquanta piacchi che fanno doi fiorini, et mezo, et adesso | val qui tre fiorini va di differenza in cento piacchi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20 di | danno, che importa il quinto</w:t>
      </w:r>
      <w:r w:rsidRPr="007F3E90">
        <w:rPr>
          <w:sz w:val="24"/>
          <w:szCs w:val="24"/>
          <w:vertAlign w:val="superscript"/>
        </w:rPr>
        <w:footnoteReference w:id="1148"/>
      </w:r>
      <w:r w:rsidRPr="007F3E90">
        <w:rPr>
          <w:sz w:val="24"/>
          <w:szCs w:val="24"/>
        </w:rPr>
        <w:t xml:space="preserve"> di maniera che in luoco di | sei piacchi non haveressimo che quattro piacchi, et dodici | denari del passato, et perderessimo a 20 per cento, et per l’ave-|nire perderessimo quattro piacchi per restro</w:t>
      </w:r>
      <w:r w:rsidRPr="007F3E90">
        <w:rPr>
          <w:rStyle w:val="Rimandonotaapidipagina"/>
          <w:sz w:val="24"/>
          <w:szCs w:val="24"/>
        </w:rPr>
        <w:footnoteReference w:id="1149"/>
      </w:r>
      <w:r w:rsidRPr="007F3E90">
        <w:rPr>
          <w:sz w:val="24"/>
          <w:szCs w:val="24"/>
        </w:rPr>
        <w:t xml:space="preserve"> cosa che non è | né ragionevole né conveniente servire, et aventurar la | vita con perdita del suo. Vostra Signoria quanto prima con quelli signori | dell’Amiralità</w:t>
      </w:r>
      <w:r w:rsidRPr="007F3E90">
        <w:rPr>
          <w:sz w:val="24"/>
          <w:szCs w:val="24"/>
          <w:vertAlign w:val="superscript"/>
        </w:rPr>
        <w:footnoteReference w:id="1150"/>
      </w:r>
      <w:r w:rsidRPr="007F3E90">
        <w:rPr>
          <w:sz w:val="24"/>
          <w:szCs w:val="24"/>
        </w:rPr>
        <w:t xml:space="preserve"> scrivino al serenissimo Principe et a questi signori | il </w:t>
      </w:r>
      <w:commentRangeStart w:id="3524"/>
      <w:commentRangeStart w:id="3525"/>
      <w:ins w:id="3526" w:author="Giorgia" w:date="2023-03-11T18:34:00Z">
        <w:r w:rsidR="001650B4">
          <w:rPr>
            <w:sz w:val="24"/>
            <w:szCs w:val="24"/>
            <w:highlight w:val="yellow"/>
          </w:rPr>
          <w:t>g</w:t>
        </w:r>
      </w:ins>
      <w:del w:id="3527" w:author="Giorgia" w:date="2023-03-11T18:34:00Z">
        <w:r w:rsidRPr="007F3E90" w:rsidDel="001650B4">
          <w:rPr>
            <w:sz w:val="24"/>
            <w:szCs w:val="24"/>
            <w:highlight w:val="yellow"/>
          </w:rPr>
          <w:delText>G</w:delText>
        </w:r>
      </w:del>
      <w:r w:rsidRPr="007F3E90">
        <w:rPr>
          <w:sz w:val="24"/>
          <w:szCs w:val="24"/>
          <w:highlight w:val="yellow"/>
        </w:rPr>
        <w:t xml:space="preserve">enerale da </w:t>
      </w:r>
      <w:ins w:id="3528" w:author="Giorgia" w:date="2023-03-11T18:34:00Z">
        <w:r w:rsidR="001650B4">
          <w:rPr>
            <w:sz w:val="24"/>
            <w:szCs w:val="24"/>
            <w:highlight w:val="yellow"/>
          </w:rPr>
          <w:t>m</w:t>
        </w:r>
      </w:ins>
      <w:del w:id="3529" w:author="Giorgia" w:date="2023-03-11T18:34:00Z">
        <w:r w:rsidRPr="007F3E90" w:rsidDel="001650B4">
          <w:rPr>
            <w:sz w:val="24"/>
            <w:szCs w:val="24"/>
            <w:highlight w:val="yellow"/>
          </w:rPr>
          <w:delText>M</w:delText>
        </w:r>
      </w:del>
      <w:r w:rsidRPr="007F3E90">
        <w:rPr>
          <w:sz w:val="24"/>
          <w:szCs w:val="24"/>
          <w:highlight w:val="yellow"/>
        </w:rPr>
        <w:t>ar</w:t>
      </w:r>
      <w:r w:rsidRPr="007F3E90">
        <w:rPr>
          <w:sz w:val="24"/>
          <w:szCs w:val="24"/>
        </w:rPr>
        <w:t xml:space="preserve"> </w:t>
      </w:r>
      <w:commentRangeEnd w:id="3524"/>
      <w:r w:rsidR="001650B4">
        <w:rPr>
          <w:rStyle w:val="Rimandocommento"/>
        </w:rPr>
        <w:commentReference w:id="3524"/>
      </w:r>
      <w:commentRangeEnd w:id="3525"/>
      <w:r w:rsidR="004C0F96">
        <w:rPr>
          <w:rStyle w:val="Rimandocommento"/>
        </w:rPr>
        <w:commentReference w:id="3525"/>
      </w:r>
      <w:r w:rsidRPr="007F3E90">
        <w:rPr>
          <w:sz w:val="24"/>
          <w:szCs w:val="24"/>
        </w:rPr>
        <w:t>proveditori et rettori dell’armata che accommodi-|no le cose delli detti capitani,</w:t>
      </w:r>
      <w:r w:rsidRPr="007F3E90">
        <w:rPr>
          <w:sz w:val="24"/>
          <w:szCs w:val="24"/>
          <w:vertAlign w:val="superscript"/>
        </w:rPr>
        <w:t xml:space="preserve"> </w:t>
      </w:r>
      <w:r w:rsidRPr="007F3E90">
        <w:rPr>
          <w:sz w:val="24"/>
          <w:szCs w:val="24"/>
          <w:vertAlign w:val="superscript"/>
        </w:rPr>
        <w:footnoteReference w:id="1151"/>
      </w:r>
      <w:r w:rsidRPr="007F3E90">
        <w:rPr>
          <w:sz w:val="24"/>
          <w:szCs w:val="24"/>
        </w:rPr>
        <w:t xml:space="preserve"> | li quali anco murmurano per haver compro il vino oglio, | acetto, et biscotto a credito di San Marco dicendo che li | mercadanti</w:t>
      </w:r>
      <w:r w:rsidRPr="007F3E90">
        <w:rPr>
          <w:sz w:val="24"/>
          <w:szCs w:val="24"/>
          <w:vertAlign w:val="superscript"/>
        </w:rPr>
        <w:footnoteReference w:id="1152"/>
      </w:r>
      <w:r w:rsidRPr="007F3E90">
        <w:rPr>
          <w:sz w:val="24"/>
          <w:szCs w:val="24"/>
        </w:rPr>
        <w:t xml:space="preserve"> per il montar dei denari, et per non haver contanti| lor stimano la robba de più. Io ho fatto l’ufficio di fedel | servitor di San Marco, tenendoli in buona devotione con buone | parole, et dandogli speranza di ricompensa di tutto, et | anco alli marinari, che volevano haver denari del servitio | passato, et per esser la moneta di presente scarsa o mancante | non si ha potuto accommodar lor desiderio, et ho tenuto tutti | in ordine fino adesso; ma loro fra sé stessi murmurano |</w:t>
      </w:r>
    </w:p>
    <w:p w14:paraId="68A59CE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262r /</w:t>
      </w:r>
    </w:p>
    <w:p w14:paraId="34819F7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assai di tutto ho avvisato alli signori dell’Amiralità a fin che | parlino con vostra Signoria, et mettano ordine a tutto scrivendo con instan-|tia al serenissimo Senato per evitar qualche disordine, o amu-|tinatione. Interim non mancarò di trattenerli in officio, | come ho fatto fino adesso con il favor divino et vostra Signoria mi | perdoni, che l’importuno con queste piccole lamentationi perché | non habbiamo altro recorso che a vostra Signoria et a quelli illustrissimi dell’|Amiralità come nostri patroni, et protettori, et come li capitani | non intendono la lingua, et per tanto non hanno accesso, et che | tutto passa per la mia mano vedo che mi hanno sospetto | o al manco pensano che non fo assai il mio dovere di | procurar li suoi negotii, non considerando, che li suoi sono | miei rispetti, che ho una conditione con loro. | Anco piacerà a vostra Signoria con quelli signori dell’Amiralità scriver all’|illustrissimo signor General da Mare procuratori et rappresentanti sua Serenità | che non permettano, che il signor Coronelo con li suoi capitani | noi paghino, et mettano in conto il ducato di 6 lire, et | doi gazette qual val quarantasei piacchi et mezo, et | adesso è montado a sette lire, et doi gaz[ette]</w:t>
      </w:r>
      <w:r w:rsidRPr="007F3E90">
        <w:rPr>
          <w:sz w:val="24"/>
          <w:szCs w:val="24"/>
          <w:vertAlign w:val="superscript"/>
        </w:rPr>
        <w:footnoteReference w:id="1153"/>
      </w:r>
      <w:r w:rsidRPr="007F3E90">
        <w:rPr>
          <w:sz w:val="24"/>
          <w:szCs w:val="24"/>
        </w:rPr>
        <w:t xml:space="preserve"> per 14 piacchi | perché li capitani hanno fatto disconto a fiorini, et trovia-|mo che il detto Coronello è debitore di trentanove mille | cento trenta tre fiorini, delli quali desideriamo esser paga-|ti in Holanda della rimessa fatta con Nicolo Hamel | a 50 piacchi il scudo in conformità dell’</w:t>
      </w:r>
      <w:r w:rsidRPr="007F3E90">
        <w:rPr>
          <w:sz w:val="24"/>
          <w:szCs w:val="24"/>
          <w:vertAlign w:val="superscript"/>
        </w:rPr>
        <w:footnoteReference w:id="1154"/>
      </w:r>
      <w:r w:rsidRPr="007F3E90">
        <w:rPr>
          <w:sz w:val="24"/>
          <w:szCs w:val="24"/>
        </w:rPr>
        <w:t xml:space="preserve"> ultimo | articolo il 16</w:t>
      </w:r>
      <w:r w:rsidRPr="007F3E90">
        <w:rPr>
          <w:sz w:val="24"/>
          <w:szCs w:val="24"/>
          <w:vertAlign w:val="superscript"/>
        </w:rPr>
        <w:t xml:space="preserve">mo </w:t>
      </w:r>
      <w:r w:rsidRPr="007F3E90">
        <w:rPr>
          <w:sz w:val="24"/>
          <w:szCs w:val="24"/>
        </w:rPr>
        <w:t xml:space="preserve">delle capitulationi, o instruttioni nostre | et non altro perché non è ragione che perdiamo a 20 per | cento. Et qua il detto signor Coronello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detti capitani resti | con li detti guadagni secondo che habbiamo scritto all’illustrissimi |</w:t>
      </w:r>
    </w:p>
    <w:p w14:paraId="6BCF65A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/ 262v /</w:t>
      </w:r>
    </w:p>
    <w:p w14:paraId="0E7AC3A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signori dell’Amiralità con Nicolo Hamel alli 20 di ottobre. |</w:t>
      </w:r>
    </w:p>
    <w:p w14:paraId="16B1BD2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Toccante ai roli ho parlato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capitani, et si faranno, et man-|deranno quanto prima col favor divino. Io ho data assignatione | di alcuni officiali, che sono sopra la mia nave vivi suppli-|cando alli signori di voler dare a lor mogli a chi una a chi due | mezate, et tre vostra Signoria</w:t>
      </w:r>
      <w:r w:rsidRPr="007F3E90">
        <w:rPr>
          <w:sz w:val="24"/>
          <w:szCs w:val="24"/>
          <w:vertAlign w:val="superscript"/>
        </w:rPr>
        <w:footnoteReference w:id="1155"/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si serva di permetter, che habbino contento. |</w:t>
      </w:r>
    </w:p>
    <w:p w14:paraId="3BB2844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Siamo qui a Corfù spettando denari, et habbiamo più di | quattrocento amaladi </w:t>
      </w:r>
      <w:proofErr w:type="gramStart"/>
      <w:r w:rsidRPr="007F3E90">
        <w:rPr>
          <w:sz w:val="24"/>
          <w:szCs w:val="24"/>
        </w:rPr>
        <w:t>in la</w:t>
      </w:r>
      <w:proofErr w:type="gramEnd"/>
      <w:r w:rsidRPr="007F3E90">
        <w:rPr>
          <w:sz w:val="24"/>
          <w:szCs w:val="24"/>
        </w:rPr>
        <w:t xml:space="preserve"> nostra armata delle dodici navi | ma lodato Iddio benedetto cominciano a guarire a poco | a poco. Se havessimo denari da poterli soccorrer, et darli alle | volte </w:t>
      </w:r>
      <w:proofErr w:type="gramStart"/>
      <w:r w:rsidRPr="007F3E90">
        <w:rPr>
          <w:sz w:val="24"/>
          <w:szCs w:val="24"/>
        </w:rPr>
        <w:t>un</w:t>
      </w:r>
      <w:proofErr w:type="gramEnd"/>
      <w:r w:rsidRPr="007F3E90">
        <w:rPr>
          <w:sz w:val="24"/>
          <w:szCs w:val="24"/>
        </w:rPr>
        <w:t xml:space="preserve"> scudo per comprar un po’ di rinfrescamenti credo | che sariano più tosto guariti per avviso. |</w:t>
      </w:r>
    </w:p>
    <w:p w14:paraId="4A8A062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Vostra Signoria mi faccia favore di scriver di nuovo a sua Serenità, et al nuovo eletto | generale a fin che ’l mio salario sia fatto, et assignato secondo | il mio fedel servitio che da huomo da ben dichiaro che merito | ben trecento scudi il mese secondo il fastidio, et opera che | ho con tutti li capitani a governarli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marinari, et | a procurar lor denari vini, et altri viveri tutto lo rimetto | alla</w:t>
      </w:r>
      <w:r w:rsidRPr="007F3E90">
        <w:rPr>
          <w:sz w:val="24"/>
          <w:szCs w:val="24"/>
          <w:vertAlign w:val="superscript"/>
        </w:rPr>
        <w:footnoteReference w:id="1156"/>
      </w:r>
      <w:r w:rsidRPr="007F3E90">
        <w:rPr>
          <w:sz w:val="24"/>
          <w:szCs w:val="24"/>
        </w:rPr>
        <w:t xml:space="preserve"> benevolentia di sua Serenità. |</w:t>
      </w:r>
    </w:p>
    <w:p w14:paraId="2C1A653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Più a basso replica pur del pagamento del Colonello, et de’ suoi capitani | il detto di sopra, et dice. | Per le mie precedenti ho avvisato, che il signor Coronello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suoi | capitani determinano pagar a noi altri con ducati | che al mese di luglio valevano 2634</w:t>
      </w:r>
      <w:r w:rsidRPr="007F3E90">
        <w:rPr>
          <w:rStyle w:val="Rimandonotaapidipagina"/>
          <w:sz w:val="24"/>
          <w:szCs w:val="24"/>
        </w:rPr>
        <w:footnoteReference w:id="1157"/>
      </w:r>
      <w:r w:rsidRPr="007F3E90">
        <w:rPr>
          <w:sz w:val="24"/>
          <w:szCs w:val="24"/>
        </w:rPr>
        <w:t xml:space="preserve"> et doppo sono | montati a 2734 che vagliono 54 piacchi, che va 15 per | cento, et così le ho fatto metter in conto al commissario generale | l’illustrissimo signor Augustin Michiel che per tanto vostra Signoria con quelli signori illustrissimi | dell’Amiralità fossero servite di toccar questo tanto all’eccellentissimo |</w:t>
      </w:r>
    </w:p>
    <w:p w14:paraId="0BA9325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263r /</w:t>
      </w:r>
    </w:p>
    <w:p w14:paraId="74FDF5A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Senato come al General da Mare, gl’illustrissimi signori proveditori et pubblici | rappresentanti, che non permettino, che a noi sia fatto torto | noi altri non habbiamo accordato col signor Coronello né li suoi capitani | ma con vostra Signoria, et con li signori dell’Amiralità a 6 piacchi per testa | di soldato onde consta che doniamo haver fiorini 39139, et | piacchi sei commandi vostra Signoria dar la detta somma a quei signori dell’|Amiralità, che essi faranno disconto con suoi perché noi non habbiamo | da far col detto signor Coronello né li suoi capitani ma con vostra Signoria che lo | ha promesso in conformità della nostra capitulatione, et | instruttione. La quale fa mentione, che in Holanda ne saranno | contati cinquanta piacchi per scudo: perché havendo da | ricever la moneta al prezzo corrente qui perderessimo a 20 | per cento, et in luoco di guadagnar perder cosa, che non è ragio-|nevole. Tutti li capitani hanno scritto alli signori dell’Ami-|ralità; resta confidato, che vostra Signoria come nostro protettore | et patrone scriverà in favor nostro a fin che non</w:t>
      </w:r>
      <w:r w:rsidRPr="007F3E90">
        <w:rPr>
          <w:sz w:val="24"/>
          <w:szCs w:val="24"/>
          <w:vertAlign w:val="superscript"/>
        </w:rPr>
        <w:footnoteReference w:id="1158"/>
      </w:r>
      <w:r w:rsidRPr="007F3E90">
        <w:rPr>
          <w:sz w:val="24"/>
          <w:szCs w:val="24"/>
        </w:rPr>
        <w:t xml:space="preserve"> sia | fatto torto alli detti capitani. Et non servendo d’altro | pregarò. Gratie etc. |</w:t>
      </w:r>
    </w:p>
    <w:p w14:paraId="4DC5AF4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3E3209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263v-264r /</w:t>
      </w:r>
    </w:p>
    <w:p w14:paraId="2B675312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35EAB52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8355EC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264vB /</w:t>
      </w:r>
    </w:p>
    <w:p w14:paraId="0282EE6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Estratto della lettera del | Chercoven |</w:t>
      </w:r>
    </w:p>
    <w:p w14:paraId="7401095C" w14:textId="3ECA103D" w:rsidR="00E43599" w:rsidRPr="007F3E90" w:rsidRDefault="00F31E84" w:rsidP="007F3E90">
      <w:pPr>
        <w:snapToGrid w:val="0"/>
        <w:jc w:val="both"/>
        <w:rPr>
          <w:sz w:val="24"/>
          <w:szCs w:val="24"/>
        </w:rPr>
      </w:pPr>
      <w:ins w:id="3532" w:author="Flavia Di Gi" w:date="2023-03-19T18:13:00Z">
        <w:r>
          <w:rPr>
            <w:sz w:val="24"/>
            <w:szCs w:val="24"/>
          </w:rPr>
          <w:t>n</w:t>
        </w:r>
      </w:ins>
      <w:del w:id="3533" w:author="Flavia Di Gi" w:date="2023-03-19T18:07:00Z">
        <w:r w:rsidR="00E43599" w:rsidRPr="007F3E90" w:rsidDel="00574DF6">
          <w:rPr>
            <w:sz w:val="24"/>
            <w:szCs w:val="24"/>
          </w:rPr>
          <w:delText>n</w:delText>
        </w:r>
      </w:del>
      <w:r w:rsidR="00E43599" w:rsidRPr="007F3E90">
        <w:rPr>
          <w:sz w:val="24"/>
          <w:szCs w:val="24"/>
        </w:rPr>
        <w:t>el lettera n° 84 |</w:t>
      </w:r>
    </w:p>
    <w:p w14:paraId="66D0F8BF" w14:textId="48294CE2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8</w:t>
      </w:r>
      <w:r w:rsidR="007B2E73">
        <w:rPr>
          <w:sz w:val="24"/>
          <w:szCs w:val="24"/>
        </w:rPr>
        <w:t>6</w:t>
      </w:r>
    </w:p>
    <w:p w14:paraId="79E39E8F" w14:textId="77777777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3 febbraio 1619, L’Aia (cc. 266r-v, 271r-v)</w:t>
      </w:r>
    </w:p>
    <w:p w14:paraId="2C46D8B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4F505F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266r /</w:t>
      </w:r>
    </w:p>
    <w:p w14:paraId="36F225D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85 seguita a</w:t>
      </w:r>
      <w:r w:rsidRPr="007F3E90">
        <w:rPr>
          <w:rStyle w:val="Rimandonotaapidipagina"/>
          <w:sz w:val="24"/>
          <w:szCs w:val="24"/>
        </w:rPr>
        <w:footnoteReference w:id="1159"/>
      </w:r>
      <w:r w:rsidRPr="007F3E90">
        <w:rPr>
          <w:sz w:val="24"/>
          <w:szCs w:val="24"/>
        </w:rPr>
        <w:t xml:space="preserve"> n° 84 | </w:t>
      </w:r>
    </w:p>
    <w:p w14:paraId="02A1F4B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spedite per la via d’Anversa |</w:t>
      </w:r>
    </w:p>
    <w:p w14:paraId="1A36850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89AF26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2B52507B" w14:textId="226DF4D1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havevo di già spedite le mie lettere per la Serenità vostra di questo giorno n° | 84, et era partito il messaggiero per passar con esse in Anversa | quando mi venne a trovare il secretario de’ signori Stati Generali, il qual | di commissione dell’Eccellenze loro mi venne a legger quello, che nel | proposito dei marinari, o delle dodici navi scrivono alla Serenità vostra | il tenore è il medesimo, che nell’aggiunta copia. Sono li punti | sopra quali desiderano, et stimano a proposito che sia posto rime-|dio, dicendomi il secretario, che nel principio delle loro guerre in | questi paesi il maggior travaglio, et timore, che habbino havuto | quelli del </w:t>
      </w:r>
      <w:ins w:id="3534" w:author="Giorgia" w:date="2023-03-11T17:19:00Z">
        <w:r w:rsidR="00B85710">
          <w:rPr>
            <w:sz w:val="24"/>
            <w:szCs w:val="24"/>
          </w:rPr>
          <w:t>G</w:t>
        </w:r>
      </w:ins>
      <w:del w:id="3535" w:author="Giorgia" w:date="2023-03-11T17:19:00Z">
        <w:r w:rsidRPr="007F3E90" w:rsidDel="00B85710">
          <w:rPr>
            <w:sz w:val="24"/>
            <w:szCs w:val="24"/>
          </w:rPr>
          <w:delText>g</w:delText>
        </w:r>
      </w:del>
      <w:r w:rsidRPr="007F3E90">
        <w:rPr>
          <w:sz w:val="24"/>
          <w:szCs w:val="24"/>
        </w:rPr>
        <w:t>overno è stato per li marinari, che come facili al | mutino possino anco presto farsi patroni dei vasselli, quando | par loro non haver la sodisfattione, che si conviene; che | però oltre l’instanza, che mi era stata fatta</w:t>
      </w:r>
      <w:r w:rsidRPr="007F3E90">
        <w:rPr>
          <w:sz w:val="24"/>
          <w:szCs w:val="24"/>
          <w:vertAlign w:val="superscript"/>
        </w:rPr>
        <w:footnoteReference w:id="1160"/>
      </w:r>
      <w:r w:rsidRPr="007F3E90">
        <w:rPr>
          <w:sz w:val="24"/>
          <w:szCs w:val="24"/>
        </w:rPr>
        <w:t xml:space="preserve"> dai depu-|tati mi pregava di nuovo anc’egli a nome di tutta l’assem-|blea di scriver seriosamente, et mandar gl’istessi capitoli | che mi dava in francese; che tanto dissi di essequire, come faccio | havendo però stimato bene farne la translatione nel | nostro idioma. |</w:t>
      </w:r>
    </w:p>
    <w:p w14:paraId="0FE64A3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Oltre quello, che ho scritto con precedenti, et colle sudette</w:t>
      </w:r>
      <w:r w:rsidRPr="007F3E90">
        <w:rPr>
          <w:sz w:val="24"/>
          <w:szCs w:val="24"/>
          <w:vertAlign w:val="superscript"/>
        </w:rPr>
        <w:footnoteReference w:id="1161"/>
      </w:r>
      <w:r w:rsidRPr="007F3E90">
        <w:rPr>
          <w:sz w:val="24"/>
          <w:szCs w:val="24"/>
        </w:rPr>
        <w:t xml:space="preserve"> lettere di | questo giorno vi è un’altra indoglienza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soldati, che si | trattengono nelle navi, li quali facendosi hora le spese da sé fano | anco mille indignità, et sporcitie, che non intendono li marinari</w:t>
      </w:r>
      <w:r w:rsidRPr="007F3E90">
        <w:rPr>
          <w:sz w:val="24"/>
          <w:szCs w:val="24"/>
          <w:vertAlign w:val="superscript"/>
        </w:rPr>
        <w:footnoteReference w:id="1162"/>
      </w:r>
      <w:r w:rsidRPr="007F3E90">
        <w:rPr>
          <w:sz w:val="24"/>
          <w:szCs w:val="24"/>
        </w:rPr>
        <w:t xml:space="preserve"> esser sotto-|posti nettare, et che questo genera fettore, et per consequente | causa delle malatie. |</w:t>
      </w:r>
    </w:p>
    <w:p w14:paraId="10B9D70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più raccomandano la pretensione di quei mercanti, che hanno | date l’armi al conte di Levenstein per haverne pagamento. Io | però a questo punto considerai al detto secretario quello che | la Serenità vostra mi ha scritto l’ottobre passato, che il Conte le era |</w:t>
      </w:r>
    </w:p>
    <w:p w14:paraId="447BFAF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266v /</w:t>
      </w:r>
    </w:p>
    <w:p w14:paraId="6357CF7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debitore di molta summa della quale si andave redintegrando | </w:t>
      </w:r>
      <w:proofErr w:type="gramStart"/>
      <w:r w:rsidRPr="007F3E90">
        <w:rPr>
          <w:sz w:val="24"/>
          <w:szCs w:val="24"/>
        </w:rPr>
        <w:t>col</w:t>
      </w:r>
      <w:proofErr w:type="gramEnd"/>
      <w:r w:rsidRPr="007F3E90">
        <w:rPr>
          <w:sz w:val="24"/>
          <w:szCs w:val="24"/>
        </w:rPr>
        <w:t xml:space="preserve"> scontarle dalle provisioni, essendo di dovere, che prima | ella fosse pagata, et poi gl’altri. Anco agl’interessati ho replicato | l’istesso, che prima li havevo detto nella medesima forma: con tutto | ciò mi hanno di nuovo pregato di scriver per il loro giusto | sollevo, dicendo, che li era stato presuposto, et promesso, che | si riteneva per loro il denaro debito per l’armi. Anco il secretario | mi fece la medesima instanza a nome de’ signori Stati; et mi disse | che il Console de’ mercanti haverebbe havuto ordine di presen-|tar le lettere dell’Ecellenze loro. |</w:t>
      </w:r>
    </w:p>
    <w:p w14:paraId="3ABFCE9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All’amiraglio Kerkoven dalli signori dell’amiralità di Amsterdam | sarà mandata copia della rimonstranza, che hanno fatta | far a’ signori Stati per li loro deputati; onde sia stimato mio | debito di ispedir le presenti per la via di Amsterdam poiché | devono le lettere di questi signori</w:t>
      </w:r>
      <w:r w:rsidRPr="007F3E90">
        <w:rPr>
          <w:rStyle w:val="Rimandonotaapidipagina"/>
          <w:sz w:val="24"/>
          <w:szCs w:val="24"/>
        </w:rPr>
        <w:footnoteReference w:id="1163"/>
      </w:r>
      <w:r w:rsidRPr="007F3E90">
        <w:rPr>
          <w:sz w:val="24"/>
          <w:szCs w:val="24"/>
        </w:rPr>
        <w:t xml:space="preserve"> esser spedite questa notte a quella | volta: perché partino martedì </w:t>
      </w:r>
      <w:proofErr w:type="gramStart"/>
      <w:r w:rsidRPr="007F3E90">
        <w:rPr>
          <w:sz w:val="24"/>
          <w:szCs w:val="24"/>
        </w:rPr>
        <w:t>coll’ordinario</w:t>
      </w:r>
      <w:proofErr w:type="gramEnd"/>
      <w:r w:rsidRPr="007F3E90">
        <w:rPr>
          <w:sz w:val="24"/>
          <w:szCs w:val="24"/>
        </w:rPr>
        <w:t xml:space="preserve"> di Colonia | che</w:t>
      </w:r>
      <w:r w:rsidRPr="007F3E90">
        <w:rPr>
          <w:sz w:val="24"/>
          <w:szCs w:val="24"/>
          <w:vertAlign w:val="superscript"/>
        </w:rPr>
        <w:footnoteReference w:id="1164"/>
      </w:r>
      <w:r w:rsidRPr="007F3E90">
        <w:rPr>
          <w:sz w:val="24"/>
          <w:szCs w:val="24"/>
        </w:rPr>
        <w:t xml:space="preserve"> se ne va la sera per là</w:t>
      </w:r>
      <w:r w:rsidRPr="007F3E90">
        <w:rPr>
          <w:sz w:val="24"/>
          <w:szCs w:val="24"/>
          <w:vertAlign w:val="superscript"/>
        </w:rPr>
        <w:footnoteReference w:id="1165"/>
      </w:r>
      <w:r w:rsidRPr="007F3E90">
        <w:rPr>
          <w:sz w:val="24"/>
          <w:szCs w:val="24"/>
        </w:rPr>
        <w:t xml:space="preserve">. Et certo | è necessario, che l’Eccelenze vostre procurino il rimedio, et l’ordine | nella sua armata con questi della Natione, perché mi è | stato detto di più. che anco </w:t>
      </w:r>
      <w:proofErr w:type="gramStart"/>
      <w:r w:rsidRPr="007F3E90">
        <w:rPr>
          <w:sz w:val="24"/>
          <w:szCs w:val="24"/>
        </w:rPr>
        <w:t>negl’altri</w:t>
      </w:r>
      <w:proofErr w:type="gramEnd"/>
      <w:r w:rsidRPr="007F3E90">
        <w:rPr>
          <w:sz w:val="24"/>
          <w:szCs w:val="24"/>
        </w:rPr>
        <w:t xml:space="preserve"> vasselli vi siano di | quelli che fanno de’</w:t>
      </w:r>
      <w:r w:rsidRPr="007F3E90">
        <w:rPr>
          <w:rStyle w:val="Rimandonotaapidipagina"/>
          <w:sz w:val="24"/>
          <w:szCs w:val="24"/>
        </w:rPr>
        <w:footnoteReference w:id="1166"/>
      </w:r>
      <w:r w:rsidRPr="007F3E90">
        <w:rPr>
          <w:sz w:val="24"/>
          <w:szCs w:val="24"/>
        </w:rPr>
        <w:t xml:space="preserve"> lamenti. Intenderà ella il contenuto | dei capitoli, o punti descritti nell’aggiunta copia, et | traduttione, </w:t>
      </w:r>
      <w:r w:rsidRPr="007F3E90">
        <w:rPr>
          <w:sz w:val="24"/>
          <w:szCs w:val="24"/>
        </w:rPr>
        <w:lastRenderedPageBreak/>
        <w:t>vedrà le pretensioni, et in che consistino le | difficoltà, et le cause de’ compianti più distintamente di quello | ch’io</w:t>
      </w:r>
      <w:r w:rsidRPr="007F3E90">
        <w:rPr>
          <w:sz w:val="24"/>
          <w:szCs w:val="24"/>
          <w:vertAlign w:val="superscript"/>
        </w:rPr>
        <w:footnoteReference w:id="1167"/>
      </w:r>
      <w:r w:rsidRPr="007F3E90">
        <w:rPr>
          <w:sz w:val="24"/>
          <w:szCs w:val="24"/>
        </w:rPr>
        <w:t xml:space="preserve"> le ho saputto rappresentare, et devenirà a quella | risolutione, che stimerà propria. Questi signori Stati aspetteren</w:t>
      </w:r>
      <w:r w:rsidRPr="007F3E90">
        <w:rPr>
          <w:b/>
          <w:color w:val="FF0000"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| risposta, et le Amiralità denari. L’una, et li altri sono | necessarii per sodisfattione, per contento, et per publica | </w:t>
      </w:r>
    </w:p>
    <w:p w14:paraId="6B6665E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271r /</w:t>
      </w:r>
    </w:p>
    <w:p w14:paraId="52612FD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riputatione. Et attenderò con desiderio quello che doverò | dire, et ccome mi doverò governar nel’avenire. Si vede | particolar effetto in questi signori del servitio di vostra Serenità, et so che | loro spiace il disordine, non men che se fosse il proprio fatto | stesso o vero che vi concorre in questo l’interesse anco | della Natione. |</w:t>
      </w:r>
    </w:p>
    <w:p w14:paraId="7574C63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Aggiungo allo scritto nell’altre mie nel proposito dell’imbarco | che disegnano Spagnoli far in Doncherchen, che havendo | bisogno di vasselli, et havendosi qui presentito, che ne | procurassero</w:t>
      </w:r>
      <w:r w:rsidRPr="007F3E90">
        <w:rPr>
          <w:sz w:val="24"/>
          <w:szCs w:val="24"/>
          <w:vertAlign w:val="superscript"/>
        </w:rPr>
        <w:footnoteReference w:id="1168"/>
      </w:r>
      <w:r w:rsidRPr="007F3E90">
        <w:rPr>
          <w:sz w:val="24"/>
          <w:szCs w:val="24"/>
        </w:rPr>
        <w:t xml:space="preserve"> et qui in Holanda, et in Zelanda | è stato scritto da per tutto, perché non sia lasciato partir | vassello che vadi, o sia levato per tal speditione. Così mi | ha detto il detto secretario di quello anderò</w:t>
      </w:r>
      <w:r w:rsidRPr="007F3E90">
        <w:rPr>
          <w:rStyle w:val="Rimandonotaapidipagina"/>
          <w:sz w:val="24"/>
          <w:szCs w:val="24"/>
        </w:rPr>
        <w:footnoteReference w:id="1169"/>
      </w:r>
      <w:r w:rsidRPr="007F3E90">
        <w:rPr>
          <w:sz w:val="24"/>
          <w:szCs w:val="24"/>
        </w:rPr>
        <w:t xml:space="preserve"> intendendo | non mancarò di darne riverente parte alla Serenità vostra. Gratie etc. | </w:t>
      </w:r>
    </w:p>
    <w:p w14:paraId="1BE5CD0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9F8633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3 febraro 1619 |</w:t>
      </w:r>
    </w:p>
    <w:p w14:paraId="2903C3C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107A47A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devotissimo servitore |</w:t>
      </w:r>
    </w:p>
    <w:p w14:paraId="3E1B27B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32CF2F6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1599A4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271v /</w:t>
      </w:r>
    </w:p>
    <w:p w14:paraId="7580107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3E06159A" w14:textId="77777777" w:rsidR="00E43DF7" w:rsidRDefault="00E43599" w:rsidP="007F3E90">
      <w:pPr>
        <w:snapToGrid w:val="0"/>
        <w:jc w:val="both"/>
        <w:rPr>
          <w:ins w:id="3538" w:author="Flavia Di Gi" w:date="2023-03-19T16:50:00Z"/>
          <w:sz w:val="24"/>
          <w:szCs w:val="24"/>
        </w:rPr>
      </w:pPr>
      <w:r w:rsidRPr="007F3E90">
        <w:rPr>
          <w:sz w:val="24"/>
          <w:szCs w:val="24"/>
        </w:rPr>
        <w:t xml:space="preserve">n° 85 seguita l’84 | </w:t>
      </w:r>
    </w:p>
    <w:p w14:paraId="4D04CFC4" w14:textId="3AEC3832" w:rsidR="00E43599" w:rsidRPr="007F3E90" w:rsidRDefault="00E43DF7" w:rsidP="007F3E90">
      <w:pPr>
        <w:snapToGrid w:val="0"/>
        <w:jc w:val="both"/>
        <w:rPr>
          <w:sz w:val="24"/>
          <w:szCs w:val="24"/>
        </w:rPr>
      </w:pPr>
      <w:ins w:id="3539" w:author="Flavia Di Gi" w:date="2023-03-19T16:50:00Z">
        <w:r>
          <w:rPr>
            <w:sz w:val="24"/>
            <w:szCs w:val="24"/>
          </w:rPr>
          <w:t>S</w:t>
        </w:r>
      </w:ins>
      <w:del w:id="3540" w:author="Flavia Di Gi" w:date="2023-03-19T16:50:00Z">
        <w:r w:rsidR="00E43599" w:rsidRPr="007F3E90" w:rsidDel="00E43DF7">
          <w:rPr>
            <w:sz w:val="24"/>
            <w:szCs w:val="24"/>
          </w:rPr>
          <w:delText>s</w:delText>
        </w:r>
      </w:del>
      <w:r w:rsidR="00E43599" w:rsidRPr="007F3E90">
        <w:rPr>
          <w:sz w:val="24"/>
          <w:szCs w:val="24"/>
        </w:rPr>
        <w:t>pedito hoggi per via d’|Anversa |</w:t>
      </w:r>
    </w:p>
    <w:p w14:paraId="4CA37BE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6D61840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4E6D3155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4E0A5ACD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7E4A4AE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271vC /</w:t>
      </w:r>
    </w:p>
    <w:p w14:paraId="0328775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3 febraro 1618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more veneto ricevuta a’ 20 |</w:t>
      </w:r>
    </w:p>
    <w:p w14:paraId="4277A637" w14:textId="42F62092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r w:rsidR="007B2E73">
        <w:rPr>
          <w:sz w:val="24"/>
          <w:szCs w:val="24"/>
        </w:rPr>
        <w:t>n</w:t>
      </w:r>
      <w:r w:rsidRPr="007F3E90">
        <w:rPr>
          <w:sz w:val="24"/>
          <w:szCs w:val="24"/>
        </w:rPr>
        <w:t>° 85 |</w:t>
      </w:r>
    </w:p>
    <w:p w14:paraId="033062C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249374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Manda copia delle indoglienze de’ | marinari data dal secretario dei signori | Stati, qual aggionse che loro anco | da principio delle guerre provocate simili | dificoltà, et esser bene tenerli | sadisfatti: et insta sia mandata | la medesima a Venetia. |</w:t>
      </w:r>
    </w:p>
    <w:p w14:paraId="7DDA0B8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Aggionge l’indoglienza de’ soldati | che nelle navi facendosi le spese | causano diverse imonditie, che | poi partoriscono anco delle malatie. |</w:t>
      </w:r>
    </w:p>
    <w:p w14:paraId="30F983D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Raccommanda la pretencione dei | creditori dell’arme del Levenstein | a che risponde il secretario con buone ragioni. |</w:t>
      </w:r>
    </w:p>
    <w:p w14:paraId="6F4315A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sarà mandata copia della | remostranza all’Armiraglio | et ben sarà qualche rimedio et | buon ordine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in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armata. Et li signori | Stati aspetteranno risposta et le | Amiralità denari. Et dimanda | come risponder, e governarsi | nell’avvenire, vedendosi in | quei signori particolar affetto, et | dispiacere de’ disordini. |</w:t>
      </w:r>
    </w:p>
    <w:p w14:paraId="7BA1DBD6" w14:textId="6EC43AB9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Ordine che non sia lasciato | partir vasselli per levar | soldati a Doncherchen.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0B7BA7D7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21E2A9C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R. |</w:t>
      </w:r>
    </w:p>
    <w:p w14:paraId="0F9782B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27DACD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A5DC86B" w14:textId="10552DE8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8</w:t>
      </w:r>
      <w:r w:rsidR="007B2E73">
        <w:rPr>
          <w:sz w:val="24"/>
          <w:szCs w:val="24"/>
        </w:rPr>
        <w:t>7</w:t>
      </w:r>
    </w:p>
    <w:p w14:paraId="2ADE8FCF" w14:textId="27AD9C92" w:rsidR="00E43599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8</w:t>
      </w:r>
      <w:r w:rsidR="007B2E73">
        <w:rPr>
          <w:sz w:val="24"/>
          <w:szCs w:val="24"/>
        </w:rPr>
        <w:t>6</w:t>
      </w:r>
      <w:r w:rsidRPr="007F3E90">
        <w:rPr>
          <w:sz w:val="24"/>
          <w:szCs w:val="24"/>
        </w:rPr>
        <w:t xml:space="preserve"> (cc. 267r-270v)</w:t>
      </w:r>
    </w:p>
    <w:p w14:paraId="4A5C6441" w14:textId="77777777" w:rsidR="007B2E73" w:rsidRPr="007F3E90" w:rsidRDefault="007B2E73" w:rsidP="007F3E90">
      <w:pPr>
        <w:snapToGrid w:val="0"/>
        <w:jc w:val="both"/>
        <w:rPr>
          <w:sz w:val="24"/>
          <w:szCs w:val="24"/>
        </w:rPr>
      </w:pPr>
    </w:p>
    <w:p w14:paraId="373FB0FF" w14:textId="77777777" w:rsidR="00E43599" w:rsidRPr="007F3E90" w:rsidRDefault="00E43599" w:rsidP="007F3E90">
      <w:pPr>
        <w:snapToGrid w:val="0"/>
        <w:jc w:val="both"/>
        <w:rPr>
          <w:smallCaps/>
          <w:sz w:val="24"/>
          <w:szCs w:val="24"/>
        </w:rPr>
      </w:pPr>
      <w:r w:rsidRPr="007F3E90">
        <w:rPr>
          <w:sz w:val="24"/>
          <w:szCs w:val="24"/>
        </w:rPr>
        <w:t xml:space="preserve">/ 267r / </w:t>
      </w:r>
    </w:p>
    <w:p w14:paraId="2175F45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dell’Haya de’ | 3 febraro 1618 more veneto |</w:t>
      </w:r>
    </w:p>
    <w:p w14:paraId="452B6EF1" w14:textId="77777777" w:rsidR="00E43599" w:rsidRPr="007F3E90" w:rsidRDefault="00E43599" w:rsidP="007F3E90">
      <w:pPr>
        <w:snapToGrid w:val="0"/>
        <w:jc w:val="both"/>
        <w:rPr>
          <w:b/>
          <w:i/>
          <w:smallCaps/>
          <w:sz w:val="24"/>
          <w:szCs w:val="24"/>
        </w:rPr>
      </w:pPr>
    </w:p>
    <w:p w14:paraId="2E4BFC60" w14:textId="77777777" w:rsidR="00E43599" w:rsidRPr="007F3E90" w:rsidRDefault="00E43599" w:rsidP="007F3E90">
      <w:pPr>
        <w:snapToGrid w:val="0"/>
        <w:jc w:val="both"/>
        <w:rPr>
          <w:b/>
          <w:i/>
          <w:sz w:val="24"/>
          <w:szCs w:val="24"/>
        </w:rPr>
      </w:pPr>
      <w:r w:rsidRPr="007F3E90">
        <w:rPr>
          <w:b/>
          <w:i/>
          <w:smallCaps/>
          <w:sz w:val="24"/>
          <w:szCs w:val="24"/>
        </w:rPr>
        <w:t>S</w:t>
      </w:r>
      <w:r w:rsidRPr="007F3E90">
        <w:rPr>
          <w:b/>
          <w:i/>
          <w:sz w:val="24"/>
          <w:szCs w:val="24"/>
        </w:rPr>
        <w:t>egue testo in francese</w:t>
      </w:r>
    </w:p>
    <w:p w14:paraId="341DCD23" w14:textId="77777777" w:rsidR="00E43599" w:rsidRPr="007F3E90" w:rsidRDefault="00E43599" w:rsidP="007F3E90">
      <w:pPr>
        <w:snapToGrid w:val="0"/>
        <w:jc w:val="both"/>
        <w:rPr>
          <w:smallCaps/>
          <w:sz w:val="24"/>
          <w:szCs w:val="24"/>
        </w:rPr>
      </w:pPr>
    </w:p>
    <w:p w14:paraId="76537E85" w14:textId="77777777" w:rsidR="00E43599" w:rsidRPr="007F3E90" w:rsidRDefault="00E43599" w:rsidP="007F3E90">
      <w:pPr>
        <w:snapToGrid w:val="0"/>
        <w:jc w:val="both"/>
        <w:rPr>
          <w:smallCaps/>
          <w:sz w:val="24"/>
          <w:szCs w:val="24"/>
        </w:rPr>
      </w:pPr>
      <w:r w:rsidRPr="007F3E90">
        <w:rPr>
          <w:smallCaps/>
          <w:sz w:val="24"/>
          <w:szCs w:val="24"/>
        </w:rPr>
        <w:t>/ 269</w:t>
      </w:r>
      <w:r w:rsidRPr="007F3E90">
        <w:rPr>
          <w:sz w:val="24"/>
          <w:szCs w:val="24"/>
        </w:rPr>
        <w:t xml:space="preserve">v-270r </w:t>
      </w:r>
      <w:r w:rsidRPr="007F3E90">
        <w:rPr>
          <w:smallCaps/>
          <w:sz w:val="24"/>
          <w:szCs w:val="24"/>
        </w:rPr>
        <w:t>/</w:t>
      </w:r>
    </w:p>
    <w:p w14:paraId="7C29A71A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Bianche</w:t>
      </w:r>
    </w:p>
    <w:p w14:paraId="64FC9B2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9D86FF2" w14:textId="77777777" w:rsidR="00E43599" w:rsidRPr="007F3E90" w:rsidRDefault="00E43599" w:rsidP="007F3E90">
      <w:pPr>
        <w:snapToGrid w:val="0"/>
        <w:jc w:val="both"/>
        <w:rPr>
          <w:smallCaps/>
          <w:sz w:val="24"/>
          <w:szCs w:val="24"/>
        </w:rPr>
      </w:pPr>
      <w:r w:rsidRPr="007F3E90">
        <w:rPr>
          <w:smallCaps/>
          <w:sz w:val="24"/>
          <w:szCs w:val="24"/>
        </w:rPr>
        <w:t>/ 270</w:t>
      </w:r>
      <w:r w:rsidRPr="007F3E90">
        <w:rPr>
          <w:sz w:val="24"/>
          <w:szCs w:val="24"/>
        </w:rPr>
        <w:t xml:space="preserve">vB </w:t>
      </w:r>
      <w:r w:rsidRPr="007F3E90">
        <w:rPr>
          <w:smallCaps/>
          <w:sz w:val="24"/>
          <w:szCs w:val="24"/>
        </w:rPr>
        <w:t>/</w:t>
      </w:r>
    </w:p>
    <w:p w14:paraId="0F4B75C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Scrittura dei signori Stati per le </w:t>
      </w:r>
      <w:r w:rsidRPr="007F3E90">
        <w:rPr>
          <w:smallCaps/>
          <w:sz w:val="24"/>
          <w:szCs w:val="24"/>
        </w:rPr>
        <w:t>xii</w:t>
      </w:r>
      <w:r w:rsidRPr="007F3E90">
        <w:rPr>
          <w:sz w:val="24"/>
          <w:szCs w:val="24"/>
        </w:rPr>
        <w:t xml:space="preserve"> | navi, et per l’armi del | conte di Levenstein | </w:t>
      </w:r>
    </w:p>
    <w:p w14:paraId="5CF2051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BBB4815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6AC934F4" w14:textId="77777777" w:rsidR="00E43599" w:rsidRPr="007F3E90" w:rsidRDefault="00E43599" w:rsidP="007F3E90">
      <w:pPr>
        <w:snapToGrid w:val="0"/>
        <w:jc w:val="both"/>
        <w:rPr>
          <w:smallCaps/>
          <w:sz w:val="24"/>
          <w:szCs w:val="24"/>
        </w:rPr>
      </w:pPr>
      <w:r w:rsidRPr="007F3E90">
        <w:rPr>
          <w:smallCaps/>
          <w:sz w:val="24"/>
          <w:szCs w:val="24"/>
        </w:rPr>
        <w:t>/ 270</w:t>
      </w:r>
      <w:r w:rsidRPr="007F3E90">
        <w:rPr>
          <w:sz w:val="24"/>
          <w:szCs w:val="24"/>
        </w:rPr>
        <w:t xml:space="preserve">vC </w:t>
      </w:r>
      <w:r w:rsidRPr="007F3E90">
        <w:rPr>
          <w:smallCaps/>
          <w:sz w:val="24"/>
          <w:szCs w:val="24"/>
        </w:rPr>
        <w:t>/</w:t>
      </w:r>
    </w:p>
    <w:p w14:paraId="440160FD" w14:textId="77777777" w:rsidR="00E43599" w:rsidRPr="007F3E90" w:rsidRDefault="00E43599" w:rsidP="007F3E90">
      <w:pPr>
        <w:snapToGrid w:val="0"/>
        <w:jc w:val="both"/>
        <w:rPr>
          <w:smallCaps/>
          <w:sz w:val="24"/>
          <w:szCs w:val="24"/>
        </w:rPr>
      </w:pPr>
      <w:r w:rsidRPr="007F3E90">
        <w:rPr>
          <w:sz w:val="24"/>
          <w:szCs w:val="24"/>
        </w:rPr>
        <w:t>13 febraro 1618 more veneto ricevute a’ 20 |</w:t>
      </w:r>
    </w:p>
    <w:p w14:paraId="03F29691" w14:textId="7649D42F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ins w:id="3541" w:author="Flavia Di Gi" w:date="2023-03-19T18:08:00Z">
        <w:r w:rsidR="00574DF6">
          <w:rPr>
            <w:sz w:val="24"/>
            <w:szCs w:val="24"/>
          </w:rPr>
          <w:t>n</w:t>
        </w:r>
      </w:ins>
      <w:del w:id="3542" w:author="Flavia Di Gi" w:date="2023-03-19T18:08:00Z">
        <w:r w:rsidRPr="007F3E90" w:rsidDel="00574DF6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>° 85 |</w:t>
      </w:r>
    </w:p>
    <w:p w14:paraId="0C86E530" w14:textId="0393F65D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8</w:t>
      </w:r>
      <w:r w:rsidR="007B2E73">
        <w:rPr>
          <w:sz w:val="24"/>
          <w:szCs w:val="24"/>
        </w:rPr>
        <w:t>8</w:t>
      </w:r>
    </w:p>
    <w:p w14:paraId="2E1311DE" w14:textId="77777777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4 febbraio 1619, L’Aia (cc. 271ter r-274v)</w:t>
      </w:r>
    </w:p>
    <w:p w14:paraId="2CA14AA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2BA2D8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271ter r-v /</w:t>
      </w:r>
    </w:p>
    <w:p w14:paraId="7B708E38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280CEAD0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1298F9C5" w14:textId="207DD5B0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272r /</w:t>
      </w:r>
      <w:r w:rsidR="000F3843">
        <w:rPr>
          <w:sz w:val="24"/>
          <w:szCs w:val="24"/>
        </w:rPr>
        <w:t xml:space="preserve"> </w:t>
      </w:r>
    </w:p>
    <w:p w14:paraId="11B2A3A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86 |</w:t>
      </w:r>
    </w:p>
    <w:p w14:paraId="0D3C1FA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696D3B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7344ADA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horra ch’è la seconda della notte me ne vengo dal signor principe | Mauritio che prima per le sue occupationi non ho potuto vedere. |</w:t>
      </w:r>
    </w:p>
    <w:p w14:paraId="2CC5E264" w14:textId="79045E5D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Gl’ho data parte del contenuto nelle sue lettere dei 12 del | passato, et gli communicai il desiderio di vostra Serenità di haver 60 | bombardieri o più, et quattro navi di questi signori. Mi | disse che delli bombardieri se ne troveranno, ma non | incontrarà che quelli da mare vagliano in terra, né | quelli da terra in mare perché ognuno è buono per | il suo mestiere: diranno d’esser buoni; ma riuscirà | in contrario. Quanto alle navi disse ve ne sono | in buon numero, ma non portano che 160 lasti poco | più, et meno</w:t>
      </w:r>
      <w:r w:rsidR="00E43DF7" w:rsidRPr="007F3E90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ancora. Hora sì se ne fabricano di | maggior</w:t>
      </w:r>
      <w:r w:rsidRPr="007F3E90">
        <w:rPr>
          <w:sz w:val="24"/>
          <w:szCs w:val="24"/>
          <w:vertAlign w:val="superscript"/>
        </w:rPr>
        <w:footnoteReference w:id="1170"/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portata;</w:t>
      </w:r>
      <w:proofErr w:type="gramEnd"/>
      <w:r w:rsidRPr="007F3E90">
        <w:rPr>
          <w:sz w:val="24"/>
          <w:szCs w:val="24"/>
        </w:rPr>
        <w:t xml:space="preserve"> ma questi non possono esser | ad ordine così tosto. Io non so disse per quello che sono in | esser ciò, che potrano</w:t>
      </w:r>
      <w:r w:rsidRPr="007F3E90">
        <w:rPr>
          <w:rStyle w:val="Rimandonotaapidipagina"/>
          <w:sz w:val="24"/>
          <w:szCs w:val="24"/>
        </w:rPr>
        <w:footnoteReference w:id="1171"/>
      </w:r>
      <w:r w:rsidRPr="007F3E90">
        <w:rPr>
          <w:sz w:val="24"/>
          <w:szCs w:val="24"/>
        </w:rPr>
        <w:t xml:space="preserve"> risolver li signori Stati, credo vorranno | prima il parer delle Amiralità, che devono esser qui dimani | o l’altra, et io vi prometto di tenervi la mano, di-|cendomi, che ne parlassi al Presidente di settimana. |</w:t>
      </w:r>
    </w:p>
    <w:p w14:paraId="3E8AD53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Ringratiai l’Eccellenza sua del buon affetto, che nel corso del | ragionamento m’andò dichiarando verso il servitio di | quella serenissima Republica, et procurai di sodisfar in quanto | puoti alla curiosità di questo Principe di saper come | forte si trovi al presente lo stato di Milano, come</w:t>
      </w:r>
      <w:r w:rsidRPr="007F3E90">
        <w:rPr>
          <w:sz w:val="24"/>
          <w:szCs w:val="24"/>
          <w:vertAlign w:val="superscript"/>
        </w:rPr>
        <w:footnoteReference w:id="1172"/>
      </w:r>
      <w:r w:rsidRPr="007F3E90">
        <w:rPr>
          <w:sz w:val="24"/>
          <w:szCs w:val="24"/>
        </w:rPr>
        <w:t xml:space="preserve"> | il regno di Napoli quante fossero le galee tra Napoli, | et Cicilia</w:t>
      </w:r>
      <w:r w:rsidRPr="007F3E90">
        <w:rPr>
          <w:rStyle w:val="Rimandonotaapidipagina"/>
          <w:sz w:val="24"/>
          <w:szCs w:val="24"/>
        </w:rPr>
        <w:footnoteReference w:id="1173"/>
      </w:r>
      <w:r w:rsidRPr="007F3E90">
        <w:rPr>
          <w:sz w:val="24"/>
          <w:szCs w:val="24"/>
        </w:rPr>
        <w:t>, quante ne poteranno haver Spagnoli di aussiliarie | et andò discorrendo meco per buon pezzo sopra tali forze | et qual fossero li pensieri de’ Spagnoli; et concludendo mi |</w:t>
      </w:r>
    </w:p>
    <w:p w14:paraId="6F21A1D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272v /</w:t>
      </w:r>
    </w:p>
    <w:p w14:paraId="784AF4F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disse par che tutto tendi dalla parte verso il golfo, o sia | per transportar genti per Bohemia, o per far qualche | surpresa assolutamente sopra la serenissima Republica, che bisognava | star lesti, et ognuno in ogni modo haveva occasione di | pensar a’ fatti suoi, et questi Stati lo devono fare perché | non possono assicurarsi, che non</w:t>
      </w:r>
      <w:r w:rsidRPr="007F3E90">
        <w:rPr>
          <w:sz w:val="24"/>
          <w:szCs w:val="24"/>
          <w:vertAlign w:val="superscript"/>
        </w:rPr>
        <w:footnoteReference w:id="1174"/>
      </w:r>
      <w:r w:rsidRPr="007F3E90">
        <w:rPr>
          <w:sz w:val="24"/>
          <w:szCs w:val="24"/>
        </w:rPr>
        <w:t xml:space="preserve"> si gettino sopra di essi. |</w:t>
      </w:r>
    </w:p>
    <w:p w14:paraId="6EA5BB8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 questi, et altri discorsi presi materia di tanto più invi-|gorir il mio ufficio con l’Eccellenza sua che di nuovo mi promesse che | non haverebbe mancato di coadiuvar l’intentione, et desiderio | di vostra Serenità. Et nel proposito de’ vasselli partiti di qua | con poche parole, ma piene di sostanza mi disse che | era bene di tenir cara quella gente, renderla sodisfatta, | et che vostra Serenità procurasse che fosse messo buon ordine, et | tale, che non capitassero qui compianti, et che ’l mal | gusto di quei marinari non partorisce qualche scandalo | et</w:t>
      </w:r>
      <w:r w:rsidRPr="007F3E90">
        <w:rPr>
          <w:sz w:val="24"/>
          <w:szCs w:val="24"/>
          <w:vertAlign w:val="superscript"/>
        </w:rPr>
        <w:footnoteReference w:id="1175"/>
      </w:r>
      <w:r w:rsidRPr="007F3E90">
        <w:rPr>
          <w:sz w:val="24"/>
          <w:szCs w:val="24"/>
        </w:rPr>
        <w:t xml:space="preserve"> avenisse qualche accidente dispiacevole a vostra Serenità | et di deservitio all’uno</w:t>
      </w:r>
      <w:r w:rsidRPr="007F3E90">
        <w:rPr>
          <w:rStyle w:val="Rimandonotaapidipagina"/>
          <w:sz w:val="24"/>
          <w:szCs w:val="24"/>
        </w:rPr>
        <w:footnoteReference w:id="1176"/>
      </w:r>
      <w:r w:rsidRPr="007F3E90">
        <w:rPr>
          <w:sz w:val="24"/>
          <w:szCs w:val="24"/>
        </w:rPr>
        <w:t>, et l’altro Stato. |</w:t>
      </w:r>
    </w:p>
    <w:p w14:paraId="6717B1E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Coi medesimi concetti; ma più chiaramente mi parlò il presidente | di Gheldria signore, che mostra esser molto ben affettionato | a quel serenissimo Dominio, dicendomi questo in particolare | che alla relatione (che ispedii hieri per via d’Amsterdam) | fatta da quelli dell’Amiralità, era stato proposto, sentendo | li disgusti, le difficoltà et il mal contento dei marinari | delle dodici navi, di spedir immedate </w:t>
      </w:r>
      <w:r w:rsidRPr="007F3E90">
        <w:rPr>
          <w:sz w:val="24"/>
          <w:szCs w:val="24"/>
        </w:rPr>
        <w:lastRenderedPageBreak/>
        <w:t>o con vassello | o altrimenti denari per contentar essi marinari; ma | fu fatto reflesso, et il timore</w:t>
      </w:r>
      <w:r w:rsidRPr="007F3E90">
        <w:rPr>
          <w:sz w:val="24"/>
          <w:szCs w:val="24"/>
          <w:vertAlign w:val="superscript"/>
        </w:rPr>
        <w:footnoteReference w:id="1177"/>
      </w:r>
      <w:r w:rsidRPr="007F3E90">
        <w:rPr>
          <w:sz w:val="24"/>
          <w:szCs w:val="24"/>
        </w:rPr>
        <w:t xml:space="preserve"> che dovesse riuscir | questo di affronto alla serenissima Republica, li ha detenuti |</w:t>
      </w:r>
    </w:p>
    <w:p w14:paraId="1311145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273r / </w:t>
      </w:r>
    </w:p>
    <w:p w14:paraId="1145CEC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 disse bisogna far ogni cosa perché non ricevino disgusto. |</w:t>
      </w:r>
    </w:p>
    <w:p w14:paraId="3E1B8B1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Spagnoli sano trovar dell’inventioni, che potemo saper | noi quello, che possi succeder con gente scontenta; se Spagnoli | trovassero addito, et materia disposta quanto danno ne | verrebbe a ricever nono solo la serenissima Republica, ma questi Stati, | quanta disreputatione all’una, et </w:t>
      </w:r>
      <w:proofErr w:type="gramStart"/>
      <w:r w:rsidRPr="007F3E90">
        <w:rPr>
          <w:sz w:val="24"/>
          <w:szCs w:val="24"/>
        </w:rPr>
        <w:t>agl’altri</w:t>
      </w:r>
      <w:proofErr w:type="gramEnd"/>
      <w:r w:rsidRPr="007F3E90">
        <w:rPr>
          <w:sz w:val="24"/>
          <w:szCs w:val="24"/>
        </w:rPr>
        <w:t>. A dir il vero | noi che</w:t>
      </w:r>
      <w:r w:rsidRPr="007F3E90">
        <w:rPr>
          <w:sz w:val="24"/>
          <w:szCs w:val="24"/>
          <w:vertAlign w:val="superscript"/>
        </w:rPr>
        <w:footnoteReference w:id="1178"/>
      </w:r>
      <w:r w:rsidRPr="007F3E90">
        <w:rPr>
          <w:sz w:val="24"/>
          <w:szCs w:val="24"/>
        </w:rPr>
        <w:t xml:space="preserve"> habbiamo provato, et maneggiato per tanto tempo | queste sorte di genti ne sappiamo parlare, molte volte | habbiamo temuto che o si diano all’inimico, o si separino | et retirino dalla nostra obedienza: ma il tener buon ordine, | il contentarli, il farli buona ciera, li ha resi fedeli, et | obedienti. Disgustati</w:t>
      </w:r>
      <w:r w:rsidRPr="007F3E90">
        <w:rPr>
          <w:sz w:val="24"/>
          <w:szCs w:val="24"/>
          <w:vertAlign w:val="superscript"/>
        </w:rPr>
        <w:footnoteReference w:id="1179"/>
      </w:r>
      <w:r w:rsidRPr="007F3E90">
        <w:rPr>
          <w:sz w:val="24"/>
          <w:szCs w:val="24"/>
        </w:rPr>
        <w:t xml:space="preserve"> non servono di buon animo, et necessa-|riamente per consequenza non si può fidar d’essi, ch’è miseria | troppo grande et soggiuse</w:t>
      </w:r>
      <w:r w:rsidRPr="007F3E90">
        <w:rPr>
          <w:sz w:val="24"/>
          <w:szCs w:val="24"/>
          <w:vertAlign w:val="superscript"/>
        </w:rPr>
        <w:footnoteReference w:id="1180"/>
      </w:r>
      <w:r w:rsidRPr="007F3E90">
        <w:rPr>
          <w:sz w:val="24"/>
          <w:szCs w:val="24"/>
        </w:rPr>
        <w:t xml:space="preserve"> noi siamo in pena, credo | che vostra Signoria habbi scritto, di gratia aggiunga se può nuove | preghiere alla serenissima Republica perché punghi pensiero a questo | ch’è negotio di grave momento, et tanto più grave, quanto | lo fa la congiontura de’ tempi, et l’animo mal intentionanto | de’ Spagnoli verso la Republica, et verso di noi. Per quanto | potemo havere troviamo per diversi avvisi, che le preparationi | non sono per questo Stato, ma che la Republica ne deve | temere, et deve prendersi buona guardia. A quanto | mi andò dicendo questo signore corrisposi in ogni miglior | maniera, sostenendo la riputatione di vostra Serenità, et assi-|curandolo, che da lei non si sarebbe mancato di ogni buon | ordine, et di ogni buon trattamento; et che talhora li | compianti non hanno debito fondamento, et speravo che et |</w:t>
      </w:r>
    </w:p>
    <w:p w14:paraId="41B35AB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273v /</w:t>
      </w:r>
    </w:p>
    <w:p w14:paraId="18AC70F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signori Stati, et ognuno haverebbe havuta sodisfattione | del pio, et del retto procieder della serenissima Republica raggiungendo | quello di più che stimani proprio. | </w:t>
      </w:r>
    </w:p>
    <w:p w14:paraId="2A76233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 particolar dell’instanza delle quattro navi, mi disse questa | è una mala congiuntura per l’ultime relationi, et per | il bisogno, che forse potesse esser trovato haver gli Stati di | provedersi, per non esser prevenuti; io in ogni modo non | mancarò di quell’ufficio, che comporta il commune interesse. |</w:t>
      </w:r>
    </w:p>
    <w:p w14:paraId="1133033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Havendo et dal signor principe Mauritio, et da questo signore cavato | quanto ha inteso la Serenità vostra, comprendendo, che gusterà | di qua ogni buon ordine, ch’ella darà perché siano contenti | quei capitani, et marini tanto delle dodici navi, che delli</w:t>
      </w:r>
      <w:r w:rsidRPr="007F3E90">
        <w:rPr>
          <w:sz w:val="24"/>
          <w:szCs w:val="24"/>
          <w:vertAlign w:val="superscript"/>
        </w:rPr>
        <w:footnoteReference w:id="1181"/>
      </w:r>
      <w:r w:rsidRPr="007F3E90">
        <w:rPr>
          <w:sz w:val="24"/>
          <w:szCs w:val="24"/>
        </w:rPr>
        <w:t xml:space="preserve"> | altri di questa Natione, ho stimato non dover mancare | di aggiunger la presente alle mie de hieri ispedendola | espressamente in Amsterdam perché capiti a tempo dell’| ordinario per Colonia, parendomi che così comporti il suo</w:t>
      </w:r>
      <w:r w:rsidRPr="007F3E90">
        <w:rPr>
          <w:rStyle w:val="Rimandonotaapidipagina"/>
          <w:sz w:val="24"/>
          <w:szCs w:val="24"/>
        </w:rPr>
        <w:footnoteReference w:id="1182"/>
      </w:r>
      <w:r w:rsidRPr="007F3E90">
        <w:rPr>
          <w:sz w:val="24"/>
          <w:szCs w:val="24"/>
        </w:rPr>
        <w:t xml:space="preserve"> servitio | et esser di mio debito. Credo che dimani haverò audienza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 col prossimo significarò riverentemente alla Serenità vostra quello haverò, | et ciò che potrà sperare. Il tempo è stretto da qui all’|aprile, li giacci non lasciamo lavorare, gl’impedimenti | dell’acque, et de’ venti contrarii s’incontrano, et altri | accidenti supravengono,</w:t>
      </w:r>
      <w:r w:rsidRPr="007F3E90">
        <w:rPr>
          <w:sz w:val="24"/>
          <w:szCs w:val="24"/>
          <w:vertAlign w:val="superscript"/>
        </w:rPr>
        <w:footnoteReference w:id="1183"/>
      </w:r>
      <w:r w:rsidRPr="007F3E90">
        <w:rPr>
          <w:sz w:val="24"/>
          <w:szCs w:val="24"/>
        </w:rPr>
        <w:t xml:space="preserve"> come sa la Serenità vostra essersi | incontrati l’anno passato. Dal canto mio non mancarò | di usar ogni diligenza, pregano Iddio, che mi assisti, | et coadiuvi la devota, et pronta volontà mia nel ben | servirla. Gratie etc. | </w:t>
      </w:r>
    </w:p>
    <w:p w14:paraId="6D0F8BA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86D7FB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4 febraro 1619 |</w:t>
      </w:r>
    </w:p>
    <w:p w14:paraId="6BC9D85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397E40C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3B88CA3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09C2A6B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B82118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274r /</w:t>
      </w:r>
    </w:p>
    <w:p w14:paraId="17E60144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6DCB562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CB52F2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274v /</w:t>
      </w:r>
    </w:p>
    <w:p w14:paraId="3DDF818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07BF1F52" w14:textId="64C9A93D" w:rsidR="00E43DF7" w:rsidRDefault="00E43DF7" w:rsidP="007F3E90">
      <w:pPr>
        <w:snapToGrid w:val="0"/>
        <w:jc w:val="both"/>
        <w:rPr>
          <w:ins w:id="3543" w:author="Flavia Di Gi" w:date="2023-03-19T16:51:00Z"/>
          <w:sz w:val="24"/>
          <w:szCs w:val="24"/>
        </w:rPr>
      </w:pPr>
      <w:ins w:id="3544" w:author="Flavia Di Gi" w:date="2023-03-19T16:51:00Z">
        <w:r>
          <w:rPr>
            <w:sz w:val="24"/>
            <w:szCs w:val="24"/>
          </w:rPr>
          <w:t>n</w:t>
        </w:r>
      </w:ins>
      <w:del w:id="3545" w:author="Flavia Di Gi" w:date="2023-03-19T16:51:00Z">
        <w:r w:rsidRPr="007F3E90" w:rsidDel="00E43DF7">
          <w:rPr>
            <w:sz w:val="24"/>
            <w:szCs w:val="24"/>
          </w:rPr>
          <w:delText>N</w:delText>
        </w:r>
      </w:del>
      <w:r w:rsidR="00E43599" w:rsidRPr="007F3E90">
        <w:rPr>
          <w:sz w:val="24"/>
          <w:szCs w:val="24"/>
        </w:rPr>
        <w:t xml:space="preserve">° 86 seguita | 84 et 85 spedite | </w:t>
      </w:r>
    </w:p>
    <w:p w14:paraId="4278EA04" w14:textId="711CA2C0" w:rsidR="00E43599" w:rsidRPr="007F3E90" w:rsidRDefault="00E43DF7" w:rsidP="007F3E90">
      <w:pPr>
        <w:snapToGrid w:val="0"/>
        <w:jc w:val="both"/>
        <w:rPr>
          <w:sz w:val="24"/>
          <w:szCs w:val="24"/>
        </w:rPr>
      </w:pPr>
      <w:ins w:id="3546" w:author="Flavia Di Gi" w:date="2023-03-19T16:51:00Z">
        <w:r>
          <w:rPr>
            <w:sz w:val="24"/>
            <w:szCs w:val="24"/>
          </w:rPr>
          <w:t>L</w:t>
        </w:r>
      </w:ins>
      <w:del w:id="3547" w:author="Flavia Di Gi" w:date="2023-03-19T16:51:00Z">
        <w:r w:rsidR="00E43599" w:rsidRPr="007F3E90" w:rsidDel="00E43DF7">
          <w:rPr>
            <w:sz w:val="24"/>
            <w:szCs w:val="24"/>
          </w:rPr>
          <w:delText>l</w:delText>
        </w:r>
      </w:del>
      <w:r w:rsidR="00E43599" w:rsidRPr="007F3E90">
        <w:rPr>
          <w:sz w:val="24"/>
          <w:szCs w:val="24"/>
        </w:rPr>
        <w:t>a prima per Anversa la 2</w:t>
      </w:r>
      <w:r w:rsidR="00E43599" w:rsidRPr="007F3E90">
        <w:rPr>
          <w:sz w:val="24"/>
          <w:szCs w:val="24"/>
          <w:vertAlign w:val="superscript"/>
        </w:rPr>
        <w:t>da</w:t>
      </w:r>
      <w:r w:rsidR="00E43599" w:rsidRPr="007F3E90">
        <w:rPr>
          <w:sz w:val="24"/>
          <w:szCs w:val="24"/>
        </w:rPr>
        <w:t xml:space="preserve"> | per Ansterdam a’ 3 febraro |</w:t>
      </w:r>
    </w:p>
    <w:p w14:paraId="33B66A5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81AE2CC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3A7B9FB9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33AB608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  <w:r w:rsidRPr="007F3E90">
        <w:rPr>
          <w:sz w:val="24"/>
          <w:szCs w:val="24"/>
        </w:rPr>
        <w:t xml:space="preserve"> </w:t>
      </w:r>
    </w:p>
    <w:p w14:paraId="50A349E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274vC /</w:t>
      </w:r>
    </w:p>
    <w:p w14:paraId="2357E0F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4 febraro 1618 more veneto ricevute a’ 20 |</w:t>
      </w:r>
    </w:p>
    <w:p w14:paraId="7D5F2638" w14:textId="1D30D21B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3548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549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86 |</w:t>
      </w:r>
    </w:p>
    <w:p w14:paraId="464A2A2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640051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stato col principe Mauritio sopra ’l | negotio dei bombardieri et delle 4 navi | disse che i bombardieri si troveranno | ma quelli vagliono in terra non sono | buoni in mare, et per il contrario che | navi non ci sono se non di 160 lasti | hora se ne fabrica doi ma vi vuol | tempo: di quelli sono in esser | vorranno </w:t>
      </w:r>
      <w:proofErr w:type="gramStart"/>
      <w:r w:rsidRPr="007F3E90">
        <w:rPr>
          <w:sz w:val="24"/>
          <w:szCs w:val="24"/>
        </w:rPr>
        <w:t>a il</w:t>
      </w:r>
      <w:proofErr w:type="gramEnd"/>
      <w:r w:rsidRPr="007F3E90">
        <w:rPr>
          <w:sz w:val="24"/>
          <w:szCs w:val="24"/>
        </w:rPr>
        <w:t xml:space="preserve"> parer dell’Amiralità | et promette di aiutar il negotio. |</w:t>
      </w:r>
    </w:p>
    <w:p w14:paraId="011024E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Mostra il Principe desiderio di saper | </w:t>
      </w:r>
      <w:proofErr w:type="gramStart"/>
      <w:r w:rsidRPr="007F3E90">
        <w:rPr>
          <w:sz w:val="24"/>
          <w:szCs w:val="24"/>
        </w:rPr>
        <w:t>gl’affari</w:t>
      </w:r>
      <w:proofErr w:type="gramEnd"/>
      <w:r w:rsidRPr="007F3E90">
        <w:rPr>
          <w:sz w:val="24"/>
          <w:szCs w:val="24"/>
        </w:rPr>
        <w:t xml:space="preserve"> d’Italia le ne da il secretario | contezza et discorre Mauritio | che le armi spagnole siano contra la Republica. |</w:t>
      </w:r>
    </w:p>
    <w:p w14:paraId="6364EB8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Dice di aiutar l’interessi</w:t>
      </w:r>
      <w:r w:rsidRPr="007F3E90">
        <w:rPr>
          <w:rStyle w:val="Rimandonotaapidipagina"/>
          <w:sz w:val="24"/>
          <w:szCs w:val="24"/>
        </w:rPr>
        <w:footnoteReference w:id="1184"/>
      </w:r>
      <w:r w:rsidRPr="007F3E90">
        <w:rPr>
          <w:sz w:val="24"/>
          <w:szCs w:val="24"/>
        </w:rPr>
        <w:t xml:space="preserve"> di essa | et persuade tener sodisfatte le genti | in armata |</w:t>
      </w:r>
    </w:p>
    <w:p w14:paraId="31ABFDD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E372DE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R. |</w:t>
      </w:r>
    </w:p>
    <w:p w14:paraId="15E9B5BE" w14:textId="7FCB6179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8</w:t>
      </w:r>
      <w:r w:rsidR="007B2E73">
        <w:rPr>
          <w:sz w:val="24"/>
          <w:szCs w:val="24"/>
        </w:rPr>
        <w:t>9</w:t>
      </w:r>
    </w:p>
    <w:p w14:paraId="41EDE8EE" w14:textId="77777777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10 febbraio 1619, L’Aia (cc. 275r-279v, 289r-v)</w:t>
      </w:r>
    </w:p>
    <w:p w14:paraId="5F0DC10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DB44B0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275r /</w:t>
      </w:r>
    </w:p>
    <w:p w14:paraId="78AFC2B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Prime |</w:t>
      </w:r>
    </w:p>
    <w:p w14:paraId="09CE62B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87 sino</w:t>
      </w:r>
      <w:r w:rsidRPr="007F3E90">
        <w:rPr>
          <w:rStyle w:val="Rimandonotaapidipagina"/>
          <w:sz w:val="24"/>
          <w:szCs w:val="24"/>
        </w:rPr>
        <w:footnoteReference w:id="1185"/>
      </w:r>
      <w:r w:rsidRPr="007F3E90">
        <w:rPr>
          <w:sz w:val="24"/>
          <w:szCs w:val="24"/>
        </w:rPr>
        <w:t xml:space="preserve"> al n° 88 |</w:t>
      </w:r>
    </w:p>
    <w:p w14:paraId="4DACE35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7C9B301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688FC86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duolmi del ritardo, che li giacci haveranno causato alle mie lettere dei 27 | del passato, non essendo per questi arrivate in tempo alla partita | dell’ordinario in Anversa venerdì, ancorché spedite la domenica. |</w:t>
      </w:r>
    </w:p>
    <w:p w14:paraId="6F0700B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Prima dell’arrivo delle presenti haverà inteso ciò che allora scrissi; et | fatto riflesso sopra il discorso havuto dal signor cavalier Arsen; sopra quello, che | cavai doppo dal signor principe Mauritio, et dal signor ambasciator d’Inghilterra | onde da quello, et da quanto le aggiunsi doppo, et scrivo con le presenti | haverà campo di pensare, et dar quegl’ordini, che stimerà proprii | al beneficio, et servitio delle cose sue tanto per le presenti congionture | che per quello può succeder col tempo. |</w:t>
      </w:r>
    </w:p>
    <w:p w14:paraId="7AB421C8" w14:textId="689329EB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Come riverentemente avvisai dovevano esser deputati qualcheduni dai signori Stati | per venir meco in </w:t>
      </w:r>
      <w:proofErr w:type="gramStart"/>
      <w:r w:rsidRPr="007F3E90">
        <w:rPr>
          <w:sz w:val="24"/>
          <w:szCs w:val="24"/>
        </w:rPr>
        <w:t>communicatione;</w:t>
      </w:r>
      <w:proofErr w:type="gramEnd"/>
      <w:r w:rsidRPr="007F3E90">
        <w:rPr>
          <w:sz w:val="24"/>
          <w:szCs w:val="24"/>
        </w:rPr>
        <w:t xml:space="preserve"> così fu fatto. Furono nominati | sette uno di cadauna </w:t>
      </w:r>
      <w:ins w:id="3550" w:author="Giorgia" w:date="2023-03-11T15:50:00Z">
        <w:r w:rsidR="00E74C73">
          <w:rPr>
            <w:sz w:val="24"/>
            <w:szCs w:val="24"/>
          </w:rPr>
          <w:t>P</w:t>
        </w:r>
      </w:ins>
      <w:del w:id="3551" w:author="Giorgia" w:date="2023-03-11T15:50:00Z">
        <w:r w:rsidRPr="007F3E90" w:rsidDel="00E74C73">
          <w:rPr>
            <w:sz w:val="24"/>
            <w:szCs w:val="24"/>
          </w:rPr>
          <w:delText>p</w:delText>
        </w:r>
      </w:del>
      <w:r w:rsidRPr="007F3E90">
        <w:rPr>
          <w:sz w:val="24"/>
          <w:szCs w:val="24"/>
        </w:rPr>
        <w:t>rovincia; ma considerato poi tra questi | deputati, che un tanto numero haverebbe missa la curiosità, et dato | che dir alla corte, deliberorno commetter la carica a doi, li quali | furono mercordi appresso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di me in questa casa della Serenità vostra. |</w:t>
      </w:r>
    </w:p>
    <w:p w14:paraId="6B80EEAA" w14:textId="5D4D3AB5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Dissero, che la causa della loro venuta a me era per saper come</w:t>
      </w:r>
      <w:r w:rsidRPr="007F3E90">
        <w:rPr>
          <w:rStyle w:val="Rimandonotaapidipagina"/>
          <w:sz w:val="24"/>
          <w:szCs w:val="24"/>
        </w:rPr>
        <w:footnoteReference w:id="1186"/>
      </w:r>
      <w:r w:rsidRPr="007F3E90">
        <w:rPr>
          <w:sz w:val="24"/>
          <w:szCs w:val="24"/>
        </w:rPr>
        <w:t xml:space="preserve"> convenientemente | si potesse far il servitio, er corrisponder alla buona volontà della serenissima | Republica; che nella mia espositione havevano notati, doi punti principali; | l’uno della commissione, che proponeva sua Serenità da darsi alli loro | capitani, che sono contra corsari; l’altro sopra la mutua corrispondenza | di </w:t>
      </w:r>
      <w:ins w:id="3552" w:author="Giorgia" w:date="2023-03-11T17:46:00Z">
        <w:r w:rsidR="00AD35EF">
          <w:rPr>
            <w:sz w:val="24"/>
            <w:szCs w:val="24"/>
          </w:rPr>
          <w:t>m</w:t>
        </w:r>
      </w:ins>
      <w:del w:id="3553" w:author="Giorgia" w:date="2023-03-11T17:46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 stimato da lei proprio per maggior restringimento </w:t>
      </w:r>
      <w:proofErr w:type="gramStart"/>
      <w:r w:rsidRPr="007F3E90">
        <w:rPr>
          <w:sz w:val="24"/>
          <w:szCs w:val="24"/>
        </w:rPr>
        <w:t>degl’animi</w:t>
      </w:r>
      <w:proofErr w:type="gramEnd"/>
      <w:r w:rsidRPr="007F3E90">
        <w:rPr>
          <w:sz w:val="24"/>
          <w:szCs w:val="24"/>
        </w:rPr>
        <w:t>. |</w:t>
      </w:r>
    </w:p>
    <w:p w14:paraId="4C50D71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Quanto al primo, che non vedevano li signori Stati come potesse esser mandato | ad effetto mentre non erano sicuri di quello potesse lor bisognare, | poiché nella diversità delli avvisi malamente si poteva penetrar il | fine dei Spagnuoli; </w:t>
      </w: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, che non </w:t>
      </w:r>
      <w:r w:rsidRPr="007F3E90">
        <w:rPr>
          <w:sz w:val="24"/>
          <w:szCs w:val="24"/>
          <w:highlight w:val="red"/>
        </w:rPr>
        <w:t>sapettano</w:t>
      </w:r>
      <w:r w:rsidRPr="007F3E90">
        <w:rPr>
          <w:sz w:val="24"/>
          <w:szCs w:val="24"/>
        </w:rPr>
        <w:t>, come o dove potessero | far capitare gl’avvisi a’ detti capitani; più che poteva essere, che la | più gran parte di essi fusse</w:t>
      </w:r>
      <w:r w:rsidRPr="007F3E90">
        <w:rPr>
          <w:rStyle w:val="Rimandonotaapidipagina"/>
          <w:sz w:val="24"/>
          <w:szCs w:val="24"/>
        </w:rPr>
        <w:footnoteReference w:id="1187"/>
      </w:r>
      <w:r w:rsidRPr="007F3E90">
        <w:rPr>
          <w:sz w:val="24"/>
          <w:szCs w:val="24"/>
        </w:rPr>
        <w:t xml:space="preserve"> sprovista di munitioni, viveri, et altre cose |</w:t>
      </w:r>
    </w:p>
    <w:p w14:paraId="54582D0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275v /</w:t>
      </w:r>
    </w:p>
    <w:p w14:paraId="55C51F31" w14:textId="1BEB38A0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necessarie, et massime quelli, che già sette, over otto mesi sono partiti di qua; | et era questione, ove si potessero provedere: et aggiunsero per ultimo, che | li loro capitani, et marinari sono avezzi ad haver gl’ordini precisi; | ma che questi quando si risolvesse qualche cosa sopra il mio avviso non | vedevano come potessero darli, che stassero bene; che però desideravano | saper da me la maniera colla quale si havessero potuto governare per | non levar le forze a sé stessi occorrendo; far servitio alla serenissima Republica; | et cavar il frutto, ch’è del commune interesse. Io li risposi, che le | preparationi dei Spagnuoli, la manifesta mala volontà, che havevano | contra la Republica, molte apparenze, et gl’istessi avvisi, che tenevano | li signori Stati per quello, che mi fu detto, davano assai sicurezza, che non da | questa parte, ma verso l’Adriatico fossero per caminare li loro disegni; et | che però quando li signori Stati havessero trovato buono quello, che la | serenissima Republica haveva stimato proprio, sapevo che non haverebbono mancate | a sue Eccellentie stradde per far pervenir li suoi commandamenti alle navi da guerra, | et io anco le haverei detta un’altra stradda, et qui lor proposi quella | di Livorno, et che quando a me fossero state date le replicate delle | lettere so che la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Serenità vostra haverebbe trovato mezo d’ispedirle sicure | da quella parte. Quanto poi alle provisioni di viveri, et di munitio-|ni stimano che quei capitani non fossero del tutto sprovisti; ma in caso | di </w:t>
      </w:r>
      <w:r w:rsidRPr="007F3E90">
        <w:rPr>
          <w:sz w:val="24"/>
          <w:szCs w:val="24"/>
        </w:rPr>
        <w:lastRenderedPageBreak/>
        <w:t>qualche mancamento mi potevo assicurare, che quanda</w:t>
      </w:r>
      <w:r w:rsidRPr="007F3E90">
        <w:rPr>
          <w:sz w:val="24"/>
          <w:szCs w:val="24"/>
          <w:vertAlign w:val="superscript"/>
        </w:rPr>
        <w:footnoteReference w:id="1188"/>
      </w:r>
      <w:r w:rsidRPr="007F3E90">
        <w:rPr>
          <w:sz w:val="24"/>
          <w:szCs w:val="24"/>
        </w:rPr>
        <w:t xml:space="preserve"> la Serenità vostra | fosse stata avvertita in tempo haverebbe procurato, che ne fosse som-|ministrato il conveniente bisogno; et per </w:t>
      </w:r>
      <w:proofErr w:type="gramStart"/>
      <w:r w:rsidRPr="007F3E90">
        <w:rPr>
          <w:sz w:val="24"/>
          <w:szCs w:val="24"/>
        </w:rPr>
        <w:t>gl’ordini</w:t>
      </w:r>
      <w:proofErr w:type="gramEnd"/>
      <w:r w:rsidRPr="007F3E90">
        <w:rPr>
          <w:sz w:val="24"/>
          <w:szCs w:val="24"/>
        </w:rPr>
        <w:t xml:space="preserve"> precisi ai detti capitani | stava al’Eccellenze loro darli della maniera, che havessero stimata più | propria, et profitevole al commune servitio. |</w:t>
      </w:r>
    </w:p>
    <w:p w14:paraId="064A81F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Doppo questo passarono al secondo punto, et dissero, che dalli signori Stati era | fatto gran conto della buona </w:t>
      </w:r>
      <w:proofErr w:type="gramStart"/>
      <w:r w:rsidRPr="007F3E90">
        <w:rPr>
          <w:sz w:val="24"/>
          <w:szCs w:val="24"/>
        </w:rPr>
        <w:t>corrispondenza,che</w:t>
      </w:r>
      <w:proofErr w:type="gramEnd"/>
      <w:r w:rsidRPr="007F3E90">
        <w:rPr>
          <w:sz w:val="24"/>
          <w:szCs w:val="24"/>
        </w:rPr>
        <w:t xml:space="preserve"> la Serenità vostra col mezo mio | passava con essi, et la stimavano propria per li communi interessi, et |</w:t>
      </w:r>
    </w:p>
    <w:p w14:paraId="7369323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276r /</w:t>
      </w:r>
    </w:p>
    <w:p w14:paraId="25B8D62E" w14:textId="367F8925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desideravano, che anco di vantaggio ella si restringesse; ma che non | intendendosi quello, che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mia espositione volevo inferire in questo | proposito, et se nella Serenità vostra (</w:t>
      </w:r>
      <w:ins w:id="3554" w:author="Flavia Di Gi" w:date="2023-05-07T15:50:00Z">
        <w:r w:rsidR="00530FC2">
          <w:rPr>
            <w:rStyle w:val="Rimandonotaapidipagina"/>
            <w:sz w:val="24"/>
            <w:szCs w:val="24"/>
          </w:rPr>
          <w:footnoteReference w:id="1189"/>
        </w:r>
      </w:ins>
      <w:r w:rsidRPr="007F3E90">
        <w:rPr>
          <w:sz w:val="24"/>
          <w:szCs w:val="24"/>
        </w:rPr>
        <w:t xml:space="preserve">come scoprivano buona volontà vi fosse | risolutione di unirsi più strettamente con loro, erano venuti a me per | intender se havevo più espresso commandamento di uscir a maggiori | particolari, et la dichiaratione sopra questo tanto. Io risposi, che non sapevo | come esprimer più chiara la buona volontà della serenissima Republica per | questa reciproca più stretta buona intelligenza mentr’ ella la stimava | propria all’uno, et all’altro Stato; et che per restringerla maggiormente, et | per venir all’effetto della commune intentione era la corrispondenza | del </w:t>
      </w:r>
      <w:ins w:id="3557" w:author="Giorgia" w:date="2023-03-11T17:46:00Z">
        <w:r w:rsidR="00AD35EF">
          <w:rPr>
            <w:sz w:val="24"/>
            <w:szCs w:val="24"/>
          </w:rPr>
          <w:t>m</w:t>
        </w:r>
      </w:ins>
      <w:del w:id="3558" w:author="Giorgia" w:date="2023-03-11T17:46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 stimata da lei la sicura, et facil stradda per via delle | trattationi, che potranno caminar da una, et dall’altra parte. |</w:t>
      </w:r>
    </w:p>
    <w:p w14:paraId="3EFD66F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Risposero ne anco questo può sodisfar a quello che si brama: perché si | vorrebbe più aperta dichiaratione se la serenissima Republica ha volontà | di unirsi con noi. Et qui mi andorono portando delle ragioni tante | volte scritte che il mandar o ambasciatore o residente loro appresso vostra Serenità | non servirebbe che per semplice cerimonia quando si havesse pensiero | di passar più avanti; et che per il semplice complimento non havendosi | il fine certo al quale par pur che inclini sua Serenità di unione, et così | anco è nell’animo dei signori Stati non pareva, che fosse di riputatione né | all’uno, né all’altro Stato; et continuando a discorrer sopra il medesimo particolare | entrarono di nuovo a dire, che desideravano haver questa chiarezza, | perché qui poi si haverebbe potuto dichiarir il modo, con che si havesse a | stringersi, et assistersi l’un l’altro per passar poi a stabilir tutto della | maniera, che per hora teneva vostra Serenità la propria, introducendo dei concetti</w:t>
      </w:r>
      <w:r w:rsidRPr="007F3E90">
        <w:rPr>
          <w:sz w:val="24"/>
          <w:szCs w:val="24"/>
          <w:vertAlign w:val="superscript"/>
        </w:rPr>
        <w:footnoteReference w:id="1190"/>
      </w:r>
      <w:r w:rsidRPr="007F3E90">
        <w:rPr>
          <w:sz w:val="24"/>
          <w:szCs w:val="24"/>
        </w:rPr>
        <w:t xml:space="preserve"> dettimi | dal cavalier Arsen. Io pur mi fermai sopra quello, che da lei | mi è stato commesso di rappresentar come proprio mezo alla perfettione | di ciò che era stimato convenire ai communi interessi. Questi sentendo, |</w:t>
      </w:r>
    </w:p>
    <w:p w14:paraId="1A64242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276v /</w:t>
      </w:r>
    </w:p>
    <w:p w14:paraId="0ECB501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non passavo più avanti mi dissero, che havevano pensato li signori Stati | non dando io maggior chiarezza della volontà publica di scriver alla Serenità vostra | o risponder alla mia propositione, per esser assicurati da lei del suo real | senso, et che habbi a dar ordine di tattare. Perché messa la cosa in stato | et in sicurezza con qualche principio di trattatione, allhora si sarebbe deve-|nuto al mezo, ch’ella stimava a proposito, et sopra ciò mi dimandarono il | mio parere. Io risposi, che a me non toccava dir alli signori Stati ciò che | havessero a fare: perché havevo detto il senso publico, et tanto credevo, che | bastasse. Con questo partirono da me, dissero, che haverebbono fatta | relatione, et poi di quanto fosse stato risoluto mi sarebbe stata data parte. |</w:t>
      </w:r>
    </w:p>
    <w:p w14:paraId="28CB97F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Ancor non so, che habbino stabilita alcuna cosa in questo, di quello seguirà | ne darò riverente conto alla Serenità vostra. In tanto non lascierò di dirle esser-|mi stato considerato, come da sé da un signore dell’assemblea dei Stati Ge-|nerali, che havendo la serenissima Republica fatta esprimer l’ottima volontà sua | di continuar una buona corrispondenza, che ha per consequente il termine | di unir con effetti gl’ animi, essendo così interpretata, se si risolvesse man-|dar o ambasciatore, o altro ministro senza maggior sicurezza, et che non seguisse | alcuna cosa, et tutto passasse in parole non riuscirebbe, che di disgusto all’|universale, et non si trarebbe quel fine, ch’è tanto da questa parte, che | da quella dell’Eccellenze vostre del bene reciproco, et commune. Tali sono li concetti, | che non li saranno </w:t>
      </w:r>
      <w:r w:rsidRPr="007F3E90">
        <w:rPr>
          <w:sz w:val="24"/>
          <w:szCs w:val="24"/>
        </w:rPr>
        <w:lastRenderedPageBreak/>
        <w:t xml:space="preserve">nuovi, et elle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prudenza loro vedranno molto bene | non vi esser apaprenza, che facilmente sentino d’altra maniera. Io aspetterò | li sapientissimi ordini suoi, et in tanto non lascierò di far il mio debito | ufficio di tener nutrite le volontà per il suo servitio. |</w:t>
      </w:r>
    </w:p>
    <w:p w14:paraId="25916E8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lo scriver ai loro capitani manco hanno presa alcuna risolutione, dovendo questo | esser consultato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collegi delle Amiralità; et per esser qui tutti non mancano | che li deputati di Zelanda, essendo stata impedita la loro venuta dai giacci. |</w:t>
      </w:r>
    </w:p>
    <w:p w14:paraId="574A8A7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Anco l’instanza mia per le quattro navi è stata rimessa a questo congresso, et |</w:t>
      </w:r>
    </w:p>
    <w:p w14:paraId="61AF958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277r /</w:t>
      </w:r>
    </w:p>
    <w:p w14:paraId="28085E1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doverò esser risoluto per la prossima settimana se si troveranno navi, che siano | proprie, et per la quantità, et che non habbi a pregiudicar al servitio del Paese per | le sue necessità, credo che potrei esser gratificato; ma per quello mi accennò il signor | principe Mauritio, et per quanto ho cavato anco da qualcheduno di questi signori | dubito di non incontrar al mio desiderio: io però non ho</w:t>
      </w:r>
      <w:r w:rsidRPr="007F3E90">
        <w:rPr>
          <w:sz w:val="24"/>
          <w:szCs w:val="24"/>
          <w:vertAlign w:val="superscript"/>
        </w:rPr>
        <w:footnoteReference w:id="1191"/>
      </w:r>
      <w:r w:rsidRPr="007F3E90">
        <w:rPr>
          <w:sz w:val="24"/>
          <w:szCs w:val="24"/>
        </w:rPr>
        <w:t xml:space="preserve"> perso tempo, ha-|vendo scritto al Calandrini, et parlato qui anco con il Vanderput per navi | mercantili, et aspetto per martedì, che venghi per questo a ritrovami esso | Calandrini. Egli mi ha scritto, che navi se ne troveranno, ma che vi | vorrà tempo ben di un mese, et mezo, et anco doi per metterle ad ordine; | et se vostra Serenità le vuol haver di là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principii di aprile, come mi ha | commandato è impossibile. Col consiglio del signor principe Mauritio ho | fatta l’instanza di voler haver queste quattro navi per rinforzar la sua | armata, perché m’è stato considerato dall’Eccellenza sua, et da altri, che sarebbe | stato stimato haver da’ suoi ministri havuto mal consiglio di voler cambiar | le picciole, essendo tenuto</w:t>
      </w:r>
      <w:r w:rsidRPr="007F3E90">
        <w:rPr>
          <w:sz w:val="24"/>
          <w:szCs w:val="24"/>
          <w:vertAlign w:val="superscript"/>
        </w:rPr>
        <w:footnoteReference w:id="1192"/>
      </w:r>
      <w:r w:rsidRPr="007F3E90">
        <w:rPr>
          <w:sz w:val="24"/>
          <w:szCs w:val="24"/>
        </w:rPr>
        <w:t xml:space="preserve"> qui migliore, et di maggior servitio, et più atto | a tutte le fattioni da mare un picciolo vassello, che un grande. Io ho detto, | che non voleva vostra Serenità far licentiar qualchedune di quelle navi per la piccolezza, | ma perché si rendevano inhabili alla navigatione. Come si sia hanno qui | questo humore, che un vassello picciolo proportionato però vagli più | per la guerra, che un grande; ma che è necessario che anco ve ne siano de grandi. |</w:t>
      </w:r>
    </w:p>
    <w:p w14:paraId="640F8B5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Quando feci l’instanza di haver le quattro navi, rappresentai anco la serie | di tutto il seguito con Spagnuoli dal principio de’ motivi fino a questi presenti giorni. | Tutti mostrarono di applauder al necessario sospetto della Serenità vostra, et che | era somma prudenza la sua di stimar le voci, star sulla veduta, | et prepararsi ad ostar a sì potente nemico; et mi disse il Presidente | che li signori Stati non haverebbono mancato di haver matura, et essata | consideratione sopra li particolari, che havevo espressi, et mi assicu-|rava in nome di tutti, che quello, che havesse potuto venir da loro |</w:t>
      </w:r>
    </w:p>
    <w:p w14:paraId="4360D49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277v /</w:t>
      </w:r>
    </w:p>
    <w:p w14:paraId="74C915E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beneficio, et servitio di quella serenissima Republica lo haverebbono impiegato di buon cuore | conoscendo come havevo loro considerato, che qualche colpo, che cadesse | sopra quel serenissimo Dominio sarebbe con pregiudicio di questa parte. |</w:t>
      </w:r>
    </w:p>
    <w:p w14:paraId="6159FF5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Senza quello, che ho cauto dal discorso havuto con qualcheduno, anco da ciò, che | mi è stato riferto cavo sempre più esser ottima la volontà in questi signori | che non succedi qualche cosa pregiudiciale a’ suoi interessi, et che faranno | ogni dovere, et potendo commodamente darebbono, et navi, et ogn’altra | cosa a vostra Serenità; ma vorrebbono esser sicuri di esser corrisposti; a chi me ne ha | discorso ho detto, che ’l metter dubio della buona volontà della serenissima Republica | verso questi Stati era un far torto a sé stessi, che fossero pur certi; et fosse | certo ognuno, che da lei sarebbe stato sempre corrisposto a buon affetto | di queste Provincie con altrettanta buona affettione. |</w:t>
      </w:r>
    </w:p>
    <w:p w14:paraId="54A627FD" w14:textId="72A37CEE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 più d’una parte sono stato avvisato haver il signor principe Mauritio raccom-|mandati questi negotii della Serenità vostra con molto amore, et essortato a cami-|nar innanti nel proposito della corrispondenza di </w:t>
      </w:r>
      <w:ins w:id="3559" w:author="Giorgia" w:date="2023-03-11T17:46:00Z">
        <w:r w:rsidR="00AD35EF">
          <w:rPr>
            <w:sz w:val="24"/>
            <w:szCs w:val="24"/>
          </w:rPr>
          <w:t>m</w:t>
        </w:r>
      </w:ins>
      <w:del w:id="3560" w:author="Giorgia" w:date="2023-03-11T17:46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inistro; ma par che | che* l’Eccellenza sua ancora camini colli medesimi sensi di haver qualche cosa in mano | prima che di risolvere. |</w:t>
      </w:r>
    </w:p>
    <w:p w14:paraId="0558FE4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Sono avvisato essersi publicato in Amsterdam per nome dei Spagnuoli partiti assai| avantaggiosi per li vasselli, che haveranno a condur le genti d Doncherchen, | a Cartagena essendo promesso ai marinari fiorini quaranta per lasto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| della condotta; ma se staranno le navi ad esser pronte più della </w:t>
      </w:r>
      <w:r w:rsidRPr="007F3E90">
        <w:rPr>
          <w:sz w:val="24"/>
          <w:szCs w:val="24"/>
        </w:rPr>
        <w:lastRenderedPageBreak/>
        <w:t>fine | del mese venturo, ch’è loro per termine stabilito, doverà ribatterseli | quindeci fiorini ogni giorno; et arrivati a Cartagena haveranno | quindeci giorni per scaricare, et lì di più li saranno pagati a | quindeci fiorini per giorno. La metà dei noli si pagarà in contanti | et l’altra metà si da buona sicurtà de’ mercanti in Anversa. Tutto | è stato per alettar li portionevoli s’è vero un così bel partito. Io | subito che n’habbi l’avviso lo feci sapere all’assemblea dei signori Stati |</w:t>
      </w:r>
    </w:p>
    <w:p w14:paraId="421F12A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278r /</w:t>
      </w:r>
    </w:p>
    <w:p w14:paraId="3D1B60F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mi fu poi detto, che già precedentemente erano stati dati buoni ordini, et che | non dubitavano, che non fossero stati essequiti. |</w:t>
      </w:r>
    </w:p>
    <w:p w14:paraId="5E64BF5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Non possono far di meno questi signori di non star in dubio del viaggio, che siano per | far Spagnoli, et la diversità dell’equipaggio, et delle voci causa questa | dubitanza. Adesso si parla delle Indie Occidentali per assicurar quella parte; | altri vogliono, che habbino l’occhio sopra Embdem doppo la prigionia del | Conte; alcuni che s’intendino Spagnuoli con Danimarca per dar sopra alcuna | delle città ansiatiche di concerto; altri mirano a questa parte, ma | l’universale ha l’occhio sopra il golfo di Venetia, et sopra il pregiudicio, | che Spagnoli cercaranno di tentar al dominio di vostra Serenità, et vorrebbono | bene, ch’ella in fine risolvesse non lasciarsi consumare, aprir la fronte, et | che tante forze ch’ella ha fossero impiegate. In tanto li signori Stati non | lasciano di pensar col</w:t>
      </w:r>
      <w:r w:rsidRPr="007F3E90">
        <w:rPr>
          <w:sz w:val="24"/>
          <w:szCs w:val="24"/>
          <w:vertAlign w:val="superscript"/>
        </w:rPr>
        <w:footnoteReference w:id="1193"/>
      </w:r>
      <w:r w:rsidRPr="007F3E90">
        <w:rPr>
          <w:sz w:val="24"/>
          <w:szCs w:val="24"/>
        </w:rPr>
        <w:t xml:space="preserve"> suo servitio, et sicurezza a quella anco della serenissima Republica. |</w:t>
      </w:r>
    </w:p>
    <w:p w14:paraId="5A0C9ED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 questi ambasciatori di Francia, et d’Inghilterra ho communicata la sostanza di quello, che | esposi alli signori Stati. Fu aggradita dagl’uni, et dall’altro la confidenza, et | cadauno mostrò</w:t>
      </w:r>
      <w:r w:rsidRPr="007F3E90">
        <w:rPr>
          <w:rStyle w:val="Rimandonotaapidipagina"/>
          <w:sz w:val="24"/>
          <w:szCs w:val="24"/>
        </w:rPr>
        <w:footnoteReference w:id="1194"/>
      </w:r>
      <w:r w:rsidRPr="007F3E90">
        <w:rPr>
          <w:sz w:val="24"/>
          <w:szCs w:val="24"/>
        </w:rPr>
        <w:t xml:space="preserve"> parerli</w:t>
      </w:r>
      <w:r w:rsidRPr="007F3E90">
        <w:rPr>
          <w:sz w:val="24"/>
          <w:szCs w:val="24"/>
          <w:vertAlign w:val="superscript"/>
        </w:rPr>
        <w:footnoteReference w:id="1195"/>
      </w:r>
      <w:r w:rsidRPr="007F3E90">
        <w:rPr>
          <w:sz w:val="24"/>
          <w:szCs w:val="24"/>
        </w:rPr>
        <w:t xml:space="preserve"> molto strano il proceder de’ Spagnoli; et con li | Francesi premei maggiormente per farli constar come interessato fosse il Re loro | signore in questo negotio, et nella conservatione della libertà d’Italia non lo nego-|rono, et dissero, che sua Maestà non haverebbe mancato di poner pensiero che | le cose non prendessero quel corso, che forse Spagnuoli s’imaginavano; et con-|clusero, che anco a questi signori toccava il ponervi studio per li loro | rispetti, et interessi. |</w:t>
      </w:r>
    </w:p>
    <w:p w14:paraId="31361664" w14:textId="3CDFE955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 proposito dell’instanza, che ho fatta delli quattro vasselli non devo lasciar | di dir una consideratione, ch’è stata fatta</w:t>
      </w:r>
      <w:r w:rsidRPr="007F3E90">
        <w:rPr>
          <w:sz w:val="24"/>
          <w:szCs w:val="24"/>
          <w:vertAlign w:val="superscript"/>
        </w:rPr>
        <w:footnoteReference w:id="1196"/>
      </w:r>
      <w:ins w:id="3566" w:author="Flavia Di Gi" w:date="2023-05-07T15:38:00Z">
        <w:r w:rsidR="00DD210C">
          <w:rPr>
            <w:sz w:val="24"/>
            <w:szCs w:val="24"/>
          </w:rPr>
          <w:t xml:space="preserve"> </w:t>
        </w:r>
      </w:ins>
      <w:del w:id="3567" w:author="Flavia Di Gi" w:date="2023-04-25T17:43:00Z">
        <w:r w:rsidRPr="007F3E90" w:rsidDel="00145F79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|</w:t>
      </w:r>
      <w:del w:id="3568" w:author="Flavia Di Gi" w:date="2023-04-25T17:43:00Z">
        <w:r w:rsidRPr="007F3E90" w:rsidDel="00145F79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,</w:t>
      </w:r>
      <w:ins w:id="3569" w:author="Flavia Di Gi" w:date="2023-04-25T17:43:00Z">
        <w:r w:rsidR="00145F79">
          <w:rPr>
            <w:sz w:val="24"/>
            <w:szCs w:val="24"/>
          </w:rPr>
          <w:t xml:space="preserve"> </w:t>
        </w:r>
      </w:ins>
      <w:del w:id="3570" w:author="Flavia Di Gi" w:date="2023-04-25T17:43:00Z">
        <w:r w:rsidRPr="007F3E90" w:rsidDel="00145F79">
          <w:rPr>
            <w:rStyle w:val="Rimandonotaapidipagina"/>
            <w:sz w:val="24"/>
            <w:szCs w:val="24"/>
          </w:rPr>
          <w:footnoteReference w:id="1197"/>
        </w:r>
        <w:r w:rsidRPr="007F3E90" w:rsidDel="00145F79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et è che si cerchi da’ Spagnuoli col dar gelosia alla | serenissima Republica, et far un rinforzo maggiore, metterla in necessità di rin-|forzar anc’ella la sua armata, et così non potendo d’altrove haver | vasselli proprii che di qua levando li più buoni far che ne resti |</w:t>
      </w:r>
    </w:p>
    <w:p w14:paraId="0305B8F9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sz w:val="24"/>
          <w:szCs w:val="24"/>
        </w:rPr>
        <w:t>/ 278v /</w:t>
      </w:r>
    </w:p>
    <w:p w14:paraId="0D95D63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sprovisto il Paese per poter poi essi Spagnuoli se le tornerà commodo vogliersi | da quest’altra parte. Così si va discorrendo da ognuno secondo che li detta il | pensiero. |</w:t>
      </w:r>
    </w:p>
    <w:p w14:paraId="4848BB5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Hieri mi fu detto, che li signori Stati hanno deliberato, et risoluto di scriver alli serenissimi | arciduchi per la redintegratione di tutti li danni, et interessi, che doppo la | tregua hanno ricevuti li loro mercanti o sia per vasselli o per mercantie. Sarà | prefisso termine di quattro mesi a questo risarcimento, et quello che porterà | le lettere haverà commissione di fermarsi sino a quel tempo; et fornito non | havendo havuta intiera, et compita sodisfattione doverà ritornarsene | senza attender pur un’hora; perché allhora si verrà in delibera-|tione di quello si doverà fare; et già dicono esser fatto il proietto, che | non resterà, che l’essequirlo contra Spagnuoli; et, occurrendo, si scriverà | anco al re di Spagna nella medesima sostanza; et parmi d’intender | che presto sia per farsi questa speditione. |</w:t>
      </w:r>
    </w:p>
    <w:p w14:paraId="294755D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partito il Chiaus essendosi andato ad imbarcar in un vassello, che lo | condurrà ove potrà prender scala sicura per la continuatione | del suo viaggio. L’hanno qui presentato di doi vesti una d’oro, et di | seta, et l’altra di raso cremesino, et un sacchetto assai grande di taleri | di questi paesi, che vale l’uno da cinque lire in circa venetiane. Tre | altre vesti di damasco colorato hanno dato a tre del suo seguito, | et a questi, et </w:t>
      </w:r>
      <w:proofErr w:type="gramStart"/>
      <w:r w:rsidRPr="007F3E90">
        <w:rPr>
          <w:sz w:val="24"/>
          <w:szCs w:val="24"/>
        </w:rPr>
        <w:t>agl’altri</w:t>
      </w:r>
      <w:proofErr w:type="gramEnd"/>
      <w:r w:rsidRPr="007F3E90">
        <w:rPr>
          <w:sz w:val="24"/>
          <w:szCs w:val="24"/>
        </w:rPr>
        <w:t xml:space="preserve"> qualche taleri della medesima sorte. Pagaranno | il transporto, et spese di esso, come hanno fatto anco tutte le altre | dall’entrar suo in queste Provincie, star, et partita di esse: et si | </w:t>
      </w:r>
      <w:r w:rsidRPr="007F3E90">
        <w:rPr>
          <w:sz w:val="24"/>
          <w:szCs w:val="24"/>
        </w:rPr>
        <w:lastRenderedPageBreak/>
        <w:t>fa conto che importerà a’ signori Stati questa spesa più di quattor-|dici, o quindecimilla fiorini; et tutto va a conto publico. |</w:t>
      </w:r>
    </w:p>
    <w:p w14:paraId="30B4E82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Dissi di mandar alle Signorie vostre eccellentissime per quelle, che ne potessero haver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gusto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 l’espositione delli ambasciatori di Francia in materia dei prigionii; et | sarà ella qui aggiunta in copia: come anco la replicata delle |</w:t>
      </w:r>
    </w:p>
    <w:p w14:paraId="273B123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279r / </w:t>
      </w:r>
    </w:p>
    <w:p w14:paraId="203666A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mie lettere de’ 3 del presente spedite per la via di Anversa; et di | altre due spedite per la via di Amsterdam una del medesimo giorno, et | l’altra del seguente con le scritture chiamate in esse. |</w:t>
      </w:r>
    </w:p>
    <w:p w14:paraId="620BED2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sottrato da uno di questi cavallieri, che sotto pretesto di visita | venne a me, che l’intentione del signor principe Henrico in occasione | di servir la Serenità vostra sarebbe (come ho altra volta scritto</w:t>
      </w:r>
      <w:r w:rsidRPr="007F3E90">
        <w:rPr>
          <w:b/>
          <w:sz w:val="24"/>
          <w:szCs w:val="24"/>
        </w:rPr>
        <w:t>)</w:t>
      </w:r>
      <w:r w:rsidRPr="007F3E90">
        <w:rPr>
          <w:sz w:val="24"/>
          <w:szCs w:val="24"/>
        </w:rPr>
        <w:t xml:space="preserve"> di haver | carica che fosse maggiore della conditione, che ha qui di generale | della cavallaria. Mi ha dimandato questo in che termine | ella si trovava con don Gio. de’ Medici, che dissi non sapere; et | in fine dimandomi</w:t>
      </w:r>
      <w:r w:rsidRPr="007F3E90">
        <w:rPr>
          <w:sz w:val="24"/>
          <w:szCs w:val="24"/>
          <w:vertAlign w:val="superscript"/>
        </w:rPr>
        <w:footnoteReference w:id="1198"/>
      </w:r>
      <w:r w:rsidRPr="007F3E90">
        <w:rPr>
          <w:sz w:val="24"/>
          <w:szCs w:val="24"/>
        </w:rPr>
        <w:t xml:space="preserve"> se la carica, che haveva il signor conte di Vade-|mont era ancor vuota, et dicendogli io che credevo che tutta-|via fosse vacante, et sapevo esser stata richiesta da alcuni | principi della Francia, accennò, che il signor Principe sudetto vi | haverebbe aspirato, vedendosi, che occorrendo di haverla a | servire non poteva haver men degna carica di questa, et qui | mi andò rappresentando le qualità di esso Principe, la dipen-|denza del fratello, il seguito che haverebbe havuto per il | credito, et per le adherenze, che tiene per l’Eccellenza sua,</w:t>
      </w:r>
      <w:r w:rsidRPr="007F3E90">
        <w:rPr>
          <w:rStyle w:val="Rimandonotaapidipagina"/>
          <w:sz w:val="24"/>
          <w:szCs w:val="24"/>
        </w:rPr>
        <w:footnoteReference w:id="1199"/>
      </w:r>
      <w:r w:rsidRPr="007F3E90">
        <w:rPr>
          <w:sz w:val="24"/>
          <w:szCs w:val="24"/>
        </w:rPr>
        <w:t xml:space="preserve"> per la casa et | per l’officio</w:t>
      </w:r>
      <w:r w:rsidRPr="007F3E90">
        <w:rPr>
          <w:sz w:val="24"/>
          <w:szCs w:val="24"/>
          <w:vertAlign w:val="superscript"/>
        </w:rPr>
        <w:footnoteReference w:id="1200"/>
      </w:r>
      <w:r w:rsidRPr="007F3E90">
        <w:rPr>
          <w:sz w:val="24"/>
          <w:szCs w:val="24"/>
        </w:rPr>
        <w:t>, che ha di general della cavallaria</w:t>
      </w:r>
      <w:r w:rsidRPr="007F3E90">
        <w:rPr>
          <w:rStyle w:val="Rimandonotaapidipagina"/>
          <w:sz w:val="24"/>
          <w:szCs w:val="24"/>
        </w:rPr>
        <w:footnoteReference w:id="1201"/>
      </w:r>
      <w:r w:rsidRPr="007F3E90">
        <w:rPr>
          <w:sz w:val="24"/>
          <w:szCs w:val="24"/>
        </w:rPr>
        <w:t xml:space="preserve"> dei signori Stati, li quali | quando li havessero permesso, che potesse venir a servirla, | vi sarebbono anco susseguitate dell’altre consequenze profi-|tevoli al servitio di quella serenissima Republica. Et quando havesse | havuto a condur una truppa di genti non poteva esser meno di | cinque o sei milla fanti. Questo non ho voluto lasciar di significar | alla Serenità vostra potendo assicurarmi, che ’l motivo venga o dal proprio | Principe</w:t>
      </w:r>
      <w:r w:rsidRPr="007F3E90">
        <w:rPr>
          <w:sz w:val="24"/>
          <w:szCs w:val="24"/>
          <w:vertAlign w:val="superscript"/>
        </w:rPr>
        <w:footnoteReference w:id="1202"/>
      </w:r>
      <w:r w:rsidRPr="007F3E90">
        <w:rPr>
          <w:sz w:val="24"/>
          <w:szCs w:val="24"/>
        </w:rPr>
        <w:t>, o dalla madre, praticando questo soggetto spesso nella | casa con l’una, et con l’altro. Io sentirò quello potrò di più | in tanto ella potrà far quel reflesso, che stimerà di suo servitio, |</w:t>
      </w:r>
    </w:p>
    <w:p w14:paraId="7E94DF2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279v /</w:t>
      </w:r>
    </w:p>
    <w:p w14:paraId="3040F484" w14:textId="49A3C325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avvisarmi il suo senso; et io non mancarò di significarle</w:t>
      </w:r>
      <w:r w:rsidRPr="007F3E90">
        <w:rPr>
          <w:sz w:val="24"/>
          <w:szCs w:val="24"/>
          <w:vertAlign w:val="superscript"/>
        </w:rPr>
        <w:footnoteReference w:id="1203"/>
      </w:r>
      <w:r w:rsidRPr="007F3E90">
        <w:rPr>
          <w:sz w:val="24"/>
          <w:szCs w:val="24"/>
        </w:rPr>
        <w:t xml:space="preserve"> ri-|verentemente quello haverò di più, venendo questa mattina a desinar | meco il detto Principe con quattro dei signori Stati, et qualche | altri di corte, che ho convitati con fine del servitio, et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ripu-|tatione della Serenità vostra. Gratie etc. |</w:t>
      </w:r>
    </w:p>
    <w:p w14:paraId="46F14BC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1F5441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10 febraro 1619 |</w:t>
      </w:r>
    </w:p>
    <w:p w14:paraId="29414F8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499440C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 et devotissimo servitore |</w:t>
      </w:r>
    </w:p>
    <w:p w14:paraId="578643F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54E98E7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F0AD56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289r /</w:t>
      </w:r>
    </w:p>
    <w:p w14:paraId="7DAA95E7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1445C0E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306D6E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289v /</w:t>
      </w:r>
    </w:p>
    <w:p w14:paraId="486F4C7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70D51DF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prime |</w:t>
      </w:r>
    </w:p>
    <w:p w14:paraId="3AEB511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87 fin 88 |</w:t>
      </w:r>
    </w:p>
    <w:p w14:paraId="7091C5D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35F28E3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tracce di sigilli</w:t>
      </w:r>
    </w:p>
    <w:p w14:paraId="14B06269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4DBC16BB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43C0F3C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298vC /</w:t>
      </w:r>
    </w:p>
    <w:p w14:paraId="5C55E09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10 febraro 1619 ricevute a’ 27 detto | </w:t>
      </w:r>
    </w:p>
    <w:p w14:paraId="65957730" w14:textId="238B8D43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Haia. </w:t>
      </w:r>
      <w:del w:id="3573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574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87 | </w:t>
      </w:r>
    </w:p>
    <w:p w14:paraId="320A5C1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27B5DD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Sopra quanto ha scritto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et scrive hora | aspetta ordini. |</w:t>
      </w:r>
    </w:p>
    <w:p w14:paraId="61CB83CD" w14:textId="04FCBD90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Deputati a trattar seco trattano sopra | l’ordine da darsi a’ capitani de’ vasselli | et sopra corrispondenza di </w:t>
      </w:r>
      <w:ins w:id="3575" w:author="Giorgia" w:date="2023-03-11T17:46:00Z">
        <w:r w:rsidR="00AD35EF">
          <w:rPr>
            <w:sz w:val="24"/>
            <w:szCs w:val="24"/>
          </w:rPr>
          <w:t>m</w:t>
        </w:r>
      </w:ins>
      <w:del w:id="3576" w:author="Giorgia" w:date="2023-03-11T17:46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inistro. |</w:t>
      </w:r>
    </w:p>
    <w:p w14:paraId="578C3DF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 primo non sapendosi i fini dei Spagnuoli non possono | saper che possi bisognar loro: che non | sano come far capitar </w:t>
      </w:r>
      <w:proofErr w:type="gramStart"/>
      <w:r w:rsidRPr="007F3E90">
        <w:rPr>
          <w:sz w:val="24"/>
          <w:szCs w:val="24"/>
        </w:rPr>
        <w:t>gl’avisi</w:t>
      </w:r>
      <w:proofErr w:type="gramEnd"/>
      <w:r w:rsidRPr="007F3E90">
        <w:rPr>
          <w:sz w:val="24"/>
          <w:szCs w:val="24"/>
        </w:rPr>
        <w:t xml:space="preserve"> a’ capitani | et può esser che siano sprovisti di | monizioni viveri et altro. Che sono | soliti dar </w:t>
      </w:r>
      <w:proofErr w:type="gramStart"/>
      <w:r w:rsidRPr="007F3E90">
        <w:rPr>
          <w:sz w:val="24"/>
          <w:szCs w:val="24"/>
        </w:rPr>
        <w:t>gl’ordini</w:t>
      </w:r>
      <w:proofErr w:type="gramEnd"/>
      <w:r w:rsidRPr="007F3E90">
        <w:rPr>
          <w:sz w:val="24"/>
          <w:szCs w:val="24"/>
        </w:rPr>
        <w:t xml:space="preserve"> precisi, et sopra l’aviso | del secretario non sano come darli. |</w:t>
      </w:r>
    </w:p>
    <w:p w14:paraId="3A33100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Risponde il secretario a tutti i punti. |</w:t>
      </w:r>
    </w:p>
    <w:p w14:paraId="53FB368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 secondo capo dicono stimar propria | la buona corrispondenza ma non intender | quello si voglia inferire colla propositione | fatta: che se la serenissima Republica vuol unirsi | con loro si dichiari con maggior particolari. | </w:t>
      </w:r>
    </w:p>
    <w:p w14:paraId="6767022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Risponde il secretario non saper come | esprimer più chiara la buona | volontà per reciproca intelligenza | mentre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stima la missione di ministro | la più facil stradda. |</w:t>
      </w:r>
    </w:p>
    <w:p w14:paraId="75C96AD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Replicano loro desiderarsi più | aperta dechiaratione se si vuol unir | portando che ’l Ministro servirà a | semplice cerimonia né vi sarà | riputatione se non v’è il fine certo | di unirsi et insisteno sopra questa chiarezza | perché </w:t>
      </w:r>
      <w:proofErr w:type="gramStart"/>
      <w:r w:rsidRPr="007F3E90">
        <w:rPr>
          <w:sz w:val="24"/>
          <w:szCs w:val="24"/>
        </w:rPr>
        <w:t>di la</w:t>
      </w:r>
      <w:proofErr w:type="gramEnd"/>
      <w:r w:rsidRPr="007F3E90">
        <w:rPr>
          <w:sz w:val="24"/>
          <w:szCs w:val="24"/>
        </w:rPr>
        <w:t xml:space="preserve"> si può dechiarir il modo | di stringersi et assistersi. Et rispondendo | il secretario col medesimo concetto di sopra dissero loro | che non havendo altra espressione della volontà | publica, deliberavano di scriver |</w:t>
      </w:r>
    </w:p>
    <w:p w14:paraId="4B15163F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03033BD8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b/>
          <w:sz w:val="24"/>
          <w:szCs w:val="24"/>
        </w:rPr>
        <w:t>L. C. X. R. |</w:t>
      </w:r>
    </w:p>
    <w:p w14:paraId="2E1B6F7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D90D3B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289vA /</w:t>
      </w:r>
    </w:p>
    <w:p w14:paraId="68172B5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 sua Serenità et risponder alla propositione | per assicurarsi del senso della Republica | et perché habbi a dar ordine di trattar | che poi principiata la trattatione | si saria poi divenuto al mezo | che si sa ma a proposito: et | dimandano sopra ciò il parer del secretario. |</w:t>
      </w:r>
    </w:p>
    <w:p w14:paraId="5BE7497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Rispose</w:t>
      </w:r>
      <w:r w:rsidRPr="007F3E90">
        <w:rPr>
          <w:sz w:val="24"/>
          <w:szCs w:val="24"/>
          <w:vertAlign w:val="superscript"/>
        </w:rPr>
        <w:footnoteReference w:id="1204"/>
      </w:r>
      <w:r w:rsidRPr="007F3E90">
        <w:rPr>
          <w:sz w:val="24"/>
          <w:szCs w:val="24"/>
        </w:rPr>
        <w:t xml:space="preserve"> che a lui non tocca | dir ai signori Stati ciò che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hanno a | fare che havendo detto il senso | </w:t>
      </w:r>
      <w:proofErr w:type="gramStart"/>
      <w:r w:rsidRPr="007F3E90">
        <w:rPr>
          <w:sz w:val="24"/>
          <w:szCs w:val="24"/>
        </w:rPr>
        <w:t>pa[</w:t>
      </w:r>
      <w:proofErr w:type="gramEnd"/>
      <w:r w:rsidRPr="007F3E90">
        <w:rPr>
          <w:sz w:val="24"/>
          <w:szCs w:val="24"/>
        </w:rPr>
        <w:t>…]</w:t>
      </w:r>
      <w:r w:rsidRPr="007F3E90">
        <w:rPr>
          <w:rStyle w:val="Rimandonotaapidipagina"/>
          <w:sz w:val="24"/>
          <w:szCs w:val="24"/>
        </w:rPr>
        <w:footnoteReference w:id="1205"/>
      </w:r>
      <w:r w:rsidRPr="007F3E90">
        <w:rPr>
          <w:sz w:val="24"/>
          <w:szCs w:val="24"/>
        </w:rPr>
        <w:t xml:space="preserve"> tanto crede possa bastar | con che si discioglie il congresso. | Dicendo hariano fatta relatione | et del risoluto saria avisato. | Dice non saper habbiano stabilito alcuna | cosa, di che seguirà darà aviso. | Discorso fatto a parte: che | mandando persona, a non seguendo | alcuna cosa saria di disgusto | et non seguirebbe il ben che si | pretenda: et dice il segretario | non veder speranza che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sentino | d’altra maniera. |</w:t>
      </w:r>
    </w:p>
    <w:p w14:paraId="52F9C99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Circa lo scriver a’ capitani dicono | aspettar li deputati di Zelanda | per risolver. Et così per l’instanza | delle </w:t>
      </w:r>
      <w:proofErr w:type="gramStart"/>
      <w:r w:rsidRPr="007F3E90">
        <w:rPr>
          <w:sz w:val="24"/>
          <w:szCs w:val="24"/>
        </w:rPr>
        <w:t>4</w:t>
      </w:r>
      <w:proofErr w:type="gramEnd"/>
      <w:r w:rsidRPr="007F3E90">
        <w:rPr>
          <w:sz w:val="24"/>
          <w:szCs w:val="24"/>
        </w:rPr>
        <w:t xml:space="preserve"> navi doverà esser risolto | la venente settimana. |</w:t>
      </w:r>
    </w:p>
    <w:p w14:paraId="53B7BFF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Difficoltà diverse in haver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le dette </w:t>
      </w:r>
      <w:proofErr w:type="gramStart"/>
      <w:r w:rsidRPr="007F3E90">
        <w:rPr>
          <w:sz w:val="24"/>
          <w:szCs w:val="24"/>
        </w:rPr>
        <w:t>4</w:t>
      </w:r>
      <w:proofErr w:type="gramEnd"/>
      <w:r w:rsidRPr="007F3E90">
        <w:rPr>
          <w:sz w:val="24"/>
          <w:szCs w:val="24"/>
        </w:rPr>
        <w:t xml:space="preserve"> navi | discorso di Mauritio che siano | meglio i vasselli piccoli dei grandi | per vona</w:t>
      </w:r>
      <w:r w:rsidRPr="007F3E90">
        <w:rPr>
          <w:rStyle w:val="Rimandonotaapidipagina"/>
          <w:sz w:val="24"/>
          <w:szCs w:val="24"/>
        </w:rPr>
        <w:footnoteReference w:id="1206"/>
      </w:r>
      <w:r w:rsidRPr="007F3E90">
        <w:rPr>
          <w:sz w:val="24"/>
          <w:szCs w:val="24"/>
        </w:rPr>
        <w:t xml:space="preserve"> volontà di quei signori come | interessare nel ben della Republica. | Che dariano aiuti ma vorriano | esser sicuri d’esser corrisposi | Mauritio fa buoni uffici ma | essorta haver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alcuna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cosa prima di resolver |</w:t>
      </w:r>
    </w:p>
    <w:p w14:paraId="4B4CF26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289vB /</w:t>
      </w:r>
    </w:p>
    <w:p w14:paraId="61FB1FD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partiti publici […]</w:t>
      </w:r>
      <w:r w:rsidRPr="007F3E90">
        <w:rPr>
          <w:rStyle w:val="Rimandonotaapidipagina"/>
          <w:sz w:val="24"/>
          <w:szCs w:val="24"/>
        </w:rPr>
        <w:footnoteReference w:id="1207"/>
      </w:r>
      <w:r w:rsidRPr="007F3E90">
        <w:rPr>
          <w:sz w:val="24"/>
          <w:szCs w:val="24"/>
        </w:rPr>
        <w:t xml:space="preserve"> in Amsterdam fatti | da’ Spagnuoli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per vasselli da condur genti a | Doncherchen. |</w:t>
      </w:r>
    </w:p>
    <w:p w14:paraId="7A00980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Pensieri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per dove | s’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habino a volger Spagnuoli. | Ufficio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fatto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ambasciatori di Francia e Inghilterra. | Discorso di non sfornir quelle | parti di vasseli. | </w:t>
      </w:r>
    </w:p>
    <w:p w14:paraId="03D5FF9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Espeditione da farsi alli arciduchi | per reintegratione di danni ricevuti dopo | la tregua. |</w:t>
      </w:r>
    </w:p>
    <w:p w14:paraId="43BC2298" w14:textId="3885083F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Partenza del Chiaus, e doni fattili. | Manda espositione di ambasciatori di Francia. | Intentione del principe Henrico di | haver carica come quella di Vademont</w:t>
      </w:r>
      <w:ins w:id="3580" w:author="Flavia Di Gi" w:date="2023-03-19T18:08:00Z">
        <w:r w:rsidR="00574DF6">
          <w:rPr>
            <w:sz w:val="24"/>
            <w:szCs w:val="24"/>
          </w:rPr>
          <w:t>.</w:t>
        </w:r>
      </w:ins>
      <w:r w:rsidRPr="007F3E90">
        <w:rPr>
          <w:sz w:val="24"/>
          <w:szCs w:val="24"/>
        </w:rPr>
        <w:t xml:space="preserve"> |</w:t>
      </w:r>
    </w:p>
    <w:p w14:paraId="2388050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4358EE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5B8C21D" w14:textId="05F19010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n. </w:t>
      </w:r>
      <w:r w:rsidR="007B2E73">
        <w:rPr>
          <w:sz w:val="24"/>
          <w:szCs w:val="24"/>
        </w:rPr>
        <w:t>90</w:t>
      </w:r>
    </w:p>
    <w:p w14:paraId="1BFB85DD" w14:textId="1EF2E22C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8</w:t>
      </w:r>
      <w:r w:rsidR="007B2E73">
        <w:rPr>
          <w:sz w:val="24"/>
          <w:szCs w:val="24"/>
        </w:rPr>
        <w:t>9</w:t>
      </w:r>
      <w:r w:rsidRPr="007F3E90">
        <w:rPr>
          <w:sz w:val="24"/>
          <w:szCs w:val="24"/>
        </w:rPr>
        <w:t xml:space="preserve"> (cc. 280r-281v)</w:t>
      </w:r>
    </w:p>
    <w:p w14:paraId="1B4B330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EF1287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280r /</w:t>
      </w:r>
    </w:p>
    <w:p w14:paraId="74A9914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Espositione delli ambasciatori di Francia fatta alli signori Stati Generali | a’ 28 genaro 1619 |</w:t>
      </w:r>
    </w:p>
    <w:p w14:paraId="28363D6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3DEB40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Signori | noi vi habbiamo questi giorni passati proposto gl’avvisi, et consegli | del Re nostro patrone sopra gl’affari presenti del vostro Stato, che | noi credemo esser di tanta importanza, che voi li metterete in essecutione | allhora che lo troverete più ispediente: ma havendo noi presentito | che voi sete in termine di ordinar giudici ai vostri prigionieri, | considerando l’importanza del fatto torniamo in quest’assemblea | non per persuadervi discorsi, o argumenti, cosa alla quale da | voi stessi dovete esser disposti, ma per essortarvi, et avvertirvi | in conformità del commandamento che sopra ciò habbiamo havuto | dalla Maestà sua di dar ordine, et tenir la mano, che ciò si faccia | secondo la legge del vostro Paese, lasciando la conoscenza a | cui di dritto ella appartiene, et che li giudici siano in persone | così integre, et giuste, che ’l giudicio, che pronuntieranno sia | un testimonio, et del giusto, et legitimo vostro governo, | più tosto che un atto di possanza sovrana, che potrebbe | accrescer il male, et il disordine dentro al vostro Stato. | Lasciando adunque alle prudenze vostre di pesar l’altre ra-|gioni, et considerationi, che caduno in questo proposito, vi diremo | solamente voi havete a far render la giustitia al publico, | et primieramente al vostro Stato; poi a quei prigionieri, li quali | trovandosi colpevoli di tradimento, o conspiratione contra il | Paese, si dice che le pene ordinarie delle leggi non sono sufficienti | per punirli; ma se doppo una lunga</w:t>
      </w:r>
      <w:r w:rsidRPr="007F3E90">
        <w:rPr>
          <w:sz w:val="24"/>
          <w:szCs w:val="24"/>
          <w:vertAlign w:val="superscript"/>
        </w:rPr>
        <w:footnoteReference w:id="1208"/>
      </w:r>
      <w:r w:rsidRPr="007F3E90">
        <w:rPr>
          <w:sz w:val="24"/>
          <w:szCs w:val="24"/>
        </w:rPr>
        <w:t xml:space="preserve"> ricerca, et | una essatissima inquisitione della loro vita, et attioni non si trovano | caricati che de inditii, suspitioni, et presuntioni, non sarebbe | ragionevole di leggiermente tirarli in crime di Stato, stante | l’attioni humane sono soggette ad esser diversamente interpretate | et ben spesso nella peggior parte. questo fa, che in tal proposito |</w:t>
      </w:r>
    </w:p>
    <w:p w14:paraId="51ADEE1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280v /</w:t>
      </w:r>
    </w:p>
    <w:p w14:paraId="189428B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devono haver luoco l’equità, et la clemenza, le quali in cosa | dubia sempre inclinano a favor delli accusati. Il Re nostro signore | giudica, che per il bene, ripose, et sicurtà del vostro Stato voi | così dobbiate usarne in questa causa, nella quale si tratta della | vita, et dell’honore de’ vostri cittadini, et principali officiali | del vostro Stato, li quali sempre si sono sempre molto ben compor-|tati nelle loro cariche, et vi hanno resi notabili servitii, et delli | quali sin qui l’attioni sono state irreprensibili: noi ve ne pre-|giamo a nome del Re, per il dritto di aleanza, che voi havete | colla Maestà sua, per la gloriosa memoria del fu Re suo padre | et per l’affettione, che quel gran Principe ha transmessa per la | vostra difesa, et protettione, dalla quale voi havete doppo il suo | Regno sentiti li buoni effetti, et che la salvezza di lui pro-|mette di continuarveli per lunghi anni. Noi vi pregiamo | dico signori per le cose che dovete amare, et respettare di | mostrarvi giusti verso questi prisionieri, et moderati all’essempio | di quel gran Re vostro benefattore, che basta per infiniti altri | nella vita del quale voi trovarete tanti eccelenti tratti di | prudenza, dolcezza, et bontà verso li più criminali, et | colpevoli, </w:t>
      </w:r>
      <w:r w:rsidRPr="007F3E90">
        <w:rPr>
          <w:sz w:val="24"/>
          <w:szCs w:val="24"/>
        </w:rPr>
        <w:lastRenderedPageBreak/>
        <w:t>che voi non sapreste appligliarvi alla più sicura | guida nella condotta de’ nostri affari</w:t>
      </w:r>
      <w:r w:rsidRPr="007F3E90">
        <w:rPr>
          <w:sz w:val="24"/>
          <w:szCs w:val="24"/>
          <w:vertAlign w:val="superscript"/>
        </w:rPr>
        <w:footnoteReference w:id="1209"/>
      </w:r>
      <w:r w:rsidRPr="007F3E90">
        <w:rPr>
          <w:sz w:val="24"/>
          <w:szCs w:val="24"/>
        </w:rPr>
        <w:t xml:space="preserve">. Il che facendo voi | darete prova a sua Maestà della stima che voi fate della sua amicitia. | </w:t>
      </w:r>
    </w:p>
    <w:p w14:paraId="06EA18EC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Non trovate </w:t>
      </w:r>
      <w:proofErr w:type="gramStart"/>
      <w:r w:rsidRPr="007F3E90">
        <w:rPr>
          <w:sz w:val="24"/>
          <w:szCs w:val="24"/>
        </w:rPr>
        <w:t>strano signori</w:t>
      </w:r>
      <w:proofErr w:type="gramEnd"/>
      <w:r w:rsidRPr="007F3E90">
        <w:rPr>
          <w:sz w:val="24"/>
          <w:szCs w:val="24"/>
        </w:rPr>
        <w:t xml:space="preserve"> che ’l Re nostro patrone vogli entrar | così avanti nella cognitione, et nel secro de’ vostri affari: | perché non è per intraprender la vostra libertà, né sopra il poter | assoluto che voi havete sopra li vostri sudditi, di che voi non havete | a render conto a qualsisia, perché sua Maestà vorrebbe più tosto | accresser, et augumentar, come</w:t>
      </w:r>
      <w:r w:rsidRPr="007F3E90">
        <w:rPr>
          <w:sz w:val="24"/>
          <w:szCs w:val="24"/>
          <w:vertAlign w:val="superscript"/>
        </w:rPr>
        <w:footnoteReference w:id="1210"/>
      </w:r>
      <w:r w:rsidRPr="007F3E90">
        <w:rPr>
          <w:sz w:val="24"/>
          <w:szCs w:val="24"/>
        </w:rPr>
        <w:t xml:space="preserve"> coll’aiuto et favor |</w:t>
      </w:r>
    </w:p>
    <w:p w14:paraId="5DCACA8F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281r /</w:t>
      </w:r>
    </w:p>
    <w:p w14:paraId="47C9ABF6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del Re suo padre vi sete acquistati una tal auttorità; ma è | per rendervi un officio di aleanza, et amicitia, che voi sapete | non esser stata limitata con termini, et conditioni di un trattato | ma essersi estesa anco più oltre per il vostro soccorso, et solevo | così quando queste turbulenze, et divisioni sono sopravenute | in questo Paese sua Maestà ha procurato di divertir gl’inconvenienti | col mezo de’ suoi consigli, vi ha fatto propor li mezi di reu-|nione, et riconciliatione, et toccan[te]</w:t>
      </w:r>
      <w:r w:rsidRPr="007F3E90">
        <w:rPr>
          <w:sz w:val="24"/>
          <w:szCs w:val="24"/>
          <w:vertAlign w:val="superscript"/>
        </w:rPr>
        <w:footnoteReference w:id="1211"/>
      </w:r>
      <w:r w:rsidRPr="007F3E90">
        <w:rPr>
          <w:sz w:val="24"/>
          <w:szCs w:val="24"/>
        </w:rPr>
        <w:t xml:space="preserve"> li prigionieri vi ha | essortati di non permettere, che sia proceduta per violenza, o | rigore, a fine di non far qualche gran motivo nel corpo del | vostro Stato. Se vi è eccesso in questo, è in miglior parte, et per | nostro vantaggio; et non dubitate, che </w:t>
      </w:r>
      <w:proofErr w:type="gramStart"/>
      <w:r w:rsidRPr="007F3E90">
        <w:rPr>
          <w:sz w:val="24"/>
          <w:szCs w:val="24"/>
        </w:rPr>
        <w:t>gl’affari</w:t>
      </w:r>
      <w:proofErr w:type="gramEnd"/>
      <w:r w:rsidRPr="007F3E90">
        <w:rPr>
          <w:sz w:val="24"/>
          <w:szCs w:val="24"/>
        </w:rPr>
        <w:t xml:space="preserve"> del vostro | Stato non habbino a portarsi sempre meglio tanto et sì lon-|gamente che sua Maestà s’interesserà al governo di esso. Quello che noi | vi diciamo non è contrario alla sicurtà del vostro </w:t>
      </w:r>
      <w:proofErr w:type="gramStart"/>
      <w:r w:rsidRPr="007F3E90">
        <w:rPr>
          <w:sz w:val="24"/>
          <w:szCs w:val="24"/>
        </w:rPr>
        <w:t>Stato;</w:t>
      </w:r>
      <w:proofErr w:type="gramEnd"/>
      <w:r w:rsidRPr="007F3E90">
        <w:rPr>
          <w:sz w:val="24"/>
          <w:szCs w:val="24"/>
        </w:rPr>
        <w:t xml:space="preserve"> ma | sono li mezi più certi di conservarla, et mantenerla. La | sicurtà vostra consiste nell’unione delle vostre Provincie, | nella pace, et concordia de’ cittadini, et nella benevolenza, | et obedienza de’ sudditi verso li superiori, et magistrati. | </w:t>
      </w:r>
    </w:p>
    <w:p w14:paraId="1ED6D84E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Pigliate pensiero che ’l rigor d’una condanna non disunisca la | provincia di Holanda, vedendo haver materia di dolersi | che si vogli tentar contra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dritti, et prerogative, poiché | le</w:t>
      </w:r>
      <w:r w:rsidRPr="007F3E90">
        <w:rPr>
          <w:sz w:val="24"/>
          <w:szCs w:val="24"/>
          <w:vertAlign w:val="superscript"/>
        </w:rPr>
        <w:footnoteReference w:id="1212"/>
      </w:r>
      <w:r w:rsidRPr="007F3E90">
        <w:rPr>
          <w:sz w:val="24"/>
          <w:szCs w:val="24"/>
        </w:rPr>
        <w:t xml:space="preserve"> si levano quelli, che sino a quest’hora la hanno difesa. | </w:t>
      </w:r>
    </w:p>
    <w:p w14:paraId="3334FD4E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La concordia dei cittadini senza dubio alcuno si turberà, et | altererà per il resentimento che ne haveranno li parenti, et | amici delli condannati; et non vi è cosa, che aliena più la | benevolenza dei popoli, che la paura, et l’austerità, della quale | la vostra Natione è più difficile a patientare, che qualsisia altra. |</w:t>
      </w:r>
    </w:p>
    <w:p w14:paraId="12E6726E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281v / </w:t>
      </w:r>
    </w:p>
    <w:p w14:paraId="2DC09850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Abbracciate adunque signori questi avvisi salutiferi che</w:t>
      </w:r>
      <w:r w:rsidRPr="007F3E90">
        <w:rPr>
          <w:sz w:val="24"/>
          <w:szCs w:val="24"/>
          <w:vertAlign w:val="superscript"/>
        </w:rPr>
        <w:footnoteReference w:id="1213"/>
      </w:r>
      <w:r w:rsidRPr="007F3E90">
        <w:rPr>
          <w:sz w:val="24"/>
          <w:szCs w:val="24"/>
        </w:rPr>
        <w:t xml:space="preserve"> procedano</w:t>
      </w:r>
      <w:r w:rsidRPr="007F3E90">
        <w:rPr>
          <w:sz w:val="24"/>
          <w:szCs w:val="24"/>
          <w:vertAlign w:val="superscript"/>
        </w:rPr>
        <w:footnoteReference w:id="1214"/>
      </w:r>
      <w:r w:rsidRPr="007F3E90">
        <w:rPr>
          <w:sz w:val="24"/>
          <w:szCs w:val="24"/>
        </w:rPr>
        <w:t xml:space="preserve"> dalla | pura</w:t>
      </w:r>
      <w:r w:rsidRPr="007F3E90">
        <w:rPr>
          <w:sz w:val="24"/>
          <w:szCs w:val="24"/>
          <w:vertAlign w:val="superscript"/>
        </w:rPr>
        <w:footnoteReference w:id="1215"/>
      </w:r>
      <w:r w:rsidRPr="007F3E90">
        <w:rPr>
          <w:sz w:val="24"/>
          <w:szCs w:val="24"/>
        </w:rPr>
        <w:t xml:space="preserve">, et buona volontà che ’l Re vi porta, et non per solicita-|tioni o importunità di questi prigionieri, meno per fattione, | o qualsisia passione, se non per veder il vostro stato in pace, | et riposo, et così ben fermato, che niun accidente </w:t>
      </w:r>
      <w:proofErr w:type="gramStart"/>
      <w:r w:rsidRPr="007F3E90">
        <w:rPr>
          <w:sz w:val="24"/>
          <w:szCs w:val="24"/>
        </w:rPr>
        <w:t>lo possi</w:t>
      </w:r>
      <w:proofErr w:type="gramEnd"/>
      <w:r w:rsidRPr="007F3E90">
        <w:rPr>
          <w:sz w:val="24"/>
          <w:szCs w:val="24"/>
        </w:rPr>
        <w:t xml:space="preserve"> | scuoter. Il che non la paura, non la prigionia, non l’essecu-|tioni sanguinevoli faranno; ma lo faranno </w:t>
      </w:r>
      <w:proofErr w:type="gramStart"/>
      <w:r w:rsidRPr="007F3E90">
        <w:rPr>
          <w:sz w:val="24"/>
          <w:szCs w:val="24"/>
        </w:rPr>
        <w:t>gl’effetti</w:t>
      </w:r>
      <w:proofErr w:type="gramEnd"/>
      <w:r w:rsidRPr="007F3E90">
        <w:rPr>
          <w:sz w:val="24"/>
          <w:szCs w:val="24"/>
        </w:rPr>
        <w:t xml:space="preserve"> tutti | contrarii, solleveranno li vostri popoli, reimpiranno lo Stato | vostro di confusione, et rinverseranno l’auttorità publica | essendo impossibile per natura che una potenza fondata sopra la | forza, et</w:t>
      </w:r>
      <w:r w:rsidRPr="007F3E90">
        <w:rPr>
          <w:sz w:val="24"/>
          <w:szCs w:val="24"/>
          <w:vertAlign w:val="superscript"/>
        </w:rPr>
        <w:footnoteReference w:id="1216"/>
      </w:r>
      <w:r w:rsidRPr="007F3E90">
        <w:rPr>
          <w:sz w:val="24"/>
          <w:szCs w:val="24"/>
        </w:rPr>
        <w:t xml:space="preserve"> l’esser astretto possi esser di durata. | </w:t>
      </w:r>
    </w:p>
    <w:p w14:paraId="50A0114C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Questi consegli vengono di Francia, di dove mai vi è arrivato | né male, né danno veruno, ma ogni bene, et ogni felicità, | soccorso, et assistenza d’huomini, et di denaro al vostro bisogno, | amicitia, buon comercio, et vicinanza, che sua Maestà continuerà volontieri | verso di voi, purché voi non lo impedite dalla parte vostra. |</w:t>
      </w:r>
    </w:p>
    <w:p w14:paraId="27C48174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</w:p>
    <w:p w14:paraId="38A707BF" w14:textId="62A8584F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Segnata | J. de Bumerii du Maurier</w:t>
      </w:r>
      <w:r w:rsidRPr="007F3E90">
        <w:rPr>
          <w:rStyle w:val="Rimandonotaapidipagina"/>
          <w:sz w:val="24"/>
          <w:szCs w:val="24"/>
        </w:rPr>
        <w:footnoteReference w:id="1217"/>
      </w:r>
      <w:r w:rsidRPr="007F3E90">
        <w:rPr>
          <w:sz w:val="24"/>
          <w:szCs w:val="24"/>
        </w:rPr>
        <w:t xml:space="preserve"> |</w:t>
      </w:r>
      <w:r w:rsidR="000F3843">
        <w:rPr>
          <w:sz w:val="24"/>
          <w:szCs w:val="24"/>
        </w:rPr>
        <w:t xml:space="preserve"> </w:t>
      </w:r>
    </w:p>
    <w:p w14:paraId="7AE10499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</w:p>
    <w:p w14:paraId="257A5619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/ 281vD /</w:t>
      </w:r>
    </w:p>
    <w:p w14:paraId="6145C1F0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Espositione delli ambasciatori di Francia |</w:t>
      </w:r>
    </w:p>
    <w:p w14:paraId="4C2E119E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nella prime</w:t>
      </w:r>
      <w:r w:rsidRPr="007F3E90">
        <w:rPr>
          <w:rStyle w:val="Rimandonotaapidipagina"/>
          <w:sz w:val="24"/>
          <w:szCs w:val="24"/>
        </w:rPr>
        <w:footnoteReference w:id="1218"/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n° 87 |</w:t>
      </w:r>
    </w:p>
    <w:p w14:paraId="1E66B6CA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</w:p>
    <w:p w14:paraId="657F156F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</w:p>
    <w:p w14:paraId="57662A0D" w14:textId="0DEC4236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9</w:t>
      </w:r>
      <w:r w:rsidR="007B2E73">
        <w:rPr>
          <w:sz w:val="24"/>
          <w:szCs w:val="24"/>
        </w:rPr>
        <w:t>1</w:t>
      </w:r>
    </w:p>
    <w:p w14:paraId="05680FB1" w14:textId="23633302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Allegato II al n. </w:t>
      </w:r>
      <w:r w:rsidR="007B2E73">
        <w:rPr>
          <w:sz w:val="24"/>
          <w:szCs w:val="24"/>
        </w:rPr>
        <w:t>89</w:t>
      </w:r>
      <w:r w:rsidRPr="007F3E90">
        <w:rPr>
          <w:sz w:val="24"/>
          <w:szCs w:val="24"/>
        </w:rPr>
        <w:t xml:space="preserve"> (cc. 282r-283v; traduzione di cc. 287r-288v)</w:t>
      </w:r>
    </w:p>
    <w:p w14:paraId="042E9A0C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</w:p>
    <w:p w14:paraId="0AD8804D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282r /</w:t>
      </w:r>
    </w:p>
    <w:p w14:paraId="2EBEB775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Memorie dei punti, et compianti rappresentati nell’assemblea | delli signori Stati Generali de’ Paesi Bassi uniti a’ 25 del mezo di | genaro 1619 dalli deputati delli colleggi delle amiralità di | Rotterdam, et Amsterdam a fine che sopra di essi possi esser | proveduto, et dato ordine opportune per prevenir, et evitar | tutti li disordini, et confusioni, et che la serenissima republica di | Venetia possa tirar il sevitio et frutto dalla flotta il | quale è aspettato, et desiderato da lei, et sia conservato l’|honore, et reputatione delli detti signori Stati, et di questi paesi dati nella | mani del signor Suriano residente per nome della detta | serenissima Republica appresso li detti signori Stati affine di procurar l’effetto | di essi. Questo di tre di febraro mille sei cento et dieci nove. |</w:t>
      </w:r>
    </w:p>
    <w:p w14:paraId="6590C0CB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</w:p>
    <w:p w14:paraId="7D411BE9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Priemieramente che li detti signori Stati si compiaciano di avvisare, et dar ordine che ’l | amiraglio Kerckhoven, con gl’altri capitani possino trattenersi senza compianti | toccante li viveri de’ matelotti, et soldati in conformità del 14</w:t>
      </w:r>
      <w:r w:rsidRPr="007F3E90">
        <w:rPr>
          <w:sz w:val="24"/>
          <w:szCs w:val="24"/>
          <w:vertAlign w:val="superscript"/>
        </w:rPr>
        <w:t>mo</w:t>
      </w:r>
      <w:r w:rsidRPr="007F3E90">
        <w:rPr>
          <w:sz w:val="24"/>
          <w:szCs w:val="24"/>
        </w:rPr>
        <w:t xml:space="preserve"> articolo | della loro istruttione; per il quale viene ad essi promesso, che quando li | loro viveri compri in questi paesi saranno consumati, che haveranno tanto più | quanto sarà trovato convenire, il che Suriano li capitani che deve esser per il | meno tre o quattro grossi per ciascheduno huomo per giorno a cominciar dal | primo di novembre passato. | </w:t>
      </w:r>
    </w:p>
    <w:p w14:paraId="45D8B6A0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Parimente che la serenissima Republica facci pigliar deligente cura come noi facciamo | qui verso </w:t>
      </w:r>
      <w:proofErr w:type="gramStart"/>
      <w:r w:rsidRPr="007F3E90">
        <w:rPr>
          <w:sz w:val="24"/>
          <w:szCs w:val="24"/>
        </w:rPr>
        <w:t>gl’amalati</w:t>
      </w:r>
      <w:proofErr w:type="gramEnd"/>
      <w:r w:rsidRPr="007F3E90">
        <w:rPr>
          <w:sz w:val="24"/>
          <w:szCs w:val="24"/>
        </w:rPr>
        <w:t>, feriti, et stropiati, et che quelli habbino ad esser trottati | et accommodati, di vivande, et altro con ogni discretione, et ragionevolmente | poiché è stato bisogno prometterli per atto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spetiale primo che si habbino | voluto lasciare inbarcare, che si</w:t>
      </w:r>
      <w:r w:rsidRPr="007F3E90">
        <w:rPr>
          <w:sz w:val="24"/>
          <w:szCs w:val="24"/>
          <w:vertAlign w:val="superscript"/>
        </w:rPr>
        <w:footnoteReference w:id="1219"/>
      </w:r>
      <w:r w:rsidRPr="007F3E90">
        <w:rPr>
          <w:sz w:val="24"/>
          <w:szCs w:val="24"/>
        </w:rPr>
        <w:t xml:space="preserve"> lascieranno</w:t>
      </w:r>
      <w:r w:rsidRPr="007F3E90">
        <w:rPr>
          <w:sz w:val="24"/>
          <w:szCs w:val="24"/>
          <w:vertAlign w:val="superscript"/>
        </w:rPr>
        <w:footnoteReference w:id="1220"/>
      </w:r>
      <w:r w:rsidRPr="007F3E90">
        <w:rPr>
          <w:sz w:val="24"/>
          <w:szCs w:val="24"/>
        </w:rPr>
        <w:t xml:space="preserve"> ritornar a casa così tosto | che non saranno ben trattati | </w:t>
      </w:r>
    </w:p>
    <w:p w14:paraId="25E2F111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282v /</w:t>
      </w:r>
    </w:p>
    <w:p w14:paraId="0E46E3F5" w14:textId="77777777" w:rsidR="00E43599" w:rsidRPr="007F3E90" w:rsidRDefault="00E43599" w:rsidP="007F3E90">
      <w:pPr>
        <w:tabs>
          <w:tab w:val="left" w:pos="198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quanto al loro pagamento essendo li colleggi dell’Amiralità solecitati per</w:t>
      </w:r>
      <w:r w:rsidRPr="007F3E90">
        <w:rPr>
          <w:rStyle w:val="Rimandonotaapidipagina"/>
          <w:sz w:val="24"/>
          <w:szCs w:val="24"/>
        </w:rPr>
        <w:footnoteReference w:id="1221"/>
      </w:r>
      <w:r w:rsidRPr="007F3E90">
        <w:rPr>
          <w:sz w:val="24"/>
          <w:szCs w:val="24"/>
        </w:rPr>
        <w:t xml:space="preserve"> esse | per tanto ricercano che habbi ad esser sopra ciò presa, et data tal regula | che li capitani et matelotti possino haver il loro bisogno et così anco esser qui | contente le loro donne della medesima maniera che si accostuma di fare | et uscire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vasselli di questi paesi per il che è necessario, che si | habbino ogni mese o ogni doi mesi li rolli delle mostre. |</w:t>
      </w:r>
    </w:p>
    <w:p w14:paraId="50A3EC1E" w14:textId="77777777" w:rsidR="00E43599" w:rsidRPr="007F3E90" w:rsidRDefault="00E43599" w:rsidP="007F3E90">
      <w:pPr>
        <w:tabs>
          <w:tab w:val="left" w:pos="1985"/>
          <w:tab w:val="left" w:pos="4962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perché si è similmente promossa questione intorno la differenza del prezo | et corso del denaro a Venetia et qui; tanto più ha causato il grande | alzamento di esso che si vede giornalmente a Venetia è necessario che si habbi | risguardo sopra il 15</w:t>
      </w:r>
      <w:r w:rsidRPr="007F3E90">
        <w:rPr>
          <w:sz w:val="24"/>
          <w:szCs w:val="24"/>
          <w:vertAlign w:val="superscript"/>
        </w:rPr>
        <w:t>mo</w:t>
      </w:r>
      <w:r w:rsidRPr="007F3E90">
        <w:rPr>
          <w:sz w:val="24"/>
          <w:szCs w:val="24"/>
        </w:rPr>
        <w:t xml:space="preserve"> articolo della loro instruttione che porta che lo | scudo sarà contato </w:t>
      </w:r>
      <w:proofErr w:type="gramStart"/>
      <w:r w:rsidRPr="007F3E90">
        <w:rPr>
          <w:sz w:val="24"/>
          <w:szCs w:val="24"/>
        </w:rPr>
        <w:t>ad</w:t>
      </w:r>
      <w:proofErr w:type="gramEnd"/>
      <w:r w:rsidRPr="007F3E90">
        <w:rPr>
          <w:sz w:val="24"/>
          <w:szCs w:val="24"/>
        </w:rPr>
        <w:t xml:space="preserve"> denaro corrente a ragion di cinquanta piacchi di questi | paesi. |</w:t>
      </w:r>
    </w:p>
    <w:p w14:paraId="3BA62AFE" w14:textId="192C5CEF" w:rsidR="00E43599" w:rsidRPr="007F3E90" w:rsidRDefault="00E43599" w:rsidP="007F3E90">
      <w:pPr>
        <w:tabs>
          <w:tab w:val="left" w:pos="1985"/>
          <w:tab w:val="left" w:pos="4962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più vi è grande indolgenza perché facendosi li soldati che si mettino sopra | li vasselli le loro proprie spese, et che bisogna che li matelotti li provedino | di aqua fresca di fuoco, et altre necessità et che li medesimi causano gran | fettore, et sporchezzo dentro li vasselli, di modo che l’amiral Kerckhoven | con sue lettere di 29 di novembre passato faceva mentione, che si trovavano | sopra li lor vasselli da cinquanto amalati, et quelli tanto deboli, che mal | commodamente potrebbono governar li vasselli, et che vedevano la ruina loro | inanti li occhi se dovessero ritornar nei vasselli a che pareva che il | Generale, et il </w:t>
      </w:r>
      <w:ins w:id="3606" w:author="Giorgia" w:date="2023-03-11T17:55:00Z">
        <w:r w:rsidR="007B7823" w:rsidRPr="007B7823">
          <w:rPr>
            <w:sz w:val="24"/>
            <w:szCs w:val="24"/>
            <w:highlight w:val="yellow"/>
            <w:rPrChange w:id="3607" w:author="Giorgia" w:date="2023-03-11T17:55:00Z">
              <w:rPr>
                <w:sz w:val="24"/>
                <w:szCs w:val="24"/>
              </w:rPr>
            </w:rPrChange>
          </w:rPr>
          <w:t>C</w:t>
        </w:r>
      </w:ins>
      <w:del w:id="3608" w:author="Giorgia" w:date="2023-03-11T17:55:00Z">
        <w:r w:rsidRPr="007B7823" w:rsidDel="007B7823">
          <w:rPr>
            <w:sz w:val="24"/>
            <w:szCs w:val="24"/>
            <w:highlight w:val="yellow"/>
            <w:rPrChange w:id="3609" w:author="Giorgia" w:date="2023-03-11T17:55:00Z">
              <w:rPr>
                <w:sz w:val="24"/>
                <w:szCs w:val="24"/>
              </w:rPr>
            </w:rPrChange>
          </w:rPr>
          <w:delText>c</w:delText>
        </w:r>
      </w:del>
      <w:r w:rsidRPr="007F3E90">
        <w:rPr>
          <w:sz w:val="24"/>
          <w:szCs w:val="24"/>
        </w:rPr>
        <w:t>onsiglio inclinasse. |</w:t>
      </w:r>
    </w:p>
    <w:p w14:paraId="70CC21EB" w14:textId="77777777" w:rsidR="00E43599" w:rsidRPr="007F3E90" w:rsidRDefault="00E43599" w:rsidP="007F3E90">
      <w:pPr>
        <w:tabs>
          <w:tab w:val="left" w:pos="1985"/>
          <w:tab w:val="left" w:pos="4962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Onde tutti</w:t>
      </w:r>
      <w:r w:rsidRPr="007F3E90">
        <w:rPr>
          <w:sz w:val="24"/>
          <w:szCs w:val="24"/>
          <w:vertAlign w:val="superscript"/>
        </w:rPr>
        <w:footnoteReference w:id="1222"/>
      </w:r>
      <w:r w:rsidRPr="007F3E90">
        <w:rPr>
          <w:sz w:val="24"/>
          <w:szCs w:val="24"/>
        </w:rPr>
        <w:t xml:space="preserve"> insieme pregano instantamente di poter ritornar a casa </w:t>
      </w:r>
      <w:proofErr w:type="gramStart"/>
      <w:r w:rsidRPr="007F3E90">
        <w:rPr>
          <w:sz w:val="24"/>
          <w:szCs w:val="24"/>
        </w:rPr>
        <w:t>gl’uni</w:t>
      </w:r>
      <w:proofErr w:type="gramEnd"/>
      <w:r w:rsidRPr="007F3E90">
        <w:rPr>
          <w:sz w:val="24"/>
          <w:szCs w:val="24"/>
        </w:rPr>
        <w:t xml:space="preserve"> senza | eccettione alcuna, et gl’altri se non sarà remediato il tatto come conviene. |</w:t>
      </w:r>
    </w:p>
    <w:p w14:paraId="623E37CB" w14:textId="77777777" w:rsidR="00E43599" w:rsidRPr="007F3E90" w:rsidRDefault="00E43599" w:rsidP="007F3E90">
      <w:pPr>
        <w:tabs>
          <w:tab w:val="left" w:pos="1985"/>
          <w:tab w:val="left" w:pos="4962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dove esser anco considerato, et posto ordine per avi[s]are</w:t>
      </w:r>
      <w:r w:rsidRPr="007F3E90">
        <w:rPr>
          <w:sz w:val="24"/>
          <w:szCs w:val="24"/>
          <w:vertAlign w:val="superscript"/>
        </w:rPr>
        <w:footnoteReference w:id="1223"/>
      </w:r>
      <w:r w:rsidRPr="007F3E90">
        <w:rPr>
          <w:sz w:val="24"/>
          <w:szCs w:val="24"/>
        </w:rPr>
        <w:t xml:space="preserve"> a tutte le indolg[enze]</w:t>
      </w:r>
      <w:r w:rsidRPr="007F3E90">
        <w:rPr>
          <w:rStyle w:val="Rimandonotaapidipagina"/>
          <w:sz w:val="24"/>
          <w:szCs w:val="24"/>
        </w:rPr>
        <w:footnoteReference w:id="1224"/>
      </w:r>
      <w:r w:rsidRPr="007F3E90">
        <w:rPr>
          <w:sz w:val="24"/>
          <w:szCs w:val="24"/>
        </w:rPr>
        <w:t xml:space="preserve"> | di qua, et è che li colleggi ognuno per la parte loro possino esser | in tempo proveduti di denaro per poter far li pagimenti</w:t>
      </w:r>
      <w:r w:rsidRPr="007F3E90">
        <w:rPr>
          <w:sz w:val="24"/>
          <w:szCs w:val="24"/>
          <w:vertAlign w:val="superscript"/>
        </w:rPr>
        <w:footnoteReference w:id="1225"/>
      </w:r>
      <w:r w:rsidRPr="007F3E90">
        <w:rPr>
          <w:sz w:val="24"/>
          <w:szCs w:val="24"/>
        </w:rPr>
        <w:t xml:space="preserve"> necessarii | et che li habbi a restar sempre qualche avanzo per sodisfar a qualche minuto. |</w:t>
      </w:r>
    </w:p>
    <w:p w14:paraId="07EF57AB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283r /</w:t>
      </w:r>
    </w:p>
    <w:p w14:paraId="0402E456" w14:textId="0649CF48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detti signori Stati Generali raccomandano ancora seriosamente alla serenissima </w:t>
      </w:r>
      <w:ins w:id="3610" w:author="Giorgia" w:date="2023-03-10T18:02:00Z">
        <w:r w:rsidR="00401204">
          <w:rPr>
            <w:sz w:val="24"/>
            <w:szCs w:val="24"/>
          </w:rPr>
          <w:t>r</w:t>
        </w:r>
      </w:ins>
      <w:del w:id="3611" w:author="Giorgia" w:date="2023-03-10T18:02:00Z">
        <w:r w:rsidRPr="007F3E90" w:rsidDel="00401204">
          <w:rPr>
            <w:sz w:val="24"/>
            <w:szCs w:val="24"/>
          </w:rPr>
          <w:delText>R</w:delText>
        </w:r>
      </w:del>
      <w:r w:rsidRPr="007F3E90">
        <w:rPr>
          <w:sz w:val="24"/>
          <w:szCs w:val="24"/>
        </w:rPr>
        <w:t>epublica | di Venetia in conformità di qualche lettere precedente scritte da essi a | sua Serenità che Elias Trip, et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Louys di Geer habitanti, et mercanti della | città di Amsterdam possano esser pagati delle armi che hanno transportati | a Venetia in conformità del contratto, che hanno fatto col conte di Levensteyn | le quali con saputa di lei sono state di la disimpacchetate</w:t>
      </w:r>
      <w:r w:rsidRPr="007F3E90">
        <w:rPr>
          <w:rStyle w:val="Rimandonotaapidipagina"/>
          <w:sz w:val="24"/>
          <w:szCs w:val="24"/>
        </w:rPr>
        <w:footnoteReference w:id="1226"/>
      </w:r>
      <w:r w:rsidRPr="007F3E90">
        <w:rPr>
          <w:sz w:val="24"/>
          <w:szCs w:val="24"/>
        </w:rPr>
        <w:t>, et distribuite | alli soldati del reggimento del detto signor Conte il quale altrimenti doveva esser | armato della detta serenissima Republica. |</w:t>
      </w:r>
    </w:p>
    <w:p w14:paraId="7DFE66F8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maniera che per questo rispetto ella ha acconsentito, et approbato la detta | consegna, et questo tanto maggiormente quanto, che ha havuta conoscenza | che le dette arme non erano state pagate.</w:t>
      </w:r>
      <w:r w:rsidRPr="007F3E90">
        <w:rPr>
          <w:sz w:val="24"/>
          <w:szCs w:val="24"/>
        </w:rPr>
        <w:tab/>
        <w:t>|</w:t>
      </w:r>
    </w:p>
    <w:p w14:paraId="23C12CFC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Medesimamente ancora perché hanno fatto dire ai supplicanti che si ribattevono | le dette arme per cadaun mese al loro profito il che ripagna | direttamente a quello che la detta Republica sustiene al presente cioè | ch’ella habbi pagato la provisione di detti armi al detto signor conte di | Levensteyn come anco al loro prima promessa sottenendo di più al | presente, che hanno pagato più al detto Conte di quello che se gli | doveva et che per tanto il ribatter è stato fatto a suo proprio | profito il che non può haver luoco secondo il dritto, et la ragione | mostra la detta promessa. |</w:t>
      </w:r>
    </w:p>
    <w:p w14:paraId="44E780CF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</w:p>
    <w:p w14:paraId="0045670F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283v /</w:t>
      </w:r>
    </w:p>
    <w:p w14:paraId="018F6679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Alcuni punti proposti et raccord-|ati dalle Amiralità intorno | alle 12 navi |</w:t>
      </w:r>
    </w:p>
    <w:p w14:paraId="755AD006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  <w:highlight w:val="yellow"/>
        </w:rPr>
        <w:t>Nel n° 85</w:t>
      </w:r>
      <w:r w:rsidRPr="007F3E90">
        <w:rPr>
          <w:sz w:val="24"/>
          <w:szCs w:val="24"/>
        </w:rPr>
        <w:t xml:space="preserve"> |</w:t>
      </w:r>
    </w:p>
    <w:p w14:paraId="37EB7ADE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</w:p>
    <w:p w14:paraId="5FD5591C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</w:p>
    <w:p w14:paraId="16C8656F" w14:textId="6FA823F0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9</w:t>
      </w:r>
      <w:r w:rsidR="007B2E73">
        <w:rPr>
          <w:sz w:val="24"/>
          <w:szCs w:val="24"/>
        </w:rPr>
        <w:t>2</w:t>
      </w:r>
    </w:p>
    <w:p w14:paraId="20E81A22" w14:textId="716B0A5A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III al n. 8</w:t>
      </w:r>
      <w:r w:rsidR="007B2E73">
        <w:rPr>
          <w:sz w:val="24"/>
          <w:szCs w:val="24"/>
        </w:rPr>
        <w:t>9</w:t>
      </w:r>
      <w:r w:rsidRPr="007F3E90">
        <w:rPr>
          <w:sz w:val="24"/>
          <w:szCs w:val="24"/>
        </w:rPr>
        <w:t xml:space="preserve"> </w:t>
      </w:r>
      <w:commentRangeStart w:id="3612"/>
      <w:r w:rsidRPr="007F3E90">
        <w:rPr>
          <w:sz w:val="24"/>
          <w:szCs w:val="24"/>
        </w:rPr>
        <w:t>(cc. 284r-286v, 288bis r-v)</w:t>
      </w:r>
      <w:commentRangeEnd w:id="3612"/>
      <w:r w:rsidR="00E806FB">
        <w:rPr>
          <w:rStyle w:val="Rimandocommento"/>
        </w:rPr>
        <w:commentReference w:id="3612"/>
      </w:r>
    </w:p>
    <w:p w14:paraId="033F56C8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</w:p>
    <w:p w14:paraId="2FF0F4A0" w14:textId="7CC4C8B1" w:rsidR="00E43599" w:rsidRPr="007F3E90" w:rsidDel="00E806FB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del w:id="3613" w:author="Flavia Di Gi" w:date="2023-05-07T19:55:00Z"/>
          <w:sz w:val="24"/>
          <w:szCs w:val="24"/>
        </w:rPr>
      </w:pPr>
      <w:commentRangeStart w:id="3614"/>
      <w:del w:id="3615" w:author="Flavia Di Gi" w:date="2023-05-07T19:55:00Z">
        <w:r w:rsidRPr="007F3E90" w:rsidDel="00E806FB">
          <w:rPr>
            <w:sz w:val="24"/>
            <w:szCs w:val="24"/>
          </w:rPr>
          <w:delText>/ 284rB /</w:delText>
        </w:r>
      </w:del>
    </w:p>
    <w:p w14:paraId="49E559EB" w14:textId="4B6F2949" w:rsidR="00E43599" w:rsidRPr="007F3E90" w:rsidDel="00E806FB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del w:id="3616" w:author="Flavia Di Gi" w:date="2023-05-07T19:55:00Z"/>
          <w:sz w:val="24"/>
          <w:szCs w:val="24"/>
        </w:rPr>
      </w:pPr>
      <w:del w:id="3617" w:author="Flavia Di Gi" w:date="2023-05-07T19:55:00Z">
        <w:r w:rsidRPr="007F3E90" w:rsidDel="00E806FB">
          <w:rPr>
            <w:sz w:val="24"/>
            <w:szCs w:val="24"/>
          </w:rPr>
          <w:delText>Translato della lettera | dell’amiraglio Kerckoven |</w:delText>
        </w:r>
      </w:del>
    </w:p>
    <w:p w14:paraId="7EB77B43" w14:textId="5B89A223" w:rsidR="00E43599" w:rsidRPr="007F3E90" w:rsidDel="00E806FB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del w:id="3618" w:author="Flavia Di Gi" w:date="2023-05-07T19:55:00Z"/>
          <w:sz w:val="24"/>
          <w:szCs w:val="24"/>
        </w:rPr>
      </w:pPr>
      <w:del w:id="3619" w:author="Flavia Di Gi" w:date="2023-05-07T19:55:00Z">
        <w:r w:rsidRPr="007F3E90" w:rsidDel="00E806FB">
          <w:rPr>
            <w:sz w:val="24"/>
            <w:szCs w:val="24"/>
          </w:rPr>
          <w:delText>nel n° 89 |</w:delText>
        </w:r>
      </w:del>
    </w:p>
    <w:p w14:paraId="6000B2F2" w14:textId="4A1E0B0F" w:rsidR="00E43599" w:rsidRPr="007F3E90" w:rsidDel="00E806FB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del w:id="3620" w:author="Flavia Di Gi" w:date="2023-05-07T19:55:00Z"/>
          <w:sz w:val="24"/>
          <w:szCs w:val="24"/>
        </w:rPr>
      </w:pPr>
    </w:p>
    <w:p w14:paraId="15DDE6A0" w14:textId="40C08EE9" w:rsidR="00E43599" w:rsidRPr="007F3E90" w:rsidDel="00E806FB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del w:id="3621" w:author="Flavia Di Gi" w:date="2023-05-07T19:55:00Z"/>
          <w:sz w:val="24"/>
          <w:szCs w:val="24"/>
        </w:rPr>
      </w:pPr>
      <w:del w:id="3622" w:author="Flavia Di Gi" w:date="2023-05-07T19:55:00Z">
        <w:r w:rsidRPr="007F3E90" w:rsidDel="00E806FB">
          <w:rPr>
            <w:sz w:val="24"/>
            <w:szCs w:val="24"/>
          </w:rPr>
          <w:delText>/ 284v /</w:delText>
        </w:r>
      </w:del>
    </w:p>
    <w:p w14:paraId="7CE55380" w14:textId="77091719" w:rsidR="00E43599" w:rsidRPr="007F3E90" w:rsidDel="00E806FB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del w:id="3623" w:author="Flavia Di Gi" w:date="2023-05-07T19:55:00Z"/>
          <w:i/>
          <w:sz w:val="24"/>
          <w:szCs w:val="24"/>
        </w:rPr>
      </w:pPr>
      <w:del w:id="3624" w:author="Flavia Di Gi" w:date="2023-05-07T19:55:00Z">
        <w:r w:rsidRPr="007F3E90" w:rsidDel="00E806FB">
          <w:rPr>
            <w:i/>
            <w:sz w:val="24"/>
            <w:szCs w:val="24"/>
          </w:rPr>
          <w:delText>Bianca</w:delText>
        </w:r>
        <w:commentRangeEnd w:id="3614"/>
        <w:r w:rsidR="001E52E6" w:rsidDel="00E806FB">
          <w:rPr>
            <w:rStyle w:val="Rimandocommento"/>
          </w:rPr>
          <w:commentReference w:id="3614"/>
        </w:r>
      </w:del>
    </w:p>
    <w:p w14:paraId="04C14B5E" w14:textId="4AE95A98" w:rsidR="00E43599" w:rsidRPr="007F3E90" w:rsidDel="00E806FB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del w:id="3625" w:author="Flavia Di Gi" w:date="2023-05-07T19:55:00Z"/>
          <w:sz w:val="24"/>
          <w:szCs w:val="24"/>
        </w:rPr>
      </w:pPr>
    </w:p>
    <w:p w14:paraId="0674FDFD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285r /</w:t>
      </w:r>
    </w:p>
    <w:p w14:paraId="51408629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Translato di una lettera dall’amiraglio Kerckoven scritta | da Corfù a’ 14 novembre 1618 |</w:t>
      </w:r>
    </w:p>
    <w:p w14:paraId="3367B607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</w:p>
    <w:p w14:paraId="2CBEE9EF" w14:textId="77777777" w:rsidR="00E43599" w:rsidRPr="007F3E90" w:rsidRDefault="00E43599" w:rsidP="007F3E90">
      <w:pPr>
        <w:tabs>
          <w:tab w:val="left" w:pos="1985"/>
          <w:tab w:val="left" w:pos="4962"/>
          <w:tab w:val="left" w:pos="6915"/>
        </w:tabs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Fin adesso non ho potuto ottener assignatione del mio soldo o salario | manco ricompensa o restauratione delli danni che li capitani et padroni delle navi | hanno havuto tanto nell’incontro di Gibilterra come per li calli estremi della | strada et per le ultime tormente et fortuna di vento et mare patiti | in golfo il mese passato che si dannificò gran quantità di pisse di biscotto | et altri viveri, et mi pare che questi signori </w:t>
      </w:r>
      <w:proofErr w:type="gramStart"/>
      <w:r w:rsidRPr="007F3E90">
        <w:rPr>
          <w:sz w:val="24"/>
          <w:szCs w:val="24"/>
        </w:rPr>
        <w:t>non determino dar</w:t>
      </w:r>
      <w:proofErr w:type="gramEnd"/>
      <w:r w:rsidRPr="007F3E90">
        <w:rPr>
          <w:sz w:val="24"/>
          <w:szCs w:val="24"/>
        </w:rPr>
        <w:t xml:space="preserve"> alli capitani un | bezzo. |</w:t>
      </w:r>
    </w:p>
    <w:p w14:paraId="332142E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D’avantaggio habbiamo dimandato haver qualche cosa di più sopra ogni marinaro | per le spese di bocca per esser li nostri viveri di Hollanda quasi consumati | tanto per haver fatte le spese di bocca alli soldati cinque mesi, et alli nostri | marinari otto mesi che forneranno</w:t>
      </w:r>
      <w:r w:rsidRPr="007F3E90">
        <w:rPr>
          <w:sz w:val="24"/>
          <w:szCs w:val="24"/>
          <w:vertAlign w:val="superscript"/>
        </w:rPr>
        <w:footnoteReference w:id="1227"/>
      </w:r>
      <w:r w:rsidRPr="007F3E90">
        <w:rPr>
          <w:sz w:val="24"/>
          <w:szCs w:val="24"/>
        </w:rPr>
        <w:t xml:space="preserve"> di hoggi in tre giorni alli sette di questo | mese che sono in tutto tredeci mesi dicendo che per otto gazette</w:t>
      </w:r>
      <w:r w:rsidRPr="007F3E90">
        <w:rPr>
          <w:rStyle w:val="Rimandonotaapidipagina"/>
          <w:sz w:val="24"/>
          <w:szCs w:val="24"/>
        </w:rPr>
        <w:footnoteReference w:id="1228"/>
      </w:r>
      <w:r w:rsidRPr="007F3E90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lastRenderedPageBreak/>
        <w:t>che fanno sei | piacchi possiamo ben far le spese et li capitani fanno conto che di hoggi in | avanti haveranno bisogno di dodici gazette per l’ordinaria spesa dei marinari |</w:t>
      </w:r>
    </w:p>
    <w:p w14:paraId="1E11546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tbl>
      <w:tblPr>
        <w:tblStyle w:val="Grigliatabella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A0" w:firstRow="1" w:lastRow="0" w:firstColumn="1" w:lastColumn="0" w:noHBand="0" w:noVBand="0"/>
        <w:tblPrChange w:id="3626" w:author="Flavia Di Gi" w:date="2023-05-07T19:56:00Z">
          <w:tblPr>
            <w:tblStyle w:val="Grigliatabella"/>
            <w:tblW w:w="9634" w:type="dxa"/>
            <w:tbl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  <w:insideH w:val="single" w:sz="4" w:space="0" w:color="FFFFFF" w:themeColor="background1"/>
              <w:insideV w:val="single" w:sz="4" w:space="0" w:color="FFFFFF" w:themeColor="background1"/>
            </w:tblBorders>
            <w:tblLook w:val="00A0" w:firstRow="1" w:lastRow="0" w:firstColumn="1" w:lastColumn="0" w:noHBand="0" w:noVBand="0"/>
          </w:tblPr>
        </w:tblPrChange>
      </w:tblPr>
      <w:tblGrid>
        <w:gridCol w:w="7298"/>
        <w:gridCol w:w="2336"/>
        <w:tblGridChange w:id="3627">
          <w:tblGrid>
            <w:gridCol w:w="7531"/>
            <w:gridCol w:w="2103"/>
          </w:tblGrid>
        </w:tblGridChange>
      </w:tblGrid>
      <w:tr w:rsidR="007B2E73" w:rsidRPr="007F3E90" w14:paraId="1904B9C3" w14:textId="77777777" w:rsidTr="00E806FB">
        <w:tc>
          <w:tcPr>
            <w:tcW w:w="7531" w:type="dxa"/>
            <w:tcPrChange w:id="3628" w:author="Flavia Di Gi" w:date="2023-05-07T19:56:00Z">
              <w:tcPr>
                <w:tcW w:w="7933" w:type="dxa"/>
              </w:tcPr>
            </w:tcPrChange>
          </w:tcPr>
          <w:p w14:paraId="19E049F1" w14:textId="31F09E85" w:rsidR="00E43599" w:rsidRPr="007F3E90" w:rsidRDefault="00E43599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cioè di pane una libra al giorno, vual</w:t>
            </w:r>
            <w:del w:id="3629" w:author="Flavia Di Gi" w:date="2023-05-07T19:58:00Z">
              <w:r w:rsidR="000F3843" w:rsidDel="00E806FB">
                <w:rPr>
                  <w:sz w:val="24"/>
                  <w:szCs w:val="24"/>
                </w:rPr>
                <w:delText xml:space="preserve">  </w:delText>
              </w:r>
            </w:del>
            <w:ins w:id="3630" w:author="Flavia Di Gi" w:date="2023-05-07T19:58:00Z">
              <w:r w:rsidR="00E806FB">
                <w:rPr>
                  <w:sz w:val="24"/>
                  <w:szCs w:val="24"/>
                </w:rPr>
                <w:t xml:space="preserve"> </w:t>
              </w:r>
            </w:ins>
          </w:p>
        </w:tc>
        <w:tc>
          <w:tcPr>
            <w:tcW w:w="2103" w:type="dxa"/>
            <w:tcPrChange w:id="3631" w:author="Flavia Di Gi" w:date="2023-05-07T19:56:00Z">
              <w:tcPr>
                <w:tcW w:w="1701" w:type="dxa"/>
              </w:tcPr>
            </w:tcPrChange>
          </w:tcPr>
          <w:p w14:paraId="4C815773" w14:textId="77777777" w:rsidR="00E43599" w:rsidRPr="007F3E90" w:rsidRDefault="00E43599" w:rsidP="007B2E73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2 gazette | </w:t>
            </w:r>
          </w:p>
        </w:tc>
      </w:tr>
      <w:tr w:rsidR="007B2E73" w:rsidRPr="007F3E90" w14:paraId="09D8576D" w14:textId="77777777" w:rsidTr="00E806FB">
        <w:tc>
          <w:tcPr>
            <w:tcW w:w="7531" w:type="dxa"/>
            <w:tcPrChange w:id="3632" w:author="Flavia Di Gi" w:date="2023-05-07T19:56:00Z">
              <w:tcPr>
                <w:tcW w:w="7933" w:type="dxa"/>
              </w:tcPr>
            </w:tcPrChange>
          </w:tcPr>
          <w:p w14:paraId="65571F4A" w14:textId="77777777" w:rsidR="00E43599" w:rsidRPr="007F3E90" w:rsidRDefault="00E43599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di carne, una libra et meza mancando pisse </w:t>
            </w:r>
          </w:p>
        </w:tc>
        <w:tc>
          <w:tcPr>
            <w:tcW w:w="2103" w:type="dxa"/>
            <w:tcPrChange w:id="3633" w:author="Flavia Di Gi" w:date="2023-05-07T19:56:00Z">
              <w:tcPr>
                <w:tcW w:w="1701" w:type="dxa"/>
              </w:tcPr>
            </w:tcPrChange>
          </w:tcPr>
          <w:p w14:paraId="5A585597" w14:textId="77777777" w:rsidR="00E43599" w:rsidRPr="007F3E90" w:rsidRDefault="00E43599" w:rsidP="007B2E73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3 gazette | </w:t>
            </w:r>
          </w:p>
        </w:tc>
      </w:tr>
      <w:tr w:rsidR="007B2E73" w:rsidRPr="007F3E90" w14:paraId="3EC23A85" w14:textId="77777777" w:rsidTr="00E806FB">
        <w:tc>
          <w:tcPr>
            <w:tcW w:w="7531" w:type="dxa"/>
            <w:tcPrChange w:id="3634" w:author="Flavia Di Gi" w:date="2023-05-07T19:56:00Z">
              <w:tcPr>
                <w:tcW w:w="7933" w:type="dxa"/>
              </w:tcPr>
            </w:tcPrChange>
          </w:tcPr>
          <w:p w14:paraId="4B9EB4B5" w14:textId="77777777" w:rsidR="00E43599" w:rsidRPr="007F3E90" w:rsidRDefault="00E43599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di vino un bocale per huomo </w:t>
            </w:r>
          </w:p>
        </w:tc>
        <w:tc>
          <w:tcPr>
            <w:tcW w:w="2103" w:type="dxa"/>
            <w:tcPrChange w:id="3635" w:author="Flavia Di Gi" w:date="2023-05-07T19:56:00Z">
              <w:tcPr>
                <w:tcW w:w="1701" w:type="dxa"/>
              </w:tcPr>
            </w:tcPrChange>
          </w:tcPr>
          <w:p w14:paraId="228761DE" w14:textId="77777777" w:rsidR="00E43599" w:rsidRPr="007F3E90" w:rsidRDefault="00E43599" w:rsidP="007B2E73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3 gazette | </w:t>
            </w:r>
          </w:p>
        </w:tc>
      </w:tr>
      <w:tr w:rsidR="007B2E73" w:rsidRPr="007F3E90" w14:paraId="004FD3D4" w14:textId="77777777" w:rsidTr="00E806FB">
        <w:tc>
          <w:tcPr>
            <w:tcW w:w="7531" w:type="dxa"/>
            <w:tcPrChange w:id="3636" w:author="Flavia Di Gi" w:date="2023-05-07T19:56:00Z">
              <w:tcPr>
                <w:tcW w:w="7933" w:type="dxa"/>
              </w:tcPr>
            </w:tcPrChange>
          </w:tcPr>
          <w:p w14:paraId="3C4BD4FC" w14:textId="77777777" w:rsidR="00E43599" w:rsidRPr="007F3E90" w:rsidRDefault="00E43599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di minestra per huomo </w:t>
            </w:r>
          </w:p>
        </w:tc>
        <w:tc>
          <w:tcPr>
            <w:tcW w:w="2103" w:type="dxa"/>
            <w:tcPrChange w:id="3637" w:author="Flavia Di Gi" w:date="2023-05-07T19:56:00Z">
              <w:tcPr>
                <w:tcW w:w="1701" w:type="dxa"/>
              </w:tcPr>
            </w:tcPrChange>
          </w:tcPr>
          <w:p w14:paraId="4436AB20" w14:textId="77777777" w:rsidR="00E43599" w:rsidRPr="007F3E90" w:rsidRDefault="00E43599" w:rsidP="007B2E73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1 gazetta | </w:t>
            </w:r>
          </w:p>
        </w:tc>
      </w:tr>
      <w:tr w:rsidR="007B2E73" w:rsidRPr="007F3E90" w14:paraId="4F6A51DC" w14:textId="77777777" w:rsidTr="00E806FB">
        <w:tc>
          <w:tcPr>
            <w:tcW w:w="7531" w:type="dxa"/>
            <w:tcPrChange w:id="3638" w:author="Flavia Di Gi" w:date="2023-05-07T19:56:00Z">
              <w:tcPr>
                <w:tcW w:w="7933" w:type="dxa"/>
              </w:tcPr>
            </w:tcPrChange>
          </w:tcPr>
          <w:p w14:paraId="117E2065" w14:textId="77777777" w:rsidR="00E43599" w:rsidRPr="007F3E90" w:rsidRDefault="00E43599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di oglio, et formaggio </w:t>
            </w:r>
          </w:p>
        </w:tc>
        <w:tc>
          <w:tcPr>
            <w:tcW w:w="2103" w:type="dxa"/>
            <w:tcPrChange w:id="3639" w:author="Flavia Di Gi" w:date="2023-05-07T19:56:00Z">
              <w:tcPr>
                <w:tcW w:w="1701" w:type="dxa"/>
              </w:tcPr>
            </w:tcPrChange>
          </w:tcPr>
          <w:p w14:paraId="2EAD74E5" w14:textId="6A78EFA3" w:rsidR="00E43599" w:rsidRPr="007F3E90" w:rsidRDefault="00E43599" w:rsidP="00E806FB">
            <w:pPr>
              <w:snapToGrid w:val="0"/>
              <w:ind w:hanging="413"/>
              <w:jc w:val="right"/>
              <w:rPr>
                <w:sz w:val="24"/>
                <w:szCs w:val="24"/>
              </w:rPr>
              <w:pPrChange w:id="3640" w:author="Flavia Di Gi" w:date="2023-05-07T19:56:00Z">
                <w:pPr>
                  <w:snapToGrid w:val="0"/>
                  <w:jc w:val="right"/>
                </w:pPr>
              </w:pPrChange>
            </w:pPr>
            <w:r w:rsidRPr="007F3E90">
              <w:rPr>
                <w:sz w:val="24"/>
                <w:szCs w:val="24"/>
              </w:rPr>
              <w:t>1</w:t>
            </w:r>
            <w:ins w:id="3641" w:author="Flavia Di Gi" w:date="2023-05-07T19:56:00Z">
              <w:r w:rsidR="00E806FB">
                <w:rPr>
                  <w:sz w:val="24"/>
                  <w:szCs w:val="24"/>
                </w:rPr>
                <w:t xml:space="preserve"> </w:t>
              </w:r>
            </w:ins>
            <w:del w:id="3642" w:author="Flavia Di Gi" w:date="2023-05-07T19:56:00Z">
              <w:r w:rsidRPr="007F3E90" w:rsidDel="00E806FB">
                <w:rPr>
                  <w:sz w:val="24"/>
                  <w:szCs w:val="24"/>
                </w:rPr>
                <w:delText xml:space="preserve"> </w:delText>
              </w:r>
            </w:del>
            <w:r w:rsidRPr="007F3E90">
              <w:rPr>
                <w:sz w:val="24"/>
                <w:szCs w:val="24"/>
              </w:rPr>
              <w:t>gazetta</w:t>
            </w:r>
            <w:r w:rsidRPr="007F3E90">
              <w:rPr>
                <w:rStyle w:val="Rimandonotaapidipagina"/>
                <w:sz w:val="24"/>
                <w:szCs w:val="24"/>
              </w:rPr>
              <w:footnoteReference w:id="1229"/>
            </w:r>
            <w:r w:rsidRPr="007F3E90">
              <w:rPr>
                <w:sz w:val="24"/>
                <w:szCs w:val="24"/>
              </w:rPr>
              <w:t xml:space="preserve"> | </w:t>
            </w:r>
          </w:p>
        </w:tc>
      </w:tr>
      <w:tr w:rsidR="007B2E73" w:rsidRPr="007F3E90" w14:paraId="6CA974E2" w14:textId="77777777" w:rsidTr="00E806FB">
        <w:tc>
          <w:tcPr>
            <w:tcW w:w="7531" w:type="dxa"/>
            <w:tcPrChange w:id="3643" w:author="Flavia Di Gi" w:date="2023-05-07T19:56:00Z">
              <w:tcPr>
                <w:tcW w:w="7933" w:type="dxa"/>
              </w:tcPr>
            </w:tcPrChange>
          </w:tcPr>
          <w:p w14:paraId="3CD33AB7" w14:textId="77777777" w:rsidR="00E43599" w:rsidRPr="007F3E90" w:rsidRDefault="00E43599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di sale refriscamenti di naranze verse et</w:t>
            </w:r>
            <w:r w:rsidRPr="007F3E90">
              <w:rPr>
                <w:sz w:val="24"/>
                <w:szCs w:val="24"/>
                <w:vertAlign w:val="superscript"/>
              </w:rPr>
              <w:footnoteReference w:id="1230"/>
            </w:r>
            <w:r w:rsidRPr="007F3E90">
              <w:rPr>
                <w:sz w:val="24"/>
                <w:szCs w:val="24"/>
              </w:rPr>
              <w:t xml:space="preserve"> risi al giorno | con altre piccole spese</w:t>
            </w:r>
          </w:p>
        </w:tc>
        <w:tc>
          <w:tcPr>
            <w:tcW w:w="2103" w:type="dxa"/>
            <w:vAlign w:val="bottom"/>
            <w:tcPrChange w:id="3644" w:author="Flavia Di Gi" w:date="2023-05-07T19:56:00Z">
              <w:tcPr>
                <w:tcW w:w="1701" w:type="dxa"/>
                <w:vAlign w:val="bottom"/>
              </w:tcPr>
            </w:tcPrChange>
          </w:tcPr>
          <w:p w14:paraId="0E805780" w14:textId="77777777" w:rsidR="00E43599" w:rsidRPr="007F3E90" w:rsidRDefault="00E43599" w:rsidP="007B2E73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 gazetta |</w:t>
            </w:r>
          </w:p>
        </w:tc>
      </w:tr>
      <w:tr w:rsidR="007B2E73" w:rsidRPr="007F3E90" w14:paraId="3501E654" w14:textId="77777777" w:rsidTr="00E806FB">
        <w:tc>
          <w:tcPr>
            <w:tcW w:w="7531" w:type="dxa"/>
            <w:tcPrChange w:id="3645" w:author="Flavia Di Gi" w:date="2023-05-07T19:56:00Z">
              <w:tcPr>
                <w:tcW w:w="7933" w:type="dxa"/>
              </w:tcPr>
            </w:tcPrChange>
          </w:tcPr>
          <w:p w14:paraId="3BF5E276" w14:textId="77777777" w:rsidR="00E43599" w:rsidRPr="007F3E90" w:rsidRDefault="00E43599" w:rsidP="007F3E90">
            <w:pPr>
              <w:snapToGrid w:val="0"/>
              <w:jc w:val="both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per</w:t>
            </w:r>
            <w:r w:rsidRPr="007F3E90">
              <w:rPr>
                <w:sz w:val="24"/>
                <w:szCs w:val="24"/>
                <w:vertAlign w:val="superscript"/>
              </w:rPr>
              <w:footnoteReference w:id="1231"/>
            </w:r>
            <w:r w:rsidRPr="007F3E90">
              <w:rPr>
                <w:sz w:val="24"/>
                <w:szCs w:val="24"/>
              </w:rPr>
              <w:t xml:space="preserve"> legnami pignate et calchiere raccomandar | delle botte di aqua et altre spese</w:t>
            </w:r>
          </w:p>
        </w:tc>
        <w:tc>
          <w:tcPr>
            <w:tcW w:w="2103" w:type="dxa"/>
            <w:vAlign w:val="bottom"/>
            <w:tcPrChange w:id="3646" w:author="Flavia Di Gi" w:date="2023-05-07T19:56:00Z">
              <w:tcPr>
                <w:tcW w:w="1701" w:type="dxa"/>
                <w:vAlign w:val="bottom"/>
              </w:tcPr>
            </w:tcPrChange>
          </w:tcPr>
          <w:p w14:paraId="62FD931F" w14:textId="77777777" w:rsidR="00E43599" w:rsidRPr="007F3E90" w:rsidRDefault="00E43599" w:rsidP="007B2E73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1 gazetta |</w:t>
            </w:r>
          </w:p>
        </w:tc>
      </w:tr>
      <w:tr w:rsidR="007B2E73" w:rsidRPr="007F3E90" w14:paraId="444DFAB7" w14:textId="77777777" w:rsidTr="00E806FB">
        <w:tc>
          <w:tcPr>
            <w:tcW w:w="7531" w:type="dxa"/>
            <w:tcPrChange w:id="3647" w:author="Flavia Di Gi" w:date="2023-05-07T19:56:00Z">
              <w:tcPr>
                <w:tcW w:w="7933" w:type="dxa"/>
              </w:tcPr>
            </w:tcPrChange>
          </w:tcPr>
          <w:p w14:paraId="24EDE4BB" w14:textId="099943CE" w:rsidR="00E43599" w:rsidRPr="007F3E90" w:rsidRDefault="00E43599" w:rsidP="007B2E73">
            <w:pPr>
              <w:snapToGrid w:val="0"/>
              <w:ind w:right="171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>summa</w:t>
            </w:r>
          </w:p>
        </w:tc>
        <w:tc>
          <w:tcPr>
            <w:tcW w:w="2103" w:type="dxa"/>
            <w:tcPrChange w:id="3648" w:author="Flavia Di Gi" w:date="2023-05-07T19:56:00Z">
              <w:tcPr>
                <w:tcW w:w="1701" w:type="dxa"/>
              </w:tcPr>
            </w:tcPrChange>
          </w:tcPr>
          <w:p w14:paraId="556CA6F5" w14:textId="77777777" w:rsidR="00E43599" w:rsidRPr="007F3E90" w:rsidRDefault="00E43599" w:rsidP="007B2E73">
            <w:pPr>
              <w:snapToGrid w:val="0"/>
              <w:jc w:val="right"/>
              <w:rPr>
                <w:sz w:val="24"/>
                <w:szCs w:val="24"/>
              </w:rPr>
            </w:pPr>
            <w:r w:rsidRPr="007F3E90">
              <w:rPr>
                <w:sz w:val="24"/>
                <w:szCs w:val="24"/>
              </w:rPr>
              <w:t xml:space="preserve">12 gazette | </w:t>
            </w:r>
          </w:p>
        </w:tc>
      </w:tr>
    </w:tbl>
    <w:p w14:paraId="7E98260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DF7DBC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Et quando si mangiasse et non facesse più di spesa di che dieci gazette sono | sette piacchi et mezo che haverà il Capitano per la sua fatica? Niente? Di sorte | che loro scrivano et pregano tutti alli signori dell’Amiralità che li piaccia | favorirli con lettere che possono haver avantaggio delle dette spese o altrimenti | esser licensiati et ritornare al Paese perché fanno conto che per esser la |</w:t>
      </w:r>
    </w:p>
    <w:p w14:paraId="18B7E15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285v /</w:t>
      </w:r>
    </w:p>
    <w:p w14:paraId="614BFA2D" w14:textId="4CEE7FD4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moneta montata di prezzio il scudo a otto lire che li fu promesso a cinquanta | piacchi che fanno doi fiorini et mezo et adesso val qui doi fiorini va | di differemza in cento piacchi vinti di danno che importa il quinto | di sorte che in luoco di sei piacchi non haveressimo che quattro piacchi | et dodici denari dal passato et perderissimo a vinti per cento, et per | l’avenire perderissimo quattro piacchi per testa cosa che non è | ragionevole né conveniente servire, et aventurar</w:t>
      </w:r>
      <w:r w:rsidRPr="007F3E90">
        <w:rPr>
          <w:sz w:val="24"/>
          <w:szCs w:val="24"/>
          <w:vertAlign w:val="superscript"/>
        </w:rPr>
        <w:footnoteReference w:id="1232"/>
      </w:r>
      <w:r w:rsidRPr="007F3E90">
        <w:rPr>
          <w:sz w:val="24"/>
          <w:szCs w:val="24"/>
        </w:rPr>
        <w:t xml:space="preserve"> la vita con perdita | del suo </w:t>
      </w:r>
      <w:commentRangeStart w:id="3649"/>
      <w:r w:rsidRPr="007F3E90">
        <w:rPr>
          <w:sz w:val="24"/>
          <w:szCs w:val="24"/>
        </w:rPr>
        <w:t>Vossignoria</w:t>
      </w:r>
      <w:commentRangeEnd w:id="3649"/>
      <w:r w:rsidR="008E322D">
        <w:rPr>
          <w:rStyle w:val="Rimandocommento"/>
        </w:rPr>
        <w:commentReference w:id="3649"/>
      </w:r>
      <w:r w:rsidRPr="007F3E90">
        <w:rPr>
          <w:sz w:val="24"/>
          <w:szCs w:val="24"/>
        </w:rPr>
        <w:t xml:space="preserve"> quanto prima con quelli signori dell’Amiralità scrivino | al serenissimo Senato et a questi signori il General da Mar proveditori et | rettori dell’armata che raccomandano le cose delli detti capitani, o | che licentino li capitani li quali anco murmiranno per haver | compro il vino oglio acetto, et biscotto a credito di sue mano | dicendo che gli mercadanti per il montare del denaro, et per non | haver denari contanti lor stimano la robba di più. Io ho fatto | l’ufficio di fedel servitore di San Marco tenendoli in buona | devotione con buone parole et dandole speranra di recompenza di | tutto, et anco alli marinari che volevano haver denari, del servitio | passato et per esser al presente la moneta scarsa o manchante | non sia potuto accommodar lor desiderio, et ho tenuto il tutto in | ordine fin adesso ma loro fra sé stesse mormorano assai di tanto | ho avvisato li signori dell’Amiralità a fin che parlano con vostro </w:t>
      </w:r>
      <w:r w:rsidRPr="007F3E90">
        <w:rPr>
          <w:sz w:val="24"/>
          <w:szCs w:val="24"/>
          <w:highlight w:val="yellow"/>
        </w:rPr>
        <w:t>Signore</w:t>
      </w:r>
      <w:r w:rsidRPr="007F3E90">
        <w:rPr>
          <w:sz w:val="24"/>
          <w:szCs w:val="24"/>
        </w:rPr>
        <w:t>, et | mettino ordine a tutto scrivendo con instantia al serenissimo Senato | per evitar qualche disordine</w:t>
      </w:r>
      <w:r w:rsidRPr="007F3E90">
        <w:rPr>
          <w:rStyle w:val="Rimandonotaapidipagina"/>
          <w:sz w:val="24"/>
          <w:szCs w:val="24"/>
        </w:rPr>
        <w:footnoteReference w:id="1233"/>
      </w:r>
      <w:r w:rsidRPr="007F3E90">
        <w:rPr>
          <w:sz w:val="24"/>
          <w:szCs w:val="24"/>
        </w:rPr>
        <w:t xml:space="preserve"> o amutinatione</w:t>
      </w:r>
      <w:r w:rsidRPr="007F3E90">
        <w:rPr>
          <w:rStyle w:val="Rimandonotaapidipagina"/>
          <w:sz w:val="24"/>
          <w:szCs w:val="24"/>
        </w:rPr>
        <w:footnoteReference w:id="1234"/>
      </w:r>
      <w:r w:rsidRPr="007F3E90">
        <w:rPr>
          <w:sz w:val="24"/>
          <w:szCs w:val="24"/>
        </w:rPr>
        <w:t>,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interim non | mancarò di trattenerli in ufficio come ho fatto fin adesso con il favor | divino, et vostro </w:t>
      </w:r>
      <w:r w:rsidRPr="007F3E90">
        <w:rPr>
          <w:sz w:val="24"/>
          <w:szCs w:val="24"/>
          <w:highlight w:val="yellow"/>
        </w:rPr>
        <w:t>Signore</w:t>
      </w:r>
      <w:r w:rsidRPr="007F3E90">
        <w:rPr>
          <w:sz w:val="24"/>
          <w:szCs w:val="24"/>
        </w:rPr>
        <w:t xml:space="preserve"> mi perdoni che importuno con queste picciole | lamenattione perché non habbiamo altro | ricorso che a vostro </w:t>
      </w:r>
      <w:r w:rsidRPr="007F3E90">
        <w:rPr>
          <w:sz w:val="24"/>
          <w:szCs w:val="24"/>
          <w:highlight w:val="yellow"/>
        </w:rPr>
        <w:t>Signore</w:t>
      </w:r>
      <w:r w:rsidRPr="007F3E90">
        <w:rPr>
          <w:sz w:val="24"/>
          <w:szCs w:val="24"/>
        </w:rPr>
        <w:t xml:space="preserve"> et | a quell’illustrissimi signori dell’Amiralità come nostri patroni, et protettori | et come li capitani non intendino la lingua, et per tanto non hanno accesso |</w:t>
      </w:r>
    </w:p>
    <w:p w14:paraId="3AC9861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286r /</w:t>
      </w:r>
    </w:p>
    <w:p w14:paraId="6028D50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che tutto passa per la mia mano vedo che mi hanno suspetto o almeno | pensano che </w:t>
      </w:r>
      <w:proofErr w:type="gramStart"/>
      <w:r w:rsidRPr="007F3E90">
        <w:rPr>
          <w:sz w:val="24"/>
          <w:szCs w:val="24"/>
        </w:rPr>
        <w:t>non fo assai</w:t>
      </w:r>
      <w:proofErr w:type="gramEnd"/>
      <w:r w:rsidRPr="007F3E90">
        <w:rPr>
          <w:sz w:val="24"/>
          <w:szCs w:val="24"/>
        </w:rPr>
        <w:t xml:space="preserve"> il mio dovere di procurare li suoi negotii | non considerando che li suoi sono miei</w:t>
      </w:r>
      <w:r w:rsidRPr="007F3E90">
        <w:rPr>
          <w:sz w:val="24"/>
          <w:szCs w:val="24"/>
          <w:vertAlign w:val="superscript"/>
        </w:rPr>
        <w:footnoteReference w:id="1235"/>
      </w:r>
      <w:r w:rsidRPr="007F3E90">
        <w:rPr>
          <w:sz w:val="24"/>
          <w:szCs w:val="24"/>
        </w:rPr>
        <w:t xml:space="preserve"> rispetto che ho una conditione | con loro. | </w:t>
      </w:r>
    </w:p>
    <w:p w14:paraId="19803BE4" w14:textId="57572F29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Anco piaccerà a vostro </w:t>
      </w:r>
      <w:r w:rsidRPr="007F3E90">
        <w:rPr>
          <w:sz w:val="24"/>
          <w:szCs w:val="24"/>
          <w:highlight w:val="yellow"/>
        </w:rPr>
        <w:t>Signore</w:t>
      </w:r>
      <w:r w:rsidRPr="007F3E90">
        <w:rPr>
          <w:sz w:val="24"/>
          <w:szCs w:val="24"/>
        </w:rPr>
        <w:t xml:space="preserve"> con quelli signori dell’Amiralità scriver all’illustrissimo | signor General da Mare proveditori, et rappresentanti di sua Serenità che | non permettino</w:t>
      </w:r>
      <w:r w:rsidRPr="007F3E90">
        <w:rPr>
          <w:sz w:val="24"/>
          <w:szCs w:val="24"/>
          <w:vertAlign w:val="superscript"/>
        </w:rPr>
        <w:footnoteReference w:id="1236"/>
      </w:r>
      <w:r w:rsidRPr="007F3E90">
        <w:rPr>
          <w:sz w:val="24"/>
          <w:szCs w:val="24"/>
        </w:rPr>
        <w:t xml:space="preserve"> che il signor Colonello con li suoi capitani li paghino, et | mettino in conto il ducato di sei lire, et doi gazette, che val | quaranta sei piacchi et mezo et adesso è prontato a sette lire, et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 doi gazette per cinquanto quattro piacchi perché li capitani hanno | fatto disconto a fiorini, et trovamo che ’l detto Colonello è debitore | di 30139 fiorini delle quali desideramo esser pagata in Hollanda | della rimessa fatta col Nicolo Hamel a cinquanta piacchi il | scudo in conformità dell’ultimo articolo 16</w:t>
      </w:r>
      <w:r w:rsidRPr="007F3E90">
        <w:rPr>
          <w:sz w:val="24"/>
          <w:szCs w:val="24"/>
          <w:vertAlign w:val="superscript"/>
        </w:rPr>
        <w:t xml:space="preserve">mo </w:t>
      </w:r>
      <w:r w:rsidRPr="007F3E90">
        <w:rPr>
          <w:sz w:val="24"/>
          <w:szCs w:val="24"/>
        </w:rPr>
        <w:t>delle capitolationi | o instruttioni nostre perché non è ragione che perdiamo</w:t>
      </w:r>
      <w:r w:rsidRPr="007F3E90">
        <w:rPr>
          <w:rStyle w:val="Rimandonotaapidipagina"/>
          <w:sz w:val="24"/>
          <w:szCs w:val="24"/>
        </w:rPr>
        <w:footnoteReference w:id="1237"/>
      </w:r>
      <w:r w:rsidRPr="007F3E90">
        <w:rPr>
          <w:sz w:val="24"/>
          <w:szCs w:val="24"/>
        </w:rPr>
        <w:t xml:space="preserve"> a | vinti per cento, et qua il detto signor Colonello con li detti capitani | resti con li detti guadagni secondo habbiamo scritto alli illustrissimi signori | dell’Amiralità con Nicolo Hamel a’ 20 di ottobre. |</w:t>
      </w:r>
    </w:p>
    <w:p w14:paraId="678659F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Toccante li rolli ho parlato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capitani et mandaranno quanto primo col | favor divino io ho dato assignatione di alcuni officiali che sono sopra | la mia nave vidi</w:t>
      </w:r>
      <w:r w:rsidRPr="007F3E90">
        <w:rPr>
          <w:sz w:val="24"/>
          <w:szCs w:val="24"/>
          <w:vertAlign w:val="superscript"/>
        </w:rPr>
        <w:footnoteReference w:id="1238"/>
      </w:r>
      <w:r w:rsidRPr="007F3E90">
        <w:rPr>
          <w:sz w:val="24"/>
          <w:szCs w:val="24"/>
        </w:rPr>
        <w:t xml:space="preserve"> supplicando alli signori di voler dare alle loro moglie | a chi una a chi doi mesate et tre vostro </w:t>
      </w:r>
      <w:r w:rsidRPr="007F3E90">
        <w:rPr>
          <w:sz w:val="24"/>
          <w:szCs w:val="24"/>
          <w:highlight w:val="yellow"/>
        </w:rPr>
        <w:t>Signore</w:t>
      </w:r>
      <w:r w:rsidRPr="007F3E90">
        <w:rPr>
          <w:sz w:val="24"/>
          <w:szCs w:val="24"/>
        </w:rPr>
        <w:t xml:space="preserve"> si serva di permetter che | habbino contento. | </w:t>
      </w:r>
    </w:p>
    <w:p w14:paraId="2836452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Siamo qui a Corfù aspettando denari et habbiamo più di quattro cento | amalati</w:t>
      </w:r>
      <w:r w:rsidRPr="007F3E90">
        <w:rPr>
          <w:rStyle w:val="Rimandonotaapidipagina"/>
          <w:sz w:val="24"/>
          <w:szCs w:val="24"/>
        </w:rPr>
        <w:footnoteReference w:id="1239"/>
      </w:r>
      <w:r w:rsidRPr="007F3E90">
        <w:rPr>
          <w:sz w:val="24"/>
          <w:szCs w:val="24"/>
        </w:rPr>
        <w:t xml:space="preserve"> nella nostra armata delle dodici navi ma lodatato</w:t>
      </w:r>
      <w:r w:rsidRPr="007F3E90">
        <w:rPr>
          <w:sz w:val="24"/>
          <w:szCs w:val="24"/>
          <w:vertAlign w:val="superscript"/>
        </w:rPr>
        <w:footnoteReference w:id="1240"/>
      </w:r>
      <w:r w:rsidRPr="007F3E90">
        <w:rPr>
          <w:sz w:val="24"/>
          <w:szCs w:val="24"/>
        </w:rPr>
        <w:t xml:space="preserve"> il | Dio beneditto cominciano a guarire a poco a poco se havessimo denari | da poterli soccorrer et darli alle volte un scudo per comprar un puoco | di rinfriscamento credo che sariano più tosto guariti; per avviso | vostra Signoria mi facci favore scriver di nuovo a sua Serenità et al nuovo eletto | Generale a fin che mio</w:t>
      </w:r>
      <w:r w:rsidRPr="007F3E90">
        <w:rPr>
          <w:sz w:val="24"/>
          <w:szCs w:val="24"/>
          <w:vertAlign w:val="superscript"/>
        </w:rPr>
        <w:footnoteReference w:id="1241"/>
      </w:r>
      <w:r w:rsidRPr="007F3E90">
        <w:rPr>
          <w:sz w:val="24"/>
          <w:szCs w:val="24"/>
        </w:rPr>
        <w:t xml:space="preserve"> salario sia fatto et assignato secondo il mio fedel servitio |</w:t>
      </w:r>
    </w:p>
    <w:p w14:paraId="4507BCA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286v /</w:t>
      </w:r>
    </w:p>
    <w:p w14:paraId="54DCA06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da huomo de bene dichiaro che merito ben trecento scudi secondo | il fastidio et opera che ho con tutti li capitani a governarli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marinari | et a procurar li loro negotii denari vini et altri viveri tutto lo rimetto | alla buona volontà di sua Serenità. |</w:t>
      </w:r>
    </w:p>
    <w:p w14:paraId="2F01FAB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Seguita et replica nelle stesse lettere. |</w:t>
      </w:r>
    </w:p>
    <w:p w14:paraId="79FCF967" w14:textId="2CBA0F44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le mie precedenti ho avisato che il signor Colonello colli suoi capitani | determinano pagar a noi altri con ducati che al mese di luglio | valevano sei lire et quattro soldi: che facevano quaranta | sei piacchi et mezo, et da poi sono montati a sette lire et | quattro soldi, che vagliano cinquanta quattro piacchi, che va | a dire quendici per cento, et così l’ho fatto metter in conto | al commissario generale l’illustrissimo signor Augustin Michiel, che per | tanto vostra Signoria con | qui signori illustrissimi dell’Amiralità di scriver | tanto al serenissimo Senato che al General da Mar gl’illustrissimi | signori proveditori, et publici rappresentanti, che sue Signorie non | permettano che a noi sia fatto torto noi atri non havemo | accordato col signor </w:t>
      </w:r>
      <w:ins w:id="3650" w:author="Giorgia" w:date="2023-03-11T18:16:00Z">
        <w:r w:rsidR="00C96CC5">
          <w:rPr>
            <w:sz w:val="24"/>
            <w:szCs w:val="24"/>
          </w:rPr>
          <w:t>C</w:t>
        </w:r>
      </w:ins>
      <w:del w:id="3651" w:author="Giorgia" w:date="2023-03-11T18:16:00Z">
        <w:r w:rsidRPr="007F3E90" w:rsidDel="00C96CC5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 xml:space="preserve">olonello né colli suoi capitani ma con vostra Signoria | et colli signori dell’Amiralità a sei piacchi per testa, per | soldato, et per l’obligatione et questa memoria consta che | debiamo havere trenta nove mille cento et trenta nove fiorini | et sei piacchi commandi vostra Signoria dar la detta summa a quelli | signori dell’Amiralità, che essi faranno disconto con noi, che noi | non habbiamo da far con il detto signor </w:t>
      </w:r>
      <w:ins w:id="3652" w:author="Giorgia" w:date="2023-03-11T18:16:00Z">
        <w:r w:rsidR="00C96CC5">
          <w:rPr>
            <w:sz w:val="24"/>
            <w:szCs w:val="24"/>
          </w:rPr>
          <w:t>C</w:t>
        </w:r>
      </w:ins>
      <w:del w:id="3653" w:author="Giorgia" w:date="2023-03-11T18:16:00Z">
        <w:r w:rsidRPr="007F3E90" w:rsidDel="00C96CC5">
          <w:rPr>
            <w:sz w:val="24"/>
            <w:szCs w:val="24"/>
          </w:rPr>
          <w:delText>c</w:delText>
        </w:r>
      </w:del>
      <w:r w:rsidRPr="007F3E90">
        <w:rPr>
          <w:sz w:val="24"/>
          <w:szCs w:val="24"/>
        </w:rPr>
        <w:t>olonello né li suoi capitani | ma con vostra Signoria che lo ha promesso in conformità delle nostre | capitulationi et instruttioni le qualli fanno mentione che in | Hollanda si saranno</w:t>
      </w:r>
      <w:r w:rsidRPr="007F3E90">
        <w:rPr>
          <w:rStyle w:val="Rimandonotaapidipagina"/>
          <w:sz w:val="24"/>
          <w:szCs w:val="24"/>
        </w:rPr>
        <w:footnoteReference w:id="1242"/>
      </w:r>
      <w:r w:rsidRPr="007F3E90">
        <w:rPr>
          <w:sz w:val="24"/>
          <w:szCs w:val="24"/>
        </w:rPr>
        <w:t xml:space="preserve"> contati i denari a cinquanta piacchi per | scudo perché havendo da ricever da moneta al preccio corretto | qui perderessimo a vinti per cento, et in luogo di guandangiare</w:t>
      </w:r>
      <w:r w:rsidRPr="007F3E90">
        <w:rPr>
          <w:sz w:val="24"/>
          <w:szCs w:val="24"/>
          <w:vertAlign w:val="superscript"/>
        </w:rPr>
        <w:footnoteReference w:id="1243"/>
      </w:r>
      <w:r w:rsidRPr="007F3E90">
        <w:rPr>
          <w:sz w:val="24"/>
          <w:szCs w:val="24"/>
        </w:rPr>
        <w:t xml:space="preserve"> | perdere cosa che non è raggionevole, resta confidato che vostra Serenità | come nostro patron, et protettore scriverà in favor nostro affine o | che non sia fatto torto alli detti capitani et non servendo etc. |</w:t>
      </w:r>
    </w:p>
    <w:p w14:paraId="78F8CEF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C28BEF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288bis r-v /</w:t>
      </w:r>
    </w:p>
    <w:p w14:paraId="4232A621" w14:textId="77777777" w:rsidR="00E43599" w:rsidRDefault="00E43599" w:rsidP="007F3E90">
      <w:pPr>
        <w:snapToGrid w:val="0"/>
        <w:jc w:val="both"/>
        <w:rPr>
          <w:ins w:id="3654" w:author="Flavia Di Gi" w:date="2023-05-07T19:55:00Z"/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763F5DDF" w14:textId="77777777" w:rsidR="00E806FB" w:rsidRDefault="00E806FB" w:rsidP="007F3E90">
      <w:pPr>
        <w:snapToGrid w:val="0"/>
        <w:jc w:val="both"/>
        <w:rPr>
          <w:ins w:id="3655" w:author="Flavia Di Gi" w:date="2023-05-07T19:55:00Z"/>
          <w:i/>
          <w:sz w:val="24"/>
          <w:szCs w:val="24"/>
        </w:rPr>
      </w:pPr>
    </w:p>
    <w:p w14:paraId="7E2712DF" w14:textId="77777777" w:rsidR="00E806FB" w:rsidRPr="007F3E90" w:rsidRDefault="00E806FB" w:rsidP="00E806FB">
      <w:pPr>
        <w:tabs>
          <w:tab w:val="left" w:pos="1985"/>
          <w:tab w:val="left" w:pos="4962"/>
          <w:tab w:val="left" w:pos="6915"/>
        </w:tabs>
        <w:snapToGrid w:val="0"/>
        <w:jc w:val="both"/>
        <w:rPr>
          <w:ins w:id="3656" w:author="Flavia Di Gi" w:date="2023-05-07T19:55:00Z"/>
          <w:sz w:val="24"/>
          <w:szCs w:val="24"/>
        </w:rPr>
      </w:pPr>
      <w:ins w:id="3657" w:author="Flavia Di Gi" w:date="2023-05-07T19:55:00Z">
        <w:r w:rsidRPr="007F3E90">
          <w:rPr>
            <w:sz w:val="24"/>
            <w:szCs w:val="24"/>
          </w:rPr>
          <w:t>/ 284rB /</w:t>
        </w:r>
      </w:ins>
    </w:p>
    <w:p w14:paraId="3C0BEBD9" w14:textId="77777777" w:rsidR="00E806FB" w:rsidRPr="007F3E90" w:rsidRDefault="00E806FB" w:rsidP="00E806FB">
      <w:pPr>
        <w:tabs>
          <w:tab w:val="left" w:pos="1985"/>
          <w:tab w:val="left" w:pos="4962"/>
          <w:tab w:val="left" w:pos="6915"/>
        </w:tabs>
        <w:snapToGrid w:val="0"/>
        <w:jc w:val="both"/>
        <w:rPr>
          <w:ins w:id="3658" w:author="Flavia Di Gi" w:date="2023-05-07T19:55:00Z"/>
          <w:sz w:val="24"/>
          <w:szCs w:val="24"/>
        </w:rPr>
      </w:pPr>
      <w:ins w:id="3659" w:author="Flavia Di Gi" w:date="2023-05-07T19:55:00Z">
        <w:r w:rsidRPr="007F3E90">
          <w:rPr>
            <w:sz w:val="24"/>
            <w:szCs w:val="24"/>
          </w:rPr>
          <w:t>Translato della lettera | dell’amiraglio Kerckoven |</w:t>
        </w:r>
      </w:ins>
    </w:p>
    <w:p w14:paraId="3063C0F8" w14:textId="77777777" w:rsidR="00E806FB" w:rsidRPr="007F3E90" w:rsidRDefault="00E806FB" w:rsidP="00E806FB">
      <w:pPr>
        <w:tabs>
          <w:tab w:val="left" w:pos="1985"/>
          <w:tab w:val="left" w:pos="4962"/>
          <w:tab w:val="left" w:pos="6915"/>
        </w:tabs>
        <w:snapToGrid w:val="0"/>
        <w:jc w:val="both"/>
        <w:rPr>
          <w:ins w:id="3660" w:author="Flavia Di Gi" w:date="2023-05-07T19:55:00Z"/>
          <w:sz w:val="24"/>
          <w:szCs w:val="24"/>
        </w:rPr>
      </w:pPr>
      <w:ins w:id="3661" w:author="Flavia Di Gi" w:date="2023-05-07T19:55:00Z">
        <w:r w:rsidRPr="007F3E90">
          <w:rPr>
            <w:sz w:val="24"/>
            <w:szCs w:val="24"/>
          </w:rPr>
          <w:t>nel n° 89 |</w:t>
        </w:r>
      </w:ins>
    </w:p>
    <w:p w14:paraId="7DEEBB76" w14:textId="77777777" w:rsidR="00E806FB" w:rsidRPr="007F3E90" w:rsidRDefault="00E806FB" w:rsidP="00E806FB">
      <w:pPr>
        <w:tabs>
          <w:tab w:val="left" w:pos="1985"/>
          <w:tab w:val="left" w:pos="4962"/>
          <w:tab w:val="left" w:pos="6915"/>
        </w:tabs>
        <w:snapToGrid w:val="0"/>
        <w:jc w:val="both"/>
        <w:rPr>
          <w:ins w:id="3662" w:author="Flavia Di Gi" w:date="2023-05-07T19:55:00Z"/>
          <w:sz w:val="24"/>
          <w:szCs w:val="24"/>
        </w:rPr>
      </w:pPr>
    </w:p>
    <w:p w14:paraId="4A9AA81C" w14:textId="77777777" w:rsidR="00E806FB" w:rsidRPr="007F3E90" w:rsidRDefault="00E806FB" w:rsidP="00E806FB">
      <w:pPr>
        <w:tabs>
          <w:tab w:val="left" w:pos="1985"/>
          <w:tab w:val="left" w:pos="4962"/>
          <w:tab w:val="left" w:pos="6915"/>
        </w:tabs>
        <w:snapToGrid w:val="0"/>
        <w:jc w:val="both"/>
        <w:rPr>
          <w:ins w:id="3663" w:author="Flavia Di Gi" w:date="2023-05-07T19:55:00Z"/>
          <w:sz w:val="24"/>
          <w:szCs w:val="24"/>
        </w:rPr>
      </w:pPr>
      <w:ins w:id="3664" w:author="Flavia Di Gi" w:date="2023-05-07T19:55:00Z">
        <w:r w:rsidRPr="007F3E90">
          <w:rPr>
            <w:sz w:val="24"/>
            <w:szCs w:val="24"/>
          </w:rPr>
          <w:t>/ 284v /</w:t>
        </w:r>
      </w:ins>
    </w:p>
    <w:p w14:paraId="2A3018F5" w14:textId="77777777" w:rsidR="00E806FB" w:rsidRPr="007F3E90" w:rsidRDefault="00E806FB" w:rsidP="00E806FB">
      <w:pPr>
        <w:tabs>
          <w:tab w:val="left" w:pos="1985"/>
          <w:tab w:val="left" w:pos="4962"/>
          <w:tab w:val="left" w:pos="6915"/>
        </w:tabs>
        <w:snapToGrid w:val="0"/>
        <w:jc w:val="both"/>
        <w:rPr>
          <w:ins w:id="3665" w:author="Flavia Di Gi" w:date="2023-05-07T19:55:00Z"/>
          <w:i/>
          <w:sz w:val="24"/>
          <w:szCs w:val="24"/>
        </w:rPr>
      </w:pPr>
      <w:ins w:id="3666" w:author="Flavia Di Gi" w:date="2023-05-07T19:55:00Z">
        <w:r w:rsidRPr="007F3E90">
          <w:rPr>
            <w:i/>
            <w:sz w:val="24"/>
            <w:szCs w:val="24"/>
          </w:rPr>
          <w:t>Bianca</w:t>
        </w:r>
      </w:ins>
    </w:p>
    <w:p w14:paraId="6CAF7BDB" w14:textId="77777777" w:rsidR="00E806FB" w:rsidRPr="007F3E90" w:rsidRDefault="00E806FB" w:rsidP="007F3E90">
      <w:pPr>
        <w:snapToGrid w:val="0"/>
        <w:jc w:val="both"/>
        <w:rPr>
          <w:i/>
          <w:sz w:val="24"/>
          <w:szCs w:val="24"/>
        </w:rPr>
      </w:pPr>
    </w:p>
    <w:p w14:paraId="2C1C13D6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4C31B60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A214113" w14:textId="217E55AB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9</w:t>
      </w:r>
      <w:r w:rsidR="007B2E73">
        <w:rPr>
          <w:sz w:val="24"/>
          <w:szCs w:val="24"/>
        </w:rPr>
        <w:t>3</w:t>
      </w:r>
    </w:p>
    <w:p w14:paraId="58CA4C85" w14:textId="288992C2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IV al n. 8</w:t>
      </w:r>
      <w:r w:rsidR="007B2E73">
        <w:rPr>
          <w:sz w:val="24"/>
          <w:szCs w:val="24"/>
        </w:rPr>
        <w:t>9</w:t>
      </w:r>
      <w:r w:rsidRPr="007F3E90">
        <w:rPr>
          <w:sz w:val="24"/>
          <w:szCs w:val="24"/>
        </w:rPr>
        <w:t xml:space="preserve"> (cc. 287r-288v; traduzione a cc. 282r-283v)</w:t>
      </w:r>
    </w:p>
    <w:p w14:paraId="63E6634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87AA5C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287r-288v /</w:t>
      </w:r>
    </w:p>
    <w:p w14:paraId="3435C198" w14:textId="77777777" w:rsidR="00E43599" w:rsidRPr="007F3E90" w:rsidRDefault="00E43599" w:rsidP="007F3E90">
      <w:pPr>
        <w:snapToGrid w:val="0"/>
        <w:jc w:val="both"/>
        <w:rPr>
          <w:b/>
          <w:i/>
          <w:sz w:val="24"/>
          <w:szCs w:val="24"/>
        </w:rPr>
      </w:pPr>
      <w:r w:rsidRPr="007F3E90">
        <w:rPr>
          <w:b/>
          <w:i/>
          <w:sz w:val="24"/>
          <w:szCs w:val="24"/>
        </w:rPr>
        <w:t>Testo in francese</w:t>
      </w:r>
    </w:p>
    <w:p w14:paraId="0D50ADF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B2E12E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288vB /</w:t>
      </w:r>
    </w:p>
    <w:p w14:paraId="6198EB2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Punti proposti e raccordati | dalli signori delle Amiralità toccanti | le 12 navi. In francese |</w:t>
      </w:r>
    </w:p>
    <w:p w14:paraId="42824E73" w14:textId="0BE406E7" w:rsidR="00E43599" w:rsidRPr="007F3E90" w:rsidRDefault="00F31E84" w:rsidP="007F3E90">
      <w:pPr>
        <w:snapToGrid w:val="0"/>
        <w:jc w:val="both"/>
        <w:rPr>
          <w:sz w:val="24"/>
          <w:szCs w:val="24"/>
        </w:rPr>
      </w:pPr>
      <w:ins w:id="3667" w:author="Flavia Di Gi" w:date="2023-03-19T18:14:00Z">
        <w:r>
          <w:rPr>
            <w:sz w:val="24"/>
            <w:szCs w:val="24"/>
          </w:rPr>
          <w:t>n</w:t>
        </w:r>
      </w:ins>
      <w:del w:id="3668" w:author="Flavia Di Gi" w:date="2023-03-19T18:14:00Z">
        <w:r w:rsidR="00E43599" w:rsidRPr="007F3E90" w:rsidDel="00F31E84">
          <w:rPr>
            <w:sz w:val="24"/>
            <w:szCs w:val="24"/>
          </w:rPr>
          <w:delText>N</w:delText>
        </w:r>
      </w:del>
      <w:r w:rsidR="00E43599" w:rsidRPr="007F3E90">
        <w:rPr>
          <w:sz w:val="24"/>
          <w:szCs w:val="24"/>
        </w:rPr>
        <w:t xml:space="preserve">el </w:t>
      </w:r>
      <w:r w:rsidR="00E43599" w:rsidRPr="007F3E90">
        <w:rPr>
          <w:sz w:val="24"/>
          <w:szCs w:val="24"/>
          <w:highlight w:val="yellow"/>
        </w:rPr>
        <w:t>n° 85</w:t>
      </w:r>
      <w:r w:rsidR="00E43599" w:rsidRPr="007F3E90">
        <w:rPr>
          <w:sz w:val="24"/>
          <w:szCs w:val="24"/>
        </w:rPr>
        <w:t xml:space="preserve"> | </w:t>
      </w:r>
    </w:p>
    <w:p w14:paraId="1C08615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88B8FCB" w14:textId="54CCD6FA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b/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9</w:t>
      </w:r>
      <w:r w:rsidR="007B2E73">
        <w:rPr>
          <w:sz w:val="24"/>
          <w:szCs w:val="24"/>
        </w:rPr>
        <w:t>4</w:t>
      </w:r>
    </w:p>
    <w:p w14:paraId="6D1806E8" w14:textId="77777777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10 febbraio 1619, L’Aia (cc. 290r-291v)</w:t>
      </w:r>
    </w:p>
    <w:p w14:paraId="4DCDD9E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D2D7B3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290r</w:t>
      </w:r>
      <w:r w:rsidRPr="007F3E90">
        <w:rPr>
          <w:i/>
          <w:sz w:val="24"/>
          <w:szCs w:val="24"/>
        </w:rPr>
        <w:t xml:space="preserve"> </w:t>
      </w:r>
      <w:r w:rsidRPr="007F3E90">
        <w:rPr>
          <w:sz w:val="24"/>
          <w:szCs w:val="24"/>
        </w:rPr>
        <w:t>/</w:t>
      </w:r>
    </w:p>
    <w:p w14:paraId="04DCAFF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 xml:space="preserve">da </w:t>
      </w:r>
      <w:r w:rsidRPr="007F3E90">
        <w:rPr>
          <w:sz w:val="24"/>
          <w:szCs w:val="24"/>
        </w:rPr>
        <w:t xml:space="preserve">| </w:t>
      </w:r>
    </w:p>
    <w:p w14:paraId="21577F8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88 comincia 87 |</w:t>
      </w:r>
    </w:p>
    <w:p w14:paraId="34C548D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F8873A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00C9270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sottoscritte l’altre lettere mie di questo giorno mi sopravviene il messaggiero | d’Anversa con quelle della Serenità vostra de’ 21 genaro. Le commissioni, ch’ella | mi aggiunge intorno la buona corrispondenza, et unione tra quella | serenissima Republica et questi Stati saranno da me essequite della maniera, ch’è | desiderata da lei, nutrendo ad ogni potere la inclinatione, che ten-|gono verso la buona corrispondenza. Le mie prime le portano | il senso di questi signori, l’haverà inteso anco da altre; onde aspetterò | li suoi prudentissimi commandamenti. |</w:t>
      </w:r>
    </w:p>
    <w:p w14:paraId="3FEA35B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Essequirò l’ordine, che mi </w:t>
      </w:r>
      <w:proofErr w:type="gramStart"/>
      <w:r w:rsidRPr="007F3E90">
        <w:rPr>
          <w:sz w:val="24"/>
          <w:szCs w:val="24"/>
        </w:rPr>
        <w:t>da di</w:t>
      </w:r>
      <w:proofErr w:type="gramEnd"/>
      <w:r w:rsidRPr="007F3E90">
        <w:rPr>
          <w:sz w:val="24"/>
          <w:szCs w:val="24"/>
        </w:rPr>
        <w:t xml:space="preserve"> mandar da mo innanti la copia di | quello mi occorrerà di esporre all’assemblea, et che lasciassi in scrittura. | </w:t>
      </w:r>
    </w:p>
    <w:p w14:paraId="171AA97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Col signor principe Mauritio anco farò l’ufficio, che mi commette; come | nella prima audienza colli Stati per la prorogatione del servitio per | altri sei mesi delle dodici navi. |</w:t>
      </w:r>
    </w:p>
    <w:p w14:paraId="74E3D0D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Vostra Serenità dalle mie lettere di hoggi otto, et precedenti haverà inteso, che la | necessità del sovenir a queste donne conferma appunto con | l’approbatione di lei del farlo; et mi valerò di questo consenso di | quella maniera, che stimerò per mia debolezza propria. |</w:t>
      </w:r>
    </w:p>
    <w:p w14:paraId="62D05C3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il trafico dei sali tanto farò intender a questi mercanti, quanto | da lei mi viene commesso. |</w:t>
      </w:r>
    </w:p>
    <w:p w14:paraId="6E6E9127" w14:textId="46442695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Intorno al negotio dell’Indie Occidentali, chi n’ha la cura va praticando | di metter le cose in chiaro, et di maniera, che gl’huomini possino | concorrer di buon cuore a participar in questa </w:t>
      </w:r>
      <w:del w:id="3669" w:author="Giorgia" w:date="2023-03-10T19:40:00Z">
        <w:r w:rsidRPr="007F3E90" w:rsidDel="00F66DA1">
          <w:rPr>
            <w:sz w:val="24"/>
            <w:szCs w:val="24"/>
          </w:rPr>
          <w:delText>c</w:delText>
        </w:r>
      </w:del>
      <w:ins w:id="3670" w:author="Giorgia" w:date="2023-03-10T19:40:00Z">
        <w:r w:rsidR="00F66DA1">
          <w:rPr>
            <w:sz w:val="24"/>
            <w:szCs w:val="24"/>
          </w:rPr>
          <w:t>C</w:t>
        </w:r>
      </w:ins>
      <w:r w:rsidRPr="007F3E90">
        <w:rPr>
          <w:sz w:val="24"/>
          <w:szCs w:val="24"/>
        </w:rPr>
        <w:t>ompagnia: | et perché non ho per hora cosa degna da dirle in questo proposito | aspettarò di avvisarla con fondamento di quello doverà seguire. |</w:t>
      </w:r>
    </w:p>
    <w:p w14:paraId="22C389F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Lo stesso ordinario di Anversa porta lettere al Pasini, ch’è qui appresso di me | venuto in Holanda per suoi particolari affari, che a Brussels era arrivato | l’ordinario di Spagna con suspentione della levata de’ Valoni, che | dovevano imbarcarsi a Duncherchen sino ad altro ordine di sua Maestà |</w:t>
      </w:r>
    </w:p>
    <w:p w14:paraId="428FB74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290v /</w:t>
      </w:r>
    </w:p>
    <w:p w14:paraId="1E77A2C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così si era publicato doppo l’arrivo del detto corriero. Di più che | era stato commesso a quelli che havevano havuti denari</w:t>
      </w:r>
      <w:r w:rsidRPr="007F3E90">
        <w:rPr>
          <w:sz w:val="24"/>
          <w:szCs w:val="24"/>
          <w:vertAlign w:val="superscript"/>
        </w:rPr>
        <w:footnoteReference w:id="1244"/>
      </w:r>
      <w:r w:rsidRPr="007F3E90">
        <w:rPr>
          <w:sz w:val="24"/>
          <w:szCs w:val="24"/>
        </w:rPr>
        <w:t xml:space="preserve"> per la condotta dei | canoni, et provisione di munitioni, et viveri per dette genti, che li | dovessero restituire; che in detta città di Brusseles si scometteva | che l’armata spagnuola non sarebbe uscita; et per consequente | che tutte siano passate per far consumar li principi, et in particolar | la serenissima Republica. Tuttavia (come suol dire il signor principe Mauritio) | Spagnoli sono fini; potrebbono anco esser publicatione | con artificio. Quello che scrive è amico, che ha buona corris-|pondenza, che dal medesimo Pasini ha havuta commissione di | avvisarlo di tutto, che passa volendo ove egli si trovi comprobar | l’infinita devotione, che professa con humil riverenza alla Serenità vostra | onde si rende sempre più degno della gratia sua, alla quale | mi astringe l’obligo del servitio di lei il raccomandar-|glielo anco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presenti. Gratie etc. |</w:t>
      </w:r>
    </w:p>
    <w:p w14:paraId="6EAD2AD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450BBC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10 febraro 1619 |</w:t>
      </w:r>
    </w:p>
    <w:p w14:paraId="2840234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3F9507F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535EA38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70B38ED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37B951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291r /</w:t>
      </w:r>
    </w:p>
    <w:p w14:paraId="27126141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0729B74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66A0A1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/ 291v /</w:t>
      </w:r>
    </w:p>
    <w:p w14:paraId="0D13187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 serenissimo principe di Venetia |</w:t>
      </w:r>
    </w:p>
    <w:p w14:paraId="1B912B86" w14:textId="77777777" w:rsidR="00E43DF7" w:rsidRDefault="00E43599" w:rsidP="007F3E90">
      <w:pPr>
        <w:snapToGrid w:val="0"/>
        <w:jc w:val="both"/>
        <w:rPr>
          <w:ins w:id="3671" w:author="Flavia Di Gi" w:date="2023-03-19T16:52:00Z"/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| </w:t>
      </w:r>
    </w:p>
    <w:p w14:paraId="309F22FE" w14:textId="063432E5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88 comincia 87 |</w:t>
      </w:r>
    </w:p>
    <w:p w14:paraId="640E2AD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E8F29CB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traccia di sigillo</w:t>
      </w:r>
    </w:p>
    <w:p w14:paraId="25430B7E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181CA3D6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1DC6120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291vC /</w:t>
      </w:r>
    </w:p>
    <w:p w14:paraId="52AE3C6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10 febraro 1618 ricevute a’ 27 detto |</w:t>
      </w:r>
    </w:p>
    <w:p w14:paraId="014F4B08" w14:textId="77777777" w:rsidR="00E43599" w:rsidRPr="007F3E90" w:rsidRDefault="00E43599" w:rsidP="007F3E90">
      <w:pPr>
        <w:snapToGrid w:val="0"/>
        <w:jc w:val="both"/>
        <w:rPr>
          <w:sz w:val="24"/>
          <w:szCs w:val="24"/>
          <w:vertAlign w:val="superscript"/>
        </w:rPr>
      </w:pPr>
      <w:r w:rsidRPr="007F3E90">
        <w:rPr>
          <w:sz w:val="24"/>
          <w:szCs w:val="24"/>
        </w:rPr>
        <w:t>Del segretario Surian. 2</w:t>
      </w:r>
      <w:r w:rsidRPr="007F3E90">
        <w:rPr>
          <w:sz w:val="24"/>
          <w:szCs w:val="24"/>
          <w:vertAlign w:val="superscript"/>
        </w:rPr>
        <w:t xml:space="preserve"> da </w:t>
      </w:r>
      <w:r w:rsidRPr="007F3E90">
        <w:rPr>
          <w:sz w:val="24"/>
          <w:szCs w:val="24"/>
        </w:rPr>
        <w:t xml:space="preserve">| n° 88 | </w:t>
      </w:r>
    </w:p>
    <w:p w14:paraId="59FE13B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34690CD" w14:textId="43EAE208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Riceve lettere de’ 25 ge</w:t>
      </w:r>
      <w:ins w:id="3672" w:author="Giorgia" w:date="2023-03-11T22:07:00Z">
        <w:r w:rsidR="00064F2E">
          <w:rPr>
            <w:sz w:val="24"/>
            <w:szCs w:val="24"/>
          </w:rPr>
          <w:t>n</w:t>
        </w:r>
      </w:ins>
      <w:r w:rsidRPr="007F3E90">
        <w:rPr>
          <w:sz w:val="24"/>
          <w:szCs w:val="24"/>
        </w:rPr>
        <w:t xml:space="preserve">naro: essequirà | </w:t>
      </w:r>
      <w:proofErr w:type="gramStart"/>
      <w:r w:rsidRPr="007F3E90">
        <w:rPr>
          <w:sz w:val="24"/>
          <w:szCs w:val="24"/>
        </w:rPr>
        <w:t>gl’ordini</w:t>
      </w:r>
      <w:proofErr w:type="gramEnd"/>
      <w:r w:rsidRPr="007F3E90">
        <w:rPr>
          <w:sz w:val="24"/>
          <w:szCs w:val="24"/>
        </w:rPr>
        <w:t xml:space="preserve"> circa la buona corrispondenza: |</w:t>
      </w:r>
    </w:p>
    <w:p w14:paraId="452DAE1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Havendo espresso il senso di quei signori | aspetta ordini. |</w:t>
      </w:r>
    </w:p>
    <w:p w14:paraId="047C62E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Manderà le copie dell’espositioni all’assemblea. | </w:t>
      </w:r>
    </w:p>
    <w:p w14:paraId="32EA16E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Farà l’ufficio per proroga delle navi al servitio. | </w:t>
      </w:r>
    </w:p>
    <w:p w14:paraId="597D422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valerà dell’assenso di soccorrer alle donne | e fameglie de’ marinari. |</w:t>
      </w:r>
    </w:p>
    <w:p w14:paraId="355EDE4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Farà intender a’ mercanti il servitio in proposito | di sali. |</w:t>
      </w:r>
    </w:p>
    <w:p w14:paraId="13813D8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 Brusselles è gionto l’ordinario colla sospensione | della levata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de’ Valloni: et si scomette | che l’armata spagnola non uscirà. | </w:t>
      </w:r>
    </w:p>
    <w:p w14:paraId="60223CA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Discorre che siano passate spagnole | per far consumar. |</w:t>
      </w:r>
    </w:p>
    <w:p w14:paraId="1C7EDAD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tali avisi ha havuto da confidenze | del Pasini, et raccomanda esso Pasini. |</w:t>
      </w:r>
    </w:p>
    <w:p w14:paraId="499E5F11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5BB1FDC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L. C. X. SS. R. | </w:t>
      </w:r>
    </w:p>
    <w:p w14:paraId="56614C4D" w14:textId="037746A1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br w:type="page"/>
      </w:r>
      <w:r w:rsidRPr="007F3E90">
        <w:rPr>
          <w:sz w:val="24"/>
          <w:szCs w:val="24"/>
        </w:rPr>
        <w:lastRenderedPageBreak/>
        <w:t>n. 9</w:t>
      </w:r>
      <w:r w:rsidR="007B2E73">
        <w:rPr>
          <w:sz w:val="24"/>
          <w:szCs w:val="24"/>
        </w:rPr>
        <w:t>5</w:t>
      </w:r>
    </w:p>
    <w:p w14:paraId="6DB908BA" w14:textId="77777777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17 febbraio 1619, L’Aia (cc. 292r-296v, 301r-v)</w:t>
      </w:r>
    </w:p>
    <w:p w14:paraId="6E90B0D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FDD304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292r /</w:t>
      </w:r>
    </w:p>
    <w:p w14:paraId="2390E2B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89 sola |</w:t>
      </w:r>
    </w:p>
    <w:p w14:paraId="08573E3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5F95C8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1A5F7D8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opportunamente mi sono pervenute</w:t>
      </w:r>
      <w:r w:rsidRPr="007F3E90">
        <w:rPr>
          <w:rStyle w:val="Rimandonotaapidipagina"/>
          <w:sz w:val="24"/>
          <w:szCs w:val="24"/>
        </w:rPr>
        <w:footnoteReference w:id="1245"/>
      </w:r>
      <w:r w:rsidRPr="007F3E90">
        <w:rPr>
          <w:sz w:val="24"/>
          <w:szCs w:val="24"/>
        </w:rPr>
        <w:t xml:space="preserve"> le lettere della Serenità vostra del primo | del presente coll’informationi dell’illustrissimo signor Capitano delle navi armate | taccanti le dodici di questo Paese. Mi valerò di esse di quella | maniera, che da lei mi viene commandata, et per assopir anco | li lamenti, et le querele, che prima dell’arrivo di queste mie | haverà ella inteso haver quei capitani fatti pervenir all’orrec-|chie di questi signori con disavantaggio grandissimo del publico. | </w:t>
      </w:r>
    </w:p>
    <w:p w14:paraId="5C5ED59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Sino a quest’hora con doi o tre che ho incontrati non | ho mancato di dirne qualche cosa; ma già che si trovano qui | al presente li deputati delle Amiralità procurerò esser con | quelli delle tre di questa Provincia per renderli capaci | del poco fondamento dei compianti di quei capitani, et della | realtà, et sincerità, colla quale procederà sempre quella | serenissima Republica, et forse non haverò in questo gran fatica | poiché mi fu hieri detto da un signore, che</w:t>
      </w:r>
      <w:r w:rsidRPr="007F3E90">
        <w:rPr>
          <w:sz w:val="24"/>
          <w:szCs w:val="24"/>
          <w:vertAlign w:val="superscript"/>
        </w:rPr>
        <w:footnoteReference w:id="1246"/>
      </w:r>
      <w:r w:rsidRPr="007F3E90">
        <w:rPr>
          <w:sz w:val="24"/>
          <w:szCs w:val="24"/>
        </w:rPr>
        <w:t xml:space="preserve"> alli signori di | Amsterdam era venuto qualche avviso che conforma</w:t>
      </w:r>
      <w:r w:rsidRPr="007F3E90">
        <w:rPr>
          <w:rStyle w:val="Rimandonotaapidipagina"/>
          <w:sz w:val="24"/>
          <w:szCs w:val="24"/>
        </w:rPr>
        <w:footnoteReference w:id="1247"/>
      </w:r>
      <w:r w:rsidRPr="007F3E90">
        <w:rPr>
          <w:sz w:val="24"/>
          <w:szCs w:val="24"/>
        </w:rPr>
        <w:t xml:space="preserve"> con | quelli della Serenità vostra sopra che mi aggiunse, che coll’occasione | di esser stato rescritto all’Amiraglio mandandogli quanto | era stato trattato meco per servitio loro, li havevano fatta | una gran amonitione scrivendogli, che doppo ricevuti li | loro </w:t>
      </w:r>
      <w:r w:rsidRPr="007F3E90">
        <w:rPr>
          <w:b/>
          <w:sz w:val="24"/>
          <w:szCs w:val="24"/>
        </w:rPr>
        <w:t>compianti</w:t>
      </w:r>
      <w:r w:rsidRPr="007F3E90">
        <w:rPr>
          <w:sz w:val="24"/>
          <w:szCs w:val="24"/>
        </w:rPr>
        <w:t xml:space="preserve"> havevano havuti avvisi, che per loro falta | succedevano dei disordini nell’armata, et che li stessi loro | matelotti si lamentavano del mal trattamento che havevano | da essi capitani tanto di viveri, che d’altro. Il che mi farà | forte nel mio ufficio: che porterò nondimeno con quel termine | che mi viene prescritto da lei, et procurerò che siano rinovati | ordini tali ai capitani, che sappino come doveranno governarsi |</w:t>
      </w:r>
    </w:p>
    <w:p w14:paraId="3D34FB3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292v /</w:t>
      </w:r>
    </w:p>
    <w:p w14:paraId="349736E4" w14:textId="43D63762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nell’avenire. Sento ramarico estremo che debba ella sempre provar | di simil disturbi da genti, che escono da questo Paese tutto con-|trario a quello che mi credevo di quelle dodici navi in particolare | et provo grandissimo discontento, che l’illustrisimo signor Capitano mostri restar | così mal contento della qualità dei marinari, che mi fa creder | che li capitani habbino usata qualche furberia o nell’uscir | da questi porti o stando a Plemua in Inghilterra ove si tratte-|nero per buon pezzo, perché alla mostra nelle navi non erano | tanti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giovani certo quanto quell’illustrissimo signore scrive, dicendo | haver trovati la metà dai dieci fino alli 18 anni, questo | è vero che li signori dell’Amiralità, di quei giovani, che erano | lì stimorono per buoni, pronti, et atti al servitio. Nelle | quattro navi, che deverò armare non mancarò di haver | l’occhio, et poner diligenza a diligenza perché la Serenità vostra | non sia defraudata. | </w:t>
      </w:r>
    </w:p>
    <w:p w14:paraId="2821999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L’instanza per queste quattro navi fu rimessa alli signori delle | Amiralità. Tutte per dirne il loro parere, tanto anco per | l’ordine ai capitani delli loro vasselli da guerra, et | perché le dodici navi possino ancor per altri sei mesi esser | trattenute in suo</w:t>
      </w:r>
      <w:r w:rsidRPr="007F3E90">
        <w:rPr>
          <w:rStyle w:val="Rimandonotaapidipagina"/>
          <w:sz w:val="24"/>
          <w:szCs w:val="24"/>
        </w:rPr>
        <w:footnoteReference w:id="1248"/>
      </w:r>
      <w:r w:rsidRPr="007F3E90">
        <w:rPr>
          <w:sz w:val="24"/>
          <w:szCs w:val="24"/>
        </w:rPr>
        <w:t xml:space="preserve"> servitio. | </w:t>
      </w:r>
    </w:p>
    <w:p w14:paraId="2C0E7B7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Parmi che per questo non siano per metter difficoltà; quanto | all’ordine ai capitani non sano come accommodarsi perché | una tal dichiaratione darebbe materia a’ Spagnoli di | arrestar quante navi sono in Spagna, et far</w:t>
      </w:r>
      <w:r w:rsidRPr="007F3E90">
        <w:rPr>
          <w:sz w:val="24"/>
          <w:szCs w:val="24"/>
          <w:vertAlign w:val="superscript"/>
        </w:rPr>
        <w:footnoteReference w:id="1249"/>
      </w:r>
      <w:r w:rsidRPr="007F3E90">
        <w:rPr>
          <w:sz w:val="24"/>
          <w:szCs w:val="24"/>
        </w:rPr>
        <w:t xml:space="preserve"> notabil[e]</w:t>
      </w:r>
      <w:r w:rsidRPr="007F3E90">
        <w:rPr>
          <w:rStyle w:val="Rimandonotaapidipagina"/>
          <w:sz w:val="24"/>
          <w:szCs w:val="24"/>
        </w:rPr>
        <w:footnoteReference w:id="1250"/>
      </w:r>
      <w:r w:rsidRPr="007F3E90">
        <w:rPr>
          <w:sz w:val="24"/>
          <w:szCs w:val="24"/>
        </w:rPr>
        <w:t xml:space="preserve"> | pregiudicio al servitio tanto della Serenità vostra; che di questi Stati | ommesso il particolar de’ mercanti interessati, et per le quattro | navi s’inscuseranno per haverne poche nel Paese, et che per |</w:t>
      </w:r>
    </w:p>
    <w:p w14:paraId="42A2775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/ 293r /</w:t>
      </w:r>
    </w:p>
    <w:p w14:paraId="6DCA186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rinforzar il capitan Quast allo stretto mentre è di ritorno | il capitan</w:t>
      </w:r>
      <w:r w:rsidRPr="007F3E90">
        <w:rPr>
          <w:rStyle w:val="Rimandonotaapidipagina"/>
          <w:sz w:val="24"/>
          <w:szCs w:val="24"/>
        </w:rPr>
        <w:footnoteReference w:id="1251"/>
      </w:r>
      <w:r w:rsidRPr="007F3E90">
        <w:rPr>
          <w:sz w:val="24"/>
          <w:szCs w:val="24"/>
        </w:rPr>
        <w:t xml:space="preserve"> Moy Lambert converranno ispedirne alcune | al</w:t>
      </w:r>
      <w:r w:rsidRPr="007F3E90">
        <w:rPr>
          <w:sz w:val="24"/>
          <w:szCs w:val="24"/>
          <w:vertAlign w:val="superscript"/>
        </w:rPr>
        <w:footnoteReference w:id="1252"/>
      </w:r>
      <w:r w:rsidRPr="007F3E90">
        <w:rPr>
          <w:sz w:val="24"/>
          <w:szCs w:val="24"/>
        </w:rPr>
        <w:t xml:space="preserve"> qual proposito mi disse il signor principe Mauritio col quale | fui hoggi quarto giorno, che era grandissimo desiderio in tutti | questi signori di far servitio alla Serenità vostra et che conoscevano | gl’interessi di lei esser uniti con li proprii; ma che li | rispetti sudetti li ritenevano per non apportar maggior pre-|giudicio di quello si potesse sperar di beneficio: tuttavia | che quanto all’ordine per li capitani si haverebbe potuto | pensar meglio, et al partir dell’altre navi per andar ad | aggiuntarsi col Quast darsi forse qualche ordine, che | havesse servito alla commune intentione. Io dissi a sua Eccellenza | che quanto era stato avvertito da vostra Serenità, tutto era per | commune servitio, et per sostentar li communi interessi, | et come scoprivo esser preveduti dalla prudenza di lei; | così doveva haver a cuore questa, et ogn’altra cosa che | havesse stimata propria, et profittevole per l’uno, et | l’altro Stato; et di nuovo le raccommandai questo negotio | et ho</w:t>
      </w:r>
      <w:r w:rsidRPr="007F3E90">
        <w:rPr>
          <w:rStyle w:val="Rimandonotaapidipagina"/>
          <w:sz w:val="24"/>
          <w:szCs w:val="24"/>
        </w:rPr>
        <w:footnoteReference w:id="1253"/>
      </w:r>
      <w:r w:rsidRPr="007F3E90">
        <w:rPr>
          <w:sz w:val="24"/>
          <w:szCs w:val="24"/>
        </w:rPr>
        <w:t xml:space="preserve"> poi saputo, che ne ha discorso con alcuni dell’|assemblea, et incaricatoli con affetto di haver a cuore | questi affari, et devenirne a</w:t>
      </w:r>
      <w:r w:rsidRPr="007F3E90">
        <w:rPr>
          <w:sz w:val="24"/>
          <w:szCs w:val="24"/>
          <w:vertAlign w:val="superscript"/>
        </w:rPr>
        <w:footnoteReference w:id="1254"/>
      </w:r>
      <w:r w:rsidRPr="007F3E90">
        <w:rPr>
          <w:sz w:val="24"/>
          <w:szCs w:val="24"/>
        </w:rPr>
        <w:t xml:space="preserve"> risolutione</w:t>
      </w:r>
      <w:r w:rsidRPr="007F3E90">
        <w:rPr>
          <w:rStyle w:val="Rimandonotaapidipagina"/>
          <w:sz w:val="24"/>
          <w:szCs w:val="24"/>
        </w:rPr>
        <w:footnoteReference w:id="1255"/>
      </w:r>
      <w:r w:rsidRPr="007F3E90">
        <w:rPr>
          <w:sz w:val="24"/>
          <w:szCs w:val="24"/>
        </w:rPr>
        <w:t xml:space="preserve"> propria. | </w:t>
      </w:r>
    </w:p>
    <w:p w14:paraId="7D171DA7" w14:textId="154B950F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 cavato che mi sarà permesso prender navi mercantili | ma ancor non si è risoluta alcuna cosa con quanto habbi | solecitato, et instato tutti questi giorni passati tanto in particolare che</w:t>
      </w:r>
      <w:r w:rsidRPr="007F3E90">
        <w:rPr>
          <w:sz w:val="24"/>
          <w:szCs w:val="24"/>
          <w:vertAlign w:val="superscript"/>
        </w:rPr>
        <w:footnoteReference w:id="1256"/>
      </w:r>
      <w:r w:rsidRPr="007F3E90">
        <w:rPr>
          <w:sz w:val="24"/>
          <w:szCs w:val="24"/>
        </w:rPr>
        <w:t xml:space="preserve"> in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 publico lasciandone mercordì memoriale, del quale secondo | il commandamento di lei ne invio qui la copia, come farò da | mo innanti di quello lascierò in scritto se ben può esser |</w:t>
      </w:r>
    </w:p>
    <w:p w14:paraId="7AD981C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293v /</w:t>
      </w:r>
    </w:p>
    <w:p w14:paraId="0554C813" w14:textId="6326591B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certa che userò in sostanza li medesimi concetti, et le stesse parole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| che da lei mi saranno detate. Ben riverentemente la prego, | che perché io mi conformi in tutto, et per tutto colla sua | sapientissima volontà mi commandi distintamente, et precisamente | quello che doverò dir in voce, o lasciar in scritto: poiché tutti | li ministri che resiedono appresso questi signori sono sottoposti a | questo di dar per scritto quanto pronontiano. Et non lo fanno | solamente quelli che non hanno la lingua natural del Paese, | ma quelli che l’hanno ancora. | </w:t>
      </w:r>
    </w:p>
    <w:p w14:paraId="208C427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Dimani, o appresso dimani spero che faranno risolutione sopra</w:t>
      </w:r>
      <w:r w:rsidRPr="007F3E90">
        <w:rPr>
          <w:rStyle w:val="Rimandonotaapidipagina"/>
          <w:sz w:val="24"/>
          <w:szCs w:val="24"/>
        </w:rPr>
        <w:footnoteReference w:id="1257"/>
      </w:r>
      <w:r w:rsidRPr="007F3E90">
        <w:rPr>
          <w:sz w:val="24"/>
          <w:szCs w:val="24"/>
        </w:rPr>
        <w:t xml:space="preserve"> | tutti li punti, et mi daranno la risposta; che attendo con | una</w:t>
      </w:r>
      <w:r w:rsidRPr="007F3E90">
        <w:rPr>
          <w:sz w:val="24"/>
          <w:szCs w:val="24"/>
          <w:vertAlign w:val="superscript"/>
        </w:rPr>
        <w:footnoteReference w:id="1258"/>
      </w:r>
      <w:r w:rsidRPr="007F3E90">
        <w:rPr>
          <w:sz w:val="24"/>
          <w:szCs w:val="24"/>
        </w:rPr>
        <w:t xml:space="preserve"> impatientia grandissima vedendo che ’l tempo mi vola. |</w:t>
      </w:r>
    </w:p>
    <w:p w14:paraId="3FDEA699" w14:textId="05FD371B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Calandrini, che doveva venir martedì non è venuto, essen-|doli sopragiunti </w:t>
      </w:r>
      <w:proofErr w:type="gramStart"/>
      <w:r w:rsidRPr="007F3E90">
        <w:rPr>
          <w:sz w:val="24"/>
          <w:szCs w:val="24"/>
        </w:rPr>
        <w:t>qualche affari</w:t>
      </w:r>
      <w:proofErr w:type="gramEnd"/>
      <w:r w:rsidRPr="007F3E90">
        <w:rPr>
          <w:sz w:val="24"/>
          <w:szCs w:val="24"/>
        </w:rPr>
        <w:t xml:space="preserve"> di momento. Mi ha scritto | con lettere che ricevei hier mattina, che sarà qui hoggi | lo aspetto con desiderio per stabilir, et affrettar l’armamento | delle quattro navi al più presto che mi sarà possibile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 doppo havuta la</w:t>
      </w:r>
      <w:r w:rsidRPr="007F3E90">
        <w:rPr>
          <w:sz w:val="24"/>
          <w:szCs w:val="24"/>
          <w:vertAlign w:val="superscript"/>
        </w:rPr>
        <w:footnoteReference w:id="1259"/>
      </w:r>
      <w:r w:rsidRPr="007F3E90">
        <w:rPr>
          <w:sz w:val="24"/>
          <w:szCs w:val="24"/>
        </w:rPr>
        <w:t xml:space="preserve"> permissione del poterlo fare. | </w:t>
      </w:r>
    </w:p>
    <w:p w14:paraId="5BAA0D7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Aspetterò con desiderio l’arrivo del capitan Pach per</w:t>
      </w:r>
      <w:r w:rsidRPr="007F3E90">
        <w:rPr>
          <w:sz w:val="24"/>
          <w:szCs w:val="24"/>
          <w:vertAlign w:val="superscript"/>
        </w:rPr>
        <w:footnoteReference w:id="1260"/>
      </w:r>
      <w:r w:rsidRPr="007F3E90">
        <w:rPr>
          <w:sz w:val="24"/>
          <w:szCs w:val="24"/>
        </w:rPr>
        <w:t xml:space="preserve"> | coadiuvarlo nella levata delli cento bombardieri, che | doveranno forse imbarcarsi con queste navi. | </w:t>
      </w:r>
    </w:p>
    <w:p w14:paraId="25D3EF9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Vostra Serenità non mi ha scritto se debbo far provisione di qualche | amunitioni di guerra, o viveri, o altre cose di che si | possi valer di là, et lo haverei havuto molto caro per | sapermi</w:t>
      </w:r>
      <w:r w:rsidRPr="007F3E90">
        <w:rPr>
          <w:rStyle w:val="Rimandonotaapidipagina"/>
          <w:sz w:val="24"/>
          <w:szCs w:val="24"/>
        </w:rPr>
        <w:footnoteReference w:id="1261"/>
      </w:r>
      <w:r w:rsidRPr="007F3E90">
        <w:rPr>
          <w:sz w:val="24"/>
          <w:szCs w:val="24"/>
        </w:rPr>
        <w:t xml:space="preserve"> regolare forse potrà esser in tempo del darmi | l’ordine poiché ancor non ho cominciato a travagliar in | questo nuovo armamento se non con lo spirito. |</w:t>
      </w:r>
    </w:p>
    <w:p w14:paraId="4E9C424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294r /</w:t>
      </w:r>
    </w:p>
    <w:p w14:paraId="5BA6D13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Non è possibile, che non si sappi l’armar di queste quattro navi, et | dovendo elle passar lo stretto vorrei volontieri esser avvisato | come mi doverò governare se doverò lasciarle a rischio dei | mercanti o vorrà la Serenità vostra farne far la sicurtà di là. | </w:t>
      </w:r>
    </w:p>
    <w:p w14:paraId="29B512C2" w14:textId="194BC734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Stimo necessariissimo che o in una o nell’altra maniera siano | assicurate perché essendo poche in numero potrebbono esser | surprese, et correrebbe il rischio tanto dei corpi dei | vasselli, che delli viveri, o altre munitioni, che vi potessero | esser per dentro, et questi doi</w:t>
      </w:r>
      <w:r w:rsidRPr="007F3E90">
        <w:rPr>
          <w:sz w:val="24"/>
          <w:szCs w:val="24"/>
          <w:vertAlign w:val="superscript"/>
        </w:rPr>
        <w:footnoteReference w:id="1262"/>
      </w:r>
      <w:r w:rsidRPr="007F3E90">
        <w:rPr>
          <w:sz w:val="24"/>
          <w:szCs w:val="24"/>
        </w:rPr>
        <w:t xml:space="preserve"> particolari</w:t>
      </w:r>
      <w:r w:rsidRPr="007F3E90">
        <w:rPr>
          <w:sz w:val="24"/>
          <w:szCs w:val="24"/>
          <w:vertAlign w:val="superscript"/>
        </w:rPr>
        <w:footnoteReference w:id="1263"/>
      </w:r>
      <w:r w:rsidRPr="007F3E90">
        <w:rPr>
          <w:sz w:val="24"/>
          <w:szCs w:val="24"/>
        </w:rPr>
        <w:t>, et qualche arti-|glierie, ch’io potessi haver dai signori Stati sarebbono a danno | di vostra Serenità, a che deve pensare col suo prudentissimo giudicio | stante la qualità de’ tempi, et della congiontura. |</w:t>
      </w:r>
      <w:r w:rsidR="000F3843">
        <w:rPr>
          <w:sz w:val="24"/>
          <w:szCs w:val="24"/>
        </w:rPr>
        <w:t xml:space="preserve"> </w:t>
      </w:r>
    </w:p>
    <w:p w14:paraId="229D65E9" w14:textId="17A69B58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Credo, ch’ella vorrà che caminino unite per ogni loro sicu-|rezza. Mi sarà caro saper se l’instruttione che doverò | dar a quello che haverà la cura di esse haverà ad essser | simile a quella dell’amiraglio Kerkoven che mandai con | mie lettere de’ 6 di giugno dell’anno passato, et particolarmente | nel proposito del combatter se fosser incontrate</w:t>
      </w:r>
      <w:r w:rsidRPr="007F3E90">
        <w:rPr>
          <w:rStyle w:val="Rimandonotaapidipagina"/>
          <w:sz w:val="24"/>
          <w:szCs w:val="24"/>
        </w:rPr>
        <w:footnoteReference w:id="1264"/>
      </w:r>
      <w:r w:rsidRPr="007F3E90">
        <w:rPr>
          <w:sz w:val="24"/>
          <w:szCs w:val="24"/>
        </w:rPr>
        <w:t xml:space="preserve"> da’ | Spagnuoli o al distretto, o altrove come doverà gover-|narsi. Così anco incontrando ne’ pirati.</w:t>
      </w:r>
      <w:r w:rsidRPr="007F3E90">
        <w:rPr>
          <w:sz w:val="24"/>
          <w:szCs w:val="24"/>
          <w:vertAlign w:val="superscript"/>
        </w:rPr>
        <w:footnoteReference w:id="1265"/>
      </w:r>
      <w:r w:rsidRPr="007F3E90">
        <w:rPr>
          <w:sz w:val="24"/>
          <w:szCs w:val="24"/>
        </w:rPr>
        <w:t xml:space="preserve"> Devo anco | esser avvertito se vorrà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che portino bandiera </w:t>
      </w:r>
      <w:proofErr w:type="gramStart"/>
      <w:r w:rsidRPr="007F3E90">
        <w:rPr>
          <w:sz w:val="24"/>
          <w:szCs w:val="24"/>
        </w:rPr>
        <w:t>coll’insegna</w:t>
      </w:r>
      <w:proofErr w:type="gramEnd"/>
      <w:r w:rsidRPr="007F3E90">
        <w:rPr>
          <w:sz w:val="24"/>
          <w:szCs w:val="24"/>
        </w:rPr>
        <w:t xml:space="preserve"> | di </w:t>
      </w:r>
      <w:r w:rsidRPr="0065193C">
        <w:rPr>
          <w:sz w:val="24"/>
          <w:szCs w:val="24"/>
          <w:highlight w:val="yellow"/>
          <w:rPrChange w:id="3673" w:author="Giorgia" w:date="2023-03-10T18:29:00Z">
            <w:rPr>
              <w:sz w:val="24"/>
              <w:szCs w:val="24"/>
            </w:rPr>
          </w:rPrChange>
        </w:rPr>
        <w:t>S</w:t>
      </w:r>
      <w:r w:rsidRPr="007F3E90">
        <w:rPr>
          <w:sz w:val="24"/>
          <w:szCs w:val="24"/>
        </w:rPr>
        <w:t>an Marco, et si compiacerà anco la Serenità vostra pensar | a quel di più, che stimerà proprio che ne sia avver-|tito per esser in tempo di ordinare, et proveder a tutto. |</w:t>
      </w:r>
      <w:r w:rsidR="000F3843">
        <w:rPr>
          <w:sz w:val="24"/>
          <w:szCs w:val="24"/>
        </w:rPr>
        <w:t xml:space="preserve"> </w:t>
      </w:r>
    </w:p>
    <w:p w14:paraId="0B5B4F6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Doppo che furono meco li doi deputati de’ quali scrissi | riverentemente alla Serenità vostra hoggi otto con le mie lettere | n° 87 che invio</w:t>
      </w:r>
      <w:r w:rsidRPr="007F3E90">
        <w:rPr>
          <w:sz w:val="24"/>
          <w:szCs w:val="24"/>
          <w:vertAlign w:val="superscript"/>
        </w:rPr>
        <w:footnoteReference w:id="1266"/>
      </w:r>
      <w:r w:rsidRPr="007F3E90">
        <w:rPr>
          <w:sz w:val="24"/>
          <w:szCs w:val="24"/>
        </w:rPr>
        <w:t xml:space="preserve"> in replica qui aggiunte con l’88 non |</w:t>
      </w:r>
    </w:p>
    <w:p w14:paraId="4902A96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294v /</w:t>
      </w:r>
    </w:p>
    <w:p w14:paraId="062A36C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mi è stato fatto saper altro intorno al particolar negotio della buona | corrispondenza, et unione desiderata da questi signori con la Serenità vostra | ma credo, che prenderanno per mano tutto insieme, et unitamente | risolveranno quello si doverà dirmi. | </w:t>
      </w:r>
    </w:p>
    <w:p w14:paraId="1C844005" w14:textId="6F00DD9B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 tanto mi occorre aggiungerle che havendo col signor pricnipe | Mauritio fatto l’ufficio, che la Serenità vostra mi commesse colle sue | lettere de’ 25 del passato nel significar all’Eccellenza sua la buona | volontà di lei in tal proposito, et espressole il senso di | quell’eccellentissimo Senato toccante la persona di </w:t>
      </w:r>
      <w:ins w:id="3674" w:author="Giorgia" w:date="2023-03-11T17:46:00Z">
        <w:r w:rsidR="00AD35EF">
          <w:rPr>
            <w:sz w:val="24"/>
            <w:szCs w:val="24"/>
          </w:rPr>
          <w:t>m</w:t>
        </w:r>
      </w:ins>
      <w:del w:id="3675" w:author="Giorgia" w:date="2023-03-11T17:46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 per appunto | come mi viene espresso nelle medesime lettere mostrò ella di | haverne gusto; ma m’interpellò se credevo certo che la | serenissima Republica si fosse disposta ad assentir ad un accordo di | dar ella denari in occasione di bisogno a questi signori, et li stati | assister di navi. Io risposi che questo era negotio che haveva | bisogno di trattatione, et che per questa vi cadeva la consequenza | del mezo stimato da vostra Serenità il proprio, et essentiale per | venir appunto colla trattatione a qualche buon fine. | </w:t>
      </w:r>
    </w:p>
    <w:p w14:paraId="1898BD7C" w14:textId="496BF50F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Sempre più veggo, che et sua Eccellenza et questi signori stano fermi in | voler haver sicurezza, che la Serenità vostra vogli unirsi seco; | et lo cavai anco hieri dal figliolo del borgomastro Pavoni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 che vidi per solicitar l’ispeditione della mia instanza, il qual | mi disse in proposito d’</w:t>
      </w:r>
      <w:ins w:id="3676" w:author="Giorgia" w:date="2023-03-11T15:22:00Z">
        <w:r w:rsidR="009B6F6B">
          <w:rPr>
            <w:sz w:val="24"/>
            <w:szCs w:val="24"/>
          </w:rPr>
          <w:t>a</w:t>
        </w:r>
      </w:ins>
      <w:del w:id="3677" w:author="Giorgia" w:date="2023-03-11T15:22:00Z">
        <w:r w:rsidRPr="007F3E90" w:rsidDel="009B6F6B">
          <w:rPr>
            <w:sz w:val="24"/>
            <w:szCs w:val="24"/>
          </w:rPr>
          <w:delText>A</w:delText>
        </w:r>
      </w:del>
      <w:r w:rsidRPr="007F3E90">
        <w:rPr>
          <w:sz w:val="24"/>
          <w:szCs w:val="24"/>
        </w:rPr>
        <w:t>mbasciata, o residenza, che bisognava | cominciar qui a trattar, et metter in piedi qualche cosa | per stabilir un fondamento sicuro per inviar poi di là qualcheduno. | Già ho scritto tanto, che basta in questo proposito, né mi | occorre aggiunger di vantaggio alla prudenza sua; mentre | vede ella medesima che vorrebbono questa chiarezza, et sicurezza |</w:t>
      </w:r>
    </w:p>
    <w:p w14:paraId="36AA045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295r / </w:t>
      </w:r>
    </w:p>
    <w:p w14:paraId="3374F2E4" w14:textId="0F42682A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prima, che di deliberar la missione di </w:t>
      </w:r>
      <w:ins w:id="3678" w:author="Giorgia" w:date="2023-03-11T17:46:00Z">
        <w:r w:rsidR="00AD35EF">
          <w:rPr>
            <w:sz w:val="24"/>
            <w:szCs w:val="24"/>
          </w:rPr>
          <w:t>m</w:t>
        </w:r>
      </w:ins>
      <w:del w:id="3679" w:author="Giorgia" w:date="2023-03-11T17:46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 xml:space="preserve">inistro costì vostra Serenità per tanto | mi commanderà quello, che stimerà bene per il suo servitio. | </w:t>
      </w:r>
    </w:p>
    <w:p w14:paraId="2896EFA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Alcuni di questi signori hanno interpretato, che la risolutione presa | di scriver alli arciduchi per il risarcimento dei danni patiti da | questi mercanti del Paese per mano de’ Spagnoli questi anni | a dietro servì per dar gelosia alli medesimi </w:t>
      </w:r>
      <w:proofErr w:type="gramStart"/>
      <w:r w:rsidRPr="007F3E90">
        <w:rPr>
          <w:sz w:val="24"/>
          <w:szCs w:val="24"/>
        </w:rPr>
        <w:t>Spagnoli</w:t>
      </w:r>
      <w:proofErr w:type="gramEnd"/>
      <w:r w:rsidRPr="007F3E90">
        <w:rPr>
          <w:sz w:val="24"/>
          <w:szCs w:val="24"/>
        </w:rPr>
        <w:t xml:space="preserve">, et per | profitar al servitio di vostra Serenità. Al qual so </w:t>
      </w:r>
      <w:r w:rsidRPr="007F3E90">
        <w:rPr>
          <w:sz w:val="24"/>
          <w:szCs w:val="24"/>
        </w:rPr>
        <w:lastRenderedPageBreak/>
        <w:t xml:space="preserve">bene che | pensano con gran studio, et veggono molto chiaro, che | importa troppo ad essi, ch’ella non ricevi alcun pregiudicio | et perché veggo passar simil sensi non manco di fomentarli | secondo l’occasioni, come farò sempre. | </w:t>
      </w:r>
    </w:p>
    <w:p w14:paraId="4174461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Ancor qui si ha incerto l’essito dei fini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Spagnoli con queste | sue gran preparationi, et sono con li deputati delle | Amiralità con li signori del Governo in continue consultationi | proponendosi l’armar di quaranta vasselli da guerra | ma più tosto la facilità del farlo in occasione di pronta | provisione. | </w:t>
      </w:r>
    </w:p>
    <w:p w14:paraId="24B290B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 questo non lasciano ancor di pensar alle cose di fuori. Si | conferma, che sia venuta la sospension dell’imbarco | delle genti Valone per Cartagena, et che habbino questi | con la cavallaria che già si disse, che dovesse apprestarsi | doveranno passar in Germania al soccorso dell’Imperatore | contra Bohemi, ma li signori Stati, et il signor principe Mauritio | non si assicurano, che sotto questo pretesto non si gettino | sopra Giuliers. Stano per tanto sull’avviso. Sua Eccellenza mi disse | haver questo sospetto; et si mostra ella difficile al permetter | licenza a qualche officiali, che la ricercano per loro particolari |</w:t>
      </w:r>
    </w:p>
    <w:p w14:paraId="71668F9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295v /</w:t>
      </w:r>
    </w:p>
    <w:p w14:paraId="069EE51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affari ancorchè per poco spatio di tempo. La cavalleria dei serenissimi | arciduchi resta accresciuta per ogni compagnia dai cento in circa, | che erano, fino ai cento venti. Al marchese Spinola sono | arrivati per l’avviso, che tiene il signor Principe trecento milla | scudi per debito vecchio alla soldatesca; et centotrentamilla | per mese per sei mesi in assignamento sulla piazza di Anversa. | Stima l’Eccellenza sua la provisione esser assai per dar sospetto da questa | parte onde veggo bene che pensano questi signori al loro fatto; ma | gettano l’occhio in universale sopra la serenissima Republica, et sopra le | preparationi del duca di Ossuna del proceder del quale | intorno a quanto mi commanda con le sue</w:t>
      </w:r>
      <w:r w:rsidRPr="007F3E90">
        <w:rPr>
          <w:rStyle w:val="Rimandonotaapidipagina"/>
          <w:sz w:val="24"/>
          <w:szCs w:val="24"/>
        </w:rPr>
        <w:footnoteReference w:id="1267"/>
      </w:r>
      <w:r w:rsidRPr="007F3E90">
        <w:rPr>
          <w:sz w:val="24"/>
          <w:szCs w:val="24"/>
        </w:rPr>
        <w:t xml:space="preserve"> altre lettere | de’ 26 genaro significarò a questi signori quel tanto che | espressamente mi commette di dire. | </w:t>
      </w:r>
    </w:p>
    <w:p w14:paraId="18C7E31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Domenica passata per la compagnia non hebbi campo di poter parlar | col signor principe Henrico</w:t>
      </w:r>
      <w:r w:rsidRPr="007F3E90">
        <w:rPr>
          <w:rStyle w:val="Rimandonotaapidipagina"/>
          <w:sz w:val="24"/>
          <w:szCs w:val="24"/>
        </w:rPr>
        <w:footnoteReference w:id="1268"/>
      </w:r>
      <w:r w:rsidRPr="007F3E90">
        <w:rPr>
          <w:sz w:val="24"/>
          <w:szCs w:val="24"/>
        </w:rPr>
        <w:t>; ma doi giorni doppo, mi venne a | trovar lo stesso gentilhuomo che me ne parlò</w:t>
      </w:r>
      <w:r w:rsidRPr="007F3E90">
        <w:rPr>
          <w:rStyle w:val="Rimandonotaapidipagina"/>
          <w:sz w:val="24"/>
          <w:szCs w:val="24"/>
        </w:rPr>
        <w:footnoteReference w:id="1269"/>
      </w:r>
      <w:r w:rsidRPr="007F3E90">
        <w:rPr>
          <w:sz w:val="24"/>
          <w:szCs w:val="24"/>
        </w:rPr>
        <w:t>, et da lui, et dalla madre del | Principe, che visitai ho cavato, che disegna sopra la carica | del conte di Vademont con quell’obligo, carico, munità</w:t>
      </w:r>
      <w:r w:rsidRPr="007F3E90">
        <w:rPr>
          <w:rStyle w:val="Rimandonotaapidipagina"/>
          <w:sz w:val="24"/>
          <w:szCs w:val="24"/>
        </w:rPr>
        <w:footnoteReference w:id="1270"/>
      </w:r>
      <w:r w:rsidRPr="007F3E90">
        <w:rPr>
          <w:sz w:val="24"/>
          <w:szCs w:val="24"/>
        </w:rPr>
        <w:t>, et | emolumenti, che la teneva quel Principe.</w:t>
      </w:r>
      <w:r w:rsidRPr="007F3E90">
        <w:rPr>
          <w:rStyle w:val="Rimandonotaapidipagina"/>
          <w:sz w:val="24"/>
          <w:szCs w:val="24"/>
        </w:rPr>
        <w:footnoteReference w:id="1271"/>
      </w:r>
      <w:r w:rsidRPr="007F3E90">
        <w:rPr>
          <w:sz w:val="24"/>
          <w:szCs w:val="24"/>
        </w:rPr>
        <w:t xml:space="preserve"> Dovendosi | però alterar la capitulatione tanto per la Serenità vostra che per lui | medesimo secondo, che sarà stimato proprio. Voleva la madre, | et il signor Principe, ch’io come da me parlasse al signor conte Guglielmo | perché tirasse la volontà del signor principe d’Oranges per l’assenso | a questo servitio. Io ho stimato bene per non dar</w:t>
      </w:r>
      <w:r w:rsidRPr="007F3E90">
        <w:rPr>
          <w:rStyle w:val="Rimandonotaapidipagina"/>
          <w:sz w:val="24"/>
          <w:szCs w:val="24"/>
        </w:rPr>
        <w:footnoteReference w:id="1272"/>
      </w:r>
      <w:r w:rsidRPr="007F3E90">
        <w:rPr>
          <w:sz w:val="24"/>
          <w:szCs w:val="24"/>
        </w:rPr>
        <w:t xml:space="preserve"> soggetto di dir | che la Serenità vostra habbi ricercato questo Principe di risponder, ch’era | meglio, che essi procurassero di tirar questa volontà: poiché | io non dovevo saper se non</w:t>
      </w:r>
      <w:r w:rsidRPr="007F3E90">
        <w:rPr>
          <w:rStyle w:val="Rimandonotaapidipagina"/>
          <w:sz w:val="24"/>
          <w:szCs w:val="24"/>
        </w:rPr>
        <w:footnoteReference w:id="1273"/>
      </w:r>
      <w:r w:rsidRPr="007F3E90">
        <w:rPr>
          <w:sz w:val="24"/>
          <w:szCs w:val="24"/>
        </w:rPr>
        <w:t xml:space="preserve"> l’intentione del signor principe Henrico |</w:t>
      </w:r>
    </w:p>
    <w:p w14:paraId="476008F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296r /</w:t>
      </w:r>
    </w:p>
    <w:p w14:paraId="4A444E6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le sue pretensioni mentre havesse volontà di voler servir la | serenissima Republica. Credo che questo sarà trovato buono dalla Serenità vostra | tuttavia se parerà a lei, che io procuri di saper da sua Eccellenza la | volontà sua in questo proposito me lo commanderà. Credo | che la risposta delle presenti non venirà forse a tempo, che | si trovi qui il conte Guglielmo, dovendo per quanto intendo passar | presto in Frisia. | </w:t>
      </w:r>
    </w:p>
    <w:p w14:paraId="3981D15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Feci dir al principe Henrico, che non ero del tutto sicuro, che vostra Serenità | fosse per</w:t>
      </w:r>
      <w:r w:rsidRPr="007F3E90">
        <w:rPr>
          <w:rStyle w:val="Rimandonotaapidipagina"/>
          <w:sz w:val="24"/>
          <w:szCs w:val="24"/>
        </w:rPr>
        <w:footnoteReference w:id="1274"/>
      </w:r>
      <w:r w:rsidRPr="007F3E90">
        <w:rPr>
          <w:sz w:val="24"/>
          <w:szCs w:val="24"/>
        </w:rPr>
        <w:t xml:space="preserve"> proveder della carica del conte di Vademont, che | però poteva oltre questa pensar a qualche altra. La | risposta è stata, che non sapendo esso Principe quello di che | potesse esser honorato conforme alla </w:t>
      </w:r>
      <w:r w:rsidRPr="007F3E90">
        <w:rPr>
          <w:sz w:val="24"/>
          <w:szCs w:val="24"/>
        </w:rPr>
        <w:lastRenderedPageBreak/>
        <w:t xml:space="preserve">sua persona, et alle | sue qualità, che però si rimetteva a ciò, che havesse | pensato la Serenità vostra esser proprio; ma mi fu replicato però | che mirasse alla detta carica, come anco lo vedrà dall’ag-|giunta copia di un biglietto scrittomi dal sudetto gentilhuo-|mo vedrà che mi ricerca copia delle capitulationi di Lorena | nel che quando risolvi in questo proposito di passar innanti | sarà necessario, ch’io habbi ogni lume per poter far il servitio | di vostra Serenità. | </w:t>
      </w:r>
    </w:p>
    <w:p w14:paraId="4448C85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S’è inteso qui, che ella sia per voler riformar le compagnie forastiere col | metterle a un soldo, et essendone caduto proposito con sua Eccellentia | mi disse, che la Republica vadi destramente in questo tempo, che | può haver bisogno, perché non succedi qualche inconveniente | et deve andarsi in 4° con altrettanta consideratione; quanta | grande è</w:t>
      </w:r>
      <w:r w:rsidRPr="007F3E90">
        <w:rPr>
          <w:rStyle w:val="Rimandonotaapidipagina"/>
          <w:sz w:val="24"/>
          <w:szCs w:val="24"/>
        </w:rPr>
        <w:footnoteReference w:id="1275"/>
      </w:r>
      <w:r w:rsidRPr="007F3E90">
        <w:rPr>
          <w:sz w:val="24"/>
          <w:szCs w:val="24"/>
        </w:rPr>
        <w:t xml:space="preserve"> stata la spesa, che ha fatta nell’haver le genti | da questi paesi, et d’altrove potrebbe aspettar più opportuna | congiontura. Il che non ha voluto lasciar di significar alla Serenità vostra. Gratie etc. | </w:t>
      </w:r>
    </w:p>
    <w:p w14:paraId="373B050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E3DB43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Dall’Haya a’ 17 febraro 1619 | </w:t>
      </w:r>
    </w:p>
    <w:p w14:paraId="503687E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57097DE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 et devotissimo servitore | </w:t>
      </w:r>
    </w:p>
    <w:p w14:paraId="22306CA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36C4F2B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C9F811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296v /</w:t>
      </w:r>
    </w:p>
    <w:p w14:paraId="4E2719F4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4D1B88F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46372E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301r /</w:t>
      </w:r>
    </w:p>
    <w:p w14:paraId="663CFB8F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4C8B9AC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2BCB6F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301v /</w:t>
      </w:r>
    </w:p>
    <w:p w14:paraId="3CC47EF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5948BED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89 sola |</w:t>
      </w:r>
    </w:p>
    <w:p w14:paraId="56CF60B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CBEB91A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Sigillo e tracce di sigilli</w:t>
      </w:r>
    </w:p>
    <w:p w14:paraId="6BD00C1C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276D7D24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2E66A85E" w14:textId="6BE37EEE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</w:t>
      </w:r>
      <w:ins w:id="3680" w:author="Flavia Di Gi" w:date="2023-03-12T11:43:00Z">
        <w:r w:rsidR="001F17D5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301</w:t>
      </w:r>
      <w:r w:rsidRPr="007F3E90">
        <w:rPr>
          <w:i/>
          <w:sz w:val="24"/>
          <w:szCs w:val="24"/>
        </w:rPr>
        <w:t>v</w:t>
      </w:r>
      <w:r w:rsidRPr="007F3E90">
        <w:rPr>
          <w:sz w:val="24"/>
          <w:szCs w:val="24"/>
        </w:rPr>
        <w:t>C/</w:t>
      </w:r>
    </w:p>
    <w:p w14:paraId="3355F34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17 febraro 1618 more veneto ricevute a’ 6 marzo 1619 |</w:t>
      </w:r>
    </w:p>
    <w:p w14:paraId="03625EBC" w14:textId="355156BE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3681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682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89 |</w:t>
      </w:r>
    </w:p>
    <w:p w14:paraId="6FD8FC6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257FEC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Riceve le lettere del primo et le informationi | dal Capitano delle navi nel proposi de’ | marinari: sarà con le deputati | delle Amiralità et farà conoscer | le ragioni della Republica et le pache | dei capitani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et interessati: che è | venuto risposta a quelle d'Ansterdam | in conformità avisi et che | hanno</w:t>
      </w:r>
      <w:r w:rsidRPr="007F3E90">
        <w:rPr>
          <w:rStyle w:val="Rimandonotaapidipagina"/>
          <w:sz w:val="24"/>
          <w:szCs w:val="24"/>
        </w:rPr>
        <w:footnoteReference w:id="1276"/>
      </w:r>
      <w:r w:rsidRPr="007F3E90">
        <w:rPr>
          <w:sz w:val="24"/>
          <w:szCs w:val="24"/>
        </w:rPr>
        <w:t xml:space="preserve"> fatta amonitione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et man-|data alle navi che li servirà in | aiutar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uffici. | </w:t>
      </w:r>
    </w:p>
    <w:p w14:paraId="34D58F1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 meraviglia della qualità della | marinarezza: che nelle prime | rasegne non si erano tanti giorni | et dubita di fraude de’ capitani. | </w:t>
      </w:r>
    </w:p>
    <w:p w14:paraId="7FDEBF1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Nelle 4 navi che armerà userà | diligenza non ve sia fraude. | </w:t>
      </w:r>
    </w:p>
    <w:p w14:paraId="1F54CFF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L’instanza per le 4 navi per l’ordine | ai vasselli da guerra, et | per la confirmatione dei vasselli sono | al servitio fu rimessa alli signori | dell’Amiralità. |</w:t>
      </w:r>
    </w:p>
    <w:p w14:paraId="13BBC41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la confirmatione non meterano | dificoltà. | </w:t>
      </w:r>
    </w:p>
    <w:p w14:paraId="255ECCD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Per l’ordine a’ vasselli portano | diverse difficoltà. Il principe Mauritio | dice esser quei signori desederosi della | sodisfatione della Republica: ma porta li | respetti che Spagnoli aresteriano | le navi che sono in Spagna et altri |</w:t>
      </w:r>
    </w:p>
    <w:p w14:paraId="40E56B89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3C5B444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L. SS. R. |</w:t>
      </w:r>
    </w:p>
    <w:p w14:paraId="14574C02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740BB7F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301vD /</w:t>
      </w:r>
    </w:p>
    <w:p w14:paraId="009EB89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tuttavia</w:t>
      </w:r>
      <w:proofErr w:type="gramEnd"/>
      <w:r w:rsidRPr="007F3E90">
        <w:rPr>
          <w:sz w:val="24"/>
          <w:szCs w:val="24"/>
        </w:rPr>
        <w:t xml:space="preserve"> s’haveria pensato | dar qualche ordine che servisse alla | comune intentione: preme il | secretario nell’ufficio et raccomanda | il negotio. | </w:t>
      </w:r>
    </w:p>
    <w:p w14:paraId="641C0B3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Che ha cavato lascierano prender | navi mercantili; manda copia | di memoriali dato: et ricerca | se li mandi quello doverà dire | voce, e dare in scritto. |</w:t>
      </w:r>
    </w:p>
    <w:p w14:paraId="22E703B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Aspetta per il giorno dopo | risposta sopra tutti i punti | et aspetta il Calandrini </w:t>
      </w:r>
      <w:r w:rsidRPr="007F3E90">
        <w:rPr>
          <w:i/>
          <w:sz w:val="24"/>
          <w:szCs w:val="24"/>
        </w:rPr>
        <w:t>per</w:t>
      </w:r>
      <w:r w:rsidRPr="007F3E90">
        <w:rPr>
          <w:rStyle w:val="Rimandonotaapidipagina"/>
          <w:sz w:val="24"/>
          <w:szCs w:val="24"/>
        </w:rPr>
        <w:footnoteReference w:id="1277"/>
      </w:r>
      <w:r w:rsidRPr="007F3E90">
        <w:rPr>
          <w:sz w:val="24"/>
          <w:szCs w:val="24"/>
        </w:rPr>
        <w:t xml:space="preserve"> | trattar l’armamento delle </w:t>
      </w:r>
      <w:r w:rsidRPr="007F3E90">
        <w:rPr>
          <w:i/>
          <w:sz w:val="24"/>
          <w:szCs w:val="24"/>
        </w:rPr>
        <w:t>4 navi</w:t>
      </w:r>
      <w:r w:rsidRPr="007F3E90">
        <w:rPr>
          <w:sz w:val="24"/>
          <w:szCs w:val="24"/>
        </w:rPr>
        <w:t xml:space="preserve"> | et il capitano Pac per coadi</w:t>
      </w:r>
      <w:r w:rsidRPr="007F3E90">
        <w:rPr>
          <w:i/>
          <w:sz w:val="24"/>
          <w:szCs w:val="24"/>
        </w:rPr>
        <w:t>uvar la</w:t>
      </w:r>
      <w:r w:rsidRPr="007F3E90">
        <w:rPr>
          <w:sz w:val="24"/>
          <w:szCs w:val="24"/>
        </w:rPr>
        <w:t xml:space="preserve"> | levata dei bombardieri d</w:t>
      </w:r>
      <w:r w:rsidRPr="007F3E90">
        <w:rPr>
          <w:i/>
          <w:sz w:val="24"/>
          <w:szCs w:val="24"/>
        </w:rPr>
        <w:t>a imbarcar</w:t>
      </w:r>
      <w:r w:rsidRPr="007F3E90">
        <w:rPr>
          <w:sz w:val="24"/>
          <w:szCs w:val="24"/>
        </w:rPr>
        <w:t xml:space="preserve"> |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navi. |</w:t>
      </w:r>
    </w:p>
    <w:p w14:paraId="1386546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Dimanda se deve </w:t>
      </w:r>
      <w:r w:rsidRPr="007F3E90">
        <w:rPr>
          <w:i/>
          <w:sz w:val="24"/>
          <w:szCs w:val="24"/>
        </w:rPr>
        <w:t>far provisione</w:t>
      </w:r>
      <w:r w:rsidRPr="007F3E90">
        <w:rPr>
          <w:sz w:val="24"/>
          <w:szCs w:val="24"/>
        </w:rPr>
        <w:t xml:space="preserve"> | di munizioni da gu</w:t>
      </w:r>
      <w:r w:rsidRPr="007F3E90">
        <w:rPr>
          <w:i/>
          <w:sz w:val="24"/>
          <w:szCs w:val="24"/>
        </w:rPr>
        <w:t>erra sperando</w:t>
      </w:r>
      <w:r w:rsidRPr="007F3E90">
        <w:rPr>
          <w:sz w:val="24"/>
          <w:szCs w:val="24"/>
        </w:rPr>
        <w:t xml:space="preserve"> | che saranno in te</w:t>
      </w:r>
      <w:r w:rsidRPr="007F3E90">
        <w:rPr>
          <w:i/>
          <w:sz w:val="24"/>
          <w:szCs w:val="24"/>
        </w:rPr>
        <w:t>mpo</w:t>
      </w:r>
      <w:r w:rsidRPr="007F3E90">
        <w:rPr>
          <w:sz w:val="24"/>
          <w:szCs w:val="24"/>
        </w:rPr>
        <w:t xml:space="preserve"> | se deve far sicu</w:t>
      </w:r>
      <w:r w:rsidRPr="007F3E90">
        <w:rPr>
          <w:i/>
          <w:sz w:val="24"/>
          <w:szCs w:val="24"/>
        </w:rPr>
        <w:t>rtà o</w:t>
      </w:r>
      <w:r w:rsidRPr="007F3E90">
        <w:rPr>
          <w:sz w:val="24"/>
          <w:szCs w:val="24"/>
        </w:rPr>
        <w:t xml:space="preserve"> | lasciarle a rischi</w:t>
      </w:r>
      <w:r w:rsidRPr="007F3E90">
        <w:rPr>
          <w:i/>
          <w:sz w:val="24"/>
          <w:szCs w:val="24"/>
        </w:rPr>
        <w:t>o de’ mercanti</w:t>
      </w:r>
      <w:r w:rsidRPr="007F3E90">
        <w:rPr>
          <w:sz w:val="24"/>
          <w:szCs w:val="24"/>
        </w:rPr>
        <w:t xml:space="preserve"> | o si vuole far </w:t>
      </w:r>
      <w:r w:rsidRPr="007F3E90">
        <w:rPr>
          <w:i/>
          <w:sz w:val="24"/>
          <w:szCs w:val="24"/>
        </w:rPr>
        <w:t>sicurtà qui</w:t>
      </w:r>
      <w:r w:rsidRPr="007F3E90">
        <w:rPr>
          <w:sz w:val="24"/>
          <w:szCs w:val="24"/>
        </w:rPr>
        <w:t xml:space="preserve"> | perché essendo </w:t>
      </w:r>
      <w:r w:rsidRPr="007F3E90">
        <w:rPr>
          <w:i/>
          <w:sz w:val="24"/>
          <w:szCs w:val="24"/>
        </w:rPr>
        <w:t>poche potriamo</w:t>
      </w:r>
      <w:r w:rsidRPr="007F3E90">
        <w:rPr>
          <w:sz w:val="24"/>
          <w:szCs w:val="24"/>
        </w:rPr>
        <w:t xml:space="preserve"> | esser suppr</w:t>
      </w:r>
      <w:r w:rsidRPr="007F3E90">
        <w:rPr>
          <w:i/>
          <w:sz w:val="24"/>
          <w:szCs w:val="24"/>
        </w:rPr>
        <w:t>esi et il rischio</w:t>
      </w:r>
      <w:r w:rsidRPr="007F3E90">
        <w:rPr>
          <w:sz w:val="24"/>
          <w:szCs w:val="24"/>
        </w:rPr>
        <w:t xml:space="preserve"> | sarà dei va</w:t>
      </w:r>
      <w:r w:rsidRPr="007F3E90">
        <w:rPr>
          <w:i/>
          <w:sz w:val="24"/>
          <w:szCs w:val="24"/>
        </w:rPr>
        <w:t>sselli dei viveri</w:t>
      </w:r>
      <w:r w:rsidRPr="007F3E90">
        <w:rPr>
          <w:sz w:val="24"/>
          <w:szCs w:val="24"/>
        </w:rPr>
        <w:t xml:space="preserve"> | e munizioni e</w:t>
      </w:r>
      <w:r w:rsidRPr="007F3E90">
        <w:rPr>
          <w:i/>
          <w:sz w:val="24"/>
          <w:szCs w:val="24"/>
        </w:rPr>
        <w:t>t artiglierie che potesse</w:t>
      </w:r>
      <w:r w:rsidRPr="007F3E90">
        <w:rPr>
          <w:sz w:val="24"/>
          <w:szCs w:val="24"/>
        </w:rPr>
        <w:t xml:space="preserve"> | haver da’ signori </w:t>
      </w:r>
      <w:r w:rsidRPr="007F3E90">
        <w:rPr>
          <w:i/>
          <w:sz w:val="24"/>
          <w:szCs w:val="24"/>
        </w:rPr>
        <w:t>Stati</w:t>
      </w:r>
      <w:r w:rsidRPr="007F3E90">
        <w:rPr>
          <w:sz w:val="24"/>
          <w:szCs w:val="24"/>
        </w:rPr>
        <w:t xml:space="preserve">. | </w:t>
      </w:r>
    </w:p>
    <w:p w14:paraId="2360D3D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 l’instru</w:t>
      </w:r>
      <w:r w:rsidRPr="007F3E90">
        <w:rPr>
          <w:i/>
          <w:sz w:val="24"/>
          <w:szCs w:val="24"/>
        </w:rPr>
        <w:t>ttione doverà esser</w:t>
      </w:r>
      <w:r w:rsidRPr="007F3E90">
        <w:rPr>
          <w:sz w:val="24"/>
          <w:szCs w:val="24"/>
        </w:rPr>
        <w:t xml:space="preserve"> | simile a </w:t>
      </w:r>
      <w:r w:rsidRPr="007F3E90">
        <w:rPr>
          <w:i/>
          <w:sz w:val="24"/>
          <w:szCs w:val="24"/>
        </w:rPr>
        <w:t>quella del Chercoven</w:t>
      </w:r>
      <w:r w:rsidRPr="007F3E90">
        <w:rPr>
          <w:sz w:val="24"/>
          <w:szCs w:val="24"/>
        </w:rPr>
        <w:t xml:space="preserve"> | particolare </w:t>
      </w:r>
      <w:r w:rsidRPr="007F3E90">
        <w:rPr>
          <w:i/>
          <w:sz w:val="24"/>
          <w:szCs w:val="24"/>
        </w:rPr>
        <w:t>nel combatter et</w:t>
      </w:r>
      <w:r w:rsidRPr="007F3E90">
        <w:rPr>
          <w:sz w:val="24"/>
          <w:szCs w:val="24"/>
        </w:rPr>
        <w:t xml:space="preserve"> | incontran</w:t>
      </w:r>
      <w:r w:rsidRPr="007F3E90">
        <w:rPr>
          <w:i/>
          <w:sz w:val="24"/>
          <w:szCs w:val="24"/>
        </w:rPr>
        <w:t>do pirati o Spagnoli</w:t>
      </w:r>
      <w:r w:rsidRPr="007F3E90">
        <w:rPr>
          <w:sz w:val="24"/>
          <w:szCs w:val="24"/>
        </w:rPr>
        <w:t xml:space="preserve"> | se deven</w:t>
      </w:r>
      <w:r w:rsidRPr="007F3E90">
        <w:rPr>
          <w:i/>
          <w:sz w:val="24"/>
          <w:szCs w:val="24"/>
        </w:rPr>
        <w:t>o ponar bandiera con</w:t>
      </w:r>
      <w:r w:rsidRPr="007F3E90">
        <w:rPr>
          <w:sz w:val="24"/>
          <w:szCs w:val="24"/>
        </w:rPr>
        <w:t xml:space="preserve"> | </w:t>
      </w:r>
      <w:r w:rsidRPr="0065193C">
        <w:rPr>
          <w:sz w:val="24"/>
          <w:szCs w:val="24"/>
          <w:highlight w:val="yellow"/>
          <w:rPrChange w:id="3684" w:author="Giorgia" w:date="2023-03-10T18:30:00Z">
            <w:rPr>
              <w:sz w:val="24"/>
              <w:szCs w:val="24"/>
            </w:rPr>
          </w:rPrChange>
        </w:rPr>
        <w:t>S</w:t>
      </w:r>
      <w:r w:rsidRPr="007F3E90">
        <w:rPr>
          <w:sz w:val="24"/>
          <w:szCs w:val="24"/>
        </w:rPr>
        <w:t>an Marco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i/>
          <w:sz w:val="24"/>
          <w:szCs w:val="24"/>
        </w:rPr>
        <w:t>et altro</w:t>
      </w:r>
      <w:r w:rsidRPr="007F3E90">
        <w:rPr>
          <w:sz w:val="24"/>
          <w:szCs w:val="24"/>
        </w:rPr>
        <w:t xml:space="preserve">. </w:t>
      </w:r>
    </w:p>
    <w:p w14:paraId="54AC234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301vA /</w:t>
      </w:r>
    </w:p>
    <w:p w14:paraId="6AD1D61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corrispondenza non se le è | fatto saper altro. |</w:t>
      </w:r>
    </w:p>
    <w:p w14:paraId="0F0E5FBC" w14:textId="5EE3FA7A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Parlando con Mauricio dimanda | se la Republica assentirà all’accordo | di dar essa</w:t>
      </w:r>
      <w:r w:rsidRPr="007F3E90">
        <w:rPr>
          <w:rStyle w:val="Rimandonotaapidipagina"/>
          <w:sz w:val="24"/>
          <w:szCs w:val="24"/>
        </w:rPr>
        <w:footnoteReference w:id="1278"/>
      </w:r>
      <w:r w:rsidRPr="007F3E90">
        <w:rPr>
          <w:sz w:val="24"/>
          <w:szCs w:val="24"/>
        </w:rPr>
        <w:t xml:space="preserve"> danari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et loro navi: | rispose il secretario che v’è bisogno | di trattatione et </w:t>
      </w:r>
      <w:proofErr w:type="gramStart"/>
      <w:r w:rsidRPr="007F3E90">
        <w:rPr>
          <w:sz w:val="24"/>
          <w:szCs w:val="24"/>
        </w:rPr>
        <w:t>per</w:t>
      </w:r>
      <w:ins w:id="3685" w:author="Giorgia" w:date="2023-03-11T15:14:00Z">
        <w:r w:rsidR="00BB2A05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ciò</w:t>
      </w:r>
      <w:proofErr w:type="gramEnd"/>
      <w:r w:rsidRPr="007F3E90">
        <w:rPr>
          <w:sz w:val="24"/>
          <w:szCs w:val="24"/>
        </w:rPr>
        <w:t xml:space="preserve"> prop</w:t>
      </w:r>
      <w:ins w:id="3686" w:author="Giorgia" w:date="2023-03-11T15:14:00Z">
        <w:r w:rsidR="00BB2A05">
          <w:rPr>
            <w:sz w:val="24"/>
            <w:szCs w:val="24"/>
          </w:rPr>
          <w:t>r</w:t>
        </w:r>
      </w:ins>
      <w:del w:id="3687" w:author="Giorgia" w:date="2023-03-11T15:14:00Z">
        <w:r w:rsidRPr="007F3E90" w:rsidDel="00BB2A05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>io il Ministro | dice perché vorano prima qualche | chiarezza. |</w:t>
      </w:r>
    </w:p>
    <w:p w14:paraId="357B780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la risolutione presa di scriver | alli arciduchi di risarcimento di darvi | servi per dar gelosia a’ Spagnoli per | il servitio della Republica al qual | mirano i signori Stati. | </w:t>
      </w:r>
    </w:p>
    <w:p w14:paraId="5CB972D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Li fini de’ Spagnoli sono incerti | consultano di provisioni er di | armar 40 vasselli da guerra | hanno havuto nuova della | suspensione d’imbarco per Cartagena | ma non si fidano e dubitano si | vadi sopra Giuliers. Però ricusano | le licenze ad officiali che le dimandano | per loro affari. |</w:t>
      </w:r>
    </w:p>
    <w:p w14:paraId="5178C14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Archiduchi accrescono la cavalleria | </w:t>
      </w:r>
      <w:proofErr w:type="gramStart"/>
      <w:r w:rsidRPr="007F3E90">
        <w:rPr>
          <w:sz w:val="24"/>
          <w:szCs w:val="24"/>
        </w:rPr>
        <w:t>al</w:t>
      </w:r>
      <w:proofErr w:type="gramEnd"/>
      <w:r w:rsidRPr="007F3E90">
        <w:rPr>
          <w:sz w:val="24"/>
          <w:szCs w:val="24"/>
        </w:rPr>
        <w:t xml:space="preserve"> Spinola</w:t>
      </w:r>
      <w:r w:rsidRPr="007F3E90">
        <w:rPr>
          <w:rStyle w:val="Rimandonotaapidipagina"/>
          <w:sz w:val="24"/>
          <w:szCs w:val="24"/>
        </w:rPr>
        <w:footnoteReference w:id="1279"/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giongono danari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non | mancano sospetti. | </w:t>
      </w:r>
    </w:p>
    <w:p w14:paraId="209BD30E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Farà li uffici commessi con lettere de’ | 26 genaro in proposito di Ossuna. |</w:t>
      </w:r>
      <w:r w:rsidRPr="007F3E90">
        <w:rPr>
          <w:b/>
          <w:sz w:val="24"/>
          <w:szCs w:val="24"/>
        </w:rPr>
        <w:t xml:space="preserve"> </w:t>
      </w:r>
    </w:p>
    <w:p w14:paraId="14FC892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principe Henrico disegna sopra | la carica stessa di Vademont | come ha cavato da quella persona | che ha seco tratato et dalla | madre di esso Principe la qual | voleva il secretario trattasse con |</w:t>
      </w:r>
    </w:p>
    <w:p w14:paraId="372607B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301</w:t>
      </w:r>
      <w:r w:rsidRPr="00BB2A05">
        <w:rPr>
          <w:sz w:val="24"/>
          <w:szCs w:val="24"/>
          <w:rPrChange w:id="3688" w:author="Giorgia" w:date="2023-03-11T15:11:00Z">
            <w:rPr>
              <w:i/>
              <w:sz w:val="24"/>
              <w:szCs w:val="24"/>
            </w:rPr>
          </w:rPrChange>
        </w:rPr>
        <w:t>v</w:t>
      </w:r>
      <w:r w:rsidRPr="007F3E90">
        <w:rPr>
          <w:sz w:val="24"/>
          <w:szCs w:val="24"/>
        </w:rPr>
        <w:t>B /</w:t>
      </w:r>
    </w:p>
    <w:p w14:paraId="4903B97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Mauritio per tirarne la sua volontà | ma lui risponde meglio se lo | facino loro. Dimanda però | ordine se dea farlo. | Sopra la poposta della carica di Vademont risponde | il secretario non saper se la Republica | vorrà disponer di quella carica | et loro replicano si pensi a quello | può esser proprio alla sua persona | et insistono con domandar copia | dei capitoli di Lorena. |</w:t>
      </w:r>
    </w:p>
    <w:p w14:paraId="2EEE37D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Sopra la regolatione delle compagnie | forastiere nel soldo intesati di lui | dice Mauritio si vadi destramente | a questi tempi. | </w:t>
      </w:r>
    </w:p>
    <w:p w14:paraId="03DFE18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 </w:t>
      </w:r>
    </w:p>
    <w:p w14:paraId="3EDBF65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7877DCB" w14:textId="716C0490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9</w:t>
      </w:r>
      <w:r w:rsidR="007B2E73">
        <w:rPr>
          <w:sz w:val="24"/>
          <w:szCs w:val="24"/>
        </w:rPr>
        <w:t>6</w:t>
      </w:r>
    </w:p>
    <w:p w14:paraId="43F1A212" w14:textId="5E83031E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9</w:t>
      </w:r>
      <w:r w:rsidR="007B2E73">
        <w:rPr>
          <w:sz w:val="24"/>
          <w:szCs w:val="24"/>
        </w:rPr>
        <w:t>5</w:t>
      </w:r>
      <w:r w:rsidRPr="007F3E90">
        <w:rPr>
          <w:sz w:val="24"/>
          <w:szCs w:val="24"/>
        </w:rPr>
        <w:t xml:space="preserve"> (cc. 297r-v, 300r-v)</w:t>
      </w:r>
    </w:p>
    <w:p w14:paraId="27E377C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C764AE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297r /</w:t>
      </w:r>
    </w:p>
    <w:p w14:paraId="412482AB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In lettere dell’Haya de’ 17 febraro 1618 more veneto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  <w:r w:rsidRPr="007F3E90">
        <w:rPr>
          <w:b/>
          <w:sz w:val="24"/>
          <w:szCs w:val="24"/>
        </w:rPr>
        <w:t xml:space="preserve"> </w:t>
      </w:r>
    </w:p>
    <w:p w14:paraId="30B5B28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58F187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Memoriale presentato alli signori Stati |</w:t>
      </w:r>
    </w:p>
    <w:p w14:paraId="1DAB9B1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B69FB8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Illustrissimi et eccellentissimi signori | </w:t>
      </w:r>
    </w:p>
    <w:p w14:paraId="0BE4388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la stagione si avanza, et niuna cosa è più profitevole all’inimico | che ’l beneficio del tempo. Egli si arma, le sue provisioni di giorno | in giorno accrescono giuntando gran forze in Napoli, et altrove. | La serenissima Republica è astretta di rinforzar anc’ella di vantaggio | la sua armata per esser tanto più forte a resister a qualche | tentativo, et deve farlo opportunamente. Per questo vengo di | nuovo a pregar vostre Eccellenze della risolutione per la concessione | delle quattro navi da guerra delle più grandi (et poderose) | che elle habino per suo servitio, come le fu da me esposto la | passata settimana; et acciò in ogni caso mi sappi regolare, et | non perder il tempo. | </w:t>
      </w:r>
    </w:p>
    <w:p w14:paraId="4D59408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Le reiterai anco il pensiero della serenissima Republica che trovassero | buono l’Eccellenze vostre per servitio commune di dar ordine ai capitani | dei loro vasselli da guerra che sono contra pirati, che s’inten-|dessero bene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ministri di sua Serenità, et occorrendo | avanzarsi verso loro. Anco sopra ciò la prego farmi sapere | quello, che posso rappresentar a’ miei signori dell’intentione | di vostre Eccellenze perché si habbi tempo anco dal canto della serenissima | Republica di dar </w:t>
      </w:r>
      <w:proofErr w:type="gramStart"/>
      <w:r w:rsidRPr="007F3E90">
        <w:rPr>
          <w:sz w:val="24"/>
          <w:szCs w:val="24"/>
        </w:rPr>
        <w:t>gl’ordini</w:t>
      </w:r>
      <w:proofErr w:type="gramEnd"/>
      <w:r w:rsidRPr="007F3E90">
        <w:rPr>
          <w:sz w:val="24"/>
          <w:szCs w:val="24"/>
        </w:rPr>
        <w:t xml:space="preserve"> convenienti. | </w:t>
      </w:r>
    </w:p>
    <w:p w14:paraId="740D385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Hora mi resta dirle, che conoscendo elle medesime il bisogno che ha | la serenissima Republica di star armata poiché non cessa anzi si | accresce dal canto dei Spagnoli il dar gelosia, et sempre | più si va augumentando l’apparenza, et il suspetto | che voglino attentar qualche cosa in pregiudicio di sua Serenità | dentro al golfo per questo adunque a nome di lei vengo | a farle instanza, che l’Eccellenze vostre si compiacciano permetter | che possi sua Serenità continuar ancora per altri sei mesi |</w:t>
      </w:r>
    </w:p>
    <w:p w14:paraId="3A37050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297v /</w:t>
      </w:r>
    </w:p>
    <w:p w14:paraId="6BC9740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dodici vasselli in suo servitio nella medesima conditione che sono | stati armati, et levati da me, et in conformità di quanto | fu deliberato dalle Eccellenze vostre a’ 13 del mese di luglio 1618 | sopra la mia instanza fatta a’ 23 di maggio. Il che sarà | anco per servitio di questo Stato. | </w:t>
      </w:r>
    </w:p>
    <w:p w14:paraId="2A75F6A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tutto attenderò pronta risposta, come le prego affettuosa-|mente. | </w:t>
      </w:r>
    </w:p>
    <w:p w14:paraId="0A836B8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Presentata all’assemblea delli signori Stati Generali delle Provincie | Unite de’ Paesi Bassi questo dì 13</w:t>
      </w:r>
      <w:r w:rsidRPr="007F3E90">
        <w:rPr>
          <w:rStyle w:val="Rimandonotaapidipagina"/>
          <w:sz w:val="24"/>
          <w:szCs w:val="24"/>
        </w:rPr>
        <w:footnoteReference w:id="1280"/>
      </w:r>
      <w:r w:rsidRPr="007F3E90">
        <w:rPr>
          <w:sz w:val="24"/>
          <w:szCs w:val="24"/>
        </w:rPr>
        <w:t xml:space="preserve"> febraro 1619. |</w:t>
      </w:r>
    </w:p>
    <w:p w14:paraId="6EC03F1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040CED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300r /</w:t>
      </w:r>
    </w:p>
    <w:p w14:paraId="314BC93A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4373759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F73BCB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300vB /</w:t>
      </w:r>
    </w:p>
    <w:p w14:paraId="561B603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Memoriale presentato alli | signori Stati |</w:t>
      </w:r>
    </w:p>
    <w:p w14:paraId="73461BFA" w14:textId="562C8ACD" w:rsidR="00E43599" w:rsidRPr="007F3E90" w:rsidRDefault="00F31E84" w:rsidP="007F3E90">
      <w:pPr>
        <w:snapToGrid w:val="0"/>
        <w:jc w:val="both"/>
        <w:rPr>
          <w:sz w:val="24"/>
          <w:szCs w:val="24"/>
        </w:rPr>
      </w:pPr>
      <w:ins w:id="3689" w:author="Flavia Di Gi" w:date="2023-03-19T18:14:00Z">
        <w:r>
          <w:rPr>
            <w:sz w:val="24"/>
            <w:szCs w:val="24"/>
          </w:rPr>
          <w:t>n</w:t>
        </w:r>
      </w:ins>
      <w:del w:id="3690" w:author="Flavia Di Gi" w:date="2023-03-19T18:08:00Z">
        <w:r w:rsidR="00E43599" w:rsidRPr="007F3E90" w:rsidDel="00574DF6">
          <w:rPr>
            <w:sz w:val="24"/>
            <w:szCs w:val="24"/>
          </w:rPr>
          <w:delText>n</w:delText>
        </w:r>
      </w:del>
      <w:r w:rsidR="00E43599" w:rsidRPr="007F3E90">
        <w:rPr>
          <w:sz w:val="24"/>
          <w:szCs w:val="24"/>
        </w:rPr>
        <w:t>el n° 89 |</w:t>
      </w:r>
    </w:p>
    <w:p w14:paraId="63AC406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22F8F8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5A2EFC9" w14:textId="334361AA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9</w:t>
      </w:r>
      <w:r w:rsidR="007B2E73">
        <w:rPr>
          <w:sz w:val="24"/>
          <w:szCs w:val="24"/>
        </w:rPr>
        <w:t>7</w:t>
      </w:r>
    </w:p>
    <w:p w14:paraId="66D5CA82" w14:textId="110DA928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Allegato II al n. </w:t>
      </w:r>
      <w:r w:rsidR="007B2E73">
        <w:rPr>
          <w:sz w:val="24"/>
          <w:szCs w:val="24"/>
        </w:rPr>
        <w:t>95</w:t>
      </w:r>
      <w:r w:rsidRPr="007F3E90">
        <w:rPr>
          <w:sz w:val="24"/>
          <w:szCs w:val="24"/>
        </w:rPr>
        <w:t xml:space="preserve"> (cc. 298r-299v)</w:t>
      </w:r>
    </w:p>
    <w:p w14:paraId="32C6CAE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F63969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298r /</w:t>
      </w:r>
    </w:p>
    <w:p w14:paraId="7A94733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lettere dell’Haya de’ 17 febraro 1618 more veneto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| </w:t>
      </w:r>
    </w:p>
    <w:p w14:paraId="2C161CA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67568B6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Copia del biglietto scrittomi toccante la persona | del signor principe Henrico di Nassau |</w:t>
      </w:r>
    </w:p>
    <w:p w14:paraId="7E300DD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48F0BB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Signore per darvi qualche risposta intorno l’affare del quale | questa mattina vi ho parlato io vi dirò, che havendone di | nuovo communicato con signor principe Henrico mi ha incaricato | di reiterarvi ancora li suoi ringratiamenti per tanti testimonii | che vi compiacete rendergli della buona volontà, et affettione | vostra, che quanto a ciò, che riguarda alla carica della | quale è questione se la serenissima </w:t>
      </w:r>
      <w:r w:rsidRPr="007F3E90">
        <w:rPr>
          <w:sz w:val="24"/>
          <w:szCs w:val="24"/>
        </w:rPr>
        <w:lastRenderedPageBreak/>
        <w:t>Republica lo vogli stimar degno | ch’egli lo stimerà, et riceverà a molto honore, et favore | purché ciò sia di contento di sua Eccellenza et delli signori Stati, che per | ritrar qual possi esser la loro intentione et volontà in questo | proposito poiché vostra Signoria non ha ancor ordine di dichiarirsi più | espressamente aspettando che vi ne</w:t>
      </w:r>
      <w:r w:rsidRPr="007F3E90">
        <w:rPr>
          <w:sz w:val="24"/>
          <w:szCs w:val="24"/>
          <w:vertAlign w:val="superscript"/>
        </w:rPr>
        <w:footnoteReference w:id="1281"/>
      </w:r>
      <w:r w:rsidRPr="007F3E90">
        <w:rPr>
          <w:sz w:val="24"/>
          <w:szCs w:val="24"/>
        </w:rPr>
        <w:t xml:space="preserve"> venga uno più espresso | se l’occasione si offerirà di poterne far un’apertura | a proposito per il mezo de’ suoi amici, che non la lasciarà | scapare, et vi farà conoscer come questo affare li è sin-|golarmente raccommandato. Ma così anco signore mentre atten-|derete de’ più particolari avvisi di Venetia se voi trovaste | a proposito de prevenir questo ufficio in vostro nome per molti | rispetti voi l’obligarete grandemente di rilevarlo; et se per | caso dentro qualche giorno vi ranconstraste insieme | egli vi dirà liberamente ciò che egli pensa a fin di avvisar | insieme tutto quello, che trovaste il meglio, non havendo per la | parte sua altra intentione, che di testificar ad ognuno, et | a quella serenissima Republica che mette al alto grado di honore, | et di riputatione la stima, che si degna far della persona sua. | </w:t>
      </w:r>
    </w:p>
    <w:p w14:paraId="4EC1C1B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Ecco tutto ciò, che ho carica di dirvi per hora a nome suo. | </w:t>
      </w:r>
    </w:p>
    <w:p w14:paraId="7A30D5C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 voi ci poteste far venir copia del trattato, ch’è stato | fatto con la Lorena ciò ci darebbe un gran lume in questa | negotiatione se per fortuna ella andasse più avanti. Per il |</w:t>
      </w:r>
    </w:p>
    <w:p w14:paraId="3E8626C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298v /</w:t>
      </w:r>
    </w:p>
    <w:p w14:paraId="3B89B6D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particolar servitio, che io ho dedicato a quella serenissima Republica et al | detto Principe io lo desidero di tutto il cuor mio, et che | voi crediate che sono servitor |</w:t>
      </w:r>
    </w:p>
    <w:p w14:paraId="2D394D0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A4D9C8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299r /</w:t>
      </w:r>
    </w:p>
    <w:p w14:paraId="5E79BDDA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7F754ED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25EE84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299v /</w:t>
      </w:r>
    </w:p>
    <w:p w14:paraId="1E02830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Copia del biglietto scrittomi | toccante la persona del conte | Henrico |</w:t>
      </w:r>
    </w:p>
    <w:p w14:paraId="616A6296" w14:textId="6B4B4DBC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nel n° 89 |</w:t>
      </w:r>
    </w:p>
    <w:p w14:paraId="4954FEA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CBAA85B" w14:textId="77777777" w:rsidR="00E43599" w:rsidRPr="007F3E90" w:rsidRDefault="00E43599" w:rsidP="007F3E90">
      <w:pPr>
        <w:snapToGrid w:val="0"/>
        <w:jc w:val="both"/>
        <w:rPr>
          <w:b/>
          <w:i/>
          <w:sz w:val="24"/>
          <w:szCs w:val="24"/>
        </w:rPr>
      </w:pPr>
      <w:r w:rsidRPr="007F3E90">
        <w:rPr>
          <w:b/>
          <w:i/>
          <w:sz w:val="24"/>
          <w:szCs w:val="24"/>
          <w:highlight w:val="yellow"/>
        </w:rPr>
        <w:t>Nel margine inferiore parte di testo appartenente a c. 301</w:t>
      </w:r>
      <w:r w:rsidRPr="007F3E90">
        <w:rPr>
          <w:b/>
          <w:sz w:val="24"/>
          <w:szCs w:val="24"/>
          <w:highlight w:val="yellow"/>
        </w:rPr>
        <w:t>v</w:t>
      </w:r>
      <w:r w:rsidRPr="007F3E90">
        <w:rPr>
          <w:b/>
          <w:i/>
          <w:sz w:val="24"/>
          <w:szCs w:val="24"/>
          <w:highlight w:val="yellow"/>
        </w:rPr>
        <w:t>.</w:t>
      </w:r>
    </w:p>
    <w:p w14:paraId="7FD99AC6" w14:textId="4807764B" w:rsidR="00E43599" w:rsidRPr="00523E0D" w:rsidRDefault="00E43599" w:rsidP="007B2E73">
      <w:pPr>
        <w:snapToGrid w:val="0"/>
        <w:jc w:val="center"/>
        <w:rPr>
          <w:sz w:val="24"/>
          <w:szCs w:val="24"/>
          <w:lang w:val="en-US"/>
        </w:rPr>
      </w:pPr>
      <w:r w:rsidRPr="009A3BA7">
        <w:rPr>
          <w:sz w:val="24"/>
          <w:szCs w:val="24"/>
          <w:lang w:val="en-US"/>
        </w:rPr>
        <w:br w:type="page"/>
      </w:r>
      <w:r w:rsidRPr="00523E0D">
        <w:rPr>
          <w:sz w:val="24"/>
          <w:szCs w:val="24"/>
          <w:lang w:val="en-US"/>
        </w:rPr>
        <w:lastRenderedPageBreak/>
        <w:t>n. 9</w:t>
      </w:r>
      <w:r w:rsidR="007B2E73">
        <w:rPr>
          <w:sz w:val="24"/>
          <w:szCs w:val="24"/>
          <w:lang w:val="en-US"/>
        </w:rPr>
        <w:t>8</w:t>
      </w:r>
    </w:p>
    <w:p w14:paraId="5A139776" w14:textId="615204D1" w:rsidR="00E43599" w:rsidRDefault="00E43599" w:rsidP="007B2E73">
      <w:pPr>
        <w:snapToGrid w:val="0"/>
        <w:jc w:val="center"/>
        <w:rPr>
          <w:sz w:val="24"/>
          <w:szCs w:val="24"/>
          <w:lang w:val="en-US"/>
        </w:rPr>
      </w:pPr>
      <w:r w:rsidRPr="00523E0D">
        <w:rPr>
          <w:sz w:val="24"/>
          <w:szCs w:val="24"/>
          <w:lang w:val="en-US"/>
        </w:rPr>
        <w:t>26 febbraio 1619, Amsterdam (cc. 302r-304v, 308r-v)</w:t>
      </w:r>
    </w:p>
    <w:p w14:paraId="228FC382" w14:textId="77777777" w:rsidR="007B2E73" w:rsidRPr="00523E0D" w:rsidRDefault="007B2E73" w:rsidP="007B2E73">
      <w:pPr>
        <w:snapToGrid w:val="0"/>
        <w:jc w:val="center"/>
        <w:rPr>
          <w:sz w:val="24"/>
          <w:szCs w:val="24"/>
          <w:lang w:val="en-US"/>
        </w:rPr>
      </w:pPr>
    </w:p>
    <w:p w14:paraId="3CA67BA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302r /</w:t>
      </w:r>
    </w:p>
    <w:p w14:paraId="59E3BF0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Prima |</w:t>
      </w:r>
    </w:p>
    <w:p w14:paraId="1124D40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90 fin 91 |</w:t>
      </w:r>
    </w:p>
    <w:p w14:paraId="4CE5D70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876BE8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Serenissimo Principe |</w:t>
      </w:r>
    </w:p>
    <w:p w14:paraId="6E78D1A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mercordì fu dalli signori Stati risoluta la risposta che attendevo, ch’è sopra | tre punti, et qui aggiunta le ne mando la traduttione. Non mi si | potendo per le ragioni addotte dar navi del Paese ho permissione | di noleggiarne, et armarne quattro mercantili. Intenderà la | riserva nel particolar del dar l’ordine ai loro capitani contra corsari | fondata sopra rispetti publici, et interessi de’ particolari mercanti</w:t>
      </w:r>
      <w:r w:rsidRPr="007F3E90">
        <w:rPr>
          <w:sz w:val="24"/>
          <w:szCs w:val="24"/>
          <w:vertAlign w:val="superscript"/>
        </w:rPr>
        <w:footnoteReference w:id="1282"/>
      </w:r>
      <w:r w:rsidRPr="007F3E90">
        <w:rPr>
          <w:sz w:val="24"/>
          <w:szCs w:val="24"/>
        </w:rPr>
        <w:t xml:space="preserve"> tocchi da me | la passata settimana con lettere de’ 17 qui aggiunte in replica. | Et per il terzo punto è concesso a vostra Serenità il tratterner in suo servitio | per altri sei mesi ancora li dodici vasselli con le conditioni però, | ch’ella intenderà dalla detta risposta. | </w:t>
      </w:r>
    </w:p>
    <w:p w14:paraId="2C0F065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Prima d’essermi data per scritto</w:t>
      </w:r>
      <w:r w:rsidRPr="007F3E90">
        <w:rPr>
          <w:sz w:val="24"/>
          <w:szCs w:val="24"/>
          <w:vertAlign w:val="superscript"/>
        </w:rPr>
        <w:footnoteReference w:id="1283"/>
      </w:r>
      <w:r w:rsidRPr="007F3E90">
        <w:rPr>
          <w:sz w:val="24"/>
          <w:szCs w:val="24"/>
        </w:rPr>
        <w:t xml:space="preserve"> il signor Magno di Zelanda venne a me, | et ben m’avidi, ch’era per ordine publico. Mi disse, che si | era fatto tutto quel più, che si era conosciuto possibile </w:t>
      </w:r>
      <w:proofErr w:type="gramStart"/>
      <w:r w:rsidRPr="007F3E90">
        <w:rPr>
          <w:sz w:val="24"/>
          <w:szCs w:val="24"/>
        </w:rPr>
        <w:t>ne’</w:t>
      </w:r>
      <w:proofErr w:type="gramEnd"/>
      <w:r w:rsidRPr="007F3E90">
        <w:rPr>
          <w:sz w:val="24"/>
          <w:szCs w:val="24"/>
        </w:rPr>
        <w:t xml:space="preserve"> presenti | tempi. Iscusò per la penuria de’ vasselli, et più per la necessità | che ne potesse haver il Paese, mentre non si può del tutto assicurare | che li Spagnuoli non habbino qualche mal talento sopra queste Provincie | ag[giu]nse</w:t>
      </w:r>
      <w:r w:rsidRPr="007F3E90">
        <w:rPr>
          <w:sz w:val="24"/>
          <w:szCs w:val="24"/>
          <w:vertAlign w:val="superscript"/>
        </w:rPr>
        <w:footnoteReference w:id="1284"/>
      </w:r>
      <w:r w:rsidRPr="007F3E90">
        <w:rPr>
          <w:sz w:val="24"/>
          <w:szCs w:val="24"/>
        </w:rPr>
        <w:t xml:space="preserve"> che prontamente havevano acconsentito li altri sei mesi per | il [servi]tio</w:t>
      </w:r>
      <w:r w:rsidRPr="007F3E90">
        <w:rPr>
          <w:sz w:val="24"/>
          <w:szCs w:val="24"/>
          <w:vertAlign w:val="superscript"/>
        </w:rPr>
        <w:footnoteReference w:id="1285"/>
      </w:r>
      <w:r w:rsidRPr="007F3E90">
        <w:rPr>
          <w:sz w:val="24"/>
          <w:szCs w:val="24"/>
        </w:rPr>
        <w:t xml:space="preserve"> delle dodici navi: et quanto all’ordine ai loro capitani | che sono verso lo stretto mi disse lo stesso, che sta espresso nella | risposta, et che li rispetti privati, et in particolar li publici, et la | ragione di Stato non havevano permessa maggior espressione; ma | che potevo assicurarmi, che tutto ’l servitio, che li loro vasselli | havessero potuto prestar alla serenissima Republica o col dar gelosia, o | altrimenti l’haverebbono fatto, senza però che havessero ad esser | commandati o dall’eccellentissimo Generale, o da altri capi di vostra Serenità et non | passò a maggior dichiaratione. Io doppo haverlo ringratiato di | quanto si era compiacciuto venirmi a communicare, mostrai | non saper vedere, come si potesse concertar bene, onde li ministri |</w:t>
      </w:r>
    </w:p>
    <w:p w14:paraId="57735DB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302v /</w:t>
      </w:r>
    </w:p>
    <w:p w14:paraId="7FDF506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della serenissima Republica potessero haver la pronta intelligenza </w:t>
      </w:r>
      <w:proofErr w:type="gramStart"/>
      <w:r w:rsidRPr="007F3E90">
        <w:rPr>
          <w:sz w:val="24"/>
          <w:szCs w:val="24"/>
        </w:rPr>
        <w:t>con li</w:t>
      </w:r>
      <w:proofErr w:type="gramEnd"/>
      <w:r w:rsidRPr="007F3E90">
        <w:rPr>
          <w:sz w:val="24"/>
          <w:szCs w:val="24"/>
        </w:rPr>
        <w:t xml:space="preserve"> | sudetti capitani mentre essi non habbino espresso ordine di avanzarsi | et far quello, che sarà trovato buono per servitio commune. Rispose | non si dice tutto in </w:t>
      </w:r>
      <w:proofErr w:type="gramStart"/>
      <w:r w:rsidRPr="007F3E90">
        <w:rPr>
          <w:sz w:val="24"/>
          <w:szCs w:val="24"/>
        </w:rPr>
        <w:t>scritto;</w:t>
      </w:r>
      <w:proofErr w:type="gramEnd"/>
      <w:r w:rsidRPr="007F3E90">
        <w:rPr>
          <w:sz w:val="24"/>
          <w:szCs w:val="24"/>
        </w:rPr>
        <w:t xml:space="preserve"> ma quello che resta nel petto haverà | buona essecutione. Lo scriver ai capitani sarà commesso o alle | Amiralità, o a sua Eccellentia secondo che sarà trovato buono, né altro | puoti cavare; né ancor era risoluto al partir mio dall’Haya. | </w:t>
      </w:r>
    </w:p>
    <w:p w14:paraId="351D7E1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Io ne ho parlato all’Eccellenza sua sabbato mattina, che mi disse, che secondo | la forma che li signori Stati havessero trovata la migliore</w:t>
      </w:r>
      <w:r w:rsidRPr="007F3E90">
        <w:rPr>
          <w:sz w:val="24"/>
          <w:szCs w:val="24"/>
          <w:vertAlign w:val="superscript"/>
        </w:rPr>
        <w:footnoteReference w:id="1286"/>
      </w:r>
      <w:r w:rsidRPr="007F3E90">
        <w:rPr>
          <w:sz w:val="24"/>
          <w:szCs w:val="24"/>
        </w:rPr>
        <w:t xml:space="preserve"> | si haverebbe scritto; et che haverebbe havuto a cuore il particolar | servitio della serenissma Republica et io ringratiai l’Eccellenza sua. Mi aggiun-|se, che le Amiralità havevano havuto ordine di armar immediate | quattro navi per mandarle a congiongersi col Quast. Saranno | armate da questa, et dall’amiralità di Northolandia, et | partiranno quanto più presto, et alli capitani di esse si potranno | forse dar anco ordini sufficienti. Se ben io credo, che in tanto non | tarderanno o le Amiralità; o il signor principe Mauritio [d]i</w:t>
      </w:r>
      <w:r w:rsidRPr="007F3E90">
        <w:rPr>
          <w:sz w:val="24"/>
          <w:szCs w:val="24"/>
          <w:vertAlign w:val="superscript"/>
        </w:rPr>
        <w:footnoteReference w:id="1287"/>
      </w:r>
      <w:r w:rsidRPr="007F3E90">
        <w:rPr>
          <w:sz w:val="24"/>
          <w:szCs w:val="24"/>
        </w:rPr>
        <w:t xml:space="preserve"> scriver al | </w:t>
      </w:r>
      <w:r w:rsidRPr="007F3E90">
        <w:rPr>
          <w:sz w:val="24"/>
          <w:szCs w:val="24"/>
        </w:rPr>
        <w:lastRenderedPageBreak/>
        <w:t>capitano Quast; come</w:t>
      </w:r>
      <w:r w:rsidRPr="007F3E90">
        <w:rPr>
          <w:rStyle w:val="Rimandonotaapidipagina"/>
          <w:sz w:val="24"/>
          <w:szCs w:val="24"/>
        </w:rPr>
        <w:footnoteReference w:id="1288"/>
      </w:r>
      <w:r w:rsidRPr="007F3E90">
        <w:rPr>
          <w:sz w:val="24"/>
          <w:szCs w:val="24"/>
        </w:rPr>
        <w:t xml:space="preserve"> ritorni all’Haya non mancarò [di]</w:t>
      </w:r>
      <w:r w:rsidRPr="007F3E90">
        <w:rPr>
          <w:sz w:val="24"/>
          <w:szCs w:val="24"/>
          <w:vertAlign w:val="superscript"/>
        </w:rPr>
        <w:footnoteReference w:id="1289"/>
      </w:r>
      <w:r w:rsidRPr="007F3E90">
        <w:rPr>
          <w:sz w:val="24"/>
          <w:szCs w:val="24"/>
        </w:rPr>
        <w:t xml:space="preserve"> cavar ciò | che sarà stato stabilito per avvisarlo riverentemente alla Sereni[tà]</w:t>
      </w:r>
      <w:r w:rsidRPr="007F3E90">
        <w:rPr>
          <w:sz w:val="24"/>
          <w:szCs w:val="24"/>
          <w:vertAlign w:val="superscript"/>
        </w:rPr>
        <w:footnoteReference w:id="1290"/>
      </w:r>
      <w:r w:rsidRPr="007F3E90">
        <w:rPr>
          <w:sz w:val="24"/>
          <w:szCs w:val="24"/>
        </w:rPr>
        <w:t xml:space="preserve"> vostra. |</w:t>
      </w:r>
    </w:p>
    <w:p w14:paraId="477A9151" w14:textId="01A2D99F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Della missione di </w:t>
      </w:r>
      <w:ins w:id="3701" w:author="Giorgia" w:date="2023-03-11T17:47:00Z">
        <w:r w:rsidR="00AD35EF">
          <w:rPr>
            <w:sz w:val="24"/>
            <w:szCs w:val="24"/>
          </w:rPr>
          <w:t>m</w:t>
        </w:r>
      </w:ins>
      <w:del w:id="3702" w:author="Giorgia" w:date="2023-03-11T17:47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inistro, come ella intenderà non mi è stato tocco in | scritto alcuna cosa. Solo mi disse il detto signor Magno, che già ha-|vevo inteso l’intentione dei signori Stati, et uscì anco più avanti | che haverebbono aspettato, che la Serenità vostra dichiarasse la sua volontà, | per cominciar</w:t>
      </w:r>
      <w:r w:rsidRPr="007F3E90">
        <w:rPr>
          <w:sz w:val="24"/>
          <w:szCs w:val="24"/>
          <w:vertAlign w:val="superscript"/>
        </w:rPr>
        <w:footnoteReference w:id="1291"/>
      </w:r>
      <w:r w:rsidRPr="007F3E90">
        <w:rPr>
          <w:sz w:val="24"/>
          <w:szCs w:val="24"/>
        </w:rPr>
        <w:t xml:space="preserve"> poi</w:t>
      </w:r>
      <w:r w:rsidRPr="007F3E90">
        <w:rPr>
          <w:sz w:val="24"/>
          <w:szCs w:val="24"/>
          <w:vertAlign w:val="superscript"/>
        </w:rPr>
        <w:footnoteReference w:id="1292"/>
      </w:r>
      <w:r w:rsidRPr="007F3E90">
        <w:rPr>
          <w:sz w:val="24"/>
          <w:szCs w:val="24"/>
        </w:rPr>
        <w:t xml:space="preserve"> a trattare dell’unione, et della maniera dell’aiutarsi | per deliberar poi la missione reciproca de’ ministri. Et mi andò | anco nel discorso detando la forma di una lettera credentiale | che vostra Serenità doverebbe scriver a tal effetto. Cioè che havendo l’Eccellenza vostra | intesa la buona volontà dei signori Stati di passar una più stretta |</w:t>
      </w:r>
    </w:p>
    <w:p w14:paraId="4425B84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303r /</w:t>
      </w:r>
    </w:p>
    <w:p w14:paraId="761B4C30" w14:textId="44279EE8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amicitia, et unione con la Republica ciò era riuscito di gusto, et che però | havevano dato ordine a me di dir all’assemblea questo, et questo, | et di trattar de’ reciprochi aiuti per la commune difesa. Il che mi replicò | anco doi giorni doppo, che per occorrenza publica fui a sua visitatione | replicandomi che questa era stimata la più sicura stradda per il | ben commune. Disse, che haverebbe portato la Serenità vostra ricercar ciò | che havesse stimato meglio per suo servitio o tanto numero di militie | o tante navi</w:t>
      </w:r>
      <w:r w:rsidRPr="007F3E90">
        <w:rPr>
          <w:rStyle w:val="Rimandonotaapidipagina"/>
          <w:sz w:val="24"/>
          <w:szCs w:val="24"/>
        </w:rPr>
        <w:footnoteReference w:id="1293"/>
      </w:r>
      <w:r w:rsidRPr="007F3E90">
        <w:rPr>
          <w:sz w:val="24"/>
          <w:szCs w:val="24"/>
        </w:rPr>
        <w:t>, overo anco denari in mancamento d’una di queste | assistenze; et in bisogno d’una più che dell’altra; et così dall’|altro canto vostra Serenità assisterebbe di qua con denari; et ripigliò</w:t>
      </w:r>
      <w:r w:rsidRPr="007F3E90">
        <w:rPr>
          <w:rStyle w:val="Rimandonotaapidipagina"/>
          <w:sz w:val="24"/>
          <w:szCs w:val="24"/>
        </w:rPr>
        <w:footnoteReference w:id="1294"/>
      </w:r>
      <w:r w:rsidRPr="007F3E90">
        <w:rPr>
          <w:sz w:val="24"/>
          <w:szCs w:val="24"/>
        </w:rPr>
        <w:t xml:space="preserve"> questo | è il vero, et certo mezo per cominciare, et poi proseguire. Io lo | stetti a sentire, et poi dissi, che mi par che della volontà della | serenissima Republica et della buona inclinatione sua a tal unione | havevo io sodisfatto a bastanza nell’attestarla; et tuttavia le | confermavo il medesimo, et che già che potevano li signori Stati restar | sicuri di tal buona volontà, che anco potevano creder che | la [r]eciproca</w:t>
      </w:r>
      <w:r w:rsidRPr="007F3E90">
        <w:rPr>
          <w:sz w:val="24"/>
          <w:szCs w:val="24"/>
          <w:vertAlign w:val="superscript"/>
        </w:rPr>
        <w:footnoteReference w:id="1295"/>
      </w:r>
      <w:r w:rsidRPr="007F3E90">
        <w:rPr>
          <w:sz w:val="24"/>
          <w:szCs w:val="24"/>
        </w:rPr>
        <w:t xml:space="preserve"> missione de’ ministri sarebbe stata il mezo proprio | per operar conforme alla commune intentione. Tornò a dirmi | </w:t>
      </w:r>
      <w:r w:rsidRPr="00B93734">
        <w:rPr>
          <w:sz w:val="24"/>
          <w:szCs w:val="24"/>
          <w:rPrChange w:id="3705" w:author="Giorgia" w:date="2023-03-11T11:44:00Z">
            <w:rPr>
              <w:sz w:val="24"/>
              <w:szCs w:val="24"/>
              <w:highlight w:val="yellow"/>
            </w:rPr>
          </w:rPrChange>
        </w:rPr>
        <w:t>deg[l’]</w:t>
      </w:r>
      <w:del w:id="3706" w:author="Giorgia" w:date="2023-03-11T11:44:00Z">
        <w:r w:rsidRPr="00B93734" w:rsidDel="00B93734">
          <w:rPr>
            <w:sz w:val="24"/>
            <w:szCs w:val="24"/>
            <w:vertAlign w:val="superscript"/>
            <w:rPrChange w:id="3707" w:author="Giorgia" w:date="2023-03-11T11:44:00Z">
              <w:rPr>
                <w:sz w:val="24"/>
                <w:szCs w:val="24"/>
                <w:highlight w:val="yellow"/>
                <w:vertAlign w:val="superscript"/>
              </w:rPr>
            </w:rPrChange>
          </w:rPr>
          <w:footnoteReference w:id="1296"/>
        </w:r>
        <w:r w:rsidRPr="00B93734" w:rsidDel="00B93734">
          <w:rPr>
            <w:sz w:val="24"/>
            <w:szCs w:val="24"/>
            <w:rPrChange w:id="3710" w:author="Giorgia" w:date="2023-03-11T11:44:00Z">
              <w:rPr>
                <w:sz w:val="24"/>
                <w:szCs w:val="24"/>
                <w:highlight w:val="yellow"/>
              </w:rPr>
            </w:rPrChange>
          </w:rPr>
          <w:delText xml:space="preserve"> </w:delText>
        </w:r>
      </w:del>
      <w:r w:rsidRPr="00B93734">
        <w:rPr>
          <w:sz w:val="24"/>
          <w:szCs w:val="24"/>
          <w:rPrChange w:id="3711" w:author="Giorgia" w:date="2023-03-11T11:44:00Z">
            <w:rPr>
              <w:sz w:val="24"/>
              <w:szCs w:val="24"/>
              <w:highlight w:val="yellow"/>
            </w:rPr>
          </w:rPrChange>
        </w:rPr>
        <w:t>istessi</w:t>
      </w:r>
      <w:ins w:id="3712" w:author="Giorgia" w:date="2023-03-11T11:44:00Z">
        <w:r w:rsidR="00B93734" w:rsidRPr="00B93734">
          <w:rPr>
            <w:sz w:val="24"/>
            <w:szCs w:val="24"/>
            <w:vertAlign w:val="superscript"/>
            <w:rPrChange w:id="3713" w:author="Giorgia" w:date="2023-03-11T11:44:00Z">
              <w:rPr>
                <w:sz w:val="24"/>
                <w:szCs w:val="24"/>
                <w:highlight w:val="yellow"/>
                <w:vertAlign w:val="superscript"/>
              </w:rPr>
            </w:rPrChange>
          </w:rPr>
          <w:footnoteReference w:id="1297"/>
        </w:r>
        <w:del w:id="3719" w:author="Flavia Di Gi" w:date="2023-05-07T19:58:00Z">
          <w:r w:rsidR="00B93734" w:rsidRPr="00B93734" w:rsidDel="00E806FB">
            <w:rPr>
              <w:sz w:val="24"/>
              <w:szCs w:val="24"/>
              <w:rPrChange w:id="3720" w:author="Giorgia" w:date="2023-03-11T11:44:00Z">
                <w:rPr>
                  <w:sz w:val="24"/>
                  <w:szCs w:val="24"/>
                  <w:highlight w:val="yellow"/>
                </w:rPr>
              </w:rPrChange>
            </w:rPr>
            <w:delText xml:space="preserve"> </w:delText>
          </w:r>
        </w:del>
      </w:ins>
      <w:del w:id="3721" w:author="Flavia Di Gi" w:date="2023-05-07T19:58:00Z">
        <w:r w:rsidRPr="007F3E90" w:rsidDel="00E806FB">
          <w:rPr>
            <w:sz w:val="24"/>
            <w:szCs w:val="24"/>
          </w:rPr>
          <w:delText xml:space="preserve"> </w:delText>
        </w:r>
      </w:del>
      <w:ins w:id="3722" w:author="Flavia Di Gi" w:date="2023-05-07T19:58:00Z">
        <w:r w:rsidR="00E806FB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concetti, et concluse, che ’l senso de’ signori Stati, et del | Generale era quello, che mi haveva detto, et però si haverebbe | atteso ciò che la Serenità vostra mi havesse ordinato per passar avanti | havendo essi</w:t>
      </w:r>
      <w:r w:rsidRPr="007F3E90">
        <w:rPr>
          <w:sz w:val="24"/>
          <w:szCs w:val="24"/>
          <w:vertAlign w:val="superscript"/>
        </w:rPr>
        <w:footnoteReference w:id="1298"/>
      </w:r>
      <w:r w:rsidRPr="007F3E90">
        <w:rPr>
          <w:sz w:val="24"/>
          <w:szCs w:val="24"/>
        </w:rPr>
        <w:t xml:space="preserve"> sicurezza, et io commento di cominciar a dar forma al | negotio, et cominciar a ordinare, et disponer le cose. Veggo che | si camina con simil sensi, et ancor</w:t>
      </w:r>
      <w:del w:id="3723" w:author="Giorgia" w:date="2023-03-11T14:54:00Z">
        <w:r w:rsidRPr="007F3E90" w:rsidDel="00703E61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3724" w:author="Giorgia" w:date="2023-03-11T14:54:00Z">
        <w:r w:rsidR="00703E61">
          <w:rPr>
            <w:sz w:val="24"/>
            <w:szCs w:val="24"/>
          </w:rPr>
          <w:t>é</w:t>
        </w:r>
      </w:ins>
      <w:del w:id="3725" w:author="Giorgia" w:date="2023-03-11T14:54:00Z">
        <w:r w:rsidRPr="007F3E90" w:rsidDel="00703E6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di nuovo si habbi a ridur | la Congregatione di Holanda, che ultimamente si disciolse, in ogni modo | non credo, che sia per deliberarsi a tal missione</w:t>
      </w:r>
      <w:r w:rsidRPr="007F3E90">
        <w:rPr>
          <w:sz w:val="24"/>
          <w:szCs w:val="24"/>
          <w:vertAlign w:val="superscript"/>
        </w:rPr>
        <w:footnoteReference w:id="1299"/>
      </w:r>
      <w:r w:rsidRPr="007F3E90">
        <w:rPr>
          <w:sz w:val="24"/>
          <w:szCs w:val="24"/>
        </w:rPr>
        <w:t>. | Né</w:t>
      </w:r>
      <w:ins w:id="3728" w:author="Flavia Di Gi" w:date="2023-05-07T15:40:00Z">
        <w:r w:rsidR="00DD210C">
          <w:rPr>
            <w:rStyle w:val="Rimandonotaapidipagina"/>
            <w:sz w:val="24"/>
            <w:szCs w:val="24"/>
          </w:rPr>
          <w:footnoteReference w:id="1300"/>
        </w:r>
      </w:ins>
      <w:ins w:id="3731" w:author="Flavia Di Gi" w:date="2023-04-25T17:32:00Z">
        <w:r w:rsidR="00681FA6">
          <w:rPr>
            <w:sz w:val="24"/>
            <w:szCs w:val="24"/>
          </w:rPr>
          <w:t xml:space="preserve"> </w:t>
        </w:r>
      </w:ins>
      <w:del w:id="3732" w:author="Flavia Di Gi" w:date="2023-04-25T17:32:00Z">
        <w:r w:rsidRPr="007F3E90" w:rsidDel="00681FA6">
          <w:rPr>
            <w:rStyle w:val="Rimandonotaapidipagina"/>
            <w:sz w:val="24"/>
            <w:szCs w:val="24"/>
          </w:rPr>
          <w:footnoteReference w:id="1301"/>
        </w:r>
        <w:r w:rsidRPr="007F3E90" w:rsidDel="00681FA6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il signor principe Mauritio con chi mi occorse di | discorrer di questo particolare sabbato mattina mi seppe</w:t>
      </w:r>
      <w:r w:rsidRPr="007F3E90">
        <w:rPr>
          <w:rStyle w:val="Rimandonotaapidipagina"/>
          <w:sz w:val="24"/>
          <w:szCs w:val="24"/>
        </w:rPr>
        <w:footnoteReference w:id="1302"/>
      </w:r>
      <w:r w:rsidRPr="007F3E90">
        <w:rPr>
          <w:sz w:val="24"/>
          <w:szCs w:val="24"/>
        </w:rPr>
        <w:t xml:space="preserve"> affermare |</w:t>
      </w:r>
    </w:p>
    <w:p w14:paraId="1046C9D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303v /</w:t>
      </w:r>
    </w:p>
    <w:p w14:paraId="06B944D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che se ne fosse per hora più trattato in detta Congregatione di Holanda. | </w:t>
      </w:r>
    </w:p>
    <w:p w14:paraId="0C92FE3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Venne a tal proposito dimadandomi se ’l Magno era stato a me, et se | me ne haveva parlato, et io gli dissi che sì, et l’Eccellenza sua soggiunse per non | far strepito, et non muover humori, et gelosie stimo anc’io che sia | bene prima cominciar a metter in piedi</w:t>
      </w:r>
      <w:r w:rsidRPr="007F3E90">
        <w:rPr>
          <w:sz w:val="24"/>
          <w:szCs w:val="24"/>
          <w:vertAlign w:val="superscript"/>
        </w:rPr>
        <w:footnoteReference w:id="1303"/>
      </w:r>
      <w:r w:rsidRPr="007F3E90">
        <w:rPr>
          <w:sz w:val="24"/>
          <w:szCs w:val="24"/>
        </w:rPr>
        <w:t xml:space="preserve"> et</w:t>
      </w:r>
      <w:r w:rsidRPr="007F3E90">
        <w:rPr>
          <w:rStyle w:val="Rimandonotaapidipagina"/>
          <w:sz w:val="24"/>
          <w:szCs w:val="24"/>
        </w:rPr>
        <w:footnoteReference w:id="1304"/>
      </w:r>
      <w:r w:rsidRPr="007F3E90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lastRenderedPageBreak/>
        <w:t>stabilir quello che | si potrà presentemente, et poi incaminata</w:t>
      </w:r>
      <w:r w:rsidRPr="007F3E90">
        <w:rPr>
          <w:sz w:val="24"/>
          <w:szCs w:val="24"/>
          <w:vertAlign w:val="superscript"/>
        </w:rPr>
        <w:footnoteReference w:id="1305"/>
      </w:r>
      <w:r w:rsidRPr="007F3E90">
        <w:rPr>
          <w:sz w:val="24"/>
          <w:szCs w:val="24"/>
        </w:rPr>
        <w:t xml:space="preserve"> la cosa perfettionarla coi | reciprochi</w:t>
      </w:r>
      <w:r w:rsidRPr="007F3E90">
        <w:rPr>
          <w:sz w:val="24"/>
          <w:szCs w:val="24"/>
          <w:vertAlign w:val="superscript"/>
        </w:rPr>
        <w:footnoteReference w:id="1306"/>
      </w:r>
      <w:r w:rsidRPr="007F3E90">
        <w:rPr>
          <w:sz w:val="24"/>
          <w:szCs w:val="24"/>
        </w:rPr>
        <w:t xml:space="preserve"> ministri. Io le replicai dei concetti tante volte scritti | et ben m’avidi, che sempre più si accresce nell’Eccellenza sua il desiderio di | questa congiontione; et non lasciai anco di significarle quello di più, | che con l’ultime lettere sue de’ 9 del passato mi commanda. | </w:t>
      </w:r>
    </w:p>
    <w:p w14:paraId="7E2F657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 questo proposito di</w:t>
      </w:r>
      <w:r w:rsidRPr="007F3E90">
        <w:rPr>
          <w:sz w:val="24"/>
          <w:szCs w:val="24"/>
          <w:vertAlign w:val="superscript"/>
        </w:rPr>
        <w:footnoteReference w:id="1307"/>
      </w:r>
      <w:r w:rsidRPr="007F3E90">
        <w:rPr>
          <w:sz w:val="24"/>
          <w:szCs w:val="24"/>
        </w:rPr>
        <w:t xml:space="preserve"> unione non lascierò di aggiunger alla Serenità | vostra quello che mi riferì il signor Calandrini essendosi</w:t>
      </w:r>
      <w:r w:rsidRPr="007F3E90">
        <w:rPr>
          <w:sz w:val="24"/>
          <w:szCs w:val="24"/>
          <w:vertAlign w:val="superscript"/>
        </w:rPr>
        <w:footnoteReference w:id="1308"/>
      </w:r>
      <w:r w:rsidRPr="007F3E90">
        <w:rPr>
          <w:sz w:val="24"/>
          <w:szCs w:val="24"/>
        </w:rPr>
        <w:t xml:space="preserve"> trovato col signor ambasciator | d’Inghilterra et è che gli mostrò una lettera che scriveva al marchese</w:t>
      </w:r>
      <w:r w:rsidRPr="007F3E90">
        <w:rPr>
          <w:sz w:val="24"/>
          <w:szCs w:val="24"/>
          <w:vertAlign w:val="superscript"/>
        </w:rPr>
        <w:footnoteReference w:id="1309"/>
      </w:r>
      <w:r w:rsidRPr="007F3E90">
        <w:rPr>
          <w:sz w:val="24"/>
          <w:szCs w:val="24"/>
        </w:rPr>
        <w:t xml:space="preserve"> | di Rochingam favorito dal suo Re toccante questo particolare che | amando</w:t>
      </w:r>
      <w:r w:rsidRPr="007F3E90">
        <w:rPr>
          <w:rStyle w:val="Rimandonotaapidipagina"/>
          <w:sz w:val="24"/>
          <w:szCs w:val="24"/>
        </w:rPr>
        <w:footnoteReference w:id="1310"/>
      </w:r>
      <w:r w:rsidRPr="007F3E90">
        <w:rPr>
          <w:sz w:val="24"/>
          <w:szCs w:val="24"/>
        </w:rPr>
        <w:t xml:space="preserve"> egli la conservatione dell’una, et l’altra Republica | et</w:t>
      </w:r>
      <w:r w:rsidRPr="007F3E90">
        <w:rPr>
          <w:sz w:val="24"/>
          <w:szCs w:val="24"/>
          <w:vertAlign w:val="superscript"/>
        </w:rPr>
        <w:footnoteReference w:id="1311"/>
      </w:r>
      <w:r w:rsidRPr="007F3E90">
        <w:rPr>
          <w:sz w:val="24"/>
          <w:szCs w:val="24"/>
        </w:rPr>
        <w:t xml:space="preserve"> conoscendo non poter niuna cosa giovar più ai communi | interessi, che una più stretta amicitia, et unione tra esse, et | parendo, che questo affare non proseguisse per q[ual]che</w:t>
      </w:r>
      <w:r w:rsidRPr="007F3E90">
        <w:rPr>
          <w:sz w:val="24"/>
          <w:szCs w:val="24"/>
          <w:vertAlign w:val="superscript"/>
        </w:rPr>
        <w:footnoteReference w:id="1312"/>
      </w:r>
      <w:r w:rsidRPr="007F3E90">
        <w:rPr>
          <w:sz w:val="24"/>
          <w:szCs w:val="24"/>
        </w:rPr>
        <w:t xml:space="preserve"> preferenza | che potesse esser pretesa o dall’una, o dall’altra,</w:t>
      </w:r>
      <w:r w:rsidRPr="007F3E90">
        <w:rPr>
          <w:rStyle w:val="Rimandonotaapidipagina"/>
          <w:sz w:val="24"/>
          <w:szCs w:val="24"/>
        </w:rPr>
        <w:footnoteReference w:id="1313"/>
      </w:r>
      <w:r w:rsidRPr="007F3E90">
        <w:rPr>
          <w:sz w:val="24"/>
          <w:szCs w:val="24"/>
        </w:rPr>
        <w:t xml:space="preserve"> | credendo</w:t>
      </w:r>
      <w:r w:rsidRPr="007F3E90">
        <w:rPr>
          <w:sz w:val="24"/>
          <w:szCs w:val="24"/>
          <w:vertAlign w:val="superscript"/>
        </w:rPr>
        <w:footnoteReference w:id="1314"/>
      </w:r>
      <w:r w:rsidRPr="007F3E90">
        <w:rPr>
          <w:sz w:val="24"/>
          <w:szCs w:val="24"/>
        </w:rPr>
        <w:t xml:space="preserve"> esser necessario un mediatore per rimover queste difficoltà | stimava che ’l Re potesse esser il vero mezo, scrivendo o facendo | passar ufficio tanto a Venetia, che alli Stati</w:t>
      </w:r>
      <w:r w:rsidRPr="007F3E90">
        <w:rPr>
          <w:sz w:val="24"/>
          <w:szCs w:val="24"/>
          <w:vertAlign w:val="superscript"/>
        </w:rPr>
        <w:footnoteReference w:id="1315"/>
      </w:r>
      <w:r w:rsidRPr="007F3E90">
        <w:rPr>
          <w:sz w:val="24"/>
          <w:szCs w:val="24"/>
        </w:rPr>
        <w:t>, perché si devenisse ad | una buona risolutione</w:t>
      </w:r>
      <w:r w:rsidRPr="007F3E90">
        <w:rPr>
          <w:rStyle w:val="Rimandonotaapidipagina"/>
          <w:sz w:val="24"/>
          <w:szCs w:val="24"/>
        </w:rPr>
        <w:footnoteReference w:id="1316"/>
      </w:r>
      <w:r w:rsidRPr="007F3E90">
        <w:rPr>
          <w:sz w:val="24"/>
          <w:szCs w:val="24"/>
        </w:rPr>
        <w:t>, che scriveva questo a sua</w:t>
      </w:r>
      <w:r w:rsidRPr="007F3E90">
        <w:rPr>
          <w:rStyle w:val="Rimandonotaapidipagina"/>
          <w:sz w:val="24"/>
          <w:szCs w:val="24"/>
        </w:rPr>
        <w:footnoteReference w:id="1317"/>
      </w:r>
      <w:r w:rsidRPr="007F3E90">
        <w:rPr>
          <w:sz w:val="24"/>
          <w:szCs w:val="24"/>
        </w:rPr>
        <w:t xml:space="preserve"> Signoria perché | trovando buona congiontura lo proponesse al Re; et le lettere | furono scritte martedì della passata settimana. Com’ho detto | il Calandrini me lo rifese,</w:t>
      </w:r>
      <w:r w:rsidRPr="007F3E90">
        <w:rPr>
          <w:sz w:val="24"/>
          <w:szCs w:val="24"/>
          <w:vertAlign w:val="superscript"/>
        </w:rPr>
        <w:footnoteReference w:id="1318"/>
      </w:r>
      <w:r w:rsidRPr="007F3E90">
        <w:rPr>
          <w:sz w:val="24"/>
          <w:szCs w:val="24"/>
        </w:rPr>
        <w:t xml:space="preserve"> essend’io doppo stato doi volte | da esso Ambasciatore, non m’ha tocco parola di quanto habbi scritto; | né io meno ho promesso, né tocco intorno ciò alcuna cosa; | </w:t>
      </w:r>
    </w:p>
    <w:p w14:paraId="7B5445C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304r /</w:t>
      </w:r>
    </w:p>
    <w:p w14:paraId="6B05719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 credo bene, che tanto habbi significato al Calandrini pensando | forse che me lo potesse riferire, come era alloggiato nella | mia casa. Questo è quel tanto, che mi occorre dirle in questo | particolare sopra il quale attenderò quelle commissioni, che stimerà | proprie per l’incaminamento di esso. |</w:t>
      </w:r>
    </w:p>
    <w:p w14:paraId="4AE4157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Alli signori Stati, et a sua Eccellenza diedi parte delli avvisi venutimi nelle loro | lettere de’ 2 et 9 del presente. Non mostrarono minimo dubio | della sincerità della Serenità vostra; come all’incontro meno lo mostrorno | delli artificii</w:t>
      </w:r>
      <w:r w:rsidRPr="007F3E90">
        <w:rPr>
          <w:sz w:val="24"/>
          <w:szCs w:val="24"/>
          <w:vertAlign w:val="superscript"/>
        </w:rPr>
        <w:footnoteReference w:id="1319"/>
      </w:r>
      <w:r w:rsidRPr="007F3E90">
        <w:rPr>
          <w:sz w:val="24"/>
          <w:szCs w:val="24"/>
        </w:rPr>
        <w:t xml:space="preserve">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Spagnoli, et che se potranno ingannarla lo | faranno senza alcun risguardo. | </w:t>
      </w:r>
    </w:p>
    <w:p w14:paraId="2B1814BA" w14:textId="5C7BAC6D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Doppo la communicatione di tali avvisi non mancai di far considerationi | proprie ad essi alli signori Stati, che mi risposero, che ogni giorno | pensavano, et che havevano già ordinato colli deputati delle | Amiralità quello che havevano stimato proprio per armarsi | in occasione, che le cose andassero innanti. Così mi disse anco | l’Eccellenza sua al qual proposito nel particolar della commisione ai capitani | dei</w:t>
      </w:r>
      <w:r w:rsidRPr="007F3E90">
        <w:rPr>
          <w:sz w:val="24"/>
          <w:szCs w:val="24"/>
          <w:vertAlign w:val="superscript"/>
        </w:rPr>
        <w:footnoteReference w:id="1320"/>
      </w:r>
      <w:r w:rsidRPr="007F3E90">
        <w:rPr>
          <w:sz w:val="24"/>
          <w:szCs w:val="24"/>
        </w:rPr>
        <w:t xml:space="preserve"> vasselli di guerra allo stretto ella</w:t>
      </w:r>
      <w:r w:rsidRPr="007F3E90">
        <w:rPr>
          <w:sz w:val="24"/>
          <w:szCs w:val="24"/>
          <w:vertAlign w:val="superscript"/>
        </w:rPr>
        <w:footnoteReference w:id="1321"/>
      </w:r>
      <w:r w:rsidRPr="007F3E90">
        <w:rPr>
          <w:sz w:val="24"/>
          <w:szCs w:val="24"/>
        </w:rPr>
        <w:t xml:space="preserve"> disse bisogna aspettar | ancor un poco per veder bene se è possibile di penetrar il | certo di questi gran preparamenti. Io replicai quello che | altra volta havevo detto all’Eccellenza sua, che l’armarsi per non | esser colti era il meglio, et poi si poteva star a vedere. | Ripigliò. Vi è opinione di armare non ha dubio; ma con | migliori avvisi. Io non so ancor</w:t>
      </w:r>
      <w:del w:id="3737" w:author="Giorgia" w:date="2023-03-11T14:54:00Z">
        <w:r w:rsidRPr="007F3E90" w:rsidDel="00703E61">
          <w:rPr>
            <w:sz w:val="24"/>
            <w:szCs w:val="24"/>
          </w:rPr>
          <w:delText xml:space="preserve"> </w:delText>
        </w:r>
      </w:del>
      <w:r w:rsidRPr="007F3E90">
        <w:rPr>
          <w:sz w:val="24"/>
          <w:szCs w:val="24"/>
        </w:rPr>
        <w:t>ch</w:t>
      </w:r>
      <w:ins w:id="3738" w:author="Giorgia" w:date="2023-03-11T14:54:00Z">
        <w:r w:rsidR="00703E61">
          <w:rPr>
            <w:sz w:val="24"/>
            <w:szCs w:val="24"/>
          </w:rPr>
          <w:t>é</w:t>
        </w:r>
      </w:ins>
      <w:del w:id="3739" w:author="Giorgia" w:date="2023-03-11T14:54:00Z">
        <w:r w:rsidRPr="007F3E90" w:rsidDel="00703E61">
          <w:rPr>
            <w:sz w:val="24"/>
            <w:szCs w:val="24"/>
          </w:rPr>
          <w:delText>e</w:delText>
        </w:r>
      </w:del>
      <w:r w:rsidRPr="007F3E90">
        <w:rPr>
          <w:sz w:val="24"/>
          <w:szCs w:val="24"/>
        </w:rPr>
        <w:t xml:space="preserve"> questi signori né li altri | collegi habbino havuto ordine di armar </w:t>
      </w:r>
      <w:r w:rsidRPr="007F3E90">
        <w:rPr>
          <w:sz w:val="24"/>
          <w:szCs w:val="24"/>
        </w:rPr>
        <w:lastRenderedPageBreak/>
        <w:t>più delle</w:t>
      </w:r>
      <w:r w:rsidRPr="007F3E90">
        <w:rPr>
          <w:rStyle w:val="Rimandonotaapidipagina"/>
          <w:sz w:val="24"/>
          <w:szCs w:val="24"/>
        </w:rPr>
        <w:footnoteReference w:id="1322"/>
      </w:r>
      <w:r w:rsidRPr="007F3E90">
        <w:rPr>
          <w:sz w:val="24"/>
          <w:szCs w:val="24"/>
        </w:rPr>
        <w:t xml:space="preserve"> dette</w:t>
      </w:r>
      <w:r w:rsidRPr="007F3E90">
        <w:rPr>
          <w:rStyle w:val="Rimandonotaapidipagina"/>
          <w:sz w:val="24"/>
          <w:szCs w:val="24"/>
        </w:rPr>
        <w:footnoteReference w:id="1323"/>
      </w:r>
      <w:r w:rsidRPr="007F3E90">
        <w:rPr>
          <w:sz w:val="24"/>
          <w:szCs w:val="24"/>
        </w:rPr>
        <w:t xml:space="preserve"> quattro navi, | ben</w:t>
      </w:r>
      <w:r w:rsidRPr="007F3E90">
        <w:rPr>
          <w:sz w:val="24"/>
          <w:szCs w:val="24"/>
          <w:vertAlign w:val="superscript"/>
        </w:rPr>
        <w:footnoteReference w:id="1324"/>
      </w:r>
      <w:r w:rsidRPr="007F3E90">
        <w:rPr>
          <w:sz w:val="24"/>
          <w:szCs w:val="24"/>
        </w:rPr>
        <w:t xml:space="preserve"> è vero, che hieri capitorono lettere dall’Haya con | che li signori Stati eccitavano questa Amiralità a pensar | alle migliori navi, per prontamente metterle ad ordine. |</w:t>
      </w:r>
    </w:p>
    <w:p w14:paraId="55DFFAA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Brusseles fu scritto, come riverentemente avvisai alla Serenità vostra che la</w:t>
      </w:r>
      <w:r w:rsidRPr="007F3E90">
        <w:rPr>
          <w:sz w:val="24"/>
          <w:szCs w:val="24"/>
          <w:vertAlign w:val="superscript"/>
        </w:rPr>
        <w:footnoteReference w:id="1325"/>
      </w:r>
      <w:r w:rsidRPr="007F3E90">
        <w:rPr>
          <w:sz w:val="24"/>
          <w:szCs w:val="24"/>
        </w:rPr>
        <w:t xml:space="preserve"> |</w:t>
      </w:r>
    </w:p>
    <w:p w14:paraId="0C9F1B9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304v /</w:t>
      </w:r>
    </w:p>
    <w:p w14:paraId="4EF2BB5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missione delle genti valone per mare era sospesa; et doppo che del-|li patroni dei vasselli erano arrivati alcuni a Brussels di-|mandando il suo pagamento, et strepitando per la città a tal | effetto; et qui ci è avviso, che questo</w:t>
      </w:r>
      <w:r w:rsidRPr="007F3E90">
        <w:rPr>
          <w:rStyle w:val="Rimandonotaapidipagina"/>
          <w:sz w:val="24"/>
          <w:szCs w:val="24"/>
        </w:rPr>
        <w:footnoteReference w:id="1326"/>
      </w:r>
      <w:r w:rsidRPr="007F3E90">
        <w:rPr>
          <w:sz w:val="24"/>
          <w:szCs w:val="24"/>
        </w:rPr>
        <w:t xml:space="preserve"> haveva causato, che si | haveva rinovato l’ordine dell’imbarco; ma non si ha però | del tutto la certezza di questo; come anco di altre publicationi | una essendo tal volta contraria all’altra in una stessa | voce. Questi giorni passati si è detto che le</w:t>
      </w:r>
      <w:r w:rsidRPr="007F3E90">
        <w:rPr>
          <w:sz w:val="24"/>
          <w:szCs w:val="24"/>
          <w:vertAlign w:val="superscript"/>
        </w:rPr>
        <w:footnoteReference w:id="1327"/>
      </w:r>
      <w:r w:rsidRPr="007F3E90">
        <w:rPr>
          <w:sz w:val="24"/>
          <w:szCs w:val="24"/>
        </w:rPr>
        <w:t xml:space="preserve"> | preparationi siano da’ Spagnoli fatte per assicurar l’isola di | Sardegna, et quelle di Maiorica, et Minorica da’ corsari. | Alcuni ancor rinovellano per impresa nelli paesi del Turco; | et appunto sabbato mi addimandò il signor principe Mauritio | se tre galere di Napoli havessero presa qualche terra del | Turco verso l’arcipelago; non la seppe nominare; et vedendo | ch’io non glielo confirmavo stimò, che non fosse vero; se ben | disse, che da Napoli medesimo era stato scritto l’avviso. Gratie etc. | </w:t>
      </w:r>
    </w:p>
    <w:p w14:paraId="510A9F2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F884FC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 Amsterdam</w:t>
      </w:r>
      <w:r w:rsidRPr="007F3E90">
        <w:rPr>
          <w:sz w:val="24"/>
          <w:szCs w:val="24"/>
          <w:vertAlign w:val="superscript"/>
        </w:rPr>
        <w:footnoteReference w:id="1328"/>
      </w:r>
      <w:r w:rsidRPr="007F3E90">
        <w:rPr>
          <w:sz w:val="24"/>
          <w:szCs w:val="24"/>
        </w:rPr>
        <w:t xml:space="preserve"> li 26 febraro 1619 | </w:t>
      </w:r>
    </w:p>
    <w:p w14:paraId="4B68FFA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vostra Serenità | </w:t>
      </w:r>
    </w:p>
    <w:p w14:paraId="162551C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humilissimo, et devotissimo servitore | </w:t>
      </w:r>
    </w:p>
    <w:p w14:paraId="30BF5FD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38CD84F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F71DB5B" w14:textId="77777777" w:rsidR="00E43599" w:rsidRPr="007F3E90" w:rsidRDefault="00E43599" w:rsidP="007F3E90">
      <w:pPr>
        <w:snapToGrid w:val="0"/>
        <w:jc w:val="both"/>
        <w:rPr>
          <w:b/>
          <w:i/>
          <w:sz w:val="24"/>
          <w:szCs w:val="24"/>
        </w:rPr>
      </w:pPr>
      <w:r w:rsidRPr="007F3E90">
        <w:rPr>
          <w:b/>
          <w:i/>
          <w:sz w:val="24"/>
          <w:szCs w:val="24"/>
          <w:highlight w:val="yellow"/>
        </w:rPr>
        <w:t>Nel margine inferiore parte di testo appartenente a c. 308</w:t>
      </w:r>
      <w:r w:rsidRPr="007F3E90">
        <w:rPr>
          <w:b/>
          <w:sz w:val="24"/>
          <w:szCs w:val="24"/>
          <w:highlight w:val="yellow"/>
        </w:rPr>
        <w:t>v</w:t>
      </w:r>
      <w:r w:rsidRPr="007F3E90">
        <w:rPr>
          <w:b/>
          <w:i/>
          <w:sz w:val="24"/>
          <w:szCs w:val="24"/>
          <w:highlight w:val="yellow"/>
        </w:rPr>
        <w:t>.</w:t>
      </w:r>
      <w:r w:rsidRPr="007F3E90">
        <w:rPr>
          <w:b/>
          <w:i/>
          <w:sz w:val="24"/>
          <w:szCs w:val="24"/>
        </w:rPr>
        <w:t xml:space="preserve"> </w:t>
      </w:r>
    </w:p>
    <w:p w14:paraId="0DF908A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5CEADC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308r /</w:t>
      </w:r>
    </w:p>
    <w:p w14:paraId="04EDE92A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  <w:r w:rsidRPr="007F3E90">
        <w:rPr>
          <w:sz w:val="24"/>
          <w:szCs w:val="24"/>
        </w:rPr>
        <w:t xml:space="preserve"> </w:t>
      </w:r>
    </w:p>
    <w:p w14:paraId="3616AE6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F2C629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308v / </w:t>
      </w:r>
    </w:p>
    <w:p w14:paraId="04CFA3F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4B4FD83D" w14:textId="77777777" w:rsidR="00E43DF7" w:rsidRDefault="00E43599" w:rsidP="007F3E90">
      <w:pPr>
        <w:snapToGrid w:val="0"/>
        <w:jc w:val="both"/>
        <w:rPr>
          <w:ins w:id="3740" w:author="Flavia Di Gi" w:date="2023-03-19T16:47:00Z"/>
          <w:sz w:val="24"/>
          <w:szCs w:val="24"/>
        </w:rPr>
      </w:pPr>
      <w:r w:rsidRPr="007F3E90">
        <w:rPr>
          <w:sz w:val="24"/>
          <w:szCs w:val="24"/>
        </w:rPr>
        <w:t xml:space="preserve">prima | </w:t>
      </w:r>
    </w:p>
    <w:p w14:paraId="2CD1CB11" w14:textId="0952DF5E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90 fin 91 |</w:t>
      </w:r>
    </w:p>
    <w:p w14:paraId="0768159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F10B6C4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Traccia di sigillo</w:t>
      </w:r>
    </w:p>
    <w:p w14:paraId="7F405B89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63048AE8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4051D51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308</w:t>
      </w:r>
      <w:r w:rsidRPr="007F3E90">
        <w:rPr>
          <w:i/>
          <w:sz w:val="24"/>
          <w:szCs w:val="24"/>
        </w:rPr>
        <w:t>v</w:t>
      </w:r>
      <w:r w:rsidRPr="007F3E90">
        <w:rPr>
          <w:sz w:val="24"/>
          <w:szCs w:val="24"/>
        </w:rPr>
        <w:t>C /</w:t>
      </w:r>
    </w:p>
    <w:p w14:paraId="1E6912B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26 febraro 1618 ricevute 14 marzo 1619 | </w:t>
      </w:r>
    </w:p>
    <w:p w14:paraId="4000199A" w14:textId="21A454D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del w:id="3741" w:author="Flavia Di Gi" w:date="2023-03-19T18:17:00Z">
        <w:r w:rsidRPr="007F3E90" w:rsidDel="00F31E84">
          <w:rPr>
            <w:sz w:val="24"/>
            <w:szCs w:val="24"/>
          </w:rPr>
          <w:delText>N°</w:delText>
        </w:r>
      </w:del>
      <w:ins w:id="3742" w:author="Flavia Di Gi" w:date="2023-03-19T18:17:00Z">
        <w:r w:rsidR="00F31E84">
          <w:rPr>
            <w:sz w:val="24"/>
            <w:szCs w:val="24"/>
          </w:rPr>
          <w:t>n°</w:t>
        </w:r>
      </w:ins>
      <w:r w:rsidRPr="007F3E90">
        <w:rPr>
          <w:sz w:val="24"/>
          <w:szCs w:val="24"/>
        </w:rPr>
        <w:t xml:space="preserve"> 90 prima | </w:t>
      </w:r>
    </w:p>
    <w:p w14:paraId="5EE2ECF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2AA305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Manda risposta </w:t>
      </w:r>
      <w:proofErr w:type="gramStart"/>
      <w:r w:rsidRPr="007F3E90">
        <w:rPr>
          <w:sz w:val="24"/>
          <w:szCs w:val="24"/>
        </w:rPr>
        <w:t>dei</w:t>
      </w:r>
      <w:proofErr w:type="gramEnd"/>
      <w:r w:rsidRPr="007F3E90">
        <w:rPr>
          <w:sz w:val="24"/>
          <w:szCs w:val="24"/>
        </w:rPr>
        <w:t xml:space="preserve"> Stati sopra 3 | ponti: al primo delle 4 navi che | stante la presente constitutione dei loro | affari et non havendo tal proccupatione | presentemente de’ vasselli idonei, non | possono privar sé stessi, ma | lascieranno o comprar, o nolleggiar. | </w:t>
      </w:r>
    </w:p>
    <w:p w14:paraId="160CC38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secondo dell’intellingenza tra le | armate: si contentano passi | corrispondenza </w:t>
      </w:r>
      <w:proofErr w:type="gramStart"/>
      <w:r w:rsidRPr="007F3E90">
        <w:rPr>
          <w:sz w:val="24"/>
          <w:szCs w:val="24"/>
        </w:rPr>
        <w:t>tra li</w:t>
      </w:r>
      <w:proofErr w:type="gramEnd"/>
      <w:r w:rsidRPr="007F3E90">
        <w:rPr>
          <w:sz w:val="24"/>
          <w:szCs w:val="24"/>
        </w:rPr>
        <w:t xml:space="preserve"> officiali e ministri | dell’una e l’altra ma non che | la loro flota s’impieghi a servitio | della Republica acciò non causi | disordine d’aresti essendosi a | fine delle tregue. | </w:t>
      </w:r>
    </w:p>
    <w:p w14:paraId="02B5268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 xml:space="preserve">Al terzo che restino i vasselli | dodici al servitio per sei mesi | ancori, dandosi però ordini a che le | Amiralità restino libere da | lamentazioni. | </w:t>
      </w:r>
    </w:p>
    <w:p w14:paraId="7A93A36A" w14:textId="5F834B61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Discorso fatto col Magno in | tali propositi con speranza di | qualche miglior essecutione | </w:t>
      </w:r>
      <w:proofErr w:type="gramStart"/>
      <w:r w:rsidRPr="007F3E90">
        <w:rPr>
          <w:sz w:val="24"/>
          <w:szCs w:val="24"/>
        </w:rPr>
        <w:t>negl’ordini</w:t>
      </w:r>
      <w:proofErr w:type="gramEnd"/>
      <w:r w:rsidRPr="007F3E90">
        <w:rPr>
          <w:sz w:val="24"/>
          <w:szCs w:val="24"/>
        </w:rPr>
        <w:t xml:space="preserve"> ai loro capitani. | Dice Mauritio essersi deliberato | armar </w:t>
      </w:r>
      <w:proofErr w:type="gramStart"/>
      <w:r w:rsidRPr="007F3E90">
        <w:rPr>
          <w:sz w:val="24"/>
          <w:szCs w:val="24"/>
        </w:rPr>
        <w:t>4</w:t>
      </w:r>
      <w:proofErr w:type="gramEnd"/>
      <w:r w:rsidRPr="007F3E90">
        <w:rPr>
          <w:sz w:val="24"/>
          <w:szCs w:val="24"/>
        </w:rPr>
        <w:t xml:space="preserve"> vasselli da congionger | col Quast, a queli si daranno ordini. | Di </w:t>
      </w:r>
      <w:ins w:id="3743" w:author="Giorgia" w:date="2023-03-11T17:47:00Z">
        <w:r w:rsidR="00AD35EF">
          <w:rPr>
            <w:sz w:val="24"/>
            <w:szCs w:val="24"/>
          </w:rPr>
          <w:t>m</w:t>
        </w:r>
      </w:ins>
      <w:del w:id="3744" w:author="Giorgia" w:date="2023-03-11T17:47:00Z">
        <w:r w:rsidRPr="007F3E90" w:rsidDel="00AD35EF">
          <w:rPr>
            <w:sz w:val="24"/>
            <w:szCs w:val="24"/>
          </w:rPr>
          <w:delText>M</w:delText>
        </w:r>
      </w:del>
      <w:r w:rsidRPr="007F3E90">
        <w:rPr>
          <w:sz w:val="24"/>
          <w:szCs w:val="24"/>
        </w:rPr>
        <w:t>inistro dice il Magno che | aspeteranno dichiarazione della volontà |</w:t>
      </w:r>
    </w:p>
    <w:p w14:paraId="0CF1175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81847E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L. R. |</w:t>
      </w:r>
    </w:p>
    <w:p w14:paraId="768C5691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00E1E21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308vD /</w:t>
      </w:r>
    </w:p>
    <w:p w14:paraId="74ABC8CC" w14:textId="02819093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della serenissima Republica per terminar poi | a trattar dell’union et d’aiuti | et dopo deliberar la missione de’ | ministri: e tratta della forma | di lettera credentiale da serversi | dalla Republica a tal effetto, et | insiste nei concetti scritti. | Parla Mauritio nel medesimo | proposito e si ferma nell’a</w:t>
      </w:r>
      <w:r w:rsidRPr="007F3E90">
        <w:rPr>
          <w:i/>
          <w:sz w:val="24"/>
          <w:szCs w:val="24"/>
        </w:rPr>
        <w:t>zioni.</w:t>
      </w:r>
      <w:r w:rsidRPr="007F3E90">
        <w:rPr>
          <w:rStyle w:val="Rimandonotaapidipagina"/>
          <w:sz w:val="24"/>
          <w:szCs w:val="24"/>
        </w:rPr>
        <w:footnoteReference w:id="1329"/>
      </w:r>
      <w:r w:rsidRPr="007F3E90">
        <w:rPr>
          <w:sz w:val="24"/>
          <w:szCs w:val="24"/>
        </w:rPr>
        <w:t xml:space="preserve"> | Discorso dell’ambasciatore d’Inghilterra </w:t>
      </w:r>
      <w:r w:rsidRPr="007F3E90">
        <w:rPr>
          <w:i/>
          <w:sz w:val="24"/>
          <w:szCs w:val="24"/>
        </w:rPr>
        <w:t>col</w:t>
      </w:r>
      <w:r w:rsidRPr="007F3E90">
        <w:rPr>
          <w:sz w:val="24"/>
          <w:szCs w:val="24"/>
        </w:rPr>
        <w:t xml:space="preserve"> | Calandrini che ’l Re </w:t>
      </w:r>
      <w:r w:rsidRPr="007F3E90">
        <w:rPr>
          <w:i/>
          <w:sz w:val="24"/>
          <w:szCs w:val="24"/>
        </w:rPr>
        <w:t>fusse</w:t>
      </w:r>
      <w:r w:rsidRPr="007F3E90">
        <w:rPr>
          <w:sz w:val="24"/>
          <w:szCs w:val="24"/>
        </w:rPr>
        <w:t xml:space="preserve"> | mezo per tal unione: ma </w:t>
      </w:r>
      <w:r w:rsidRPr="007F3E90">
        <w:rPr>
          <w:i/>
          <w:sz w:val="24"/>
          <w:szCs w:val="24"/>
        </w:rPr>
        <w:t>stato</w:t>
      </w:r>
      <w:r w:rsidRPr="007F3E90">
        <w:rPr>
          <w:sz w:val="24"/>
          <w:szCs w:val="24"/>
        </w:rPr>
        <w:t xml:space="preserve"> | il secretario coll’Ambasciator non </w:t>
      </w:r>
      <w:r w:rsidRPr="007F3E90">
        <w:rPr>
          <w:i/>
          <w:sz w:val="24"/>
          <w:szCs w:val="24"/>
        </w:rPr>
        <w:t>mi fa parola.</w:t>
      </w:r>
      <w:r w:rsidRPr="007F3E90">
        <w:rPr>
          <w:sz w:val="24"/>
          <w:szCs w:val="24"/>
        </w:rPr>
        <w:t xml:space="preserve"> | Comunica li avvisi a’ </w:t>
      </w:r>
      <w:r w:rsidRPr="007F3E90">
        <w:rPr>
          <w:i/>
          <w:sz w:val="24"/>
          <w:szCs w:val="24"/>
        </w:rPr>
        <w:t>signori Stati</w:t>
      </w:r>
      <w:r w:rsidRPr="007F3E90">
        <w:rPr>
          <w:sz w:val="24"/>
          <w:szCs w:val="24"/>
        </w:rPr>
        <w:t xml:space="preserve"> | considerationi sopra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di e</w:t>
      </w:r>
      <w:r w:rsidRPr="007F3E90">
        <w:rPr>
          <w:i/>
          <w:sz w:val="24"/>
          <w:szCs w:val="24"/>
        </w:rPr>
        <w:t>ssi.</w:t>
      </w:r>
      <w:r w:rsidRPr="007F3E90">
        <w:rPr>
          <w:sz w:val="24"/>
          <w:szCs w:val="24"/>
        </w:rPr>
        <w:t xml:space="preserve"> | </w:t>
      </w:r>
    </w:p>
    <w:p w14:paraId="7D4333A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Mauritio dice doversi </w:t>
      </w:r>
      <w:r w:rsidRPr="007F3E90">
        <w:rPr>
          <w:i/>
          <w:sz w:val="24"/>
          <w:szCs w:val="24"/>
        </w:rPr>
        <w:t>aspetar il</w:t>
      </w:r>
      <w:r w:rsidRPr="007F3E90">
        <w:rPr>
          <w:sz w:val="24"/>
          <w:szCs w:val="24"/>
        </w:rPr>
        <w:t xml:space="preserve"> | certo dove vadi</w:t>
      </w:r>
      <w:r w:rsidRPr="007F3E90">
        <w:rPr>
          <w:i/>
          <w:sz w:val="24"/>
          <w:szCs w:val="24"/>
        </w:rPr>
        <w:t>no i preparati</w:t>
      </w:r>
      <w:r w:rsidRPr="007F3E90">
        <w:rPr>
          <w:sz w:val="24"/>
          <w:szCs w:val="24"/>
        </w:rPr>
        <w:t xml:space="preserve"> | de’ Spagnoli. | </w:t>
      </w:r>
    </w:p>
    <w:p w14:paraId="162117C9" w14:textId="2AEE4862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Incertezza della </w:t>
      </w:r>
      <w:r w:rsidRPr="007F3E90">
        <w:rPr>
          <w:i/>
          <w:sz w:val="24"/>
          <w:szCs w:val="24"/>
        </w:rPr>
        <w:t>sospensione o dell’</w:t>
      </w:r>
      <w:r w:rsidRPr="007F3E90">
        <w:rPr>
          <w:sz w:val="24"/>
          <w:szCs w:val="24"/>
        </w:rPr>
        <w:t>|imbarco sopra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l’</w:t>
      </w:r>
      <w:r w:rsidRPr="007F3E90">
        <w:rPr>
          <w:i/>
          <w:sz w:val="24"/>
          <w:szCs w:val="24"/>
        </w:rPr>
        <w:t xml:space="preserve">armata spagnola. </w:t>
      </w:r>
      <w:r w:rsidRPr="007F3E90">
        <w:rPr>
          <w:sz w:val="24"/>
          <w:szCs w:val="24"/>
        </w:rPr>
        <w:t>|</w:t>
      </w:r>
    </w:p>
    <w:p w14:paraId="0E9A419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ED2902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EF0E348" w14:textId="2E917F29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9</w:t>
      </w:r>
      <w:r w:rsidR="007B2E73">
        <w:rPr>
          <w:sz w:val="24"/>
          <w:szCs w:val="24"/>
        </w:rPr>
        <w:t>9</w:t>
      </w:r>
    </w:p>
    <w:p w14:paraId="7A4C4D6B" w14:textId="327DF142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9</w:t>
      </w:r>
      <w:r w:rsidR="007B2E73">
        <w:rPr>
          <w:sz w:val="24"/>
          <w:szCs w:val="24"/>
        </w:rPr>
        <w:t>8</w:t>
      </w:r>
      <w:r w:rsidRPr="007F3E90">
        <w:rPr>
          <w:sz w:val="24"/>
          <w:szCs w:val="24"/>
        </w:rPr>
        <w:t xml:space="preserve"> (cc. 305r-306v, traduzione di c. 307r</w:t>
      </w:r>
      <w:ins w:id="3745" w:author="Flavia Di Gi" w:date="2023-03-21T21:56:00Z">
        <w:r w:rsidR="00075EA3">
          <w:rPr>
            <w:sz w:val="24"/>
            <w:szCs w:val="24"/>
          </w:rPr>
          <w:t>-v</w:t>
        </w:r>
      </w:ins>
      <w:r w:rsidRPr="007F3E90">
        <w:rPr>
          <w:sz w:val="24"/>
          <w:szCs w:val="24"/>
        </w:rPr>
        <w:t>)</w:t>
      </w:r>
    </w:p>
    <w:p w14:paraId="2C11FB4A" w14:textId="77777777" w:rsidR="00F31E84" w:rsidRPr="007F3E90" w:rsidRDefault="00F31E84" w:rsidP="00F31E84">
      <w:pPr>
        <w:snapToGrid w:val="0"/>
        <w:jc w:val="both"/>
        <w:rPr>
          <w:ins w:id="3746" w:author="Flavia Di Gi" w:date="2023-03-19T18:15:00Z"/>
          <w:sz w:val="24"/>
          <w:szCs w:val="24"/>
        </w:rPr>
      </w:pPr>
      <w:ins w:id="3747" w:author="Flavia Di Gi" w:date="2023-03-19T18:15:00Z">
        <w:r w:rsidRPr="007F3E90">
          <w:rPr>
            <w:sz w:val="24"/>
            <w:szCs w:val="24"/>
          </w:rPr>
          <w:t>/ 305r /</w:t>
        </w:r>
      </w:ins>
    </w:p>
    <w:p w14:paraId="48E216E1" w14:textId="77777777" w:rsidR="00F31E84" w:rsidRPr="007F3E90" w:rsidRDefault="00F31E84" w:rsidP="00F31E84">
      <w:pPr>
        <w:snapToGrid w:val="0"/>
        <w:jc w:val="both"/>
        <w:rPr>
          <w:ins w:id="3748" w:author="Flavia Di Gi" w:date="2023-03-19T18:15:00Z"/>
          <w:i/>
          <w:sz w:val="24"/>
          <w:szCs w:val="24"/>
        </w:rPr>
      </w:pPr>
      <w:ins w:id="3749" w:author="Flavia Di Gi" w:date="2023-03-19T18:15:00Z">
        <w:r w:rsidRPr="007F3E90">
          <w:rPr>
            <w:i/>
            <w:sz w:val="24"/>
            <w:szCs w:val="24"/>
          </w:rPr>
          <w:t>Bianca</w:t>
        </w:r>
      </w:ins>
    </w:p>
    <w:p w14:paraId="24949D24" w14:textId="77777777" w:rsidR="00F31E84" w:rsidRPr="007F3E90" w:rsidRDefault="00F31E84" w:rsidP="00F31E84">
      <w:pPr>
        <w:snapToGrid w:val="0"/>
        <w:jc w:val="both"/>
        <w:rPr>
          <w:ins w:id="3750" w:author="Flavia Di Gi" w:date="2023-03-19T18:15:00Z"/>
          <w:i/>
          <w:sz w:val="24"/>
          <w:szCs w:val="24"/>
        </w:rPr>
      </w:pPr>
    </w:p>
    <w:p w14:paraId="745D3B07" w14:textId="77777777" w:rsidR="00F31E84" w:rsidRPr="007F3E90" w:rsidRDefault="00F31E84" w:rsidP="00F31E84">
      <w:pPr>
        <w:snapToGrid w:val="0"/>
        <w:jc w:val="both"/>
        <w:rPr>
          <w:ins w:id="3751" w:author="Flavia Di Gi" w:date="2023-03-19T18:15:00Z"/>
          <w:sz w:val="24"/>
          <w:szCs w:val="24"/>
        </w:rPr>
      </w:pPr>
      <w:ins w:id="3752" w:author="Flavia Di Gi" w:date="2023-03-19T18:15:00Z">
        <w:r w:rsidRPr="007F3E90">
          <w:rPr>
            <w:sz w:val="24"/>
            <w:szCs w:val="24"/>
          </w:rPr>
          <w:t>/ 305vB /</w:t>
        </w:r>
      </w:ins>
    </w:p>
    <w:p w14:paraId="37AE6A4A" w14:textId="77777777" w:rsidR="00F31E84" w:rsidRDefault="00F31E84" w:rsidP="00F31E84">
      <w:pPr>
        <w:snapToGrid w:val="0"/>
        <w:jc w:val="both"/>
        <w:rPr>
          <w:ins w:id="3753" w:author="Flavia Di Gi" w:date="2023-03-19T18:15:00Z"/>
          <w:sz w:val="24"/>
          <w:szCs w:val="24"/>
        </w:rPr>
      </w:pPr>
      <w:ins w:id="3754" w:author="Flavia Di Gi" w:date="2023-03-19T18:15:00Z">
        <w:r w:rsidRPr="007F3E90">
          <w:rPr>
            <w:sz w:val="24"/>
            <w:szCs w:val="24"/>
          </w:rPr>
          <w:t xml:space="preserve">Risposta delli signori Stati | </w:t>
        </w:r>
      </w:ins>
    </w:p>
    <w:p w14:paraId="39305E58" w14:textId="77777777" w:rsidR="00F31E84" w:rsidRPr="007F3E90" w:rsidRDefault="00F31E84" w:rsidP="00F31E84">
      <w:pPr>
        <w:snapToGrid w:val="0"/>
        <w:jc w:val="both"/>
        <w:rPr>
          <w:ins w:id="3755" w:author="Flavia Di Gi" w:date="2023-03-19T18:15:00Z"/>
          <w:sz w:val="24"/>
          <w:szCs w:val="24"/>
        </w:rPr>
      </w:pPr>
      <w:ins w:id="3756" w:author="Flavia Di Gi" w:date="2023-03-19T18:15:00Z">
        <w:r>
          <w:rPr>
            <w:sz w:val="24"/>
            <w:szCs w:val="24"/>
          </w:rPr>
          <w:t>n</w:t>
        </w:r>
        <w:r w:rsidRPr="007F3E90">
          <w:rPr>
            <w:sz w:val="24"/>
            <w:szCs w:val="24"/>
          </w:rPr>
          <w:t>ella prima n° 90 |</w:t>
        </w:r>
      </w:ins>
    </w:p>
    <w:p w14:paraId="5C430345" w14:textId="77777777" w:rsidR="00E43599" w:rsidRPr="007F3E90" w:rsidDel="00F31E84" w:rsidRDefault="00E43599" w:rsidP="007F3E90">
      <w:pPr>
        <w:snapToGrid w:val="0"/>
        <w:jc w:val="both"/>
        <w:rPr>
          <w:del w:id="3757" w:author="Flavia Di Gi" w:date="2023-03-19T18:15:00Z"/>
          <w:sz w:val="24"/>
          <w:szCs w:val="24"/>
        </w:rPr>
      </w:pPr>
    </w:p>
    <w:p w14:paraId="11E16295" w14:textId="5D4C36E1" w:rsidR="00E43599" w:rsidRPr="007F3E90" w:rsidDel="00F31E84" w:rsidRDefault="00E43599" w:rsidP="007F3E90">
      <w:pPr>
        <w:snapToGrid w:val="0"/>
        <w:jc w:val="both"/>
        <w:rPr>
          <w:del w:id="3758" w:author="Flavia Di Gi" w:date="2023-03-19T18:15:00Z"/>
          <w:sz w:val="24"/>
          <w:szCs w:val="24"/>
        </w:rPr>
      </w:pPr>
      <w:del w:id="3759" w:author="Flavia Di Gi" w:date="2023-03-19T18:15:00Z">
        <w:r w:rsidRPr="007F3E90" w:rsidDel="00F31E84">
          <w:rPr>
            <w:sz w:val="24"/>
            <w:szCs w:val="24"/>
          </w:rPr>
          <w:delText>/ 305r /</w:delText>
        </w:r>
      </w:del>
    </w:p>
    <w:p w14:paraId="0E8FB2EB" w14:textId="37500403" w:rsidR="00E43599" w:rsidRPr="007F3E90" w:rsidDel="00F31E84" w:rsidRDefault="00E43599" w:rsidP="007F3E90">
      <w:pPr>
        <w:snapToGrid w:val="0"/>
        <w:jc w:val="both"/>
        <w:rPr>
          <w:del w:id="3760" w:author="Flavia Di Gi" w:date="2023-03-19T18:15:00Z"/>
          <w:i/>
          <w:sz w:val="24"/>
          <w:szCs w:val="24"/>
        </w:rPr>
      </w:pPr>
      <w:del w:id="3761" w:author="Flavia Di Gi" w:date="2023-03-19T18:15:00Z">
        <w:r w:rsidRPr="007F3E90" w:rsidDel="00F31E84">
          <w:rPr>
            <w:i/>
            <w:sz w:val="24"/>
            <w:szCs w:val="24"/>
          </w:rPr>
          <w:delText>Bianca</w:delText>
        </w:r>
      </w:del>
    </w:p>
    <w:p w14:paraId="39CF8B1B" w14:textId="13B6AAD4" w:rsidR="00E43599" w:rsidRPr="007F3E90" w:rsidDel="00F31E84" w:rsidRDefault="00E43599" w:rsidP="007F3E90">
      <w:pPr>
        <w:snapToGrid w:val="0"/>
        <w:jc w:val="both"/>
        <w:rPr>
          <w:del w:id="3762" w:author="Flavia Di Gi" w:date="2023-03-19T18:15:00Z"/>
          <w:i/>
          <w:sz w:val="24"/>
          <w:szCs w:val="24"/>
        </w:rPr>
      </w:pPr>
    </w:p>
    <w:p w14:paraId="6A186B50" w14:textId="412FB7FF" w:rsidR="00E43599" w:rsidRPr="007F3E90" w:rsidDel="00F31E84" w:rsidRDefault="00E43599" w:rsidP="007F3E90">
      <w:pPr>
        <w:snapToGrid w:val="0"/>
        <w:jc w:val="both"/>
        <w:rPr>
          <w:del w:id="3763" w:author="Flavia Di Gi" w:date="2023-03-19T18:15:00Z"/>
          <w:sz w:val="24"/>
          <w:szCs w:val="24"/>
        </w:rPr>
      </w:pPr>
      <w:del w:id="3764" w:author="Flavia Di Gi" w:date="2023-03-19T18:15:00Z">
        <w:r w:rsidRPr="007F3E90" w:rsidDel="00F31E84">
          <w:rPr>
            <w:sz w:val="24"/>
            <w:szCs w:val="24"/>
          </w:rPr>
          <w:delText>/ 305vB /</w:delText>
        </w:r>
      </w:del>
    </w:p>
    <w:p w14:paraId="45D9DA77" w14:textId="73673A26" w:rsidR="00E43599" w:rsidRPr="007F3E90" w:rsidDel="00F31E84" w:rsidRDefault="00E43599" w:rsidP="007F3E90">
      <w:pPr>
        <w:snapToGrid w:val="0"/>
        <w:jc w:val="both"/>
        <w:rPr>
          <w:del w:id="3765" w:author="Flavia Di Gi" w:date="2023-03-19T18:15:00Z"/>
          <w:sz w:val="24"/>
          <w:szCs w:val="24"/>
        </w:rPr>
      </w:pPr>
      <w:del w:id="3766" w:author="Flavia Di Gi" w:date="2023-03-19T18:15:00Z">
        <w:r w:rsidRPr="007F3E90" w:rsidDel="00F31E84">
          <w:rPr>
            <w:sz w:val="24"/>
            <w:szCs w:val="24"/>
          </w:rPr>
          <w:delText xml:space="preserve">Risposta delli signori Stati | </w:delText>
        </w:r>
      </w:del>
      <w:del w:id="3767" w:author="Flavia Di Gi" w:date="2023-03-19T18:08:00Z">
        <w:r w:rsidRPr="007F3E90" w:rsidDel="00574DF6">
          <w:rPr>
            <w:sz w:val="24"/>
            <w:szCs w:val="24"/>
          </w:rPr>
          <w:delText>n</w:delText>
        </w:r>
      </w:del>
      <w:del w:id="3768" w:author="Flavia Di Gi" w:date="2023-03-19T18:15:00Z">
        <w:r w:rsidRPr="007F3E90" w:rsidDel="00F31E84">
          <w:rPr>
            <w:sz w:val="24"/>
            <w:szCs w:val="24"/>
          </w:rPr>
          <w:delText>ella prima n° 90 |</w:delText>
        </w:r>
      </w:del>
    </w:p>
    <w:p w14:paraId="519EF17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9A2C4E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306r /</w:t>
      </w:r>
    </w:p>
    <w:p w14:paraId="5468241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Traslatione di risposta delli signori Stati | </w:t>
      </w:r>
    </w:p>
    <w:p w14:paraId="3A3C4D5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6708A34" w14:textId="58A1BC05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Li Stati Generali dei Paesi Bassi Uniti havendo maturamente deliberato sopra | li tre punti proposti, et richiesti per nome della serenissima </w:t>
      </w:r>
      <w:ins w:id="3769" w:author="Giorgia" w:date="2023-03-10T18:03:00Z">
        <w:r w:rsidR="00401204">
          <w:rPr>
            <w:sz w:val="24"/>
            <w:szCs w:val="24"/>
          </w:rPr>
          <w:t>r</w:t>
        </w:r>
      </w:ins>
      <w:del w:id="3770" w:author="Giorgia" w:date="2023-03-10T18:03:00Z">
        <w:r w:rsidRPr="007F3E90" w:rsidDel="00401204">
          <w:rPr>
            <w:sz w:val="24"/>
            <w:szCs w:val="24"/>
          </w:rPr>
          <w:delText>R</w:delText>
        </w:r>
      </w:del>
      <w:r w:rsidRPr="007F3E90">
        <w:rPr>
          <w:sz w:val="24"/>
          <w:szCs w:val="24"/>
        </w:rPr>
        <w:t>epublica di | Venetia dal signor Christofforo Suriano secretario et residente di essa | Republica. Cioè primieramente per esser accommodato de’ | quattro delli più grandi, et poderosi vasselli da guerra di | questi paesi; per secondo che li vasselli da guerra, che al | presente si trovano in mare, o che potrebbero esser di nuovo inviati | contra li pirati possino tener buona corrispondenza con li | officiali, et ministri della detta serenissima Republica nelle occasioni, | et occorrenze; et per terzo, che li 12 vasselli, che la detta | serenissima Republica ha presi in suo servitio in questi paesi, essendo | stati impiegati un anno in circa nel golfo di Venetia, potranno | ancora esser trattenuti per altri sei mesi. Et sopra il tutto | essendosi prima havuto l’avviso di sua Eccellentia Amiral generale | li medesimi signori Stati dichiarano sopra il sudetto primo punto. Che | stante la presente constitutione dei loro affari, et parimente | non havendo li collegi delle loro Amiralità presentemente tal pro-|visione de’ vasselli idonei, et di tal qualità come convenirebbe | non possono privar sé stess[i]</w:t>
      </w:r>
      <w:r w:rsidRPr="007F3E90">
        <w:rPr>
          <w:sz w:val="24"/>
          <w:szCs w:val="24"/>
          <w:vertAlign w:val="superscript"/>
        </w:rPr>
        <w:footnoteReference w:id="1330"/>
      </w:r>
      <w:r w:rsidRPr="007F3E90">
        <w:rPr>
          <w:sz w:val="24"/>
          <w:szCs w:val="24"/>
        </w:rPr>
        <w:t xml:space="preserve"> tanto dei loro vasselli; ma questo | però non ostante permettono, et consentono di</w:t>
      </w:r>
      <w:r w:rsidRPr="007F3E90">
        <w:rPr>
          <w:rStyle w:val="Rimandonotaapidipagina"/>
          <w:sz w:val="24"/>
          <w:szCs w:val="24"/>
        </w:rPr>
        <w:footnoteReference w:id="1331"/>
      </w:r>
      <w:r w:rsidRPr="007F3E90">
        <w:rPr>
          <w:sz w:val="24"/>
          <w:szCs w:val="24"/>
        </w:rPr>
        <w:t xml:space="preserve"> lasciar che la | detta serenissima Republica perché resti accommodata oltre li detti dodici | vasselli ne habbi ancor altri quattro, li quali potrà ella o comprare, </w:t>
      </w:r>
      <w:r w:rsidRPr="007F3E90">
        <w:rPr>
          <w:sz w:val="24"/>
          <w:szCs w:val="24"/>
        </w:rPr>
        <w:lastRenderedPageBreak/>
        <w:t>| o noleggiare, et prepar ad uso di guerra per esser parimente inviati | in golfo con quel miglior ordine che si potrà convenire, et accordare. |</w:t>
      </w:r>
    </w:p>
    <w:p w14:paraId="1672C72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Sopra il secondo, che trovano ragionevole, et sono contenti, che la | flotta di questi paesi tenga ogni buona corrispondenza con </w:t>
      </w:r>
      <w:proofErr w:type="gramStart"/>
      <w:r w:rsidRPr="007F3E90">
        <w:rPr>
          <w:sz w:val="24"/>
          <w:szCs w:val="24"/>
        </w:rPr>
        <w:t>gl’officiali</w:t>
      </w:r>
      <w:proofErr w:type="gramEnd"/>
      <w:r w:rsidRPr="007F3E90">
        <w:rPr>
          <w:sz w:val="24"/>
          <w:szCs w:val="24"/>
        </w:rPr>
        <w:t>, | et ministri di sua Serenità ove questa potesse servire a fin di far che | conti il reciproco</w:t>
      </w:r>
      <w:r w:rsidRPr="007F3E90">
        <w:rPr>
          <w:rStyle w:val="Rimandonotaapidipagina"/>
          <w:sz w:val="24"/>
          <w:szCs w:val="24"/>
        </w:rPr>
        <w:footnoteReference w:id="1332"/>
      </w:r>
      <w:r w:rsidRPr="007F3E90">
        <w:rPr>
          <w:sz w:val="24"/>
          <w:szCs w:val="24"/>
        </w:rPr>
        <w:t xml:space="preserve"> rispetto, accommodamento, et amore, ch’è fra queste |</w:t>
      </w:r>
    </w:p>
    <w:p w14:paraId="4C5004D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306v /</w:t>
      </w:r>
    </w:p>
    <w:p w14:paraId="34D6200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doi Republiche: salvo nondimeno che questa buona intelligenza | non potrà estendersi così innanti che la flotta, et vasselli di | guerra di questi paesi si habbi ad impiegar al servitio particolar | della detta Republica, a fine non arrivi inconveniente, o qualche | mal intelligenza per causa della tregua per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arredi de | persone, vasselli, et beni di quelli di questo Paese; et | parimente, che non </w:t>
      </w:r>
      <w:r w:rsidRPr="007F3E90">
        <w:rPr>
          <w:sz w:val="24"/>
          <w:szCs w:val="24"/>
          <w:highlight w:val="yellow"/>
        </w:rPr>
        <w:t>giuri</w:t>
      </w:r>
      <w:r w:rsidRPr="007F3E90">
        <w:rPr>
          <w:sz w:val="24"/>
          <w:szCs w:val="24"/>
        </w:rPr>
        <w:t>, che si abandonasse il mare a’ pirati. |</w:t>
      </w:r>
    </w:p>
    <w:p w14:paraId="1598167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Et quando al terzo punto accordano li detti signori Stati, che li detti dodici | vasselli da guerra potranno continuar ancor in servitio della | detta serenissima Republica per altri sei mesi; con questo però che | da sua Serenità siano dati ordini per il loro accomodamento, | trattamento, et paga necessaria, in conformità del trattato | fatto con il commandator Kerkoven, et suoi capitani, officiali | et matelotti, a fine che li respettivi collegi dell Amiralità | dove l’equipaggio di Venetia è stato procurato possino restar | liberi da ogni compianto. | </w:t>
      </w:r>
    </w:p>
    <w:p w14:paraId="06A2D69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Fatta, et risoluta nell’assemblea delli detti signori Stati Generali all’|Haya, a’ 19 di febraro 1619 |</w:t>
      </w:r>
    </w:p>
    <w:p w14:paraId="300ED59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423E16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2F8C3D49" w14:textId="1A12349B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 xml:space="preserve">n. </w:t>
      </w:r>
      <w:r w:rsidR="007B2E73">
        <w:rPr>
          <w:sz w:val="24"/>
          <w:szCs w:val="24"/>
        </w:rPr>
        <w:t>100</w:t>
      </w:r>
    </w:p>
    <w:p w14:paraId="3217EAD1" w14:textId="58B879E1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II al n. 9</w:t>
      </w:r>
      <w:r w:rsidR="007B2E73">
        <w:rPr>
          <w:sz w:val="24"/>
          <w:szCs w:val="24"/>
        </w:rPr>
        <w:t>8</w:t>
      </w:r>
      <w:r w:rsidRPr="007F3E90">
        <w:rPr>
          <w:sz w:val="24"/>
          <w:szCs w:val="24"/>
        </w:rPr>
        <w:t xml:space="preserve"> (cc. 307r-307bis v</w:t>
      </w:r>
      <w:ins w:id="3771" w:author="Flavia Di Gi" w:date="2023-03-21T21:53:00Z">
        <w:r w:rsidR="00075EA3">
          <w:rPr>
            <w:sz w:val="24"/>
            <w:szCs w:val="24"/>
          </w:rPr>
          <w:t xml:space="preserve">; </w:t>
        </w:r>
      </w:ins>
      <w:ins w:id="3772" w:author="Flavia Di Gi" w:date="2023-03-21T21:54:00Z">
        <w:r w:rsidR="00075EA3">
          <w:rPr>
            <w:sz w:val="24"/>
            <w:szCs w:val="24"/>
          </w:rPr>
          <w:t>trad</w:t>
        </w:r>
      </w:ins>
      <w:ins w:id="3773" w:author="Flavia Di Gi" w:date="2023-03-21T21:55:00Z">
        <w:r w:rsidR="00075EA3">
          <w:rPr>
            <w:sz w:val="24"/>
            <w:szCs w:val="24"/>
          </w:rPr>
          <w:t>uzione</w:t>
        </w:r>
      </w:ins>
      <w:ins w:id="3774" w:author="Flavia Di Gi" w:date="2023-03-21T21:54:00Z">
        <w:r w:rsidR="00075EA3">
          <w:rPr>
            <w:sz w:val="24"/>
            <w:szCs w:val="24"/>
          </w:rPr>
          <w:t xml:space="preserve"> a c. 306r-v</w:t>
        </w:r>
      </w:ins>
      <w:r w:rsidRPr="007F3E90">
        <w:rPr>
          <w:sz w:val="24"/>
          <w:szCs w:val="24"/>
        </w:rPr>
        <w:t>)</w:t>
      </w:r>
    </w:p>
    <w:p w14:paraId="5A9830D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1B96649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307r /</w:t>
      </w:r>
    </w:p>
    <w:p w14:paraId="739D254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Risposta delli signori Stati in francese |</w:t>
      </w:r>
    </w:p>
    <w:p w14:paraId="6EAC18B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B3E05EA" w14:textId="7E00EDAE" w:rsidR="00E43599" w:rsidRPr="007F3E90" w:rsidDel="00075EA3" w:rsidRDefault="00E43599" w:rsidP="007F3E90">
      <w:pPr>
        <w:snapToGrid w:val="0"/>
        <w:jc w:val="both"/>
        <w:rPr>
          <w:del w:id="3775" w:author="Flavia Di Gi" w:date="2023-03-21T21:54:00Z"/>
          <w:b/>
          <w:sz w:val="24"/>
          <w:szCs w:val="24"/>
        </w:rPr>
      </w:pPr>
      <w:del w:id="3776" w:author="Flavia Di Gi" w:date="2023-03-21T21:54:00Z">
        <w:r w:rsidRPr="007F3E90" w:rsidDel="00075EA3">
          <w:rPr>
            <w:b/>
            <w:i/>
            <w:sz w:val="24"/>
            <w:szCs w:val="24"/>
          </w:rPr>
          <w:delText>Segue testo in francese, tradotto a c. 306.</w:delText>
        </w:r>
      </w:del>
    </w:p>
    <w:p w14:paraId="7575DA91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b/>
          <w:sz w:val="24"/>
          <w:szCs w:val="24"/>
        </w:rPr>
        <w:t>/ 307v /</w:t>
      </w:r>
    </w:p>
    <w:p w14:paraId="454ED07B" w14:textId="77777777" w:rsidR="00E43599" w:rsidRPr="007F3E90" w:rsidRDefault="00E43599" w:rsidP="007F3E90">
      <w:pPr>
        <w:snapToGrid w:val="0"/>
        <w:jc w:val="both"/>
        <w:rPr>
          <w:b/>
          <w:i/>
          <w:sz w:val="24"/>
          <w:szCs w:val="24"/>
        </w:rPr>
      </w:pPr>
      <w:r w:rsidRPr="007F3E90">
        <w:rPr>
          <w:b/>
          <w:i/>
          <w:sz w:val="24"/>
          <w:szCs w:val="24"/>
        </w:rPr>
        <w:t>Segue testo in francese</w:t>
      </w:r>
    </w:p>
    <w:p w14:paraId="7BA0D66C" w14:textId="77777777" w:rsidR="00E43599" w:rsidRPr="007F3E90" w:rsidRDefault="00E43599" w:rsidP="007F3E90">
      <w:pPr>
        <w:snapToGrid w:val="0"/>
        <w:jc w:val="both"/>
        <w:rPr>
          <w:b/>
          <w:i/>
          <w:sz w:val="24"/>
          <w:szCs w:val="24"/>
        </w:rPr>
      </w:pPr>
    </w:p>
    <w:p w14:paraId="644EE1F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307bis r-v /</w:t>
      </w:r>
    </w:p>
    <w:p w14:paraId="413FE74C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Carta tagliata non numerata</w:t>
      </w:r>
    </w:p>
    <w:p w14:paraId="4B992048" w14:textId="5161E478" w:rsidR="00E43599" w:rsidRPr="000F3843" w:rsidRDefault="00E43599" w:rsidP="007B2E73">
      <w:pPr>
        <w:snapToGrid w:val="0"/>
        <w:jc w:val="center"/>
        <w:rPr>
          <w:sz w:val="24"/>
          <w:szCs w:val="24"/>
        </w:rPr>
      </w:pPr>
      <w:r w:rsidRPr="000F3843">
        <w:rPr>
          <w:i/>
          <w:sz w:val="24"/>
          <w:szCs w:val="24"/>
        </w:rPr>
        <w:br w:type="page"/>
      </w:r>
      <w:r w:rsidRPr="000F3843">
        <w:rPr>
          <w:sz w:val="24"/>
          <w:szCs w:val="24"/>
        </w:rPr>
        <w:lastRenderedPageBreak/>
        <w:t>n. 10</w:t>
      </w:r>
      <w:r w:rsidR="007B2E73" w:rsidRPr="000F3843">
        <w:rPr>
          <w:sz w:val="24"/>
          <w:szCs w:val="24"/>
        </w:rPr>
        <w:t>1</w:t>
      </w:r>
    </w:p>
    <w:p w14:paraId="4C78438C" w14:textId="77777777" w:rsidR="00E43599" w:rsidRPr="00523E0D" w:rsidRDefault="00E43599" w:rsidP="007B2E73">
      <w:pPr>
        <w:snapToGrid w:val="0"/>
        <w:jc w:val="center"/>
        <w:rPr>
          <w:sz w:val="24"/>
          <w:szCs w:val="24"/>
          <w:lang w:val="en-US"/>
        </w:rPr>
      </w:pPr>
      <w:r w:rsidRPr="00523E0D">
        <w:rPr>
          <w:sz w:val="24"/>
          <w:szCs w:val="24"/>
          <w:lang w:val="en-US"/>
        </w:rPr>
        <w:t>26 febbraio 1619, Amsterdam (cc. 309r-311v, 314r-v)</w:t>
      </w:r>
    </w:p>
    <w:p w14:paraId="3CC42016" w14:textId="77777777" w:rsidR="00E43599" w:rsidRPr="00523E0D" w:rsidRDefault="00E43599" w:rsidP="007F3E90">
      <w:pPr>
        <w:snapToGrid w:val="0"/>
        <w:jc w:val="both"/>
        <w:rPr>
          <w:sz w:val="24"/>
          <w:szCs w:val="24"/>
          <w:lang w:val="en-US"/>
        </w:rPr>
      </w:pPr>
    </w:p>
    <w:p w14:paraId="4B0FB7B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309r /</w:t>
      </w:r>
    </w:p>
    <w:p w14:paraId="3508E65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| </w:t>
      </w:r>
    </w:p>
    <w:p w14:paraId="317A5EA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91 comincia 90 |</w:t>
      </w:r>
    </w:p>
    <w:p w14:paraId="3E8E9AA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7FCF5B3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Serenissimo Principe | </w:t>
      </w:r>
    </w:p>
    <w:p w14:paraId="50EB64C9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conforme a quanto riverentemente scrissi colle precedenti lettere mie dei 17 | di dover fare mi trovai colli signori delle Amiralità, et li communicai | tutto quello che stimai proprio: perché comprendessero li disor-|dini che per falta dei capitani delle dodici navi seguivano | con discontento del publico, et mormoratione dei loro particolar | marinari, et pregai sue Signorie, che fossero scritte lettere che | servissero di buon avvertimento ad essi capitani ma in termine | però, che non essacerbasse l’animo loro assai mal disposto. Mi | promisero li deputati, che haverebbono riportato ai loro | collegi quanto li havevo detto, et che si haverebbe scritto | in termini, che havessero valso al maggior, et miglior | servitio di vostra Serenità. Ma in un istesso tempo anco, dandomi | essi parte di quanto era stato deliberato dai signori Stati, et per | la permissione di haver ancor quattro navi; et per la libertà | di tener ancora in servitio per sei mesi le dodici, mi prego-|rono di scriver che anc’ella procurasse, che vi fosse un | buon ordine, et particolarmente per amalati; et doi giorni | doppo questo congresso mi venero a trovar li deputati | di Roterdam, communicandomi certo compianto di qualche | capitano cioè</w:t>
      </w:r>
      <w:r w:rsidRPr="007F3E90">
        <w:rPr>
          <w:sz w:val="24"/>
          <w:szCs w:val="24"/>
          <w:vertAlign w:val="superscript"/>
        </w:rPr>
        <w:footnoteReference w:id="1333"/>
      </w:r>
      <w:r w:rsidRPr="007F3E90">
        <w:rPr>
          <w:sz w:val="24"/>
          <w:szCs w:val="24"/>
        </w:rPr>
        <w:t xml:space="preserve"> che non era possibile poter star saldo, mentre si fosse | continuato ad esser necessitati a pigliar le vittuarie a credito | della serenissma Republica da chi le dà: perché non havendo quelli | il denaro contante vogliono metter la robba al prezzo che | ad essi piace, ch’è carissimo, et eccessivo. Et li detti deputati | mi considerorono questo per punto di gran consequenza | alla continuatione dei discontenti. Vostra Serenità </w:t>
      </w:r>
      <w:proofErr w:type="gramStart"/>
      <w:r w:rsidRPr="007F3E90">
        <w:rPr>
          <w:sz w:val="24"/>
          <w:szCs w:val="24"/>
        </w:rPr>
        <w:t>colle</w:t>
      </w:r>
      <w:proofErr w:type="gramEnd"/>
      <w:r w:rsidRPr="007F3E90">
        <w:rPr>
          <w:sz w:val="24"/>
          <w:szCs w:val="24"/>
        </w:rPr>
        <w:t xml:space="preserve"> prudenza sua | vi farà metter quel rimedio, che stimerà proprio; né lascierò | di dirle, che sono alcuni giorni passati, che a me fu scritto |</w:t>
      </w:r>
    </w:p>
    <w:p w14:paraId="71864D2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309v /</w:t>
      </w:r>
    </w:p>
    <w:p w14:paraId="484AE51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dall’alfiero</w:t>
      </w:r>
      <w:r w:rsidRPr="007F3E90">
        <w:rPr>
          <w:sz w:val="24"/>
          <w:szCs w:val="24"/>
          <w:vertAlign w:val="superscript"/>
        </w:rPr>
        <w:footnoteReference w:id="1334"/>
      </w:r>
      <w:r w:rsidRPr="007F3E90">
        <w:rPr>
          <w:sz w:val="24"/>
          <w:szCs w:val="24"/>
        </w:rPr>
        <w:t xml:space="preserve"> di uno dei capitani del colonello Anstenraedt, che | in quell’armata vi erano alcuni vivandieri </w:t>
      </w:r>
      <w:proofErr w:type="gramStart"/>
      <w:r w:rsidRPr="007F3E90">
        <w:rPr>
          <w:sz w:val="24"/>
          <w:szCs w:val="24"/>
        </w:rPr>
        <w:t>grechi</w:t>
      </w:r>
      <w:proofErr w:type="gramEnd"/>
      <w:r w:rsidRPr="007F3E90">
        <w:rPr>
          <w:sz w:val="24"/>
          <w:szCs w:val="24"/>
        </w:rPr>
        <w:t>, che | facevano pagar ai soldati le vittuarie a discrettione: | onde tutto costava molto. |</w:t>
      </w:r>
    </w:p>
    <w:p w14:paraId="7C42F95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Piaccia a Dio, che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morte dell’amiraglio Kerkoven</w:t>
      </w:r>
      <w:r w:rsidRPr="007F3E90">
        <w:rPr>
          <w:sz w:val="24"/>
          <w:szCs w:val="24"/>
          <w:vertAlign w:val="superscript"/>
        </w:rPr>
        <w:footnoteReference w:id="1335"/>
      </w:r>
      <w:r w:rsidRPr="007F3E90">
        <w:rPr>
          <w:sz w:val="24"/>
          <w:szCs w:val="24"/>
        </w:rPr>
        <w:t xml:space="preserve"> resti | estinto ogni discontento, et ogni disgusto per sodisfattione, | et servitio della Serenità vostra. Il signor principe Mauritio mostrò meco | dispiacer della perdita; ma non seppe però</w:t>
      </w:r>
      <w:r w:rsidRPr="007F3E90">
        <w:rPr>
          <w:sz w:val="24"/>
          <w:szCs w:val="24"/>
          <w:vertAlign w:val="superscript"/>
        </w:rPr>
        <w:footnoteReference w:id="1336"/>
      </w:r>
      <w:r w:rsidRPr="007F3E90">
        <w:rPr>
          <w:sz w:val="24"/>
          <w:szCs w:val="24"/>
        </w:rPr>
        <w:t xml:space="preserve"> se non biasmar | il disgusto, che le attioni di lui hanno apportato a vostra Serenità | et li signori deputati dell’Amiralità mi dissero, che a lei toccava | alli</w:t>
      </w:r>
      <w:r w:rsidRPr="007F3E90">
        <w:rPr>
          <w:rStyle w:val="Rimandonotaapidipagina"/>
          <w:sz w:val="24"/>
          <w:szCs w:val="24"/>
        </w:rPr>
        <w:footnoteReference w:id="1337"/>
      </w:r>
      <w:r w:rsidRPr="007F3E90">
        <w:rPr>
          <w:sz w:val="24"/>
          <w:szCs w:val="24"/>
        </w:rPr>
        <w:t xml:space="preserve"> suoi rappresentanti se conoscevano</w:t>
      </w:r>
      <w:r w:rsidRPr="007F3E90">
        <w:rPr>
          <w:rStyle w:val="Rimandonotaapidipagina"/>
          <w:sz w:val="24"/>
          <w:szCs w:val="24"/>
        </w:rPr>
        <w:footnoteReference w:id="1338"/>
      </w:r>
      <w:r w:rsidRPr="007F3E90">
        <w:rPr>
          <w:sz w:val="24"/>
          <w:szCs w:val="24"/>
        </w:rPr>
        <w:t xml:space="preserve"> qualche manca-|mento in quei capitani, officiali, et marinari il provedervi | col castigo, poiché erano in suo servitio, et pagati da lei. | Io risposi, che ’l demerito lo haverebbe ricercato, ma che non | essendo </w:t>
      </w:r>
      <w:proofErr w:type="gramStart"/>
      <w:r w:rsidRPr="007F3E90">
        <w:rPr>
          <w:sz w:val="24"/>
          <w:szCs w:val="24"/>
        </w:rPr>
        <w:t>li suoi</w:t>
      </w:r>
      <w:proofErr w:type="gramEnd"/>
      <w:r w:rsidRPr="007F3E90">
        <w:rPr>
          <w:sz w:val="24"/>
          <w:szCs w:val="24"/>
        </w:rPr>
        <w:t xml:space="preserve"> ministri soliti proceder col rigore,</w:t>
      </w:r>
      <w:r w:rsidRPr="007F3E90">
        <w:rPr>
          <w:sz w:val="24"/>
          <w:szCs w:val="24"/>
          <w:vertAlign w:val="superscript"/>
        </w:rPr>
        <w:footnoteReference w:id="1339"/>
      </w:r>
      <w:r w:rsidRPr="007F3E90">
        <w:rPr>
          <w:sz w:val="24"/>
          <w:szCs w:val="24"/>
        </w:rPr>
        <w:t xml:space="preserve"> anzi | con ogni discretezza con genti di questi paesi non haveranno | voluto passar alla punitione dei mancamenti per non apportar | scontento nella Natione, che pur troppo si sentono quei | marinari dolersi anco senza esser tocchi replicorono, che | puniti colla ragione non haverebbe havuto luoco il compianto. | </w:t>
      </w:r>
    </w:p>
    <w:p w14:paraId="30639C7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Quanto alla persona del capitano Pach raccordata a vostra Serenità per atta | al far le rasegne io non lo ho conosciuto qui se non in occasione | della levata del già conte Gio. Ernesto di Nassau, ma per | quanto ho potuto sottrar qui per un buon capitano in mare egli | è assai atto; ma per questa particolar </w:t>
      </w:r>
      <w:r w:rsidRPr="007F3E90">
        <w:rPr>
          <w:sz w:val="24"/>
          <w:szCs w:val="24"/>
        </w:rPr>
        <w:lastRenderedPageBreak/>
        <w:t>commissione di rasignare non | è stimato tale. Mi sono stati raccordati doi nell’armata | uno è Pietro Classen luogotenente del Kerkoven come capitano sopra il | vassello San Marco, al qual forse sarà stata conferita la dett[a]</w:t>
      </w:r>
      <w:r w:rsidRPr="007F3E90">
        <w:rPr>
          <w:rStyle w:val="Rimandonotaapidipagina"/>
          <w:sz w:val="24"/>
          <w:szCs w:val="24"/>
        </w:rPr>
        <w:footnoteReference w:id="1340"/>
      </w:r>
      <w:r w:rsidRPr="007F3E90">
        <w:rPr>
          <w:sz w:val="24"/>
          <w:szCs w:val="24"/>
        </w:rPr>
        <w:t xml:space="preserve"> |</w:t>
      </w:r>
    </w:p>
    <w:p w14:paraId="7875C3B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310r /</w:t>
      </w:r>
    </w:p>
    <w:p w14:paraId="58E2187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carica di capitano; et l’altra Anna Riverson patrone del vassello | di questo nome. Ma dell’habilità tanto del Pach, che della suffi-|cienza, et attitudine delli doi molto meglio sarà informata | di là poiché già sono stati praticati da’ suoi illustrissimi rappresentanti. | </w:t>
      </w:r>
    </w:p>
    <w:p w14:paraId="74D0CD0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 ognuno o sia della stessa flotta, o della Natione, o anco fuori | della Natione sarà atto al servitio purché sia di</w:t>
      </w:r>
      <w:r w:rsidRPr="007F3E90">
        <w:rPr>
          <w:sz w:val="24"/>
          <w:szCs w:val="24"/>
          <w:vertAlign w:val="superscript"/>
        </w:rPr>
        <w:footnoteReference w:id="1341"/>
      </w:r>
      <w:r w:rsidRPr="007F3E90">
        <w:rPr>
          <w:sz w:val="24"/>
          <w:szCs w:val="24"/>
        </w:rPr>
        <w:t xml:space="preserve"> fede, | et di sincerità, et che habbi</w:t>
      </w:r>
      <w:r w:rsidRPr="007F3E90">
        <w:rPr>
          <w:sz w:val="24"/>
          <w:szCs w:val="24"/>
          <w:vertAlign w:val="superscript"/>
        </w:rPr>
        <w:footnoteReference w:id="1342"/>
      </w:r>
      <w:r w:rsidRPr="007F3E90">
        <w:rPr>
          <w:sz w:val="24"/>
          <w:szCs w:val="24"/>
        </w:rPr>
        <w:t xml:space="preserve"> cognitione delli inganni, che | si possono far nel rasignare: perché essendo nelle navi et soldati, | et matelotti si fano facilmente delle maschere: onde la separatione | delli uni dalli altri sarà sempre buona, et che più di uno | assisti alle mostre perché sano li marinari caminar per | di fuori la nave, et travestiti rimettersi con altro nome, et | presentarsi di nuovo alla rasegna</w:t>
      </w:r>
      <w:r w:rsidRPr="007F3E90">
        <w:rPr>
          <w:rStyle w:val="Rimandonotaapidipagina"/>
          <w:sz w:val="24"/>
          <w:szCs w:val="24"/>
        </w:rPr>
        <w:footnoteReference w:id="1343"/>
      </w:r>
      <w:r w:rsidRPr="007F3E90">
        <w:rPr>
          <w:sz w:val="24"/>
          <w:szCs w:val="24"/>
        </w:rPr>
        <w:t>. Escono</w:t>
      </w:r>
      <w:r w:rsidRPr="007F3E90">
        <w:rPr>
          <w:rStyle w:val="Rimandonotaapidipagina"/>
          <w:sz w:val="24"/>
          <w:szCs w:val="24"/>
        </w:rPr>
        <w:footnoteReference w:id="1344"/>
      </w:r>
      <w:r w:rsidRPr="007F3E90">
        <w:rPr>
          <w:sz w:val="24"/>
          <w:szCs w:val="24"/>
        </w:rPr>
        <w:t xml:space="preserve"> fuori per la camera | di puppa, vi sono le bocche porte</w:t>
      </w:r>
      <w:r w:rsidRPr="007F3E90">
        <w:rPr>
          <w:rStyle w:val="Rimandonotaapidipagina"/>
          <w:sz w:val="24"/>
          <w:szCs w:val="24"/>
        </w:rPr>
        <w:footnoteReference w:id="1345"/>
      </w:r>
      <w:r w:rsidRPr="007F3E90">
        <w:rPr>
          <w:sz w:val="24"/>
          <w:szCs w:val="24"/>
        </w:rPr>
        <w:t xml:space="preserve">, et hanno qualche | altri passi, che saranno meglio conosciuti da chi ha governo | nei vasselli, che da me; et quanto io accenno è per quello | che di qua ne ho potuto cavare. Starà a chi tocca l’haver | l’occhio, et provedervi; ma particolarmente nel far le rasegne | far sortir fuori li soldati, altrimenti succederanno sempre | delli inganni. Et tanto dirò dei matelotti, quando si vorrà | rasignar li soldati. | </w:t>
      </w:r>
    </w:p>
    <w:p w14:paraId="0955F91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Io arrivai</w:t>
      </w:r>
      <w:r w:rsidRPr="007F3E90">
        <w:rPr>
          <w:rStyle w:val="Rimandonotaapidipagina"/>
          <w:sz w:val="24"/>
          <w:szCs w:val="24"/>
        </w:rPr>
        <w:footnoteReference w:id="1346"/>
      </w:r>
      <w:r w:rsidRPr="007F3E90">
        <w:rPr>
          <w:sz w:val="24"/>
          <w:szCs w:val="24"/>
        </w:rPr>
        <w:t xml:space="preserve"> hieri sera qui per trattar il noleggio delli quattro | vasselli, che procurerò segui con quel vantaggio, che | potrò maggiore; ma non essendovi se non una</w:t>
      </w:r>
      <w:r w:rsidRPr="007F3E90">
        <w:rPr>
          <w:sz w:val="24"/>
          <w:szCs w:val="24"/>
          <w:vertAlign w:val="superscript"/>
        </w:rPr>
        <w:footnoteReference w:id="1347"/>
      </w:r>
      <w:r w:rsidRPr="007F3E90">
        <w:rPr>
          <w:sz w:val="24"/>
          <w:szCs w:val="24"/>
        </w:rPr>
        <w:t xml:space="preserve"> o doi</w:t>
      </w:r>
      <w:r w:rsidRPr="007F3E90">
        <w:rPr>
          <w:sz w:val="24"/>
          <w:szCs w:val="24"/>
          <w:vertAlign w:val="superscript"/>
        </w:rPr>
        <w:footnoteReference w:id="1348"/>
      </w:r>
      <w:r w:rsidRPr="007F3E90">
        <w:rPr>
          <w:sz w:val="24"/>
          <w:szCs w:val="24"/>
        </w:rPr>
        <w:t xml:space="preserve"> navi | grandi di portata di circa trecento lasti dubito, che | mi si vorrà far saltare, pregarò Iddio, che mi assisti, et mi | liberi dalle conventicule delli interessati, che purché | faccino il loro profitto non mirano né </w:t>
      </w:r>
      <w:proofErr w:type="gramStart"/>
      <w:r w:rsidRPr="007F3E90">
        <w:rPr>
          <w:sz w:val="24"/>
          <w:szCs w:val="24"/>
        </w:rPr>
        <w:t>a</w:t>
      </w:r>
      <w:proofErr w:type="gramEnd"/>
      <w:r w:rsidRPr="007F3E90">
        <w:rPr>
          <w:sz w:val="24"/>
          <w:szCs w:val="24"/>
        </w:rPr>
        <w:t xml:space="preserve"> amici, né a nemici. |</w:t>
      </w:r>
    </w:p>
    <w:p w14:paraId="424254F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310v /</w:t>
      </w:r>
    </w:p>
    <w:p w14:paraId="05C1EDC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Hebbi prima del partirmi dell’Haya lettere per questi signori a’ quali | li signori Stati commettono di assistermi, et aiutarmi, et nella | capitulatione procurerò il maggior vantaggio, che mi sarà | possibile; come non mancarò di mettervi il particolar che mi | commanda toccante le mostre da farsi ogni mese non ostante | qual si sia pretesto, et quelli con chi ho già parlato trovano ciò | conforme al dovere. |</w:t>
      </w:r>
    </w:p>
    <w:p w14:paraId="7BCCD78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Sto attendendo il prossimo ordinario con gran devotione li roli, | spero che mi capiteranno, et sarà di grandissima sodisfattione, et di | grandissimo servitio.</w:t>
      </w:r>
      <w:r w:rsidRPr="007F3E90">
        <w:rPr>
          <w:sz w:val="24"/>
          <w:szCs w:val="24"/>
          <w:vertAlign w:val="superscript"/>
        </w:rPr>
        <w:footnoteReference w:id="1349"/>
      </w:r>
      <w:r w:rsidRPr="007F3E90">
        <w:rPr>
          <w:sz w:val="24"/>
          <w:szCs w:val="24"/>
        </w:rPr>
        <w:t xml:space="preserve"> Io sono andato destramente portando | il tempo innanti, et </w:t>
      </w:r>
      <w:proofErr w:type="gramStart"/>
      <w:r w:rsidRPr="007F3E90">
        <w:rPr>
          <w:sz w:val="24"/>
          <w:szCs w:val="24"/>
        </w:rPr>
        <w:t>colla</w:t>
      </w:r>
      <w:proofErr w:type="gramEnd"/>
      <w:r w:rsidRPr="007F3E90">
        <w:rPr>
          <w:sz w:val="24"/>
          <w:szCs w:val="24"/>
        </w:rPr>
        <w:t xml:space="preserve"> vicina speranza d’haver detti roli | ho fuggito di esborsar alcun denaro. | </w:t>
      </w:r>
    </w:p>
    <w:p w14:paraId="7C74E16E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Vostra Serenità non potrà far meglio certo che procurar di là, che sia concorda-|to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con quei capitani, et marinari per la moneta; ma sopra | il tutto faccia che vi sia prontezza di denaro acciò non habbino | causa quei capitani di dire, che convengono comprar li | viveri a caro prezzo dai vivandieri tolendoli in credenza, | come facilmente può succeder; così leverà l’addito di che si ser-|vono quei marinari, et li capitani di compiangersi, et di far | correr le querele da questa parte, che io non mancarò di andar | assopendo in ogni miglior maniera. |</w:t>
      </w:r>
    </w:p>
    <w:p w14:paraId="2AF92A2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Parmi haver altre volte scritto che vi siano sopra le dodici navi | alcuni di quei matelotti, che non hanno più volontà di servire | quando non si possi ritenerli con le buone, et procurarli sodisfattione | </w:t>
      </w:r>
      <w:r w:rsidRPr="007F3E90">
        <w:rPr>
          <w:sz w:val="24"/>
          <w:szCs w:val="24"/>
        </w:rPr>
        <w:lastRenderedPageBreak/>
        <w:t>vostra Serenità è consigliata per levar li mutini</w:t>
      </w:r>
      <w:r w:rsidRPr="007F3E90">
        <w:rPr>
          <w:sz w:val="24"/>
          <w:szCs w:val="24"/>
          <w:vertAlign w:val="superscript"/>
        </w:rPr>
        <w:footnoteReference w:id="1350"/>
      </w:r>
      <w:r w:rsidRPr="007F3E90">
        <w:rPr>
          <w:sz w:val="24"/>
          <w:szCs w:val="24"/>
        </w:rPr>
        <w:t xml:space="preserve"> farli licentiare, | et rimetterne in sua piazza</w:t>
      </w:r>
      <w:r w:rsidRPr="007F3E90">
        <w:rPr>
          <w:rStyle w:val="Rimandonotaapidipagina"/>
          <w:sz w:val="24"/>
          <w:szCs w:val="24"/>
        </w:rPr>
        <w:footnoteReference w:id="1351"/>
      </w:r>
      <w:r w:rsidRPr="007F3E90">
        <w:rPr>
          <w:sz w:val="24"/>
          <w:szCs w:val="24"/>
        </w:rPr>
        <w:t xml:space="preserve"> di quelli che verranno con queste | quattro navi. Io ne farò levar ottanta per nave compresi | li officiali, et vinti bombardieri o più per una. Se ne volesse |</w:t>
      </w:r>
    </w:p>
    <w:p w14:paraId="33D3EBD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311r /</w:t>
      </w:r>
    </w:p>
    <w:p w14:paraId="640C969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haver più marinari per nave me lo avvisi con la risposta delle | presenti, che sarà a tempo essendo impossibile, che le navi | possino esser pronte, che per aprile prossimo. Io soleciterò | quanto più potrò; ma il far provisioni di viveri, di birre | et di biscotti, et tutte altre cose necessarie ha bisogno di | tempo, senza mille altri accidenti, che possono occorrer. | </w:t>
      </w:r>
    </w:p>
    <w:p w14:paraId="51F9EAC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 biscotto valerà in circa sette fiorini il cento. Se havessi qui denaro | rimesso venirebbe a costar</w:t>
      </w:r>
      <w:r w:rsidRPr="007F3E90">
        <w:rPr>
          <w:sz w:val="24"/>
          <w:szCs w:val="24"/>
          <w:vertAlign w:val="superscript"/>
        </w:rPr>
        <w:footnoteReference w:id="1352"/>
      </w:r>
      <w:r w:rsidRPr="007F3E90">
        <w:rPr>
          <w:sz w:val="24"/>
          <w:szCs w:val="24"/>
        </w:rPr>
        <w:t xml:space="preserve"> intorno ducati 28 il | migliaro; ma dovendolo pigliar qui per farlo pagar a | Venetia saranno più di trenta. Tanto ho voluto riverentemente | avvisar alla Serenità vostra se si risolvesse a qualche provisione | ma sarebbe necessario, che l’avviso mi capitasse con | qualche diligenza perché vi vuol tempo almeno di | vinti giorni a far il biscotto. | </w:t>
      </w:r>
    </w:p>
    <w:p w14:paraId="7BAFEE63" w14:textId="60B084DF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Del</w:t>
      </w:r>
      <w:r w:rsidRPr="007F3E90">
        <w:rPr>
          <w:sz w:val="24"/>
          <w:szCs w:val="24"/>
          <w:vertAlign w:val="superscript"/>
        </w:rPr>
        <w:footnoteReference w:id="1353"/>
      </w:r>
      <w:r w:rsidRPr="007F3E90">
        <w:rPr>
          <w:sz w:val="24"/>
          <w:szCs w:val="24"/>
        </w:rPr>
        <w:t xml:space="preserve"> signor principe Henrico già con doi precedenti mani di lettere mie | ho significato alla Serenità vostra quello ch’è della sua intentione | che mira alla carica del signor conte di Vademont, et su questa sta | egli tuttavia, non volendo poter</w:t>
      </w:r>
      <w:r w:rsidRPr="007F3E90">
        <w:rPr>
          <w:sz w:val="24"/>
          <w:szCs w:val="24"/>
          <w:vertAlign w:val="superscript"/>
        </w:rPr>
        <w:footnoteReference w:id="1354"/>
      </w:r>
      <w:r w:rsidRPr="007F3E90">
        <w:rPr>
          <w:sz w:val="24"/>
          <w:szCs w:val="24"/>
        </w:rPr>
        <w:t xml:space="preserve"> per hora haverne | d’altra, et me lo disse anco la madre ultimamente che | fui a sua visitatione, alla quale communicai quanto | vostra Serenità mi ha significato con la lettera dei 9 stante: onde | godè della stima che l’Eccellenze vostre fanno del figliolo, et disse, | che si haverebbe aspettata la risposta, che in questo | proposito si fossero compiacciuta di dare. |</w:t>
      </w:r>
      <w:r w:rsidR="000F3843">
        <w:rPr>
          <w:sz w:val="24"/>
          <w:szCs w:val="24"/>
        </w:rPr>
        <w:t xml:space="preserve"> </w:t>
      </w:r>
    </w:p>
    <w:p w14:paraId="27594AF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Col mezo del signor conte Guglielmo fratello del già conte Gio. Ernesto di | Nassau aspettandosi in breve </w:t>
      </w:r>
      <w:proofErr w:type="gramStart"/>
      <w:r w:rsidRPr="007F3E90">
        <w:rPr>
          <w:sz w:val="24"/>
          <w:szCs w:val="24"/>
        </w:rPr>
        <w:t>per di</w:t>
      </w:r>
      <w:proofErr w:type="gramEnd"/>
      <w:r w:rsidRPr="007F3E90">
        <w:rPr>
          <w:sz w:val="24"/>
          <w:szCs w:val="24"/>
        </w:rPr>
        <w:t xml:space="preserve"> qua farò saper al conte | Giovanni suo padre quanto vostra Serenità mi commanda, non | mancando di far conoscer a questi la stima, che fa |</w:t>
      </w:r>
    </w:p>
    <w:p w14:paraId="279DE17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311v /</w:t>
      </w:r>
    </w:p>
    <w:p w14:paraId="6EDE5B4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ella della casa, et delle persone. |</w:t>
      </w:r>
    </w:p>
    <w:p w14:paraId="635FB71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Qui corre voce, che ’l conte Gio. Casimiro di Levenstein fratello del | Colonello ch’è in servitio di vostra Serenità habbi a venir in questi | paesi per far levata di genti per lei. Et sono stato avvertito | da più d’uno, che non venga senza denari in mano, et | pronto esborso di essi perché non haverà un credito al | mondo, et certo se viene senza ricapiti sicuri non haverà | un minimo aiuto; anzi sarà mal visto. Non so se sia | vero perché vostra Serenità non me </w:t>
      </w:r>
      <w:proofErr w:type="gramStart"/>
      <w:r w:rsidRPr="007F3E90">
        <w:rPr>
          <w:sz w:val="24"/>
          <w:szCs w:val="24"/>
        </w:rPr>
        <w:t>ne</w:t>
      </w:r>
      <w:proofErr w:type="gramEnd"/>
      <w:r w:rsidRPr="007F3E90">
        <w:rPr>
          <w:sz w:val="24"/>
          <w:szCs w:val="24"/>
        </w:rPr>
        <w:t xml:space="preserve"> tocca moto. Ma se doverà | venire faccia</w:t>
      </w:r>
      <w:r w:rsidRPr="007F3E90">
        <w:rPr>
          <w:sz w:val="24"/>
          <w:szCs w:val="24"/>
          <w:vertAlign w:val="superscript"/>
        </w:rPr>
        <w:footnoteReference w:id="1355"/>
      </w:r>
      <w:r w:rsidRPr="007F3E90">
        <w:rPr>
          <w:sz w:val="24"/>
          <w:szCs w:val="24"/>
        </w:rPr>
        <w:t xml:space="preserve"> che sia ben capitulato seco per levar | di qua ogni sorte di dispute, et di disgusti; et veramente |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dubito, che incontrarebbe anco difficoltà nel levar genti | mentre se sontono</w:t>
      </w:r>
      <w:r w:rsidRPr="007F3E90">
        <w:rPr>
          <w:sz w:val="24"/>
          <w:szCs w:val="24"/>
          <w:vertAlign w:val="superscript"/>
        </w:rPr>
        <w:footnoteReference w:id="1356"/>
      </w:r>
      <w:r w:rsidRPr="007F3E90">
        <w:rPr>
          <w:sz w:val="24"/>
          <w:szCs w:val="24"/>
        </w:rPr>
        <w:t xml:space="preserve"> tanti rumori d’armi spagnuole da | tutte le parti. Tal quale è l’avviso lo porto colla mia | solita riverenza all’Eccellenze vostre. |</w:t>
      </w:r>
    </w:p>
    <w:p w14:paraId="69FFA52D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Non devo lasciar di dirle</w:t>
      </w:r>
      <w:r w:rsidRPr="007F3E90">
        <w:rPr>
          <w:rStyle w:val="Rimandonotaapidipagina"/>
          <w:sz w:val="24"/>
          <w:szCs w:val="24"/>
        </w:rPr>
        <w:footnoteReference w:id="1357"/>
      </w:r>
      <w:r w:rsidRPr="007F3E90">
        <w:rPr>
          <w:sz w:val="24"/>
          <w:szCs w:val="24"/>
        </w:rPr>
        <w:t xml:space="preserve"> essermi stata fatta instanza all’Haya | dalli deputati delle Amiralità di haver denari per pagar | per questa Amiralità</w:t>
      </w:r>
      <w:r w:rsidRPr="007F3E90">
        <w:rPr>
          <w:sz w:val="24"/>
          <w:szCs w:val="24"/>
          <w:vertAlign w:val="superscript"/>
        </w:rPr>
        <w:footnoteReference w:id="1358"/>
      </w:r>
      <w:r w:rsidRPr="007F3E90">
        <w:rPr>
          <w:sz w:val="24"/>
          <w:szCs w:val="24"/>
        </w:rPr>
        <w:t xml:space="preserve"> un mese di viveri, et doi | altri</w:t>
      </w:r>
      <w:r w:rsidRPr="007F3E90">
        <w:rPr>
          <w:sz w:val="24"/>
          <w:szCs w:val="24"/>
          <w:vertAlign w:val="superscript"/>
        </w:rPr>
        <w:footnoteReference w:id="1359"/>
      </w:r>
      <w:r w:rsidRPr="007F3E90">
        <w:rPr>
          <w:sz w:val="24"/>
          <w:szCs w:val="24"/>
        </w:rPr>
        <w:t xml:space="preserve"> mesi per ognuna delle due altre Roterdam, | et Northolandia, che saranno in tutto trentasettemilla</w:t>
      </w:r>
      <w:r w:rsidRPr="007F3E90">
        <w:rPr>
          <w:rStyle w:val="Rimandonotaapidipagina"/>
          <w:sz w:val="24"/>
          <w:szCs w:val="24"/>
        </w:rPr>
        <w:footnoteReference w:id="1360"/>
      </w:r>
      <w:r w:rsidRPr="007F3E90">
        <w:rPr>
          <w:sz w:val="24"/>
          <w:szCs w:val="24"/>
        </w:rPr>
        <w:t xml:space="preserve"> | fiorini; et si sono contentati di aspettarne l’esborso per | tanto tempo, che servi lo avvisarne la Serenità vostra, et haverne | la risposta, che sarà di un mese, o cinque settimane | in circa, et per questo tempo faranno aspettar li creditori | di quei capitani delle dodici </w:t>
      </w:r>
      <w:r w:rsidRPr="007F3E90">
        <w:rPr>
          <w:sz w:val="24"/>
          <w:szCs w:val="24"/>
        </w:rPr>
        <w:lastRenderedPageBreak/>
        <w:t xml:space="preserve">navi. Io ho tolto questo | tempo perché ella resti avvertita di quanto si doverà | esborsare per farlo discontar in armata alli detti capitan | et </w:t>
      </w: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 si compiacerà procurar di haver ogni chiarezza</w:t>
      </w:r>
      <w:r w:rsidRPr="007F3E90">
        <w:rPr>
          <w:b/>
          <w:sz w:val="24"/>
          <w:szCs w:val="24"/>
        </w:rPr>
        <w:t xml:space="preserve"> |</w:t>
      </w:r>
    </w:p>
    <w:p w14:paraId="0F70958E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 xml:space="preserve">/ 314r / </w:t>
      </w:r>
    </w:p>
    <w:p w14:paraId="6D2612C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di quello che è stato esborsato di là a’ detti capitani per | tirar in resto tutto il conto del valor de’ viveri </w:t>
      </w:r>
      <w:proofErr w:type="gramStart"/>
      <w:r w:rsidRPr="007F3E90">
        <w:rPr>
          <w:sz w:val="24"/>
          <w:szCs w:val="24"/>
        </w:rPr>
        <w:t>per li</w:t>
      </w:r>
      <w:proofErr w:type="gramEnd"/>
      <w:r w:rsidRPr="007F3E90">
        <w:rPr>
          <w:sz w:val="24"/>
          <w:szCs w:val="24"/>
        </w:rPr>
        <w:t xml:space="preserve"> 13 mesi. |</w:t>
      </w:r>
    </w:p>
    <w:p w14:paraId="68AAF38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Invio qui aggiunta copia di un picciolo memoriale, che feci | [rec]apitar</w:t>
      </w:r>
      <w:r w:rsidRPr="007F3E90">
        <w:rPr>
          <w:rStyle w:val="Rimandonotaapidipagina"/>
          <w:sz w:val="24"/>
          <w:szCs w:val="24"/>
        </w:rPr>
        <w:footnoteReference w:id="1361"/>
      </w:r>
      <w:r w:rsidRPr="007F3E90">
        <w:rPr>
          <w:sz w:val="24"/>
          <w:szCs w:val="24"/>
        </w:rPr>
        <w:t xml:space="preserve"> alli signori Stati</w:t>
      </w:r>
      <w:r w:rsidRPr="007F3E90">
        <w:rPr>
          <w:rStyle w:val="Rimandonotaapidipagina"/>
          <w:sz w:val="24"/>
          <w:szCs w:val="24"/>
        </w:rPr>
        <w:footnoteReference w:id="1362"/>
      </w:r>
      <w:r w:rsidRPr="007F3E90">
        <w:rPr>
          <w:sz w:val="24"/>
          <w:szCs w:val="24"/>
        </w:rPr>
        <w:t xml:space="preserve"> fin hoggi otto per solecitar le risposte | […]</w:t>
      </w:r>
      <w:r w:rsidRPr="007F3E90">
        <w:rPr>
          <w:rStyle w:val="Rimandonotaapidipagina"/>
          <w:sz w:val="24"/>
          <w:szCs w:val="24"/>
        </w:rPr>
        <w:footnoteReference w:id="1363"/>
      </w:r>
      <w:r w:rsidRPr="007F3E90">
        <w:rPr>
          <w:sz w:val="24"/>
          <w:szCs w:val="24"/>
        </w:rPr>
        <w:t xml:space="preserve"> di un altro, che lasciai sabbato all’assemblea delli medesimi | Stati per haver lettere di adrizzo a questa, et all’amiralità | di Northolandia, con instantia anco di esser provisto | di </w:t>
      </w:r>
      <w:proofErr w:type="gramStart"/>
      <w:r w:rsidRPr="007F3E90">
        <w:rPr>
          <w:sz w:val="24"/>
          <w:szCs w:val="24"/>
        </w:rPr>
        <w:t>qualche pezze</w:t>
      </w:r>
      <w:proofErr w:type="gramEnd"/>
      <w:r w:rsidRPr="007F3E90">
        <w:rPr>
          <w:sz w:val="24"/>
          <w:szCs w:val="24"/>
        </w:rPr>
        <w:t xml:space="preserve"> di artiglierie se mi fossero necessarie. | Le lettere furono scritte; ma doppo partito dell’Haya ho | cavato esser generali senza l’espressione</w:t>
      </w:r>
      <w:r w:rsidRPr="007F3E90">
        <w:rPr>
          <w:rStyle w:val="Rimandonotaapidipagina"/>
          <w:sz w:val="24"/>
          <w:szCs w:val="24"/>
        </w:rPr>
        <w:footnoteReference w:id="1364"/>
      </w:r>
      <w:r w:rsidRPr="007F3E90">
        <w:rPr>
          <w:sz w:val="24"/>
          <w:szCs w:val="24"/>
        </w:rPr>
        <w:t xml:space="preserve"> ch’io haverei | desiderato, come vedrà dal contenuto di esse;</w:t>
      </w:r>
      <w:r w:rsidRPr="007F3E90">
        <w:rPr>
          <w:rStyle w:val="Rimandonotaapidipagina"/>
          <w:sz w:val="24"/>
          <w:szCs w:val="24"/>
        </w:rPr>
        <w:footnoteReference w:id="1365"/>
      </w:r>
      <w:r w:rsidRPr="007F3E90">
        <w:rPr>
          <w:sz w:val="24"/>
          <w:szCs w:val="24"/>
        </w:rPr>
        <w:t xml:space="preserve"> ma | haverò tempo occorrendo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di far replicare. Gratie etc. |</w:t>
      </w:r>
    </w:p>
    <w:p w14:paraId="014D1B2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6172E84" w14:textId="379FA061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 Amsterdam a’ 26 febraro 1618</w:t>
      </w:r>
      <w:ins w:id="3781" w:author="Flavia Di Gi" w:date="2023-03-12T11:35:00Z">
        <w:r w:rsidR="001F17D5">
          <w:rPr>
            <w:rStyle w:val="Rimandonotaapidipagina"/>
            <w:sz w:val="24"/>
            <w:szCs w:val="24"/>
          </w:rPr>
          <w:footnoteReference w:id="1366"/>
        </w:r>
      </w:ins>
      <w:r w:rsidRPr="007F3E90">
        <w:rPr>
          <w:sz w:val="24"/>
          <w:szCs w:val="24"/>
        </w:rPr>
        <w:t xml:space="preserve"> | </w:t>
      </w:r>
    </w:p>
    <w:p w14:paraId="426029C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di vostra Serenità |</w:t>
      </w:r>
    </w:p>
    <w:p w14:paraId="7E2FF35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humilissimo, et devotissimo servitore |</w:t>
      </w:r>
    </w:p>
    <w:p w14:paraId="10966F9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Christofforo Suriano |</w:t>
      </w:r>
    </w:p>
    <w:p w14:paraId="76432BB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9F04EF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/ 314v / </w:t>
      </w:r>
    </w:p>
    <w:p w14:paraId="6311300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 serenissimo principe di Venetia | </w:t>
      </w:r>
    </w:p>
    <w:p w14:paraId="4EBD733E" w14:textId="77777777" w:rsidR="001F17D5" w:rsidRDefault="00E43599" w:rsidP="007F3E90">
      <w:pPr>
        <w:snapToGrid w:val="0"/>
        <w:jc w:val="both"/>
        <w:rPr>
          <w:ins w:id="3785" w:author="Flavia Di Gi" w:date="2023-03-12T11:39:00Z"/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>da</w:t>
      </w:r>
      <w:r w:rsidRPr="007F3E90">
        <w:rPr>
          <w:sz w:val="24"/>
          <w:szCs w:val="24"/>
        </w:rPr>
        <w:t xml:space="preserve"> | </w:t>
      </w:r>
    </w:p>
    <w:p w14:paraId="256BF9B3" w14:textId="205A9972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n° 91 comincia 90 |</w:t>
      </w:r>
    </w:p>
    <w:p w14:paraId="3A56FF40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68B0F12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Traccia di sigillo</w:t>
      </w:r>
    </w:p>
    <w:p w14:paraId="0FCDF0B2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</w:p>
    <w:p w14:paraId="6A979741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Regesto antico</w:t>
      </w:r>
    </w:p>
    <w:p w14:paraId="54929A7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314vC /</w:t>
      </w:r>
    </w:p>
    <w:p w14:paraId="469B32BB" w14:textId="77777777" w:rsidR="001F17D5" w:rsidRDefault="00E43599" w:rsidP="007F3E90">
      <w:pPr>
        <w:snapToGrid w:val="0"/>
        <w:jc w:val="both"/>
        <w:rPr>
          <w:ins w:id="3786" w:author="Flavia Di Gi" w:date="2023-03-12T11:38:00Z"/>
          <w:sz w:val="24"/>
          <w:szCs w:val="24"/>
        </w:rPr>
      </w:pPr>
      <w:r w:rsidRPr="007F3E90">
        <w:rPr>
          <w:sz w:val="24"/>
          <w:szCs w:val="24"/>
        </w:rPr>
        <w:t>26 febraro 1618</w:t>
      </w:r>
      <w:ins w:id="3787" w:author="Flavia Di Gi" w:date="2023-03-12T11:36:00Z">
        <w:r w:rsidR="001F17D5">
          <w:rPr>
            <w:rStyle w:val="Rimandonotaapidipagina"/>
            <w:sz w:val="24"/>
            <w:szCs w:val="24"/>
          </w:rPr>
          <w:footnoteReference w:id="1367"/>
        </w:r>
      </w:ins>
      <w:r w:rsidRPr="007F3E90">
        <w:rPr>
          <w:sz w:val="24"/>
          <w:szCs w:val="24"/>
        </w:rPr>
        <w:t xml:space="preserve"> ricevute 14 marzo 1619 | </w:t>
      </w:r>
    </w:p>
    <w:p w14:paraId="173C98C1" w14:textId="1FB6E5D0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2</w:t>
      </w:r>
      <w:r w:rsidRPr="007F3E90">
        <w:rPr>
          <w:sz w:val="24"/>
          <w:szCs w:val="24"/>
          <w:vertAlign w:val="superscript"/>
        </w:rPr>
        <w:t xml:space="preserve">da </w:t>
      </w:r>
      <w:r w:rsidRPr="007F3E90">
        <w:rPr>
          <w:sz w:val="24"/>
          <w:szCs w:val="24"/>
        </w:rPr>
        <w:t>|</w:t>
      </w:r>
    </w:p>
    <w:p w14:paraId="0ABCEF92" w14:textId="0DCEB39F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Haya. </w:t>
      </w:r>
      <w:ins w:id="3790" w:author="Flavia Di Gi" w:date="2023-03-12T11:38:00Z">
        <w:r w:rsidR="001F17D5">
          <w:rPr>
            <w:sz w:val="24"/>
            <w:szCs w:val="24"/>
          </w:rPr>
          <w:t>n</w:t>
        </w:r>
      </w:ins>
      <w:del w:id="3791" w:author="Flavia Di Gi" w:date="2023-03-12T11:38:00Z">
        <w:r w:rsidRPr="007F3E90" w:rsidDel="001F17D5">
          <w:rPr>
            <w:sz w:val="24"/>
            <w:szCs w:val="24"/>
          </w:rPr>
          <w:delText>N</w:delText>
        </w:r>
      </w:del>
      <w:r w:rsidRPr="007F3E90">
        <w:rPr>
          <w:sz w:val="24"/>
          <w:szCs w:val="24"/>
        </w:rPr>
        <w:t>° 91 |</w:t>
      </w:r>
    </w:p>
    <w:p w14:paraId="0D3F642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3F1AA7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Ufficio fatto con i signori dell’Amiralità | perché scrivino a’ capitani delle 12 navi | di desister da lamentazioni indebite | et loro pregano di buoni ordini | per i compianti di svantaggi in | pigliar vittuaroli a credito con | pagarli di più, e dice il secretario | haver aviso di vivandieri </w:t>
      </w:r>
      <w:proofErr w:type="gramStart"/>
      <w:r w:rsidRPr="007F3E90">
        <w:rPr>
          <w:sz w:val="24"/>
          <w:szCs w:val="24"/>
        </w:rPr>
        <w:t>grechi</w:t>
      </w:r>
      <w:proofErr w:type="gramEnd"/>
      <w:r w:rsidRPr="007F3E90">
        <w:rPr>
          <w:sz w:val="24"/>
          <w:szCs w:val="24"/>
        </w:rPr>
        <w:t xml:space="preserve"> | che fano pagar a discretione. | Mauritio si duol della perdita del | Chercoven ma biasma le sue ationi | et li deputati dell’Amiralità | dicono doversi rasegnar quelli sono | in servitio, che non fano il debito | passa ciò il secretario buon ufficio. | Loda il Pac per buon capitano in mare | ma non per rasegnar. Raccorda | il luogotenente del Chercoven et | Ana Reverson: esservi nondimeno | bisogno di persona che habbi | cognizione delli inganni che si fanno | et ne va discorrendo. | </w:t>
      </w:r>
    </w:p>
    <w:p w14:paraId="7924AA6E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È andato in Ansterdam per trattar | il noleggio de’ vasselli: ha havuto | lettere di favore de’ signori Stati e procurerà | ogni vantaggio. | </w:t>
      </w:r>
    </w:p>
    <w:p w14:paraId="0EAB480F" w14:textId="6B0CF9B4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Aspetta i rolli havendo </w:t>
      </w:r>
      <w:proofErr w:type="gramStart"/>
      <w:r w:rsidRPr="007F3E90">
        <w:rPr>
          <w:sz w:val="24"/>
          <w:szCs w:val="24"/>
        </w:rPr>
        <w:t>per</w:t>
      </w:r>
      <w:ins w:id="3792" w:author="Giorgia" w:date="2023-03-11T15:14:00Z">
        <w:r w:rsidR="00BB2A05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ciò</w:t>
      </w:r>
      <w:proofErr w:type="gramEnd"/>
      <w:r w:rsidRPr="007F3E90">
        <w:rPr>
          <w:sz w:val="24"/>
          <w:szCs w:val="24"/>
        </w:rPr>
        <w:t xml:space="preserve"> | portato avanti l’esborso di danaro. | Sarà bene accordar di qua della | moneta et incarica la prontezza di denaro |</w:t>
      </w:r>
    </w:p>
    <w:p w14:paraId="5BF811E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6D4D74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lastRenderedPageBreak/>
        <w:t>L. R. |</w:t>
      </w:r>
    </w:p>
    <w:p w14:paraId="3E540714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38A051E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314vD /</w:t>
      </w:r>
    </w:p>
    <w:p w14:paraId="7972B0E7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per levar tanti pretesti di | condoglianze. | </w:t>
      </w:r>
    </w:p>
    <w:p w14:paraId="3FF991A4" w14:textId="125EE684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Raccorda lincentiar i marinari | malcontenti e rimeterli sopra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 xml:space="preserve">| le 4 navi che venirano. | Dimanda ordine se si vuol più | marinari servendo il tempo della | risposta perché non partirano | prima che ad aprile. | </w:t>
      </w:r>
    </w:p>
    <w:p w14:paraId="6455270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Il biscotto venirà a costar | ducati 28 il migliaro se si | vuol s’avisi con diligenza. | Della condotta del principe Henrico | aspetta risposta sopra la carica | di Vadenont. | </w:t>
      </w:r>
    </w:p>
    <w:p w14:paraId="31C636D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Voce che ’l fratello del Levenstein | vada a far genti: che | se non porterà danari non farà </w:t>
      </w:r>
      <w:r w:rsidRPr="007F3E90">
        <w:rPr>
          <w:sz w:val="24"/>
          <w:szCs w:val="24"/>
          <w:highlight w:val="yellow"/>
        </w:rPr>
        <w:t>[…]</w:t>
      </w:r>
      <w:r w:rsidRPr="007F3E90">
        <w:rPr>
          <w:sz w:val="24"/>
          <w:szCs w:val="24"/>
        </w:rPr>
        <w:t xml:space="preserve">. | Instanza delle Amiralità | dei danari per viveri. | </w:t>
      </w:r>
    </w:p>
    <w:p w14:paraId="1C31C785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Manda copia di memoriali | dato per haver artiglierie et altro. |</w:t>
      </w:r>
    </w:p>
    <w:p w14:paraId="3CBFF9C1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2BDD430C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</w:p>
    <w:p w14:paraId="6261E658" w14:textId="4ECBA842" w:rsidR="00E43599" w:rsidRPr="007F3E90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n. 10</w:t>
      </w:r>
      <w:r w:rsidR="007B2E73">
        <w:rPr>
          <w:sz w:val="24"/>
          <w:szCs w:val="24"/>
        </w:rPr>
        <w:t>2</w:t>
      </w:r>
    </w:p>
    <w:p w14:paraId="72DBD843" w14:textId="7BB4FBBA" w:rsidR="00E43599" w:rsidRPr="007B2E73" w:rsidRDefault="00E43599" w:rsidP="007B2E73">
      <w:pPr>
        <w:snapToGrid w:val="0"/>
        <w:jc w:val="center"/>
        <w:rPr>
          <w:sz w:val="24"/>
          <w:szCs w:val="24"/>
        </w:rPr>
      </w:pPr>
      <w:r w:rsidRPr="007F3E90">
        <w:rPr>
          <w:sz w:val="24"/>
          <w:szCs w:val="24"/>
        </w:rPr>
        <w:t>Allegato I al n. 10</w:t>
      </w:r>
      <w:r w:rsidR="007B2E73">
        <w:rPr>
          <w:sz w:val="24"/>
          <w:szCs w:val="24"/>
        </w:rPr>
        <w:t>1</w:t>
      </w:r>
      <w:r w:rsidRPr="007B2E73">
        <w:rPr>
          <w:sz w:val="24"/>
          <w:szCs w:val="24"/>
        </w:rPr>
        <w:t xml:space="preserve"> (cc. 312r-313v)</w:t>
      </w:r>
    </w:p>
    <w:p w14:paraId="770477C0" w14:textId="77777777" w:rsidR="00E43599" w:rsidRPr="007B2E73" w:rsidRDefault="00E43599" w:rsidP="007F3E90">
      <w:pPr>
        <w:snapToGrid w:val="0"/>
        <w:jc w:val="both"/>
        <w:rPr>
          <w:sz w:val="24"/>
          <w:szCs w:val="24"/>
        </w:rPr>
      </w:pPr>
    </w:p>
    <w:p w14:paraId="0172F2D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312r /</w:t>
      </w:r>
    </w:p>
    <w:p w14:paraId="31DBFAB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Illustrissimi et eccellentissimi signori |</w:t>
      </w:r>
    </w:p>
    <w:p w14:paraId="5F2D8CE1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io non dubito, che vostre Eccellenze non habbino già risoluto sopra l’instanze fatte | per l’innanti da me. Le prego adunque darmi la risposta toccante | la concessione delle quattro navi, l’ordine, che la serenissima Republica trova | buono, ch’elle diano ai loro capitani contra li pirati, et la | permissione di trattener ancor per sei mesi li dodici vasselli | al suo servitio; affineché con questa risposta io possi passar | avanti nel seguitar il mio negorio in quanto mi sarà possibile. | </w:t>
      </w:r>
    </w:p>
    <w:p w14:paraId="71826FA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Presentato alli 19 di febraro 1619 |</w:t>
      </w:r>
    </w:p>
    <w:p w14:paraId="3401A4EB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3E20AA0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Altro memoriale | </w:t>
      </w:r>
    </w:p>
    <w:p w14:paraId="0626D20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Havendomi vostre Eccellenze concesso di poter far equipaggio di quattro | altri vasselli per servitio della serenissima Republica dimani io partirò | per Amsterdam per far il noleggio, et quello che sarà necessario; ma | affineché io possi avanzar in quanto meglio sarà possibile | questo equipaggio prego vostre Eccellenze darmi lettere per li collegi respet-|tivi delle amiralità d’Amsterdam, et Northolandia con ordine | di aiutarmi, et assistermi per il buon essito di detta preparatione | secondo che lo ricercasse la necessità, et l’occasione, come anco di | risponder, et dar per me se sarà bisogno la parola. | </w:t>
      </w:r>
    </w:p>
    <w:p w14:paraId="1A539B47" w14:textId="2BD0DAE6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proofErr w:type="gramStart"/>
      <w:r w:rsidRPr="007F3E90">
        <w:rPr>
          <w:sz w:val="24"/>
          <w:szCs w:val="24"/>
        </w:rPr>
        <w:t>In oltre</w:t>
      </w:r>
      <w:proofErr w:type="gramEnd"/>
      <w:r w:rsidRPr="007F3E90">
        <w:rPr>
          <w:sz w:val="24"/>
          <w:szCs w:val="24"/>
        </w:rPr>
        <w:t xml:space="preserve"> sentendo vostre Eccellenze che li Spagnuoli sono preparati, et armati | non solamente per mare; ma per terra; et perché il detto mio | equipaggio non deve esser, che di quattro vasselli questi tanto</w:t>
      </w:r>
      <w:r w:rsidR="000F3843">
        <w:rPr>
          <w:sz w:val="24"/>
          <w:szCs w:val="24"/>
        </w:rPr>
        <w:t xml:space="preserve"> </w:t>
      </w:r>
      <w:r w:rsidRPr="007F3E90">
        <w:rPr>
          <w:sz w:val="24"/>
          <w:szCs w:val="24"/>
        </w:rPr>
        <w:t>| per la riputatione di questo Paese, che per la loro sicurezza | è necessario che siano ben armati affineché possino passar | sicuramente, et possino resister a qualche rancontro. Questo | per</w:t>
      </w:r>
      <w:ins w:id="3793" w:author="Giorgia" w:date="2023-03-11T15:04:00Z">
        <w:r w:rsidR="006C5A82">
          <w:rPr>
            <w:sz w:val="24"/>
            <w:szCs w:val="24"/>
          </w:rPr>
          <w:t xml:space="preserve"> </w:t>
        </w:r>
      </w:ins>
      <w:r w:rsidRPr="007F3E90">
        <w:rPr>
          <w:sz w:val="24"/>
          <w:szCs w:val="24"/>
        </w:rPr>
        <w:t>tanto mi fa pregar vostre Eccellenze che non potendo dai partionevoli | dei vasselli haver tutte le artiglierie necessarie, et proprie |</w:t>
      </w:r>
    </w:p>
    <w:p w14:paraId="1478B2A3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312v /</w:t>
      </w:r>
    </w:p>
    <w:p w14:paraId="7569C166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si compiacciano di dar ordine a’ detti signori dell’Amiralità di prove-|dermene la quantità necessaria, et ragionevole con l’obligatione | a nome della serenissima Republica della restitutione. |</w:t>
      </w:r>
    </w:p>
    <w:p w14:paraId="752D4A02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Presentata a’ 23 febraro 1619 |</w:t>
      </w:r>
    </w:p>
    <w:p w14:paraId="657D148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0A8A5FBC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3. Lettera delli signori Stati alle Amiralità |</w:t>
      </w:r>
    </w:p>
    <w:p w14:paraId="79876218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 xml:space="preserve">Havendoci il signor Suriano residente della Republica di Venetia fatto saper | dover dimani partire per l’avanzamento della compreda o noleggio | delle quattro gran navi, le quali sopra la sua propositione secondo | l’avviso di sua Eccellenza et di vostre Signorie li habbiamo accordate per servitio della | predetta Republica; onde avenendo che sua Signoria havesse di bisogno | della loro direttione, et aiuto richiediamo, et vogliamo, che | le vostre Signorie sendone richieste lo voglino in </w:t>
      </w:r>
      <w:r w:rsidRPr="007F3E90">
        <w:rPr>
          <w:sz w:val="24"/>
          <w:szCs w:val="24"/>
        </w:rPr>
        <w:lastRenderedPageBreak/>
        <w:t>questo accommodare | diriger, et assister quanto meglio si potrà fare senza pregiu-|dicio del Paese: a fine che sua Signoria possa havere le dette navi | al maggior vantaggio, et al miglior accommodamento si potrà. |</w:t>
      </w:r>
    </w:p>
    <w:p w14:paraId="59CB38C4" w14:textId="77777777" w:rsidR="00E43599" w:rsidRPr="007F3E90" w:rsidRDefault="00E43599" w:rsidP="007F3E90">
      <w:pPr>
        <w:snapToGrid w:val="0"/>
        <w:jc w:val="both"/>
        <w:rPr>
          <w:b/>
          <w:sz w:val="24"/>
          <w:szCs w:val="24"/>
        </w:rPr>
      </w:pPr>
      <w:r w:rsidRPr="007F3E90">
        <w:rPr>
          <w:sz w:val="24"/>
          <w:szCs w:val="24"/>
        </w:rPr>
        <w:t>Con che gratie etc.</w:t>
      </w:r>
      <w:r w:rsidRPr="007F3E90">
        <w:rPr>
          <w:b/>
          <w:sz w:val="24"/>
          <w:szCs w:val="24"/>
        </w:rPr>
        <w:t xml:space="preserve"> </w:t>
      </w:r>
      <w:r w:rsidRPr="007F3E90">
        <w:rPr>
          <w:sz w:val="24"/>
          <w:szCs w:val="24"/>
        </w:rPr>
        <w:t>|</w:t>
      </w:r>
    </w:p>
    <w:p w14:paraId="644D8F6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Dall’Haya a’ 23 febraro 1619 |</w:t>
      </w:r>
    </w:p>
    <w:p w14:paraId="0E82E784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4EF873EA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313r /</w:t>
      </w:r>
    </w:p>
    <w:p w14:paraId="2C83C45B" w14:textId="77777777" w:rsidR="00E43599" w:rsidRPr="007F3E90" w:rsidRDefault="00E43599" w:rsidP="007F3E90">
      <w:pPr>
        <w:snapToGrid w:val="0"/>
        <w:jc w:val="both"/>
        <w:rPr>
          <w:i/>
          <w:sz w:val="24"/>
          <w:szCs w:val="24"/>
        </w:rPr>
      </w:pPr>
      <w:r w:rsidRPr="007F3E90">
        <w:rPr>
          <w:i/>
          <w:sz w:val="24"/>
          <w:szCs w:val="24"/>
        </w:rPr>
        <w:t>Bianca</w:t>
      </w:r>
    </w:p>
    <w:p w14:paraId="5610A38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</w:p>
    <w:p w14:paraId="575F903F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/ 313vB /</w:t>
      </w:r>
    </w:p>
    <w:p w14:paraId="082D9EED" w14:textId="77777777" w:rsidR="00E43599" w:rsidRPr="007F3E90" w:rsidRDefault="00E43599" w:rsidP="007F3E90">
      <w:pPr>
        <w:snapToGrid w:val="0"/>
        <w:jc w:val="both"/>
        <w:rPr>
          <w:sz w:val="24"/>
          <w:szCs w:val="24"/>
        </w:rPr>
      </w:pPr>
      <w:r w:rsidRPr="007F3E90">
        <w:rPr>
          <w:sz w:val="24"/>
          <w:szCs w:val="24"/>
        </w:rPr>
        <w:t>Doi memoriali dati alli signori | Stati, et una lettera di essi | alle Amiralità |</w:t>
      </w:r>
    </w:p>
    <w:p w14:paraId="59369C00" w14:textId="1CE01BD1" w:rsidR="00E43599" w:rsidRPr="007F3E90" w:rsidRDefault="00F31E84" w:rsidP="007F3E90">
      <w:pPr>
        <w:snapToGrid w:val="0"/>
        <w:jc w:val="both"/>
        <w:rPr>
          <w:b/>
          <w:sz w:val="24"/>
          <w:szCs w:val="24"/>
        </w:rPr>
      </w:pPr>
      <w:ins w:id="3794" w:author="Flavia Di Gi" w:date="2023-03-19T18:15:00Z">
        <w:r>
          <w:rPr>
            <w:sz w:val="24"/>
            <w:szCs w:val="24"/>
          </w:rPr>
          <w:t>n</w:t>
        </w:r>
      </w:ins>
      <w:del w:id="3795" w:author="Flavia Di Gi" w:date="2023-03-19T18:09:00Z">
        <w:r w:rsidR="00E43599" w:rsidRPr="007F3E90" w:rsidDel="00574DF6">
          <w:rPr>
            <w:sz w:val="24"/>
            <w:szCs w:val="24"/>
          </w:rPr>
          <w:delText>n</w:delText>
        </w:r>
      </w:del>
      <w:r w:rsidR="00E43599" w:rsidRPr="007F3E90">
        <w:rPr>
          <w:sz w:val="24"/>
          <w:szCs w:val="24"/>
        </w:rPr>
        <w:t>elle 2</w:t>
      </w:r>
      <w:r w:rsidR="00E43599" w:rsidRPr="007F3E90">
        <w:rPr>
          <w:sz w:val="24"/>
          <w:szCs w:val="24"/>
          <w:vertAlign w:val="superscript"/>
        </w:rPr>
        <w:t>de</w:t>
      </w:r>
      <w:r w:rsidR="00E43599" w:rsidRPr="007F3E90">
        <w:rPr>
          <w:sz w:val="24"/>
          <w:szCs w:val="24"/>
        </w:rPr>
        <w:t xml:space="preserve"> n°</w:t>
      </w:r>
      <w:r w:rsidR="00E43599" w:rsidRPr="007F3E90">
        <w:rPr>
          <w:b/>
          <w:sz w:val="24"/>
          <w:szCs w:val="24"/>
        </w:rPr>
        <w:t xml:space="preserve"> </w:t>
      </w:r>
      <w:r w:rsidR="00E43599" w:rsidRPr="007F3E90">
        <w:rPr>
          <w:sz w:val="24"/>
          <w:szCs w:val="24"/>
        </w:rPr>
        <w:t>91</w:t>
      </w:r>
      <w:r w:rsidR="00E43599" w:rsidRPr="007F3E90">
        <w:rPr>
          <w:rStyle w:val="Rimandonotaapidipagina"/>
          <w:sz w:val="24"/>
          <w:szCs w:val="24"/>
        </w:rPr>
        <w:footnoteReference w:id="1368"/>
      </w:r>
      <w:r w:rsidR="00E43599" w:rsidRPr="007F3E90">
        <w:rPr>
          <w:sz w:val="24"/>
          <w:szCs w:val="24"/>
        </w:rPr>
        <w:t xml:space="preserve"> | </w:t>
      </w:r>
    </w:p>
    <w:p w14:paraId="17F77BA6" w14:textId="6E0F1ABC" w:rsidR="00C856E1" w:rsidRPr="007F3E90" w:rsidRDefault="00C856E1" w:rsidP="007F3E90">
      <w:pPr>
        <w:snapToGrid w:val="0"/>
        <w:jc w:val="both"/>
        <w:rPr>
          <w:sz w:val="24"/>
          <w:szCs w:val="24"/>
        </w:rPr>
      </w:pPr>
    </w:p>
    <w:p w14:paraId="3884A570" w14:textId="77777777" w:rsidR="00C10FB1" w:rsidRPr="007F3E90" w:rsidRDefault="00C10FB1" w:rsidP="007F3E90">
      <w:pPr>
        <w:snapToGrid w:val="0"/>
        <w:jc w:val="both"/>
        <w:rPr>
          <w:sz w:val="24"/>
          <w:szCs w:val="24"/>
        </w:rPr>
      </w:pPr>
    </w:p>
    <w:sectPr w:rsidR="00C10FB1" w:rsidRPr="007F3E90" w:rsidSect="007F3E90">
      <w:headerReference w:type="default" r:id="rId24"/>
      <w:footnotePr>
        <w:numFmt w:val="lowerLetter"/>
        <w:numRestart w:val="eachPage"/>
      </w:footnotePr>
      <w:type w:val="continuous"/>
      <w:pgSz w:w="11906" w:h="16838"/>
      <w:pgMar w:top="1417" w:right="1133" w:bottom="1417" w:left="1134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4" w:author="Giorgia" w:date="2023-03-11T18:44:00Z" w:initials="GP">
    <w:p w14:paraId="33419A18" w14:textId="19083E8C" w:rsidR="00B53AFF" w:rsidRDefault="00B53AFF">
      <w:pPr>
        <w:pStyle w:val="Testocommento"/>
      </w:pPr>
      <w:r>
        <w:rPr>
          <w:rStyle w:val="Rimandocommento"/>
        </w:rPr>
        <w:annotationRef/>
      </w:r>
      <w:r>
        <w:t>è tipo golfo quindi andrebbe minuscola ok?</w:t>
      </w:r>
    </w:p>
  </w:comment>
  <w:comment w:id="55" w:author="Flavia Di Gi" w:date="2023-04-01T16:21:00Z" w:initials="FD">
    <w:p w14:paraId="46FEDEE0" w14:textId="77777777" w:rsidR="005E7B65" w:rsidRDefault="005E7B65" w:rsidP="00FF1F60">
      <w:r>
        <w:rPr>
          <w:rStyle w:val="Rimandocommento"/>
        </w:rPr>
        <w:annotationRef/>
      </w:r>
      <w:r>
        <w:rPr>
          <w:sz w:val="24"/>
          <w:szCs w:val="24"/>
        </w:rPr>
        <w:t>Sì, d’accordo</w:t>
      </w:r>
    </w:p>
  </w:comment>
  <w:comment w:id="380" w:author="Giorgia" w:date="2023-03-11T18:45:00Z" w:initials="GP">
    <w:p w14:paraId="75181C88" w14:textId="3AB205B1" w:rsidR="00B53AFF" w:rsidRDefault="00B53AFF">
      <w:pPr>
        <w:pStyle w:val="Testocommento"/>
      </w:pPr>
      <w:r>
        <w:rPr>
          <w:rStyle w:val="Rimandocommento"/>
        </w:rPr>
        <w:annotationRef/>
      </w:r>
      <w:r>
        <w:t>unione minuscolo perché dopo c’è alemagna ok?</w:t>
      </w:r>
    </w:p>
  </w:comment>
  <w:comment w:id="381" w:author="Flavia Di Gi" w:date="2023-04-01T16:52:00Z" w:initials="FD">
    <w:p w14:paraId="10C4B523" w14:textId="77777777" w:rsidR="00E851C6" w:rsidRDefault="00E851C6" w:rsidP="00D976E4">
      <w:r>
        <w:rPr>
          <w:rStyle w:val="Rimandocommento"/>
        </w:rPr>
        <w:annotationRef/>
      </w:r>
      <w:r>
        <w:rPr>
          <w:sz w:val="24"/>
          <w:szCs w:val="24"/>
        </w:rPr>
        <w:t>Credo che si riferisca ai principi di Alemagna (i quali fanno parte dell’Unione). Se è così, maiuscolizzerei.</w:t>
      </w:r>
    </w:p>
  </w:comment>
  <w:comment w:id="483" w:author="Flavia Di Gi" w:date="2022-11-28T18:26:00Z" w:initials="FDG">
    <w:p w14:paraId="709746C8" w14:textId="45755D7E" w:rsidR="00B53AFF" w:rsidRDefault="00B53AFF" w:rsidP="00C856E1">
      <w:r>
        <w:rPr>
          <w:rStyle w:val="Rimandocommento"/>
          <w:rFonts w:eastAsia="Georgia"/>
        </w:rPr>
        <w:annotationRef/>
      </w:r>
      <w:r>
        <w:rPr>
          <w:sz w:val="24"/>
          <w:szCs w:val="24"/>
        </w:rPr>
        <w:t>Dubbio</w:t>
      </w:r>
    </w:p>
  </w:comment>
  <w:comment w:id="484" w:author="Giorgia" w:date="2023-03-11T18:47:00Z" w:initials="GP">
    <w:p w14:paraId="3B61D293" w14:textId="326D486A" w:rsidR="00B53AFF" w:rsidRDefault="00B53AFF">
      <w:pPr>
        <w:pStyle w:val="Testocommento"/>
      </w:pPr>
      <w:r>
        <w:rPr>
          <w:rStyle w:val="Rimandocommento"/>
        </w:rPr>
        <w:annotationRef/>
      </w:r>
      <w:r>
        <w:t>Dovrebbero essere le sigle delle unità di misura che abbiamo incontrato anche io e cri</w:t>
      </w:r>
    </w:p>
  </w:comment>
  <w:comment w:id="528" w:author="Flavia Di Gi" w:date="2022-11-28T20:13:00Z" w:initials="FDG">
    <w:p w14:paraId="768361D6" w14:textId="77777777" w:rsidR="00386661" w:rsidRDefault="00386661" w:rsidP="00C856E1">
      <w:r>
        <w:rPr>
          <w:rStyle w:val="Rimandocommento"/>
          <w:rFonts w:eastAsia="Georgia"/>
        </w:rPr>
        <w:annotationRef/>
      </w:r>
      <w:r>
        <w:rPr>
          <w:sz w:val="24"/>
          <w:szCs w:val="24"/>
        </w:rPr>
        <w:t xml:space="preserve">De Roy? La maiuscola di </w:t>
      </w:r>
      <w:r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 è corretta?</w:t>
      </w:r>
    </w:p>
    <w:p w14:paraId="294D4043" w14:textId="77777777" w:rsidR="00386661" w:rsidRDefault="00386661" w:rsidP="00C856E1"/>
    <w:p w14:paraId="13A70503" w14:textId="77777777" w:rsidR="00386661" w:rsidRDefault="00386661" w:rsidP="00C856E1">
      <w:r>
        <w:rPr>
          <w:sz w:val="24"/>
          <w:szCs w:val="24"/>
        </w:rPr>
        <w:t>Nel caso, verificare occorrenze.</w:t>
      </w:r>
    </w:p>
  </w:comment>
  <w:comment w:id="529" w:author="Giorgia" w:date="2023-03-11T18:49:00Z" w:initials="GP">
    <w:p w14:paraId="257FD1C4" w14:textId="60260002" w:rsidR="00386661" w:rsidRDefault="00386661">
      <w:pPr>
        <w:pStyle w:val="Testocommento"/>
      </w:pPr>
      <w:r>
        <w:rPr>
          <w:rStyle w:val="Rimandocommento"/>
        </w:rPr>
        <w:annotationRef/>
      </w:r>
      <w:r>
        <w:t>per me è “de Roy” nel senso “del Re”</w:t>
      </w:r>
    </w:p>
  </w:comment>
  <w:comment w:id="530" w:author="Flavia Di Gi" w:date="2023-04-01T17:05:00Z" w:initials="FD">
    <w:p w14:paraId="61630B20" w14:textId="77777777" w:rsidR="00386661" w:rsidRDefault="00386661" w:rsidP="009463EA">
      <w:r>
        <w:rPr>
          <w:rStyle w:val="Rimandocommento"/>
        </w:rPr>
        <w:annotationRef/>
      </w:r>
      <w:r>
        <w:rPr>
          <w:sz w:val="24"/>
          <w:szCs w:val="24"/>
        </w:rPr>
        <w:t>Ho controllato, più avanti si capisce che è un cognome (vedere soprattutto 22v/23r) = DUNQUE CORREGGERE</w:t>
      </w:r>
    </w:p>
  </w:comment>
  <w:comment w:id="783" w:author="Giorgia" w:date="2023-03-11T16:50:00Z" w:initials="GP">
    <w:p w14:paraId="705DEB14" w14:textId="68112A1D" w:rsidR="00B53AFF" w:rsidRDefault="00B53AFF">
      <w:pPr>
        <w:pStyle w:val="Testocommento"/>
      </w:pPr>
      <w:r>
        <w:rPr>
          <w:rStyle w:val="Rimandocommento"/>
        </w:rPr>
        <w:annotationRef/>
      </w:r>
      <w:r>
        <w:t>Abbiamo detto “stato di Milano” minusocolo quindi credo sia lo stesso discorso</w:t>
      </w:r>
    </w:p>
  </w:comment>
  <w:comment w:id="784" w:author="Flavia Di Gi" w:date="2023-04-01T17:09:00Z" w:initials="FD">
    <w:p w14:paraId="41EF42A9" w14:textId="77777777" w:rsidR="00701DAF" w:rsidRDefault="00701DAF" w:rsidP="00E07012">
      <w:r>
        <w:rPr>
          <w:rStyle w:val="Rimandocommento"/>
        </w:rPr>
        <w:annotationRef/>
      </w:r>
      <w:r>
        <w:rPr>
          <w:sz w:val="24"/>
          <w:szCs w:val="24"/>
        </w:rPr>
        <w:t>Perfetto!</w:t>
      </w:r>
    </w:p>
  </w:comment>
  <w:comment w:id="845" w:author="Microsoft Office User" w:date="2022-12-16T12:13:00Z" w:initials="MOU">
    <w:p w14:paraId="2D949CA1" w14:textId="465B5AD3" w:rsidR="00B53AFF" w:rsidRDefault="00B53AFF" w:rsidP="00C856E1">
      <w:pPr>
        <w:pStyle w:val="Testocommento"/>
      </w:pPr>
      <w:r>
        <w:rPr>
          <w:rStyle w:val="Rimandocommento"/>
          <w:rFonts w:eastAsia="Georgia"/>
        </w:rPr>
        <w:annotationRef/>
      </w:r>
      <w:r>
        <w:t>Controllare tutti gli a capo della tabella</w:t>
      </w:r>
    </w:p>
  </w:comment>
  <w:comment w:id="1062" w:author="Flavia Di Gi" w:date="2022-12-23T10:56:00Z" w:initials="FD">
    <w:p w14:paraId="39499D7D" w14:textId="77777777" w:rsidR="00B53AFF" w:rsidRDefault="00B53AFF" w:rsidP="00C856E1">
      <w:r>
        <w:rPr>
          <w:rStyle w:val="Rimandocommento"/>
          <w:rFonts w:eastAsia="Georgia"/>
        </w:rPr>
        <w:annotationRef/>
      </w:r>
      <w:r>
        <w:t>Qui perché è puntato E(ccellenz)a</w:t>
      </w:r>
    </w:p>
  </w:comment>
  <w:comment w:id="1063" w:author="Giorgia" w:date="2023-03-11T18:50:00Z" w:initials="GP">
    <w:p w14:paraId="2CDB38D9" w14:textId="50C3DC24" w:rsidR="00B53AFF" w:rsidRDefault="00B53AFF">
      <w:pPr>
        <w:pStyle w:val="Testocommento"/>
      </w:pPr>
      <w:r>
        <w:rPr>
          <w:rStyle w:val="Rimandocommento"/>
        </w:rPr>
        <w:annotationRef/>
      </w:r>
      <w:r>
        <w:t>E’ tipo Germania inferiore? Perché allora dovrebbe rimanere così non so.</w:t>
      </w:r>
    </w:p>
  </w:comment>
  <w:comment w:id="1064" w:author="Flavia Di Gi" w:date="2023-04-01T18:15:00Z" w:initials="FD">
    <w:p w14:paraId="7146CE91" w14:textId="77777777" w:rsidR="00C544BE" w:rsidRDefault="00C544BE" w:rsidP="00F409E1">
      <w:r>
        <w:rPr>
          <w:rStyle w:val="Rimandocommento"/>
        </w:rPr>
        <w:annotationRef/>
      </w:r>
      <w:r>
        <w:rPr>
          <w:sz w:val="24"/>
          <w:szCs w:val="24"/>
        </w:rPr>
        <w:t xml:space="preserve">Non ho capito come dovrebbe andare secondo te. Così: Bassa Alemagna? Nel caso, se secondo i criteri si fa così, procedi nella correzione. </w:t>
      </w:r>
    </w:p>
  </w:comment>
  <w:comment w:id="1189" w:author="Giorgia" w:date="2023-03-11T16:47:00Z" w:initials="GP">
    <w:p w14:paraId="0FB0EDC2" w14:textId="1DB646C8" w:rsidR="00B53AFF" w:rsidRDefault="00B53AFF">
      <w:pPr>
        <w:pStyle w:val="Testocommento"/>
      </w:pPr>
      <w:r>
        <w:rPr>
          <w:rStyle w:val="Rimandocommento"/>
        </w:rPr>
        <w:annotationRef/>
      </w:r>
      <w:r>
        <w:t>Maiuscola?</w:t>
      </w:r>
    </w:p>
  </w:comment>
  <w:comment w:id="1190" w:author="Flavia Di Gi" w:date="2023-04-01T18:48:00Z" w:initials="FD">
    <w:p w14:paraId="50AE6BAE" w14:textId="77777777" w:rsidR="005A69E9" w:rsidRDefault="005A69E9" w:rsidP="009639C8">
      <w:r>
        <w:rPr>
          <w:rStyle w:val="Rimandocommento"/>
        </w:rPr>
        <w:annotationRef/>
      </w:r>
      <w:r>
        <w:rPr>
          <w:sz w:val="24"/>
          <w:szCs w:val="24"/>
        </w:rPr>
        <w:t>Sì, ti ho scritto una cosa nel file dei dubbi.</w:t>
      </w:r>
    </w:p>
  </w:comment>
  <w:comment w:id="1301" w:author="Giorgia" w:date="2023-03-10T19:52:00Z" w:initials="GP">
    <w:p w14:paraId="090C8713" w14:textId="4FD9AF21" w:rsidR="00B53AFF" w:rsidRDefault="00B53AFF">
      <w:pPr>
        <w:pStyle w:val="Testocommento"/>
      </w:pPr>
      <w:r>
        <w:rPr>
          <w:rStyle w:val="Rimandocommento"/>
        </w:rPr>
        <w:annotationRef/>
      </w:r>
      <w:r>
        <w:t>?</w:t>
      </w:r>
    </w:p>
  </w:comment>
  <w:comment w:id="1302" w:author="Flavia Di Gi" w:date="2023-04-02T15:48:00Z" w:initials="FD">
    <w:p w14:paraId="653109F3" w14:textId="77777777" w:rsidR="0093442A" w:rsidRDefault="0093442A" w:rsidP="005A5406">
      <w:r>
        <w:rPr>
          <w:rStyle w:val="Rimandocommento"/>
        </w:rPr>
        <w:annotationRef/>
      </w:r>
      <w:r>
        <w:rPr>
          <w:sz w:val="24"/>
          <w:szCs w:val="24"/>
        </w:rPr>
        <w:t>Quando incontri queste cose, conviene controllare direttamente l’immagine: così o confermi quanto scritto e aggiungi una nota con “Così A” oppure correggi l’errore di trascrizione :)</w:t>
      </w:r>
    </w:p>
  </w:comment>
  <w:comment w:id="1352" w:author="Utente" w:date="2018-04-11T18:44:00Z" w:initials="U">
    <w:p w14:paraId="186E5D84" w14:textId="360D7CE2" w:rsidR="00B53AFF" w:rsidRDefault="00B53AFF" w:rsidP="006C6347">
      <w:pPr>
        <w:pStyle w:val="Testocommento"/>
      </w:pPr>
      <w:r>
        <w:rPr>
          <w:rStyle w:val="Rimandocommento"/>
        </w:rPr>
        <w:annotationRef/>
      </w:r>
      <w:r w:rsidRPr="00247B1E">
        <w:rPr>
          <w:b/>
        </w:rPr>
        <w:t xml:space="preserve">Fiorini e </w:t>
      </w:r>
      <w:r w:rsidRPr="00247B1E">
        <w:rPr>
          <w:b/>
          <w:i/>
        </w:rPr>
        <w:t>stivers</w:t>
      </w:r>
      <w:r>
        <w:t xml:space="preserve"> (monete olandesi, anche se lo </w:t>
      </w:r>
      <w:r>
        <w:rPr>
          <w:i/>
        </w:rPr>
        <w:t>stiver</w:t>
      </w:r>
      <w:r>
        <w:t xml:space="preserve"> non so da quando fosse in uso)? Oppure </w:t>
      </w:r>
      <w:r w:rsidRPr="00247B1E">
        <w:rPr>
          <w:b/>
        </w:rPr>
        <w:t>lire e soldi</w:t>
      </w:r>
      <w:r>
        <w:t>: il cambiodel ducato con queste valute sconosciute è  molto vicino a quello dello scudo con lire e soldi... e in effetti poche righe dopo, parlando del cambio del piacco, equipara ducati e scudi?</w:t>
      </w:r>
    </w:p>
  </w:comment>
  <w:comment w:id="1638" w:author="Giorgia" w:date="2023-03-11T11:57:00Z" w:initials="GP">
    <w:p w14:paraId="72B827D0" w14:textId="7618C9CE" w:rsidR="00B53AFF" w:rsidRDefault="00B53AFF">
      <w:pPr>
        <w:pStyle w:val="Testocommento"/>
      </w:pPr>
      <w:r>
        <w:rPr>
          <w:rStyle w:val="Rimandocommento"/>
        </w:rPr>
        <w:annotationRef/>
      </w:r>
      <w:r>
        <w:t>Va bene così? O in questo caso non è dittongo?</w:t>
      </w:r>
    </w:p>
  </w:comment>
  <w:comment w:id="1646" w:author="Giorgia" w:date="2023-03-11T14:11:00Z" w:initials="GP">
    <w:p w14:paraId="10539DCD" w14:textId="424D5C6A" w:rsidR="00B53AFF" w:rsidRDefault="00B53AFF">
      <w:pPr>
        <w:pStyle w:val="Testocommento"/>
      </w:pPr>
      <w:r>
        <w:rPr>
          <w:rStyle w:val="Rimandocommento"/>
        </w:rPr>
        <w:annotationRef/>
      </w:r>
      <w:r>
        <w:t>Mi ricordavo che in una riunione flavia propose di utilizzare anche per la prima parola l’asterisco giusto? quando erano due come in questo caso</w:t>
      </w:r>
    </w:p>
  </w:comment>
  <w:comment w:id="1938" w:author="Giorgia" w:date="2023-03-11T15:41:00Z" w:initials="GP">
    <w:p w14:paraId="4DE4A4FC" w14:textId="3F0FA8B6" w:rsidR="00B53AFF" w:rsidRDefault="00B53AFF">
      <w:pPr>
        <w:pStyle w:val="Testocommento"/>
      </w:pPr>
      <w:r>
        <w:rPr>
          <w:rStyle w:val="Rimandocommento"/>
        </w:rPr>
        <w:annotationRef/>
      </w:r>
      <w:r>
        <w:t>Qui?Minuscola oK?</w:t>
      </w:r>
    </w:p>
  </w:comment>
  <w:comment w:id="1939" w:author="Flavia Di Gi" w:date="2023-04-01T17:44:00Z" w:initials="FD">
    <w:p w14:paraId="63157745" w14:textId="77777777" w:rsidR="00491119" w:rsidRDefault="00491119" w:rsidP="00505CA6">
      <w:r>
        <w:rPr>
          <w:rStyle w:val="Rimandocommento"/>
        </w:rPr>
        <w:annotationRef/>
      </w:r>
      <w:r>
        <w:rPr>
          <w:sz w:val="24"/>
          <w:szCs w:val="24"/>
        </w:rPr>
        <w:t>Sì</w:t>
      </w:r>
    </w:p>
  </w:comment>
  <w:comment w:id="2084" w:author="Flavia Di Gi" w:date="2023-04-02T16:19:00Z" w:initials="FD">
    <w:p w14:paraId="04AFF0B7" w14:textId="77777777" w:rsidR="00AD063B" w:rsidRDefault="00AD063B" w:rsidP="000D5C60">
      <w:r>
        <w:rPr>
          <w:rStyle w:val="Rimandocommento"/>
        </w:rPr>
        <w:annotationRef/>
      </w:r>
      <w:r>
        <w:rPr>
          <w:sz w:val="24"/>
          <w:szCs w:val="24"/>
        </w:rPr>
        <w:t>Questione note, vedere anche c. 84rv</w:t>
      </w:r>
    </w:p>
    <w:p w14:paraId="3F26C634" w14:textId="77777777" w:rsidR="00AD063B" w:rsidRDefault="00AD063B" w:rsidP="000D5C60"/>
  </w:comment>
  <w:comment w:id="2588" w:author="Giorgia" w:date="2023-02-21T21:37:00Z" w:initials="GP">
    <w:p w14:paraId="390CC933" w14:textId="0DE0A7A0" w:rsidR="00B53AFF" w:rsidRDefault="00B53AFF" w:rsidP="000F5CF6">
      <w:pPr>
        <w:pStyle w:val="Testocommento"/>
      </w:pPr>
      <w:r>
        <w:rPr>
          <w:rStyle w:val="Rimandocommento"/>
        </w:rPr>
        <w:annotationRef/>
      </w:r>
      <w:r>
        <w:t>C’è una data ma è nella piega. Che si fa?</w:t>
      </w:r>
    </w:p>
  </w:comment>
  <w:comment w:id="2589" w:author="Flavia Di Gi" w:date="2023-03-12T12:01:00Z" w:initials="FD">
    <w:p w14:paraId="3AA0CF89" w14:textId="77777777" w:rsidR="00B53AFF" w:rsidRDefault="00B53AFF" w:rsidP="008740EA">
      <w:r>
        <w:rPr>
          <w:rStyle w:val="Rimandocommento"/>
        </w:rPr>
        <w:annotationRef/>
      </w:r>
      <w:r>
        <w:rPr>
          <w:sz w:val="24"/>
          <w:szCs w:val="24"/>
        </w:rPr>
        <w:t>Pazienza. Mettiamo nota: margine non visibile. Magari lo appuntiamo e se si torna in ASV lo recuperiamo e poi lo segnaleremo a Nina</w:t>
      </w:r>
    </w:p>
  </w:comment>
  <w:comment w:id="2688" w:author="Giorgia" w:date="2023-03-11T16:56:00Z" w:initials="GP">
    <w:p w14:paraId="662F09F8" w14:textId="3C981777" w:rsidR="00B53AFF" w:rsidRDefault="00B53AFF">
      <w:pPr>
        <w:pStyle w:val="Testocommento"/>
      </w:pPr>
      <w:r>
        <w:rPr>
          <w:rStyle w:val="Rimandocommento"/>
        </w:rPr>
        <w:annotationRef/>
      </w:r>
      <w:r>
        <w:t>Stato per nazione qui?</w:t>
      </w:r>
    </w:p>
  </w:comment>
  <w:comment w:id="2689" w:author="Flavia Di Gi" w:date="2023-04-01T17:42:00Z" w:initials="FD">
    <w:p w14:paraId="2C2D55D3" w14:textId="77777777" w:rsidR="00491119" w:rsidRDefault="00491119" w:rsidP="00396061">
      <w:r>
        <w:rPr>
          <w:rStyle w:val="Rimandocommento"/>
        </w:rPr>
        <w:annotationRef/>
      </w:r>
      <w:r>
        <w:rPr>
          <w:sz w:val="24"/>
          <w:szCs w:val="24"/>
        </w:rPr>
        <w:t>No, mi sembra si tratti dello stato del Console.</w:t>
      </w:r>
    </w:p>
  </w:comment>
  <w:comment w:id="2790" w:author="Flavia Di Gi" w:date="2023-02-03T18:21:00Z" w:initials="FDG">
    <w:p w14:paraId="7A83AC9C" w14:textId="3549D145" w:rsidR="00B53AFF" w:rsidRDefault="00B53AFF" w:rsidP="000F5CF6">
      <w:r>
        <w:rPr>
          <w:rStyle w:val="Rimandocommento"/>
        </w:rPr>
        <w:annotationRef/>
      </w:r>
      <w:r>
        <w:rPr>
          <w:sz w:val="24"/>
          <w:szCs w:val="24"/>
        </w:rPr>
        <w:t xml:space="preserve">Segni di dubbia interpretazione? </w:t>
      </w:r>
    </w:p>
    <w:p w14:paraId="2881D2FC" w14:textId="77777777" w:rsidR="00B53AFF" w:rsidRDefault="00B53AFF" w:rsidP="000F5CF6">
      <w:r>
        <w:rPr>
          <w:sz w:val="24"/>
          <w:szCs w:val="24"/>
        </w:rPr>
        <w:t xml:space="preserve">Lire e baiocchi? Boh. </w:t>
      </w:r>
    </w:p>
    <w:p w14:paraId="1787E032" w14:textId="77777777" w:rsidR="00B53AFF" w:rsidRDefault="00B53AFF" w:rsidP="000F5CF6">
      <w:r>
        <w:rPr>
          <w:sz w:val="24"/>
          <w:szCs w:val="24"/>
        </w:rPr>
        <w:t xml:space="preserve">O mettere nota: </w:t>
      </w:r>
      <w:r>
        <w:rPr>
          <w:i/>
          <w:iCs/>
          <w:sz w:val="24"/>
          <w:szCs w:val="24"/>
        </w:rPr>
        <w:t xml:space="preserve">Segue segno di dubbia interpretazione </w:t>
      </w:r>
      <w:r>
        <w:rPr>
          <w:sz w:val="24"/>
          <w:szCs w:val="24"/>
        </w:rPr>
        <w:t>?</w:t>
      </w:r>
    </w:p>
  </w:comment>
  <w:comment w:id="2823" w:author="Giorgia" w:date="2023-03-11T15:43:00Z" w:initials="GP">
    <w:p w14:paraId="56C82841" w14:textId="769F6090" w:rsidR="00B53AFF" w:rsidRDefault="00B53AFF">
      <w:pPr>
        <w:pStyle w:val="Testocommento"/>
      </w:pPr>
      <w:r>
        <w:rPr>
          <w:rStyle w:val="Rimandocommento"/>
        </w:rPr>
        <w:annotationRef/>
      </w:r>
      <w:r>
        <w:t xml:space="preserve">Non capivo se si riferisse a creatore e sono andata a vedere la carta. </w:t>
      </w:r>
    </w:p>
    <w:p w14:paraId="5B486381" w14:textId="0554227C" w:rsidR="00B53AFF" w:rsidRDefault="00B53AFF">
      <w:pPr>
        <w:pStyle w:val="Testocommento"/>
      </w:pPr>
      <w:r>
        <w:t>Quel serenissimo prenicpe è a capo come boh se fosse il principio di una lettera. E’ da mettere a capo secondo me così non si capisce.</w:t>
      </w:r>
    </w:p>
  </w:comment>
  <w:comment w:id="2826" w:author="Giorgia" w:date="2023-03-11T12:05:00Z" w:initials="GP">
    <w:p w14:paraId="41CC7FA3" w14:textId="3F0FA28C" w:rsidR="00B53AFF" w:rsidRDefault="00B53AFF">
      <w:pPr>
        <w:pStyle w:val="Testocommento"/>
      </w:pPr>
      <w:r>
        <w:rPr>
          <w:rStyle w:val="Rimandocommento"/>
        </w:rPr>
        <w:annotationRef/>
      </w:r>
      <w:r>
        <w:t>Ho levato gli asterischi perché boh, non sono la stessa parola non so cosa angelo volesse indicare. Secondo voi?</w:t>
      </w:r>
    </w:p>
  </w:comment>
  <w:comment w:id="2879" w:author="Giorgia" w:date="2023-03-10T17:57:00Z" w:initials="GP">
    <w:p w14:paraId="7CEC3555" w14:textId="226B37D6" w:rsidR="00B53AFF" w:rsidRDefault="00B53AFF">
      <w:pPr>
        <w:pStyle w:val="Testocommento"/>
      </w:pPr>
      <w:r>
        <w:rPr>
          <w:rStyle w:val="Rimandocommento"/>
        </w:rPr>
        <w:annotationRef/>
      </w:r>
      <w:r>
        <w:t>Così è riportato nelle regole spero sia giusto</w:t>
      </w:r>
    </w:p>
  </w:comment>
  <w:comment w:id="2880" w:author="Flavia Di Gi" w:date="2023-04-12T16:54:00Z" w:initials="FD">
    <w:p w14:paraId="4F3FC417" w14:textId="77777777" w:rsidR="001C575F" w:rsidRDefault="001C575F" w:rsidP="001E59EB">
      <w:r>
        <w:rPr>
          <w:rStyle w:val="Rimandocommento"/>
        </w:rPr>
        <w:annotationRef/>
      </w:r>
      <w:r>
        <w:rPr>
          <w:sz w:val="24"/>
          <w:szCs w:val="24"/>
        </w:rPr>
        <w:t>Avevamo detto che in presenza di “due” cariche andava maiuscola solo la prima. Quindi andrebbe aggiornato il file delle maiuscole.</w:t>
      </w:r>
    </w:p>
  </w:comment>
  <w:comment w:id="2912" w:author="Giorgia" w:date="2023-03-10T19:14:00Z" w:initials="GP">
    <w:p w14:paraId="6FC0BFDD" w14:textId="4E4F0260" w:rsidR="00B53AFF" w:rsidRDefault="00B53AFF">
      <w:pPr>
        <w:pStyle w:val="Testocommento"/>
      </w:pPr>
      <w:r>
        <w:rPr>
          <w:rStyle w:val="Rimandocommento"/>
        </w:rPr>
        <w:annotationRef/>
      </w:r>
      <w:r>
        <w:t>controllare questa i, perché non so se Paesi maiuscola o minuscola</w:t>
      </w:r>
    </w:p>
  </w:comment>
  <w:comment w:id="2913" w:author="Flavia Di Gi" w:date="2023-04-12T16:56:00Z" w:initials="FD">
    <w:p w14:paraId="189F916E" w14:textId="77777777" w:rsidR="00615E20" w:rsidRDefault="00615E20" w:rsidP="004E753D">
      <w:r>
        <w:rPr>
          <w:rStyle w:val="Rimandocommento"/>
        </w:rPr>
        <w:annotationRef/>
      </w:r>
      <w:r>
        <w:rPr>
          <w:sz w:val="24"/>
          <w:szCs w:val="24"/>
        </w:rPr>
        <w:t>Puoi controllare tu? Se plurale va minuscola, se singolare va maiuscola.</w:t>
      </w:r>
    </w:p>
  </w:comment>
  <w:comment w:id="2944" w:author="Flavia Di Gi" w:date="2023-02-20T11:05:00Z" w:initials="FD">
    <w:p w14:paraId="665DA59D" w14:textId="6F431661" w:rsidR="00B53AFF" w:rsidRDefault="00B53AFF" w:rsidP="000F5CF6">
      <w:r>
        <w:rPr>
          <w:rStyle w:val="Rimandocommento"/>
        </w:rPr>
        <w:annotationRef/>
      </w:r>
      <w:r>
        <w:t>Per analogia con Regno andrebbe con la maiuscola? Nel caso aggiungere all’elenco.</w:t>
      </w:r>
    </w:p>
  </w:comment>
  <w:comment w:id="2945" w:author="Giorgia" w:date="2023-03-10T19:02:00Z" w:initials="GP">
    <w:p w14:paraId="2765DCFE" w14:textId="296E9AEB" w:rsidR="00B53AFF" w:rsidRDefault="00B53AFF">
      <w:pPr>
        <w:pStyle w:val="Testocommento"/>
      </w:pPr>
      <w:r>
        <w:rPr>
          <w:rStyle w:val="Rimandocommento"/>
        </w:rPr>
        <w:annotationRef/>
      </w:r>
      <w:r>
        <w:t>Boh io vescovato lascerei minuscola ma mi rimetto a voi.</w:t>
      </w:r>
    </w:p>
  </w:comment>
  <w:comment w:id="2946" w:author="Flavia Di Gi" w:date="2023-04-12T16:59:00Z" w:initials="FD">
    <w:p w14:paraId="2E1C29B7" w14:textId="77777777" w:rsidR="00615E20" w:rsidRDefault="00615E20" w:rsidP="00E06C29">
      <w:r>
        <w:rPr>
          <w:rStyle w:val="Rimandocommento"/>
        </w:rPr>
        <w:annotationRef/>
      </w:r>
      <w:r>
        <w:rPr>
          <w:sz w:val="24"/>
          <w:szCs w:val="24"/>
        </w:rPr>
        <w:t>Okay, allora per favore verifica cosa è stato fatto nelle precedenti filze e segnalo tra i dubbi da discutere con Fede.</w:t>
      </w:r>
    </w:p>
  </w:comment>
  <w:comment w:id="3475" w:author="Giorgia" w:date="2023-03-11T22:06:00Z" w:initials="GP">
    <w:p w14:paraId="40972F94" w14:textId="47668AE2" w:rsidR="00B53AFF" w:rsidRDefault="00B53AFF">
      <w:pPr>
        <w:pStyle w:val="Testocommento"/>
      </w:pPr>
      <w:r>
        <w:rPr>
          <w:rStyle w:val="Rimandocommento"/>
        </w:rPr>
        <w:annotationRef/>
      </w:r>
      <w:r>
        <w:t>La mano è la stessa. Potremmo usare la doppia</w:t>
      </w:r>
    </w:p>
  </w:comment>
  <w:comment w:id="3524" w:author="Giorgia" w:date="2023-03-11T18:34:00Z" w:initials="GP">
    <w:p w14:paraId="7C9F23B3" w14:textId="5A84B87F" w:rsidR="00B53AFF" w:rsidRDefault="00B53AFF">
      <w:pPr>
        <w:pStyle w:val="Testocommento"/>
      </w:pPr>
      <w:r>
        <w:rPr>
          <w:rStyle w:val="Rimandocommento"/>
        </w:rPr>
        <w:annotationRef/>
      </w:r>
      <w:r>
        <w:t>Mi sembra avessimo deciso così scorsa volta</w:t>
      </w:r>
    </w:p>
  </w:comment>
  <w:comment w:id="3525" w:author="Flavia Di Gi" w:date="2023-04-24T10:33:00Z" w:initials="FD">
    <w:p w14:paraId="0868972A" w14:textId="77777777" w:rsidR="004C0F96" w:rsidRDefault="004C0F96" w:rsidP="00041732">
      <w:r>
        <w:rPr>
          <w:rStyle w:val="Rimandocommento"/>
        </w:rPr>
        <w:annotationRef/>
      </w:r>
      <w:r>
        <w:rPr>
          <w:sz w:val="24"/>
          <w:szCs w:val="24"/>
        </w:rPr>
        <w:t xml:space="preserve">Perché la prima non è maiuscola? È singolare… </w:t>
      </w:r>
    </w:p>
  </w:comment>
  <w:comment w:id="3612" w:author="Flavia Di Gi" w:date="2023-05-07T19:55:00Z" w:initials="FD">
    <w:p w14:paraId="48E4B01C" w14:textId="77777777" w:rsidR="00E806FB" w:rsidRDefault="00E806FB" w:rsidP="004D1C60">
      <w:r>
        <w:rPr>
          <w:rStyle w:val="Rimandocommento"/>
        </w:rPr>
        <w:annotationRef/>
      </w:r>
      <w:r>
        <w:rPr>
          <w:sz w:val="24"/>
          <w:szCs w:val="24"/>
        </w:rPr>
        <w:t xml:space="preserve">Inserire nota per la disposizione delle cc. </w:t>
      </w:r>
    </w:p>
  </w:comment>
  <w:comment w:id="3614" w:author="Flavia Di Gi" w:date="2023-03-12T13:23:00Z" w:initials="FD">
    <w:p w14:paraId="01885918" w14:textId="2BC004BD" w:rsidR="00B53AFF" w:rsidRDefault="00B53AFF" w:rsidP="008740EA">
      <w:r>
        <w:rPr>
          <w:rStyle w:val="Rimandocommento"/>
        </w:rPr>
        <w:annotationRef/>
      </w:r>
      <w:r>
        <w:rPr>
          <w:sz w:val="24"/>
          <w:szCs w:val="24"/>
        </w:rPr>
        <w:t>Questo andrebbe alla fine?</w:t>
      </w:r>
    </w:p>
  </w:comment>
  <w:comment w:id="3649" w:author="Giorgia" w:date="2023-03-11T16:20:00Z" w:initials="GP">
    <w:p w14:paraId="2DFD80D0" w14:textId="5343245D" w:rsidR="00B53AFF" w:rsidRDefault="00B53AFF">
      <w:pPr>
        <w:pStyle w:val="Testocommento"/>
      </w:pPr>
      <w:r>
        <w:rPr>
          <w:rStyle w:val="Rimandocommento"/>
        </w:rPr>
        <w:annotationRef/>
      </w:r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419A18" w15:done="0"/>
  <w15:commentEx w15:paraId="46FEDEE0" w15:paraIdParent="33419A18" w15:done="0"/>
  <w15:commentEx w15:paraId="75181C88" w15:done="0"/>
  <w15:commentEx w15:paraId="10C4B523" w15:paraIdParent="75181C88" w15:done="0"/>
  <w15:commentEx w15:paraId="709746C8" w15:done="0"/>
  <w15:commentEx w15:paraId="3B61D293" w15:paraIdParent="709746C8" w15:done="0"/>
  <w15:commentEx w15:paraId="13A70503" w15:done="0"/>
  <w15:commentEx w15:paraId="257FD1C4" w15:paraIdParent="13A70503" w15:done="0"/>
  <w15:commentEx w15:paraId="61630B20" w15:paraIdParent="13A70503" w15:done="0"/>
  <w15:commentEx w15:paraId="705DEB14" w15:done="0"/>
  <w15:commentEx w15:paraId="41EF42A9" w15:paraIdParent="705DEB14" w15:done="0"/>
  <w15:commentEx w15:paraId="2D949CA1" w15:done="0"/>
  <w15:commentEx w15:paraId="39499D7D" w15:done="0"/>
  <w15:commentEx w15:paraId="2CDB38D9" w15:done="0"/>
  <w15:commentEx w15:paraId="7146CE91" w15:paraIdParent="2CDB38D9" w15:done="0"/>
  <w15:commentEx w15:paraId="0FB0EDC2" w15:done="0"/>
  <w15:commentEx w15:paraId="50AE6BAE" w15:paraIdParent="0FB0EDC2" w15:done="0"/>
  <w15:commentEx w15:paraId="090C8713" w15:done="0"/>
  <w15:commentEx w15:paraId="653109F3" w15:paraIdParent="090C8713" w15:done="0"/>
  <w15:commentEx w15:paraId="186E5D84" w15:done="0"/>
  <w15:commentEx w15:paraId="72B827D0" w15:done="0"/>
  <w15:commentEx w15:paraId="10539DCD" w15:done="0"/>
  <w15:commentEx w15:paraId="4DE4A4FC" w15:done="0"/>
  <w15:commentEx w15:paraId="63157745" w15:paraIdParent="4DE4A4FC" w15:done="0"/>
  <w15:commentEx w15:paraId="3F26C634" w15:done="0"/>
  <w15:commentEx w15:paraId="390CC933" w15:done="0"/>
  <w15:commentEx w15:paraId="3AA0CF89" w15:paraIdParent="390CC933" w15:done="0"/>
  <w15:commentEx w15:paraId="662F09F8" w15:done="0"/>
  <w15:commentEx w15:paraId="2C2D55D3" w15:paraIdParent="662F09F8" w15:done="0"/>
  <w15:commentEx w15:paraId="1787E032" w15:done="0"/>
  <w15:commentEx w15:paraId="5B486381" w15:done="0"/>
  <w15:commentEx w15:paraId="41CC7FA3" w15:done="0"/>
  <w15:commentEx w15:paraId="7CEC3555" w15:done="0"/>
  <w15:commentEx w15:paraId="4F3FC417" w15:paraIdParent="7CEC3555" w15:done="0"/>
  <w15:commentEx w15:paraId="6FC0BFDD" w15:done="0"/>
  <w15:commentEx w15:paraId="189F916E" w15:paraIdParent="6FC0BFDD" w15:done="0"/>
  <w15:commentEx w15:paraId="665DA59D" w15:done="0"/>
  <w15:commentEx w15:paraId="2765DCFE" w15:paraIdParent="665DA59D" w15:done="0"/>
  <w15:commentEx w15:paraId="2E1C29B7" w15:paraIdParent="665DA59D" w15:done="0"/>
  <w15:commentEx w15:paraId="40972F94" w15:done="0"/>
  <w15:commentEx w15:paraId="7C9F23B3" w15:done="0"/>
  <w15:commentEx w15:paraId="0868972A" w15:paraIdParent="7C9F23B3" w15:done="0"/>
  <w15:commentEx w15:paraId="48E4B01C" w15:done="0"/>
  <w15:commentEx w15:paraId="01885918" w15:done="0"/>
  <w15:commentEx w15:paraId="2DFD80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D2D896" w16cex:dateUtc="2023-04-01T14:21:00Z"/>
  <w16cex:commentExtensible w16cex:durableId="27D2DFE5" w16cex:dateUtc="2023-04-01T14:52:00Z"/>
  <w16cex:commentExtensible w16cex:durableId="272F7BD6" w16cex:dateUtc="2022-11-28T17:26:00Z"/>
  <w16cex:commentExtensible w16cex:durableId="272F9501" w16cex:dateUtc="2022-11-28T19:13:00Z"/>
  <w16cex:commentExtensible w16cex:durableId="27D2E2DD" w16cex:dateUtc="2023-04-01T15:05:00Z"/>
  <w16cex:commentExtensible w16cex:durableId="27D2E3BE" w16cex:dateUtc="2023-04-01T15:09:00Z"/>
  <w16cex:commentExtensible w16cex:durableId="2746DF57" w16cex:dateUtc="2022-12-16T11:13:00Z"/>
  <w16cex:commentExtensible w16cex:durableId="275007C1" w16cex:dateUtc="2022-12-23T09:56:00Z"/>
  <w16cex:commentExtensible w16cex:durableId="27D2F333" w16cex:dateUtc="2023-04-01T16:15:00Z"/>
  <w16cex:commentExtensible w16cex:durableId="27D2FB04" w16cex:dateUtc="2023-04-01T16:48:00Z"/>
  <w16cex:commentExtensible w16cex:durableId="27D42254" w16cex:dateUtc="2023-04-02T13:48:00Z"/>
  <w16cex:commentExtensible w16cex:durableId="27D2EBE1" w16cex:dateUtc="2023-04-01T15:44:00Z"/>
  <w16cex:commentExtensible w16cex:durableId="27D429AA" w16cex:dateUtc="2023-04-02T14:19:00Z"/>
  <w16cex:commentExtensible w16cex:durableId="27B83D96" w16cex:dateUtc="2023-03-12T11:01:00Z"/>
  <w16cex:commentExtensible w16cex:durableId="27D2EB88" w16cex:dateUtc="2023-04-01T15:42:00Z"/>
  <w16cex:commentExtensible w16cex:durableId="2787CF30" w16cex:dateUtc="2023-02-03T17:21:00Z"/>
  <w16cex:commentExtensible w16cex:durableId="27E160C0" w16cex:dateUtc="2023-04-12T14:54:00Z"/>
  <w16cex:commentExtensible w16cex:durableId="27E16153" w16cex:dateUtc="2023-04-12T14:56:00Z"/>
  <w16cex:commentExtensible w16cex:durableId="279DD261" w16cex:dateUtc="2023-02-20T10:05:00Z"/>
  <w16cex:commentExtensible w16cex:durableId="27E161D4" w16cex:dateUtc="2023-04-12T14:59:00Z"/>
  <w16cex:commentExtensible w16cex:durableId="27F0D95C" w16cex:dateUtc="2023-04-24T08:33:00Z"/>
  <w16cex:commentExtensible w16cex:durableId="280280CC" w16cex:dateUtc="2023-05-07T17:55:00Z"/>
  <w16cex:commentExtensible w16cex:durableId="27B850D9" w16cex:dateUtc="2023-03-12T1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419A18" w16cid:durableId="27B8349E"/>
  <w16cid:commentId w16cid:paraId="46FEDEE0" w16cid:durableId="27D2D896"/>
  <w16cid:commentId w16cid:paraId="75181C88" w16cid:durableId="27B834A0"/>
  <w16cid:commentId w16cid:paraId="10C4B523" w16cid:durableId="27D2DFE5"/>
  <w16cid:commentId w16cid:paraId="709746C8" w16cid:durableId="272F7BD6"/>
  <w16cid:commentId w16cid:paraId="3B61D293" w16cid:durableId="27B834A2"/>
  <w16cid:commentId w16cid:paraId="13A70503" w16cid:durableId="272F9501"/>
  <w16cid:commentId w16cid:paraId="257FD1C4" w16cid:durableId="27B834A4"/>
  <w16cid:commentId w16cid:paraId="61630B20" w16cid:durableId="27D2E2DD"/>
  <w16cid:commentId w16cid:paraId="705DEB14" w16cid:durableId="27B834A6"/>
  <w16cid:commentId w16cid:paraId="41EF42A9" w16cid:durableId="27D2E3BE"/>
  <w16cid:commentId w16cid:paraId="2D949CA1" w16cid:durableId="2746DF57"/>
  <w16cid:commentId w16cid:paraId="39499D7D" w16cid:durableId="275007C1"/>
  <w16cid:commentId w16cid:paraId="2CDB38D9" w16cid:durableId="27B834A9"/>
  <w16cid:commentId w16cid:paraId="7146CE91" w16cid:durableId="27D2F333"/>
  <w16cid:commentId w16cid:paraId="0FB0EDC2" w16cid:durableId="27B834AE"/>
  <w16cid:commentId w16cid:paraId="50AE6BAE" w16cid:durableId="27D2FB04"/>
  <w16cid:commentId w16cid:paraId="090C8713" w16cid:durableId="27B834B0"/>
  <w16cid:commentId w16cid:paraId="653109F3" w16cid:durableId="27D42254"/>
  <w16cid:commentId w16cid:paraId="186E5D84" w16cid:durableId="27AF70B8"/>
  <w16cid:commentId w16cid:paraId="72B827D0" w16cid:durableId="27B834B3"/>
  <w16cid:commentId w16cid:paraId="10539DCD" w16cid:durableId="27B834B4"/>
  <w16cid:commentId w16cid:paraId="4DE4A4FC" w16cid:durableId="27B834B7"/>
  <w16cid:commentId w16cid:paraId="63157745" w16cid:durableId="27D2EBE1"/>
  <w16cid:commentId w16cid:paraId="3F26C634" w16cid:durableId="27D429AA"/>
  <w16cid:commentId w16cid:paraId="390CC933" w16cid:durableId="279FB822"/>
  <w16cid:commentId w16cid:paraId="3AA0CF89" w16cid:durableId="27B83D96"/>
  <w16cid:commentId w16cid:paraId="662F09F8" w16cid:durableId="27B834BE"/>
  <w16cid:commentId w16cid:paraId="2C2D55D3" w16cid:durableId="27D2EB88"/>
  <w16cid:commentId w16cid:paraId="1787E032" w16cid:durableId="2787CF30"/>
  <w16cid:commentId w16cid:paraId="5B486381" w16cid:durableId="27B834C0"/>
  <w16cid:commentId w16cid:paraId="41CC7FA3" w16cid:durableId="27B834C2"/>
  <w16cid:commentId w16cid:paraId="7CEC3555" w16cid:durableId="27B834C4"/>
  <w16cid:commentId w16cid:paraId="4F3FC417" w16cid:durableId="27E160C0"/>
  <w16cid:commentId w16cid:paraId="6FC0BFDD" w16cid:durableId="27B834C6"/>
  <w16cid:commentId w16cid:paraId="189F916E" w16cid:durableId="27E16153"/>
  <w16cid:commentId w16cid:paraId="665DA59D" w16cid:durableId="279DD261"/>
  <w16cid:commentId w16cid:paraId="2765DCFE" w16cid:durableId="27B834C8"/>
  <w16cid:commentId w16cid:paraId="2E1C29B7" w16cid:durableId="27E161D4"/>
  <w16cid:commentId w16cid:paraId="40972F94" w16cid:durableId="27B834CD"/>
  <w16cid:commentId w16cid:paraId="7C9F23B3" w16cid:durableId="27B834CE"/>
  <w16cid:commentId w16cid:paraId="0868972A" w16cid:durableId="27F0D95C"/>
  <w16cid:commentId w16cid:paraId="48E4B01C" w16cid:durableId="280280CC"/>
  <w16cid:commentId w16cid:paraId="01885918" w16cid:durableId="27B850D9"/>
  <w16cid:commentId w16cid:paraId="2DFD80D0" w16cid:durableId="27B834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60D22" w14:textId="77777777" w:rsidR="00004F19" w:rsidRDefault="00004F19" w:rsidP="00C856E1">
      <w:r>
        <w:separator/>
      </w:r>
    </w:p>
  </w:endnote>
  <w:endnote w:type="continuationSeparator" w:id="0">
    <w:p w14:paraId="4C9A7418" w14:textId="77777777" w:rsidR="00004F19" w:rsidRDefault="00004F19" w:rsidP="00C8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CA2B1" w14:textId="2DE90663" w:rsidR="00B53AFF" w:rsidRDefault="00B53AFF" w:rsidP="006332AD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20</w:t>
    </w:r>
    <w:r>
      <w:rPr>
        <w:rStyle w:val="Numeropagina"/>
      </w:rPr>
      <w:fldChar w:fldCharType="end"/>
    </w:r>
  </w:p>
  <w:p w14:paraId="76EA12A6" w14:textId="77777777" w:rsidR="00B53AFF" w:rsidRDefault="00B53AFF" w:rsidP="006332AD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24350" w14:textId="77777777" w:rsidR="00B53AFF" w:rsidRDefault="00B53AFF" w:rsidP="007B2E73">
    <w:pPr>
      <w:pStyle w:val="Pidipagina"/>
      <w:spacing w:before="50" w:after="50"/>
      <w:ind w:right="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64CE" w14:textId="77777777" w:rsidR="00004F19" w:rsidRDefault="00004F19" w:rsidP="00C856E1">
      <w:r>
        <w:separator/>
      </w:r>
    </w:p>
  </w:footnote>
  <w:footnote w:type="continuationSeparator" w:id="0">
    <w:p w14:paraId="194BE9D7" w14:textId="77777777" w:rsidR="00004F19" w:rsidRDefault="00004F19" w:rsidP="00C856E1">
      <w:r>
        <w:continuationSeparator/>
      </w:r>
    </w:p>
  </w:footnote>
  <w:footnote w:id="1">
    <w:p w14:paraId="5BABD879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8F7AC3">
        <w:rPr>
          <w:vertAlign w:val="superscript"/>
        </w:rPr>
        <w:footnoteRef/>
      </w:r>
      <w:r w:rsidRPr="008F7AC3">
        <w:t xml:space="preserve"> </w:t>
      </w:r>
      <w:r w:rsidRPr="008F7AC3">
        <w:rPr>
          <w:i/>
        </w:rPr>
        <w:t>Macchia di inchiostro.</w:t>
      </w:r>
    </w:p>
  </w:footnote>
  <w:footnote w:id="2">
    <w:p w14:paraId="6A9C8C25" w14:textId="3BC9AE87" w:rsidR="00B53AFF" w:rsidRPr="008F7AC3" w:rsidRDefault="00B53AFF" w:rsidP="007F3E90">
      <w:pPr>
        <w:widowControl w:val="0"/>
        <w:adjustRightInd w:val="0"/>
        <w:snapToGrid w:val="0"/>
        <w:jc w:val="both"/>
      </w:pPr>
      <w:r w:rsidRPr="008F7AC3">
        <w:rPr>
          <w:vertAlign w:val="superscript"/>
        </w:rPr>
        <w:footnoteRef/>
      </w:r>
      <w:r w:rsidRPr="008F7AC3">
        <w:t xml:space="preserve"> -ranti </w:t>
      </w:r>
      <w:r w:rsidRPr="008F7AC3">
        <w:rPr>
          <w:i/>
        </w:rPr>
        <w:t>esito di correzione; segue</w:t>
      </w:r>
      <w:r w:rsidRPr="008F7AC3">
        <w:t xml:space="preserve"> p</w:t>
      </w:r>
      <w:ins w:id="7" w:author="Flavia Di Gi" w:date="2023-04-01T16:19:00Z">
        <w:r w:rsidR="005E7B65">
          <w:t>(er)</w:t>
        </w:r>
      </w:ins>
      <w:r w:rsidRPr="008F7AC3">
        <w:t xml:space="preserve"> </w:t>
      </w:r>
      <w:r w:rsidRPr="008F7AC3">
        <w:rPr>
          <w:i/>
        </w:rPr>
        <w:t>depennata.</w:t>
      </w:r>
    </w:p>
  </w:footnote>
  <w:footnote w:id="3">
    <w:p w14:paraId="12B960C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8F7AC3">
        <w:rPr>
          <w:rStyle w:val="Rimandonotaapidipagina"/>
        </w:rPr>
        <w:footnoteRef/>
      </w:r>
      <w:r w:rsidRPr="008F7AC3">
        <w:t xml:space="preserve"> </w:t>
      </w:r>
      <w:r w:rsidRPr="008F7AC3">
        <w:rPr>
          <w:i/>
          <w:iCs/>
        </w:rPr>
        <w:t>Come pare.</w:t>
      </w:r>
    </w:p>
  </w:footnote>
  <w:footnote w:id="4">
    <w:p w14:paraId="6CC18282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8F7AC3">
        <w:rPr>
          <w:vertAlign w:val="superscript"/>
        </w:rPr>
        <w:footnoteRef/>
      </w:r>
      <w:r w:rsidRPr="008F7AC3">
        <w:t xml:space="preserve"> -e </w:t>
      </w:r>
      <w:r w:rsidRPr="008F7AC3">
        <w:rPr>
          <w:i/>
        </w:rPr>
        <w:t>corretta su</w:t>
      </w:r>
      <w:r w:rsidRPr="008F7AC3">
        <w:t xml:space="preserve"> -a.</w:t>
      </w:r>
    </w:p>
  </w:footnote>
  <w:footnote w:id="5">
    <w:p w14:paraId="56B8B07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8F7AC3">
        <w:rPr>
          <w:rStyle w:val="Rimandonotaapidipagina"/>
        </w:rPr>
        <w:footnoteRef/>
      </w:r>
      <w:r w:rsidRPr="008F7AC3">
        <w:t xml:space="preserve"> -r </w:t>
      </w:r>
      <w:r w:rsidRPr="008F7AC3">
        <w:rPr>
          <w:i/>
          <w:iCs/>
        </w:rPr>
        <w:t>esito di correzione.</w:t>
      </w:r>
    </w:p>
  </w:footnote>
  <w:footnote w:id="6">
    <w:p w14:paraId="0657573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8F7AC3">
        <w:rPr>
          <w:rStyle w:val="Rimandonotaapidipagina"/>
        </w:rPr>
        <w:footnoteRef/>
      </w:r>
      <w:r w:rsidRPr="008F7AC3">
        <w:t xml:space="preserve"> si- </w:t>
      </w:r>
      <w:r w:rsidRPr="008F7AC3">
        <w:rPr>
          <w:i/>
          <w:iCs/>
        </w:rPr>
        <w:t>esito di correzione.</w:t>
      </w:r>
    </w:p>
  </w:footnote>
  <w:footnote w:id="7">
    <w:p w14:paraId="5FBAC95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r w:rsidRPr="008F7AC3">
        <w:t xml:space="preserve"> </w:t>
      </w:r>
      <w:r w:rsidRPr="008F7AC3">
        <w:rPr>
          <w:i/>
          <w:iCs/>
        </w:rPr>
        <w:t>Corretta su</w:t>
      </w:r>
      <w:r w:rsidRPr="008F7AC3">
        <w:t xml:space="preserve"> i.</w:t>
      </w:r>
    </w:p>
  </w:footnote>
  <w:footnote w:id="8">
    <w:p w14:paraId="1BCA7342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8F7AC3">
        <w:rPr>
          <w:vertAlign w:val="superscript"/>
        </w:rPr>
        <w:footnoteRef/>
      </w:r>
      <w:r w:rsidRPr="008F7AC3">
        <w:t xml:space="preserve"> da alcuni </w:t>
      </w:r>
      <w:r w:rsidRPr="008F7AC3">
        <w:rPr>
          <w:i/>
        </w:rPr>
        <w:t>aggiunto in sopralinea con segno di inserimento.</w:t>
      </w:r>
      <w:r w:rsidRPr="008F7AC3">
        <w:t xml:space="preserve"> </w:t>
      </w:r>
    </w:p>
  </w:footnote>
  <w:footnote w:id="9">
    <w:p w14:paraId="40B4795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8F7AC3">
        <w:rPr>
          <w:rStyle w:val="Rimandonotaapidipagina"/>
        </w:rPr>
        <w:footnoteRef/>
      </w:r>
      <w:r w:rsidRPr="008F7AC3">
        <w:t xml:space="preserve"> </w:t>
      </w:r>
      <w:r w:rsidRPr="005E7B65">
        <w:rPr>
          <w:i/>
          <w:iCs/>
        </w:rPr>
        <w:t>Seconda</w:t>
      </w:r>
      <w:r w:rsidRPr="00D32F90">
        <w:rPr>
          <w:i/>
          <w:iCs/>
        </w:rPr>
        <w:t xml:space="preserve"> </w:t>
      </w:r>
      <w:r w:rsidRPr="00450B80">
        <w:t xml:space="preserve">-z- </w:t>
      </w:r>
      <w:r w:rsidRPr="008F7AC3">
        <w:rPr>
          <w:i/>
          <w:iCs/>
        </w:rPr>
        <w:t>esito di correzione, come pare.</w:t>
      </w:r>
    </w:p>
  </w:footnote>
  <w:footnote w:id="10">
    <w:p w14:paraId="66A04B62" w14:textId="77777777" w:rsidR="00B53AFF" w:rsidRPr="00450B80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Segue parola depennata.</w:t>
      </w:r>
    </w:p>
  </w:footnote>
  <w:footnote w:id="11">
    <w:p w14:paraId="2E78D8B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g- </w:t>
      </w:r>
      <w:r w:rsidRPr="00450B80">
        <w:rPr>
          <w:i/>
          <w:iCs/>
        </w:rPr>
        <w:t>esito di correzione.</w:t>
      </w:r>
    </w:p>
  </w:footnote>
  <w:footnote w:id="12">
    <w:p w14:paraId="6D1E2CA8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Segue</w:t>
      </w:r>
      <w:r w:rsidRPr="00450B80">
        <w:t xml:space="preserve"> p(er) </w:t>
      </w:r>
      <w:r w:rsidRPr="008F7AC3">
        <w:rPr>
          <w:i/>
        </w:rPr>
        <w:t>depennato.</w:t>
      </w:r>
    </w:p>
  </w:footnote>
  <w:footnote w:id="13">
    <w:p w14:paraId="39A41CDF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t xml:space="preserve"> co- </w:t>
      </w:r>
      <w:r w:rsidRPr="00450B80">
        <w:rPr>
          <w:i/>
          <w:iCs/>
        </w:rPr>
        <w:t>esito di correzione.</w:t>
      </w:r>
    </w:p>
  </w:footnote>
  <w:footnote w:id="14">
    <w:p w14:paraId="67F469F5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  <w:iCs/>
        </w:rPr>
        <w:t>cor</w:t>
      </w:r>
      <w:r w:rsidRPr="008F7AC3">
        <w:rPr>
          <w:i/>
          <w:iCs/>
        </w:rPr>
        <w:t>retta</w:t>
      </w:r>
      <w:proofErr w:type="gramEnd"/>
      <w:r w:rsidRPr="008F7AC3">
        <w:rPr>
          <w:i/>
          <w:iCs/>
        </w:rPr>
        <w:t xml:space="preserve"> su </w:t>
      </w:r>
      <w:r w:rsidRPr="008F7AC3">
        <w:t>-e.</w:t>
      </w:r>
    </w:p>
  </w:footnote>
  <w:footnote w:id="15">
    <w:p w14:paraId="2691B8C4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Segue</w:t>
      </w:r>
      <w:r w:rsidRPr="00450B80">
        <w:t xml:space="preserve"> um </w:t>
      </w:r>
      <w:r w:rsidRPr="008F7AC3">
        <w:rPr>
          <w:i/>
        </w:rPr>
        <w:t>depennato.</w:t>
      </w:r>
    </w:p>
  </w:footnote>
  <w:footnote w:id="16">
    <w:p w14:paraId="3F6A0C19" w14:textId="77777777" w:rsidR="00B53AFF" w:rsidRPr="00450B80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Segue parola depennata.</w:t>
      </w:r>
    </w:p>
  </w:footnote>
  <w:footnote w:id="17">
    <w:p w14:paraId="625EED34" w14:textId="1C15BDBE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t xml:space="preserve"> -u </w:t>
      </w:r>
      <w:del w:id="63" w:author="Flavia Di Gi" w:date="2023-04-01T16:22:00Z">
        <w:r w:rsidRPr="00450B80" w:rsidDel="005E7B65">
          <w:rPr>
            <w:i/>
          </w:rPr>
          <w:delText>corretta da altra lettera.</w:delText>
        </w:r>
      </w:del>
      <w:ins w:id="64" w:author="Flavia Di Gi" w:date="2023-04-01T16:22:00Z">
        <w:r w:rsidR="005E7B65">
          <w:rPr>
            <w:i/>
          </w:rPr>
          <w:t>esito di correzione.</w:t>
        </w:r>
      </w:ins>
    </w:p>
  </w:footnote>
  <w:footnote w:id="18">
    <w:p w14:paraId="6EBEC0B9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  <w:iCs/>
        </w:rPr>
        <w:t>corretta</w:t>
      </w:r>
      <w:proofErr w:type="gramEnd"/>
      <w:r w:rsidRPr="00450B80">
        <w:rPr>
          <w:i/>
          <w:iCs/>
        </w:rPr>
        <w:t xml:space="preserve"> su </w:t>
      </w:r>
      <w:r w:rsidRPr="008F7AC3">
        <w:t>-e.</w:t>
      </w:r>
    </w:p>
  </w:footnote>
  <w:footnote w:id="19">
    <w:p w14:paraId="26F47B6F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t xml:space="preserve"> -che </w:t>
      </w:r>
      <w:r w:rsidRPr="00450B80">
        <w:rPr>
          <w:i/>
        </w:rPr>
        <w:t>esito di correzione;</w:t>
      </w:r>
      <w:r w:rsidRPr="008F7AC3">
        <w:t xml:space="preserve"> </w:t>
      </w:r>
      <w:r w:rsidRPr="008F7AC3">
        <w:rPr>
          <w:i/>
        </w:rPr>
        <w:t>segue</w:t>
      </w:r>
      <w:r w:rsidRPr="008F7AC3">
        <w:t xml:space="preserve"> loro pronta spedit(ion)e </w:t>
      </w:r>
      <w:r w:rsidRPr="008F7AC3">
        <w:rPr>
          <w:i/>
        </w:rPr>
        <w:t>depennato.</w:t>
      </w:r>
    </w:p>
  </w:footnote>
  <w:footnote w:id="20">
    <w:p w14:paraId="0C301F7A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del w:id="77" w:author="Giorgia" w:date="2023-03-22T10:10:00Z">
        <w:r w:rsidRPr="008F7AC3" w:rsidDel="008740EA">
          <w:rPr>
            <w:rPrChange w:id="78" w:author="Giorgia" w:date="2023-03-22T12:10:00Z">
              <w:rPr>
                <w:i/>
              </w:rPr>
            </w:rPrChange>
          </w:rPr>
          <w:delText xml:space="preserve"> </w:delText>
        </w:r>
      </w:del>
      <w:r w:rsidRPr="00D32F90">
        <w:rPr>
          <w:vertAlign w:val="superscript"/>
        </w:rPr>
        <w:footnoteRef/>
      </w:r>
      <w:r w:rsidRPr="00D32F90">
        <w:rPr>
          <w:i/>
        </w:rPr>
        <w:t xml:space="preserve"> Segue</w:t>
      </w:r>
      <w:r w:rsidRPr="00450B80">
        <w:t xml:space="preserve"> fornir </w:t>
      </w:r>
      <w:r w:rsidRPr="008F7AC3">
        <w:rPr>
          <w:i/>
        </w:rPr>
        <w:t>depennato.</w:t>
      </w:r>
    </w:p>
  </w:footnote>
  <w:footnote w:id="21">
    <w:p w14:paraId="2D34501B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Segue</w:t>
      </w:r>
      <w:r w:rsidRPr="00450B80">
        <w:t xml:space="preserve"> anco </w:t>
      </w:r>
      <w:r w:rsidRPr="008F7AC3">
        <w:rPr>
          <w:i/>
        </w:rPr>
        <w:t>depennato.</w:t>
      </w:r>
    </w:p>
  </w:footnote>
  <w:footnote w:id="22">
    <w:p w14:paraId="4AF1EBE8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Segue -</w:t>
      </w:r>
      <w:r w:rsidRPr="00450B80">
        <w:t xml:space="preserve">le </w:t>
      </w:r>
      <w:r w:rsidRPr="008F7AC3">
        <w:rPr>
          <w:i/>
        </w:rPr>
        <w:t>depennato.</w:t>
      </w:r>
    </w:p>
  </w:footnote>
  <w:footnote w:id="23">
    <w:p w14:paraId="3DF403CA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t xml:space="preserve"> esse … mesate </w:t>
      </w:r>
      <w:r w:rsidRPr="00450B80">
        <w:rPr>
          <w:i/>
        </w:rPr>
        <w:t>aggiunto in sopralinea con segno di inserimento.</w:t>
      </w:r>
    </w:p>
  </w:footnote>
  <w:footnote w:id="24">
    <w:p w14:paraId="5542346C" w14:textId="77777777" w:rsidR="00B53AFF" w:rsidRPr="00450B80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Aggiunto in sopralinea con segno di inserimento.</w:t>
      </w:r>
      <w:r w:rsidRPr="00450B80">
        <w:t xml:space="preserve"> </w:t>
      </w:r>
    </w:p>
  </w:footnote>
  <w:footnote w:id="25">
    <w:p w14:paraId="67E1FD7B" w14:textId="17027A48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-r- </w:t>
      </w:r>
      <w:r w:rsidRPr="00450B80">
        <w:rPr>
          <w:i/>
          <w:iCs/>
        </w:rPr>
        <w:t xml:space="preserve">corretta su </w:t>
      </w:r>
      <w:r w:rsidRPr="008F7AC3">
        <w:t>-p-</w:t>
      </w:r>
      <w:ins w:id="105" w:author="Giorgia" w:date="2023-03-22T10:23:00Z">
        <w:r w:rsidRPr="008F7AC3">
          <w:t>.</w:t>
        </w:r>
      </w:ins>
      <w:del w:id="106" w:author="Giorgia" w:date="2023-03-22T10:23:00Z">
        <w:r w:rsidRPr="008F7AC3" w:rsidDel="00804B9D">
          <w:delText>,</w:delText>
        </w:r>
      </w:del>
    </w:p>
  </w:footnote>
  <w:footnote w:id="26">
    <w:p w14:paraId="63C6474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-or- </w:t>
      </w:r>
      <w:r w:rsidRPr="00450B80">
        <w:rPr>
          <w:i/>
        </w:rPr>
        <w:t>esito di correzione.</w:t>
      </w:r>
    </w:p>
  </w:footnote>
  <w:footnote w:id="27">
    <w:p w14:paraId="48A84DD9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-h- </w:t>
      </w:r>
      <w:r w:rsidRPr="00450B80">
        <w:rPr>
          <w:i/>
          <w:iCs/>
        </w:rPr>
        <w:t>esito di correzione.</w:t>
      </w:r>
    </w:p>
  </w:footnote>
  <w:footnote w:id="28">
    <w:p w14:paraId="7BBF516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Esito di correzione, come pare.</w:t>
      </w:r>
    </w:p>
  </w:footnote>
  <w:footnote w:id="29">
    <w:p w14:paraId="75A1BE0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 </w:t>
      </w:r>
      <w:r w:rsidRPr="008F7AC3">
        <w:t>-e</w:t>
      </w:r>
      <w:r w:rsidRPr="008F7AC3">
        <w:rPr>
          <w:i/>
        </w:rPr>
        <w:t>.</w:t>
      </w:r>
    </w:p>
  </w:footnote>
  <w:footnote w:id="30">
    <w:p w14:paraId="5903A041" w14:textId="77777777" w:rsidR="00B53AFF" w:rsidRPr="00D32F9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5E7B65">
        <w:rPr>
          <w:i/>
          <w:iCs/>
        </w:rPr>
        <w:t xml:space="preserve">Corretta </w:t>
      </w:r>
      <w:proofErr w:type="gramStart"/>
      <w:r w:rsidRPr="005E7B65">
        <w:rPr>
          <w:i/>
          <w:iCs/>
        </w:rPr>
        <w:t xml:space="preserve">su </w:t>
      </w:r>
      <w:r w:rsidRPr="005E7B65">
        <w:t>,</w:t>
      </w:r>
      <w:proofErr w:type="gramEnd"/>
      <w:r w:rsidRPr="005E7B65">
        <w:t>.</w:t>
      </w:r>
    </w:p>
  </w:footnote>
  <w:footnote w:id="31">
    <w:p w14:paraId="7B27C0BD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gl </w:t>
      </w:r>
      <w:r w:rsidRPr="008F7AC3">
        <w:rPr>
          <w:i/>
        </w:rPr>
        <w:t>depennato.</w:t>
      </w:r>
    </w:p>
  </w:footnote>
  <w:footnote w:id="32">
    <w:p w14:paraId="771A520B" w14:textId="77777777" w:rsidR="0020185A" w:rsidRPr="00D32F90" w:rsidRDefault="0020185A" w:rsidP="0020185A">
      <w:pPr>
        <w:pStyle w:val="Testonotaapidipagina"/>
        <w:adjustRightInd w:val="0"/>
        <w:snapToGrid w:val="0"/>
        <w:jc w:val="both"/>
        <w:rPr>
          <w:ins w:id="242" w:author="Flavia Di Gi" w:date="2023-05-07T16:18:00Z"/>
        </w:rPr>
      </w:pPr>
      <w:ins w:id="243" w:author="Flavia Di Gi" w:date="2023-05-07T16:18:00Z">
        <w:r w:rsidRPr="00D32F90">
          <w:rPr>
            <w:rStyle w:val="Rimandonotaapidipagina"/>
          </w:rPr>
          <w:footnoteRef/>
        </w:r>
        <w:r w:rsidRPr="00D32F90">
          <w:t xml:space="preserve"> 82- esito di correzione</w:t>
        </w:r>
      </w:ins>
    </w:p>
  </w:footnote>
  <w:footnote w:id="33">
    <w:p w14:paraId="3F1A1EC7" w14:textId="77777777" w:rsidR="00B53AFF" w:rsidRPr="00D32F90" w:rsidDel="0020185A" w:rsidRDefault="00B53AFF" w:rsidP="007F3E90">
      <w:pPr>
        <w:pStyle w:val="Testonotaapidipagina"/>
        <w:adjustRightInd w:val="0"/>
        <w:snapToGrid w:val="0"/>
        <w:jc w:val="both"/>
        <w:rPr>
          <w:del w:id="355" w:author="Flavia Di Gi" w:date="2023-05-07T16:18:00Z"/>
        </w:rPr>
      </w:pPr>
      <w:del w:id="356" w:author="Flavia Di Gi" w:date="2023-05-07T16:18:00Z">
        <w:r w:rsidRPr="00D32F90" w:rsidDel="0020185A">
          <w:rPr>
            <w:rStyle w:val="Rimandonotaapidipagina"/>
          </w:rPr>
          <w:footnoteRef/>
        </w:r>
        <w:r w:rsidRPr="00D32F90" w:rsidDel="0020185A">
          <w:delText xml:space="preserve"> 82- esito di correzione</w:delText>
        </w:r>
      </w:del>
    </w:p>
  </w:footnote>
  <w:footnote w:id="34">
    <w:p w14:paraId="681B858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B- </w:t>
      </w:r>
      <w:r w:rsidRPr="00450B80">
        <w:rPr>
          <w:i/>
          <w:iCs/>
        </w:rPr>
        <w:t>esito di correzione.</w:t>
      </w:r>
    </w:p>
  </w:footnote>
  <w:footnote w:id="35">
    <w:p w14:paraId="02DF09C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-gn- </w:t>
      </w:r>
      <w:r w:rsidRPr="00450B80">
        <w:rPr>
          <w:i/>
          <w:iCs/>
        </w:rPr>
        <w:t>esito di correzione.</w:t>
      </w:r>
    </w:p>
  </w:footnote>
  <w:footnote w:id="36">
    <w:p w14:paraId="4185E5F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di </w:t>
      </w:r>
      <w:r w:rsidRPr="008F7AC3">
        <w:rPr>
          <w:i/>
        </w:rPr>
        <w:t>depennato.</w:t>
      </w:r>
    </w:p>
  </w:footnote>
  <w:footnote w:id="37">
    <w:p w14:paraId="48D3043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Segue</w:t>
      </w:r>
      <w:r w:rsidRPr="00450B80">
        <w:rPr>
          <w:i/>
          <w:iCs/>
        </w:rPr>
        <w:t xml:space="preserve"> </w:t>
      </w:r>
      <w:r w:rsidRPr="008F7AC3">
        <w:t>tener</w:t>
      </w:r>
      <w:r w:rsidRPr="008F7AC3">
        <w:rPr>
          <w:i/>
          <w:iCs/>
        </w:rPr>
        <w:t xml:space="preserve"> depennato.</w:t>
      </w:r>
    </w:p>
  </w:footnote>
  <w:footnote w:id="38">
    <w:p w14:paraId="62550B7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-on- </w:t>
      </w:r>
      <w:r w:rsidRPr="00450B80">
        <w:rPr>
          <w:i/>
          <w:iCs/>
        </w:rPr>
        <w:t>esito di correzione.</w:t>
      </w:r>
    </w:p>
  </w:footnote>
  <w:footnote w:id="39">
    <w:p w14:paraId="73A5C67E" w14:textId="6A6635EE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del w:id="383" w:author="Flavia Di Gi" w:date="2023-04-01T16:26:00Z">
        <w:r w:rsidRPr="008F7AC3" w:rsidDel="005E7B65">
          <w:rPr>
            <w:i/>
            <w:highlight w:val="yellow"/>
            <w:rPrChange w:id="384" w:author="Giorgia" w:date="2023-03-22T12:10:00Z">
              <w:rPr>
                <w:i/>
              </w:rPr>
            </w:rPrChange>
          </w:rPr>
          <w:delText>Ultima</w:delText>
        </w:r>
        <w:r w:rsidRPr="00D32F90" w:rsidDel="005E7B65">
          <w:delText xml:space="preserve"> </w:delText>
        </w:r>
      </w:del>
      <w:r w:rsidRPr="00D32F90">
        <w:t>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</w:t>
      </w:r>
      <w:r w:rsidRPr="008F7AC3">
        <w:t xml:space="preserve"> -e.</w:t>
      </w:r>
    </w:p>
  </w:footnote>
  <w:footnote w:id="40">
    <w:p w14:paraId="39BCD00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Foro nel supporto.</w:t>
      </w:r>
    </w:p>
  </w:footnote>
  <w:footnote w:id="41">
    <w:p w14:paraId="1B865B5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-ù </w:t>
      </w:r>
      <w:r w:rsidRPr="00450B80">
        <w:rPr>
          <w:i/>
          <w:iCs/>
        </w:rPr>
        <w:t>esito di co</w:t>
      </w:r>
      <w:r w:rsidRPr="008F7AC3">
        <w:rPr>
          <w:i/>
          <w:iCs/>
        </w:rPr>
        <w:t>rrezione.</w:t>
      </w:r>
    </w:p>
  </w:footnote>
  <w:footnote w:id="42">
    <w:p w14:paraId="0C6BD40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-osse </w:t>
      </w:r>
      <w:r w:rsidRPr="00450B80">
        <w:rPr>
          <w:i/>
          <w:iCs/>
        </w:rPr>
        <w:t>esito di correzione.</w:t>
      </w:r>
    </w:p>
  </w:footnote>
  <w:footnote w:id="43">
    <w:p w14:paraId="1FB2EBB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Foro nel supporto.</w:t>
      </w:r>
    </w:p>
  </w:footnote>
  <w:footnote w:id="44">
    <w:p w14:paraId="2E08872B" w14:textId="4751F1FD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ins w:id="424" w:author="Flavia Di Gi" w:date="2023-03-21T22:05:00Z">
        <w:r w:rsidRPr="00D32F90">
          <w:t xml:space="preserve"> </w:t>
        </w:r>
      </w:ins>
      <w:del w:id="425" w:author="Flavia Di Gi" w:date="2023-03-21T22:05:00Z">
        <w:r w:rsidRPr="008F7AC3" w:rsidDel="00AE4DEB">
          <w:tab/>
        </w:r>
      </w:del>
      <w:r w:rsidRPr="008F7AC3">
        <w:t xml:space="preserve">-ut- </w:t>
      </w:r>
      <w:r w:rsidRPr="008F7AC3">
        <w:rPr>
          <w:i/>
        </w:rPr>
        <w:t>esito di correzione.</w:t>
      </w:r>
      <w:r w:rsidRPr="008F7AC3">
        <w:t xml:space="preserve"> </w:t>
      </w:r>
    </w:p>
  </w:footnote>
  <w:footnote w:id="45">
    <w:p w14:paraId="18365A5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46">
    <w:p w14:paraId="783537D0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t xml:space="preserve"> -o </w:t>
      </w:r>
      <w:r w:rsidRPr="00450B80">
        <w:rPr>
          <w:iCs/>
        </w:rPr>
        <w:t>corretta su</w:t>
      </w:r>
      <w:r w:rsidRPr="008F7AC3">
        <w:t xml:space="preserve"> -a</w:t>
      </w:r>
      <w:r w:rsidRPr="008F7AC3">
        <w:rPr>
          <w:i/>
          <w:iCs/>
        </w:rPr>
        <w:t>; segue</w:t>
      </w:r>
      <w:r w:rsidRPr="008F7AC3">
        <w:t xml:space="preserve"> -m </w:t>
      </w:r>
      <w:r w:rsidRPr="008F7AC3">
        <w:rPr>
          <w:i/>
          <w:iCs/>
        </w:rPr>
        <w:t>depennata.</w:t>
      </w:r>
    </w:p>
  </w:footnote>
  <w:footnote w:id="47">
    <w:p w14:paraId="2CAB0FD7" w14:textId="77777777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Segue</w:t>
      </w:r>
      <w:r w:rsidRPr="00450B80">
        <w:t xml:space="preserve"> </w:t>
      </w:r>
      <w:proofErr w:type="gramStart"/>
      <w:r w:rsidRPr="00450B80">
        <w:t xml:space="preserve">della </w:t>
      </w:r>
      <w:r w:rsidRPr="008F7AC3">
        <w:rPr>
          <w:i/>
        </w:rPr>
        <w:t>depennato</w:t>
      </w:r>
      <w:proofErr w:type="gramEnd"/>
      <w:r w:rsidRPr="008F7AC3">
        <w:rPr>
          <w:i/>
        </w:rPr>
        <w:t>.</w:t>
      </w:r>
    </w:p>
  </w:footnote>
  <w:footnote w:id="48">
    <w:p w14:paraId="398B668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pr- </w:t>
      </w:r>
      <w:r w:rsidRPr="00450B80">
        <w:rPr>
          <w:i/>
          <w:iCs/>
        </w:rPr>
        <w:t>esito di correzione.</w:t>
      </w:r>
    </w:p>
  </w:footnote>
  <w:footnote w:id="49">
    <w:p w14:paraId="33E8FE18" w14:textId="79AD6937" w:rsidR="00B53AFF" w:rsidRPr="00450B80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Aggiunto in sopralinea.</w:t>
      </w:r>
      <w:r w:rsidRPr="00450B80">
        <w:t xml:space="preserve"> </w:t>
      </w:r>
    </w:p>
  </w:footnote>
  <w:footnote w:id="50">
    <w:p w14:paraId="0C68A947" w14:textId="7E69E24D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</w:t>
      </w:r>
      <w:r w:rsidRPr="008F7AC3">
        <w:t xml:space="preserve"> -e.</w:t>
      </w:r>
    </w:p>
  </w:footnote>
  <w:footnote w:id="51">
    <w:p w14:paraId="2632B201" w14:textId="239E36DA" w:rsidR="00B53AFF" w:rsidRPr="008F7AC3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t xml:space="preserve"> -h- </w:t>
      </w:r>
      <w:r w:rsidRPr="00450B80">
        <w:rPr>
          <w:i/>
        </w:rPr>
        <w:t>corret</w:t>
      </w:r>
      <w:r w:rsidRPr="008F7AC3">
        <w:rPr>
          <w:i/>
        </w:rPr>
        <w:t>ta su</w:t>
      </w:r>
      <w:r w:rsidRPr="008F7AC3">
        <w:t xml:space="preserve"> -n-.</w:t>
      </w:r>
    </w:p>
  </w:footnote>
  <w:footnote w:id="52">
    <w:p w14:paraId="01E3A67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Foro nel supporto.</w:t>
      </w:r>
    </w:p>
  </w:footnote>
  <w:footnote w:id="53">
    <w:p w14:paraId="1575A50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Ser- </w:t>
      </w:r>
      <w:r w:rsidRPr="00450B80">
        <w:rPr>
          <w:i/>
          <w:iCs/>
        </w:rPr>
        <w:t>esito di correzione.</w:t>
      </w:r>
    </w:p>
  </w:footnote>
  <w:footnote w:id="54">
    <w:p w14:paraId="5D48E52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55">
    <w:p w14:paraId="508C9B7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-to </w:t>
      </w:r>
      <w:r w:rsidRPr="00450B80">
        <w:rPr>
          <w:i/>
          <w:iCs/>
        </w:rPr>
        <w:t>esito di correzione.</w:t>
      </w:r>
    </w:p>
  </w:footnote>
  <w:footnote w:id="56">
    <w:p w14:paraId="3D359700" w14:textId="314FC4CD" w:rsidR="00B53AFF" w:rsidRPr="00450B80" w:rsidRDefault="00B53AFF" w:rsidP="007F3E90">
      <w:pPr>
        <w:widowControl w:val="0"/>
        <w:adjustRightInd w:val="0"/>
        <w:snapToGrid w:val="0"/>
        <w:jc w:val="both"/>
      </w:pPr>
      <w:r w:rsidRPr="00D32F90">
        <w:rPr>
          <w:vertAlign w:val="superscript"/>
        </w:rPr>
        <w:footnoteRef/>
      </w:r>
      <w:r w:rsidRPr="00D32F90">
        <w:rPr>
          <w:i/>
        </w:rPr>
        <w:t xml:space="preserve"> Segue parola depennata, come pare</w:t>
      </w:r>
      <w:r w:rsidRPr="00450B80">
        <w:t>.</w:t>
      </w:r>
    </w:p>
  </w:footnote>
  <w:footnote w:id="57">
    <w:p w14:paraId="4BEEA24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Esito di correzione.</w:t>
      </w:r>
    </w:p>
  </w:footnote>
  <w:footnote w:id="58">
    <w:p w14:paraId="1CD38DD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navi </w:t>
      </w:r>
      <w:r w:rsidRPr="008F7AC3">
        <w:rPr>
          <w:i/>
        </w:rPr>
        <w:t>depennato.</w:t>
      </w:r>
    </w:p>
  </w:footnote>
  <w:footnote w:id="59">
    <w:p w14:paraId="7AF5AFC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dalli </w:t>
      </w:r>
      <w:r w:rsidRPr="008F7AC3">
        <w:rPr>
          <w:i/>
        </w:rPr>
        <w:t>depennato.</w:t>
      </w:r>
    </w:p>
  </w:footnote>
  <w:footnote w:id="60">
    <w:p w14:paraId="3E66098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Esito di correzione.</w:t>
      </w:r>
    </w:p>
  </w:footnote>
  <w:footnote w:id="61">
    <w:p w14:paraId="6B87CFB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-o </w:t>
      </w:r>
      <w:r w:rsidRPr="00450B80">
        <w:rPr>
          <w:i/>
          <w:iCs/>
        </w:rPr>
        <w:t>esito di correzione</w:t>
      </w:r>
      <w:r w:rsidRPr="008F7AC3">
        <w:rPr>
          <w:i/>
          <w:iCs/>
        </w:rPr>
        <w:t>.</w:t>
      </w:r>
    </w:p>
  </w:footnote>
  <w:footnote w:id="62">
    <w:p w14:paraId="5438734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Aggiunto in sopralinea con segno di inserimento.</w:t>
      </w:r>
    </w:p>
  </w:footnote>
  <w:footnote w:id="63">
    <w:p w14:paraId="14AA3B17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Re- </w:t>
      </w:r>
      <w:r w:rsidRPr="00450B80">
        <w:rPr>
          <w:i/>
          <w:iCs/>
        </w:rPr>
        <w:t>esito di correzione.</w:t>
      </w:r>
    </w:p>
  </w:footnote>
  <w:footnote w:id="64">
    <w:p w14:paraId="61A996D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-ro- </w:t>
      </w:r>
      <w:r w:rsidRPr="00450B80">
        <w:rPr>
          <w:i/>
          <w:iCs/>
        </w:rPr>
        <w:t>esito di correzione.</w:t>
      </w:r>
    </w:p>
  </w:footnote>
  <w:footnote w:id="65">
    <w:p w14:paraId="420D1D8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et cap(itan)</w:t>
      </w:r>
      <w:proofErr w:type="gramStart"/>
      <w:r w:rsidRPr="008F7AC3">
        <w:t xml:space="preserve">i </w:t>
      </w:r>
      <w:r w:rsidRPr="008F7AC3">
        <w:rPr>
          <w:i/>
        </w:rPr>
        <w:t>depennato</w:t>
      </w:r>
      <w:proofErr w:type="gramEnd"/>
      <w:r w:rsidRPr="008F7AC3">
        <w:rPr>
          <w:i/>
        </w:rPr>
        <w:t>.</w:t>
      </w:r>
    </w:p>
  </w:footnote>
  <w:footnote w:id="66">
    <w:p w14:paraId="0C33D42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-nno </w:t>
      </w:r>
      <w:r w:rsidRPr="008F7AC3">
        <w:rPr>
          <w:i/>
        </w:rPr>
        <w:t>depennato.</w:t>
      </w:r>
    </w:p>
  </w:footnote>
  <w:footnote w:id="67">
    <w:p w14:paraId="3B5F013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-</w:t>
      </w:r>
      <w:r w:rsidRPr="008F7AC3">
        <w:rPr>
          <w:iCs/>
        </w:rPr>
        <w:t>r</w:t>
      </w:r>
      <w:r w:rsidRPr="008F7AC3">
        <w:t xml:space="preserve">i- </w:t>
      </w:r>
      <w:r w:rsidRPr="008F7AC3">
        <w:rPr>
          <w:i/>
          <w:iCs/>
        </w:rPr>
        <w:t>esito di correzione.</w:t>
      </w:r>
      <w:r w:rsidRPr="008F7AC3">
        <w:t xml:space="preserve"> </w:t>
      </w:r>
    </w:p>
  </w:footnote>
  <w:footnote w:id="68">
    <w:p w14:paraId="46BF3A8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merc- </w:t>
      </w:r>
      <w:r w:rsidRPr="00450B80">
        <w:rPr>
          <w:i/>
        </w:rPr>
        <w:t>esito di correzione.</w:t>
      </w:r>
    </w:p>
  </w:footnote>
  <w:footnote w:id="69">
    <w:p w14:paraId="313638A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Aggiunto in sopralinea con segn</w:t>
      </w:r>
      <w:r w:rsidRPr="008F7AC3">
        <w:rPr>
          <w:i/>
        </w:rPr>
        <w:t>o di inserimento.</w:t>
      </w:r>
    </w:p>
  </w:footnote>
  <w:footnote w:id="70">
    <w:p w14:paraId="0828E53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 </w:t>
      </w:r>
      <w:r w:rsidRPr="00450B80">
        <w:rPr>
          <w:i/>
          <w:iCs/>
        </w:rPr>
        <w:t xml:space="preserve">corretta su </w:t>
      </w:r>
      <w:r w:rsidRPr="008F7AC3">
        <w:t>-a.</w:t>
      </w:r>
    </w:p>
  </w:footnote>
  <w:footnote w:id="71">
    <w:p w14:paraId="23EE5AC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loro </w:t>
      </w:r>
      <w:r w:rsidRPr="008F7AC3">
        <w:rPr>
          <w:i/>
        </w:rPr>
        <w:t>depennato.</w:t>
      </w:r>
    </w:p>
  </w:footnote>
  <w:footnote w:id="72">
    <w:p w14:paraId="0A1E52ED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-ei </w:t>
      </w:r>
      <w:r w:rsidRPr="00450B80">
        <w:rPr>
          <w:i/>
          <w:iCs/>
        </w:rPr>
        <w:t xml:space="preserve">corretto su </w:t>
      </w:r>
      <w:r w:rsidRPr="008F7AC3">
        <w:t>-a</w:t>
      </w:r>
    </w:p>
  </w:footnote>
  <w:footnote w:id="73">
    <w:p w14:paraId="4860098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  <w:iCs/>
        </w:rPr>
        <w:t>corretta</w:t>
      </w:r>
      <w:proofErr w:type="gramEnd"/>
      <w:r w:rsidRPr="00450B80">
        <w:rPr>
          <w:i/>
          <w:iCs/>
        </w:rPr>
        <w:t xml:space="preserve"> su</w:t>
      </w:r>
      <w:r w:rsidRPr="008F7AC3">
        <w:t xml:space="preserve"> -e.</w:t>
      </w:r>
    </w:p>
  </w:footnote>
  <w:footnote w:id="74">
    <w:p w14:paraId="2759E85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8F7AC3">
        <w:rPr>
          <w:iCs/>
        </w:rPr>
        <w:t>di che</w:t>
      </w:r>
      <w:r w:rsidRPr="008F7AC3">
        <w:rPr>
          <w:i/>
        </w:rPr>
        <w:t xml:space="preserve"> depennato.</w:t>
      </w:r>
    </w:p>
  </w:footnote>
  <w:footnote w:id="75">
    <w:p w14:paraId="3F3428B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e- </w:t>
      </w:r>
      <w:r w:rsidRPr="00450B80">
        <w:rPr>
          <w:i/>
          <w:iCs/>
        </w:rPr>
        <w:t>esito di correzione.</w:t>
      </w:r>
    </w:p>
  </w:footnote>
  <w:footnote w:id="76">
    <w:p w14:paraId="4F0A50F7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com- </w:t>
      </w:r>
      <w:r w:rsidRPr="00450B80">
        <w:rPr>
          <w:i/>
          <w:iCs/>
        </w:rPr>
        <w:t>esito di correzione.</w:t>
      </w:r>
    </w:p>
  </w:footnote>
  <w:footnote w:id="77">
    <w:p w14:paraId="59D0E9D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quanto </w:t>
      </w:r>
      <w:r w:rsidRPr="008F7AC3">
        <w:rPr>
          <w:i/>
        </w:rPr>
        <w:t>depennato.</w:t>
      </w:r>
    </w:p>
  </w:footnote>
  <w:footnote w:id="78">
    <w:p w14:paraId="3EA7122D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Aggiunto in sopralinea </w:t>
      </w:r>
      <w:r w:rsidRPr="008F7AC3">
        <w:rPr>
          <w:i/>
          <w:iCs/>
        </w:rPr>
        <w:t>con segno di inserimento.</w:t>
      </w:r>
    </w:p>
  </w:footnote>
  <w:footnote w:id="79">
    <w:p w14:paraId="2A712FF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Così A. </w:t>
      </w:r>
    </w:p>
  </w:footnote>
  <w:footnote w:id="80">
    <w:p w14:paraId="534A455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sudetti </w:t>
      </w:r>
      <w:r w:rsidRPr="008F7AC3">
        <w:rPr>
          <w:i/>
        </w:rPr>
        <w:t>depennato.</w:t>
      </w:r>
    </w:p>
  </w:footnote>
  <w:footnote w:id="81">
    <w:p w14:paraId="6351F07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Seguono lettere depennate.</w:t>
      </w:r>
    </w:p>
  </w:footnote>
  <w:footnote w:id="82">
    <w:p w14:paraId="59820BD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Seconda </w:t>
      </w:r>
      <w:r w:rsidRPr="008F7AC3">
        <w:t xml:space="preserve">-i- </w:t>
      </w:r>
      <w:r w:rsidRPr="008F7AC3">
        <w:rPr>
          <w:i/>
          <w:iCs/>
        </w:rPr>
        <w:t xml:space="preserve">corretta su </w:t>
      </w:r>
      <w:r w:rsidRPr="008F7AC3">
        <w:t>-a-.</w:t>
      </w:r>
    </w:p>
  </w:footnote>
  <w:footnote w:id="83">
    <w:p w14:paraId="6D0D53C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Segue </w:t>
      </w:r>
      <w:r w:rsidRPr="008F7AC3">
        <w:t xml:space="preserve">-e </w:t>
      </w:r>
      <w:r w:rsidRPr="008F7AC3">
        <w:rPr>
          <w:i/>
          <w:iCs/>
        </w:rPr>
        <w:t>depennata.</w:t>
      </w:r>
    </w:p>
  </w:footnote>
  <w:footnote w:id="84">
    <w:p w14:paraId="3353F23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appresso </w:t>
      </w:r>
      <w:r w:rsidRPr="008F7AC3">
        <w:rPr>
          <w:i/>
        </w:rPr>
        <w:t>depennato.</w:t>
      </w:r>
    </w:p>
  </w:footnote>
  <w:footnote w:id="85">
    <w:p w14:paraId="36807B8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Aggiunto in sopralinea </w:t>
      </w:r>
      <w:r w:rsidRPr="008F7AC3">
        <w:rPr>
          <w:i/>
          <w:iCs/>
        </w:rPr>
        <w:t>con segno di inserimento.</w:t>
      </w:r>
    </w:p>
  </w:footnote>
  <w:footnote w:id="86">
    <w:p w14:paraId="7A0ED4E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8F7AC3">
        <w:t xml:space="preserve"> sop(r)</w:t>
      </w:r>
      <w:proofErr w:type="gramStart"/>
      <w:r w:rsidRPr="008F7AC3">
        <w:t>a</w:t>
      </w:r>
      <w:proofErr w:type="gramEnd"/>
      <w:r w:rsidRPr="008F7AC3">
        <w:t xml:space="preserve"> </w:t>
      </w:r>
      <w:r w:rsidRPr="008F7AC3">
        <w:rPr>
          <w:i/>
        </w:rPr>
        <w:t>depennato.</w:t>
      </w:r>
      <w:r w:rsidRPr="008F7AC3">
        <w:t xml:space="preserve"> </w:t>
      </w:r>
    </w:p>
  </w:footnote>
  <w:footnote w:id="87">
    <w:p w14:paraId="260BC33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</w:t>
      </w:r>
      <w:r w:rsidRPr="008F7AC3">
        <w:t xml:space="preserve"> -e.</w:t>
      </w:r>
    </w:p>
  </w:footnote>
  <w:footnote w:id="88">
    <w:p w14:paraId="2C4C1E1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Aggiunto in sopralinea </w:t>
      </w:r>
      <w:r w:rsidRPr="008F7AC3">
        <w:rPr>
          <w:i/>
          <w:iCs/>
        </w:rPr>
        <w:t xml:space="preserve">su </w:t>
      </w:r>
      <w:r w:rsidRPr="008F7AC3">
        <w:t>genti</w:t>
      </w:r>
      <w:r w:rsidRPr="008F7AC3">
        <w:rPr>
          <w:i/>
          <w:iCs/>
        </w:rPr>
        <w:t xml:space="preserve"> depennato.</w:t>
      </w:r>
    </w:p>
  </w:footnote>
  <w:footnote w:id="89">
    <w:p w14:paraId="7F2A6842" w14:textId="77777777" w:rsidR="00386661" w:rsidRPr="00450B80" w:rsidRDefault="00386661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Esito di correzione.</w:t>
      </w:r>
    </w:p>
  </w:footnote>
  <w:footnote w:id="90">
    <w:p w14:paraId="18EEB65F" w14:textId="77777777" w:rsidR="00386661" w:rsidRPr="00450B80" w:rsidRDefault="00386661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-d </w:t>
      </w:r>
      <w:r w:rsidRPr="00450B80">
        <w:rPr>
          <w:i/>
          <w:iCs/>
        </w:rPr>
        <w:t>esito di correzione; segue lettera depennata.</w:t>
      </w:r>
    </w:p>
  </w:footnote>
  <w:footnote w:id="91">
    <w:p w14:paraId="18D720DF" w14:textId="77777777" w:rsidR="00386661" w:rsidRPr="00450B80" w:rsidRDefault="00386661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su- </w:t>
      </w:r>
      <w:r w:rsidRPr="00450B80">
        <w:rPr>
          <w:i/>
          <w:iCs/>
        </w:rPr>
        <w:t>esito di correzione.</w:t>
      </w:r>
    </w:p>
  </w:footnote>
  <w:footnote w:id="92">
    <w:p w14:paraId="1014D3FF" w14:textId="77777777" w:rsidR="00386661" w:rsidRPr="008F7AC3" w:rsidRDefault="00386661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>paga</w:t>
      </w:r>
      <w:r w:rsidRPr="00450B80">
        <w:rPr>
          <w:i/>
        </w:rPr>
        <w:t xml:space="preserve"> depennato.</w:t>
      </w:r>
    </w:p>
  </w:footnote>
  <w:footnote w:id="93">
    <w:p w14:paraId="0A158DF8" w14:textId="77777777" w:rsidR="00386661" w:rsidRPr="00450B80" w:rsidRDefault="00386661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Seguono lettere depennate.</w:t>
      </w:r>
    </w:p>
  </w:footnote>
  <w:footnote w:id="94">
    <w:p w14:paraId="77F41CA3" w14:textId="77777777" w:rsidR="003F274B" w:rsidRPr="00450B80" w:rsidRDefault="003F274B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Segue </w:t>
      </w:r>
      <w:r w:rsidRPr="00450B80">
        <w:t xml:space="preserve">detti </w:t>
      </w:r>
      <w:r w:rsidRPr="00450B80">
        <w:rPr>
          <w:i/>
          <w:iCs/>
        </w:rPr>
        <w:t>depennato.</w:t>
      </w:r>
    </w:p>
  </w:footnote>
  <w:footnote w:id="95">
    <w:p w14:paraId="6AFB863C" w14:textId="77777777" w:rsidR="003F274B" w:rsidRPr="00450B80" w:rsidRDefault="003F274B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-0- </w:t>
      </w:r>
      <w:r w:rsidRPr="00450B80">
        <w:rPr>
          <w:i/>
          <w:iCs/>
        </w:rPr>
        <w:t>esito di correzione.</w:t>
      </w:r>
    </w:p>
  </w:footnote>
  <w:footnote w:id="96">
    <w:p w14:paraId="4E5990BA" w14:textId="1526F106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Segue lettera di dubbia </w:t>
      </w:r>
      <w:del w:id="774" w:author="Flavia Di Gi" w:date="2023-04-01T17:08:00Z">
        <w:r w:rsidRPr="00450B80" w:rsidDel="00701DAF">
          <w:rPr>
            <w:i/>
            <w:iCs/>
          </w:rPr>
          <w:delText>interpretazione</w:delText>
        </w:r>
      </w:del>
      <w:ins w:id="775" w:author="Flavia Di Gi" w:date="2023-04-01T17:08:00Z">
        <w:r w:rsidR="00701DAF">
          <w:rPr>
            <w:i/>
            <w:iCs/>
          </w:rPr>
          <w:t>lettura</w:t>
        </w:r>
      </w:ins>
      <w:r w:rsidRPr="00450B80">
        <w:rPr>
          <w:i/>
          <w:iCs/>
        </w:rPr>
        <w:t>.</w:t>
      </w:r>
    </w:p>
  </w:footnote>
  <w:footnote w:id="97">
    <w:p w14:paraId="5D11FCD2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Macchia di inchiostro.</w:t>
      </w:r>
    </w:p>
  </w:footnote>
  <w:footnote w:id="98">
    <w:p w14:paraId="161CE88C" w14:textId="77777777" w:rsidR="00B53AFF" w:rsidRPr="00D32F9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c- </w:t>
      </w:r>
      <w:r w:rsidRPr="00450B80">
        <w:rPr>
          <w:i/>
          <w:iCs/>
        </w:rPr>
        <w:t xml:space="preserve">corretta </w:t>
      </w:r>
      <w:proofErr w:type="gramStart"/>
      <w:r w:rsidRPr="00450B80">
        <w:rPr>
          <w:i/>
          <w:iCs/>
        </w:rPr>
        <w:t xml:space="preserve">su </w:t>
      </w:r>
      <w:r w:rsidRPr="00416702">
        <w:t>,</w:t>
      </w:r>
      <w:proofErr w:type="gramEnd"/>
      <w:r w:rsidRPr="00416702">
        <w:t>.</w:t>
      </w:r>
    </w:p>
  </w:footnote>
  <w:footnote w:id="99">
    <w:p w14:paraId="6E11F7A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Macchia di inchiostro.</w:t>
      </w:r>
    </w:p>
  </w:footnote>
  <w:footnote w:id="100">
    <w:p w14:paraId="4257D096" w14:textId="2458A961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ins w:id="778" w:author="Flavia Di Gi" w:date="2023-04-01T16:32:00Z">
        <w:r w:rsidR="00416702">
          <w:t>d</w:t>
        </w:r>
      </w:ins>
      <w:del w:id="779" w:author="Flavia Di Gi" w:date="2023-04-01T16:32:00Z">
        <w:r w:rsidR="00416702" w:rsidRPr="00D32F90" w:rsidDel="00416702">
          <w:delText>D</w:delText>
        </w:r>
      </w:del>
      <w:r w:rsidRPr="00D32F90">
        <w:t>e</w:t>
      </w:r>
      <w:ins w:id="780" w:author="Flavia Di Gi" w:date="2023-04-01T16:32:00Z">
        <w:r w:rsidR="00416702">
          <w:t>’</w:t>
        </w:r>
      </w:ins>
      <w:ins w:id="781" w:author="Giorgia" w:date="2023-03-22T10:28:00Z">
        <w:del w:id="782" w:author="Flavia Di Gi" w:date="2023-04-01T16:32:00Z">
          <w:r w:rsidRPr="00450B80" w:rsidDel="00416702">
            <w:delText>’</w:delText>
          </w:r>
        </w:del>
      </w:ins>
      <w:r w:rsidRPr="00450B80">
        <w:t xml:space="preserve"> vasselli </w:t>
      </w:r>
      <w:r w:rsidRPr="00450B80">
        <w:rPr>
          <w:i/>
        </w:rPr>
        <w:t>aggiunto in sopralinea con segno di inserimento.</w:t>
      </w:r>
    </w:p>
  </w:footnote>
  <w:footnote w:id="101">
    <w:p w14:paraId="3DE9E66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di così </w:t>
      </w:r>
      <w:r w:rsidRPr="00450B80">
        <w:rPr>
          <w:i/>
          <w:iCs/>
        </w:rPr>
        <w:t>depennato.</w:t>
      </w:r>
    </w:p>
  </w:footnote>
  <w:footnote w:id="102">
    <w:p w14:paraId="5139DEE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-e </w:t>
      </w:r>
      <w:r w:rsidRPr="00450B80">
        <w:rPr>
          <w:i/>
          <w:iCs/>
        </w:rPr>
        <w:t xml:space="preserve">corretta su </w:t>
      </w:r>
      <w:r w:rsidRPr="00450B80">
        <w:t>-a</w:t>
      </w:r>
      <w:r w:rsidRPr="00450B80">
        <w:rPr>
          <w:i/>
          <w:iCs/>
        </w:rPr>
        <w:t>.</w:t>
      </w:r>
    </w:p>
  </w:footnote>
  <w:footnote w:id="103">
    <w:p w14:paraId="342A298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s(ua) </w:t>
      </w:r>
      <w:r w:rsidRPr="00450B80">
        <w:rPr>
          <w:i/>
          <w:iCs/>
        </w:rPr>
        <w:t xml:space="preserve">coretto su </w:t>
      </w:r>
      <w:r w:rsidRPr="00450B80">
        <w:t>V(ostra).</w:t>
      </w:r>
    </w:p>
  </w:footnote>
  <w:footnote w:id="104">
    <w:p w14:paraId="5088DEF0" w14:textId="26CE549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ins w:id="787" w:author="Flavia Di Gi" w:date="2023-04-01T16:32:00Z">
        <w:r w:rsidR="00416702">
          <w:t>S</w:t>
        </w:r>
      </w:ins>
      <w:del w:id="788" w:author="Flavia Di Gi" w:date="2023-04-01T16:32:00Z">
        <w:r w:rsidRPr="00D32F90" w:rsidDel="00416702">
          <w:delText>s</w:delText>
        </w:r>
      </w:del>
      <w:r w:rsidRPr="00D32F90">
        <w:t>(ereni</w:t>
      </w:r>
      <w:r w:rsidRPr="00450B80">
        <w:t xml:space="preserve">ssim)ma </w:t>
      </w:r>
      <w:r w:rsidRPr="00450B80">
        <w:rPr>
          <w:i/>
          <w:iCs/>
        </w:rPr>
        <w:t xml:space="preserve">corretto su </w:t>
      </w:r>
      <w:ins w:id="789" w:author="Flavia Di Gi" w:date="2023-04-01T16:32:00Z">
        <w:r w:rsidR="00416702">
          <w:t>S</w:t>
        </w:r>
      </w:ins>
      <w:del w:id="790" w:author="Flavia Di Gi" w:date="2023-04-01T16:32:00Z">
        <w:r w:rsidRPr="00450B80" w:rsidDel="00416702">
          <w:delText>s</w:delText>
        </w:r>
      </w:del>
      <w:r w:rsidRPr="00450B80">
        <w:t>(ereni)tà.</w:t>
      </w:r>
    </w:p>
  </w:footnote>
  <w:footnote w:id="105">
    <w:p w14:paraId="2DDD796D" w14:textId="4FD4FFA5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R- </w:t>
      </w:r>
      <w:r w:rsidRPr="00450B80">
        <w:rPr>
          <w:i/>
          <w:iCs/>
        </w:rPr>
        <w:t>corrett</w:t>
      </w:r>
      <w:ins w:id="791" w:author="Flavia Di Gi" w:date="2023-04-01T16:32:00Z">
        <w:r w:rsidR="00416702">
          <w:rPr>
            <w:i/>
            <w:iCs/>
          </w:rPr>
          <w:t>a</w:t>
        </w:r>
      </w:ins>
      <w:del w:id="792" w:author="Flavia Di Gi" w:date="2023-04-01T16:32:00Z">
        <w:r w:rsidRPr="00450B80" w:rsidDel="00416702">
          <w:rPr>
            <w:i/>
            <w:iCs/>
          </w:rPr>
          <w:delText>o</w:delText>
        </w:r>
      </w:del>
      <w:r w:rsidRPr="00450B80">
        <w:rPr>
          <w:i/>
          <w:iCs/>
        </w:rPr>
        <w:t xml:space="preserve"> su </w:t>
      </w:r>
      <w:r w:rsidRPr="00450B80">
        <w:t>V(ostra).</w:t>
      </w:r>
    </w:p>
  </w:footnote>
  <w:footnote w:id="106">
    <w:p w14:paraId="2488151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 parola depennata.</w:t>
      </w:r>
    </w:p>
  </w:footnote>
  <w:footnote w:id="107">
    <w:p w14:paraId="139D68E0" w14:textId="43F4729B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</w:t>
      </w:r>
      <w:ins w:id="796" w:author="Flavia Di Gi" w:date="2023-04-01T16:33:00Z">
        <w:r w:rsidR="00416702">
          <w:rPr>
            <w:i/>
          </w:rPr>
          <w:t>e</w:t>
        </w:r>
      </w:ins>
      <w:ins w:id="797" w:author="Giorgia" w:date="2023-03-22T10:35:00Z">
        <w:del w:id="798" w:author="Flavia Di Gi" w:date="2023-04-01T16:33:00Z">
          <w:r w:rsidRPr="00450B80" w:rsidDel="00416702">
            <w:rPr>
              <w:i/>
            </w:rPr>
            <w:delText>e</w:delText>
          </w:r>
        </w:del>
      </w:ins>
      <w:del w:id="799" w:author="Giorgia" w:date="2023-03-22T10:35:00Z">
        <w:r w:rsidRPr="00450B80" w:rsidDel="00A74D91">
          <w:rPr>
            <w:i/>
          </w:rPr>
          <w:delText>ono</w:delText>
        </w:r>
      </w:del>
      <w:r w:rsidRPr="008F7AC3">
        <w:rPr>
          <w:i/>
        </w:rPr>
        <w:t xml:space="preserve"> parola depennata.</w:t>
      </w:r>
    </w:p>
  </w:footnote>
  <w:footnote w:id="108">
    <w:p w14:paraId="18CD0D3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Segue </w:t>
      </w:r>
      <w:r w:rsidRPr="00450B80">
        <w:t xml:space="preserve">d- </w:t>
      </w:r>
      <w:r w:rsidRPr="00450B80">
        <w:rPr>
          <w:i/>
          <w:iCs/>
        </w:rPr>
        <w:t>depennata.</w:t>
      </w:r>
    </w:p>
  </w:footnote>
  <w:footnote w:id="109">
    <w:p w14:paraId="0D813839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d- </w:t>
      </w:r>
      <w:r w:rsidRPr="00450B80">
        <w:rPr>
          <w:i/>
          <w:iCs/>
        </w:rPr>
        <w:t>esito di correzione.</w:t>
      </w:r>
    </w:p>
  </w:footnote>
  <w:footnote w:id="110">
    <w:p w14:paraId="3156A77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Foro nel supporto.</w:t>
      </w:r>
    </w:p>
  </w:footnote>
  <w:footnote w:id="111">
    <w:p w14:paraId="64645CDF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-u- </w:t>
      </w:r>
      <w:r w:rsidRPr="00450B80">
        <w:rPr>
          <w:i/>
          <w:iCs/>
        </w:rPr>
        <w:t>esito di correzione, come pare.</w:t>
      </w:r>
    </w:p>
  </w:footnote>
  <w:footnote w:id="112">
    <w:p w14:paraId="794BB78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-i- </w:t>
      </w:r>
      <w:r w:rsidRPr="00450B80">
        <w:rPr>
          <w:i/>
          <w:iCs/>
        </w:rPr>
        <w:t xml:space="preserve">corretta su </w:t>
      </w:r>
      <w:r w:rsidRPr="00450B80">
        <w:t>-a-.</w:t>
      </w:r>
    </w:p>
  </w:footnote>
  <w:footnote w:id="113">
    <w:p w14:paraId="68CC415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</w:t>
      </w:r>
      <w:r w:rsidRPr="00450B80">
        <w:t xml:space="preserve"> -e; </w:t>
      </w:r>
      <w:r w:rsidRPr="008F7AC3">
        <w:rPr>
          <w:i/>
        </w:rPr>
        <w:t>segue</w:t>
      </w:r>
      <w:r w:rsidRPr="008F7AC3">
        <w:t xml:space="preserve"> delli </w:t>
      </w:r>
      <w:r w:rsidRPr="008F7AC3">
        <w:rPr>
          <w:i/>
        </w:rPr>
        <w:t>depennato.</w:t>
      </w:r>
    </w:p>
  </w:footnote>
  <w:footnote w:id="114">
    <w:p w14:paraId="7EF42A6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450B80">
        <w:t xml:space="preserve"> della Ser(eni)tà s(ua) la confermatio-|ne </w:t>
      </w:r>
      <w:r w:rsidRPr="00450B80">
        <w:rPr>
          <w:i/>
        </w:rPr>
        <w:t>depennato.</w:t>
      </w:r>
    </w:p>
  </w:footnote>
  <w:footnote w:id="115">
    <w:p w14:paraId="780AC1C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450B80">
        <w:t xml:space="preserve"> altri </w:t>
      </w:r>
      <w:r w:rsidRPr="00450B80">
        <w:rPr>
          <w:i/>
        </w:rPr>
        <w:t>depennato.</w:t>
      </w:r>
    </w:p>
  </w:footnote>
  <w:footnote w:id="116">
    <w:p w14:paraId="4FB8B08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Esito di correzione.</w:t>
      </w:r>
    </w:p>
  </w:footnote>
  <w:footnote w:id="117">
    <w:p w14:paraId="7B5A1984" w14:textId="066A8605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</w:t>
      </w:r>
      <w:r w:rsidRPr="00450B80">
        <w:t xml:space="preserve"> La quale per</w:t>
      </w:r>
      <w:ins w:id="802" w:author="Giorgia" w:date="2023-03-11T15:04:00Z">
        <w:r w:rsidRPr="00450B80">
          <w:t xml:space="preserve"> </w:t>
        </w:r>
      </w:ins>
      <w:r w:rsidRPr="008F7AC3">
        <w:t xml:space="preserve">tanto </w:t>
      </w:r>
      <w:r w:rsidRPr="008F7AC3">
        <w:rPr>
          <w:i/>
        </w:rPr>
        <w:t>depennato.</w:t>
      </w:r>
    </w:p>
  </w:footnote>
  <w:footnote w:id="118">
    <w:p w14:paraId="4A91C64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La q(u)ale p(er)ta(n)to </w:t>
      </w:r>
      <w:r w:rsidRPr="00450B80">
        <w:rPr>
          <w:i/>
          <w:iCs/>
        </w:rPr>
        <w:t>aggiunto nel margine esterno.</w:t>
      </w:r>
    </w:p>
  </w:footnote>
  <w:footnote w:id="119">
    <w:p w14:paraId="557160C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Foro nel supporto; </w:t>
      </w:r>
      <w:r w:rsidRPr="00450B80">
        <w:rPr>
          <w:iCs/>
        </w:rPr>
        <w:t xml:space="preserve">-ra- </w:t>
      </w:r>
      <w:r w:rsidRPr="00450B80">
        <w:rPr>
          <w:i/>
        </w:rPr>
        <w:t>esito di correzione</w:t>
      </w:r>
      <w:r w:rsidRPr="008F7AC3">
        <w:rPr>
          <w:iCs/>
        </w:rPr>
        <w:t>.</w:t>
      </w:r>
    </w:p>
  </w:footnote>
  <w:footnote w:id="120">
    <w:p w14:paraId="799B505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ad offer- </w:t>
      </w:r>
      <w:r w:rsidRPr="00450B80">
        <w:rPr>
          <w:i/>
          <w:iCs/>
        </w:rPr>
        <w:t>esito di correzione.</w:t>
      </w:r>
    </w:p>
  </w:footnote>
  <w:footnote w:id="121">
    <w:p w14:paraId="56671351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-s- </w:t>
      </w:r>
      <w:r w:rsidRPr="00450B80">
        <w:rPr>
          <w:i/>
          <w:iCs/>
        </w:rPr>
        <w:t>esito di correzione.</w:t>
      </w:r>
    </w:p>
  </w:footnote>
  <w:footnote w:id="122">
    <w:p w14:paraId="4B5CFD4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Macchia di inchiostro.</w:t>
      </w:r>
    </w:p>
  </w:footnote>
  <w:footnote w:id="123">
    <w:p w14:paraId="496DEB2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Esito di correzione.</w:t>
      </w:r>
    </w:p>
  </w:footnote>
  <w:footnote w:id="124">
    <w:p w14:paraId="18E421C0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 </w:t>
      </w:r>
      <w:r w:rsidRPr="00450B80">
        <w:rPr>
          <w:i/>
          <w:iCs/>
        </w:rPr>
        <w:t xml:space="preserve">corretta su </w:t>
      </w:r>
      <w:r w:rsidRPr="00450B80">
        <w:t>-a.</w:t>
      </w:r>
    </w:p>
  </w:footnote>
  <w:footnote w:id="125">
    <w:p w14:paraId="02EF74A8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  <w:iCs/>
        </w:rPr>
        <w:t>corretta</w:t>
      </w:r>
      <w:proofErr w:type="gramEnd"/>
      <w:r w:rsidRPr="00450B80">
        <w:rPr>
          <w:i/>
          <w:iCs/>
        </w:rPr>
        <w:t xml:space="preserve"> su </w:t>
      </w:r>
      <w:r w:rsidRPr="00450B80">
        <w:t>-e.</w:t>
      </w:r>
    </w:p>
  </w:footnote>
  <w:footnote w:id="126">
    <w:p w14:paraId="18AB59B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</w:t>
      </w:r>
      <w:r w:rsidRPr="00450B80">
        <w:t xml:space="preserve">-ol- </w:t>
      </w:r>
      <w:r w:rsidRPr="00450B80">
        <w:rPr>
          <w:i/>
        </w:rPr>
        <w:t xml:space="preserve">corretto su </w:t>
      </w:r>
      <w:r w:rsidRPr="00450B80">
        <w:t>-ap-.</w:t>
      </w:r>
    </w:p>
  </w:footnote>
  <w:footnote w:id="127">
    <w:p w14:paraId="009E2352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qu- </w:t>
      </w:r>
      <w:r w:rsidRPr="00450B80">
        <w:rPr>
          <w:i/>
          <w:iCs/>
        </w:rPr>
        <w:t xml:space="preserve">corretto su </w:t>
      </w:r>
      <w:r w:rsidRPr="00450B80">
        <w:t>si-</w:t>
      </w:r>
      <w:r w:rsidRPr="00450B80">
        <w:rPr>
          <w:i/>
          <w:iCs/>
        </w:rPr>
        <w:t>.</w:t>
      </w:r>
    </w:p>
  </w:footnote>
  <w:footnote w:id="128">
    <w:p w14:paraId="4DBD9FBC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</w:t>
      </w:r>
      <w:r w:rsidRPr="00450B80">
        <w:t>p(er)</w:t>
      </w:r>
      <w:r w:rsidRPr="008F7AC3">
        <w:rPr>
          <w:rPrChange w:id="833" w:author="Giorgia" w:date="2023-03-22T12:10:00Z">
            <w:rPr>
              <w:i/>
            </w:rPr>
          </w:rPrChange>
        </w:rPr>
        <w:t xml:space="preserve"> …</w:t>
      </w:r>
      <w:r w:rsidRPr="00D32F90">
        <w:t xml:space="preserve"> c(irc)</w:t>
      </w:r>
      <w:proofErr w:type="gramStart"/>
      <w:r w:rsidRPr="00D32F90">
        <w:t>a</w:t>
      </w:r>
      <w:proofErr w:type="gramEnd"/>
      <w:r w:rsidRPr="00D32F90">
        <w:t xml:space="preserve"> </w:t>
      </w:r>
      <w:r w:rsidRPr="00450B80">
        <w:rPr>
          <w:i/>
          <w:iCs/>
        </w:rPr>
        <w:t>aggiunto</w:t>
      </w:r>
      <w:r w:rsidRPr="00450B80">
        <w:t xml:space="preserve"> </w:t>
      </w:r>
      <w:r w:rsidRPr="00450B80">
        <w:rPr>
          <w:i/>
        </w:rPr>
        <w:t>in</w:t>
      </w:r>
      <w:r w:rsidRPr="008F7AC3">
        <w:t xml:space="preserve"> </w:t>
      </w:r>
      <w:r w:rsidRPr="008F7AC3">
        <w:rPr>
          <w:i/>
        </w:rPr>
        <w:t>sopralinea; seguono</w:t>
      </w:r>
      <w:r w:rsidRPr="008F7AC3">
        <w:t xml:space="preserve"> </w:t>
      </w:r>
      <w:r w:rsidRPr="008F7AC3">
        <w:rPr>
          <w:i/>
        </w:rPr>
        <w:t>parole depennate.</w:t>
      </w:r>
    </w:p>
  </w:footnote>
  <w:footnote w:id="129">
    <w:p w14:paraId="7EA5C9CF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e- </w:t>
      </w:r>
      <w:r w:rsidRPr="00450B80">
        <w:rPr>
          <w:i/>
          <w:iCs/>
        </w:rPr>
        <w:t>esito di correzione.</w:t>
      </w:r>
    </w:p>
  </w:footnote>
  <w:footnote w:id="130">
    <w:p w14:paraId="393BFFB0" w14:textId="35BE112A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ins w:id="834" w:author="Giorgia" w:date="2023-03-22T10:36:00Z">
        <w:r w:rsidRPr="00450B80">
          <w:rPr>
            <w:i/>
          </w:rPr>
          <w:t>S</w:t>
        </w:r>
      </w:ins>
      <w:del w:id="835" w:author="Giorgia" w:date="2023-03-22T10:36:00Z">
        <w:r w:rsidRPr="00450B80" w:rsidDel="00A74D91">
          <w:rPr>
            <w:i/>
          </w:rPr>
          <w:delText>s</w:delText>
        </w:r>
      </w:del>
      <w:r w:rsidRPr="00450B80">
        <w:rPr>
          <w:i/>
        </w:rPr>
        <w:t>egue</w:t>
      </w:r>
      <w:r w:rsidRPr="008F7AC3">
        <w:t xml:space="preserve"> obligo</w:t>
      </w:r>
      <w:r w:rsidRPr="008F7AC3">
        <w:rPr>
          <w:i/>
        </w:rPr>
        <w:t xml:space="preserve"> depennato.</w:t>
      </w:r>
    </w:p>
  </w:footnote>
  <w:footnote w:id="131">
    <w:p w14:paraId="4DCCD595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ciò</w:t>
      </w:r>
      <w:r w:rsidRPr="00450B80">
        <w:rPr>
          <w:i/>
        </w:rPr>
        <w:t xml:space="preserve"> </w:t>
      </w:r>
      <w:r w:rsidRPr="00450B80">
        <w:t xml:space="preserve">che </w:t>
      </w:r>
      <w:r w:rsidRPr="00450B80">
        <w:rPr>
          <w:i/>
          <w:iCs/>
        </w:rPr>
        <w:t xml:space="preserve">aggiunto </w:t>
      </w:r>
      <w:r w:rsidRPr="008F7AC3">
        <w:rPr>
          <w:i/>
        </w:rPr>
        <w:t>in sopralinea</w:t>
      </w:r>
      <w:r w:rsidRPr="008F7AC3">
        <w:t xml:space="preserve"> </w:t>
      </w:r>
      <w:r w:rsidRPr="008F7AC3">
        <w:rPr>
          <w:i/>
          <w:iCs/>
        </w:rPr>
        <w:t xml:space="preserve">con segno di inserimento </w:t>
      </w:r>
      <w:r w:rsidRPr="008F7AC3">
        <w:rPr>
          <w:i/>
        </w:rPr>
        <w:t>su</w:t>
      </w:r>
      <w:r w:rsidRPr="008F7AC3">
        <w:t xml:space="preserve"> quello </w:t>
      </w:r>
      <w:r w:rsidRPr="008F7AC3">
        <w:rPr>
          <w:i/>
        </w:rPr>
        <w:t>depennato.</w:t>
      </w:r>
    </w:p>
  </w:footnote>
  <w:footnote w:id="132">
    <w:p w14:paraId="462A9C61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affare </w:t>
      </w:r>
      <w:r w:rsidRPr="00450B80">
        <w:rPr>
          <w:i/>
        </w:rPr>
        <w:t>depennato.</w:t>
      </w:r>
    </w:p>
  </w:footnote>
  <w:footnote w:id="133">
    <w:p w14:paraId="6BBE1A9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-ei </w:t>
      </w:r>
      <w:r w:rsidRPr="00450B80">
        <w:rPr>
          <w:i/>
          <w:iCs/>
        </w:rPr>
        <w:t>esito di correzione.</w:t>
      </w:r>
    </w:p>
  </w:footnote>
  <w:footnote w:id="134">
    <w:p w14:paraId="770FF005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>sono</w:t>
      </w:r>
      <w:r w:rsidRPr="00450B80">
        <w:rPr>
          <w:i/>
        </w:rPr>
        <w:t xml:space="preserve"> depennato.</w:t>
      </w:r>
    </w:p>
  </w:footnote>
  <w:footnote w:id="135">
    <w:p w14:paraId="3977DABD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rPr>
          <w:iCs/>
        </w:rPr>
        <w:t>sarà</w:t>
      </w:r>
      <w:r w:rsidRPr="00450B80">
        <w:rPr>
          <w:i/>
        </w:rPr>
        <w:t xml:space="preserve"> depennato.</w:t>
      </w:r>
    </w:p>
  </w:footnote>
  <w:footnote w:id="136">
    <w:p w14:paraId="460F664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-erà </w:t>
      </w:r>
      <w:r w:rsidRPr="00450B80">
        <w:rPr>
          <w:i/>
        </w:rPr>
        <w:t>esito di correzione.</w:t>
      </w:r>
    </w:p>
  </w:footnote>
  <w:footnote w:id="137">
    <w:p w14:paraId="57D418B9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-e- </w:t>
      </w:r>
      <w:r w:rsidRPr="00450B80">
        <w:rPr>
          <w:i/>
          <w:iCs/>
        </w:rPr>
        <w:t>corretta su</w:t>
      </w:r>
      <w:r w:rsidRPr="00450B80">
        <w:t xml:space="preserve"> -a-.</w:t>
      </w:r>
    </w:p>
  </w:footnote>
  <w:footnote w:id="138">
    <w:p w14:paraId="7EC54400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-ossi </w:t>
      </w:r>
      <w:r w:rsidRPr="00450B80">
        <w:rPr>
          <w:i/>
          <w:iCs/>
        </w:rPr>
        <w:t>esito di correzione</w:t>
      </w:r>
      <w:r w:rsidRPr="00450B80">
        <w:t>.</w:t>
      </w:r>
    </w:p>
  </w:footnote>
  <w:footnote w:id="139">
    <w:p w14:paraId="70CEA92F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a suo tempo </w:t>
      </w:r>
      <w:r w:rsidRPr="00450B80">
        <w:rPr>
          <w:i/>
          <w:iCs/>
        </w:rPr>
        <w:t xml:space="preserve">aggiunto </w:t>
      </w:r>
      <w:r w:rsidRPr="00450B80">
        <w:rPr>
          <w:i/>
        </w:rPr>
        <w:t>in sopralinea con segno di inserimento.</w:t>
      </w:r>
    </w:p>
  </w:footnote>
  <w:footnote w:id="140">
    <w:p w14:paraId="433D7393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da </w:t>
      </w:r>
      <w:r w:rsidRPr="00450B80">
        <w:rPr>
          <w:i/>
        </w:rPr>
        <w:t>depennato.</w:t>
      </w:r>
    </w:p>
  </w:footnote>
  <w:footnote w:id="141">
    <w:p w14:paraId="27879FD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e- </w:t>
      </w:r>
      <w:r w:rsidRPr="00450B80">
        <w:rPr>
          <w:i/>
          <w:iCs/>
        </w:rPr>
        <w:t>esito di correzione.</w:t>
      </w:r>
    </w:p>
  </w:footnote>
  <w:footnote w:id="142">
    <w:p w14:paraId="190C32AF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-a- </w:t>
      </w:r>
      <w:r w:rsidRPr="00450B80">
        <w:rPr>
          <w:i/>
          <w:iCs/>
        </w:rPr>
        <w:t>esito di correzione.</w:t>
      </w:r>
    </w:p>
  </w:footnote>
  <w:footnote w:id="143">
    <w:p w14:paraId="040117C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Seconda </w:t>
      </w:r>
      <w:r w:rsidRPr="00450B80">
        <w:t xml:space="preserve">-s- </w:t>
      </w:r>
      <w:r w:rsidRPr="00450B80">
        <w:rPr>
          <w:i/>
          <w:iCs/>
        </w:rPr>
        <w:t>esito di co</w:t>
      </w:r>
      <w:r w:rsidRPr="008F7AC3">
        <w:rPr>
          <w:i/>
          <w:iCs/>
        </w:rPr>
        <w:t>rrezione</w:t>
      </w:r>
      <w:r w:rsidRPr="008F7AC3">
        <w:t>.</w:t>
      </w:r>
    </w:p>
  </w:footnote>
  <w:footnote w:id="144">
    <w:p w14:paraId="38FADE1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Segue </w:t>
      </w:r>
      <w:r w:rsidRPr="00450B80">
        <w:t xml:space="preserve">quest </w:t>
      </w:r>
      <w:r w:rsidRPr="00450B80">
        <w:rPr>
          <w:i/>
          <w:iCs/>
        </w:rPr>
        <w:t>depennato.</w:t>
      </w:r>
    </w:p>
  </w:footnote>
  <w:footnote w:id="145">
    <w:p w14:paraId="0B2761F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-ale- </w:t>
      </w:r>
      <w:r w:rsidRPr="00450B80">
        <w:rPr>
          <w:i/>
          <w:iCs/>
        </w:rPr>
        <w:t>esito di correzione.</w:t>
      </w:r>
    </w:p>
  </w:footnote>
  <w:footnote w:id="146">
    <w:p w14:paraId="00E6F8E3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450B80">
        <w:rPr>
          <w:i/>
        </w:rPr>
        <w:t>in sopralinea con segno di inserimento.</w:t>
      </w:r>
    </w:p>
  </w:footnote>
  <w:footnote w:id="147">
    <w:p w14:paraId="37E6C500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 parola depennata.</w:t>
      </w:r>
    </w:p>
  </w:footnote>
  <w:footnote w:id="148">
    <w:p w14:paraId="2B20751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-ndo </w:t>
      </w:r>
      <w:r w:rsidRPr="00450B80">
        <w:rPr>
          <w:i/>
        </w:rPr>
        <w:t>depennato.</w:t>
      </w:r>
    </w:p>
  </w:footnote>
  <w:footnote w:id="149">
    <w:p w14:paraId="17396587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il sospetto </w:t>
      </w:r>
      <w:r w:rsidRPr="00450B80">
        <w:rPr>
          <w:i/>
        </w:rPr>
        <w:t>depennato</w:t>
      </w:r>
      <w:r w:rsidRPr="008F7AC3">
        <w:t>.</w:t>
      </w:r>
    </w:p>
  </w:footnote>
  <w:footnote w:id="150">
    <w:p w14:paraId="0FF8A1EB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-e- esito di correzione; -ro </w:t>
      </w:r>
      <w:r w:rsidRPr="00450B80">
        <w:rPr>
          <w:i/>
          <w:iCs/>
        </w:rPr>
        <w:t xml:space="preserve">aggiunto </w:t>
      </w:r>
      <w:r w:rsidRPr="00450B80">
        <w:rPr>
          <w:i/>
        </w:rPr>
        <w:t>in sopralinea.</w:t>
      </w:r>
    </w:p>
  </w:footnote>
  <w:footnote w:id="151">
    <w:p w14:paraId="50687ED9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rPr>
          <w:iCs/>
        </w:rPr>
        <w:t>tal</w:t>
      </w:r>
      <w:r w:rsidRPr="008F7AC3">
        <w:rPr>
          <w:i/>
        </w:rPr>
        <w:t xml:space="preserve"> depennato</w:t>
      </w:r>
      <w:r w:rsidRPr="008F7AC3">
        <w:t>.</w:t>
      </w:r>
    </w:p>
  </w:footnote>
  <w:footnote w:id="152">
    <w:p w14:paraId="53D739CD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Precedono parole depennate</w:t>
      </w:r>
      <w:r w:rsidRPr="00450B80">
        <w:t>.</w:t>
      </w:r>
    </w:p>
  </w:footnote>
  <w:footnote w:id="153">
    <w:p w14:paraId="02D147B1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Foro nel supporto</w:t>
      </w:r>
      <w:r w:rsidRPr="00450B80">
        <w:t>.</w:t>
      </w:r>
    </w:p>
  </w:footnote>
  <w:footnote w:id="154">
    <w:p w14:paraId="31B7F917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55">
    <w:p w14:paraId="79DBAC2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5- </w:t>
      </w:r>
      <w:r w:rsidRPr="00450B80">
        <w:rPr>
          <w:i/>
          <w:iCs/>
        </w:rPr>
        <w:t>esito di correzione.</w:t>
      </w:r>
    </w:p>
  </w:footnote>
  <w:footnote w:id="156">
    <w:p w14:paraId="7B67C82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Foro nel supporto</w:t>
      </w:r>
      <w:r w:rsidRPr="00450B80">
        <w:t>.</w:t>
      </w:r>
    </w:p>
  </w:footnote>
  <w:footnote w:id="157">
    <w:p w14:paraId="57776427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-1 </w:t>
      </w:r>
      <w:r w:rsidRPr="00450B80">
        <w:rPr>
          <w:i/>
          <w:iCs/>
        </w:rPr>
        <w:t>come pare</w:t>
      </w:r>
      <w:r w:rsidRPr="00450B80">
        <w:t>.</w:t>
      </w:r>
    </w:p>
  </w:footnote>
  <w:footnote w:id="158">
    <w:p w14:paraId="1A4A051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Secondo</w:t>
      </w:r>
      <w:r w:rsidRPr="00450B80">
        <w:t xml:space="preserve"> -1- </w:t>
      </w:r>
      <w:r w:rsidRPr="00450B80">
        <w:rPr>
          <w:i/>
          <w:iCs/>
        </w:rPr>
        <w:t>corretto su</w:t>
      </w:r>
      <w:r w:rsidRPr="00450B80">
        <w:t xml:space="preserve"> -0-</w:t>
      </w:r>
      <w:r w:rsidRPr="00450B80">
        <w:rPr>
          <w:i/>
          <w:iCs/>
        </w:rPr>
        <w:t>, come pare.</w:t>
      </w:r>
    </w:p>
  </w:footnote>
  <w:footnote w:id="159">
    <w:p w14:paraId="24B2CDF4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Foro nel supporto.</w:t>
      </w:r>
    </w:p>
  </w:footnote>
  <w:footnote w:id="160">
    <w:p w14:paraId="7A93C7C1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61">
    <w:p w14:paraId="1263273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62">
    <w:p w14:paraId="00E3EBE8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63">
    <w:p w14:paraId="42DDD9F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64">
    <w:p w14:paraId="54003C9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65">
    <w:p w14:paraId="282139F5" w14:textId="2FD8E691" w:rsidR="00B53AFF" w:rsidRPr="008F7AC3" w:rsidDel="00075EA3" w:rsidRDefault="00B53AFF" w:rsidP="007F3E90">
      <w:pPr>
        <w:pStyle w:val="Testonotaapidipagina"/>
        <w:adjustRightInd w:val="0"/>
        <w:snapToGrid w:val="0"/>
        <w:jc w:val="both"/>
        <w:rPr>
          <w:del w:id="1051" w:author="Flavia Di Gi" w:date="2023-03-21T22:00:00Z"/>
          <w:i/>
          <w:iCs/>
        </w:rPr>
      </w:pPr>
      <w:del w:id="1052" w:author="Flavia Di Gi" w:date="2023-03-21T22:00:00Z">
        <w:r w:rsidRPr="00D32F90" w:rsidDel="00075EA3">
          <w:rPr>
            <w:rStyle w:val="Rimandonotaapidipagina"/>
          </w:rPr>
          <w:footnoteRef/>
        </w:r>
        <w:r w:rsidRPr="00D32F90" w:rsidDel="00075EA3">
          <w:delText xml:space="preserve"> </w:delText>
        </w:r>
        <w:r w:rsidRPr="00450B80" w:rsidDel="00075EA3">
          <w:rPr>
            <w:i/>
            <w:iCs/>
          </w:rPr>
          <w:delText>Testo integrato a c. 37r-v</w:delText>
        </w:r>
      </w:del>
      <w:ins w:id="1053" w:author="Flavia Di Gi" w:date="2023-03-21T22:00:00Z">
        <w:del w:id="1054" w:author="Flavia Di Gi" w:date="2023-03-21T22:00:00Z">
          <w:r w:rsidRPr="00450B80" w:rsidDel="00075EA3">
            <w:rPr>
              <w:i/>
              <w:iCs/>
            </w:rPr>
            <w:delText>.</w:delText>
          </w:r>
        </w:del>
      </w:ins>
      <w:del w:id="1055" w:author="Flavia Di Gi" w:date="2023-03-21T22:00:00Z">
        <w:r w:rsidRPr="008F7AC3" w:rsidDel="00075EA3">
          <w:rPr>
            <w:i/>
            <w:iCs/>
          </w:rPr>
          <w:delText>; con segno di rimando.</w:delText>
        </w:r>
      </w:del>
    </w:p>
  </w:footnote>
  <w:footnote w:id="166">
    <w:p w14:paraId="1DB94253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Così A</w:t>
      </w:r>
      <w:r w:rsidRPr="00450B80">
        <w:t>.</w:t>
      </w:r>
    </w:p>
  </w:footnote>
  <w:footnote w:id="167">
    <w:p w14:paraId="67322738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Esito di correzione.</w:t>
      </w:r>
    </w:p>
  </w:footnote>
  <w:footnote w:id="168">
    <w:p w14:paraId="0A176A9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-a- </w:t>
      </w:r>
      <w:r w:rsidRPr="00450B80">
        <w:rPr>
          <w:i/>
          <w:iCs/>
        </w:rPr>
        <w:t>esito di correzione.</w:t>
      </w:r>
    </w:p>
  </w:footnote>
  <w:footnote w:id="169">
    <w:p w14:paraId="3F619F4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>e</w:t>
      </w:r>
      <w:proofErr w:type="gramEnd"/>
      <w:r w:rsidRPr="00D32F90">
        <w:t xml:space="preserve"> </w:t>
      </w:r>
      <w:r w:rsidRPr="00450B80">
        <w:rPr>
          <w:i/>
          <w:iCs/>
        </w:rPr>
        <w:t>esito di correzione.</w:t>
      </w:r>
    </w:p>
  </w:footnote>
  <w:footnote w:id="170">
    <w:p w14:paraId="1F28B1B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-er- </w:t>
      </w:r>
      <w:r w:rsidRPr="00450B80">
        <w:rPr>
          <w:i/>
          <w:iCs/>
        </w:rPr>
        <w:t>esito di correzione.</w:t>
      </w:r>
    </w:p>
  </w:footnote>
  <w:footnote w:id="171">
    <w:p w14:paraId="7735F55E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possino …</w:t>
      </w:r>
      <w:r w:rsidRPr="00450B80">
        <w:rPr>
          <w:i/>
        </w:rPr>
        <w:t xml:space="preserve"> </w:t>
      </w:r>
      <w:r w:rsidRPr="00450B80">
        <w:t>contra | di loro</w:t>
      </w:r>
      <w:r w:rsidRPr="008F7AC3">
        <w:rPr>
          <w:i/>
        </w:rPr>
        <w:t xml:space="preserve"> decodifica di testo cifrato presente a c</w:t>
      </w:r>
      <w:r w:rsidRPr="008F7AC3">
        <w:t xml:space="preserve">. </w:t>
      </w:r>
      <w:r w:rsidRPr="008F7AC3">
        <w:rPr>
          <w:i/>
        </w:rPr>
        <w:t>34r; con segno di rimando.</w:t>
      </w:r>
    </w:p>
  </w:footnote>
  <w:footnote w:id="172">
    <w:p w14:paraId="6C131314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Aggiunto in</w:t>
      </w:r>
      <w:r w:rsidRPr="00450B80">
        <w:t xml:space="preserve"> </w:t>
      </w:r>
      <w:r w:rsidRPr="008F7AC3">
        <w:rPr>
          <w:i/>
        </w:rPr>
        <w:t xml:space="preserve">sopralinea su </w:t>
      </w:r>
      <w:r w:rsidRPr="008F7AC3">
        <w:t xml:space="preserve">quella | Corona </w:t>
      </w:r>
      <w:r w:rsidRPr="008F7AC3">
        <w:rPr>
          <w:i/>
          <w:iCs/>
        </w:rPr>
        <w:t>depennato</w:t>
      </w:r>
      <w:r w:rsidRPr="008F7AC3">
        <w:t>.</w:t>
      </w:r>
    </w:p>
  </w:footnote>
  <w:footnote w:id="173">
    <w:p w14:paraId="32CFD0E4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suis </w:t>
      </w:r>
      <w:r w:rsidRPr="008F7AC3">
        <w:rPr>
          <w:i/>
        </w:rPr>
        <w:t>depennato.</w:t>
      </w:r>
    </w:p>
  </w:footnote>
  <w:footnote w:id="174">
    <w:p w14:paraId="698D809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p- </w:t>
      </w:r>
      <w:r w:rsidRPr="00450B80">
        <w:rPr>
          <w:i/>
          <w:iCs/>
        </w:rPr>
        <w:t>esito di correzione.</w:t>
      </w:r>
    </w:p>
  </w:footnote>
  <w:footnote w:id="175">
    <w:p w14:paraId="748AD873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rPr>
          <w:iCs/>
        </w:rPr>
        <w:t>una</w:t>
      </w:r>
      <w:r w:rsidRPr="008F7AC3">
        <w:rPr>
          <w:i/>
        </w:rPr>
        <w:t xml:space="preserve"> depennato</w:t>
      </w:r>
      <w:r w:rsidRPr="008F7AC3">
        <w:t>.</w:t>
      </w:r>
    </w:p>
  </w:footnote>
  <w:footnote w:id="176">
    <w:p w14:paraId="0D9EAB71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f-</w:t>
      </w:r>
      <w:r w:rsidRPr="00450B80">
        <w:rPr>
          <w:i/>
        </w:rPr>
        <w:t xml:space="preserve"> esito di correzione.</w:t>
      </w:r>
    </w:p>
  </w:footnote>
  <w:footnote w:id="177">
    <w:p w14:paraId="1B23C4AD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di </w:t>
      </w:r>
      <w:r w:rsidRPr="008F7AC3">
        <w:rPr>
          <w:i/>
        </w:rPr>
        <w:t>depennato</w:t>
      </w:r>
      <w:r w:rsidRPr="008F7AC3">
        <w:t>.</w:t>
      </w:r>
    </w:p>
  </w:footnote>
  <w:footnote w:id="178">
    <w:p w14:paraId="463CE448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 parola depennata</w:t>
      </w:r>
      <w:r w:rsidRPr="00450B80">
        <w:t>.</w:t>
      </w:r>
    </w:p>
  </w:footnote>
  <w:footnote w:id="179">
    <w:p w14:paraId="290E8A4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di </w:t>
      </w:r>
      <w:r w:rsidRPr="008F7AC3">
        <w:rPr>
          <w:i/>
        </w:rPr>
        <w:t>depennato.</w:t>
      </w:r>
    </w:p>
  </w:footnote>
  <w:footnote w:id="180">
    <w:p w14:paraId="2DDBA3C1" w14:textId="2155A248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8F7AC3">
        <w:t>che | si sono eletti nu</w:t>
      </w:r>
      <w:ins w:id="1072" w:author="Flavia Di Gi" w:date="2023-04-01T18:15:00Z">
        <w:r w:rsidR="00C544BE">
          <w:t>o</w:t>
        </w:r>
      </w:ins>
      <w:r w:rsidRPr="008F7AC3">
        <w:t>vi</w:t>
      </w:r>
      <w:r w:rsidRPr="008F7AC3">
        <w:rPr>
          <w:i/>
        </w:rPr>
        <w:t xml:space="preserve"> depennato.</w:t>
      </w:r>
    </w:p>
  </w:footnote>
  <w:footnote w:id="181">
    <w:p w14:paraId="5E25F469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esso </w:t>
      </w:r>
      <w:r w:rsidRPr="008F7AC3">
        <w:rPr>
          <w:i/>
        </w:rPr>
        <w:t>depennato.</w:t>
      </w:r>
    </w:p>
  </w:footnote>
  <w:footnote w:id="182">
    <w:p w14:paraId="711E3D0E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450B80">
        <w:rPr>
          <w:i/>
        </w:rPr>
        <w:t>in sopralinea con segno di inserimento.</w:t>
      </w:r>
    </w:p>
  </w:footnote>
  <w:footnote w:id="183">
    <w:p w14:paraId="301924EB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450B80">
        <w:t xml:space="preserve">straordinario </w:t>
      </w:r>
      <w:r w:rsidRPr="008F7AC3">
        <w:rPr>
          <w:i/>
        </w:rPr>
        <w:t>depennato.</w:t>
      </w:r>
    </w:p>
  </w:footnote>
  <w:footnote w:id="184">
    <w:p w14:paraId="4FAA155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450B80">
        <w:rPr>
          <w:i/>
        </w:rPr>
        <w:t>in sopralinea con segno di inserimento.</w:t>
      </w:r>
    </w:p>
  </w:footnote>
  <w:footnote w:id="185">
    <w:p w14:paraId="4B00F5B5" w14:textId="77777777" w:rsidR="00B53AFF" w:rsidRPr="00450B80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Come pare.</w:t>
      </w:r>
    </w:p>
  </w:footnote>
  <w:footnote w:id="186">
    <w:p w14:paraId="7EDEF17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Esito di correzione.</w:t>
      </w:r>
    </w:p>
  </w:footnote>
  <w:footnote w:id="187">
    <w:p w14:paraId="49E1BAA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Foro nel supporto.</w:t>
      </w:r>
    </w:p>
  </w:footnote>
  <w:footnote w:id="188">
    <w:p w14:paraId="73C30F8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Foro nel supporto.</w:t>
      </w:r>
    </w:p>
  </w:footnote>
  <w:footnote w:id="189">
    <w:p w14:paraId="1D38A7D5" w14:textId="0960CDB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90">
    <w:p w14:paraId="218B69E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Come pare.</w:t>
      </w:r>
    </w:p>
  </w:footnote>
  <w:footnote w:id="191">
    <w:p w14:paraId="7C6B70E0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Così A.</w:t>
      </w:r>
    </w:p>
  </w:footnote>
  <w:footnote w:id="192">
    <w:p w14:paraId="40D64207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-3 </w:t>
      </w:r>
      <w:r w:rsidRPr="00450B80">
        <w:rPr>
          <w:i/>
          <w:iCs/>
        </w:rPr>
        <w:t xml:space="preserve">corretto su </w:t>
      </w:r>
      <w:r w:rsidRPr="00450B80">
        <w:t>-2.</w:t>
      </w:r>
    </w:p>
  </w:footnote>
  <w:footnote w:id="193">
    <w:p w14:paraId="76AFDBB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94">
    <w:p w14:paraId="538DA94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-3 </w:t>
      </w:r>
      <w:r w:rsidRPr="00450B80">
        <w:rPr>
          <w:i/>
          <w:iCs/>
        </w:rPr>
        <w:t>esito di correzione.</w:t>
      </w:r>
    </w:p>
  </w:footnote>
  <w:footnote w:id="195">
    <w:p w14:paraId="7CA46E98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 </w:t>
      </w:r>
      <w:r w:rsidRPr="008F7AC3">
        <w:t>-e.</w:t>
      </w:r>
    </w:p>
  </w:footnote>
  <w:footnote w:id="196">
    <w:p w14:paraId="4B33C0F1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proofErr w:type="gramStart"/>
      <w:r w:rsidRPr="00450B80">
        <w:rPr>
          <w:i/>
        </w:rPr>
        <w:t>Segue</w:t>
      </w:r>
      <w:r w:rsidRPr="008F7AC3">
        <w:rPr>
          <w:rPrChange w:id="1079" w:author="Giorgia" w:date="2023-03-22T12:10:00Z">
            <w:rPr>
              <w:i/>
            </w:rPr>
          </w:rPrChange>
        </w:rPr>
        <w:t xml:space="preserve"> </w:t>
      </w:r>
      <w:r w:rsidRPr="00D32F90">
        <w:t>,</w:t>
      </w:r>
      <w:proofErr w:type="gramEnd"/>
      <w:r w:rsidRPr="00D32F90">
        <w:t xml:space="preserve"> </w:t>
      </w:r>
      <w:r w:rsidRPr="00450B80">
        <w:rPr>
          <w:i/>
        </w:rPr>
        <w:t>depennata</w:t>
      </w:r>
      <w:r w:rsidRPr="008F7AC3">
        <w:t xml:space="preserve">. </w:t>
      </w:r>
    </w:p>
  </w:footnote>
  <w:footnote w:id="197">
    <w:p w14:paraId="1B7DC3FB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 parola depennata</w:t>
      </w:r>
      <w:r w:rsidRPr="008F7AC3">
        <w:t>.</w:t>
      </w:r>
    </w:p>
  </w:footnote>
  <w:footnote w:id="198">
    <w:p w14:paraId="42D4334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199">
    <w:p w14:paraId="61BFDC05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 </w:t>
      </w:r>
      <w:r w:rsidRPr="00450B80">
        <w:rPr>
          <w:i/>
          <w:iCs/>
        </w:rPr>
        <w:t xml:space="preserve">corretta su </w:t>
      </w:r>
      <w:r w:rsidRPr="008F7AC3">
        <w:t>-e.</w:t>
      </w:r>
    </w:p>
  </w:footnote>
  <w:footnote w:id="200">
    <w:p w14:paraId="1868929F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 </w:t>
      </w:r>
      <w:r w:rsidRPr="00450B80">
        <w:rPr>
          <w:i/>
        </w:rPr>
        <w:t xml:space="preserve">corretta su </w:t>
      </w:r>
      <w:r w:rsidRPr="008F7AC3">
        <w:t>-e.</w:t>
      </w:r>
    </w:p>
  </w:footnote>
  <w:footnote w:id="201">
    <w:p w14:paraId="7ECD9954" w14:textId="5E3B346C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ins w:id="1081" w:author="Flavia Di Gi" w:date="2023-04-01T18:16:00Z">
        <w:r w:rsidR="00C544BE">
          <w:rPr>
            <w:i/>
          </w:rPr>
          <w:t>A</w:t>
        </w:r>
      </w:ins>
      <w:del w:id="1082" w:author="Flavia Di Gi" w:date="2023-04-01T18:16:00Z">
        <w:r w:rsidRPr="00D32F90" w:rsidDel="00C544BE">
          <w:delText xml:space="preserve">è </w:delText>
        </w:r>
        <w:r w:rsidRPr="00450B80" w:rsidDel="00C544BE">
          <w:rPr>
            <w:i/>
          </w:rPr>
          <w:delText>a</w:delText>
        </w:r>
      </w:del>
      <w:r w:rsidRPr="00450B80">
        <w:rPr>
          <w:i/>
        </w:rPr>
        <w:t>ggiunt</w:t>
      </w:r>
      <w:ins w:id="1083" w:author="Giorgia" w:date="2023-03-22T10:39:00Z">
        <w:r w:rsidRPr="008F7AC3">
          <w:rPr>
            <w:i/>
          </w:rPr>
          <w:t>o</w:t>
        </w:r>
      </w:ins>
      <w:del w:id="1084" w:author="Giorgia" w:date="2023-03-22T10:39:00Z">
        <w:r w:rsidRPr="008F7AC3" w:rsidDel="00C75F19">
          <w:rPr>
            <w:i/>
          </w:rPr>
          <w:delText>a</w:delText>
        </w:r>
      </w:del>
      <w:r w:rsidRPr="008F7AC3">
        <w:rPr>
          <w:i/>
        </w:rPr>
        <w:t xml:space="preserve"> in sopralinea su </w:t>
      </w:r>
      <w:r w:rsidRPr="008F7AC3">
        <w:t>sono</w:t>
      </w:r>
      <w:r w:rsidRPr="008F7AC3">
        <w:rPr>
          <w:i/>
        </w:rPr>
        <w:t xml:space="preserve"> depennato</w:t>
      </w:r>
      <w:r w:rsidRPr="008F7AC3">
        <w:t>.</w:t>
      </w:r>
    </w:p>
  </w:footnote>
  <w:footnote w:id="202">
    <w:p w14:paraId="308014D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 </w:t>
      </w:r>
      <w:r w:rsidRPr="00450B80">
        <w:rPr>
          <w:i/>
        </w:rPr>
        <w:t xml:space="preserve">corretta su </w:t>
      </w:r>
      <w:r w:rsidRPr="008F7AC3">
        <w:t>-e</w:t>
      </w:r>
      <w:r w:rsidRPr="008F7AC3">
        <w:rPr>
          <w:i/>
        </w:rPr>
        <w:t>.</w:t>
      </w:r>
    </w:p>
  </w:footnote>
  <w:footnote w:id="203">
    <w:p w14:paraId="3CAD4B1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-a </w:t>
      </w:r>
      <w:r w:rsidRPr="00450B80">
        <w:rPr>
          <w:i/>
        </w:rPr>
        <w:t xml:space="preserve">corretta su </w:t>
      </w:r>
      <w:r w:rsidRPr="008F7AC3">
        <w:t>-e</w:t>
      </w:r>
      <w:r w:rsidRPr="008F7AC3">
        <w:rPr>
          <w:i/>
        </w:rPr>
        <w:t>.</w:t>
      </w:r>
    </w:p>
  </w:footnote>
  <w:footnote w:id="204">
    <w:p w14:paraId="5F274F6E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 -</w:t>
      </w:r>
      <w:proofErr w:type="gramStart"/>
      <w:r w:rsidRPr="008F7AC3">
        <w:t>no</w:t>
      </w:r>
      <w:proofErr w:type="gramEnd"/>
      <w:r w:rsidRPr="008F7AC3">
        <w:t xml:space="preserve"> </w:t>
      </w:r>
      <w:r w:rsidRPr="008F7AC3">
        <w:rPr>
          <w:i/>
        </w:rPr>
        <w:t>depennato.</w:t>
      </w:r>
    </w:p>
  </w:footnote>
  <w:footnote w:id="205">
    <w:p w14:paraId="021F1C23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u w:val="single"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8F7AC3">
        <w:t xml:space="preserve">nel </w:t>
      </w:r>
      <w:r w:rsidRPr="008F7AC3">
        <w:rPr>
          <w:i/>
        </w:rPr>
        <w:t>depennato</w:t>
      </w:r>
      <w:r w:rsidRPr="008F7AC3">
        <w:t>.</w:t>
      </w:r>
    </w:p>
  </w:footnote>
  <w:footnote w:id="206">
    <w:p w14:paraId="7E8710C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8F7AC3">
        <w:rPr>
          <w:i/>
        </w:rPr>
        <w:t>in sopralinea con segno di inserimento.</w:t>
      </w:r>
    </w:p>
  </w:footnote>
  <w:footnote w:id="207">
    <w:p w14:paraId="1E9B86A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8F7AC3">
        <w:rPr>
          <w:i/>
        </w:rPr>
        <w:t>in sopralinea.</w:t>
      </w:r>
    </w:p>
  </w:footnote>
  <w:footnote w:id="208">
    <w:p w14:paraId="4F887AEC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Segue parola depennata.</w:t>
      </w:r>
    </w:p>
  </w:footnote>
  <w:footnote w:id="209">
    <w:p w14:paraId="41E07E8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Segue </w:t>
      </w:r>
      <w:r w:rsidRPr="008F7AC3">
        <w:t xml:space="preserve">è </w:t>
      </w:r>
      <w:r w:rsidRPr="008F7AC3">
        <w:rPr>
          <w:i/>
          <w:iCs/>
        </w:rPr>
        <w:t>aggiunta in sopralinea e depennata.</w:t>
      </w:r>
    </w:p>
  </w:footnote>
  <w:footnote w:id="210">
    <w:p w14:paraId="5C641115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Segue </w:t>
      </w:r>
      <w:r w:rsidRPr="008F7AC3">
        <w:t xml:space="preserve">s </w:t>
      </w:r>
      <w:r w:rsidRPr="008F7AC3">
        <w:rPr>
          <w:i/>
          <w:iCs/>
        </w:rPr>
        <w:t>depennata.</w:t>
      </w:r>
    </w:p>
  </w:footnote>
  <w:footnote w:id="211">
    <w:p w14:paraId="05F04A5E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Aggiunto in sopralinea</w:t>
      </w:r>
      <w:r w:rsidRPr="008F7AC3">
        <w:rPr>
          <w:i/>
        </w:rPr>
        <w:t>.</w:t>
      </w:r>
    </w:p>
  </w:footnote>
  <w:footnote w:id="212">
    <w:p w14:paraId="6E61B5A9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-o- </w:t>
      </w:r>
      <w:r w:rsidRPr="00450B80">
        <w:rPr>
          <w:i/>
          <w:iCs/>
        </w:rPr>
        <w:t>esito di correzione.</w:t>
      </w:r>
    </w:p>
  </w:footnote>
  <w:footnote w:id="213">
    <w:p w14:paraId="35831978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-r</w:t>
      </w:r>
      <w:r w:rsidRPr="00450B80">
        <w:rPr>
          <w:i/>
        </w:rPr>
        <w:t xml:space="preserve"> corretta su </w:t>
      </w:r>
      <w:r w:rsidRPr="008F7AC3">
        <w:rPr>
          <w:iCs/>
        </w:rPr>
        <w:t xml:space="preserve">-nte </w:t>
      </w:r>
      <w:r w:rsidRPr="008F7AC3">
        <w:rPr>
          <w:i/>
        </w:rPr>
        <w:t>depennato.</w:t>
      </w:r>
    </w:p>
  </w:footnote>
  <w:footnote w:id="214">
    <w:p w14:paraId="0174DAD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tr- </w:t>
      </w:r>
      <w:r w:rsidRPr="00450B80">
        <w:rPr>
          <w:i/>
          <w:iCs/>
        </w:rPr>
        <w:t>esito di correzione.</w:t>
      </w:r>
    </w:p>
  </w:footnote>
  <w:footnote w:id="215">
    <w:p w14:paraId="7AFC90E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8F7AC3">
        <w:rPr>
          <w:i/>
        </w:rPr>
        <w:t>in sopralinea</w:t>
      </w:r>
      <w:r w:rsidRPr="008F7AC3">
        <w:t>.</w:t>
      </w:r>
    </w:p>
  </w:footnote>
  <w:footnote w:id="216">
    <w:p w14:paraId="464F87C5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Come pare.</w:t>
      </w:r>
    </w:p>
  </w:footnote>
  <w:footnote w:id="217">
    <w:p w14:paraId="74186934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8F7AC3">
        <w:t xml:space="preserve">star di questo </w:t>
      </w:r>
      <w:r w:rsidRPr="008F7AC3">
        <w:rPr>
          <w:i/>
        </w:rPr>
        <w:t>depennato.</w:t>
      </w:r>
    </w:p>
  </w:footnote>
  <w:footnote w:id="218">
    <w:p w14:paraId="6788EB85" w14:textId="77777777" w:rsidR="00B53AFF" w:rsidRPr="008F7AC3" w:rsidDel="00075EA3" w:rsidRDefault="00B53AFF" w:rsidP="007F3E90">
      <w:pPr>
        <w:pStyle w:val="Testonotaapidipagina"/>
        <w:adjustRightInd w:val="0"/>
        <w:snapToGrid w:val="0"/>
        <w:jc w:val="both"/>
        <w:rPr>
          <w:del w:id="1096" w:author="Flavia Di Gi" w:date="2023-03-21T22:02:00Z"/>
          <w:i/>
        </w:rPr>
      </w:pPr>
      <w:del w:id="1097" w:author="Flavia Di Gi" w:date="2023-03-21T22:02:00Z">
        <w:r w:rsidRPr="00D32F90" w:rsidDel="00075EA3">
          <w:rPr>
            <w:rStyle w:val="Rimandonotaapidipagina"/>
          </w:rPr>
          <w:footnoteRef/>
        </w:r>
        <w:r w:rsidRPr="00D32F90" w:rsidDel="00075EA3">
          <w:delText xml:space="preserve"> </w:delText>
        </w:r>
        <w:r w:rsidRPr="00450B80" w:rsidDel="00075EA3">
          <w:rPr>
            <w:i/>
          </w:rPr>
          <w:delText xml:space="preserve">Testo integrato a cc. 54r-59v; con </w:delText>
        </w:r>
        <w:r w:rsidRPr="008F7AC3" w:rsidDel="00075EA3">
          <w:rPr>
            <w:i/>
          </w:rPr>
          <w:delText>segno di rimando.</w:delText>
        </w:r>
      </w:del>
    </w:p>
  </w:footnote>
  <w:footnote w:id="219">
    <w:p w14:paraId="0AC0426F" w14:textId="76FE12E1" w:rsidR="00B53AFF" w:rsidRPr="008F7AC3" w:rsidRDefault="00B53AFF" w:rsidP="007F3E90">
      <w:pPr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né</w:t>
      </w:r>
      <w:ins w:id="1098" w:author="Giorgia" w:date="2023-03-22T21:48:00Z">
        <w:r>
          <w:t xml:space="preserve"> …</w:t>
        </w:r>
      </w:ins>
      <w:del w:id="1099" w:author="Giorgia" w:date="2023-03-22T21:48:00Z">
        <w:r w:rsidRPr="00D32F90" w:rsidDel="00B53AFF">
          <w:delText xml:space="preserve"> …</w:delText>
        </w:r>
      </w:del>
      <w:del w:id="1100" w:author="Flavia Di Gi" w:date="2023-05-07T19:58:00Z">
        <w:r w:rsidRPr="00D32F90" w:rsidDel="00E806FB">
          <w:delText xml:space="preserve"> fare</w:delText>
        </w:r>
      </w:del>
      <w:ins w:id="1101" w:author="Giorgia" w:date="2023-03-22T21:47:00Z">
        <w:del w:id="1102" w:author="Flavia Di Gi" w:date="2023-05-07T19:58:00Z">
          <w:r w:rsidDel="00E806FB">
            <w:delText xml:space="preserve"> </w:delText>
          </w:r>
        </w:del>
      </w:ins>
      <w:ins w:id="1103" w:author="Flavia Di Gi" w:date="2023-05-07T19:58:00Z">
        <w:r w:rsidR="00E806FB">
          <w:t xml:space="preserve"> </w:t>
        </w:r>
      </w:ins>
      <w:ins w:id="1104" w:author="Giorgia" w:date="2023-03-22T21:47:00Z">
        <w:r>
          <w:t>per</w:t>
        </w:r>
      </w:ins>
      <w:r w:rsidRPr="00D32F90">
        <w:t xml:space="preserve"> questi stati </w:t>
      </w:r>
      <w:r w:rsidRPr="00450B80">
        <w:rPr>
          <w:i/>
        </w:rPr>
        <w:t>decodifica di testo cifrato presente a c</w:t>
      </w:r>
      <w:r w:rsidRPr="008F7AC3">
        <w:t xml:space="preserve">. </w:t>
      </w:r>
      <w:r w:rsidRPr="008F7AC3">
        <w:rPr>
          <w:i/>
        </w:rPr>
        <w:t>50r; con segno di rimando</w:t>
      </w:r>
      <w:r w:rsidRPr="008F7AC3">
        <w:t>.</w:t>
      </w:r>
    </w:p>
  </w:footnote>
  <w:footnote w:id="220">
    <w:p w14:paraId="0CC14C22" w14:textId="77777777" w:rsidR="00B53AFF" w:rsidRPr="008F7AC3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8F7AC3">
        <w:rPr>
          <w:i/>
        </w:rPr>
        <w:t>in sopralinea</w:t>
      </w:r>
      <w:r w:rsidRPr="008F7AC3">
        <w:t xml:space="preserve"> </w:t>
      </w:r>
      <w:r w:rsidRPr="008F7AC3">
        <w:rPr>
          <w:i/>
        </w:rPr>
        <w:t>su parola depennata.</w:t>
      </w:r>
    </w:p>
  </w:footnote>
  <w:footnote w:id="221">
    <w:p w14:paraId="6E92637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222">
    <w:p w14:paraId="00FF493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ponderasse … et io non | mancherò </w:t>
      </w:r>
      <w:r w:rsidRPr="00450B80">
        <w:rPr>
          <w:i/>
        </w:rPr>
        <w:t>decodifica di testo cifrato presente a cc</w:t>
      </w:r>
      <w:r w:rsidRPr="008F7AC3">
        <w:t xml:space="preserve">. </w:t>
      </w:r>
      <w:r w:rsidRPr="008F7AC3">
        <w:rPr>
          <w:i/>
        </w:rPr>
        <w:t>50r-51r; con segno di rimando</w:t>
      </w:r>
      <w:r w:rsidRPr="008F7AC3">
        <w:t>.</w:t>
      </w:r>
    </w:p>
  </w:footnote>
  <w:footnote w:id="223">
    <w:p w14:paraId="5CA798A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Come pare.</w:t>
      </w:r>
    </w:p>
  </w:footnote>
  <w:footnote w:id="224">
    <w:p w14:paraId="2498B6F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Così A.</w:t>
      </w:r>
    </w:p>
  </w:footnote>
  <w:footnote w:id="225">
    <w:p w14:paraId="11B09ED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tornò … et conveniente</w:t>
      </w:r>
      <w:r w:rsidRPr="00450B80">
        <w:rPr>
          <w:i/>
        </w:rPr>
        <w:t xml:space="preserve"> decodifica di testo cifrato presente a c</w:t>
      </w:r>
      <w:r w:rsidRPr="008F7AC3">
        <w:t xml:space="preserve">. </w:t>
      </w:r>
      <w:r w:rsidRPr="008F7AC3">
        <w:rPr>
          <w:i/>
        </w:rPr>
        <w:t>51r-v; con segno di rimando</w:t>
      </w:r>
      <w:r w:rsidRPr="008F7AC3">
        <w:t>.</w:t>
      </w:r>
    </w:p>
  </w:footnote>
  <w:footnote w:id="226">
    <w:p w14:paraId="3FCA67E9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Precede lettera depennata.</w:t>
      </w:r>
    </w:p>
  </w:footnote>
  <w:footnote w:id="227">
    <w:p w14:paraId="53012C43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n- </w:t>
      </w:r>
      <w:r w:rsidRPr="00450B80">
        <w:rPr>
          <w:i/>
          <w:iCs/>
        </w:rPr>
        <w:t>esito di correzione.</w:t>
      </w:r>
    </w:p>
  </w:footnote>
  <w:footnote w:id="228">
    <w:p w14:paraId="6F0BDF4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il … più aperta dechiaratione </w:t>
      </w:r>
      <w:r w:rsidRPr="00450B80">
        <w:rPr>
          <w:i/>
        </w:rPr>
        <w:t>decodifica di testo cifra</w:t>
      </w:r>
      <w:r w:rsidRPr="008F7AC3">
        <w:rPr>
          <w:i/>
        </w:rPr>
        <w:t>to presente a cc</w:t>
      </w:r>
      <w:r w:rsidRPr="008F7AC3">
        <w:t xml:space="preserve">. </w:t>
      </w:r>
      <w:r w:rsidRPr="008F7AC3">
        <w:rPr>
          <w:i/>
        </w:rPr>
        <w:t>51v-52r; con segno di rimando</w:t>
      </w:r>
      <w:r w:rsidRPr="008F7AC3">
        <w:t>.</w:t>
      </w:r>
    </w:p>
  </w:footnote>
  <w:footnote w:id="229">
    <w:p w14:paraId="358197F0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Aggiunto in sopralinea su parola depennata.</w:t>
      </w:r>
    </w:p>
  </w:footnote>
  <w:footnote w:id="230">
    <w:p w14:paraId="47AE907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l’inviar </w:t>
      </w:r>
      <w:r w:rsidRPr="00450B80">
        <w:rPr>
          <w:i/>
          <w:iCs/>
        </w:rPr>
        <w:t xml:space="preserve">aggiunto in sopralinea su </w:t>
      </w:r>
      <w:r w:rsidRPr="008F7AC3">
        <w:t xml:space="preserve">li inviavano </w:t>
      </w:r>
      <w:r w:rsidRPr="008F7AC3">
        <w:rPr>
          <w:i/>
          <w:iCs/>
        </w:rPr>
        <w:t>depennato.</w:t>
      </w:r>
    </w:p>
  </w:footnote>
  <w:footnote w:id="231">
    <w:p w14:paraId="0EE889C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8F7AC3">
        <w:t xml:space="preserve">fe </w:t>
      </w:r>
      <w:r w:rsidRPr="008F7AC3">
        <w:rPr>
          <w:i/>
        </w:rPr>
        <w:t>depennato.</w:t>
      </w:r>
    </w:p>
  </w:footnote>
  <w:footnote w:id="232">
    <w:p w14:paraId="09FB919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è vero </w:t>
      </w:r>
      <w:r w:rsidRPr="00450B80">
        <w:rPr>
          <w:i/>
          <w:iCs/>
        </w:rPr>
        <w:t>esito di correzione.</w:t>
      </w:r>
    </w:p>
  </w:footnote>
  <w:footnote w:id="233">
    <w:p w14:paraId="130DC51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quando … il quale </w:t>
      </w:r>
      <w:r w:rsidRPr="00450B80">
        <w:rPr>
          <w:i/>
        </w:rPr>
        <w:t xml:space="preserve">decodifica di testo cifrato </w:t>
      </w:r>
      <w:r w:rsidRPr="008F7AC3">
        <w:rPr>
          <w:i/>
        </w:rPr>
        <w:t>presente a c</w:t>
      </w:r>
      <w:r w:rsidRPr="008F7AC3">
        <w:t xml:space="preserve">. </w:t>
      </w:r>
      <w:r w:rsidRPr="008F7AC3">
        <w:rPr>
          <w:i/>
        </w:rPr>
        <w:t>52r; con segno di rimando</w:t>
      </w:r>
      <w:r w:rsidRPr="008F7AC3">
        <w:t>.</w:t>
      </w:r>
    </w:p>
  </w:footnote>
  <w:footnote w:id="234">
    <w:p w14:paraId="124FF9A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Seguono parole depennate</w:t>
      </w:r>
      <w:r w:rsidRPr="008F7AC3">
        <w:t>.</w:t>
      </w:r>
    </w:p>
  </w:footnote>
  <w:footnote w:id="235">
    <w:p w14:paraId="21282DE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u w:val="single"/>
        </w:rPr>
      </w:pPr>
      <w:r w:rsidRPr="00D32F90">
        <w:rPr>
          <w:rStyle w:val="Rimandonotaapidipagina"/>
        </w:rPr>
        <w:footnoteRef/>
      </w:r>
      <w:r w:rsidRPr="00D32F90">
        <w:t xml:space="preserve"> che … proposito </w:t>
      </w:r>
      <w:r w:rsidRPr="00450B80">
        <w:rPr>
          <w:i/>
        </w:rPr>
        <w:t>aggiunto in sopralinea su testo cifrato depennato.</w:t>
      </w:r>
    </w:p>
  </w:footnote>
  <w:footnote w:id="236">
    <w:p w14:paraId="1D764C1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il … nella conclusione </w:t>
      </w:r>
      <w:r w:rsidRPr="00450B80">
        <w:rPr>
          <w:i/>
        </w:rPr>
        <w:t>decodifica di testo cifrato presente a c</w:t>
      </w:r>
      <w:r w:rsidRPr="008F7AC3">
        <w:t xml:space="preserve">. </w:t>
      </w:r>
      <w:r w:rsidRPr="008F7AC3">
        <w:rPr>
          <w:i/>
        </w:rPr>
        <w:t>52r; con segno di rimando</w:t>
      </w:r>
      <w:r w:rsidRPr="008F7AC3">
        <w:t>.</w:t>
      </w:r>
    </w:p>
  </w:footnote>
  <w:footnote w:id="237">
    <w:p w14:paraId="5E51DF4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stimata … pronto a int</w:t>
      </w:r>
      <w:r w:rsidRPr="00450B80">
        <w:t xml:space="preserve">ender </w:t>
      </w:r>
      <w:r w:rsidRPr="008F7AC3">
        <w:rPr>
          <w:i/>
        </w:rPr>
        <w:t>decodifica di testo cifrato presente a c</w:t>
      </w:r>
      <w:r w:rsidRPr="008F7AC3">
        <w:t xml:space="preserve">. </w:t>
      </w:r>
      <w:r w:rsidRPr="008F7AC3">
        <w:rPr>
          <w:i/>
        </w:rPr>
        <w:t>52r-v; con segno di rimando</w:t>
      </w:r>
      <w:r w:rsidRPr="008F7AC3">
        <w:t>.</w:t>
      </w:r>
    </w:p>
  </w:footnote>
  <w:footnote w:id="238">
    <w:p w14:paraId="05EF873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Aggiunto in sopralinea su </w:t>
      </w:r>
      <w:r w:rsidRPr="008F7AC3">
        <w:rPr>
          <w:iCs/>
        </w:rPr>
        <w:t>per</w:t>
      </w:r>
      <w:r w:rsidRPr="008F7AC3">
        <w:rPr>
          <w:i/>
        </w:rPr>
        <w:t xml:space="preserve"> depennato.</w:t>
      </w:r>
    </w:p>
  </w:footnote>
  <w:footnote w:id="239">
    <w:p w14:paraId="51238D2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-a- </w:t>
      </w:r>
      <w:r w:rsidRPr="00450B80">
        <w:rPr>
          <w:i/>
          <w:iCs/>
        </w:rPr>
        <w:t>corretta su -e-.</w:t>
      </w:r>
    </w:p>
  </w:footnote>
  <w:footnote w:id="240">
    <w:p w14:paraId="5BEA8C7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8F7AC3">
        <w:rPr>
          <w:i/>
        </w:rPr>
        <w:t>in sopralinea su testo crittografato depennato.</w:t>
      </w:r>
    </w:p>
  </w:footnote>
  <w:footnote w:id="241">
    <w:p w14:paraId="501AE09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Il detto Vandermil </w:t>
      </w:r>
      <w:r w:rsidRPr="00450B80">
        <w:rPr>
          <w:i/>
          <w:iCs/>
        </w:rPr>
        <w:t xml:space="preserve">aggiunto </w:t>
      </w:r>
      <w:r w:rsidRPr="008F7AC3">
        <w:rPr>
          <w:i/>
        </w:rPr>
        <w:t>in sopralinea su testo crittografato depennato.</w:t>
      </w:r>
    </w:p>
  </w:footnote>
  <w:footnote w:id="242">
    <w:p w14:paraId="3227896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8F7AC3">
        <w:rPr>
          <w:iCs/>
        </w:rPr>
        <w:t xml:space="preserve">che | sperava, </w:t>
      </w:r>
      <w:r w:rsidRPr="008F7AC3">
        <w:rPr>
          <w:i/>
        </w:rPr>
        <w:t>depennato.</w:t>
      </w:r>
    </w:p>
  </w:footnote>
  <w:footnote w:id="243">
    <w:p w14:paraId="31D002C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sperava … mie lettere </w:t>
      </w:r>
      <w:r w:rsidRPr="00450B80">
        <w:rPr>
          <w:i/>
        </w:rPr>
        <w:t>decodifica di testo cifrato presente a c</w:t>
      </w:r>
      <w:r w:rsidRPr="008F7AC3">
        <w:t xml:space="preserve">. </w:t>
      </w:r>
      <w:r w:rsidRPr="008F7AC3">
        <w:rPr>
          <w:i/>
        </w:rPr>
        <w:t>52v; con segno di rimando</w:t>
      </w:r>
      <w:r w:rsidRPr="008F7AC3">
        <w:t>.</w:t>
      </w:r>
    </w:p>
  </w:footnote>
  <w:footnote w:id="244">
    <w:p w14:paraId="140645A9" w14:textId="15E1A16E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 xml:space="preserve">Aggiunto </w:t>
      </w:r>
      <w:r w:rsidRPr="008F7AC3">
        <w:rPr>
          <w:i/>
        </w:rPr>
        <w:t>in sopraline</w:t>
      </w:r>
      <w:ins w:id="1107" w:author="Flavia Di Gi" w:date="2023-04-01T18:36:00Z">
        <w:r w:rsidR="000C57A1">
          <w:rPr>
            <w:i/>
          </w:rPr>
          <w:t>a</w:t>
        </w:r>
      </w:ins>
      <w:r w:rsidRPr="008F7AC3">
        <w:rPr>
          <w:i/>
        </w:rPr>
        <w:t xml:space="preserve"> su foro </w:t>
      </w:r>
      <w:ins w:id="1108" w:author="Flavia Di Gi" w:date="2023-04-01T18:37:00Z">
        <w:r w:rsidR="000C57A1">
          <w:rPr>
            <w:i/>
          </w:rPr>
          <w:t>n</w:t>
        </w:r>
      </w:ins>
      <w:del w:id="1109" w:author="Flavia Di Gi" w:date="2023-04-01T18:37:00Z">
        <w:r w:rsidRPr="008F7AC3" w:rsidDel="000C57A1">
          <w:rPr>
            <w:i/>
          </w:rPr>
          <w:delText>d</w:delText>
        </w:r>
      </w:del>
      <w:r w:rsidRPr="008F7AC3">
        <w:rPr>
          <w:i/>
        </w:rPr>
        <w:t>el supporto.</w:t>
      </w:r>
    </w:p>
  </w:footnote>
  <w:footnote w:id="245">
    <w:p w14:paraId="4FAB29ED" w14:textId="277F33EC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ins w:id="1110" w:author="Flavia Di Gi" w:date="2023-04-01T18:37:00Z">
        <w:r w:rsidR="000C57A1">
          <w:t>d</w:t>
        </w:r>
      </w:ins>
      <w:del w:id="1111" w:author="Flavia Di Gi" w:date="2023-04-01T18:37:00Z">
        <w:r w:rsidRPr="00D32F90" w:rsidDel="000C57A1">
          <w:delText>D</w:delText>
        </w:r>
      </w:del>
      <w:r w:rsidRPr="00D32F90">
        <w:t xml:space="preserve">i … risposta Gratie etc. </w:t>
      </w:r>
      <w:r w:rsidRPr="00450B80">
        <w:rPr>
          <w:i/>
        </w:rPr>
        <w:t>decodifica di testo cifrato pre</w:t>
      </w:r>
      <w:r w:rsidRPr="008F7AC3">
        <w:rPr>
          <w:i/>
        </w:rPr>
        <w:t xml:space="preserve">sente a </w:t>
      </w:r>
      <w:del w:id="1112" w:author="Giorgia" w:date="2023-03-22T21:54:00Z">
        <w:r w:rsidRPr="008F7AC3" w:rsidDel="00D26C02">
          <w:rPr>
            <w:i/>
          </w:rPr>
          <w:delText>c</w:delText>
        </w:r>
      </w:del>
      <w:r w:rsidRPr="008F7AC3">
        <w:rPr>
          <w:i/>
        </w:rPr>
        <w:t>c</w:t>
      </w:r>
      <w:r w:rsidRPr="008F7AC3">
        <w:t xml:space="preserve">. </w:t>
      </w:r>
      <w:r w:rsidRPr="008F7AC3">
        <w:rPr>
          <w:i/>
        </w:rPr>
        <w:t>53r-v; con segno di rimando</w:t>
      </w:r>
      <w:r w:rsidRPr="008F7AC3">
        <w:t>.</w:t>
      </w:r>
    </w:p>
  </w:footnote>
  <w:footnote w:id="246">
    <w:p w14:paraId="74745883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 xml:space="preserve">Segue </w:t>
      </w:r>
      <w:r w:rsidRPr="008F7AC3">
        <w:t xml:space="preserve">pro </w:t>
      </w:r>
      <w:r w:rsidRPr="008F7AC3">
        <w:rPr>
          <w:i/>
        </w:rPr>
        <w:t>depennato.</w:t>
      </w:r>
    </w:p>
  </w:footnote>
  <w:footnote w:id="247">
    <w:p w14:paraId="2E749D9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Seguono lettere depennate.</w:t>
      </w:r>
    </w:p>
  </w:footnote>
  <w:footnote w:id="248">
    <w:p w14:paraId="4ACF6BF9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Come pare.</w:t>
      </w:r>
    </w:p>
  </w:footnote>
  <w:footnote w:id="249">
    <w:p w14:paraId="2588D87F" w14:textId="627FC655" w:rsidR="00B53AFF" w:rsidRPr="008F7AC3" w:rsidRDefault="00B53AFF">
      <w:pPr>
        <w:pStyle w:val="Testonotaapidipagina"/>
        <w:rPr>
          <w:i/>
          <w:iCs/>
          <w:rPrChange w:id="1116" w:author="Giorgia" w:date="2023-03-22T12:10:00Z">
            <w:rPr/>
          </w:rPrChange>
        </w:rPr>
      </w:pPr>
      <w:ins w:id="1117" w:author="Flavia Di Gi" w:date="2023-03-12T11:28:00Z">
        <w:r w:rsidRPr="00D32F90">
          <w:rPr>
            <w:rStyle w:val="Rimandonotaapidipagina"/>
          </w:rPr>
          <w:footnoteRef/>
        </w:r>
        <w:r w:rsidRPr="00D32F90">
          <w:t xml:space="preserve"> </w:t>
        </w:r>
        <w:r w:rsidRPr="00450B80">
          <w:rPr>
            <w:i/>
            <w:iCs/>
          </w:rPr>
          <w:t>Co</w:t>
        </w:r>
      </w:ins>
      <w:ins w:id="1118" w:author="Flavia Di Gi" w:date="2023-03-12T11:29:00Z">
        <w:r w:rsidRPr="008F7AC3">
          <w:rPr>
            <w:i/>
            <w:iCs/>
          </w:rPr>
          <w:t xml:space="preserve">sì A. </w:t>
        </w:r>
      </w:ins>
    </w:p>
  </w:footnote>
  <w:footnote w:id="250">
    <w:p w14:paraId="1B89A467" w14:textId="5B350905" w:rsidR="00B53AFF" w:rsidRPr="008F7AC3" w:rsidRDefault="00B53AFF">
      <w:pPr>
        <w:pStyle w:val="Testonotaapidipagina"/>
        <w:rPr>
          <w:i/>
          <w:iCs/>
          <w:rPrChange w:id="1122" w:author="Giorgia" w:date="2023-03-22T12:10:00Z">
            <w:rPr/>
          </w:rPrChange>
        </w:rPr>
      </w:pPr>
      <w:ins w:id="1123" w:author="Flavia Di Gi" w:date="2023-03-12T11:29:00Z">
        <w:r w:rsidRPr="00D32F90">
          <w:rPr>
            <w:rStyle w:val="Rimandonotaapidipagina"/>
          </w:rPr>
          <w:footnoteRef/>
        </w:r>
        <w:r w:rsidRPr="00D32F90">
          <w:t xml:space="preserve"> </w:t>
        </w:r>
        <w:r w:rsidRPr="000C57A1">
          <w:rPr>
            <w:i/>
            <w:iCs/>
          </w:rPr>
          <w:t>Così A.</w:t>
        </w:r>
      </w:ins>
    </w:p>
  </w:footnote>
  <w:footnote w:id="251">
    <w:p w14:paraId="126E046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  <w:iCs/>
        </w:rPr>
        <w:t>Parola di dubbia lettura.</w:t>
      </w:r>
    </w:p>
  </w:footnote>
  <w:footnote w:id="252">
    <w:p w14:paraId="5D0643C1" w14:textId="3937BFDA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24" w:author="Giorgia" w:date="2023-03-22T10:42:00Z">
        <w:r w:rsidRPr="008F7AC3">
          <w:rPr>
            <w:rPrChange w:id="1125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p</w:t>
      </w:r>
      <w:r w:rsidRPr="008F7AC3">
        <w:rPr>
          <w:i/>
        </w:rPr>
        <w:t xml:space="preserve"> depennata.</w:t>
      </w:r>
    </w:p>
  </w:footnote>
  <w:footnote w:id="253">
    <w:p w14:paraId="546222C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 </w:t>
      </w:r>
      <w:r w:rsidRPr="00450B80">
        <w:rPr>
          <w:i/>
        </w:rPr>
        <w:t>corretta su -</w:t>
      </w:r>
      <w:r w:rsidRPr="008F7AC3">
        <w:t>e</w:t>
      </w:r>
      <w:r w:rsidRPr="008F7AC3">
        <w:rPr>
          <w:i/>
        </w:rPr>
        <w:t>.</w:t>
      </w:r>
    </w:p>
  </w:footnote>
  <w:footnote w:id="254">
    <w:p w14:paraId="53DDC439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-o </w:t>
      </w:r>
      <w:r w:rsidRPr="00450B80">
        <w:rPr>
          <w:i/>
        </w:rPr>
        <w:t>esito di correzione.</w:t>
      </w:r>
    </w:p>
  </w:footnote>
  <w:footnote w:id="255">
    <w:p w14:paraId="7DBDAFE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Esito di correzione.</w:t>
      </w:r>
    </w:p>
  </w:footnote>
  <w:footnote w:id="256">
    <w:p w14:paraId="7112DC2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0C57A1">
        <w:rPr>
          <w:rStyle w:val="Rimandonotaapidipagina"/>
          <w:rPrChange w:id="1133" w:author="Flavia Di Gi" w:date="2023-04-01T18:38:00Z">
            <w:rPr>
              <w:rStyle w:val="Rimandonotaapidipagina"/>
              <w:highlight w:val="yellow"/>
            </w:rPr>
          </w:rPrChange>
        </w:rPr>
        <w:footnoteRef/>
      </w:r>
      <w:r w:rsidRPr="000C57A1">
        <w:rPr>
          <w:i/>
          <w:rPrChange w:id="1134" w:author="Flavia Di Gi" w:date="2023-04-01T18:38:00Z">
            <w:rPr>
              <w:i/>
              <w:highlight w:val="yellow"/>
            </w:rPr>
          </w:rPrChange>
        </w:rPr>
        <w:t xml:space="preserve"> </w:t>
      </w:r>
      <w:r w:rsidRPr="000C57A1">
        <w:rPr>
          <w:rPrChange w:id="1135" w:author="Flavia Di Gi" w:date="2023-04-01T18:38:00Z">
            <w:rPr>
              <w:highlight w:val="yellow"/>
            </w:rPr>
          </w:rPrChange>
        </w:rPr>
        <w:t xml:space="preserve">’ </w:t>
      </w:r>
      <w:r w:rsidRPr="000C57A1">
        <w:rPr>
          <w:i/>
          <w:rPrChange w:id="1136" w:author="Flavia Di Gi" w:date="2023-04-01T18:38:00Z">
            <w:rPr>
              <w:i/>
              <w:highlight w:val="yellow"/>
            </w:rPr>
          </w:rPrChange>
        </w:rPr>
        <w:t xml:space="preserve">aggiunto su </w:t>
      </w:r>
      <w:r w:rsidRPr="000C57A1">
        <w:rPr>
          <w:rPrChange w:id="1137" w:author="Flavia Di Gi" w:date="2023-04-01T18:38:00Z">
            <w:rPr>
              <w:highlight w:val="yellow"/>
            </w:rPr>
          </w:rPrChange>
        </w:rPr>
        <w:t>-a</w:t>
      </w:r>
      <w:r w:rsidRPr="000C57A1">
        <w:rPr>
          <w:i/>
          <w:rPrChange w:id="1138" w:author="Flavia Di Gi" w:date="2023-04-01T18:38:00Z">
            <w:rPr>
              <w:i/>
              <w:highlight w:val="yellow"/>
            </w:rPr>
          </w:rPrChange>
        </w:rPr>
        <w:t xml:space="preserve"> depennata.</w:t>
      </w:r>
    </w:p>
  </w:footnote>
  <w:footnote w:id="257">
    <w:p w14:paraId="7B95BCD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Aggiunto in sopralinea con segno di inserimento.</w:t>
      </w:r>
    </w:p>
  </w:footnote>
  <w:footnote w:id="258">
    <w:p w14:paraId="3A7A156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-to </w:t>
      </w:r>
      <w:r w:rsidRPr="00450B80">
        <w:rPr>
          <w:i/>
        </w:rPr>
        <w:t>esito di correzione.</w:t>
      </w:r>
    </w:p>
  </w:footnote>
  <w:footnote w:id="259">
    <w:p w14:paraId="78945BD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-u- </w:t>
      </w:r>
      <w:r w:rsidRPr="00450B80">
        <w:rPr>
          <w:i/>
        </w:rPr>
        <w:t>esito di correzione.</w:t>
      </w:r>
    </w:p>
  </w:footnote>
  <w:footnote w:id="260">
    <w:p w14:paraId="6E94739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Esito di correzione.</w:t>
      </w:r>
    </w:p>
  </w:footnote>
  <w:footnote w:id="261">
    <w:p w14:paraId="50234717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Macchia di inchiostro.</w:t>
      </w:r>
    </w:p>
  </w:footnote>
  <w:footnote w:id="262">
    <w:p w14:paraId="746B1219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-sse </w:t>
      </w:r>
      <w:r w:rsidRPr="00450B80">
        <w:rPr>
          <w:i/>
        </w:rPr>
        <w:t>esito di correzione.</w:t>
      </w:r>
    </w:p>
  </w:footnote>
  <w:footnote w:id="263">
    <w:p w14:paraId="4AA233A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-</w:t>
      </w:r>
      <w:r w:rsidRPr="00450B80">
        <w:t>si</w:t>
      </w:r>
      <w:r w:rsidRPr="008F7AC3">
        <w:rPr>
          <w:i/>
        </w:rPr>
        <w:t xml:space="preserve"> depennato, come pare.</w:t>
      </w:r>
    </w:p>
  </w:footnote>
  <w:footnote w:id="264">
    <w:p w14:paraId="4BA38CB7" w14:textId="439EB59E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45" w:author="Giorgia" w:date="2023-03-22T10:14:00Z">
        <w:r w:rsidRPr="00D32F90">
          <w:rPr>
            <w:i/>
          </w:rPr>
          <w:t xml:space="preserve"> </w:t>
        </w:r>
      </w:ins>
      <w:r w:rsidRPr="00450B80">
        <w:rPr>
          <w:i/>
        </w:rPr>
        <w:t>-</w:t>
      </w:r>
      <w:r w:rsidRPr="008F7AC3">
        <w:t>i-</w:t>
      </w:r>
      <w:r w:rsidRPr="008F7AC3">
        <w:rPr>
          <w:i/>
        </w:rPr>
        <w:t xml:space="preserve"> corretta su -</w:t>
      </w:r>
      <w:r w:rsidRPr="008F7AC3">
        <w:t>e-</w:t>
      </w:r>
      <w:r w:rsidRPr="008F7AC3">
        <w:rPr>
          <w:i/>
        </w:rPr>
        <w:t>, come pare.</w:t>
      </w:r>
    </w:p>
  </w:footnote>
  <w:footnote w:id="265">
    <w:p w14:paraId="5C5A3187" w14:textId="0ACC2054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46" w:author="Giorgia" w:date="2023-03-22T10:13:00Z">
        <w:r w:rsidRPr="008F7AC3">
          <w:rPr>
            <w:rPrChange w:id="1147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aggradir</w:t>
      </w:r>
      <w:r w:rsidRPr="008F7AC3">
        <w:rPr>
          <w:i/>
        </w:rPr>
        <w:t xml:space="preserve"> depennato.</w:t>
      </w:r>
    </w:p>
  </w:footnote>
  <w:footnote w:id="266">
    <w:p w14:paraId="0B2AFB36" w14:textId="74C86D1A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49" w:author="Flavia Di Gi" w:date="2023-04-01T18:38:00Z">
        <w:r w:rsidR="000C57A1">
          <w:t xml:space="preserve"> </w:t>
        </w:r>
      </w:ins>
      <w:ins w:id="1150" w:author="Giorgia" w:date="2023-03-22T10:13:00Z">
        <w:del w:id="1151" w:author="Flavia Di Gi" w:date="2023-04-01T18:38:00Z">
          <w:r w:rsidRPr="008F7AC3" w:rsidDel="000C57A1">
            <w:rPr>
              <w:rPrChange w:id="1152" w:author="Giorgia" w:date="2023-03-22T12:10:00Z">
                <w:rPr>
                  <w:i/>
                </w:rPr>
              </w:rPrChange>
            </w:rPr>
            <w:delText xml:space="preserve"> </w:delText>
          </w:r>
        </w:del>
      </w:ins>
      <w:r w:rsidRPr="00D32F90">
        <w:rPr>
          <w:i/>
        </w:rPr>
        <w:t>Segue</w:t>
      </w:r>
      <w:r w:rsidRPr="00450B80">
        <w:t xml:space="preserve"> più giovane</w:t>
      </w:r>
      <w:r w:rsidRPr="008F7AC3">
        <w:rPr>
          <w:i/>
        </w:rPr>
        <w:t xml:space="preserve"> depennato.</w:t>
      </w:r>
    </w:p>
  </w:footnote>
  <w:footnote w:id="267">
    <w:p w14:paraId="0AF4011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d- </w:t>
      </w:r>
      <w:r w:rsidRPr="00450B80">
        <w:rPr>
          <w:i/>
        </w:rPr>
        <w:t xml:space="preserve">corretta su </w:t>
      </w:r>
      <w:r w:rsidRPr="008F7AC3">
        <w:t>q-.</w:t>
      </w:r>
    </w:p>
  </w:footnote>
  <w:footnote w:id="268">
    <w:p w14:paraId="4DD9905D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-o- </w:t>
      </w:r>
      <w:r w:rsidRPr="00450B80">
        <w:rPr>
          <w:i/>
        </w:rPr>
        <w:t>corretta su -</w:t>
      </w:r>
      <w:r w:rsidRPr="008F7AC3">
        <w:t>u-</w:t>
      </w:r>
      <w:r w:rsidRPr="008F7AC3">
        <w:rPr>
          <w:i/>
        </w:rPr>
        <w:t>.</w:t>
      </w:r>
    </w:p>
  </w:footnote>
  <w:footnote w:id="269">
    <w:p w14:paraId="2E84198D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>di</w:t>
      </w:r>
      <w:r w:rsidRPr="008F7AC3">
        <w:rPr>
          <w:i/>
        </w:rPr>
        <w:t xml:space="preserve"> depennato.</w:t>
      </w:r>
    </w:p>
  </w:footnote>
  <w:footnote w:id="270">
    <w:p w14:paraId="1CD500E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-e- </w:t>
      </w:r>
      <w:r w:rsidRPr="00450B80">
        <w:rPr>
          <w:i/>
        </w:rPr>
        <w:t>corretta su -</w:t>
      </w:r>
      <w:r w:rsidRPr="008F7AC3">
        <w:t>a-</w:t>
      </w:r>
      <w:r w:rsidRPr="008F7AC3">
        <w:rPr>
          <w:i/>
        </w:rPr>
        <w:t>.</w:t>
      </w:r>
    </w:p>
  </w:footnote>
  <w:footnote w:id="271">
    <w:p w14:paraId="3291619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Aggiunto in sopralinea su parola depennata.</w:t>
      </w:r>
    </w:p>
  </w:footnote>
  <w:footnote w:id="272">
    <w:p w14:paraId="0E5A6B8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-is </w:t>
      </w:r>
      <w:r w:rsidRPr="00450B80">
        <w:rPr>
          <w:i/>
        </w:rPr>
        <w:t>esito di correzione.</w:t>
      </w:r>
    </w:p>
  </w:footnote>
  <w:footnote w:id="273">
    <w:p w14:paraId="3DDBC2F4" w14:textId="4067824A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681FA6">
        <w:rPr>
          <w:rStyle w:val="Rimandonotaapidipagina"/>
        </w:rPr>
        <w:footnoteRef/>
      </w:r>
      <w:ins w:id="1159" w:author="Giorgia" w:date="2023-03-22T10:14:00Z">
        <w:r w:rsidRPr="00681FA6">
          <w:rPr>
            <w:rPrChange w:id="1160" w:author="Flavia Di Gi" w:date="2023-04-25T17:30:00Z">
              <w:rPr>
                <w:i/>
              </w:rPr>
            </w:rPrChange>
          </w:rPr>
          <w:t xml:space="preserve"> </w:t>
        </w:r>
      </w:ins>
      <w:r w:rsidRPr="00681FA6">
        <w:rPr>
          <w:i/>
        </w:rPr>
        <w:t>Seg</w:t>
      </w:r>
      <w:ins w:id="1161" w:author="Flavia Di Gi" w:date="2023-04-25T17:33:00Z">
        <w:r w:rsidR="00681FA6">
          <w:rPr>
            <w:i/>
          </w:rPr>
          <w:t>ono paro</w:t>
        </w:r>
      </w:ins>
      <w:ins w:id="1162" w:author="Flavia Di Gi" w:date="2023-04-25T17:34:00Z">
        <w:r w:rsidR="00681FA6">
          <w:rPr>
            <w:i/>
          </w:rPr>
          <w:t>le</w:t>
        </w:r>
      </w:ins>
      <w:del w:id="1163" w:author="Flavia Di Gi" w:date="2023-04-25T17:33:00Z">
        <w:r w:rsidRPr="00681FA6" w:rsidDel="00681FA6">
          <w:rPr>
            <w:i/>
          </w:rPr>
          <w:delText>ue testo</w:delText>
        </w:r>
      </w:del>
      <w:r w:rsidRPr="00681FA6">
        <w:rPr>
          <w:i/>
        </w:rPr>
        <w:t xml:space="preserve"> depennat</w:t>
      </w:r>
      <w:ins w:id="1164" w:author="Flavia Di Gi" w:date="2023-04-25T17:34:00Z">
        <w:r w:rsidR="00681FA6">
          <w:rPr>
            <w:i/>
          </w:rPr>
          <w:t>e</w:t>
        </w:r>
      </w:ins>
      <w:del w:id="1165" w:author="Flavia Di Gi" w:date="2023-04-25T17:34:00Z">
        <w:r w:rsidRPr="00681FA6" w:rsidDel="00681FA6">
          <w:rPr>
            <w:i/>
          </w:rPr>
          <w:delText>o</w:delText>
        </w:r>
      </w:del>
      <w:r w:rsidRPr="00681FA6">
        <w:rPr>
          <w:i/>
        </w:rPr>
        <w:t>.</w:t>
      </w:r>
    </w:p>
  </w:footnote>
  <w:footnote w:id="274">
    <w:p w14:paraId="32D2EB39" w14:textId="2F4C38BC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66" w:author="Giorgia" w:date="2023-03-22T10:14:00Z">
        <w:r w:rsidRPr="008F7AC3">
          <w:rPr>
            <w:rPrChange w:id="1167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Aggiunto in sopralinea con segno di inserimento.</w:t>
      </w:r>
    </w:p>
  </w:footnote>
  <w:footnote w:id="275">
    <w:p w14:paraId="6096C8B7" w14:textId="1A294483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68" w:author="Giorgia" w:date="2023-03-22T10:14:00Z">
        <w:r w:rsidRPr="008F7AC3">
          <w:rPr>
            <w:rPrChange w:id="1169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Segue -</w:t>
      </w:r>
      <w:r w:rsidRPr="00450B80">
        <w:t xml:space="preserve">la bassa </w:t>
      </w:r>
      <w:r w:rsidRPr="008F7AC3">
        <w:rPr>
          <w:i/>
        </w:rPr>
        <w:t>depennato, come pare.</w:t>
      </w:r>
    </w:p>
  </w:footnote>
  <w:footnote w:id="276">
    <w:p w14:paraId="139EFA9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-ile </w:t>
      </w:r>
      <w:r w:rsidRPr="00450B80">
        <w:rPr>
          <w:i/>
        </w:rPr>
        <w:t>corretto su -</w:t>
      </w:r>
      <w:r w:rsidRPr="008F7AC3">
        <w:t>e</w:t>
      </w:r>
      <w:r w:rsidRPr="008F7AC3">
        <w:rPr>
          <w:i/>
        </w:rPr>
        <w:t>.</w:t>
      </w:r>
    </w:p>
  </w:footnote>
  <w:footnote w:id="277">
    <w:p w14:paraId="5500FC4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>e</w:t>
      </w:r>
      <w:proofErr w:type="gramEnd"/>
      <w:r w:rsidRPr="00450B80">
        <w:rPr>
          <w:i/>
        </w:rPr>
        <w:t xml:space="preserve"> esito di correzione.</w:t>
      </w:r>
    </w:p>
  </w:footnote>
  <w:footnote w:id="278">
    <w:p w14:paraId="21DA0B5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8F7AC3">
        <w:rPr>
          <w:rPrChange w:id="1170" w:author="Giorgia" w:date="2023-03-22T12:10:00Z">
            <w:rPr>
              <w:i/>
            </w:rPr>
          </w:rPrChange>
        </w:rPr>
        <w:t xml:space="preserve"> </w:t>
      </w:r>
      <w:r w:rsidRPr="00D32F90">
        <w:rPr>
          <w:i/>
        </w:rPr>
        <w:t>Esito di correzione.</w:t>
      </w:r>
    </w:p>
  </w:footnote>
  <w:footnote w:id="279">
    <w:p w14:paraId="44F15475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Così A.</w:t>
      </w:r>
    </w:p>
  </w:footnote>
  <w:footnote w:id="280">
    <w:p w14:paraId="7941D62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-i-</w:t>
      </w:r>
      <w:r w:rsidRPr="00450B80">
        <w:rPr>
          <w:i/>
        </w:rPr>
        <w:t xml:space="preserve"> corretta su</w:t>
      </w:r>
      <w:r w:rsidRPr="008F7AC3">
        <w:t xml:space="preserve"> -a-</w:t>
      </w:r>
      <w:r w:rsidRPr="008F7AC3">
        <w:rPr>
          <w:i/>
        </w:rPr>
        <w:t>.</w:t>
      </w:r>
    </w:p>
  </w:footnote>
  <w:footnote w:id="281">
    <w:p w14:paraId="6DC1AB93" w14:textId="69487BA8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-no </w:t>
      </w:r>
      <w:del w:id="1171" w:author="Flavia Di Gi" w:date="2023-04-01T18:40:00Z">
        <w:r w:rsidRPr="00450B80" w:rsidDel="000C57A1">
          <w:rPr>
            <w:i/>
          </w:rPr>
          <w:delText>aggiunto</w:delText>
        </w:r>
      </w:del>
      <w:ins w:id="1172" w:author="Flavia Di Gi" w:date="2023-04-01T18:40:00Z">
        <w:r w:rsidR="000C57A1">
          <w:rPr>
            <w:i/>
          </w:rPr>
          <w:t>esito di correzione</w:t>
        </w:r>
      </w:ins>
      <w:r w:rsidRPr="00450B80">
        <w:rPr>
          <w:i/>
        </w:rPr>
        <w:t>.</w:t>
      </w:r>
    </w:p>
  </w:footnote>
  <w:footnote w:id="282">
    <w:p w14:paraId="39E007B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-r-</w:t>
      </w:r>
      <w:r w:rsidRPr="00450B80">
        <w:rPr>
          <w:i/>
        </w:rPr>
        <w:t xml:space="preserve"> esito di correzione.</w:t>
      </w:r>
    </w:p>
  </w:footnote>
  <w:footnote w:id="283">
    <w:p w14:paraId="62958F5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-s </w:t>
      </w:r>
      <w:r w:rsidRPr="00450B80">
        <w:rPr>
          <w:i/>
        </w:rPr>
        <w:t xml:space="preserve">corretta </w:t>
      </w:r>
      <w:r w:rsidRPr="008F7AC3">
        <w:rPr>
          <w:i/>
        </w:rPr>
        <w:t>su -</w:t>
      </w:r>
      <w:r w:rsidRPr="008F7AC3">
        <w:t>e</w:t>
      </w:r>
      <w:r w:rsidRPr="008F7AC3">
        <w:rPr>
          <w:i/>
        </w:rPr>
        <w:t>, come pare.</w:t>
      </w:r>
    </w:p>
  </w:footnote>
  <w:footnote w:id="284">
    <w:p w14:paraId="1EA8C07E" w14:textId="11C1A60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="000C57A1" w:rsidRPr="00D32F90">
        <w:t>M</w:t>
      </w:r>
      <w:r w:rsidRPr="00D32F90">
        <w:t xml:space="preserve">- </w:t>
      </w:r>
      <w:r w:rsidRPr="00450B80">
        <w:rPr>
          <w:i/>
        </w:rPr>
        <w:t>esito di correzione.</w:t>
      </w:r>
    </w:p>
  </w:footnote>
  <w:footnote w:id="285">
    <w:p w14:paraId="4AED6AF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Così A.</w:t>
      </w:r>
    </w:p>
  </w:footnote>
  <w:footnote w:id="286">
    <w:p w14:paraId="112DE46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-</w:t>
      </w:r>
      <w:r w:rsidRPr="00450B80">
        <w:t>e-</w:t>
      </w:r>
      <w:r w:rsidRPr="008F7AC3">
        <w:rPr>
          <w:i/>
        </w:rPr>
        <w:t xml:space="preserve"> esito di correzione.</w:t>
      </w:r>
    </w:p>
  </w:footnote>
  <w:footnote w:id="287">
    <w:p w14:paraId="28A0B06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Così A.</w:t>
      </w:r>
    </w:p>
  </w:footnote>
  <w:footnote w:id="288">
    <w:p w14:paraId="379CC0A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>la</w:t>
      </w:r>
      <w:r w:rsidRPr="008F7AC3">
        <w:rPr>
          <w:i/>
        </w:rPr>
        <w:t xml:space="preserve"> depennato.</w:t>
      </w:r>
    </w:p>
  </w:footnote>
  <w:footnote w:id="289">
    <w:p w14:paraId="1397A0F6" w14:textId="04D49273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</w:t>
      </w:r>
      <w:r w:rsidRPr="00450B80">
        <w:rPr>
          <w:i/>
        </w:rPr>
        <w:t xml:space="preserve"> corretta su </w:t>
      </w:r>
      <w:ins w:id="1173" w:author="Flavia Di Gi" w:date="2023-04-01T18:40:00Z">
        <w:r w:rsidR="000C57A1">
          <w:rPr>
            <w:iCs/>
          </w:rPr>
          <w:t>-</w:t>
        </w:r>
      </w:ins>
      <w:r w:rsidRPr="008F7AC3">
        <w:t>a</w:t>
      </w:r>
      <w:r w:rsidRPr="008F7AC3">
        <w:rPr>
          <w:i/>
        </w:rPr>
        <w:t>; segue -</w:t>
      </w:r>
      <w:r w:rsidRPr="008F7AC3">
        <w:t>to</w:t>
      </w:r>
      <w:r w:rsidRPr="008F7AC3">
        <w:rPr>
          <w:i/>
        </w:rPr>
        <w:t xml:space="preserve"> depennato.</w:t>
      </w:r>
    </w:p>
  </w:footnote>
  <w:footnote w:id="290">
    <w:p w14:paraId="3B06AC2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-an- </w:t>
      </w:r>
      <w:r w:rsidRPr="00450B80">
        <w:rPr>
          <w:i/>
        </w:rPr>
        <w:t>esito di correzione.</w:t>
      </w:r>
    </w:p>
  </w:footnote>
  <w:footnote w:id="291">
    <w:p w14:paraId="0A06084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Lacerazione del supporto.</w:t>
      </w:r>
    </w:p>
  </w:footnote>
  <w:footnote w:id="292">
    <w:p w14:paraId="2478CF5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Lacerazione del supporto.</w:t>
      </w:r>
    </w:p>
  </w:footnote>
  <w:footnote w:id="293">
    <w:p w14:paraId="49B7B30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-s </w:t>
      </w:r>
      <w:r w:rsidRPr="00450B80">
        <w:rPr>
          <w:i/>
        </w:rPr>
        <w:t>corretta su -</w:t>
      </w:r>
      <w:r w:rsidRPr="008F7AC3">
        <w:t>v</w:t>
      </w:r>
      <w:r w:rsidRPr="008F7AC3">
        <w:rPr>
          <w:i/>
        </w:rPr>
        <w:t>, come pare.</w:t>
      </w:r>
    </w:p>
  </w:footnote>
  <w:footnote w:id="294">
    <w:p w14:paraId="275C96C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Esito di correzione, come pare.</w:t>
      </w:r>
    </w:p>
  </w:footnote>
  <w:footnote w:id="295">
    <w:p w14:paraId="2611D5D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-o </w:t>
      </w:r>
      <w:r w:rsidRPr="00450B80">
        <w:rPr>
          <w:i/>
        </w:rPr>
        <w:t>corretta su -</w:t>
      </w:r>
      <w:r w:rsidRPr="008F7AC3">
        <w:t>a</w:t>
      </w:r>
      <w:r w:rsidRPr="008F7AC3">
        <w:rPr>
          <w:i/>
        </w:rPr>
        <w:t>.</w:t>
      </w:r>
    </w:p>
  </w:footnote>
  <w:footnote w:id="296">
    <w:p w14:paraId="1546839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  <w:i/>
        </w:rPr>
        <w:footnoteRef/>
      </w:r>
      <w:r w:rsidRPr="00D32F90">
        <w:rPr>
          <w:i/>
        </w:rPr>
        <w:t xml:space="preserve"> Esito di correzione; segue parola depennata.</w:t>
      </w:r>
    </w:p>
  </w:footnote>
  <w:footnote w:id="297">
    <w:p w14:paraId="4D33C8F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-6 </w:t>
      </w:r>
      <w:r w:rsidRPr="00450B80">
        <w:rPr>
          <w:i/>
        </w:rPr>
        <w:t>corretto su -</w:t>
      </w:r>
      <w:r w:rsidRPr="008F7AC3">
        <w:t>5</w:t>
      </w:r>
      <w:r w:rsidRPr="008F7AC3">
        <w:rPr>
          <w:i/>
        </w:rPr>
        <w:t>.</w:t>
      </w:r>
    </w:p>
  </w:footnote>
  <w:footnote w:id="298">
    <w:p w14:paraId="56B1AF01" w14:textId="3C36229E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76" w:author="Giorgia" w:date="2023-03-22T10:15:00Z">
        <w:r w:rsidRPr="008F7AC3">
          <w:rPr>
            <w:rPrChange w:id="1177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Aggiunto in interlinea sotto </w:t>
      </w:r>
      <w:r w:rsidRPr="00450B80">
        <w:t>26</w:t>
      </w:r>
      <w:r w:rsidRPr="008F7AC3">
        <w:rPr>
          <w:i/>
        </w:rPr>
        <w:t xml:space="preserve"> depennato.</w:t>
      </w:r>
    </w:p>
  </w:footnote>
  <w:footnote w:id="299">
    <w:p w14:paraId="79939C3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-</w:t>
      </w:r>
      <w:r w:rsidRPr="00450B80">
        <w:t>a</w:t>
      </w:r>
      <w:r w:rsidRPr="008F7AC3">
        <w:rPr>
          <w:i/>
        </w:rPr>
        <w:t xml:space="preserve"> corretta su -</w:t>
      </w:r>
      <w:r w:rsidRPr="008F7AC3">
        <w:t>i</w:t>
      </w:r>
      <w:r w:rsidRPr="008F7AC3">
        <w:rPr>
          <w:i/>
        </w:rPr>
        <w:t>; segue -</w:t>
      </w:r>
      <w:r w:rsidRPr="008F7AC3">
        <w:t>one</w:t>
      </w:r>
      <w:r w:rsidRPr="008F7AC3">
        <w:rPr>
          <w:i/>
        </w:rPr>
        <w:t xml:space="preserve"> depennato.</w:t>
      </w:r>
    </w:p>
  </w:footnote>
  <w:footnote w:id="300">
    <w:p w14:paraId="2EDBF40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Aggiunto in sopralinea con se</w:t>
      </w:r>
      <w:r w:rsidRPr="008F7AC3">
        <w:rPr>
          <w:i/>
        </w:rPr>
        <w:t>gno di inserimento.</w:t>
      </w:r>
    </w:p>
  </w:footnote>
  <w:footnote w:id="301">
    <w:p w14:paraId="472E27B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-o- </w:t>
      </w:r>
      <w:r w:rsidRPr="00450B80">
        <w:rPr>
          <w:i/>
        </w:rPr>
        <w:t>esito di correzione.</w:t>
      </w:r>
    </w:p>
  </w:footnote>
  <w:footnote w:id="302">
    <w:p w14:paraId="50B713B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-rn- </w:t>
      </w:r>
      <w:r w:rsidRPr="00450B80">
        <w:rPr>
          <w:i/>
        </w:rPr>
        <w:t>corretto su -</w:t>
      </w:r>
      <w:r w:rsidRPr="008F7AC3">
        <w:t>m-</w:t>
      </w:r>
      <w:r w:rsidRPr="008F7AC3">
        <w:rPr>
          <w:i/>
        </w:rPr>
        <w:t>.</w:t>
      </w:r>
    </w:p>
  </w:footnote>
  <w:footnote w:id="303">
    <w:p w14:paraId="1A7B303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-ero</w:t>
      </w:r>
      <w:r w:rsidRPr="00450B80">
        <w:rPr>
          <w:i/>
        </w:rPr>
        <w:t xml:space="preserve"> esito di correzione; segue -</w:t>
      </w:r>
      <w:r w:rsidRPr="008F7AC3">
        <w:t>a</w:t>
      </w:r>
      <w:r w:rsidRPr="008F7AC3">
        <w:rPr>
          <w:i/>
        </w:rPr>
        <w:t xml:space="preserve"> depennata.</w:t>
      </w:r>
    </w:p>
  </w:footnote>
  <w:footnote w:id="304">
    <w:p w14:paraId="02F5695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</w:t>
      </w:r>
      <w:r w:rsidRPr="00450B80">
        <w:t>d-</w:t>
      </w:r>
      <w:r w:rsidRPr="008F7AC3">
        <w:rPr>
          <w:i/>
        </w:rPr>
        <w:t xml:space="preserve"> esito di correzione.</w:t>
      </w:r>
    </w:p>
  </w:footnote>
  <w:footnote w:id="305">
    <w:p w14:paraId="1BD66999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B-</w:t>
      </w:r>
      <w:r w:rsidRPr="00450B80">
        <w:rPr>
          <w:i/>
        </w:rPr>
        <w:t xml:space="preserve"> esito di correzione.</w:t>
      </w:r>
    </w:p>
  </w:footnote>
  <w:footnote w:id="306">
    <w:p w14:paraId="0B9DE143" w14:textId="17371978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92" w:author="Giorgia" w:date="2023-03-22T10:15:00Z">
        <w:r w:rsidRPr="008F7AC3">
          <w:rPr>
            <w:rPrChange w:id="1193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Foro nel supporto.</w:t>
      </w:r>
    </w:p>
  </w:footnote>
  <w:footnote w:id="307">
    <w:p w14:paraId="42D7872E" w14:textId="37D8D1C8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94" w:author="Giorgia" w:date="2023-03-22T10:16:00Z">
        <w:r w:rsidRPr="008F7AC3">
          <w:rPr>
            <w:rPrChange w:id="1195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car</w:t>
      </w:r>
      <w:r w:rsidRPr="008F7AC3">
        <w:rPr>
          <w:i/>
        </w:rPr>
        <w:t xml:space="preserve"> depennato.</w:t>
      </w:r>
    </w:p>
  </w:footnote>
  <w:footnote w:id="308">
    <w:p w14:paraId="6169C04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</w:t>
      </w:r>
      <w:r w:rsidRPr="00450B80">
        <w:rPr>
          <w:i/>
        </w:rPr>
        <w:t xml:space="preserve"> esito di correzione.</w:t>
      </w:r>
    </w:p>
  </w:footnote>
  <w:footnote w:id="309">
    <w:p w14:paraId="310187EF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Così A.</w:t>
      </w:r>
    </w:p>
  </w:footnote>
  <w:footnote w:id="310">
    <w:p w14:paraId="22C89B2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For</w:t>
      </w:r>
      <w:r w:rsidRPr="008F7AC3">
        <w:rPr>
          <w:i/>
        </w:rPr>
        <w:t>o nel supporto.</w:t>
      </w:r>
    </w:p>
  </w:footnote>
  <w:footnote w:id="311">
    <w:p w14:paraId="04F47A3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S-</w:t>
      </w:r>
      <w:r w:rsidRPr="00450B80">
        <w:rPr>
          <w:i/>
        </w:rPr>
        <w:t xml:space="preserve"> esito di correzione.</w:t>
      </w:r>
    </w:p>
  </w:footnote>
  <w:footnote w:id="312">
    <w:p w14:paraId="3201440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-i- </w:t>
      </w:r>
      <w:r w:rsidRPr="00450B80">
        <w:rPr>
          <w:i/>
        </w:rPr>
        <w:t>corretta su -</w:t>
      </w:r>
      <w:r w:rsidRPr="008F7AC3">
        <w:t>a-</w:t>
      </w:r>
      <w:r w:rsidRPr="008F7AC3">
        <w:rPr>
          <w:i/>
        </w:rPr>
        <w:t>.</w:t>
      </w:r>
    </w:p>
  </w:footnote>
  <w:footnote w:id="313">
    <w:p w14:paraId="759CB023" w14:textId="13F4C08C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199" w:author="Giorgia" w:date="2023-03-22T10:16:00Z">
        <w:r w:rsidRPr="008F7AC3">
          <w:rPr>
            <w:rPrChange w:id="1200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Segue parola depennata.</w:t>
      </w:r>
    </w:p>
  </w:footnote>
  <w:footnote w:id="314">
    <w:p w14:paraId="171E33D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>esser</w:t>
      </w:r>
      <w:r w:rsidRPr="008F7AC3">
        <w:rPr>
          <w:i/>
        </w:rPr>
        <w:t xml:space="preserve"> depennato.</w:t>
      </w:r>
    </w:p>
  </w:footnote>
  <w:footnote w:id="315">
    <w:p w14:paraId="7CB8769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fanti in circa</w:t>
      </w:r>
      <w:r w:rsidRPr="00450B80">
        <w:rPr>
          <w:i/>
        </w:rPr>
        <w:t xml:space="preserve"> aggiunto in sopralinea con segno di inserimento.</w:t>
      </w:r>
    </w:p>
  </w:footnote>
  <w:footnote w:id="316">
    <w:p w14:paraId="4BAA0F0A" w14:textId="5DB3BD04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8F7AC3">
        <w:rPr>
          <w:rPrChange w:id="1210" w:author="Giorgia" w:date="2023-03-22T12:10:00Z">
            <w:rPr>
              <w:i/>
            </w:rPr>
          </w:rPrChange>
        </w:rPr>
        <w:t xml:space="preserve"> </w:t>
      </w:r>
      <w:ins w:id="1211" w:author="Flavia Di Gi" w:date="2023-04-01T18:53:00Z">
        <w:r w:rsidR="005A69E9">
          <w:t xml:space="preserve">S- </w:t>
        </w:r>
        <w:r w:rsidR="005A69E9" w:rsidRPr="005A69E9">
          <w:rPr>
            <w:i/>
            <w:iCs/>
            <w:rPrChange w:id="1212" w:author="Flavia Di Gi" w:date="2023-04-01T18:53:00Z">
              <w:rPr/>
            </w:rPrChange>
          </w:rPr>
          <w:t>corretta su</w:t>
        </w:r>
        <w:r w:rsidR="005A69E9">
          <w:t xml:space="preserve"> s-</w:t>
        </w:r>
      </w:ins>
      <w:del w:id="1213" w:author="Flavia Di Gi" w:date="2023-04-01T18:53:00Z">
        <w:r w:rsidRPr="00D32F90" w:rsidDel="005A69E9">
          <w:rPr>
            <w:i/>
          </w:rPr>
          <w:delText xml:space="preserve">Corretto su </w:delText>
        </w:r>
        <w:r w:rsidRPr="00450B80" w:rsidDel="005A69E9">
          <w:delText>si</w:delText>
        </w:r>
      </w:del>
      <w:r w:rsidRPr="00450B80">
        <w:t>.</w:t>
      </w:r>
    </w:p>
  </w:footnote>
  <w:footnote w:id="317">
    <w:p w14:paraId="560FD57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</w:t>
      </w:r>
      <w:r w:rsidRPr="00450B80">
        <w:rPr>
          <w:i/>
        </w:rPr>
        <w:t xml:space="preserve"> corretta su</w:t>
      </w:r>
      <w:r w:rsidRPr="008F7AC3">
        <w:t xml:space="preserve"> -e.</w:t>
      </w:r>
    </w:p>
  </w:footnote>
  <w:footnote w:id="318">
    <w:p w14:paraId="387D001C" w14:textId="19671AD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14" w:author="Giorgia" w:date="2023-03-22T10:16:00Z">
        <w:r w:rsidRPr="008F7AC3">
          <w:rPr>
            <w:rPrChange w:id="1215" w:author="Giorgia" w:date="2023-03-22T12:10:00Z">
              <w:rPr>
                <w:i/>
              </w:rPr>
            </w:rPrChange>
          </w:rPr>
          <w:t xml:space="preserve"> </w:t>
        </w:r>
      </w:ins>
      <w:ins w:id="1216" w:author="Flavia Di Gi" w:date="2023-04-01T18:53:00Z">
        <w:r w:rsidR="005A69E9">
          <w:t>-</w:t>
        </w:r>
      </w:ins>
      <w:del w:id="1217" w:author="Flavia Di Gi" w:date="2023-04-01T18:53:00Z">
        <w:r w:rsidRPr="00D32F90" w:rsidDel="005A69E9">
          <w:rPr>
            <w:i/>
          </w:rPr>
          <w:delText xml:space="preserve">Seconda </w:delText>
        </w:r>
      </w:del>
      <w:proofErr w:type="gramStart"/>
      <w:r w:rsidRPr="00450B80">
        <w:t>i</w:t>
      </w:r>
      <w:r w:rsidRPr="008F7AC3">
        <w:rPr>
          <w:i/>
        </w:rPr>
        <w:t xml:space="preserve"> corretta</w:t>
      </w:r>
      <w:proofErr w:type="gramEnd"/>
      <w:r w:rsidRPr="008F7AC3">
        <w:rPr>
          <w:i/>
        </w:rPr>
        <w:t xml:space="preserve"> su </w:t>
      </w:r>
      <w:ins w:id="1218" w:author="Flavia Di Gi" w:date="2023-04-01T18:54:00Z">
        <w:r w:rsidR="005A69E9">
          <w:rPr>
            <w:i/>
          </w:rPr>
          <w:t>-</w:t>
        </w:r>
      </w:ins>
      <w:r w:rsidRPr="008F7AC3">
        <w:t>e</w:t>
      </w:r>
      <w:r w:rsidRPr="008F7AC3">
        <w:rPr>
          <w:i/>
        </w:rPr>
        <w:t>.</w:t>
      </w:r>
    </w:p>
  </w:footnote>
  <w:footnote w:id="319">
    <w:p w14:paraId="2E7A0FC2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8F7AC3">
        <w:rPr>
          <w:rPrChange w:id="1227" w:author="Giorgia" w:date="2023-03-22T12:10:00Z">
            <w:rPr>
              <w:i/>
            </w:rPr>
          </w:rPrChange>
        </w:rPr>
        <w:t xml:space="preserve"> </w:t>
      </w:r>
      <w:r w:rsidRPr="00D32F90">
        <w:rPr>
          <w:i/>
        </w:rPr>
        <w:t xml:space="preserve">Esito </w:t>
      </w:r>
      <w:r w:rsidRPr="00450B80">
        <w:rPr>
          <w:i/>
        </w:rPr>
        <w:t>di correzione.</w:t>
      </w:r>
    </w:p>
  </w:footnote>
  <w:footnote w:id="320">
    <w:p w14:paraId="1BBB5A4C" w14:textId="14FA7510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30" w:author="Giorgia" w:date="2023-03-22T10:16:00Z">
        <w:r w:rsidRPr="008F7AC3">
          <w:rPr>
            <w:rPrChange w:id="1231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f</w:t>
      </w:r>
      <w:r w:rsidRPr="00450B80">
        <w:rPr>
          <w:i/>
        </w:rPr>
        <w:t xml:space="preserve"> depennata.</w:t>
      </w:r>
    </w:p>
  </w:footnote>
  <w:footnote w:id="321">
    <w:p w14:paraId="7D83E0C2" w14:textId="676993EB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32" w:author="Giorgia" w:date="2023-03-22T10:16:00Z">
        <w:r w:rsidRPr="008F7AC3">
          <w:rPr>
            <w:rPrChange w:id="1233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d</w:t>
      </w:r>
      <w:r w:rsidRPr="00450B80">
        <w:rPr>
          <w:i/>
        </w:rPr>
        <w:t xml:space="preserve"> depennata.</w:t>
      </w:r>
    </w:p>
  </w:footnote>
  <w:footnote w:id="322">
    <w:p w14:paraId="475279C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8F7AC3">
        <w:rPr>
          <w:rPrChange w:id="1234" w:author="Giorgia" w:date="2023-03-22T12:10:00Z">
            <w:rPr>
              <w:i/>
            </w:rPr>
          </w:rPrChange>
        </w:rPr>
        <w:t xml:space="preserve"> </w:t>
      </w:r>
      <w:r w:rsidRPr="00D32F90">
        <w:rPr>
          <w:i/>
        </w:rPr>
        <w:t>Macchia di inchiostro.</w:t>
      </w:r>
    </w:p>
  </w:footnote>
  <w:footnote w:id="323">
    <w:p w14:paraId="421762BF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Aggiunto in sopralinea su parola depennata.</w:t>
      </w:r>
    </w:p>
  </w:footnote>
  <w:footnote w:id="324">
    <w:p w14:paraId="163418D9" w14:textId="585C858C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38" w:author="Giorgia" w:date="2023-03-22T10:16:00Z">
        <w:r w:rsidRPr="008F7AC3">
          <w:rPr>
            <w:rPrChange w:id="1239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et</w:t>
      </w:r>
      <w:r w:rsidRPr="00450B80">
        <w:rPr>
          <w:i/>
        </w:rPr>
        <w:t xml:space="preserve"> depennato.</w:t>
      </w:r>
    </w:p>
  </w:footnote>
  <w:footnote w:id="325">
    <w:p w14:paraId="67AA000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Q- </w:t>
      </w:r>
      <w:r w:rsidRPr="00450B80">
        <w:rPr>
          <w:i/>
        </w:rPr>
        <w:t xml:space="preserve">corretta su </w:t>
      </w:r>
      <w:r w:rsidRPr="00450B80">
        <w:t>q-</w:t>
      </w:r>
      <w:r w:rsidRPr="008F7AC3">
        <w:rPr>
          <w:i/>
        </w:rPr>
        <w:t>.</w:t>
      </w:r>
    </w:p>
  </w:footnote>
  <w:footnote w:id="326">
    <w:p w14:paraId="7FD07D3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Così A.</w:t>
      </w:r>
    </w:p>
  </w:footnote>
  <w:footnote w:id="327">
    <w:p w14:paraId="7C606AF0" w14:textId="707C2A44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40" w:author="Giorgia" w:date="2023-03-22T10:17:00Z">
        <w:r w:rsidRPr="008F7AC3">
          <w:rPr>
            <w:rPrChange w:id="1241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Precede </w:t>
      </w:r>
      <w:r w:rsidRPr="00450B80">
        <w:t xml:space="preserve">ris- </w:t>
      </w:r>
      <w:r w:rsidRPr="00450B80">
        <w:rPr>
          <w:i/>
        </w:rPr>
        <w:t>depennato.</w:t>
      </w:r>
    </w:p>
  </w:footnote>
  <w:footnote w:id="328">
    <w:p w14:paraId="19F36FC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>e</w:t>
      </w:r>
      <w:proofErr w:type="gramEnd"/>
      <w:r w:rsidRPr="00D32F90">
        <w:t xml:space="preserve"> </w:t>
      </w:r>
      <w:r w:rsidRPr="00450B80">
        <w:rPr>
          <w:i/>
        </w:rPr>
        <w:t>esito di correzione.</w:t>
      </w:r>
    </w:p>
  </w:footnote>
  <w:footnote w:id="329">
    <w:p w14:paraId="2B14D3A1" w14:textId="666E6DCF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42" w:author="Giorgia" w:date="2023-03-22T10:17:00Z">
        <w:r w:rsidRPr="008F7AC3">
          <w:rPr>
            <w:rPrChange w:id="1243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 xml:space="preserve">all </w:t>
      </w:r>
      <w:r w:rsidRPr="00450B80">
        <w:rPr>
          <w:i/>
        </w:rPr>
        <w:t>depennato.</w:t>
      </w:r>
    </w:p>
  </w:footnote>
  <w:footnote w:id="330">
    <w:p w14:paraId="59079E41" w14:textId="357788D3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44" w:author="Giorgia" w:date="2023-03-22T10:17:00Z">
        <w:r w:rsidRPr="008F7AC3">
          <w:rPr>
            <w:rPrChange w:id="1245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Aggiunto in sopralinea su </w:t>
      </w:r>
      <w:r w:rsidRPr="00450B80">
        <w:t>esser</w:t>
      </w:r>
      <w:r w:rsidRPr="00450B80">
        <w:rPr>
          <w:i/>
        </w:rPr>
        <w:t xml:space="preserve"> depennato; segue </w:t>
      </w:r>
      <w:r w:rsidRPr="008F7AC3">
        <w:t>de</w:t>
      </w:r>
      <w:r w:rsidRPr="008F7AC3">
        <w:rPr>
          <w:i/>
        </w:rPr>
        <w:t xml:space="preserve"> depennato.</w:t>
      </w:r>
    </w:p>
  </w:footnote>
  <w:footnote w:id="331">
    <w:p w14:paraId="144F0A7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il gusto </w:t>
      </w:r>
      <w:r w:rsidRPr="00450B80">
        <w:rPr>
          <w:i/>
        </w:rPr>
        <w:t>esito di correzione.</w:t>
      </w:r>
    </w:p>
  </w:footnote>
  <w:footnote w:id="332">
    <w:p w14:paraId="3752465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 </w:t>
      </w:r>
      <w:r w:rsidRPr="00450B80">
        <w:t>-a</w:t>
      </w:r>
      <w:r w:rsidRPr="008F7AC3">
        <w:rPr>
          <w:i/>
        </w:rPr>
        <w:t>.</w:t>
      </w:r>
    </w:p>
  </w:footnote>
  <w:footnote w:id="333">
    <w:p w14:paraId="6A6029ED" w14:textId="45C8CC56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46" w:author="Giorgia" w:date="2023-03-22T10:17:00Z">
        <w:r w:rsidRPr="008F7AC3">
          <w:rPr>
            <w:rPrChange w:id="1247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 xml:space="preserve">con </w:t>
      </w:r>
      <w:r w:rsidRPr="00450B80">
        <w:rPr>
          <w:i/>
        </w:rPr>
        <w:t>depennato.</w:t>
      </w:r>
    </w:p>
  </w:footnote>
  <w:footnote w:id="334">
    <w:p w14:paraId="06355227" w14:textId="6AF1E34C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48" w:author="Giorgia" w:date="2023-03-22T10:17:00Z">
        <w:r w:rsidRPr="008F7AC3">
          <w:rPr>
            <w:rPrChange w:id="1249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h</w:t>
      </w:r>
      <w:r w:rsidRPr="00450B80">
        <w:rPr>
          <w:i/>
        </w:rPr>
        <w:t xml:space="preserve"> depennata.</w:t>
      </w:r>
    </w:p>
  </w:footnote>
  <w:footnote w:id="335">
    <w:p w14:paraId="469D489B" w14:textId="61CB317C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50" w:author="Giorgia" w:date="2023-03-22T10:17:00Z">
        <w:r w:rsidRPr="008F7AC3">
          <w:rPr>
            <w:rPrChange w:id="1251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Seconda </w:t>
      </w:r>
      <w:ins w:id="1252" w:author="Flavia Di Gi" w:date="2023-04-01T18:54:00Z">
        <w:r w:rsidR="005A69E9">
          <w:rPr>
            <w:iCs/>
          </w:rPr>
          <w:t>-</w:t>
        </w:r>
      </w:ins>
      <w:r w:rsidRPr="00450B80">
        <w:t>i</w:t>
      </w:r>
      <w:ins w:id="1253" w:author="Flavia Di Gi" w:date="2023-04-01T18:54:00Z">
        <w:r w:rsidR="005A69E9">
          <w:t>-</w:t>
        </w:r>
      </w:ins>
      <w:r w:rsidRPr="00450B80">
        <w:rPr>
          <w:i/>
        </w:rPr>
        <w:t xml:space="preserve"> corretta su </w:t>
      </w:r>
      <w:ins w:id="1254" w:author="Flavia Di Gi" w:date="2023-04-01T18:54:00Z">
        <w:r w:rsidR="005A69E9">
          <w:rPr>
            <w:iCs/>
          </w:rPr>
          <w:t>-</w:t>
        </w:r>
      </w:ins>
      <w:r w:rsidRPr="008F7AC3">
        <w:t>e</w:t>
      </w:r>
      <w:ins w:id="1255" w:author="Flavia Di Gi" w:date="2023-04-01T18:54:00Z">
        <w:r w:rsidR="005A69E9">
          <w:t>-</w:t>
        </w:r>
      </w:ins>
      <w:r w:rsidRPr="008F7AC3">
        <w:rPr>
          <w:i/>
        </w:rPr>
        <w:t>.</w:t>
      </w:r>
    </w:p>
  </w:footnote>
  <w:footnote w:id="336">
    <w:p w14:paraId="1AF7431E" w14:textId="13949951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del w:id="1256" w:author="Flavia Di Gi" w:date="2023-04-01T18:55:00Z">
        <w:r w:rsidRPr="00D32F90" w:rsidDel="005A69E9">
          <w:rPr>
            <w:i/>
          </w:rPr>
          <w:delText xml:space="preserve"> Seconda</w:delText>
        </w:r>
      </w:del>
      <w:r w:rsidRPr="00D32F90">
        <w:rPr>
          <w:i/>
        </w:rPr>
        <w:t xml:space="preserve"> </w:t>
      </w:r>
      <w:ins w:id="1257" w:author="Flavia Di Gi" w:date="2023-04-01T18:54:00Z">
        <w:r w:rsidR="005A69E9">
          <w:rPr>
            <w:i/>
          </w:rPr>
          <w:t>-</w:t>
        </w:r>
      </w:ins>
      <w:r w:rsidRPr="00450B80">
        <w:t>a</w:t>
      </w:r>
      <w:ins w:id="1258" w:author="Flavia Di Gi" w:date="2023-04-01T18:55:00Z">
        <w:r w:rsidR="005A69E9">
          <w:t xml:space="preserve"> </w:t>
        </w:r>
        <w:r w:rsidR="005A69E9">
          <w:rPr>
            <w:i/>
          </w:rPr>
          <w:t>esito di correzione.</w:t>
        </w:r>
      </w:ins>
      <w:del w:id="1259" w:author="Flavia Di Gi" w:date="2023-04-01T18:55:00Z">
        <w:r w:rsidRPr="00450B80" w:rsidDel="005A69E9">
          <w:rPr>
            <w:i/>
          </w:rPr>
          <w:delText xml:space="preserve"> corretta su altra lettera.</w:delText>
        </w:r>
      </w:del>
    </w:p>
  </w:footnote>
  <w:footnote w:id="337">
    <w:p w14:paraId="1AD6A374" w14:textId="30919269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60" w:author="Flavia Di Gi" w:date="2023-04-01T18:55:00Z">
        <w:r w:rsidR="005A69E9">
          <w:t xml:space="preserve"> se-</w:t>
        </w:r>
      </w:ins>
      <w:del w:id="1261" w:author="Flavia Di Gi" w:date="2023-04-01T18:55:00Z">
        <w:r w:rsidRPr="00D32F90" w:rsidDel="005A69E9">
          <w:delText xml:space="preserve"> </w:delText>
        </w:r>
        <w:r w:rsidR="005A69E9" w:rsidRPr="00D32F90" w:rsidDel="005A69E9">
          <w:delText>S</w:delText>
        </w:r>
        <w:r w:rsidRPr="00D32F90" w:rsidDel="005A69E9">
          <w:delText>e</w:delText>
        </w:r>
      </w:del>
      <w:r w:rsidRPr="00D32F90">
        <w:t xml:space="preserve"> </w:t>
      </w:r>
      <w:r w:rsidRPr="00450B80">
        <w:rPr>
          <w:i/>
        </w:rPr>
        <w:t xml:space="preserve">corretto su </w:t>
      </w:r>
      <w:r w:rsidRPr="00450B80">
        <w:t>st</w:t>
      </w:r>
      <w:ins w:id="1262" w:author="Flavia Di Gi" w:date="2023-04-01T18:55:00Z">
        <w:r w:rsidR="005A69E9">
          <w:t>-</w:t>
        </w:r>
      </w:ins>
      <w:r w:rsidRPr="008F7AC3">
        <w:rPr>
          <w:i/>
        </w:rPr>
        <w:t>, come pare.</w:t>
      </w:r>
    </w:p>
  </w:footnote>
  <w:footnote w:id="338">
    <w:p w14:paraId="37494C8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</w:t>
      </w:r>
      <w:r w:rsidRPr="00450B80">
        <w:t xml:space="preserve">-7 </w:t>
      </w:r>
      <w:r w:rsidRPr="00450B80">
        <w:rPr>
          <w:i/>
        </w:rPr>
        <w:t xml:space="preserve">corretto su </w:t>
      </w:r>
      <w:r w:rsidRPr="008F7AC3">
        <w:t>-6</w:t>
      </w:r>
      <w:r w:rsidRPr="008F7AC3">
        <w:rPr>
          <w:i/>
        </w:rPr>
        <w:t>.</w:t>
      </w:r>
    </w:p>
  </w:footnote>
  <w:footnote w:id="339">
    <w:p w14:paraId="120A3B3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 </w:t>
      </w:r>
      <w:r w:rsidRPr="00450B80">
        <w:rPr>
          <w:i/>
        </w:rPr>
        <w:t>esito di correzione.</w:t>
      </w:r>
    </w:p>
  </w:footnote>
  <w:footnote w:id="340">
    <w:p w14:paraId="2D8DF10A" w14:textId="192F6863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71" w:author="Giorgia" w:date="2023-03-22T10:18:00Z">
        <w:r w:rsidRPr="008F7AC3">
          <w:rPr>
            <w:rPrChange w:id="1272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Aggiunto in sopralinea con segno di inserimento.</w:t>
      </w:r>
    </w:p>
  </w:footnote>
  <w:footnote w:id="341">
    <w:p w14:paraId="3964DA7C" w14:textId="600DE0A8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pe</w:t>
      </w:r>
      <w:ins w:id="1273" w:author="Giorgia" w:date="2023-03-22T11:02:00Z">
        <w:r w:rsidRPr="00450B80">
          <w:t>-</w:t>
        </w:r>
      </w:ins>
      <w:r w:rsidRPr="00450B80">
        <w:t xml:space="preserve"> </w:t>
      </w:r>
      <w:ins w:id="1274" w:author="Flavia Di Gi" w:date="2023-04-01T18:56:00Z">
        <w:r w:rsidR="005A69E9">
          <w:rPr>
            <w:i/>
          </w:rPr>
          <w:t>esito di correzione.</w:t>
        </w:r>
      </w:ins>
      <w:del w:id="1275" w:author="Flavia Di Gi" w:date="2023-04-01T18:56:00Z">
        <w:r w:rsidRPr="008F7AC3" w:rsidDel="005A69E9">
          <w:rPr>
            <w:i/>
          </w:rPr>
          <w:delText>corretto su altre lettere.</w:delText>
        </w:r>
      </w:del>
    </w:p>
  </w:footnote>
  <w:footnote w:id="342">
    <w:p w14:paraId="6D1E9652" w14:textId="4AC463F3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82" w:author="Giorgia" w:date="2023-03-22T10:18:00Z">
        <w:r w:rsidRPr="008F7AC3">
          <w:rPr>
            <w:rPrChange w:id="1283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de-</w:t>
      </w:r>
      <w:r w:rsidRPr="00450B80">
        <w:rPr>
          <w:i/>
        </w:rPr>
        <w:t xml:space="preserve"> depennato.</w:t>
      </w:r>
    </w:p>
  </w:footnote>
  <w:footnote w:id="343">
    <w:p w14:paraId="4979A85F" w14:textId="59DB9908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92" w:author="Giorgia" w:date="2023-03-22T10:18:00Z">
        <w:r w:rsidRPr="00D32F90">
          <w:t xml:space="preserve"> </w:t>
        </w:r>
      </w:ins>
      <w:r w:rsidRPr="00450B80">
        <w:t>Fosse stato</w:t>
      </w:r>
      <w:r w:rsidRPr="008F7AC3">
        <w:rPr>
          <w:rPrChange w:id="1293" w:author="Giorgia" w:date="2023-03-22T12:10:00Z">
            <w:rPr>
              <w:i/>
            </w:rPr>
          </w:rPrChange>
        </w:rPr>
        <w:t xml:space="preserve"> </w:t>
      </w:r>
      <w:ins w:id="1294" w:author="Giorgia" w:date="2023-03-22T11:04:00Z">
        <w:r w:rsidRPr="00D32F90">
          <w:t>…</w:t>
        </w:r>
      </w:ins>
      <w:del w:id="1295" w:author="Giorgia" w:date="2023-03-22T11:04:00Z">
        <w:r w:rsidRPr="008F7AC3" w:rsidDel="007731B0">
          <w:rPr>
            <w:rPrChange w:id="1296" w:author="Giorgia" w:date="2023-03-22T12:10:00Z">
              <w:rPr>
                <w:i/>
              </w:rPr>
            </w:rPrChange>
          </w:rPr>
          <w:delText xml:space="preserve">... </w:delText>
        </w:r>
      </w:del>
      <w:r w:rsidRPr="00D32F90">
        <w:t xml:space="preserve">Venetia </w:t>
      </w:r>
      <w:r w:rsidRPr="00450B80">
        <w:rPr>
          <w:i/>
        </w:rPr>
        <w:t>aggiunto in sopralinea su testo cifrato depennato.</w:t>
      </w:r>
    </w:p>
  </w:footnote>
  <w:footnote w:id="344">
    <w:p w14:paraId="5B3D2398" w14:textId="5858169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97" w:author="Giorgia" w:date="2023-03-22T10:18:00Z">
        <w:r w:rsidRPr="008F7AC3">
          <w:rPr>
            <w:rPrChange w:id="1298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et</w:t>
      </w:r>
      <w:r w:rsidRPr="00450B80">
        <w:rPr>
          <w:i/>
        </w:rPr>
        <w:t xml:space="preserve"> depennato</w:t>
      </w:r>
      <w:r w:rsidRPr="008F7AC3">
        <w:rPr>
          <w:i/>
        </w:rPr>
        <w:t>.</w:t>
      </w:r>
    </w:p>
  </w:footnote>
  <w:footnote w:id="345">
    <w:p w14:paraId="538B6B50" w14:textId="46677CE4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299" w:author="Giorgia" w:date="2023-03-22T10:18:00Z">
        <w:r w:rsidRPr="008F7AC3">
          <w:rPr>
            <w:rPrChange w:id="1300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Esito di correzione.</w:t>
      </w:r>
    </w:p>
  </w:footnote>
  <w:footnote w:id="346">
    <w:p w14:paraId="26A0C7E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in mese</w:t>
      </w:r>
      <w:r w:rsidRPr="00450B80">
        <w:rPr>
          <w:i/>
        </w:rPr>
        <w:t xml:space="preserve"> aggiunto in sopralinea con segno di inserimento.</w:t>
      </w:r>
    </w:p>
  </w:footnote>
  <w:footnote w:id="347">
    <w:p w14:paraId="0121118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Esito di correzione.</w:t>
      </w:r>
    </w:p>
  </w:footnote>
  <w:footnote w:id="348">
    <w:p w14:paraId="6CAB3000" w14:textId="0B2F0F19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03" w:author="Giorgia" w:date="2023-03-22T10:19:00Z">
        <w:r w:rsidRPr="008F7AC3">
          <w:rPr>
            <w:rPrChange w:id="1304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cap(itan)</w:t>
      </w:r>
      <w:r w:rsidRPr="00450B80">
        <w:rPr>
          <w:i/>
        </w:rPr>
        <w:t xml:space="preserve"> depennato.</w:t>
      </w:r>
    </w:p>
  </w:footnote>
  <w:footnote w:id="349">
    <w:p w14:paraId="7E5D71C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Foro nel supporto.</w:t>
      </w:r>
    </w:p>
  </w:footnote>
  <w:footnote w:id="350">
    <w:p w14:paraId="61E2B56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-e- </w:t>
      </w:r>
      <w:r w:rsidRPr="00450B80">
        <w:rPr>
          <w:i/>
        </w:rPr>
        <w:t>corretta su</w:t>
      </w:r>
      <w:r w:rsidRPr="00450B80">
        <w:t xml:space="preserve"> -a-</w:t>
      </w:r>
      <w:r w:rsidRPr="008F7AC3">
        <w:rPr>
          <w:i/>
        </w:rPr>
        <w:t>, come pare.</w:t>
      </w:r>
    </w:p>
  </w:footnote>
  <w:footnote w:id="351">
    <w:p w14:paraId="5155659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 -</w:t>
      </w:r>
      <w:r w:rsidRPr="00450B80">
        <w:t>e</w:t>
      </w:r>
      <w:r w:rsidRPr="008F7AC3">
        <w:rPr>
          <w:i/>
        </w:rPr>
        <w:t>.</w:t>
      </w:r>
    </w:p>
  </w:footnote>
  <w:footnote w:id="352">
    <w:p w14:paraId="542633E8" w14:textId="2762E483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05" w:author="Giorgia" w:date="2023-03-22T10:19:00Z">
        <w:r w:rsidRPr="008F7AC3">
          <w:rPr>
            <w:rPrChange w:id="1306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Così A.</w:t>
      </w:r>
    </w:p>
  </w:footnote>
  <w:footnote w:id="353">
    <w:p w14:paraId="58A22904" w14:textId="17E5326F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10" w:author="Giorgia" w:date="2023-03-22T10:19:00Z">
        <w:r w:rsidRPr="008F7AC3">
          <w:rPr>
            <w:rPrChange w:id="1311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li</w:t>
      </w:r>
      <w:r w:rsidRPr="00450B80">
        <w:rPr>
          <w:i/>
        </w:rPr>
        <w:t xml:space="preserve"> depennato.</w:t>
      </w:r>
    </w:p>
  </w:footnote>
  <w:footnote w:id="354">
    <w:p w14:paraId="600C6135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-iti-</w:t>
      </w:r>
      <w:r w:rsidRPr="00450B80">
        <w:rPr>
          <w:i/>
        </w:rPr>
        <w:t xml:space="preserve"> esit</w:t>
      </w:r>
      <w:r w:rsidRPr="008F7AC3">
        <w:rPr>
          <w:i/>
        </w:rPr>
        <w:t>o di correzione.</w:t>
      </w:r>
    </w:p>
  </w:footnote>
  <w:footnote w:id="355">
    <w:p w14:paraId="55FA1787" w14:textId="0720099F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Aggiunto in s</w:t>
      </w:r>
      <w:ins w:id="1312" w:author="Flavia Di Gi" w:date="2023-04-02T15:51:00Z">
        <w:r w:rsidR="0093442A">
          <w:rPr>
            <w:i/>
          </w:rPr>
          <w:t>o</w:t>
        </w:r>
      </w:ins>
      <w:del w:id="1313" w:author="Flavia Di Gi" w:date="2023-04-02T15:51:00Z">
        <w:r w:rsidRPr="00D32F90" w:rsidDel="0093442A">
          <w:rPr>
            <w:i/>
          </w:rPr>
          <w:delText>i</w:delText>
        </w:r>
      </w:del>
      <w:r w:rsidRPr="00D32F90">
        <w:rPr>
          <w:i/>
        </w:rPr>
        <w:t>pralinea su parola depennata.</w:t>
      </w:r>
    </w:p>
  </w:footnote>
  <w:footnote w:id="356">
    <w:p w14:paraId="766577BF" w14:textId="47D7EC13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14" w:author="Giorgia" w:date="2023-03-22T11:53:00Z">
        <w:r w:rsidRPr="008F7AC3">
          <w:rPr>
            <w:rPrChange w:id="1315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lo</w:t>
      </w:r>
      <w:r w:rsidRPr="008F7AC3">
        <w:rPr>
          <w:i/>
        </w:rPr>
        <w:t xml:space="preserve"> depennato.</w:t>
      </w:r>
    </w:p>
  </w:footnote>
  <w:footnote w:id="357">
    <w:p w14:paraId="2DAFD532" w14:textId="418875DC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16" w:author="Giorgia" w:date="2023-03-22T11:53:00Z">
        <w:r w:rsidRPr="008F7AC3">
          <w:rPr>
            <w:rPrChange w:id="1317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Precede </w:t>
      </w:r>
      <w:r w:rsidRPr="00450B80">
        <w:t xml:space="preserve">o che </w:t>
      </w:r>
      <w:r w:rsidRPr="008F7AC3">
        <w:rPr>
          <w:i/>
        </w:rPr>
        <w:t>depennato.</w:t>
      </w:r>
    </w:p>
  </w:footnote>
  <w:footnote w:id="358">
    <w:p w14:paraId="4D92ADE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 </w:t>
      </w:r>
      <w:r w:rsidRPr="00450B80">
        <w:rPr>
          <w:i/>
        </w:rPr>
        <w:t>esito di correzione.</w:t>
      </w:r>
    </w:p>
  </w:footnote>
  <w:footnote w:id="359">
    <w:p w14:paraId="0F26C02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la Republica </w:t>
      </w:r>
      <w:r w:rsidRPr="00450B80">
        <w:rPr>
          <w:i/>
        </w:rPr>
        <w:t>aggiunto in sopralinea con segno di inserimento.</w:t>
      </w:r>
    </w:p>
  </w:footnote>
  <w:footnote w:id="360">
    <w:p w14:paraId="5CA753D7" w14:textId="2B1E5469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18" w:author="Giorgia" w:date="2023-03-22T11:53:00Z">
        <w:r w:rsidRPr="008F7AC3">
          <w:rPr>
            <w:rPrChange w:id="1319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suo</w:t>
      </w:r>
      <w:r w:rsidRPr="008F7AC3">
        <w:rPr>
          <w:i/>
        </w:rPr>
        <w:t xml:space="preserve"> depennato.</w:t>
      </w:r>
    </w:p>
  </w:footnote>
  <w:footnote w:id="361">
    <w:p w14:paraId="1A48429D" w14:textId="459911AB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20" w:author="Giorgia" w:date="2023-03-22T11:53:00Z">
        <w:r w:rsidRPr="008F7AC3">
          <w:rPr>
            <w:rPrChange w:id="1321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Aggiunto in sopralinea con se</w:t>
      </w:r>
      <w:r w:rsidRPr="00450B80">
        <w:rPr>
          <w:i/>
        </w:rPr>
        <w:t>gno di inserimento.</w:t>
      </w:r>
    </w:p>
  </w:footnote>
  <w:footnote w:id="362">
    <w:p w14:paraId="61303CE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-n- </w:t>
      </w:r>
      <w:r w:rsidRPr="00450B80">
        <w:rPr>
          <w:i/>
        </w:rPr>
        <w:t>aggiunta in sopralinea.</w:t>
      </w:r>
    </w:p>
  </w:footnote>
  <w:footnote w:id="363">
    <w:p w14:paraId="129D48C8" w14:textId="48AF1925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25" w:author="Giorgia" w:date="2023-03-22T11:54:00Z">
        <w:r w:rsidRPr="008F7AC3">
          <w:rPr>
            <w:rPrChange w:id="1326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Segu</w:t>
      </w:r>
      <w:ins w:id="1327" w:author="Flavia Di Gi" w:date="2023-04-25T17:35:00Z">
        <w:r w:rsidR="00681FA6">
          <w:rPr>
            <w:i/>
          </w:rPr>
          <w:t>ono parole</w:t>
        </w:r>
      </w:ins>
      <w:del w:id="1328" w:author="Flavia Di Gi" w:date="2023-04-25T17:35:00Z">
        <w:r w:rsidRPr="00D32F90" w:rsidDel="00681FA6">
          <w:rPr>
            <w:i/>
          </w:rPr>
          <w:delText>e testo</w:delText>
        </w:r>
      </w:del>
      <w:r w:rsidRPr="00D32F90">
        <w:rPr>
          <w:i/>
        </w:rPr>
        <w:t xml:space="preserve"> depennat</w:t>
      </w:r>
      <w:ins w:id="1329" w:author="Flavia Di Gi" w:date="2023-04-25T17:35:00Z">
        <w:r w:rsidR="00681FA6">
          <w:rPr>
            <w:i/>
          </w:rPr>
          <w:t>e</w:t>
        </w:r>
      </w:ins>
      <w:del w:id="1330" w:author="Flavia Di Gi" w:date="2023-04-25T17:35:00Z">
        <w:r w:rsidRPr="00D32F90" w:rsidDel="00681FA6">
          <w:rPr>
            <w:i/>
          </w:rPr>
          <w:delText>o</w:delText>
        </w:r>
      </w:del>
      <w:r w:rsidRPr="00D32F90">
        <w:rPr>
          <w:i/>
        </w:rPr>
        <w:t>.</w:t>
      </w:r>
    </w:p>
  </w:footnote>
  <w:footnote w:id="364">
    <w:p w14:paraId="36FDD27C" w14:textId="01B515E0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31" w:author="Giorgia" w:date="2023-03-22T11:54:00Z">
        <w:r w:rsidRPr="008F7AC3">
          <w:rPr>
            <w:rPrChange w:id="1332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Aggiunto in sopralinea con segno di inserimento.</w:t>
      </w:r>
    </w:p>
  </w:footnote>
  <w:footnote w:id="365">
    <w:p w14:paraId="4280B0DE" w14:textId="1AC3F870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33" w:author="Giorgia" w:date="2023-03-22T11:54:00Z">
        <w:r w:rsidRPr="008F7AC3">
          <w:rPr>
            <w:rPrChange w:id="1334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Aggiunto in sopralinea </w:t>
      </w:r>
      <w:ins w:id="1335" w:author="Flavia Di Gi" w:date="2023-04-24T15:51:00Z">
        <w:r w:rsidR="00CD31EE" w:rsidRPr="00D32F90">
          <w:rPr>
            <w:i/>
          </w:rPr>
          <w:t xml:space="preserve">con segno di inserimento </w:t>
        </w:r>
      </w:ins>
      <w:r w:rsidRPr="00D32F90">
        <w:rPr>
          <w:i/>
        </w:rPr>
        <w:t>su parola depennata</w:t>
      </w:r>
      <w:del w:id="1336" w:author="Flavia Di Gi" w:date="2023-04-24T15:51:00Z">
        <w:r w:rsidRPr="00D32F90" w:rsidDel="00CD31EE">
          <w:rPr>
            <w:i/>
          </w:rPr>
          <w:delText xml:space="preserve"> con segno di inserimento</w:delText>
        </w:r>
      </w:del>
      <w:r w:rsidRPr="00D32F90">
        <w:rPr>
          <w:i/>
        </w:rPr>
        <w:t>.</w:t>
      </w:r>
    </w:p>
  </w:footnote>
  <w:footnote w:id="366">
    <w:p w14:paraId="5E0E1BF9" w14:textId="1CFCAC20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37" w:author="Giorgia" w:date="2023-03-22T11:54:00Z">
        <w:r w:rsidRPr="00D32F90">
          <w:t xml:space="preserve"> </w:t>
        </w:r>
      </w:ins>
      <w:r w:rsidRPr="00450B80">
        <w:t>-</w:t>
      </w:r>
      <w:proofErr w:type="gramStart"/>
      <w:r w:rsidRPr="00450B8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 -</w:t>
      </w:r>
      <w:r w:rsidRPr="00450B80">
        <w:t>e</w:t>
      </w:r>
      <w:r w:rsidRPr="00450B80">
        <w:rPr>
          <w:i/>
        </w:rPr>
        <w:t>.</w:t>
      </w:r>
    </w:p>
  </w:footnote>
  <w:footnote w:id="367">
    <w:p w14:paraId="5E540BC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-ti</w:t>
      </w:r>
      <w:r w:rsidRPr="00450B80">
        <w:rPr>
          <w:i/>
        </w:rPr>
        <w:t xml:space="preserve"> esito di correzione.</w:t>
      </w:r>
    </w:p>
  </w:footnote>
  <w:footnote w:id="368">
    <w:p w14:paraId="5955AA5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-anto </w:t>
      </w:r>
      <w:r w:rsidRPr="00450B80">
        <w:rPr>
          <w:i/>
        </w:rPr>
        <w:t>corretto su -</w:t>
      </w:r>
      <w:r w:rsidRPr="00450B80">
        <w:t>elli</w:t>
      </w:r>
      <w:r w:rsidRPr="00450B80">
        <w:rPr>
          <w:i/>
        </w:rPr>
        <w:t>.</w:t>
      </w:r>
    </w:p>
  </w:footnote>
  <w:footnote w:id="369">
    <w:p w14:paraId="4674908A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Precede lettera depennata.</w:t>
      </w:r>
    </w:p>
  </w:footnote>
  <w:footnote w:id="370">
    <w:p w14:paraId="00D9DC2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s(ua) </w:t>
      </w:r>
      <w:r w:rsidRPr="00450B80">
        <w:rPr>
          <w:i/>
        </w:rPr>
        <w:t>corretto su</w:t>
      </w:r>
      <w:r w:rsidRPr="00450B80">
        <w:t xml:space="preserve"> v(ostra)</w:t>
      </w:r>
      <w:r w:rsidRPr="00450B80">
        <w:rPr>
          <w:i/>
        </w:rPr>
        <w:t>.</w:t>
      </w:r>
    </w:p>
  </w:footnote>
  <w:footnote w:id="371">
    <w:p w14:paraId="40E035E3" w14:textId="24641BFF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39" w:author="Giorgia" w:date="2023-03-22T11:55:00Z">
        <w:r w:rsidRPr="008F7AC3">
          <w:rPr>
            <w:rPrChange w:id="1340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Aggiunto in sopralinea con segno di inserimento.</w:t>
      </w:r>
    </w:p>
  </w:footnote>
  <w:footnote w:id="372">
    <w:p w14:paraId="74801E41" w14:textId="2F92CD58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41" w:author="Giorgia" w:date="2023-03-22T11:55:00Z">
        <w:r w:rsidRPr="008F7AC3">
          <w:rPr>
            <w:rPrChange w:id="1342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Aggiunto nel margine interno.</w:t>
      </w:r>
    </w:p>
  </w:footnote>
  <w:footnote w:id="373">
    <w:p w14:paraId="72159248" w14:textId="2DDC7C4A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43" w:author="Giorgia" w:date="2023-03-22T11:55:00Z">
        <w:r w:rsidRPr="008F7AC3">
          <w:rPr>
            <w:rPrChange w:id="1344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Segue -</w:t>
      </w:r>
      <w:r w:rsidRPr="00450B80">
        <w:t>nno</w:t>
      </w:r>
      <w:r w:rsidRPr="00450B80">
        <w:rPr>
          <w:i/>
        </w:rPr>
        <w:t xml:space="preserve"> depennato.</w:t>
      </w:r>
    </w:p>
  </w:footnote>
  <w:footnote w:id="374">
    <w:p w14:paraId="4099B8EF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t- </w:t>
      </w:r>
      <w:r w:rsidRPr="00450B80">
        <w:rPr>
          <w:i/>
        </w:rPr>
        <w:t xml:space="preserve">corretta su </w:t>
      </w:r>
      <w:r w:rsidRPr="00450B80">
        <w:t>b-</w:t>
      </w:r>
      <w:r w:rsidRPr="00450B80">
        <w:rPr>
          <w:i/>
        </w:rPr>
        <w:t>.</w:t>
      </w:r>
    </w:p>
  </w:footnote>
  <w:footnote w:id="375">
    <w:p w14:paraId="64588E80" w14:textId="7E98FC1E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50" w:author="Giorgia" w:date="2023-03-22T11:55:00Z">
        <w:r w:rsidRPr="008F7AC3">
          <w:rPr>
            <w:rPrChange w:id="1351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Segue</w:t>
      </w:r>
      <w:r w:rsidRPr="00450B80">
        <w:t xml:space="preserve"> havessero</w:t>
      </w:r>
      <w:r w:rsidRPr="00450B80">
        <w:rPr>
          <w:i/>
        </w:rPr>
        <w:t xml:space="preserve"> depennato.</w:t>
      </w:r>
    </w:p>
  </w:footnote>
  <w:footnote w:id="376">
    <w:p w14:paraId="345FB0FF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in circa </w:t>
      </w:r>
      <w:r w:rsidRPr="00450B80">
        <w:rPr>
          <w:i/>
        </w:rPr>
        <w:t>aggiunto in sopralinea con segno di inserimento.</w:t>
      </w:r>
    </w:p>
  </w:footnote>
  <w:footnote w:id="377">
    <w:p w14:paraId="5616011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 </w:t>
      </w:r>
      <w:r w:rsidRPr="00450B80">
        <w:rPr>
          <w:i/>
        </w:rPr>
        <w:t>corretta su -</w:t>
      </w:r>
      <w:r w:rsidRPr="00450B80">
        <w:t>a</w:t>
      </w:r>
      <w:r w:rsidRPr="00450B80">
        <w:rPr>
          <w:i/>
        </w:rPr>
        <w:t>.</w:t>
      </w:r>
    </w:p>
  </w:footnote>
  <w:footnote w:id="378">
    <w:p w14:paraId="253418F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Così A.</w:t>
      </w:r>
    </w:p>
  </w:footnote>
  <w:footnote w:id="379">
    <w:p w14:paraId="5AAE4DC9" w14:textId="4E0D17EA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53" w:author="Giorgia" w:date="2023-03-22T11:55:00Z">
        <w:r w:rsidRPr="008F7AC3">
          <w:rPr>
            <w:rPrChange w:id="1354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Aggiunto in sopralinea con segno di inserimento.</w:t>
      </w:r>
    </w:p>
  </w:footnote>
  <w:footnote w:id="380">
    <w:p w14:paraId="208AEC27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h- </w:t>
      </w:r>
      <w:r w:rsidRPr="00450B80">
        <w:rPr>
          <w:i/>
        </w:rPr>
        <w:t>corretta su</w:t>
      </w:r>
      <w:r w:rsidRPr="00450B80">
        <w:t xml:space="preserve"> a-.</w:t>
      </w:r>
    </w:p>
  </w:footnote>
  <w:footnote w:id="381">
    <w:p w14:paraId="0C92695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  <w:color w:val="000000" w:themeColor="text1"/>
        </w:rPr>
        <w:t xml:space="preserve"> Aggiunto in sopralinea con segno di inserimento</w:t>
      </w:r>
      <w:r w:rsidRPr="00450B80">
        <w:rPr>
          <w:color w:val="000000" w:themeColor="text1"/>
        </w:rPr>
        <w:t>.</w:t>
      </w:r>
    </w:p>
  </w:footnote>
  <w:footnote w:id="382">
    <w:p w14:paraId="67E0DC6A" w14:textId="675B4026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57" w:author="Giorgia" w:date="2023-03-22T11:56:00Z">
        <w:r w:rsidRPr="008F7AC3">
          <w:rPr>
            <w:rPrChange w:id="1358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Foro</w:t>
      </w:r>
      <w:r w:rsidRPr="00450B80">
        <w:rPr>
          <w:i/>
          <w:color w:val="000000" w:themeColor="text1"/>
        </w:rPr>
        <w:t xml:space="preserve"> ne</w:t>
      </w:r>
      <w:r w:rsidRPr="00450B80">
        <w:rPr>
          <w:i/>
        </w:rPr>
        <w:t>l supporto</w:t>
      </w:r>
      <w:r w:rsidRPr="008F7AC3">
        <w:t>.</w:t>
      </w:r>
    </w:p>
  </w:footnote>
  <w:footnote w:id="383">
    <w:p w14:paraId="3874C139" w14:textId="1813FE92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59" w:author="Giorgia" w:date="2023-03-22T11:56:00Z">
        <w:r w:rsidRPr="00D32F90">
          <w:t xml:space="preserve"> </w:t>
        </w:r>
      </w:ins>
      <w:r w:rsidRPr="00450B80">
        <w:t>-</w:t>
      </w:r>
      <w:proofErr w:type="gramStart"/>
      <w:r w:rsidRPr="00450B8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 -</w:t>
      </w:r>
      <w:r w:rsidRPr="008F7AC3">
        <w:t>o.</w:t>
      </w:r>
    </w:p>
  </w:footnote>
  <w:footnote w:id="384">
    <w:p w14:paraId="72258511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>li</w:t>
      </w:r>
      <w:r w:rsidRPr="00450B80">
        <w:rPr>
          <w:i/>
        </w:rPr>
        <w:t xml:space="preserve"> depennato</w:t>
      </w:r>
      <w:r w:rsidRPr="008F7AC3">
        <w:t>.</w:t>
      </w:r>
    </w:p>
  </w:footnote>
  <w:footnote w:id="385">
    <w:p w14:paraId="246EC37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t>-</w:t>
      </w:r>
      <w:proofErr w:type="gramStart"/>
      <w:r w:rsidRPr="00450B80">
        <w:t>e</w:t>
      </w:r>
      <w:proofErr w:type="gramEnd"/>
      <w:r w:rsidRPr="00450B80">
        <w:t xml:space="preserve"> </w:t>
      </w:r>
      <w:r w:rsidRPr="00450B80">
        <w:rPr>
          <w:i/>
        </w:rPr>
        <w:t>esito di correzione.</w:t>
      </w:r>
    </w:p>
  </w:footnote>
  <w:footnote w:id="386">
    <w:p w14:paraId="484D10B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b- </w:t>
      </w:r>
      <w:r w:rsidRPr="00450B80">
        <w:rPr>
          <w:i/>
        </w:rPr>
        <w:t xml:space="preserve">corretta su </w:t>
      </w:r>
      <w:r w:rsidRPr="00450B80">
        <w:t>qu-</w:t>
      </w:r>
      <w:r w:rsidRPr="008F7AC3">
        <w:rPr>
          <w:i/>
        </w:rPr>
        <w:t>.</w:t>
      </w:r>
    </w:p>
  </w:footnote>
  <w:footnote w:id="387">
    <w:p w14:paraId="4F87BCBC" w14:textId="5219F2F1" w:rsidR="00B53AFF" w:rsidRPr="00D32F9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ins w:id="1364" w:author="Giorgia" w:date="2023-03-22T11:56:00Z">
        <w:r w:rsidRPr="008F7AC3">
          <w:rPr>
            <w:rPrChange w:id="1365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Macchia di inchiostro.</w:t>
      </w:r>
    </w:p>
  </w:footnote>
  <w:footnote w:id="388">
    <w:p w14:paraId="25605A3B" w14:textId="4889E1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66" w:author="Giorgia" w:date="2023-03-22T11:56:00Z">
        <w:r w:rsidRPr="008F7AC3">
          <w:rPr>
            <w:rPrChange w:id="1367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Così A.</w:t>
      </w:r>
    </w:p>
  </w:footnote>
  <w:footnote w:id="389">
    <w:p w14:paraId="7C724C6B" w14:textId="6C9B6ADE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68" w:author="Giorgia" w:date="2023-03-22T11:56:00Z">
        <w:r w:rsidRPr="008F7AC3">
          <w:rPr>
            <w:rPrChange w:id="1369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et in quello,</w:t>
      </w:r>
      <w:r w:rsidRPr="00450B80">
        <w:rPr>
          <w:i/>
        </w:rPr>
        <w:t xml:space="preserve"> depennato</w:t>
      </w:r>
      <w:r w:rsidRPr="008F7AC3">
        <w:t>.</w:t>
      </w:r>
    </w:p>
  </w:footnote>
  <w:footnote w:id="390">
    <w:p w14:paraId="47EA8D8C" w14:textId="215FC248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70" w:author="Giorgia" w:date="2023-03-22T11:56:00Z">
        <w:r w:rsidRPr="008F7AC3">
          <w:rPr>
            <w:rPrChange w:id="1371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Foro </w:t>
      </w:r>
      <w:r w:rsidRPr="00450B80">
        <w:rPr>
          <w:i/>
          <w:color w:val="000000" w:themeColor="text1"/>
        </w:rPr>
        <w:t>n</w:t>
      </w:r>
      <w:r w:rsidRPr="00450B80">
        <w:rPr>
          <w:i/>
        </w:rPr>
        <w:t>el supporto.</w:t>
      </w:r>
    </w:p>
  </w:footnote>
  <w:footnote w:id="391">
    <w:p w14:paraId="0C450443" w14:textId="13126B51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72" w:author="Giorgia" w:date="2023-03-22T11:57:00Z">
        <w:r w:rsidRPr="008F7AC3">
          <w:rPr>
            <w:i/>
            <w:rPrChange w:id="1373" w:author="Giorgia" w:date="2023-03-22T12:10:00Z">
              <w:rPr/>
            </w:rPrChange>
          </w:rPr>
          <w:t xml:space="preserve"> </w:t>
        </w:r>
      </w:ins>
      <w:r w:rsidRPr="00D32F90">
        <w:t xml:space="preserve">tr- </w:t>
      </w:r>
      <w:r w:rsidRPr="00450B80">
        <w:rPr>
          <w:i/>
        </w:rPr>
        <w:t>esito di correzione.</w:t>
      </w:r>
    </w:p>
  </w:footnote>
  <w:footnote w:id="392">
    <w:p w14:paraId="4EC12DF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N- </w:t>
      </w:r>
      <w:r w:rsidRPr="00450B80">
        <w:rPr>
          <w:i/>
        </w:rPr>
        <w:t>corretta su</w:t>
      </w:r>
      <w:r w:rsidRPr="00450B80">
        <w:t xml:space="preserve"> d-</w:t>
      </w:r>
      <w:r w:rsidRPr="008F7AC3">
        <w:rPr>
          <w:i/>
        </w:rPr>
        <w:t>,</w:t>
      </w:r>
      <w:r w:rsidRPr="008F7AC3">
        <w:t xml:space="preserve"> </w:t>
      </w:r>
      <w:r w:rsidRPr="008F7AC3">
        <w:rPr>
          <w:i/>
        </w:rPr>
        <w:t>come pare.</w:t>
      </w:r>
    </w:p>
  </w:footnote>
  <w:footnote w:id="393">
    <w:p w14:paraId="640E5731" w14:textId="44ABB60D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75" w:author="Giorgia" w:date="2023-03-22T11:57:00Z">
        <w:r w:rsidRPr="008F7AC3">
          <w:rPr>
            <w:rPrChange w:id="1376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Foro </w:t>
      </w:r>
      <w:r w:rsidRPr="00450B80">
        <w:rPr>
          <w:i/>
          <w:color w:val="000000" w:themeColor="text1"/>
        </w:rPr>
        <w:t>n</w:t>
      </w:r>
      <w:r w:rsidRPr="00450B80">
        <w:rPr>
          <w:i/>
        </w:rPr>
        <w:t>el supporto</w:t>
      </w:r>
      <w:r w:rsidRPr="008F7AC3">
        <w:t>.</w:t>
      </w:r>
    </w:p>
  </w:footnote>
  <w:footnote w:id="394">
    <w:p w14:paraId="1533DE8D" w14:textId="0A73FBD6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77" w:author="Giorgia" w:date="2023-03-22T11:57:00Z">
        <w:r w:rsidRPr="008F7AC3">
          <w:rPr>
            <w:rPrChange w:id="1378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Segue -</w:t>
      </w:r>
      <w:r w:rsidRPr="00450B80">
        <w:t>o</w:t>
      </w:r>
      <w:r w:rsidRPr="00450B80">
        <w:rPr>
          <w:i/>
        </w:rPr>
        <w:t xml:space="preserve"> depennata.</w:t>
      </w:r>
    </w:p>
  </w:footnote>
  <w:footnote w:id="395">
    <w:p w14:paraId="01ED825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>i</w:t>
      </w:r>
      <w:r w:rsidRPr="00450B80">
        <w:rPr>
          <w:i/>
        </w:rPr>
        <w:t xml:space="preserve"> corrett</w:t>
      </w:r>
      <w:r w:rsidRPr="00450B80">
        <w:rPr>
          <w:i/>
          <w:color w:val="000000" w:themeColor="text1"/>
        </w:rPr>
        <w:t>a</w:t>
      </w:r>
      <w:proofErr w:type="gramEnd"/>
      <w:r w:rsidRPr="008F7AC3">
        <w:rPr>
          <w:i/>
        </w:rPr>
        <w:t xml:space="preserve"> su -</w:t>
      </w:r>
      <w:r w:rsidRPr="008F7AC3">
        <w:t>o.</w:t>
      </w:r>
    </w:p>
  </w:footnote>
  <w:footnote w:id="396">
    <w:p w14:paraId="0FAE298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  <w:color w:val="000000" w:themeColor="text1"/>
        </w:rPr>
        <w:t xml:space="preserve"> Così A.</w:t>
      </w:r>
    </w:p>
  </w:footnote>
  <w:footnote w:id="397">
    <w:p w14:paraId="277B3B45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g- </w:t>
      </w:r>
      <w:r w:rsidRPr="00450B80">
        <w:rPr>
          <w:i/>
        </w:rPr>
        <w:t xml:space="preserve">corretta su </w:t>
      </w:r>
      <w:r w:rsidRPr="00450B80">
        <w:t>d-.</w:t>
      </w:r>
    </w:p>
  </w:footnote>
  <w:footnote w:id="398">
    <w:p w14:paraId="3D9D84C8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>se</w:t>
      </w:r>
      <w:r w:rsidRPr="00450B80">
        <w:rPr>
          <w:i/>
        </w:rPr>
        <w:t xml:space="preserve"> depennato</w:t>
      </w:r>
      <w:r w:rsidRPr="008F7AC3">
        <w:t>.</w:t>
      </w:r>
    </w:p>
  </w:footnote>
  <w:footnote w:id="399">
    <w:p w14:paraId="5EFBC7C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Foro nel supporto</w:t>
      </w:r>
      <w:r w:rsidRPr="00450B80">
        <w:rPr>
          <w:i/>
          <w:color w:val="FF0000"/>
        </w:rPr>
        <w:t>.</w:t>
      </w:r>
    </w:p>
  </w:footnote>
  <w:footnote w:id="400">
    <w:p w14:paraId="7C2BA59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color w:val="000000" w:themeColor="text1"/>
        </w:rPr>
        <w:t xml:space="preserve"> -</w:t>
      </w:r>
      <w:proofErr w:type="gramStart"/>
      <w:r w:rsidRPr="00D32F90">
        <w:rPr>
          <w:color w:val="000000" w:themeColor="text1"/>
        </w:rPr>
        <w:t>e</w:t>
      </w:r>
      <w:proofErr w:type="gramEnd"/>
      <w:r w:rsidRPr="00450B80">
        <w:rPr>
          <w:i/>
          <w:color w:val="000000" w:themeColor="text1"/>
        </w:rPr>
        <w:t xml:space="preserve"> esito di correzione.</w:t>
      </w:r>
    </w:p>
  </w:footnote>
  <w:footnote w:id="401">
    <w:p w14:paraId="317D31B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color w:val="000000" w:themeColor="text1"/>
        </w:rPr>
        <w:t xml:space="preserve"> </w:t>
      </w:r>
      <w:r w:rsidRPr="00450B80">
        <w:rPr>
          <w:i/>
          <w:color w:val="000000" w:themeColor="text1"/>
        </w:rPr>
        <w:t xml:space="preserve">Corretto su </w:t>
      </w:r>
      <w:r w:rsidRPr="00450B80">
        <w:rPr>
          <w:color w:val="000000" w:themeColor="text1"/>
        </w:rPr>
        <w:t>ser(vito)re.</w:t>
      </w:r>
    </w:p>
  </w:footnote>
  <w:footnote w:id="402">
    <w:p w14:paraId="2AE9A7A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  <w:color w:val="000000" w:themeColor="text1"/>
        </w:rPr>
        <w:t xml:space="preserve"> -</w:t>
      </w:r>
      <w:r w:rsidRPr="00450B80">
        <w:rPr>
          <w:color w:val="000000" w:themeColor="text1"/>
        </w:rPr>
        <w:t xml:space="preserve">fe- </w:t>
      </w:r>
      <w:r w:rsidRPr="00450B80">
        <w:rPr>
          <w:i/>
          <w:color w:val="000000" w:themeColor="text1"/>
        </w:rPr>
        <w:t>esito di correzione.</w:t>
      </w:r>
    </w:p>
  </w:footnote>
  <w:footnote w:id="403">
    <w:p w14:paraId="60D28265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-1 </w:t>
      </w:r>
      <w:r w:rsidRPr="00450B80">
        <w:rPr>
          <w:i/>
        </w:rPr>
        <w:t>corretto su</w:t>
      </w:r>
      <w:r w:rsidRPr="00450B80">
        <w:t xml:space="preserve"> -0.</w:t>
      </w:r>
    </w:p>
  </w:footnote>
  <w:footnote w:id="404">
    <w:p w14:paraId="06E141C6" w14:textId="1E90FA24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381" w:author="Giorgia" w:date="2023-03-22T11:57:00Z">
        <w:r w:rsidRPr="008F7AC3">
          <w:rPr>
            <w:rPrChange w:id="1382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Corretto su </w:t>
      </w:r>
      <w:r w:rsidRPr="00450B80">
        <w:t>et.</w:t>
      </w:r>
    </w:p>
  </w:footnote>
  <w:footnote w:id="405">
    <w:p w14:paraId="0AA4FDA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Come pare; </w:t>
      </w:r>
      <w:r w:rsidRPr="00450B80">
        <w:t>q-</w:t>
      </w:r>
      <w:r w:rsidRPr="00450B80">
        <w:rPr>
          <w:i/>
        </w:rPr>
        <w:t xml:space="preserve"> corretta su</w:t>
      </w:r>
      <w:r w:rsidRPr="008F7AC3">
        <w:t xml:space="preserve"> s-</w:t>
      </w:r>
      <w:r w:rsidRPr="008F7AC3">
        <w:rPr>
          <w:i/>
        </w:rPr>
        <w:t>.</w:t>
      </w:r>
    </w:p>
  </w:footnote>
  <w:footnote w:id="406">
    <w:p w14:paraId="76A4D140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-n- </w:t>
      </w:r>
      <w:r w:rsidRPr="00450B80">
        <w:rPr>
          <w:i/>
        </w:rPr>
        <w:t>esito di correzione.</w:t>
      </w:r>
    </w:p>
  </w:footnote>
  <w:footnote w:id="407">
    <w:p w14:paraId="2BFC8AAC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Foro </w:t>
      </w:r>
      <w:r w:rsidRPr="00450B80">
        <w:rPr>
          <w:i/>
          <w:color w:val="000000" w:themeColor="text1"/>
        </w:rPr>
        <w:t>n</w:t>
      </w:r>
      <w:r w:rsidRPr="00450B80">
        <w:rPr>
          <w:i/>
        </w:rPr>
        <w:t>el supporto.</w:t>
      </w:r>
    </w:p>
  </w:footnote>
  <w:footnote w:id="408">
    <w:p w14:paraId="1260BD3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 </w:t>
      </w:r>
      <w:r w:rsidRPr="00450B80">
        <w:rPr>
          <w:i/>
        </w:rPr>
        <w:t>corretta su -</w:t>
      </w:r>
      <w:r w:rsidRPr="00450B80">
        <w:t>a.</w:t>
      </w:r>
    </w:p>
  </w:footnote>
  <w:footnote w:id="409">
    <w:p w14:paraId="2448449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</w:t>
      </w:r>
      <w:r w:rsidRPr="00450B80">
        <w:t xml:space="preserve"> affo verso</w:t>
      </w:r>
      <w:r w:rsidRPr="00450B80">
        <w:rPr>
          <w:i/>
        </w:rPr>
        <w:t xml:space="preserve"> depennato</w:t>
      </w:r>
      <w:r w:rsidRPr="008F7AC3">
        <w:t>.</w:t>
      </w:r>
    </w:p>
  </w:footnote>
  <w:footnote w:id="410">
    <w:p w14:paraId="037D467B" w14:textId="7A286F6B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ins w:id="1389" w:author="Flavia Di Gi" w:date="2023-04-02T15:58:00Z">
        <w:r w:rsidR="002C22CE">
          <w:rPr>
            <w:iCs/>
          </w:rPr>
          <w:t xml:space="preserve">S- </w:t>
        </w:r>
        <w:r w:rsidR="002C22CE">
          <w:rPr>
            <w:i/>
          </w:rPr>
          <w:t>c</w:t>
        </w:r>
      </w:ins>
      <w:del w:id="1390" w:author="Flavia Di Gi" w:date="2023-04-02T15:58:00Z">
        <w:r w:rsidRPr="00450B80" w:rsidDel="002C22CE">
          <w:rPr>
            <w:i/>
          </w:rPr>
          <w:delText>C</w:delText>
        </w:r>
      </w:del>
      <w:r w:rsidRPr="00450B80">
        <w:rPr>
          <w:i/>
        </w:rPr>
        <w:t xml:space="preserve">orretta su </w:t>
      </w:r>
      <w:r w:rsidRPr="00450B80">
        <w:t>s</w:t>
      </w:r>
      <w:ins w:id="1391" w:author="Flavia Di Gi" w:date="2023-04-02T15:58:00Z">
        <w:r w:rsidR="002C22CE">
          <w:t>-</w:t>
        </w:r>
      </w:ins>
      <w:r w:rsidRPr="00450B80">
        <w:t>.</w:t>
      </w:r>
    </w:p>
  </w:footnote>
  <w:footnote w:id="411">
    <w:p w14:paraId="7805916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-e- </w:t>
      </w:r>
      <w:r w:rsidRPr="00450B80">
        <w:rPr>
          <w:i/>
        </w:rPr>
        <w:t>corretta su -</w:t>
      </w:r>
      <w:r w:rsidRPr="00450B80">
        <w:t>a-.</w:t>
      </w:r>
    </w:p>
  </w:footnote>
  <w:footnote w:id="412">
    <w:p w14:paraId="08A9245F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FF0000"/>
        </w:rPr>
      </w:pPr>
      <w:r w:rsidRPr="00D32F90">
        <w:rPr>
          <w:rStyle w:val="Rimandonotaapidipagina"/>
        </w:rPr>
        <w:footnoteRef/>
      </w:r>
      <w:r w:rsidRPr="00D32F90">
        <w:rPr>
          <w:color w:val="000000" w:themeColor="text1"/>
        </w:rPr>
        <w:t xml:space="preserve"> -o </w:t>
      </w:r>
      <w:r w:rsidRPr="00450B80">
        <w:rPr>
          <w:i/>
          <w:color w:val="000000" w:themeColor="text1"/>
        </w:rPr>
        <w:t>corretta su -</w:t>
      </w:r>
      <w:r w:rsidRPr="00450B80">
        <w:rPr>
          <w:color w:val="000000" w:themeColor="text1"/>
        </w:rPr>
        <w:t>a</w:t>
      </w:r>
      <w:r w:rsidRPr="008F7AC3">
        <w:rPr>
          <w:i/>
          <w:color w:val="000000" w:themeColor="text1"/>
        </w:rPr>
        <w:t>.</w:t>
      </w:r>
    </w:p>
  </w:footnote>
  <w:footnote w:id="413">
    <w:p w14:paraId="5BE50A48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Esito di correzione.</w:t>
      </w:r>
    </w:p>
  </w:footnote>
  <w:footnote w:id="414">
    <w:p w14:paraId="7CC847B7" w14:textId="3AD8EFCD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</w:rPr>
        <w:footnoteRef/>
      </w:r>
      <w:ins w:id="1394" w:author="Giorgia" w:date="2023-03-22T11:58:00Z">
        <w:r w:rsidRPr="008F7AC3">
          <w:rPr>
            <w:color w:val="000000" w:themeColor="text1"/>
            <w:rPrChange w:id="1395" w:author="Giorgia" w:date="2023-03-22T12:10:00Z">
              <w:rPr>
                <w:i/>
                <w:color w:val="000000" w:themeColor="text1"/>
              </w:rPr>
            </w:rPrChange>
          </w:rPr>
          <w:t xml:space="preserve"> </w:t>
        </w:r>
      </w:ins>
      <w:r w:rsidRPr="00D32F90">
        <w:rPr>
          <w:i/>
          <w:color w:val="000000" w:themeColor="text1"/>
        </w:rPr>
        <w:t>Aggiunto in sopralinea con segno di inserimento.</w:t>
      </w:r>
    </w:p>
  </w:footnote>
  <w:footnote w:id="415">
    <w:p w14:paraId="2A743656" w14:textId="64CFF328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  <w:color w:val="000000" w:themeColor="text1"/>
        </w:rPr>
        <w:t xml:space="preserve"> Aggiunto in sopralinea </w:t>
      </w:r>
      <w:ins w:id="1396" w:author="Flavia Di Gi" w:date="2023-04-24T15:51:00Z">
        <w:r w:rsidR="00CD31EE" w:rsidRPr="00450B80">
          <w:rPr>
            <w:i/>
            <w:color w:val="000000" w:themeColor="text1"/>
          </w:rPr>
          <w:t>con segno di inserimento</w:t>
        </w:r>
        <w:r w:rsidR="00CD31EE" w:rsidRPr="00D32F90">
          <w:rPr>
            <w:i/>
            <w:color w:val="000000" w:themeColor="text1"/>
          </w:rPr>
          <w:t xml:space="preserve"> </w:t>
        </w:r>
      </w:ins>
      <w:r w:rsidRPr="00D32F90">
        <w:rPr>
          <w:i/>
          <w:color w:val="000000" w:themeColor="text1"/>
        </w:rPr>
        <w:t xml:space="preserve">su </w:t>
      </w:r>
      <w:r w:rsidRPr="00450B80">
        <w:rPr>
          <w:color w:val="000000" w:themeColor="text1"/>
        </w:rPr>
        <w:t>far</w:t>
      </w:r>
      <w:r w:rsidRPr="00450B80">
        <w:rPr>
          <w:i/>
          <w:color w:val="000000" w:themeColor="text1"/>
        </w:rPr>
        <w:t xml:space="preserve"> depennato</w:t>
      </w:r>
      <w:del w:id="1397" w:author="Flavia Di Gi" w:date="2023-04-24T15:51:00Z">
        <w:r w:rsidRPr="00450B80" w:rsidDel="00CD31EE">
          <w:rPr>
            <w:i/>
            <w:color w:val="000000" w:themeColor="text1"/>
          </w:rPr>
          <w:delText xml:space="preserve"> con segno di inserimento</w:delText>
        </w:r>
      </w:del>
      <w:r w:rsidRPr="00450B80">
        <w:rPr>
          <w:i/>
          <w:color w:val="000000" w:themeColor="text1"/>
        </w:rPr>
        <w:t>.</w:t>
      </w:r>
    </w:p>
  </w:footnote>
  <w:footnote w:id="416">
    <w:p w14:paraId="475548A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</w:rPr>
        <w:t xml:space="preserve"> Segue </w:t>
      </w:r>
      <w:r w:rsidRPr="00450B80">
        <w:t xml:space="preserve">ma </w:t>
      </w:r>
      <w:r w:rsidRPr="00450B80">
        <w:rPr>
          <w:i/>
        </w:rPr>
        <w:t>depennato.</w:t>
      </w:r>
    </w:p>
  </w:footnote>
  <w:footnote w:id="417">
    <w:p w14:paraId="2DD0E61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>pi-</w:t>
      </w:r>
      <w:r w:rsidRPr="00450B80">
        <w:rPr>
          <w:i/>
        </w:rPr>
        <w:t xml:space="preserve"> depennato.</w:t>
      </w:r>
    </w:p>
  </w:footnote>
  <w:footnote w:id="418">
    <w:p w14:paraId="4218D04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m-</w:t>
      </w:r>
      <w:r w:rsidRPr="00450B80">
        <w:rPr>
          <w:i/>
        </w:rPr>
        <w:t xml:space="preserve"> corretta su </w:t>
      </w:r>
      <w:r w:rsidRPr="00450B80">
        <w:t>n-</w:t>
      </w:r>
      <w:r w:rsidRPr="00450B80">
        <w:rPr>
          <w:i/>
        </w:rPr>
        <w:t>.</w:t>
      </w:r>
    </w:p>
  </w:footnote>
  <w:footnote w:id="419">
    <w:p w14:paraId="4CFA5921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Corretto su </w:t>
      </w:r>
      <w:r w:rsidRPr="00450B80">
        <w:t>quei</w:t>
      </w:r>
      <w:r w:rsidRPr="00450B80">
        <w:rPr>
          <w:i/>
        </w:rPr>
        <w:t>.</w:t>
      </w:r>
    </w:p>
  </w:footnote>
  <w:footnote w:id="420">
    <w:p w14:paraId="3B3A291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-ll-</w:t>
      </w:r>
      <w:r w:rsidRPr="00450B80">
        <w:rPr>
          <w:i/>
        </w:rPr>
        <w:t xml:space="preserve"> corretto su -</w:t>
      </w:r>
      <w:r w:rsidRPr="00450B80">
        <w:t>st-</w:t>
      </w:r>
      <w:r w:rsidRPr="00450B80">
        <w:rPr>
          <w:i/>
        </w:rPr>
        <w:t>.</w:t>
      </w:r>
    </w:p>
  </w:footnote>
  <w:footnote w:id="421">
    <w:p w14:paraId="4146687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-o- </w:t>
      </w:r>
      <w:r w:rsidRPr="00450B80">
        <w:rPr>
          <w:i/>
        </w:rPr>
        <w:t>corretta su -</w:t>
      </w:r>
      <w:r w:rsidRPr="00450B80">
        <w:t>u-</w:t>
      </w:r>
      <w:r w:rsidRPr="00450B80">
        <w:rPr>
          <w:i/>
        </w:rPr>
        <w:t>.</w:t>
      </w:r>
    </w:p>
  </w:footnote>
  <w:footnote w:id="422">
    <w:p w14:paraId="4522574D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a- </w:t>
      </w:r>
      <w:r w:rsidRPr="00450B80">
        <w:rPr>
          <w:i/>
        </w:rPr>
        <w:t>esito di correzione.</w:t>
      </w:r>
    </w:p>
  </w:footnote>
  <w:footnote w:id="423">
    <w:p w14:paraId="517BF60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</w:t>
      </w:r>
      <w:proofErr w:type="gramStart"/>
      <w:r w:rsidRPr="00D32F90">
        <w:rPr>
          <w:i/>
        </w:rPr>
        <w:t xml:space="preserve">Segue </w:t>
      </w:r>
      <w:r w:rsidRPr="00450B80">
        <w:rPr>
          <w:i/>
          <w:color w:val="000000" w:themeColor="text1"/>
        </w:rPr>
        <w:t>,</w:t>
      </w:r>
      <w:proofErr w:type="gramEnd"/>
      <w:r w:rsidRPr="00450B80">
        <w:rPr>
          <w:color w:val="FF0000"/>
        </w:rPr>
        <w:t xml:space="preserve"> </w:t>
      </w:r>
      <w:r w:rsidRPr="00450B80">
        <w:rPr>
          <w:i/>
        </w:rPr>
        <w:t>depennata</w:t>
      </w:r>
      <w:r w:rsidRPr="008F7AC3">
        <w:t>.</w:t>
      </w:r>
    </w:p>
  </w:footnote>
  <w:footnote w:id="424">
    <w:p w14:paraId="1B9AF25E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e- </w:t>
      </w:r>
      <w:r w:rsidRPr="00450B80">
        <w:rPr>
          <w:i/>
        </w:rPr>
        <w:t>esito di correzione.</w:t>
      </w:r>
    </w:p>
  </w:footnote>
  <w:footnote w:id="425">
    <w:p w14:paraId="2250C8F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Aggiunto in sopralinea</w:t>
      </w:r>
      <w:r w:rsidRPr="00450B80">
        <w:rPr>
          <w:i/>
          <w:color w:val="000000" w:themeColor="text1"/>
        </w:rPr>
        <w:t xml:space="preserve"> con segno di inserimento.</w:t>
      </w:r>
    </w:p>
  </w:footnote>
  <w:footnote w:id="426">
    <w:p w14:paraId="103B0DF1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  <w:lang w:val="it-CH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color w:val="000000" w:themeColor="text1"/>
          <w:lang w:val="it-CH"/>
        </w:rPr>
        <w:t xml:space="preserve"> </w:t>
      </w:r>
      <w:r w:rsidRPr="00D32F90">
        <w:rPr>
          <w:color w:val="000000" w:themeColor="text1"/>
          <w:lang w:val="it-CH"/>
        </w:rPr>
        <w:t xml:space="preserve">-n- </w:t>
      </w:r>
      <w:r w:rsidRPr="00450B80">
        <w:rPr>
          <w:i/>
          <w:color w:val="000000" w:themeColor="text1"/>
          <w:lang w:val="it-CH"/>
        </w:rPr>
        <w:t>esito di correzione</w:t>
      </w:r>
      <w:r w:rsidRPr="00450B80">
        <w:rPr>
          <w:color w:val="000000" w:themeColor="text1"/>
          <w:lang w:val="it-CH"/>
        </w:rPr>
        <w:t>.</w:t>
      </w:r>
    </w:p>
  </w:footnote>
  <w:footnote w:id="427">
    <w:p w14:paraId="4492985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  <w:color w:val="000000" w:themeColor="text1"/>
        </w:rPr>
        <w:t xml:space="preserve"> Segue </w:t>
      </w:r>
      <w:r w:rsidRPr="00450B80">
        <w:rPr>
          <w:color w:val="000000" w:themeColor="text1"/>
        </w:rPr>
        <w:t xml:space="preserve">p </w:t>
      </w:r>
      <w:r w:rsidRPr="00450B80">
        <w:rPr>
          <w:i/>
          <w:color w:val="000000" w:themeColor="text1"/>
        </w:rPr>
        <w:t>depennata.</w:t>
      </w:r>
    </w:p>
  </w:footnote>
  <w:footnote w:id="428">
    <w:p w14:paraId="46EB078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  <w:color w:val="000000" w:themeColor="text1"/>
        </w:rPr>
        <w:t xml:space="preserve"> Foro nel supporto.</w:t>
      </w:r>
    </w:p>
  </w:footnote>
  <w:footnote w:id="429">
    <w:p w14:paraId="418C187D" w14:textId="7A033E09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5A69E9">
        <w:rPr>
          <w:rStyle w:val="Rimandonotaapidipagina"/>
          <w:color w:val="000000" w:themeColor="text1"/>
          <w:rPrChange w:id="1399" w:author="Flavia Di Gi" w:date="2023-04-01T18:59:00Z">
            <w:rPr>
              <w:rStyle w:val="Rimandonotaapidipagina"/>
              <w:color w:val="000000" w:themeColor="text1"/>
              <w:highlight w:val="yellow"/>
            </w:rPr>
          </w:rPrChange>
        </w:rPr>
        <w:footnoteRef/>
      </w:r>
      <w:r w:rsidRPr="005A69E9">
        <w:rPr>
          <w:i/>
          <w:color w:val="000000" w:themeColor="text1"/>
          <w:rPrChange w:id="1400" w:author="Flavia Di Gi" w:date="2023-04-01T18:59:00Z">
            <w:rPr>
              <w:i/>
              <w:color w:val="000000" w:themeColor="text1"/>
              <w:highlight w:val="yellow"/>
            </w:rPr>
          </w:rPrChange>
        </w:rPr>
        <w:t xml:space="preserve"> </w:t>
      </w:r>
      <w:ins w:id="1401" w:author="Flavia Di Gi" w:date="2023-04-01T18:59:00Z">
        <w:r w:rsidR="005A69E9" w:rsidRPr="005A69E9">
          <w:rPr>
            <w:i/>
            <w:iCs/>
          </w:rPr>
          <w:t>Esito di correzione.</w:t>
        </w:r>
      </w:ins>
      <w:del w:id="1402" w:author="Flavia Di Gi" w:date="2023-04-01T18:59:00Z">
        <w:r w:rsidRPr="00D32F90" w:rsidDel="005A69E9">
          <w:rPr>
            <w:i/>
            <w:color w:val="000000" w:themeColor="text1"/>
            <w:highlight w:val="yellow"/>
          </w:rPr>
          <w:delText xml:space="preserve">Corretto su </w:delText>
        </w:r>
        <w:r w:rsidRPr="00450B80" w:rsidDel="005A69E9">
          <w:rPr>
            <w:color w:val="000000" w:themeColor="text1"/>
            <w:highlight w:val="yellow"/>
          </w:rPr>
          <w:delText>scacco</w:delText>
        </w:r>
        <w:r w:rsidRPr="00450B80" w:rsidDel="005A69E9">
          <w:rPr>
            <w:i/>
            <w:color w:val="000000" w:themeColor="text1"/>
            <w:highlight w:val="yellow"/>
          </w:rPr>
          <w:delText>,</w:delText>
        </w:r>
        <w:r w:rsidRPr="008F7AC3" w:rsidDel="005A69E9">
          <w:rPr>
            <w:color w:val="000000" w:themeColor="text1"/>
            <w:highlight w:val="yellow"/>
          </w:rPr>
          <w:delText xml:space="preserve"> </w:delText>
        </w:r>
        <w:r w:rsidRPr="008F7AC3" w:rsidDel="005A69E9">
          <w:rPr>
            <w:i/>
            <w:color w:val="000000" w:themeColor="text1"/>
            <w:highlight w:val="yellow"/>
          </w:rPr>
          <w:delText>con prima</w:delText>
        </w:r>
        <w:r w:rsidRPr="008F7AC3" w:rsidDel="005A69E9">
          <w:rPr>
            <w:i/>
            <w:highlight w:val="yellow"/>
          </w:rPr>
          <w:delText xml:space="preserve"> </w:delText>
        </w:r>
        <w:r w:rsidRPr="008F7AC3" w:rsidDel="005A69E9">
          <w:rPr>
            <w:highlight w:val="yellow"/>
          </w:rPr>
          <w:delText>c</w:delText>
        </w:r>
        <w:r w:rsidRPr="008F7AC3" w:rsidDel="005A69E9">
          <w:rPr>
            <w:i/>
            <w:highlight w:val="yellow"/>
          </w:rPr>
          <w:delText xml:space="preserve"> depennata.</w:delText>
        </w:r>
      </w:del>
    </w:p>
  </w:footnote>
  <w:footnote w:id="430">
    <w:p w14:paraId="36943C77" w14:textId="1719D48A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5A69E9">
        <w:rPr>
          <w:rStyle w:val="Rimandonotaapidipagina"/>
          <w:color w:val="000000" w:themeColor="text1"/>
          <w:rPrChange w:id="1403" w:author="Flavia Di Gi" w:date="2023-04-01T18:59:00Z">
            <w:rPr>
              <w:rStyle w:val="Rimandonotaapidipagina"/>
              <w:color w:val="000000" w:themeColor="text1"/>
              <w:highlight w:val="yellow"/>
            </w:rPr>
          </w:rPrChange>
        </w:rPr>
        <w:footnoteRef/>
      </w:r>
      <w:r w:rsidRPr="005A69E9">
        <w:rPr>
          <w:color w:val="000000" w:themeColor="text1"/>
          <w:rPrChange w:id="1404" w:author="Flavia Di Gi" w:date="2023-04-01T18:59:00Z">
            <w:rPr>
              <w:color w:val="000000" w:themeColor="text1"/>
              <w:highlight w:val="yellow"/>
            </w:rPr>
          </w:rPrChange>
        </w:rPr>
        <w:t xml:space="preserve"> -</w:t>
      </w:r>
      <w:proofErr w:type="gramStart"/>
      <w:r w:rsidRPr="005A69E9">
        <w:rPr>
          <w:color w:val="000000" w:themeColor="text1"/>
          <w:rPrChange w:id="1405" w:author="Flavia Di Gi" w:date="2023-04-01T18:59:00Z">
            <w:rPr>
              <w:color w:val="000000" w:themeColor="text1"/>
              <w:highlight w:val="yellow"/>
            </w:rPr>
          </w:rPrChange>
        </w:rPr>
        <w:t xml:space="preserve">i </w:t>
      </w:r>
      <w:r w:rsidRPr="005A69E9">
        <w:rPr>
          <w:i/>
          <w:color w:val="000000" w:themeColor="text1"/>
          <w:rPrChange w:id="1406" w:author="Flavia Di Gi" w:date="2023-04-01T18:59:00Z">
            <w:rPr>
              <w:i/>
              <w:color w:val="000000" w:themeColor="text1"/>
              <w:highlight w:val="yellow"/>
            </w:rPr>
          </w:rPrChange>
        </w:rPr>
        <w:t>corretta</w:t>
      </w:r>
      <w:proofErr w:type="gramEnd"/>
      <w:r w:rsidRPr="005A69E9">
        <w:rPr>
          <w:i/>
          <w:color w:val="000000" w:themeColor="text1"/>
          <w:rPrChange w:id="1407" w:author="Flavia Di Gi" w:date="2023-04-01T18:59:00Z">
            <w:rPr>
              <w:i/>
              <w:color w:val="000000" w:themeColor="text1"/>
              <w:highlight w:val="yellow"/>
            </w:rPr>
          </w:rPrChange>
        </w:rPr>
        <w:t xml:space="preserve"> su</w:t>
      </w:r>
      <w:r w:rsidRPr="005A69E9">
        <w:rPr>
          <w:color w:val="000000" w:themeColor="text1"/>
          <w:rPrChange w:id="1408" w:author="Flavia Di Gi" w:date="2023-04-01T18:59:00Z">
            <w:rPr>
              <w:color w:val="000000" w:themeColor="text1"/>
              <w:highlight w:val="yellow"/>
            </w:rPr>
          </w:rPrChange>
        </w:rPr>
        <w:t xml:space="preserve"> -e</w:t>
      </w:r>
      <w:r w:rsidRPr="005A69E9">
        <w:rPr>
          <w:i/>
          <w:color w:val="000000" w:themeColor="text1"/>
          <w:rPrChange w:id="1409" w:author="Flavia Di Gi" w:date="2023-04-01T18:59:00Z">
            <w:rPr>
              <w:i/>
              <w:color w:val="000000" w:themeColor="text1"/>
              <w:highlight w:val="yellow"/>
            </w:rPr>
          </w:rPrChange>
        </w:rPr>
        <w:t>;</w:t>
      </w:r>
      <w:r w:rsidRPr="005A69E9">
        <w:rPr>
          <w:color w:val="000000" w:themeColor="text1"/>
          <w:rPrChange w:id="1410" w:author="Flavia Di Gi" w:date="2023-04-01T18:59:00Z">
            <w:rPr>
              <w:color w:val="000000" w:themeColor="text1"/>
              <w:highlight w:val="yellow"/>
            </w:rPr>
          </w:rPrChange>
        </w:rPr>
        <w:t xml:space="preserve"> </w:t>
      </w:r>
      <w:r w:rsidRPr="005A69E9">
        <w:rPr>
          <w:i/>
          <w:color w:val="000000" w:themeColor="text1"/>
          <w:rPrChange w:id="1411" w:author="Flavia Di Gi" w:date="2023-04-01T18:59:00Z">
            <w:rPr>
              <w:i/>
              <w:color w:val="000000" w:themeColor="text1"/>
              <w:highlight w:val="yellow"/>
            </w:rPr>
          </w:rPrChange>
        </w:rPr>
        <w:t xml:space="preserve">segue </w:t>
      </w:r>
      <w:ins w:id="1412" w:author="Flavia Di Gi" w:date="2023-04-01T18:59:00Z">
        <w:r w:rsidR="005A69E9" w:rsidRPr="005A69E9">
          <w:rPr>
            <w:i/>
            <w:color w:val="000000" w:themeColor="text1"/>
            <w:rPrChange w:id="1413" w:author="Flavia Di Gi" w:date="2023-04-01T18:59:00Z">
              <w:rPr>
                <w:i/>
                <w:color w:val="000000" w:themeColor="text1"/>
                <w:highlight w:val="yellow"/>
              </w:rPr>
            </w:rPrChange>
          </w:rPr>
          <w:t>-</w:t>
        </w:r>
      </w:ins>
      <w:r w:rsidRPr="005A69E9">
        <w:rPr>
          <w:color w:val="000000" w:themeColor="text1"/>
          <w:rPrChange w:id="1414" w:author="Flavia Di Gi" w:date="2023-04-01T18:59:00Z">
            <w:rPr>
              <w:color w:val="000000" w:themeColor="text1"/>
              <w:highlight w:val="yellow"/>
            </w:rPr>
          </w:rPrChange>
        </w:rPr>
        <w:t>ne</w:t>
      </w:r>
      <w:r w:rsidRPr="005A69E9">
        <w:rPr>
          <w:i/>
          <w:color w:val="000000" w:themeColor="text1"/>
          <w:rPrChange w:id="1415" w:author="Flavia Di Gi" w:date="2023-04-01T18:59:00Z">
            <w:rPr>
              <w:i/>
              <w:color w:val="000000" w:themeColor="text1"/>
              <w:highlight w:val="yellow"/>
            </w:rPr>
          </w:rPrChange>
        </w:rPr>
        <w:t xml:space="preserve"> depennato.</w:t>
      </w:r>
    </w:p>
  </w:footnote>
  <w:footnote w:id="431">
    <w:p w14:paraId="6FE07EE3" w14:textId="2F745235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416" w:author="Giorgia" w:date="2023-03-22T11:58:00Z">
        <w:r w:rsidRPr="008F7AC3">
          <w:rPr>
            <w:rPrChange w:id="1417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 xml:space="preserve">Segue </w:t>
      </w:r>
      <w:r w:rsidRPr="00450B80">
        <w:t>fosse</w:t>
      </w:r>
      <w:r w:rsidRPr="00450B80">
        <w:rPr>
          <w:i/>
        </w:rPr>
        <w:t xml:space="preserve"> depennato.</w:t>
      </w:r>
    </w:p>
  </w:footnote>
  <w:footnote w:id="432">
    <w:p w14:paraId="1270CC9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color w:val="000000" w:themeColor="text1"/>
        </w:rPr>
        <w:t xml:space="preserve"> -</w:t>
      </w:r>
      <w:proofErr w:type="gramStart"/>
      <w:r w:rsidRPr="00D32F90">
        <w:rPr>
          <w:color w:val="000000" w:themeColor="text1"/>
        </w:rPr>
        <w:t xml:space="preserve">i </w:t>
      </w:r>
      <w:r w:rsidRPr="00450B80">
        <w:rPr>
          <w:i/>
          <w:color w:val="000000" w:themeColor="text1"/>
        </w:rPr>
        <w:t>corretta</w:t>
      </w:r>
      <w:proofErr w:type="gramEnd"/>
      <w:r w:rsidRPr="00450B80">
        <w:rPr>
          <w:i/>
          <w:color w:val="000000" w:themeColor="text1"/>
        </w:rPr>
        <w:t xml:space="preserve"> su -</w:t>
      </w:r>
      <w:r w:rsidRPr="00450B80">
        <w:rPr>
          <w:color w:val="000000" w:themeColor="text1"/>
        </w:rPr>
        <w:t>e</w:t>
      </w:r>
      <w:r w:rsidRPr="008F7AC3">
        <w:rPr>
          <w:i/>
          <w:color w:val="000000" w:themeColor="text1"/>
        </w:rPr>
        <w:t>.</w:t>
      </w:r>
    </w:p>
  </w:footnote>
  <w:footnote w:id="433">
    <w:p w14:paraId="0C66908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</w:rPr>
        <w:t xml:space="preserve"> Segue </w:t>
      </w:r>
      <w:r w:rsidRPr="00450B80">
        <w:rPr>
          <w:color w:val="000000" w:themeColor="text1"/>
        </w:rPr>
        <w:t>c(irca)</w:t>
      </w:r>
      <w:proofErr w:type="gramStart"/>
      <w:r w:rsidRPr="00450B80">
        <w:rPr>
          <w:color w:val="000000" w:themeColor="text1"/>
        </w:rPr>
        <w:t>a</w:t>
      </w:r>
      <w:proofErr w:type="gramEnd"/>
      <w:r w:rsidRPr="00450B80">
        <w:rPr>
          <w:i/>
        </w:rPr>
        <w:t xml:space="preserve"> depennato, come pa</w:t>
      </w:r>
      <w:r w:rsidRPr="008F7AC3">
        <w:rPr>
          <w:i/>
        </w:rPr>
        <w:t>re.</w:t>
      </w:r>
    </w:p>
  </w:footnote>
  <w:footnote w:id="434">
    <w:p w14:paraId="55C28D2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-r-</w:t>
      </w:r>
      <w:r w:rsidRPr="00450B80">
        <w:rPr>
          <w:i/>
        </w:rPr>
        <w:t xml:space="preserve"> corretta su -</w:t>
      </w:r>
      <w:r w:rsidRPr="00450B80">
        <w:t>n-</w:t>
      </w:r>
      <w:r w:rsidRPr="008F7AC3">
        <w:rPr>
          <w:i/>
        </w:rPr>
        <w:t>.</w:t>
      </w:r>
    </w:p>
  </w:footnote>
  <w:footnote w:id="435">
    <w:p w14:paraId="23AE581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>che</w:t>
      </w:r>
      <w:r w:rsidRPr="00450B80">
        <w:rPr>
          <w:i/>
        </w:rPr>
        <w:t xml:space="preserve"> depennato.</w:t>
      </w:r>
    </w:p>
  </w:footnote>
  <w:footnote w:id="436">
    <w:p w14:paraId="7276C119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da- </w:t>
      </w:r>
      <w:r w:rsidRPr="00450B80">
        <w:rPr>
          <w:i/>
        </w:rPr>
        <w:t xml:space="preserve">corretto su </w:t>
      </w:r>
      <w:r w:rsidRPr="00450B80">
        <w:rPr>
          <w:color w:val="000000" w:themeColor="text1"/>
        </w:rPr>
        <w:t>lie-</w:t>
      </w:r>
      <w:r w:rsidRPr="008F7AC3">
        <w:rPr>
          <w:i/>
          <w:color w:val="000000" w:themeColor="text1"/>
        </w:rPr>
        <w:t>.</w:t>
      </w:r>
    </w:p>
  </w:footnote>
  <w:footnote w:id="437">
    <w:p w14:paraId="50DACC40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e- </w:t>
      </w:r>
      <w:r w:rsidRPr="00450B80">
        <w:rPr>
          <w:i/>
        </w:rPr>
        <w:t>esito di correzione.</w:t>
      </w:r>
    </w:p>
  </w:footnote>
  <w:footnote w:id="438">
    <w:p w14:paraId="74DA89F0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-zz-</w:t>
      </w:r>
      <w:r w:rsidRPr="00450B80">
        <w:rPr>
          <w:i/>
        </w:rPr>
        <w:t xml:space="preserve"> corretto su -</w:t>
      </w:r>
      <w:r w:rsidRPr="00450B80">
        <w:t>ss-</w:t>
      </w:r>
      <w:r w:rsidRPr="008F7AC3">
        <w:rPr>
          <w:i/>
        </w:rPr>
        <w:t>.</w:t>
      </w:r>
    </w:p>
  </w:footnote>
  <w:footnote w:id="439">
    <w:p w14:paraId="7EEAC275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color w:val="000000" w:themeColor="text1"/>
        </w:rPr>
        <w:t xml:space="preserve"> -</w:t>
      </w:r>
      <w:r w:rsidRPr="00450B80">
        <w:t>o</w:t>
      </w:r>
      <w:r w:rsidRPr="00450B80">
        <w:rPr>
          <w:i/>
        </w:rPr>
        <w:t xml:space="preserve"> esito di correzione.</w:t>
      </w:r>
    </w:p>
  </w:footnote>
  <w:footnote w:id="440">
    <w:p w14:paraId="0F32EF8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-s- </w:t>
      </w:r>
      <w:r w:rsidRPr="00450B80">
        <w:rPr>
          <w:i/>
        </w:rPr>
        <w:t>corretta su -</w:t>
      </w:r>
      <w:r w:rsidRPr="00450B80">
        <w:t>c-</w:t>
      </w:r>
      <w:r w:rsidRPr="008F7AC3">
        <w:rPr>
          <w:i/>
        </w:rPr>
        <w:t>.</w:t>
      </w:r>
    </w:p>
  </w:footnote>
  <w:footnote w:id="441">
    <w:p w14:paraId="301BCC9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-ne </w:t>
      </w:r>
      <w:r w:rsidRPr="00450B80">
        <w:rPr>
          <w:i/>
        </w:rPr>
        <w:t>esito di correzione.</w:t>
      </w:r>
    </w:p>
  </w:footnote>
  <w:footnote w:id="442">
    <w:p w14:paraId="358549D9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 </w:t>
      </w:r>
      <w:r w:rsidRPr="00450B80">
        <w:rPr>
          <w:i/>
        </w:rPr>
        <w:t>corretta su -</w:t>
      </w:r>
      <w:r w:rsidRPr="00450B80">
        <w:t>e</w:t>
      </w:r>
      <w:r w:rsidRPr="008F7AC3">
        <w:rPr>
          <w:i/>
        </w:rPr>
        <w:t>.</w:t>
      </w:r>
    </w:p>
  </w:footnote>
  <w:footnote w:id="443">
    <w:p w14:paraId="556EE71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 xml:space="preserve">i </w:t>
      </w:r>
      <w:r w:rsidRPr="00450B80">
        <w:rPr>
          <w:i/>
        </w:rPr>
        <w:t>corretta</w:t>
      </w:r>
      <w:proofErr w:type="gramEnd"/>
      <w:r w:rsidRPr="00450B80">
        <w:rPr>
          <w:i/>
        </w:rPr>
        <w:t xml:space="preserve"> su -</w:t>
      </w:r>
      <w:r w:rsidRPr="00450B80">
        <w:t>o</w:t>
      </w:r>
      <w:r w:rsidRPr="008F7AC3">
        <w:rPr>
          <w:i/>
        </w:rPr>
        <w:t>.</w:t>
      </w:r>
    </w:p>
  </w:footnote>
  <w:footnote w:id="444">
    <w:p w14:paraId="1AA5493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</w:rPr>
        <w:footnoteRef/>
      </w:r>
      <w:r w:rsidRPr="00D32F90">
        <w:t xml:space="preserve"> di nuovo </w:t>
      </w:r>
      <w:r w:rsidRPr="00450B80">
        <w:rPr>
          <w:i/>
        </w:rPr>
        <w:t>aggiunto in</w:t>
      </w:r>
      <w:r w:rsidRPr="008F7AC3">
        <w:rPr>
          <w:i/>
          <w:color w:val="000000" w:themeColor="text1"/>
        </w:rPr>
        <w:t xml:space="preserve"> sopralinea con segno di inserimento.</w:t>
      </w:r>
    </w:p>
  </w:footnote>
  <w:footnote w:id="445">
    <w:p w14:paraId="51F651E4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  <w:color w:val="000000" w:themeColor="text1"/>
        </w:rPr>
        <w:t xml:space="preserve"> Corretto s</w:t>
      </w:r>
      <w:r w:rsidRPr="00450B80">
        <w:rPr>
          <w:i/>
        </w:rPr>
        <w:t xml:space="preserve">u </w:t>
      </w:r>
      <w:r w:rsidRPr="00450B80">
        <w:t>in</w:t>
      </w:r>
      <w:r w:rsidRPr="008F7AC3">
        <w:rPr>
          <w:i/>
        </w:rPr>
        <w:t>.</w:t>
      </w:r>
    </w:p>
  </w:footnote>
  <w:footnote w:id="446">
    <w:p w14:paraId="71B07749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d-</w:t>
      </w:r>
      <w:r w:rsidRPr="00450B80">
        <w:rPr>
          <w:i/>
        </w:rPr>
        <w:t xml:space="preserve"> corretta su </w:t>
      </w:r>
      <w:r w:rsidRPr="00450B80">
        <w:t>a-</w:t>
      </w:r>
      <w:r w:rsidRPr="008F7AC3">
        <w:rPr>
          <w:i/>
        </w:rPr>
        <w:t>.</w:t>
      </w:r>
    </w:p>
  </w:footnote>
  <w:footnote w:id="447">
    <w:p w14:paraId="19DD1519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per </w:t>
      </w:r>
      <w:proofErr w:type="gramStart"/>
      <w:r w:rsidRPr="00D32F90">
        <w:t>hora</w:t>
      </w:r>
      <w:r w:rsidRPr="00450B80">
        <w:rPr>
          <w:i/>
        </w:rPr>
        <w:t xml:space="preserve"> aggiunto</w:t>
      </w:r>
      <w:proofErr w:type="gramEnd"/>
      <w:r w:rsidRPr="00450B80">
        <w:rPr>
          <w:i/>
        </w:rPr>
        <w:t xml:space="preserve"> in sopralinea </w:t>
      </w:r>
      <w:r w:rsidRPr="00450B80">
        <w:rPr>
          <w:i/>
          <w:color w:val="000000" w:themeColor="text1"/>
        </w:rPr>
        <w:t>con segno di inserimento.</w:t>
      </w:r>
    </w:p>
  </w:footnote>
  <w:footnote w:id="448">
    <w:p w14:paraId="517F1102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-e </w:t>
      </w:r>
      <w:r w:rsidRPr="00450B80">
        <w:rPr>
          <w:i/>
        </w:rPr>
        <w:t>corretta su -</w:t>
      </w:r>
      <w:r w:rsidRPr="00450B80">
        <w:t>o</w:t>
      </w:r>
      <w:r w:rsidRPr="008F7AC3">
        <w:rPr>
          <w:i/>
        </w:rPr>
        <w:t>.</w:t>
      </w:r>
    </w:p>
  </w:footnote>
  <w:footnote w:id="449">
    <w:p w14:paraId="12BC6B05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color w:val="000000" w:themeColor="text1"/>
        </w:rPr>
        <w:t xml:space="preserve"> t- </w:t>
      </w:r>
      <w:r w:rsidRPr="00450B80">
        <w:rPr>
          <w:i/>
          <w:color w:val="000000" w:themeColor="text1"/>
        </w:rPr>
        <w:t>esito di correzione</w:t>
      </w:r>
      <w:r w:rsidRPr="00450B80">
        <w:rPr>
          <w:i/>
        </w:rPr>
        <w:t>.</w:t>
      </w:r>
    </w:p>
  </w:footnote>
  <w:footnote w:id="450">
    <w:p w14:paraId="61626ADE" w14:textId="1C8280B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419" w:author="Giorgia" w:date="2023-03-22T11:58:00Z">
        <w:r w:rsidRPr="00D32F90">
          <w:t xml:space="preserve"> </w:t>
        </w:r>
      </w:ins>
      <w:r w:rsidRPr="00450B80">
        <w:t xml:space="preserve">-e- </w:t>
      </w:r>
      <w:r w:rsidRPr="00450B80">
        <w:rPr>
          <w:i/>
        </w:rPr>
        <w:t>esito di correzione.</w:t>
      </w:r>
    </w:p>
  </w:footnote>
  <w:footnote w:id="451">
    <w:p w14:paraId="17AAAE80" w14:textId="5590AE91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422" w:author="Giorgia" w:date="2023-03-22T11:58:00Z">
        <w:r w:rsidRPr="00D32F90">
          <w:t xml:space="preserve"> </w:t>
        </w:r>
      </w:ins>
      <w:r w:rsidRPr="00450B80">
        <w:t xml:space="preserve">-ti </w:t>
      </w:r>
      <w:r w:rsidRPr="00450B80">
        <w:rPr>
          <w:i/>
        </w:rPr>
        <w:t>esito di correzione.</w:t>
      </w:r>
    </w:p>
  </w:footnote>
  <w:footnote w:id="452">
    <w:p w14:paraId="09F534E7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 xml:space="preserve">haver </w:t>
      </w:r>
      <w:r w:rsidRPr="00450B80">
        <w:rPr>
          <w:i/>
        </w:rPr>
        <w:t>depennato.</w:t>
      </w:r>
    </w:p>
  </w:footnote>
  <w:footnote w:id="453">
    <w:p w14:paraId="1EFB319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 xml:space="preserve">prima </w:t>
      </w:r>
      <w:r w:rsidRPr="00450B80">
        <w:rPr>
          <w:i/>
        </w:rPr>
        <w:t>depennato.</w:t>
      </w:r>
    </w:p>
  </w:footnote>
  <w:footnote w:id="454">
    <w:p w14:paraId="25A99BF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Esito di correzione; segue </w:t>
      </w:r>
      <w:r w:rsidRPr="00450B80">
        <w:t xml:space="preserve">detti </w:t>
      </w:r>
      <w:r w:rsidRPr="00450B80">
        <w:rPr>
          <w:i/>
        </w:rPr>
        <w:t>depennato.</w:t>
      </w:r>
    </w:p>
  </w:footnote>
  <w:footnote w:id="455">
    <w:p w14:paraId="76D0F1BF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color w:val="000000" w:themeColor="text1"/>
        </w:rPr>
        <w:t xml:space="preserve"> Ca-</w:t>
      </w:r>
      <w:r w:rsidRPr="00450B80">
        <w:t xml:space="preserve"> </w:t>
      </w:r>
      <w:r w:rsidRPr="00450B80">
        <w:rPr>
          <w:i/>
        </w:rPr>
        <w:t>esito di correzione.</w:t>
      </w:r>
    </w:p>
  </w:footnote>
  <w:footnote w:id="456">
    <w:p w14:paraId="48D7343B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l- </w:t>
      </w:r>
      <w:r w:rsidRPr="00450B80">
        <w:rPr>
          <w:i/>
        </w:rPr>
        <w:t xml:space="preserve">corretta su </w:t>
      </w:r>
      <w:r w:rsidRPr="00450B80">
        <w:t>s-</w:t>
      </w:r>
      <w:r w:rsidRPr="00450B80">
        <w:rPr>
          <w:i/>
        </w:rPr>
        <w:t>.</w:t>
      </w:r>
    </w:p>
  </w:footnote>
  <w:footnote w:id="457">
    <w:p w14:paraId="02FBA16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</w:t>
      </w:r>
      <w:proofErr w:type="gramStart"/>
      <w:r w:rsidRPr="00D32F90">
        <w:t>i</w:t>
      </w:r>
      <w:r w:rsidRPr="00450B80">
        <w:rPr>
          <w:i/>
        </w:rPr>
        <w:t xml:space="preserve"> corretta</w:t>
      </w:r>
      <w:proofErr w:type="gramEnd"/>
      <w:r w:rsidRPr="00450B80">
        <w:rPr>
          <w:i/>
        </w:rPr>
        <w:t xml:space="preserve"> su -</w:t>
      </w:r>
      <w:r w:rsidRPr="00450B80">
        <w:t>a</w:t>
      </w:r>
      <w:r w:rsidRPr="00450B80">
        <w:rPr>
          <w:i/>
        </w:rPr>
        <w:t>.</w:t>
      </w:r>
    </w:p>
  </w:footnote>
  <w:footnote w:id="458">
    <w:p w14:paraId="0A6C1B28" w14:textId="2A85D275" w:rsidR="00B53AFF" w:rsidRPr="00D32F9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i- </w:t>
      </w:r>
      <w:r w:rsidRPr="00450B80">
        <w:rPr>
          <w:i/>
        </w:rPr>
        <w:t>esito di correzione</w:t>
      </w:r>
      <w:ins w:id="1430" w:author="Giorgia" w:date="2023-03-22T11:58:00Z">
        <w:r w:rsidRPr="008F7AC3">
          <w:rPr>
            <w:rPrChange w:id="1431" w:author="Giorgia" w:date="2023-03-22T12:10:00Z">
              <w:rPr>
                <w:i/>
              </w:rPr>
            </w:rPrChange>
          </w:rPr>
          <w:t>.</w:t>
        </w:r>
      </w:ins>
    </w:p>
  </w:footnote>
  <w:footnote w:id="459">
    <w:p w14:paraId="705A711F" w14:textId="6AE7ADEA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432" w:author="Giorgia" w:date="2023-03-22T11:59:00Z">
        <w:r w:rsidRPr="00D32F90">
          <w:t xml:space="preserve"> </w:t>
        </w:r>
      </w:ins>
      <w:r w:rsidRPr="00450B80">
        <w:t xml:space="preserve">-4- </w:t>
      </w:r>
      <w:r w:rsidRPr="00450B80">
        <w:rPr>
          <w:i/>
        </w:rPr>
        <w:t>corretto su -</w:t>
      </w:r>
      <w:r w:rsidRPr="00450B80">
        <w:t>1-</w:t>
      </w:r>
      <w:r w:rsidRPr="008F7AC3">
        <w:rPr>
          <w:i/>
        </w:rPr>
        <w:t>.</w:t>
      </w:r>
    </w:p>
  </w:footnote>
  <w:footnote w:id="460">
    <w:p w14:paraId="58B2ADCF" w14:textId="5507DAEC" w:rsidR="00B53AFF" w:rsidRPr="00D32F9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ins w:id="1433" w:author="Giorgia" w:date="2023-03-22T11:59:00Z">
        <w:r w:rsidRPr="008F7AC3">
          <w:rPr>
            <w:rPrChange w:id="1434" w:author="Giorgia" w:date="2023-03-22T12:10:00Z">
              <w:rPr>
                <w:i/>
              </w:rPr>
            </w:rPrChange>
          </w:rPr>
          <w:t xml:space="preserve"> </w:t>
        </w:r>
      </w:ins>
      <w:r w:rsidRPr="00D32F90">
        <w:rPr>
          <w:i/>
        </w:rPr>
        <w:t>Foro nel supporto.</w:t>
      </w:r>
    </w:p>
  </w:footnote>
  <w:footnote w:id="461">
    <w:p w14:paraId="59C2BCFB" w14:textId="4F855E00" w:rsidR="00B53AFF" w:rsidRPr="00200D53" w:rsidRDefault="00B53AFF" w:rsidP="007F3E90">
      <w:pPr>
        <w:pStyle w:val="Testonotaapidipagina"/>
        <w:adjustRightInd w:val="0"/>
        <w:snapToGrid w:val="0"/>
        <w:jc w:val="both"/>
        <w:rPr>
          <w:rPrChange w:id="1435" w:author="Flavia Di Gi" w:date="2023-04-01T18:00:00Z">
            <w:rPr>
              <w:b/>
              <w:bCs/>
            </w:rPr>
          </w:rPrChange>
        </w:rPr>
      </w:pPr>
      <w:r w:rsidRPr="00200D53">
        <w:rPr>
          <w:rStyle w:val="Rimandonotaapidipagina"/>
          <w:rPrChange w:id="1436" w:author="Flavia Di Gi" w:date="2023-04-01T18:00:00Z">
            <w:rPr>
              <w:rStyle w:val="Rimandonotaapidipagina"/>
              <w:highlight w:val="yellow"/>
            </w:rPr>
          </w:rPrChange>
        </w:rPr>
        <w:footnoteRef/>
      </w:r>
      <w:r w:rsidRPr="00200D53">
        <w:rPr>
          <w:rPrChange w:id="1437" w:author="Flavia Di Gi" w:date="2023-04-01T18:00:00Z">
            <w:rPr>
              <w:b/>
              <w:bCs/>
              <w:highlight w:val="yellow"/>
            </w:rPr>
          </w:rPrChange>
        </w:rPr>
        <w:t xml:space="preserve"> Et le sue</w:t>
      </w:r>
      <w:ins w:id="1438" w:author="Flavia Di Gi" w:date="2023-04-02T16:08:00Z">
        <w:r w:rsidR="007E749C">
          <w:t xml:space="preserve"> …</w:t>
        </w:r>
      </w:ins>
      <w:del w:id="1439" w:author="Flavia Di Gi" w:date="2023-04-02T16:08:00Z">
        <w:r w:rsidRPr="00200D53" w:rsidDel="007E749C">
          <w:rPr>
            <w:rPrChange w:id="1440" w:author="Flavia Di Gi" w:date="2023-04-01T18:00:00Z">
              <w:rPr>
                <w:b/>
                <w:bCs/>
                <w:highlight w:val="yellow"/>
              </w:rPr>
            </w:rPrChange>
          </w:rPr>
          <w:delText xml:space="preserve"> ..</w:delText>
        </w:r>
      </w:del>
      <w:del w:id="1441" w:author="Flavia Di Gi" w:date="2023-04-02T16:07:00Z">
        <w:r w:rsidRPr="00200D53" w:rsidDel="007E749C">
          <w:rPr>
            <w:rPrChange w:id="1442" w:author="Flavia Di Gi" w:date="2023-04-01T18:00:00Z">
              <w:rPr>
                <w:b/>
                <w:bCs/>
                <w:highlight w:val="yellow"/>
              </w:rPr>
            </w:rPrChange>
          </w:rPr>
          <w:delText>.</w:delText>
        </w:r>
      </w:del>
      <w:r w:rsidRPr="00200D53">
        <w:rPr>
          <w:rPrChange w:id="1443" w:author="Flavia Di Gi" w:date="2023-04-01T18:00:00Z">
            <w:rPr>
              <w:b/>
              <w:bCs/>
              <w:highlight w:val="yellow"/>
            </w:rPr>
          </w:rPrChange>
        </w:rPr>
        <w:t xml:space="preserve"> </w:t>
      </w:r>
      <w:r w:rsidRPr="00200D53">
        <w:rPr>
          <w:color w:val="000000" w:themeColor="text1"/>
          <w:rPrChange w:id="1444" w:author="Flavia Di Gi" w:date="2023-04-01T18:00:00Z">
            <w:rPr>
              <w:b/>
              <w:bCs/>
              <w:color w:val="000000" w:themeColor="text1"/>
              <w:highlight w:val="yellow"/>
            </w:rPr>
          </w:rPrChange>
        </w:rPr>
        <w:t xml:space="preserve">Gratie etc. </w:t>
      </w:r>
      <w:r w:rsidRPr="00200D53">
        <w:rPr>
          <w:i/>
          <w:rPrChange w:id="1445" w:author="Flavia Di Gi" w:date="2023-04-01T18:00:00Z">
            <w:rPr>
              <w:b/>
              <w:bCs/>
              <w:i/>
              <w:highlight w:val="yellow"/>
            </w:rPr>
          </w:rPrChange>
        </w:rPr>
        <w:t>aggiunto in interlinea.</w:t>
      </w:r>
    </w:p>
  </w:footnote>
  <w:footnote w:id="462">
    <w:p w14:paraId="2CC23FC5" w14:textId="296685C0" w:rsidR="00B53AFF" w:rsidRPr="008F7AC3" w:rsidRDefault="00B53AFF" w:rsidP="00D528CE">
      <w:pPr>
        <w:pStyle w:val="Standard"/>
        <w:adjustRightInd w:val="0"/>
        <w:snapToGrid w:val="0"/>
        <w:spacing w:line="240" w:lineRule="auto"/>
        <w:jc w:val="both"/>
        <w:rPr>
          <w:ins w:id="1535" w:author="Flavia Di Gi" w:date="2023-03-12T14:02:00Z"/>
          <w:rFonts w:ascii="Times New Roman" w:hAnsi="Times New Roman" w:cs="Times New Roman"/>
          <w:sz w:val="20"/>
          <w:szCs w:val="20"/>
          <w:rPrChange w:id="1536" w:author="Giorgia" w:date="2023-03-22T12:10:00Z">
            <w:rPr>
              <w:ins w:id="1537" w:author="Flavia Di Gi" w:date="2023-03-12T14:02:00Z"/>
            </w:rPr>
          </w:rPrChange>
        </w:rPr>
      </w:pPr>
      <w:ins w:id="1538" w:author="Flavia Di Gi" w:date="2023-03-12T14:02:00Z">
        <w:r w:rsidRPr="008F7AC3">
          <w:rPr>
            <w:rStyle w:val="Rimandonotaapidipagina"/>
            <w:rFonts w:ascii="Times New Roman" w:hAnsi="Times New Roman" w:cs="Times New Roman"/>
            <w:sz w:val="20"/>
            <w:szCs w:val="20"/>
            <w:rPrChange w:id="1539" w:author="Giorgia" w:date="2023-03-22T12:10:00Z">
              <w:rPr>
                <w:rStyle w:val="Rimandonotaapidipagina"/>
              </w:rPr>
            </w:rPrChange>
          </w:rPr>
          <w:footnoteRef/>
        </w:r>
      </w:ins>
      <w:ins w:id="1540" w:author="Giorgia" w:date="2023-03-22T11:59:00Z">
        <w:r w:rsidRPr="00D32F90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ins w:id="1541" w:author="Flavia Di Gi" w:date="2023-03-12T14:02:00Z">
        <w:r w:rsidRPr="00450B80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Segue </w:t>
        </w:r>
        <w:r w:rsidRPr="00450B80">
          <w:rPr>
            <w:rFonts w:ascii="Times New Roman" w:eastAsia="Times New Roman" w:hAnsi="Times New Roman" w:cs="Times New Roman"/>
            <w:sz w:val="20"/>
            <w:szCs w:val="20"/>
          </w:rPr>
          <w:t xml:space="preserve">p </w:t>
        </w:r>
        <w:r w:rsidRPr="00450B80">
          <w:rPr>
            <w:rFonts w:ascii="Times New Roman" w:eastAsia="Times New Roman" w:hAnsi="Times New Roman" w:cs="Times New Roman"/>
            <w:i/>
            <w:sz w:val="20"/>
            <w:szCs w:val="20"/>
          </w:rPr>
          <w:t>depennata, come pare.</w:t>
        </w:r>
      </w:ins>
    </w:p>
  </w:footnote>
  <w:footnote w:id="463">
    <w:p w14:paraId="33152C61" w14:textId="5D25CD72" w:rsidR="00B53AFF" w:rsidRPr="008F7AC3" w:rsidRDefault="00B53AFF" w:rsidP="00D528CE">
      <w:pPr>
        <w:pStyle w:val="Standard"/>
        <w:adjustRightInd w:val="0"/>
        <w:snapToGrid w:val="0"/>
        <w:spacing w:line="240" w:lineRule="auto"/>
        <w:jc w:val="both"/>
        <w:rPr>
          <w:ins w:id="1549" w:author="Flavia Di Gi" w:date="2023-03-12T14:02:00Z"/>
          <w:rFonts w:ascii="Times New Roman" w:hAnsi="Times New Roman" w:cs="Times New Roman"/>
          <w:sz w:val="20"/>
          <w:szCs w:val="20"/>
          <w:rPrChange w:id="1550" w:author="Giorgia" w:date="2023-03-22T12:10:00Z">
            <w:rPr>
              <w:ins w:id="1551" w:author="Flavia Di Gi" w:date="2023-03-12T14:02:00Z"/>
            </w:rPr>
          </w:rPrChange>
        </w:rPr>
      </w:pPr>
      <w:ins w:id="1552" w:author="Flavia Di Gi" w:date="2023-03-12T14:02:00Z">
        <w:r w:rsidRPr="008F7AC3">
          <w:rPr>
            <w:rStyle w:val="Rimandonotaapidipagina"/>
            <w:rFonts w:ascii="Times New Roman" w:hAnsi="Times New Roman" w:cs="Times New Roman"/>
            <w:sz w:val="20"/>
            <w:szCs w:val="20"/>
            <w:rPrChange w:id="1553" w:author="Giorgia" w:date="2023-03-22T12:10:00Z">
              <w:rPr>
                <w:rStyle w:val="Rimandonotaapidipagina"/>
              </w:rPr>
            </w:rPrChange>
          </w:rPr>
          <w:footnoteRef/>
        </w:r>
      </w:ins>
      <w:ins w:id="1554" w:author="Giorgia" w:date="2023-03-22T11:59:00Z">
        <w:r w:rsidRPr="00D32F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ins w:id="1555" w:author="Flavia Di Gi" w:date="2023-03-12T14:02:00Z">
        <w:r w:rsidRPr="00450B80">
          <w:rPr>
            <w:rFonts w:ascii="Times New Roman" w:eastAsia="Times New Roman" w:hAnsi="Times New Roman" w:cs="Times New Roman"/>
            <w:sz w:val="20"/>
            <w:szCs w:val="20"/>
          </w:rPr>
          <w:t xml:space="preserve">-i- </w:t>
        </w:r>
        <w:r w:rsidRPr="00450B80">
          <w:rPr>
            <w:rFonts w:ascii="Times New Roman" w:eastAsia="Times New Roman" w:hAnsi="Times New Roman" w:cs="Times New Roman"/>
            <w:i/>
            <w:sz w:val="20"/>
            <w:szCs w:val="20"/>
          </w:rPr>
          <w:t>corretta su</w:t>
        </w:r>
        <w:r w:rsidRPr="00450B80">
          <w:rPr>
            <w:rFonts w:ascii="Times New Roman" w:eastAsia="Times New Roman" w:hAnsi="Times New Roman" w:cs="Times New Roman"/>
            <w:sz w:val="20"/>
            <w:szCs w:val="20"/>
          </w:rPr>
          <w:t xml:space="preserve"> -e-</w:t>
        </w:r>
        <w:r w:rsidRPr="008F7AC3">
          <w:rPr>
            <w:rFonts w:ascii="Times New Roman" w:eastAsia="Times New Roman" w:hAnsi="Times New Roman" w:cs="Times New Roman"/>
            <w:i/>
            <w:sz w:val="20"/>
            <w:szCs w:val="20"/>
          </w:rPr>
          <w:t>.</w:t>
        </w:r>
      </w:ins>
    </w:p>
  </w:footnote>
  <w:footnote w:id="464">
    <w:p w14:paraId="1ED8E0C6" w14:textId="27D0974C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ins w:id="1608" w:author="Giorgia" w:date="2023-03-22T11:59:00Z">
        <w:r w:rsidRPr="008F7AC3">
          <w:rPr>
            <w:color w:val="000000" w:themeColor="text1"/>
            <w:rPrChange w:id="1609" w:author="Giorgia" w:date="2023-03-22T12:10:00Z">
              <w:rPr>
                <w:i/>
                <w:color w:val="000000" w:themeColor="text1"/>
              </w:rPr>
            </w:rPrChange>
          </w:rPr>
          <w:t xml:space="preserve"> </w:t>
        </w:r>
      </w:ins>
      <w:r w:rsidRPr="00D32F90">
        <w:rPr>
          <w:i/>
          <w:color w:val="000000" w:themeColor="text1"/>
        </w:rPr>
        <w:t>Segu</w:t>
      </w:r>
      <w:ins w:id="1610" w:author="Flavia Di Gi" w:date="2023-04-25T17:38:00Z">
        <w:r w:rsidR="00681FA6">
          <w:rPr>
            <w:i/>
            <w:color w:val="000000" w:themeColor="text1"/>
          </w:rPr>
          <w:t>ono numeri</w:t>
        </w:r>
      </w:ins>
      <w:del w:id="1611" w:author="Flavia Di Gi" w:date="2023-04-25T17:38:00Z">
        <w:r w:rsidRPr="00D32F90" w:rsidDel="00681FA6">
          <w:rPr>
            <w:i/>
            <w:color w:val="000000" w:themeColor="text1"/>
          </w:rPr>
          <w:delText xml:space="preserve">e </w:delText>
        </w:r>
        <w:r w:rsidRPr="008F7AC3" w:rsidDel="00681FA6">
          <w:rPr>
            <w:i/>
            <w:color w:val="000000" w:themeColor="text1"/>
            <w:highlight w:val="yellow"/>
            <w:rPrChange w:id="1612" w:author="Giorgia" w:date="2023-03-22T12:10:00Z">
              <w:rPr>
                <w:i/>
                <w:color w:val="000000" w:themeColor="text1"/>
              </w:rPr>
            </w:rPrChange>
          </w:rPr>
          <w:delText>testo</w:delText>
        </w:r>
      </w:del>
      <w:r w:rsidRPr="00D32F90">
        <w:rPr>
          <w:i/>
          <w:color w:val="000000" w:themeColor="text1"/>
        </w:rPr>
        <w:t xml:space="preserve"> depennat</w:t>
      </w:r>
      <w:ins w:id="1613" w:author="Flavia Di Gi" w:date="2023-04-25T17:38:00Z">
        <w:r w:rsidR="00681FA6">
          <w:rPr>
            <w:i/>
            <w:color w:val="000000" w:themeColor="text1"/>
          </w:rPr>
          <w:t>i</w:t>
        </w:r>
      </w:ins>
      <w:del w:id="1614" w:author="Flavia Di Gi" w:date="2023-04-25T17:38:00Z">
        <w:r w:rsidRPr="00D32F90" w:rsidDel="00681FA6">
          <w:rPr>
            <w:i/>
            <w:color w:val="000000" w:themeColor="text1"/>
          </w:rPr>
          <w:delText>o</w:delText>
        </w:r>
      </w:del>
      <w:r w:rsidRPr="00D32F90">
        <w:rPr>
          <w:i/>
          <w:color w:val="000000" w:themeColor="text1"/>
        </w:rPr>
        <w:t>.</w:t>
      </w:r>
    </w:p>
  </w:footnote>
  <w:footnote w:id="465">
    <w:p w14:paraId="0133BB83" w14:textId="67E6EFB6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  <w:color w:val="000000" w:themeColor="text1"/>
        </w:rPr>
        <w:footnoteRef/>
      </w:r>
      <w:ins w:id="1615" w:author="Giorgia" w:date="2023-03-22T11:59:00Z">
        <w:r w:rsidRPr="00D32F90">
          <w:rPr>
            <w:i/>
            <w:color w:val="000000" w:themeColor="text1"/>
          </w:rPr>
          <w:t xml:space="preserve"> </w:t>
        </w:r>
      </w:ins>
      <w:r w:rsidRPr="00450B80">
        <w:rPr>
          <w:i/>
          <w:color w:val="000000" w:themeColor="text1"/>
        </w:rPr>
        <w:t>Così A.</w:t>
      </w:r>
    </w:p>
  </w:footnote>
  <w:footnote w:id="466">
    <w:p w14:paraId="38AD512E" w14:textId="5D5C865C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616" w:author="Giorgia" w:date="2023-03-22T11:59:00Z">
        <w:r w:rsidRPr="00D32F90">
          <w:rPr>
            <w:i/>
          </w:rPr>
          <w:t xml:space="preserve"> </w:t>
        </w:r>
      </w:ins>
      <w:r w:rsidRPr="00450B80">
        <w:rPr>
          <w:i/>
        </w:rPr>
        <w:t xml:space="preserve">Segue </w:t>
      </w:r>
      <w:del w:id="1617" w:author="Flavia Di Gi" w:date="2023-04-25T17:39:00Z">
        <w:r w:rsidRPr="008F7AC3" w:rsidDel="00681FA6">
          <w:rPr>
            <w:i/>
            <w:highlight w:val="yellow"/>
            <w:rPrChange w:id="1618" w:author="Giorgia" w:date="2023-03-22T12:10:00Z">
              <w:rPr>
                <w:i/>
              </w:rPr>
            </w:rPrChange>
          </w:rPr>
          <w:delText>testo</w:delText>
        </w:r>
        <w:r w:rsidRPr="00D32F90" w:rsidDel="00681FA6">
          <w:rPr>
            <w:i/>
          </w:rPr>
          <w:delText xml:space="preserve"> </w:delText>
        </w:r>
      </w:del>
      <w:ins w:id="1619" w:author="Flavia Di Gi" w:date="2023-04-25T17:39:00Z">
        <w:r w:rsidR="00681FA6">
          <w:rPr>
            <w:i/>
          </w:rPr>
          <w:t>lettera</w:t>
        </w:r>
        <w:r w:rsidR="00681FA6" w:rsidRPr="00D32F90">
          <w:rPr>
            <w:i/>
          </w:rPr>
          <w:t xml:space="preserve"> </w:t>
        </w:r>
      </w:ins>
      <w:r w:rsidRPr="00D32F90">
        <w:rPr>
          <w:i/>
        </w:rPr>
        <w:t>depennat</w:t>
      </w:r>
      <w:ins w:id="1620" w:author="Flavia Di Gi" w:date="2023-04-25T17:39:00Z">
        <w:r w:rsidR="00681FA6">
          <w:rPr>
            <w:i/>
          </w:rPr>
          <w:t>a</w:t>
        </w:r>
      </w:ins>
      <w:del w:id="1621" w:author="Flavia Di Gi" w:date="2023-04-25T17:39:00Z">
        <w:r w:rsidRPr="00D32F90" w:rsidDel="00681FA6">
          <w:rPr>
            <w:i/>
          </w:rPr>
          <w:delText>o</w:delText>
        </w:r>
      </w:del>
      <w:r w:rsidRPr="00D32F90">
        <w:rPr>
          <w:i/>
        </w:rPr>
        <w:t>.</w:t>
      </w:r>
    </w:p>
  </w:footnote>
  <w:footnote w:id="467">
    <w:p w14:paraId="6C101B37" w14:textId="3AD82E0B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623" w:author="Giorgia" w:date="2023-03-22T11:59:00Z">
        <w:r w:rsidRPr="00D32F90">
          <w:t xml:space="preserve"> </w:t>
        </w:r>
      </w:ins>
      <w:r w:rsidRPr="00450B80">
        <w:t xml:space="preserve">M- </w:t>
      </w:r>
      <w:r w:rsidRPr="00450B80">
        <w:rPr>
          <w:i/>
        </w:rPr>
        <w:t>corrett</w:t>
      </w:r>
      <w:ins w:id="1624" w:author="Flavia Di Gi" w:date="2023-04-02T16:08:00Z">
        <w:r w:rsidR="007E749C">
          <w:rPr>
            <w:i/>
          </w:rPr>
          <w:t>a</w:t>
        </w:r>
      </w:ins>
      <w:del w:id="1625" w:author="Flavia Di Gi" w:date="2023-04-02T16:08:00Z">
        <w:r w:rsidRPr="00450B80" w:rsidDel="007E749C">
          <w:rPr>
            <w:i/>
          </w:rPr>
          <w:delText>o</w:delText>
        </w:r>
      </w:del>
      <w:r w:rsidRPr="00450B80">
        <w:rPr>
          <w:i/>
        </w:rPr>
        <w:t xml:space="preserve"> su </w:t>
      </w:r>
      <w:r w:rsidRPr="008F7AC3">
        <w:t>A-</w:t>
      </w:r>
      <w:r w:rsidRPr="008F7AC3">
        <w:rPr>
          <w:i/>
        </w:rPr>
        <w:t>.</w:t>
      </w:r>
    </w:p>
  </w:footnote>
  <w:footnote w:id="468">
    <w:p w14:paraId="40F0F98D" w14:textId="307401AE" w:rsidR="00B53AFF" w:rsidRPr="00D32F9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626" w:author="Giorgia" w:date="2023-03-22T11:59:00Z">
        <w:r w:rsidRPr="00D32F90">
          <w:rPr>
            <w:i/>
          </w:rPr>
          <w:t xml:space="preserve"> </w:t>
        </w:r>
      </w:ins>
      <w:r w:rsidRPr="008F7AC3">
        <w:rPr>
          <w:rPrChange w:id="1627" w:author="Giorgia" w:date="2023-03-22T12:10:00Z">
            <w:rPr>
              <w:i/>
            </w:rPr>
          </w:rPrChange>
        </w:rPr>
        <w:t>r-</w:t>
      </w:r>
      <w:r w:rsidRPr="00D32F90">
        <w:t xml:space="preserve"> </w:t>
      </w:r>
      <w:r w:rsidRPr="008F7AC3">
        <w:rPr>
          <w:i/>
          <w:rPrChange w:id="1628" w:author="Giorgia" w:date="2023-03-22T12:10:00Z">
            <w:rPr/>
          </w:rPrChange>
        </w:rPr>
        <w:t>corretta su</w:t>
      </w:r>
      <w:r w:rsidRPr="00D32F90">
        <w:t xml:space="preserve"> </w:t>
      </w:r>
      <w:r w:rsidRPr="008F7AC3">
        <w:rPr>
          <w:rPrChange w:id="1629" w:author="Giorgia" w:date="2023-03-22T12:10:00Z">
            <w:rPr>
              <w:i/>
            </w:rPr>
          </w:rPrChange>
        </w:rPr>
        <w:t>g-</w:t>
      </w:r>
      <w:r w:rsidRPr="00D32F90">
        <w:t>.</w:t>
      </w:r>
    </w:p>
  </w:footnote>
  <w:footnote w:id="469">
    <w:p w14:paraId="77A277B4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-0- </w:t>
      </w:r>
      <w:r w:rsidRPr="00450B80">
        <w:rPr>
          <w:i/>
        </w:rPr>
        <w:t xml:space="preserve">corretto su </w:t>
      </w:r>
      <w:r w:rsidRPr="00450B80">
        <w:t>-7-.</w:t>
      </w:r>
    </w:p>
  </w:footnote>
  <w:footnote w:id="470">
    <w:p w14:paraId="2ED71A4B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-87 </w:t>
      </w:r>
      <w:r w:rsidRPr="00450B80">
        <w:rPr>
          <w:i/>
        </w:rPr>
        <w:t>esito di correzione.</w:t>
      </w:r>
    </w:p>
  </w:footnote>
  <w:footnote w:id="471">
    <w:p w14:paraId="0D188A4A" w14:textId="6D712E8D" w:rsidR="00B53AFF" w:rsidRPr="00D32F9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-</w:t>
      </w:r>
      <w:r w:rsidRPr="008F7AC3">
        <w:rPr>
          <w:rPrChange w:id="1632" w:author="Giorgia" w:date="2023-03-22T12:10:00Z">
            <w:rPr>
              <w:i/>
            </w:rPr>
          </w:rPrChange>
        </w:rPr>
        <w:t>6</w:t>
      </w:r>
      <w:r w:rsidRPr="00D32F90">
        <w:t xml:space="preserve"> </w:t>
      </w:r>
      <w:r w:rsidRPr="008F7AC3">
        <w:rPr>
          <w:i/>
          <w:rPrChange w:id="1633" w:author="Giorgia" w:date="2023-03-22T12:10:00Z">
            <w:rPr/>
          </w:rPrChange>
        </w:rPr>
        <w:t>corretto su</w:t>
      </w:r>
      <w:r w:rsidRPr="00D32F90">
        <w:t xml:space="preserve"> </w:t>
      </w:r>
      <w:ins w:id="1634" w:author="Giorgia" w:date="2023-03-22T12:00:00Z">
        <w:r w:rsidRPr="00450B80">
          <w:t>-</w:t>
        </w:r>
      </w:ins>
      <w:r w:rsidRPr="008F7AC3">
        <w:rPr>
          <w:rPrChange w:id="1635" w:author="Giorgia" w:date="2023-03-22T12:10:00Z">
            <w:rPr>
              <w:i/>
            </w:rPr>
          </w:rPrChange>
        </w:rPr>
        <w:t>5</w:t>
      </w:r>
      <w:r w:rsidRPr="00D32F90">
        <w:t>.</w:t>
      </w:r>
    </w:p>
  </w:footnote>
  <w:footnote w:id="472">
    <w:p w14:paraId="017DE099" w14:textId="6BE323F2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Così</w:t>
      </w:r>
      <w:r w:rsidRPr="00450B80">
        <w:rPr>
          <w:i/>
        </w:rPr>
        <w:t xml:space="preserve"> A; </w:t>
      </w:r>
      <w:r w:rsidRPr="00450B80">
        <w:t xml:space="preserve">-1- </w:t>
      </w:r>
      <w:r w:rsidRPr="00450B80">
        <w:rPr>
          <w:i/>
        </w:rPr>
        <w:t>esito di correzion</w:t>
      </w:r>
      <w:ins w:id="1636" w:author="Flavia Di Gi" w:date="2023-04-25T17:45:00Z">
        <w:r w:rsidR="00145F79">
          <w:rPr>
            <w:i/>
          </w:rPr>
          <w:t>e;</w:t>
        </w:r>
      </w:ins>
      <w:del w:id="1637" w:author="Flavia Di Gi" w:date="2023-04-25T17:45:00Z">
        <w:r w:rsidRPr="00450B80" w:rsidDel="00145F79">
          <w:rPr>
            <w:i/>
          </w:rPr>
          <w:delText>e,</w:delText>
        </w:r>
      </w:del>
      <w:r w:rsidRPr="00450B80">
        <w:rPr>
          <w:i/>
        </w:rPr>
        <w:t xml:space="preserve"> seguono</w:t>
      </w:r>
      <w:r w:rsidRPr="008F7AC3">
        <w:rPr>
          <w:i/>
          <w:color w:val="000000" w:themeColor="text1"/>
        </w:rPr>
        <w:t xml:space="preserve"> </w:t>
      </w:r>
      <w:r w:rsidRPr="008F7AC3">
        <w:rPr>
          <w:i/>
        </w:rPr>
        <w:t>numeri depennati.</w:t>
      </w:r>
    </w:p>
  </w:footnote>
  <w:footnote w:id="473">
    <w:p w14:paraId="551E0B66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Deve in tutto </w:t>
      </w:r>
      <w:r w:rsidRPr="00450B80">
        <w:rPr>
          <w:i/>
        </w:rPr>
        <w:t xml:space="preserve">corretto su </w:t>
      </w:r>
      <w:r w:rsidRPr="00450B80">
        <w:t>A dì 26 detto</w:t>
      </w:r>
      <w:r w:rsidRPr="00450B80">
        <w:rPr>
          <w:i/>
        </w:rPr>
        <w:t>.</w:t>
      </w:r>
    </w:p>
  </w:footnote>
  <w:footnote w:id="474">
    <w:p w14:paraId="7CA81C4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  <w:color w:val="000000" w:themeColor="text1"/>
        </w:rPr>
        <w:t xml:space="preserve"> Precede </w:t>
      </w:r>
      <w:r w:rsidRPr="00450B80">
        <w:rPr>
          <w:color w:val="000000" w:themeColor="text1"/>
        </w:rPr>
        <w:t>per pannini</w:t>
      </w:r>
      <w:r w:rsidRPr="00450B80">
        <w:rPr>
          <w:i/>
          <w:color w:val="000000" w:themeColor="text1"/>
        </w:rPr>
        <w:t xml:space="preserve"> depennato, come pare.</w:t>
      </w:r>
    </w:p>
  </w:footnote>
  <w:footnote w:id="475">
    <w:p w14:paraId="58519507" w14:textId="501412D8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color w:val="000000" w:themeColor="text1"/>
        </w:rPr>
        <w:t xml:space="preserve"> all’ </w:t>
      </w:r>
      <w:r w:rsidRPr="00450B80">
        <w:rPr>
          <w:i/>
          <w:color w:val="000000" w:themeColor="text1"/>
        </w:rPr>
        <w:t xml:space="preserve">corretto su </w:t>
      </w:r>
      <w:r w:rsidRPr="00450B80">
        <w:rPr>
          <w:color w:val="000000" w:themeColor="text1"/>
        </w:rPr>
        <w:t>in</w:t>
      </w:r>
      <w:r w:rsidRPr="00450B80">
        <w:rPr>
          <w:i/>
          <w:color w:val="000000" w:themeColor="text1"/>
        </w:rPr>
        <w:t>,</w:t>
      </w:r>
      <w:r w:rsidRPr="008F7AC3">
        <w:rPr>
          <w:color w:val="000000" w:themeColor="text1"/>
        </w:rPr>
        <w:t xml:space="preserve"> incontro</w:t>
      </w:r>
      <w:ins w:id="1641" w:author="Flavia Di Gi" w:date="2023-04-02T16:14:00Z">
        <w:r w:rsidR="007E749C" w:rsidRPr="007E749C">
          <w:rPr>
            <w:iCs/>
            <w:color w:val="000000" w:themeColor="text1"/>
            <w:rPrChange w:id="1642" w:author="Flavia Di Gi" w:date="2023-04-02T16:14:00Z">
              <w:rPr>
                <w:i/>
                <w:color w:val="000000" w:themeColor="text1"/>
              </w:rPr>
            </w:rPrChange>
          </w:rPr>
          <w:t>;</w:t>
        </w:r>
        <w:r w:rsidR="007E749C">
          <w:rPr>
            <w:i/>
            <w:color w:val="000000" w:themeColor="text1"/>
          </w:rPr>
          <w:t xml:space="preserve"> </w:t>
        </w:r>
      </w:ins>
      <w:del w:id="1643" w:author="Flavia Di Gi" w:date="2023-04-02T16:14:00Z">
        <w:r w:rsidRPr="008F7AC3" w:rsidDel="007E749C">
          <w:rPr>
            <w:i/>
            <w:color w:val="000000" w:themeColor="text1"/>
          </w:rPr>
          <w:delText xml:space="preserve"> </w:delText>
        </w:r>
      </w:del>
      <w:r w:rsidRPr="008F7AC3">
        <w:rPr>
          <w:i/>
          <w:color w:val="000000" w:themeColor="text1"/>
        </w:rPr>
        <w:t>aggiunto in sopralinea su</w:t>
      </w:r>
      <w:r w:rsidRPr="008F7AC3">
        <w:rPr>
          <w:color w:val="000000" w:themeColor="text1"/>
        </w:rPr>
        <w:t xml:space="preserve"> tutto</w:t>
      </w:r>
      <w:r w:rsidRPr="008F7AC3">
        <w:rPr>
          <w:i/>
          <w:color w:val="000000" w:themeColor="text1"/>
        </w:rPr>
        <w:t xml:space="preserve"> depennato.</w:t>
      </w:r>
    </w:p>
  </w:footnote>
  <w:footnote w:id="476">
    <w:p w14:paraId="4CCF0116" w14:textId="4E3780B9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saldato </w:t>
      </w:r>
      <w:ins w:id="1644" w:author="Giorgia" w:date="2023-03-22T12:37:00Z">
        <w:r>
          <w:t>…</w:t>
        </w:r>
      </w:ins>
      <w:del w:id="1645" w:author="Giorgia" w:date="2023-03-22T12:37:00Z">
        <w:r w:rsidRPr="00D32F90" w:rsidDel="00450B80">
          <w:delText>...</w:delText>
        </w:r>
      </w:del>
      <w:r w:rsidRPr="00450B80">
        <w:rPr>
          <w:i/>
        </w:rPr>
        <w:t xml:space="preserve"> </w:t>
      </w:r>
      <w:r w:rsidRPr="00450B80">
        <w:t>1618</w:t>
      </w:r>
      <w:r w:rsidRPr="00450B80">
        <w:rPr>
          <w:i/>
          <w:color w:val="FF0000"/>
        </w:rPr>
        <w:t xml:space="preserve"> </w:t>
      </w:r>
      <w:r w:rsidRPr="00450B80">
        <w:rPr>
          <w:i/>
        </w:rPr>
        <w:t>aggiunto</w:t>
      </w:r>
      <w:r w:rsidRPr="00450B80">
        <w:t>.</w:t>
      </w:r>
    </w:p>
  </w:footnote>
  <w:footnote w:id="477">
    <w:p w14:paraId="3C699723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s- </w:t>
      </w:r>
      <w:r w:rsidRPr="00450B80">
        <w:rPr>
          <w:i/>
        </w:rPr>
        <w:t>esito di correzione.</w:t>
      </w:r>
    </w:p>
  </w:footnote>
  <w:footnote w:id="478">
    <w:p w14:paraId="39D7F401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8 </w:t>
      </w:r>
      <w:r w:rsidRPr="00450B80">
        <w:rPr>
          <w:i/>
        </w:rPr>
        <w:t>aggiunto in</w:t>
      </w:r>
      <w:r w:rsidRPr="00450B80">
        <w:rPr>
          <w:i/>
          <w:color w:val="000000" w:themeColor="text1"/>
        </w:rPr>
        <w:t xml:space="preserve"> sopralinea.</w:t>
      </w:r>
    </w:p>
  </w:footnote>
  <w:footnote w:id="479">
    <w:p w14:paraId="2CB89F7C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32F90">
        <w:rPr>
          <w:rStyle w:val="Rimandonotaapidipagina"/>
        </w:rPr>
        <w:footnoteRef/>
      </w:r>
      <w:r w:rsidRPr="00D32F90">
        <w:t xml:space="preserve"> </w:t>
      </w:r>
      <w:r w:rsidRPr="00450B80">
        <w:rPr>
          <w:i/>
        </w:rPr>
        <w:t>Come pare.</w:t>
      </w:r>
    </w:p>
  </w:footnote>
  <w:footnote w:id="480">
    <w:p w14:paraId="41CB18B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-2</w:t>
      </w:r>
      <w:r w:rsidRPr="00450B80">
        <w:rPr>
          <w:i/>
        </w:rPr>
        <w:t xml:space="preserve"> corretto su -</w:t>
      </w:r>
      <w:r w:rsidRPr="00450B80">
        <w:t>7</w:t>
      </w:r>
      <w:r w:rsidRPr="00450B80">
        <w:rPr>
          <w:i/>
        </w:rPr>
        <w:t>.</w:t>
      </w:r>
    </w:p>
  </w:footnote>
  <w:footnote w:id="481">
    <w:p w14:paraId="277FCE98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-y-</w:t>
      </w:r>
      <w:r w:rsidRPr="00450B80">
        <w:rPr>
          <w:i/>
        </w:rPr>
        <w:t xml:space="preserve"> corretta su -</w:t>
      </w:r>
      <w:r w:rsidRPr="00450B80">
        <w:t>u-</w:t>
      </w:r>
      <w:r w:rsidRPr="00450B80">
        <w:rPr>
          <w:i/>
        </w:rPr>
        <w:t>.</w:t>
      </w:r>
    </w:p>
  </w:footnote>
  <w:footnote w:id="482">
    <w:p w14:paraId="6D2553D7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setti- </w:t>
      </w:r>
      <w:r w:rsidRPr="00450B80">
        <w:rPr>
          <w:i/>
        </w:rPr>
        <w:t>esito di correzione.</w:t>
      </w:r>
    </w:p>
  </w:footnote>
  <w:footnote w:id="483">
    <w:p w14:paraId="4C0E48E7" w14:textId="3F5D9420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5A69E9">
        <w:rPr>
          <w:rStyle w:val="Rimandonotaapidipagina"/>
          <w:rPrChange w:id="1652" w:author="Flavia Di Gi" w:date="2023-04-01T18:58:00Z">
            <w:rPr>
              <w:rStyle w:val="Rimandonotaapidipagina"/>
              <w:highlight w:val="yellow"/>
            </w:rPr>
          </w:rPrChange>
        </w:rPr>
        <w:footnoteRef/>
      </w:r>
      <w:r w:rsidRPr="005A69E9">
        <w:rPr>
          <w:i/>
          <w:rPrChange w:id="1653" w:author="Flavia Di Gi" w:date="2023-04-01T18:58:00Z">
            <w:rPr>
              <w:i/>
              <w:highlight w:val="yellow"/>
            </w:rPr>
          </w:rPrChange>
        </w:rPr>
        <w:t xml:space="preserve"> </w:t>
      </w:r>
      <w:ins w:id="1654" w:author="Flavia Di Gi" w:date="2023-04-01T18:58:00Z">
        <w:r w:rsidR="005A69E9" w:rsidRPr="005A69E9">
          <w:rPr>
            <w:i/>
            <w:iCs/>
          </w:rPr>
          <w:t>Esito di correzione.</w:t>
        </w:r>
      </w:ins>
      <w:del w:id="1655" w:author="Flavia Di Gi" w:date="2023-04-01T18:58:00Z">
        <w:r w:rsidRPr="00D32F90" w:rsidDel="005A69E9">
          <w:rPr>
            <w:i/>
            <w:highlight w:val="yellow"/>
          </w:rPr>
          <w:delText>Corretto d</w:delText>
        </w:r>
        <w:r w:rsidRPr="00450B80" w:rsidDel="005A69E9">
          <w:rPr>
            <w:i/>
            <w:color w:val="000000" w:themeColor="text1"/>
            <w:highlight w:val="yellow"/>
          </w:rPr>
          <w:delText xml:space="preserve">a </w:delText>
        </w:r>
        <w:r w:rsidRPr="00450B80" w:rsidDel="005A69E9">
          <w:rPr>
            <w:color w:val="000000" w:themeColor="text1"/>
            <w:highlight w:val="yellow"/>
          </w:rPr>
          <w:delText>sop(r)a</w:delText>
        </w:r>
        <w:r w:rsidRPr="008F7AC3" w:rsidDel="005A69E9">
          <w:rPr>
            <w:i/>
            <w:color w:val="000000" w:themeColor="text1"/>
            <w:highlight w:val="yellow"/>
          </w:rPr>
          <w:delText xml:space="preserve">, con </w:delText>
        </w:r>
        <w:r w:rsidRPr="008F7AC3" w:rsidDel="005A69E9">
          <w:rPr>
            <w:color w:val="000000" w:themeColor="text1"/>
            <w:highlight w:val="yellow"/>
          </w:rPr>
          <w:delText xml:space="preserve">a </w:delText>
        </w:r>
        <w:r w:rsidRPr="008F7AC3" w:rsidDel="005A69E9">
          <w:rPr>
            <w:i/>
            <w:color w:val="000000" w:themeColor="text1"/>
            <w:highlight w:val="yellow"/>
          </w:rPr>
          <w:delText>in apice depennata.</w:delText>
        </w:r>
      </w:del>
    </w:p>
  </w:footnote>
  <w:footnote w:id="484">
    <w:p w14:paraId="5B0FB20A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color w:val="000000" w:themeColor="text1"/>
        </w:rPr>
        <w:t xml:space="preserve"> pa- </w:t>
      </w:r>
      <w:r w:rsidRPr="00450B80">
        <w:rPr>
          <w:i/>
          <w:color w:val="000000" w:themeColor="text1"/>
        </w:rPr>
        <w:t xml:space="preserve">corretto su </w:t>
      </w:r>
      <w:r w:rsidRPr="00450B80">
        <w:rPr>
          <w:color w:val="000000" w:themeColor="text1"/>
        </w:rPr>
        <w:t>in-</w:t>
      </w:r>
      <w:r w:rsidRPr="008F7AC3">
        <w:rPr>
          <w:i/>
          <w:color w:val="000000" w:themeColor="text1"/>
        </w:rPr>
        <w:t>.</w:t>
      </w:r>
    </w:p>
  </w:footnote>
  <w:footnote w:id="485">
    <w:p w14:paraId="042E0799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>salario</w:t>
      </w:r>
      <w:r w:rsidRPr="00450B80">
        <w:rPr>
          <w:i/>
        </w:rPr>
        <w:t xml:space="preserve"> depennato.</w:t>
      </w:r>
    </w:p>
  </w:footnote>
  <w:footnote w:id="486">
    <w:p w14:paraId="74E62383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-ag-</w:t>
      </w:r>
      <w:r w:rsidRPr="00450B80">
        <w:rPr>
          <w:i/>
        </w:rPr>
        <w:t xml:space="preserve"> aggiunto in </w:t>
      </w:r>
      <w:r w:rsidRPr="00450B80">
        <w:rPr>
          <w:i/>
          <w:color w:val="000000" w:themeColor="text1"/>
        </w:rPr>
        <w:t>sopra</w:t>
      </w:r>
      <w:r w:rsidRPr="008F7AC3">
        <w:rPr>
          <w:i/>
        </w:rPr>
        <w:t>linea</w:t>
      </w:r>
      <w:r w:rsidRPr="008F7AC3">
        <w:rPr>
          <w:i/>
          <w:color w:val="000000" w:themeColor="text1"/>
        </w:rPr>
        <w:t>.</w:t>
      </w:r>
    </w:p>
  </w:footnote>
  <w:footnote w:id="487">
    <w:p w14:paraId="3BED5BDD" w14:textId="58B2BB3B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t xml:space="preserve"> deve dare </w:t>
      </w:r>
      <w:del w:id="1656" w:author="Flavia Di Gi" w:date="2023-04-02T16:15:00Z">
        <w:r w:rsidRPr="00450B80" w:rsidDel="007E749C">
          <w:rPr>
            <w:i/>
          </w:rPr>
          <w:delText>aggiunto.</w:delText>
        </w:r>
      </w:del>
      <w:ins w:id="1657" w:author="Flavia Di Gi" w:date="2023-04-02T16:15:00Z">
        <w:r w:rsidR="007E749C">
          <w:rPr>
            <w:i/>
          </w:rPr>
          <w:t>esito di correzione.</w:t>
        </w:r>
      </w:ins>
    </w:p>
  </w:footnote>
  <w:footnote w:id="488">
    <w:p w14:paraId="1BEA101E" w14:textId="77777777" w:rsidR="00B53AFF" w:rsidRPr="008F7AC3" w:rsidRDefault="00B53AFF" w:rsidP="007F3E90">
      <w:pPr>
        <w:pStyle w:val="Testonotaapidipagina"/>
        <w:adjustRightInd w:val="0"/>
        <w:snapToGrid w:val="0"/>
        <w:jc w:val="both"/>
        <w:rPr>
          <w:i/>
          <w:color w:val="000000" w:themeColor="text1"/>
        </w:rPr>
      </w:pPr>
      <w:r w:rsidRPr="00D32F90">
        <w:rPr>
          <w:rStyle w:val="Rimandonotaapidipagina"/>
        </w:rPr>
        <w:footnoteRef/>
      </w:r>
      <w:r w:rsidRPr="00D32F90">
        <w:rPr>
          <w:color w:val="000000" w:themeColor="text1"/>
        </w:rPr>
        <w:t xml:space="preserve"> -</w:t>
      </w:r>
      <w:proofErr w:type="gramStart"/>
      <w:r w:rsidRPr="00D32F90">
        <w:rPr>
          <w:color w:val="000000" w:themeColor="text1"/>
        </w:rPr>
        <w:t>i</w:t>
      </w:r>
      <w:r w:rsidRPr="00450B80">
        <w:rPr>
          <w:i/>
          <w:color w:val="000000" w:themeColor="text1"/>
        </w:rPr>
        <w:t xml:space="preserve"> corretta</w:t>
      </w:r>
      <w:proofErr w:type="gramEnd"/>
      <w:r w:rsidRPr="00450B80">
        <w:rPr>
          <w:i/>
          <w:color w:val="000000" w:themeColor="text1"/>
        </w:rPr>
        <w:t xml:space="preserve"> su -</w:t>
      </w:r>
      <w:r w:rsidRPr="00450B80">
        <w:rPr>
          <w:color w:val="000000" w:themeColor="text1"/>
        </w:rPr>
        <w:t>e</w:t>
      </w:r>
      <w:r w:rsidRPr="008F7AC3">
        <w:rPr>
          <w:i/>
          <w:color w:val="000000" w:themeColor="text1"/>
        </w:rPr>
        <w:t>.</w:t>
      </w:r>
    </w:p>
  </w:footnote>
  <w:footnote w:id="489">
    <w:p w14:paraId="7D7918C6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  <w:rPr>
          <w:color w:val="000000" w:themeColor="text1"/>
        </w:rPr>
      </w:pPr>
      <w:r w:rsidRPr="00D32F90">
        <w:rPr>
          <w:rStyle w:val="Rimandonotaapidipagina"/>
          <w:color w:val="000000" w:themeColor="text1"/>
        </w:rPr>
        <w:footnoteRef/>
      </w:r>
      <w:r w:rsidRPr="00D32F90">
        <w:rPr>
          <w:i/>
          <w:color w:val="000000" w:themeColor="text1"/>
        </w:rPr>
        <w:t xml:space="preserve"> Esito di correzione.</w:t>
      </w:r>
    </w:p>
  </w:footnote>
  <w:footnote w:id="490">
    <w:p w14:paraId="29B867E1" w14:textId="77777777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r w:rsidRPr="00D32F90">
        <w:rPr>
          <w:i/>
        </w:rPr>
        <w:t xml:space="preserve"> Segue </w:t>
      </w:r>
      <w:r w:rsidRPr="00450B80">
        <w:t xml:space="preserve">qui </w:t>
      </w:r>
      <w:r w:rsidRPr="00450B80">
        <w:rPr>
          <w:i/>
        </w:rPr>
        <w:t>depennato.</w:t>
      </w:r>
    </w:p>
  </w:footnote>
  <w:footnote w:id="491">
    <w:p w14:paraId="2D426F3F" w14:textId="2A13B5DC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65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659" w:author="Giorgia" w:date="2023-03-22T12:10:00Z">
            <w:rPr>
              <w:rStyle w:val="Rimandonotaapidipagina"/>
            </w:rPr>
          </w:rPrChange>
        </w:rPr>
        <w:footnoteRef/>
      </w:r>
      <w:ins w:id="1660" w:author="Giorgia" w:date="2023-03-22T12:01:00Z">
        <w:r w:rsidRPr="008F7AC3">
          <w:rPr>
            <w:rFonts w:ascii="Times New Roman" w:eastAsia="Times New Roman" w:hAnsi="Times New Roman" w:cs="Times New Roman"/>
            <w:sz w:val="20"/>
            <w:szCs w:val="20"/>
            <w:rPrChange w:id="1661" w:author="Giorgia" w:date="2023-03-22T12:10:00Z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rPrChange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Così A.</w:t>
      </w:r>
    </w:p>
  </w:footnote>
  <w:footnote w:id="492">
    <w:p w14:paraId="68B28F90" w14:textId="10D8729D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66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664" w:author="Giorgia" w:date="2023-03-22T12:10:00Z">
            <w:rPr>
              <w:rStyle w:val="Rimandonotaapidipagina"/>
            </w:rPr>
          </w:rPrChange>
        </w:rPr>
        <w:footnoteRef/>
      </w:r>
      <w:ins w:id="1665" w:author="Giorgia" w:date="2023-03-22T12:01:00Z">
        <w:r w:rsidRPr="008F7AC3">
          <w:rPr>
            <w:rFonts w:ascii="Times New Roman" w:eastAsia="Times New Roman" w:hAnsi="Times New Roman" w:cs="Times New Roman"/>
            <w:sz w:val="20"/>
            <w:szCs w:val="20"/>
            <w:rPrChange w:id="1666" w:author="Giorgia" w:date="2023-03-22T12:10:00Z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rPrChange>
          </w:rPr>
          <w:t xml:space="preserve"> </w:t>
        </w:r>
      </w:ins>
      <w:r w:rsidRPr="00145F79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del w:id="1667" w:author="Flavia Di Gi" w:date="2023-04-25T17:39:00Z">
        <w:r w:rsidRPr="00145F79" w:rsidDel="00681FA6">
          <w:rPr>
            <w:rFonts w:ascii="Times New Roman" w:eastAsia="Times New Roman" w:hAnsi="Times New Roman" w:cs="Times New Roman"/>
            <w:i/>
            <w:sz w:val="20"/>
            <w:szCs w:val="20"/>
          </w:rPr>
          <w:delText xml:space="preserve">testo </w:delText>
        </w:r>
      </w:del>
      <w:ins w:id="1668" w:author="Flavia Di Gi" w:date="2023-04-25T17:39:00Z">
        <w:r w:rsidR="00681FA6" w:rsidRPr="00145F79">
          <w:rPr>
            <w:rFonts w:ascii="Times New Roman" w:eastAsia="Times New Roman" w:hAnsi="Times New Roman" w:cs="Times New Roman"/>
            <w:i/>
            <w:sz w:val="20"/>
            <w:szCs w:val="20"/>
            <w:rPrChange w:id="1669" w:author="Flavia Di Gi" w:date="2023-04-25T17:40:00Z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yellow"/>
              </w:rPr>
            </w:rPrChange>
          </w:rPr>
          <w:t>parola</w:t>
        </w:r>
        <w:r w:rsidR="00681FA6" w:rsidRPr="00145F79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145F79">
        <w:rPr>
          <w:rFonts w:ascii="Times New Roman" w:eastAsia="Times New Roman" w:hAnsi="Times New Roman" w:cs="Times New Roman"/>
          <w:i/>
          <w:sz w:val="20"/>
          <w:szCs w:val="20"/>
        </w:rPr>
        <w:t>depennat</w:t>
      </w:r>
      <w:ins w:id="1670" w:author="Flavia Di Gi" w:date="2023-04-25T17:39:00Z">
        <w:r w:rsidR="00681FA6" w:rsidRPr="00145F79">
          <w:rPr>
            <w:rFonts w:ascii="Times New Roman" w:eastAsia="Times New Roman" w:hAnsi="Times New Roman" w:cs="Times New Roman"/>
            <w:i/>
            <w:sz w:val="20"/>
            <w:szCs w:val="20"/>
            <w:rPrChange w:id="1671" w:author="Flavia Di Gi" w:date="2023-04-25T17:40:00Z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yellow"/>
              </w:rPr>
            </w:rPrChange>
          </w:rPr>
          <w:t>a</w:t>
        </w:r>
      </w:ins>
      <w:del w:id="1672" w:author="Flavia Di Gi" w:date="2023-04-25T17:39:00Z">
        <w:r w:rsidRPr="00145F79" w:rsidDel="00681FA6">
          <w:rPr>
            <w:rFonts w:ascii="Times New Roman" w:eastAsia="Times New Roman" w:hAnsi="Times New Roman" w:cs="Times New Roman"/>
            <w:i/>
            <w:sz w:val="20"/>
            <w:szCs w:val="20"/>
          </w:rPr>
          <w:delText>o</w:delText>
        </w:r>
      </w:del>
      <w:r w:rsidRPr="00145F79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493">
    <w:p w14:paraId="253A72B0" w14:textId="6590BB4F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67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674" w:author="Giorgia" w:date="2023-03-22T12:10:00Z">
            <w:rPr>
              <w:rStyle w:val="Rimandonotaapidipagina"/>
            </w:rPr>
          </w:rPrChange>
        </w:rPr>
        <w:footnoteRef/>
      </w:r>
      <w:ins w:id="1675" w:author="Giorgia" w:date="2023-03-22T12:01:00Z">
        <w:r w:rsidRPr="008F7AC3">
          <w:rPr>
            <w:rFonts w:ascii="Times New Roman" w:eastAsia="Times New Roman" w:hAnsi="Times New Roman" w:cs="Times New Roman"/>
            <w:sz w:val="20"/>
            <w:szCs w:val="20"/>
            <w:rPrChange w:id="1676" w:author="Giorgia" w:date="2023-03-22T12:10:00Z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rPrChange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Precede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 Stato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494">
    <w:p w14:paraId="4E4E8894" w14:textId="7C6EA7C7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67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678" w:author="Giorgia" w:date="2023-03-22T12:10:00Z">
            <w:rPr>
              <w:rStyle w:val="Rimandonotaapidipagina"/>
            </w:rPr>
          </w:rPrChange>
        </w:rPr>
        <w:footnoteRef/>
      </w:r>
      <w:ins w:id="1679" w:author="Giorgia" w:date="2023-03-22T12:01:00Z">
        <w:r w:rsidRPr="008F7AC3">
          <w:rPr>
            <w:rFonts w:ascii="Times New Roman" w:eastAsia="Times New Roman" w:hAnsi="Times New Roman" w:cs="Times New Roman"/>
            <w:i/>
            <w:sz w:val="20"/>
            <w:szCs w:val="20"/>
            <w:rPrChange w:id="1680" w:author="Giorgia" w:date="2023-03-22T12:10:00Z">
              <w:rPr>
                <w:rFonts w:ascii="Times New Roman" w:eastAsia="Times New Roman" w:hAnsi="Times New Roman" w:cs="Times New Roman"/>
                <w:sz w:val="20"/>
                <w:szCs w:val="20"/>
              </w:rPr>
            </w:rPrChange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sz w:val="20"/>
          <w:szCs w:val="20"/>
        </w:rPr>
        <w:t xml:space="preserve">-e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-o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495">
    <w:p w14:paraId="35DA69E9" w14:textId="3C277494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68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682" w:author="Giorgia" w:date="2023-03-22T12:10:00Z">
            <w:rPr>
              <w:rStyle w:val="Rimandonotaapidipagina"/>
            </w:rPr>
          </w:rPrChange>
        </w:rPr>
        <w:footnoteRef/>
      </w:r>
      <w:ins w:id="1683" w:author="Giorgia" w:date="2023-03-22T12:01:00Z">
        <w:r w:rsidRPr="008F7AC3">
          <w:rPr>
            <w:rFonts w:ascii="Times New Roman" w:eastAsia="Times New Roman" w:hAnsi="Times New Roman" w:cs="Times New Roman"/>
            <w:sz w:val="20"/>
            <w:szCs w:val="20"/>
            <w:rPrChange w:id="1684" w:author="Giorgia" w:date="2023-03-22T12:10:00Z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rPrChange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comme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 depennato.</w:t>
      </w:r>
    </w:p>
  </w:footnote>
  <w:footnote w:id="496">
    <w:p w14:paraId="171DE8D0" w14:textId="50B03233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685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686" w:author="Giorgia" w:date="2023-03-22T12:10:00Z">
            <w:rPr>
              <w:rStyle w:val="Rimandonotaapidipagina"/>
            </w:rPr>
          </w:rPrChange>
        </w:rPr>
        <w:footnoteRef/>
      </w:r>
      <w:ins w:id="1687" w:author="Giorgia" w:date="2023-03-22T12:01:00Z">
        <w:r w:rsidRPr="008F7AC3">
          <w:rPr>
            <w:rFonts w:ascii="Times New Roman" w:eastAsia="Times New Roman" w:hAnsi="Times New Roman" w:cs="Times New Roman"/>
            <w:sz w:val="20"/>
            <w:szCs w:val="20"/>
            <w:rPrChange w:id="1688" w:author="Giorgia" w:date="2023-03-22T12:10:00Z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rPrChange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497">
    <w:p w14:paraId="71792CE1" w14:textId="12829F9A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692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693" w:author="Giorgia" w:date="2023-03-22T12:10:00Z">
            <w:rPr>
              <w:rStyle w:val="Rimandonotaapidipagina"/>
            </w:rPr>
          </w:rPrChange>
        </w:rPr>
        <w:footnoteRef/>
      </w:r>
      <w:ins w:id="1694" w:author="Giorgia" w:date="2023-03-22T12:01:00Z">
        <w:r w:rsidRPr="008F7AC3">
          <w:rPr>
            <w:rFonts w:ascii="Times New Roman" w:eastAsia="Times New Roman" w:hAnsi="Times New Roman" w:cs="Times New Roman"/>
            <w:sz w:val="20"/>
            <w:szCs w:val="20"/>
            <w:rPrChange w:id="1695" w:author="Giorgia" w:date="2023-03-22T12:10:00Z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rPrChange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S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egue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per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498">
    <w:p w14:paraId="50BBB237" w14:textId="38319EF4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696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697" w:author="Giorgia" w:date="2023-03-22T12:10:00Z">
            <w:rPr>
              <w:rStyle w:val="Rimandonotaapidipagina"/>
            </w:rPr>
          </w:rPrChange>
        </w:rPr>
        <w:footnoteRef/>
      </w:r>
      <w:ins w:id="1698" w:author="Giorgia" w:date="2023-03-22T12:01:00Z">
        <w:r w:rsidRPr="008F7AC3">
          <w:rPr>
            <w:rFonts w:ascii="Times New Roman" w:eastAsia="Times New Roman" w:hAnsi="Times New Roman" w:cs="Times New Roman"/>
            <w:sz w:val="20"/>
            <w:szCs w:val="20"/>
            <w:rPrChange w:id="1699" w:author="Giorgia" w:date="2023-03-22T12:10:00Z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rPrChange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Foro nel supporto.</w:t>
      </w:r>
    </w:p>
  </w:footnote>
  <w:footnote w:id="499">
    <w:p w14:paraId="4BB0D932" w14:textId="62ABBF78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05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06" w:author="Giorgia" w:date="2023-03-22T12:10:00Z">
            <w:rPr>
              <w:rStyle w:val="Rimandonotaapidipagina"/>
            </w:rPr>
          </w:rPrChange>
        </w:rPr>
        <w:footnoteRef/>
      </w:r>
      <w:ins w:id="1707" w:author="Giorgia" w:date="2023-03-22T12:02:00Z">
        <w:r w:rsidRPr="00D32F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-e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corretta su -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00">
    <w:p w14:paraId="5A893E9C" w14:textId="7BFFCAE4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0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09" w:author="Giorgia" w:date="2023-03-22T12:10:00Z">
            <w:rPr>
              <w:rStyle w:val="Rimandonotaapidipagina"/>
            </w:rPr>
          </w:rPrChange>
        </w:rPr>
        <w:footnoteRef/>
      </w:r>
      <w:ins w:id="1710" w:author="Giorgia" w:date="2023-03-22T12:02:00Z">
        <w:r w:rsidRPr="00D32F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-e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corretta su -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01">
    <w:p w14:paraId="5E33D2A4" w14:textId="1F17919A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1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12" w:author="Giorgia" w:date="2023-03-22T12:10:00Z">
            <w:rPr>
              <w:rStyle w:val="Rimandonotaapidipagina"/>
            </w:rPr>
          </w:rPrChange>
        </w:rPr>
        <w:footnoteRef/>
      </w:r>
      <w:ins w:id="1713" w:author="Giorgia" w:date="2023-03-22T12:02:00Z">
        <w:r w:rsidRPr="00D32F90"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-do </w:t>
      </w:r>
      <w:r w:rsidRPr="00450B80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corretto su </w:t>
      </w:r>
      <w:r w:rsidRPr="00450B80">
        <w:rPr>
          <w:rFonts w:ascii="Times New Roman" w:eastAsia="Times New Roman" w:hAnsi="Times New Roman" w:cs="Times New Roman"/>
          <w:color w:val="000000"/>
          <w:sz w:val="20"/>
          <w:szCs w:val="20"/>
        </w:rPr>
        <w:t>-ra</w:t>
      </w:r>
      <w:r w:rsidRPr="008F7AC3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</w:t>
      </w:r>
    </w:p>
  </w:footnote>
  <w:footnote w:id="502">
    <w:p w14:paraId="0524D3F8" w14:textId="663995B0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14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15" w:author="Giorgia" w:date="2023-03-22T12:10:00Z">
            <w:rPr>
              <w:rStyle w:val="Rimandonotaapidipagina"/>
            </w:rPr>
          </w:rPrChange>
        </w:rPr>
        <w:footnoteRef/>
      </w:r>
      <w:ins w:id="1716" w:author="Giorgia" w:date="2023-03-22T12:02:00Z">
        <w:r w:rsidRPr="00D32F90"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-iu </w:t>
      </w:r>
      <w:r w:rsidRPr="00450B80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corretto </w:t>
      </w:r>
      <w:r w:rsidRPr="00450B80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-oi</w:t>
      </w:r>
      <w:r w:rsidRPr="008F7AC3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</w:t>
      </w:r>
    </w:p>
  </w:footnote>
  <w:footnote w:id="503">
    <w:p w14:paraId="70E48444" w14:textId="4A306B7C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1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19" w:author="Giorgia" w:date="2023-03-22T12:10:00Z">
            <w:rPr>
              <w:rStyle w:val="Rimandonotaapidipagina"/>
            </w:rPr>
          </w:rPrChange>
        </w:rPr>
        <w:footnoteRef/>
      </w:r>
      <w:ins w:id="1720" w:author="Giorgia" w:date="2023-03-22T12:02:00Z">
        <w:r w:rsidRPr="00D32F90">
          <w:rPr>
            <w:rFonts w:ascii="Times New Roman" w:eastAsia="Times New Roman" w:hAnsi="Times New Roman" w:cs="Times New Roman"/>
            <w:bCs/>
            <w:i/>
            <w:iCs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Esito di correzione,</w:t>
      </w:r>
      <w:r w:rsidRPr="00450B80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come pare.</w:t>
      </w:r>
    </w:p>
  </w:footnote>
  <w:footnote w:id="504">
    <w:p w14:paraId="09B3273B" w14:textId="3E985920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2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22" w:author="Giorgia" w:date="2023-03-22T12:10:00Z">
            <w:rPr>
              <w:rStyle w:val="Rimandonotaapidipagina"/>
            </w:rPr>
          </w:rPrChange>
        </w:rPr>
        <w:footnoteRef/>
      </w:r>
      <w:ins w:id="1723" w:author="Giorgia" w:date="2023-03-22T12:02:00Z">
        <w:r w:rsidRPr="00D32F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gramStart"/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i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corretta</w:t>
      </w:r>
      <w:proofErr w:type="gramEnd"/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 su -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05">
    <w:p w14:paraId="38F4C618" w14:textId="759FFBBC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24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25" w:author="Giorgia" w:date="2023-03-22T12:10:00Z">
            <w:rPr>
              <w:rStyle w:val="Rimandonotaapidipagina"/>
            </w:rPr>
          </w:rPrChange>
        </w:rPr>
        <w:footnoteRef/>
      </w:r>
      <w:ins w:id="1726" w:author="Giorgia" w:date="2023-03-22T12:02:00Z">
        <w:r w:rsidRPr="00D32F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gramStart"/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i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corretta</w:t>
      </w:r>
      <w:proofErr w:type="gramEnd"/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 su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-e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06">
    <w:p w14:paraId="21606162" w14:textId="158956B5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731" w:author="Giorgia" w:date="2023-03-22T12:02:00Z">
        <w:r w:rsidRPr="008F7AC3">
          <w:rPr>
            <w:bCs/>
            <w:iCs/>
            <w:rPrChange w:id="1732" w:author="Giorgia" w:date="2023-03-22T12:10:00Z">
              <w:rPr>
                <w:bCs/>
                <w:i/>
                <w:iCs/>
              </w:rPr>
            </w:rPrChange>
          </w:rPr>
          <w:t xml:space="preserve"> </w:t>
        </w:r>
      </w:ins>
      <w:r w:rsidRPr="00D32F90">
        <w:rPr>
          <w:bCs/>
          <w:i/>
          <w:iCs/>
        </w:rPr>
        <w:t>Aggiunto in sopralinea con segno di inserimento.</w:t>
      </w:r>
    </w:p>
  </w:footnote>
  <w:footnote w:id="507">
    <w:p w14:paraId="0984BE34" w14:textId="50D01786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3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34" w:author="Giorgia" w:date="2023-03-22T12:10:00Z">
            <w:rPr>
              <w:rStyle w:val="Rimandonotaapidipagina"/>
            </w:rPr>
          </w:rPrChange>
        </w:rPr>
        <w:footnoteRef/>
      </w:r>
      <w:ins w:id="1735" w:author="Giorgia" w:date="2023-03-22T12:02:00Z">
        <w:r w:rsidRPr="00D32F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-o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-a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08">
    <w:p w14:paraId="44817CF3" w14:textId="4AC7C7DC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36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37" w:author="Giorgia" w:date="2023-03-22T12:10:00Z">
            <w:rPr>
              <w:rStyle w:val="Rimandonotaapidipagina"/>
            </w:rPr>
          </w:rPrChange>
        </w:rPr>
        <w:footnoteRef/>
      </w:r>
      <w:ins w:id="1738" w:author="Giorgia" w:date="2023-03-22T12:03:00Z">
        <w:r w:rsidRPr="00D32F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-e-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corretta su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 -i-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09">
    <w:p w14:paraId="36A348A0" w14:textId="6D4B30C4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739" w:author="Giorgia" w:date="2023-03-22T12:03:00Z">
        <w:r w:rsidRPr="00D32F90">
          <w:rPr>
            <w:bCs/>
            <w:i/>
            <w:iCs/>
          </w:rPr>
          <w:t xml:space="preserve"> </w:t>
        </w:r>
      </w:ins>
      <w:r w:rsidRPr="00450B80">
        <w:rPr>
          <w:bCs/>
          <w:i/>
          <w:iCs/>
        </w:rPr>
        <w:t>Esito di correzione.</w:t>
      </w:r>
    </w:p>
  </w:footnote>
  <w:footnote w:id="510">
    <w:p w14:paraId="3125ED81" w14:textId="789AB3FB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740" w:author="Giorgia" w:date="2023-03-22T12:03:00Z">
        <w:r w:rsidRPr="00D32F90">
          <w:rPr>
            <w:bCs/>
            <w:i/>
            <w:iCs/>
          </w:rPr>
          <w:t xml:space="preserve"> </w:t>
        </w:r>
      </w:ins>
      <w:r w:rsidRPr="00450B80">
        <w:rPr>
          <w:bCs/>
          <w:i/>
          <w:iCs/>
        </w:rPr>
        <w:t>Come pare.</w:t>
      </w:r>
    </w:p>
  </w:footnote>
  <w:footnote w:id="511">
    <w:p w14:paraId="17153D5D" w14:textId="61F789DC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4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42" w:author="Giorgia" w:date="2023-03-22T12:10:00Z">
            <w:rPr>
              <w:rStyle w:val="Rimandonotaapidipagina"/>
            </w:rPr>
          </w:rPrChange>
        </w:rPr>
        <w:footnoteRef/>
      </w:r>
      <w:ins w:id="1743" w:author="Giorgia" w:date="2023-03-22T12:03:00Z">
        <w:r w:rsidRPr="00D32F90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Foro nel supporto.</w:t>
      </w:r>
    </w:p>
  </w:footnote>
  <w:footnote w:id="512">
    <w:p w14:paraId="24DFE7E9" w14:textId="7070A97E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D32F90">
        <w:rPr>
          <w:rStyle w:val="Rimandonotaapidipagina"/>
        </w:rPr>
        <w:footnoteRef/>
      </w:r>
      <w:ins w:id="1746" w:author="Giorgia" w:date="2023-03-22T12:03:00Z">
        <w:r w:rsidRPr="00D32F90">
          <w:rPr>
            <w:i/>
            <w:iCs/>
          </w:rPr>
          <w:t xml:space="preserve"> </w:t>
        </w:r>
      </w:ins>
      <w:r w:rsidRPr="00450B80">
        <w:rPr>
          <w:i/>
          <w:iCs/>
        </w:rPr>
        <w:t>Macchia di inchiostro.</w:t>
      </w:r>
    </w:p>
  </w:footnote>
  <w:footnote w:id="513">
    <w:p w14:paraId="3CD0A84A" w14:textId="2D23282F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49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50" w:author="Giorgia" w:date="2023-03-22T12:10:00Z">
            <w:rPr>
              <w:rStyle w:val="Rimandonotaapidipagina"/>
            </w:rPr>
          </w:rPrChange>
        </w:rPr>
        <w:footnoteRef/>
      </w:r>
      <w:ins w:id="1751" w:author="Giorgia" w:date="2023-03-22T12:03:00Z">
        <w:r w:rsidRPr="00D32F90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 per li su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14">
    <w:p w14:paraId="2BD50623" w14:textId="38C94BA5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52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53" w:author="Giorgia" w:date="2023-03-22T12:10:00Z">
            <w:rPr>
              <w:rStyle w:val="Rimandonotaapidipagina"/>
            </w:rPr>
          </w:rPrChange>
        </w:rPr>
        <w:footnoteRef/>
      </w:r>
      <w:ins w:id="1754" w:author="Giorgia" w:date="2023-03-22T12:03:00Z">
        <w:r w:rsidRPr="00D32F90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qui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15">
    <w:p w14:paraId="26592BBB" w14:textId="1D67D81A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55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56" w:author="Giorgia" w:date="2023-03-22T12:10:00Z">
            <w:rPr>
              <w:rStyle w:val="Rimandonotaapidipagina"/>
            </w:rPr>
          </w:rPrChange>
        </w:rPr>
        <w:footnoteRef/>
      </w:r>
      <w:ins w:id="1757" w:author="Giorgia" w:date="2023-03-22T12:03:00Z">
        <w:r w:rsidRPr="00D32F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-o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–a,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-nno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16">
    <w:p w14:paraId="45EF758E" w14:textId="14EECFB2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5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59" w:author="Giorgia" w:date="2023-03-22T12:10:00Z">
            <w:rPr>
              <w:rStyle w:val="Rimandonotaapidipagina"/>
            </w:rPr>
          </w:rPrChange>
        </w:rPr>
        <w:footnoteRef/>
      </w:r>
      <w:ins w:id="1760" w:author="Giorgia" w:date="2023-03-22T12:03:00Z">
        <w:r w:rsidRPr="00214590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Macchia d</w:t>
      </w:r>
      <w:ins w:id="1761" w:author="Flavia Di Gi" w:date="2023-04-02T16:16:00Z">
        <w:r w:rsidR="007E749C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i </w:t>
        </w:r>
      </w:ins>
      <w:del w:id="1762" w:author="Flavia Di Gi" w:date="2023-04-02T16:16:00Z">
        <w:r w:rsidRPr="00D32F90" w:rsidDel="007E749C">
          <w:rPr>
            <w:rFonts w:ascii="Times New Roman" w:eastAsia="Times New Roman" w:hAnsi="Times New Roman" w:cs="Times New Roman"/>
            <w:i/>
            <w:sz w:val="20"/>
            <w:szCs w:val="20"/>
          </w:rPr>
          <w:delText>’</w:delText>
        </w:r>
      </w:del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inchiostro.</w:t>
      </w:r>
    </w:p>
  </w:footnote>
  <w:footnote w:id="517">
    <w:p w14:paraId="0E7DB383" w14:textId="53B61224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76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764" w:author="Giorgia" w:date="2023-03-22T12:10:00Z">
            <w:rPr>
              <w:rStyle w:val="Rimandonotaapidipagina"/>
            </w:rPr>
          </w:rPrChange>
        </w:rPr>
        <w:footnoteRef/>
      </w:r>
      <w:ins w:id="1765" w:author="Giorgia" w:date="2023-03-22T12:03:00Z">
        <w:r w:rsidRPr="00214590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sz w:val="20"/>
          <w:szCs w:val="20"/>
        </w:rPr>
        <w:t xml:space="preserve">-e-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corretta su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 -i-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18">
    <w:p w14:paraId="075C63C9" w14:textId="77777777" w:rsidR="00B53AFF" w:rsidRPr="008F7AC3" w:rsidDel="00D528CE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del w:id="1804" w:author="Flavia Di Gi" w:date="2023-03-12T14:02:00Z"/>
          <w:rFonts w:ascii="Times New Roman" w:hAnsi="Times New Roman" w:cs="Times New Roman"/>
          <w:sz w:val="20"/>
          <w:szCs w:val="20"/>
          <w:rPrChange w:id="1805" w:author="Giorgia" w:date="2023-03-22T12:10:00Z">
            <w:rPr>
              <w:del w:id="1806" w:author="Flavia Di Gi" w:date="2023-03-12T14:02:00Z"/>
            </w:rPr>
          </w:rPrChange>
        </w:rPr>
      </w:pPr>
      <w:del w:id="1807" w:author="Flavia Di Gi" w:date="2023-03-12T14:02:00Z">
        <w:r w:rsidRPr="008F7AC3" w:rsidDel="00D528CE">
          <w:rPr>
            <w:rStyle w:val="Rimandonotaapidipagina"/>
            <w:rFonts w:ascii="Times New Roman" w:hAnsi="Times New Roman" w:cs="Times New Roman"/>
            <w:sz w:val="20"/>
            <w:szCs w:val="20"/>
            <w:rPrChange w:id="1808" w:author="Giorgia" w:date="2023-03-22T12:10:00Z">
              <w:rPr>
                <w:rStyle w:val="Rimandonotaapidipagina"/>
              </w:rPr>
            </w:rPrChange>
          </w:rPr>
          <w:footnoteRef/>
        </w:r>
        <w:r w:rsidRPr="00214590" w:rsidDel="00D528CE">
          <w:rPr>
            <w:rFonts w:ascii="Times New Roman" w:eastAsia="Times New Roman" w:hAnsi="Times New Roman" w:cs="Times New Roman"/>
            <w:i/>
            <w:sz w:val="20"/>
            <w:szCs w:val="20"/>
          </w:rPr>
          <w:delText xml:space="preserve">Segue </w:delText>
        </w:r>
        <w:r w:rsidRPr="00D32F90" w:rsidDel="00D528CE">
          <w:rPr>
            <w:rFonts w:ascii="Times New Roman" w:eastAsia="Times New Roman" w:hAnsi="Times New Roman" w:cs="Times New Roman"/>
            <w:sz w:val="20"/>
            <w:szCs w:val="20"/>
          </w:rPr>
          <w:delText xml:space="preserve">p </w:delText>
        </w:r>
        <w:r w:rsidRPr="00450B80" w:rsidDel="00D528CE">
          <w:rPr>
            <w:rFonts w:ascii="Times New Roman" w:eastAsia="Times New Roman" w:hAnsi="Times New Roman" w:cs="Times New Roman"/>
            <w:i/>
            <w:sz w:val="20"/>
            <w:szCs w:val="20"/>
          </w:rPr>
          <w:delText>depennata, come pare.</w:delText>
        </w:r>
      </w:del>
    </w:p>
  </w:footnote>
  <w:footnote w:id="519">
    <w:p w14:paraId="7E6CDC86" w14:textId="77777777" w:rsidR="00B53AFF" w:rsidRPr="008F7AC3" w:rsidDel="00D528CE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del w:id="1811" w:author="Flavia Di Gi" w:date="2023-03-12T14:02:00Z"/>
          <w:rFonts w:ascii="Times New Roman" w:hAnsi="Times New Roman" w:cs="Times New Roman"/>
          <w:sz w:val="20"/>
          <w:szCs w:val="20"/>
          <w:rPrChange w:id="1812" w:author="Giorgia" w:date="2023-03-22T12:10:00Z">
            <w:rPr>
              <w:del w:id="1813" w:author="Flavia Di Gi" w:date="2023-03-12T14:02:00Z"/>
            </w:rPr>
          </w:rPrChange>
        </w:rPr>
      </w:pPr>
      <w:del w:id="1814" w:author="Flavia Di Gi" w:date="2023-03-12T14:02:00Z">
        <w:r w:rsidRPr="008F7AC3" w:rsidDel="00D528CE">
          <w:rPr>
            <w:rStyle w:val="Rimandonotaapidipagina"/>
            <w:rFonts w:ascii="Times New Roman" w:hAnsi="Times New Roman" w:cs="Times New Roman"/>
            <w:sz w:val="20"/>
            <w:szCs w:val="20"/>
            <w:rPrChange w:id="1815" w:author="Giorgia" w:date="2023-03-22T12:10:00Z">
              <w:rPr>
                <w:rStyle w:val="Rimandonotaapidipagina"/>
              </w:rPr>
            </w:rPrChange>
          </w:rPr>
          <w:footnoteRef/>
        </w:r>
        <w:r w:rsidRPr="00214590" w:rsidDel="00D528CE">
          <w:rPr>
            <w:rFonts w:ascii="Times New Roman" w:eastAsia="Times New Roman" w:hAnsi="Times New Roman" w:cs="Times New Roman"/>
            <w:sz w:val="20"/>
            <w:szCs w:val="20"/>
          </w:rPr>
          <w:delText xml:space="preserve">-i- </w:delText>
        </w:r>
        <w:r w:rsidRPr="00D32F90" w:rsidDel="00D528CE">
          <w:rPr>
            <w:rFonts w:ascii="Times New Roman" w:eastAsia="Times New Roman" w:hAnsi="Times New Roman" w:cs="Times New Roman"/>
            <w:i/>
            <w:sz w:val="20"/>
            <w:szCs w:val="20"/>
          </w:rPr>
          <w:delText>corretta su</w:delText>
        </w:r>
        <w:r w:rsidRPr="00450B80" w:rsidDel="00D528CE">
          <w:rPr>
            <w:rFonts w:ascii="Times New Roman" w:eastAsia="Times New Roman" w:hAnsi="Times New Roman" w:cs="Times New Roman"/>
            <w:sz w:val="20"/>
            <w:szCs w:val="20"/>
          </w:rPr>
          <w:delText xml:space="preserve"> -e-</w:delText>
        </w:r>
        <w:r w:rsidRPr="00450B80" w:rsidDel="00D528CE">
          <w:rPr>
            <w:rFonts w:ascii="Times New Roman" w:eastAsia="Times New Roman" w:hAnsi="Times New Roman" w:cs="Times New Roman"/>
            <w:i/>
            <w:sz w:val="20"/>
            <w:szCs w:val="20"/>
          </w:rPr>
          <w:delText>.</w:delText>
        </w:r>
      </w:del>
    </w:p>
  </w:footnote>
  <w:footnote w:id="520">
    <w:p w14:paraId="3154FDF6" w14:textId="0AE2D7E8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83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834" w:author="Giorgia" w:date="2023-03-22T12:10:00Z">
            <w:rPr>
              <w:rStyle w:val="Rimandonotaapidipagina"/>
            </w:rPr>
          </w:rPrChange>
        </w:rPr>
        <w:footnoteRef/>
      </w:r>
      <w:ins w:id="1835" w:author="Giorgia" w:date="2023-03-22T12:03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sz w:val="20"/>
          <w:szCs w:val="20"/>
        </w:rPr>
        <w:t xml:space="preserve">tre-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doi-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21">
    <w:p w14:paraId="249F94D2" w14:textId="3B81972E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836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837" w:author="Giorgia" w:date="2023-03-22T12:10:00Z">
            <w:rPr>
              <w:rStyle w:val="Rimandonotaapidipagina"/>
            </w:rPr>
          </w:rPrChange>
        </w:rPr>
        <w:footnoteRef/>
      </w:r>
      <w:ins w:id="1838" w:author="Giorgia" w:date="2023-03-22T12:03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sz w:val="20"/>
          <w:szCs w:val="20"/>
        </w:rPr>
        <w:t xml:space="preserve">-eb-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-an-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22">
    <w:p w14:paraId="191CF696" w14:textId="75918684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846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847" w:author="Giorgia" w:date="2023-03-22T12:10:00Z">
            <w:rPr>
              <w:rStyle w:val="Rimandonotaapidipagina"/>
            </w:rPr>
          </w:rPrChange>
        </w:rPr>
        <w:footnoteRef/>
      </w:r>
      <w:ins w:id="1848" w:author="Giorgia" w:date="2023-03-22T12:03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 xml:space="preserve"> levato 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23">
    <w:p w14:paraId="072C981C" w14:textId="6AE268BE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85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851" w:author="Giorgia" w:date="2023-03-22T12:10:00Z">
            <w:rPr>
              <w:rStyle w:val="Rimandonotaapidipagina"/>
            </w:rPr>
          </w:rPrChange>
        </w:rPr>
        <w:footnoteRef/>
      </w:r>
      <w:ins w:id="1852" w:author="Giorgia" w:date="2023-03-22T12:03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proofErr w:type="gramStart"/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,</w:t>
      </w:r>
      <w:proofErr w:type="gramEnd"/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depennata.</w:t>
      </w:r>
    </w:p>
  </w:footnote>
  <w:footnote w:id="524">
    <w:p w14:paraId="54D425D0" w14:textId="55D78DDF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85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854" w:author="Giorgia" w:date="2023-03-22T12:10:00Z">
            <w:rPr>
              <w:rStyle w:val="Rimandonotaapidipagina"/>
            </w:rPr>
          </w:rPrChange>
        </w:rPr>
        <w:footnoteRef/>
      </w:r>
      <w:ins w:id="1855" w:author="Giorgia" w:date="2023-03-22T12:03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o-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D32F90">
        <w:rPr>
          <w:rFonts w:ascii="Times New Roman" w:eastAsia="Times New Roman" w:hAnsi="Times New Roman" w:cs="Times New Roman"/>
          <w:sz w:val="20"/>
          <w:szCs w:val="20"/>
        </w:rPr>
        <w:t>et</w:t>
      </w:r>
      <w:ins w:id="1856" w:author="Giorgia" w:date="2023-03-22T12:03:00Z">
        <w:r w:rsidRPr="00450B80">
          <w:rPr>
            <w:rFonts w:ascii="Times New Roman" w:eastAsia="Times New Roman" w:hAnsi="Times New Roman" w:cs="Times New Roman"/>
            <w:sz w:val="20"/>
            <w:szCs w:val="20"/>
          </w:rPr>
          <w:t>-</w:t>
        </w:r>
      </w:ins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25">
    <w:p w14:paraId="1817D677" w14:textId="173260AD" w:rsidR="007E749C" w:rsidRPr="00D1026A" w:rsidRDefault="007E749C" w:rsidP="007E749C">
      <w:pPr>
        <w:pStyle w:val="Standard"/>
        <w:adjustRightInd w:val="0"/>
        <w:snapToGrid w:val="0"/>
        <w:spacing w:line="240" w:lineRule="auto"/>
        <w:jc w:val="both"/>
        <w:rPr>
          <w:ins w:id="1860" w:author="Flavia Di Gi" w:date="2023-04-02T16:17:00Z"/>
          <w:rFonts w:ascii="Times New Roman" w:hAnsi="Times New Roman" w:cs="Times New Roman"/>
          <w:sz w:val="20"/>
          <w:szCs w:val="20"/>
        </w:rPr>
      </w:pPr>
      <w:ins w:id="1861" w:author="Flavia Di Gi" w:date="2023-04-02T16:17:00Z">
        <w:r w:rsidRPr="00D1026A">
          <w:rPr>
            <w:rStyle w:val="Rimandonotaapidipagina"/>
            <w:rFonts w:ascii="Times New Roman" w:hAnsi="Times New Roman" w:cs="Times New Roman"/>
            <w:sz w:val="20"/>
            <w:szCs w:val="20"/>
          </w:rPr>
          <w:footnoteRef/>
        </w:r>
        <w:r w:rsidRPr="008F7AC3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i/>
            <w:sz w:val="20"/>
            <w:szCs w:val="20"/>
          </w:rPr>
          <w:t>Segue</w:t>
        </w:r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proofErr w:type="gramStart"/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>cosi</w:t>
        </w:r>
        <w:proofErr w:type="gramEnd"/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 w:rsidRPr="00D32F90">
          <w:rPr>
            <w:rFonts w:ascii="Times New Roman" w:eastAsia="Times New Roman" w:hAnsi="Times New Roman" w:cs="Times New Roman"/>
            <w:i/>
            <w:sz w:val="20"/>
            <w:szCs w:val="20"/>
          </w:rPr>
          <w:t>depennato.</w:t>
        </w:r>
      </w:ins>
    </w:p>
  </w:footnote>
  <w:footnote w:id="526">
    <w:p w14:paraId="69BB8CE1" w14:textId="496A906F" w:rsidR="00B53AFF" w:rsidRPr="007E749C" w:rsidDel="007E749C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del w:id="1866" w:author="Flavia Di Gi" w:date="2023-04-02T16:17:00Z"/>
          <w:rFonts w:ascii="Times New Roman" w:hAnsi="Times New Roman" w:cs="Times New Roman"/>
          <w:sz w:val="20"/>
          <w:szCs w:val="20"/>
        </w:rPr>
      </w:pPr>
      <w:del w:id="1867" w:author="Flavia Di Gi" w:date="2023-04-02T16:17:00Z">
        <w:r w:rsidRPr="007E749C" w:rsidDel="007E749C">
          <w:rPr>
            <w:rStyle w:val="Rimandonotaapidipagina"/>
            <w:rFonts w:ascii="Times New Roman" w:hAnsi="Times New Roman" w:cs="Times New Roman"/>
            <w:sz w:val="20"/>
            <w:szCs w:val="20"/>
          </w:rPr>
          <w:footnoteRef/>
        </w:r>
      </w:del>
      <w:ins w:id="1868" w:author="Giorgia" w:date="2023-03-22T12:03:00Z">
        <w:del w:id="1869" w:author="Flavia Di Gi" w:date="2023-04-02T16:17:00Z">
          <w:r w:rsidRPr="008F7AC3" w:rsidDel="007E749C">
            <w:rPr>
              <w:rFonts w:ascii="Times New Roman" w:eastAsia="Times New Roman" w:hAnsi="Times New Roman" w:cs="Times New Roman"/>
              <w:i/>
              <w:sz w:val="20"/>
              <w:szCs w:val="20"/>
            </w:rPr>
            <w:delText xml:space="preserve"> </w:delText>
          </w:r>
        </w:del>
      </w:ins>
      <w:del w:id="1870" w:author="Flavia Di Gi" w:date="2023-04-02T16:17:00Z">
        <w:r w:rsidRPr="008F7AC3" w:rsidDel="007E749C">
          <w:rPr>
            <w:rFonts w:ascii="Times New Roman" w:eastAsia="Times New Roman" w:hAnsi="Times New Roman" w:cs="Times New Roman"/>
            <w:i/>
            <w:sz w:val="20"/>
            <w:szCs w:val="20"/>
          </w:rPr>
          <w:delText>Precede</w:delText>
        </w:r>
        <w:r w:rsidRPr="008F7AC3" w:rsidDel="007E749C">
          <w:rPr>
            <w:rFonts w:ascii="Times New Roman" w:eastAsia="Times New Roman" w:hAnsi="Times New Roman" w:cs="Times New Roman"/>
            <w:sz w:val="20"/>
            <w:szCs w:val="20"/>
          </w:rPr>
          <w:delText xml:space="preserve"> cosi </w:delText>
        </w:r>
        <w:r w:rsidRPr="00D32F90" w:rsidDel="007E749C">
          <w:rPr>
            <w:rFonts w:ascii="Times New Roman" w:eastAsia="Times New Roman" w:hAnsi="Times New Roman" w:cs="Times New Roman"/>
            <w:i/>
            <w:sz w:val="20"/>
            <w:szCs w:val="20"/>
          </w:rPr>
          <w:delText>depennato.</w:delText>
        </w:r>
      </w:del>
    </w:p>
  </w:footnote>
  <w:footnote w:id="527">
    <w:p w14:paraId="5B18784A" w14:textId="1833C5CC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871" w:author="Giorgia" w:date="2023-03-22T12:04:00Z">
        <w:r w:rsidRPr="008F7AC3">
          <w:rPr>
            <w:i/>
            <w:iCs/>
          </w:rPr>
          <w:t xml:space="preserve"> </w:t>
        </w:r>
      </w:ins>
      <w:r w:rsidRPr="008F7AC3">
        <w:rPr>
          <w:i/>
          <w:iCs/>
        </w:rPr>
        <w:t>Esito di correzione.</w:t>
      </w:r>
    </w:p>
  </w:footnote>
  <w:footnote w:id="528">
    <w:p w14:paraId="54CBA5F1" w14:textId="69B2C2FF" w:rsidR="00B53AFF" w:rsidRPr="00D32F90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872" w:author="Giorgia" w:date="2023-03-22T12:04:00Z">
        <w:r w:rsidRPr="008F7AC3">
          <w:t xml:space="preserve"> </w:t>
        </w:r>
      </w:ins>
      <w:r w:rsidRPr="008F7AC3">
        <w:t xml:space="preserve">-k </w:t>
      </w:r>
      <w:ins w:id="1873" w:author="Flavia Di Gi" w:date="2023-04-01T18:57:00Z">
        <w:r w:rsidR="005A69E9">
          <w:rPr>
            <w:i/>
            <w:iCs/>
          </w:rPr>
          <w:t>esito di correzione.</w:t>
        </w:r>
      </w:ins>
      <w:del w:id="1874" w:author="Flavia Di Gi" w:date="2023-04-01T18:57:00Z">
        <w:r w:rsidRPr="008F7AC3" w:rsidDel="005A69E9">
          <w:rPr>
            <w:i/>
            <w:iCs/>
          </w:rPr>
          <w:delText>corretto su altra lettera.</w:delText>
        </w:r>
      </w:del>
    </w:p>
  </w:footnote>
  <w:footnote w:id="529">
    <w:p w14:paraId="23AA0072" w14:textId="2261E583" w:rsidR="00B53AFF" w:rsidRPr="00D32F90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875" w:author="Giorgia" w:date="2023-03-22T12:04:00Z">
        <w:r w:rsidRPr="008F7AC3">
          <w:t xml:space="preserve"> </w:t>
        </w:r>
      </w:ins>
      <w:r w:rsidRPr="008F7AC3">
        <w:t xml:space="preserve">-k </w:t>
      </w:r>
      <w:ins w:id="1876" w:author="Flavia Di Gi" w:date="2023-04-01T18:58:00Z">
        <w:r w:rsidR="005A69E9">
          <w:rPr>
            <w:i/>
            <w:iCs/>
          </w:rPr>
          <w:t>esito di correzione.</w:t>
        </w:r>
      </w:ins>
      <w:del w:id="1877" w:author="Flavia Di Gi" w:date="2023-04-01T18:58:00Z">
        <w:r w:rsidRPr="008F7AC3" w:rsidDel="005A69E9">
          <w:rPr>
            <w:i/>
            <w:iCs/>
          </w:rPr>
          <w:delText>corrett</w:delText>
        </w:r>
      </w:del>
      <w:del w:id="1878" w:author="Flavia Di Gi" w:date="2023-04-01T18:57:00Z">
        <w:r w:rsidRPr="008F7AC3" w:rsidDel="005A69E9">
          <w:rPr>
            <w:i/>
            <w:iCs/>
          </w:rPr>
          <w:delText>o</w:delText>
        </w:r>
      </w:del>
      <w:del w:id="1879" w:author="Flavia Di Gi" w:date="2023-04-01T18:58:00Z">
        <w:r w:rsidRPr="008F7AC3" w:rsidDel="005A69E9">
          <w:rPr>
            <w:i/>
            <w:iCs/>
          </w:rPr>
          <w:delText xml:space="preserve"> su altra lettera.</w:delText>
        </w:r>
      </w:del>
    </w:p>
  </w:footnote>
  <w:footnote w:id="530">
    <w:p w14:paraId="4BDFCC7C" w14:textId="3DC12A98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89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892" w:author="Giorgia" w:date="2023-03-22T12:10:00Z">
            <w:rPr>
              <w:rStyle w:val="Rimandonotaapidipagina"/>
            </w:rPr>
          </w:rPrChange>
        </w:rPr>
        <w:footnoteRef/>
      </w:r>
      <w:ins w:id="1893" w:author="Giorgia" w:date="2023-03-22T12:04:00Z">
        <w:r w:rsidRPr="008F7AC3">
          <w:rPr>
            <w:rFonts w:ascii="Times New Roman" w:eastAsia="Times New Roman" w:hAnsi="Times New Roman" w:cs="Times New Roman"/>
            <w:bCs/>
            <w:iCs/>
            <w:color w:val="000000"/>
            <w:sz w:val="20"/>
            <w:szCs w:val="20"/>
          </w:rPr>
          <w:t xml:space="preserve"> </w:t>
        </w:r>
      </w:ins>
      <w:ins w:id="1894" w:author="Flavia Di Gi" w:date="2023-04-25T18:26:00Z">
        <w:r w:rsidR="00911A1D">
          <w:rPr>
            <w:rFonts w:ascii="Times New Roman" w:eastAsia="Times New Roman" w:hAnsi="Times New Roman" w:cs="Times New Roman"/>
            <w:bCs/>
            <w:iCs/>
            <w:color w:val="000000"/>
            <w:sz w:val="20"/>
            <w:szCs w:val="20"/>
          </w:rPr>
          <w:t xml:space="preserve">ha scritto a </w:t>
        </w:r>
      </w:ins>
      <w:del w:id="1895" w:author="Flavia Di Gi" w:date="2023-04-25T18:26:00Z">
        <w:r w:rsidRPr="00911A1D" w:rsidDel="00911A1D">
          <w:rPr>
            <w:rFonts w:ascii="Times New Roman" w:eastAsia="Times New Roman" w:hAnsi="Times New Roman" w:cs="Times New Roman"/>
            <w:bCs/>
            <w:i/>
            <w:iCs/>
            <w:color w:val="000000"/>
            <w:sz w:val="20"/>
            <w:szCs w:val="20"/>
          </w:rPr>
          <w:delText xml:space="preserve">Scritto </w:delText>
        </w:r>
      </w:del>
      <w:ins w:id="1896" w:author="Flavia Di Gi" w:date="2023-04-25T18:26:00Z">
        <w:r w:rsidR="00911A1D" w:rsidRPr="00911A1D">
          <w:rPr>
            <w:rFonts w:ascii="Times New Roman" w:eastAsia="Times New Roman" w:hAnsi="Times New Roman" w:cs="Times New Roman"/>
            <w:bCs/>
            <w:i/>
            <w:iCs/>
            <w:color w:val="000000"/>
            <w:sz w:val="20"/>
            <w:szCs w:val="20"/>
            <w:rPrChange w:id="1897" w:author="Flavia Di Gi" w:date="2023-04-25T18:33:00Z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yellow"/>
              </w:rPr>
            </w:rPrChange>
          </w:rPr>
          <w:t>aggiunto</w:t>
        </w:r>
        <w:r w:rsidR="00911A1D" w:rsidRPr="00911A1D">
          <w:rPr>
            <w:rFonts w:ascii="Times New Roman" w:eastAsia="Times New Roman" w:hAnsi="Times New Roman" w:cs="Times New Roman"/>
            <w:bCs/>
            <w:i/>
            <w:iCs/>
            <w:color w:val="000000"/>
            <w:sz w:val="20"/>
            <w:szCs w:val="20"/>
          </w:rPr>
          <w:t xml:space="preserve"> </w:t>
        </w:r>
      </w:ins>
      <w:r w:rsidRPr="00911A1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su un</w:t>
      </w:r>
      <w:ins w:id="1898" w:author="Flavia Di Gi" w:date="2023-04-25T18:33:00Z">
        <w:r w:rsidR="00911A1D" w:rsidRPr="00911A1D">
          <w:rPr>
            <w:rFonts w:ascii="Times New Roman" w:eastAsia="Times New Roman" w:hAnsi="Times New Roman" w:cs="Times New Roman"/>
            <w:bCs/>
            <w:i/>
            <w:iCs/>
            <w:color w:val="000000"/>
            <w:sz w:val="20"/>
            <w:szCs w:val="20"/>
            <w:rPrChange w:id="1899" w:author="Flavia Di Gi" w:date="2023-04-25T18:33:00Z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yellow"/>
              </w:rPr>
            </w:rPrChange>
          </w:rPr>
          <w:t>a sottile striscia cartac</w:t>
        </w:r>
        <w:r w:rsidR="00911A1D">
          <w:rPr>
            <w:rFonts w:ascii="Times New Roman" w:eastAsia="Times New Roman" w:hAnsi="Times New Roman" w:cs="Times New Roman"/>
            <w:bCs/>
            <w:i/>
            <w:iCs/>
            <w:color w:val="000000"/>
            <w:sz w:val="20"/>
            <w:szCs w:val="20"/>
          </w:rPr>
          <w:t>e</w:t>
        </w:r>
      </w:ins>
      <w:ins w:id="1900" w:author="Flavia Di Gi" w:date="2023-04-25T18:34:00Z">
        <w:r w:rsidR="00911A1D">
          <w:rPr>
            <w:rFonts w:ascii="Times New Roman" w:eastAsia="Times New Roman" w:hAnsi="Times New Roman" w:cs="Times New Roman"/>
            <w:bCs/>
            <w:i/>
            <w:iCs/>
            <w:color w:val="000000"/>
            <w:sz w:val="20"/>
            <w:szCs w:val="20"/>
          </w:rPr>
          <w:t>a</w:t>
        </w:r>
      </w:ins>
      <w:del w:id="1901" w:author="Flavia Di Gi" w:date="2023-04-25T18:33:00Z">
        <w:r w:rsidRPr="00911A1D" w:rsidDel="00911A1D">
          <w:rPr>
            <w:rFonts w:ascii="Times New Roman" w:eastAsia="Times New Roman" w:hAnsi="Times New Roman" w:cs="Times New Roman"/>
            <w:bCs/>
            <w:i/>
            <w:iCs/>
            <w:color w:val="000000"/>
            <w:sz w:val="20"/>
            <w:szCs w:val="20"/>
          </w:rPr>
          <w:delText xml:space="preserve"> pezzo di carta aggiunto </w:delText>
        </w:r>
      </w:del>
      <w:del w:id="1902" w:author="Flavia Di Gi" w:date="2023-04-25T18:34:00Z">
        <w:r w:rsidRPr="00911A1D" w:rsidDel="00911A1D">
          <w:rPr>
            <w:rFonts w:ascii="Times New Roman" w:eastAsia="Times New Roman" w:hAnsi="Times New Roman" w:cs="Times New Roman"/>
            <w:bCs/>
            <w:i/>
            <w:iCs/>
            <w:color w:val="000000"/>
            <w:sz w:val="20"/>
            <w:szCs w:val="20"/>
          </w:rPr>
          <w:delText>per coprire un foro nel supporto</w:delText>
        </w:r>
      </w:del>
      <w:r w:rsidRPr="00911A1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.</w:t>
      </w:r>
    </w:p>
  </w:footnote>
  <w:footnote w:id="531">
    <w:p w14:paraId="63B49E4A" w14:textId="109B60A0" w:rsidR="00B53AFF" w:rsidRPr="00D32F90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10" w:author="Giorgia" w:date="2023-03-22T12:04:00Z">
        <w:r w:rsidRPr="008F7AC3">
          <w:rPr>
            <w:iCs/>
          </w:rPr>
          <w:t xml:space="preserve"> </w:t>
        </w:r>
      </w:ins>
      <w:r w:rsidRPr="008F7AC3">
        <w:rPr>
          <w:i/>
          <w:iCs/>
        </w:rPr>
        <w:t>Esito di correzione.</w:t>
      </w:r>
    </w:p>
  </w:footnote>
  <w:footnote w:id="532">
    <w:p w14:paraId="232976A5" w14:textId="5B3BEE6D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1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12" w:author="Giorgia" w:date="2023-03-22T12:10:00Z">
            <w:rPr>
              <w:rStyle w:val="Rimandonotaapidipagina"/>
            </w:rPr>
          </w:rPrChange>
        </w:rPr>
        <w:footnoteRef/>
      </w:r>
      <w:ins w:id="1913" w:author="Giorgia" w:date="2023-03-22T12:04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-o </w:t>
      </w:r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450B80">
        <w:rPr>
          <w:rFonts w:ascii="Times New Roman" w:eastAsia="Times New Roman" w:hAnsi="Times New Roman" w:cs="Times New Roman"/>
          <w:sz w:val="20"/>
          <w:szCs w:val="20"/>
        </w:rPr>
        <w:t>-a</w:t>
      </w:r>
      <w:r w:rsidRPr="00450B80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33">
    <w:p w14:paraId="08B951CA" w14:textId="2536BF84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32" w:author="Giorgia" w:date="2023-03-22T12:04:00Z">
        <w:r w:rsidRPr="008F7AC3">
          <w:rPr>
            <w:iCs/>
          </w:rPr>
          <w:t xml:space="preserve"> </w:t>
        </w:r>
      </w:ins>
      <w:r w:rsidRPr="008F7AC3">
        <w:rPr>
          <w:i/>
          <w:iCs/>
        </w:rPr>
        <w:t>Esito di correzione.</w:t>
      </w:r>
    </w:p>
  </w:footnote>
  <w:footnote w:id="534">
    <w:p w14:paraId="48836E8D" w14:textId="405DDE5B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33" w:author="Giorgia" w:date="2023-03-22T12:04:00Z">
        <w:r w:rsidRPr="008F7AC3">
          <w:rPr>
            <w:iCs/>
          </w:rPr>
          <w:t xml:space="preserve"> </w:t>
        </w:r>
      </w:ins>
      <w:r w:rsidRPr="008F7AC3">
        <w:rPr>
          <w:i/>
          <w:iCs/>
        </w:rPr>
        <w:t>Esito di correzione.</w:t>
      </w:r>
    </w:p>
  </w:footnote>
  <w:footnote w:id="535">
    <w:p w14:paraId="7534EB97" w14:textId="6C2813C2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34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35" w:author="Giorgia" w:date="2023-03-22T12:10:00Z">
            <w:rPr>
              <w:rStyle w:val="Rimandonotaapidipagina"/>
            </w:rPr>
          </w:rPrChange>
        </w:rPr>
        <w:footnoteRef/>
      </w:r>
      <w:ins w:id="1936" w:author="Giorgia" w:date="2023-03-22T12:04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iCs/>
          <w:sz w:val="20"/>
          <w:szCs w:val="20"/>
        </w:rPr>
        <w:t>stesso</w:t>
      </w:r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 xml:space="preserve"> depennato.</w:t>
      </w:r>
    </w:p>
  </w:footnote>
  <w:footnote w:id="536">
    <w:p w14:paraId="0A3EEDEE" w14:textId="588AFD59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37" w:author="Giorgia" w:date="2023-03-22T12:04:00Z">
        <w:r w:rsidRPr="008F7AC3">
          <w:rPr>
            <w:iCs/>
          </w:rPr>
          <w:t xml:space="preserve"> </w:t>
        </w:r>
      </w:ins>
      <w:r w:rsidRPr="008F7AC3">
        <w:rPr>
          <w:i/>
          <w:iCs/>
        </w:rPr>
        <w:t>Come pare.</w:t>
      </w:r>
    </w:p>
  </w:footnote>
  <w:footnote w:id="537">
    <w:p w14:paraId="2B3A707F" w14:textId="6726338B" w:rsidR="00B53AFF" w:rsidRPr="00450B80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40" w:author="Giorgia" w:date="2023-03-22T12:04:00Z">
        <w:r w:rsidRPr="008F7AC3">
          <w:t xml:space="preserve"> </w:t>
        </w:r>
      </w:ins>
      <w:r w:rsidRPr="008F7AC3">
        <w:t xml:space="preserve">-o </w:t>
      </w:r>
      <w:r w:rsidRPr="008F7AC3">
        <w:rPr>
          <w:i/>
          <w:iCs/>
        </w:rPr>
        <w:t>corretta su</w:t>
      </w:r>
      <w:r w:rsidRPr="00D32F90">
        <w:t xml:space="preserve"> -a</w:t>
      </w:r>
      <w:r w:rsidRPr="00450B80">
        <w:rPr>
          <w:i/>
          <w:iCs/>
        </w:rPr>
        <w:t>.</w:t>
      </w:r>
    </w:p>
  </w:footnote>
  <w:footnote w:id="538">
    <w:p w14:paraId="7BFA71FA" w14:textId="75C860D5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41" w:author="Giorgia" w:date="2023-03-22T12:04:00Z">
        <w:r w:rsidRPr="008F7AC3">
          <w:t xml:space="preserve"> </w:t>
        </w:r>
      </w:ins>
      <w:r w:rsidRPr="008F7AC3">
        <w:rPr>
          <w:i/>
          <w:rPrChange w:id="1942" w:author="Giorgia" w:date="2023-03-22T12:10:00Z">
            <w:rPr/>
          </w:rPrChange>
        </w:rPr>
        <w:t xml:space="preserve">Aggiunto in sopralinea su </w:t>
      </w:r>
      <w:r w:rsidRPr="008F7AC3">
        <w:rPr>
          <w:iCs/>
          <w:rPrChange w:id="1943" w:author="Giorgia" w:date="2023-03-22T12:10:00Z">
            <w:rPr>
              <w:i/>
              <w:iCs/>
            </w:rPr>
          </w:rPrChange>
        </w:rPr>
        <w:t>di</w:t>
      </w:r>
      <w:r w:rsidRPr="008F7AC3">
        <w:t xml:space="preserve"> </w:t>
      </w:r>
      <w:r w:rsidRPr="008F7AC3">
        <w:rPr>
          <w:i/>
          <w:rPrChange w:id="1944" w:author="Giorgia" w:date="2023-03-22T12:10:00Z">
            <w:rPr/>
          </w:rPrChange>
        </w:rPr>
        <w:t>depennato</w:t>
      </w:r>
      <w:r w:rsidRPr="008F7AC3">
        <w:t>.</w:t>
      </w:r>
    </w:p>
  </w:footnote>
  <w:footnote w:id="539">
    <w:p w14:paraId="51F38CB7" w14:textId="2337B182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45" w:author="Giorgia" w:date="2023-03-22T12:05:00Z">
        <w:r w:rsidRPr="008F7AC3">
          <w:rPr>
            <w:i/>
            <w:iCs/>
          </w:rPr>
          <w:t xml:space="preserve"> </w:t>
        </w:r>
      </w:ins>
      <w:r w:rsidRPr="008F7AC3">
        <w:rPr>
          <w:i/>
          <w:iCs/>
        </w:rPr>
        <w:t>Segue parola depennata.</w:t>
      </w:r>
    </w:p>
  </w:footnote>
  <w:footnote w:id="540">
    <w:p w14:paraId="076A1CEE" w14:textId="2AA191E2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46" w:author="Giorgia" w:date="2023-03-22T12:05:00Z">
        <w:r w:rsidRPr="008F7AC3">
          <w:rPr>
            <w:i/>
            <w:iCs/>
          </w:rPr>
          <w:t xml:space="preserve"> </w:t>
        </w:r>
      </w:ins>
      <w:r w:rsidRPr="008F7AC3">
        <w:rPr>
          <w:i/>
          <w:iCs/>
        </w:rPr>
        <w:t>Così A.</w:t>
      </w:r>
    </w:p>
  </w:footnote>
  <w:footnote w:id="541">
    <w:p w14:paraId="0CE47EC7" w14:textId="77777777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5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51" w:author="Giorgia" w:date="2023-03-22T12:10:00Z">
            <w:rPr>
              <w:rStyle w:val="Rimandonotaapidipagina"/>
            </w:rPr>
          </w:rPrChange>
        </w:rPr>
        <w:footnoteRef/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Esito di correzione.</w:t>
      </w:r>
    </w:p>
  </w:footnote>
  <w:footnote w:id="542">
    <w:p w14:paraId="34E04121" w14:textId="15912A22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52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53" w:author="Giorgia" w:date="2023-03-22T12:10:00Z">
            <w:rPr>
              <w:rStyle w:val="Rimandonotaapidipagina"/>
            </w:rPr>
          </w:rPrChange>
        </w:rPr>
        <w:footnoteRef/>
      </w:r>
      <w:ins w:id="1954" w:author="Giorgia" w:date="2023-03-22T12:05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-e-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corretta su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-i</w:t>
      </w:r>
      <w:r w:rsidRPr="00D32F9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-; </w:t>
      </w:r>
      <w:ins w:id="1955" w:author="Flavia Di Gi" w:date="2023-05-07T17:41:00Z">
        <w:r w:rsidR="0023737F">
          <w:rPr>
            <w:rFonts w:ascii="Times New Roman" w:eastAsia="Times New Roman" w:hAnsi="Times New Roman" w:cs="Times New Roman"/>
            <w:i/>
            <w:iCs/>
            <w:color w:val="000000"/>
            <w:sz w:val="20"/>
            <w:szCs w:val="20"/>
          </w:rPr>
          <w:t xml:space="preserve">seguono </w:t>
        </w:r>
      </w:ins>
      <w:ins w:id="1956" w:author="Flavia Di Gi" w:date="2023-04-02T16:18:00Z">
        <w:r w:rsidR="00AD063B">
          <w:rPr>
            <w:rFonts w:ascii="Times New Roman" w:eastAsia="Times New Roman" w:hAnsi="Times New Roman" w:cs="Times New Roman"/>
            <w:i/>
            <w:iCs/>
            <w:color w:val="000000"/>
            <w:sz w:val="20"/>
            <w:szCs w:val="20"/>
          </w:rPr>
          <w:t>l</w:t>
        </w:r>
      </w:ins>
      <w:del w:id="1957" w:author="Flavia Di Gi" w:date="2023-04-02T16:18:00Z">
        <w:r w:rsidRPr="00D32F90" w:rsidDel="00AD063B"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delText>l</w:delText>
        </w:r>
      </w:del>
      <w:r w:rsidRPr="00450B80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ettere in apice depennate.</w:t>
      </w:r>
    </w:p>
  </w:footnote>
  <w:footnote w:id="543">
    <w:p w14:paraId="1A2F689B" w14:textId="57A900D6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5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59" w:author="Giorgia" w:date="2023-03-22T12:10:00Z">
            <w:rPr>
              <w:rStyle w:val="Rimandonotaapidipagina"/>
            </w:rPr>
          </w:rPrChange>
        </w:rPr>
        <w:footnoteRef/>
      </w:r>
      <w:ins w:id="1960" w:author="Giorgia" w:date="2023-03-22T12:05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gramStart"/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i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corretta</w:t>
      </w:r>
      <w:proofErr w:type="gramEnd"/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su -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44">
    <w:p w14:paraId="27CCBF14" w14:textId="09920223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6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62" w:author="Giorgia" w:date="2023-03-22T12:10:00Z">
            <w:rPr>
              <w:rStyle w:val="Rimandonotaapidipagina"/>
            </w:rPr>
          </w:rPrChange>
        </w:rPr>
        <w:footnoteRef/>
      </w:r>
      <w:ins w:id="1963" w:author="Giorgia" w:date="2023-03-22T12:05:00Z">
        <w:r w:rsidRPr="008F7AC3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necessarie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45">
    <w:p w14:paraId="74CB21A7" w14:textId="4168BDE0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64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65" w:author="Giorgia" w:date="2023-03-22T12:10:00Z">
            <w:rPr>
              <w:rStyle w:val="Rimandonotaapidipagina"/>
            </w:rPr>
          </w:rPrChange>
        </w:rPr>
        <w:footnoteRef/>
      </w:r>
      <w:ins w:id="1966" w:author="Giorgia" w:date="2023-03-22T12:05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-c-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-s-</w:t>
      </w:r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46">
    <w:p w14:paraId="2FD6F722" w14:textId="6A4906F3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6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68" w:author="Giorgia" w:date="2023-03-22T12:10:00Z">
            <w:rPr>
              <w:rStyle w:val="Rimandonotaapidipagina"/>
            </w:rPr>
          </w:rPrChange>
        </w:rPr>
        <w:footnoteRef/>
      </w:r>
      <w:ins w:id="1969" w:author="Giorgia" w:date="2023-03-22T12:05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-i-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-e-</w:t>
      </w:r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47">
    <w:p w14:paraId="64D3A9BE" w14:textId="0CF3890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7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71" w:author="Giorgia" w:date="2023-03-22T12:10:00Z">
            <w:rPr>
              <w:rStyle w:val="Rimandonotaapidipagina"/>
            </w:rPr>
          </w:rPrChange>
        </w:rPr>
        <w:footnoteRef/>
      </w:r>
      <w:ins w:id="1972" w:author="Giorgia" w:date="2023-03-22T12:05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-ii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corrett</w:t>
      </w:r>
      <w:ins w:id="1973" w:author="Flavia Di Gi" w:date="2023-04-02T16:19:00Z">
        <w:r w:rsidR="00AD063B">
          <w:rPr>
            <w:rFonts w:ascii="Times New Roman" w:eastAsia="Times New Roman" w:hAnsi="Times New Roman" w:cs="Times New Roman"/>
            <w:i/>
            <w:sz w:val="20"/>
            <w:szCs w:val="20"/>
          </w:rPr>
          <w:t>o</w:t>
        </w:r>
      </w:ins>
      <w:del w:id="1974" w:author="Flavia Di Gi" w:date="2023-04-02T16:19:00Z">
        <w:r w:rsidRPr="008F7AC3" w:rsidDel="00AD063B">
          <w:rPr>
            <w:rFonts w:ascii="Times New Roman" w:eastAsia="Times New Roman" w:hAnsi="Times New Roman" w:cs="Times New Roman"/>
            <w:i/>
            <w:sz w:val="20"/>
            <w:szCs w:val="20"/>
          </w:rPr>
          <w:delText>o</w:delText>
        </w:r>
      </w:del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-e</w:t>
      </w:r>
      <w:r w:rsidRPr="00D32F90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48">
    <w:p w14:paraId="2723C86C" w14:textId="267BD069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75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76" w:author="Giorgia" w:date="2023-03-22T12:10:00Z">
            <w:rPr>
              <w:rStyle w:val="Rimandonotaapidipagina"/>
            </w:rPr>
          </w:rPrChange>
        </w:rPr>
        <w:footnoteRef/>
      </w:r>
      <w:ins w:id="1977" w:author="Giorgia" w:date="2023-03-22T12:05:00Z">
        <w:r w:rsidRPr="008F7AC3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Aggiunto in sopralinea su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piazzerà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49">
    <w:p w14:paraId="22CCAE61" w14:textId="76F724C8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7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79" w:author="Giorgia" w:date="2023-03-22T12:10:00Z">
            <w:rPr>
              <w:rStyle w:val="Rimandonotaapidipagina"/>
            </w:rPr>
          </w:rPrChange>
        </w:rPr>
        <w:footnoteRef/>
      </w:r>
      <w:ins w:id="1980" w:author="Giorgia" w:date="2023-03-22T12:05:00Z">
        <w:r w:rsidRPr="008F7AC3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di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50">
    <w:p w14:paraId="214A7C3B" w14:textId="024B084B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198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1982" w:author="Giorgia" w:date="2023-03-22T12:10:00Z">
            <w:rPr>
              <w:rStyle w:val="Rimandonotaapidipagina"/>
            </w:rPr>
          </w:rPrChange>
        </w:rPr>
        <w:footnoteRef/>
      </w:r>
      <w:ins w:id="1983" w:author="Giorgia" w:date="2023-03-22T12:05:00Z">
        <w:r w:rsidRPr="008F7AC3">
          <w:rPr>
            <w:rFonts w:ascii="Times New Roman" w:eastAsia="Times New Roman" w:hAnsi="Times New Roman" w:cs="Times New Roman"/>
            <w:i/>
            <w:iCs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551">
    <w:p w14:paraId="418CB7BA" w14:textId="1389CDA3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1999" w:author="Giorgia" w:date="2023-03-22T12:05:00Z">
        <w:r w:rsidRPr="008F7AC3">
          <w:rPr>
            <w:i/>
            <w:iCs/>
          </w:rPr>
          <w:t xml:space="preserve"> </w:t>
        </w:r>
      </w:ins>
      <w:r w:rsidRPr="008F7AC3">
        <w:rPr>
          <w:i/>
          <w:iCs/>
        </w:rPr>
        <w:t>Come pare.</w:t>
      </w:r>
    </w:p>
  </w:footnote>
  <w:footnote w:id="552">
    <w:p w14:paraId="4E7141AC" w14:textId="28A29606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015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016" w:author="Giorgia" w:date="2023-03-22T12:10:00Z">
            <w:rPr>
              <w:rStyle w:val="Rimandonotaapidipagina"/>
            </w:rPr>
          </w:rPrChange>
        </w:rPr>
        <w:footnoteRef/>
      </w:r>
      <w:ins w:id="2017" w:author="Giorgia" w:date="2023-03-22T12:05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-l-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corretta su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-r-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53">
    <w:p w14:paraId="69F13AEC" w14:textId="00622A5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01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019" w:author="Giorgia" w:date="2023-03-22T12:10:00Z">
            <w:rPr>
              <w:rStyle w:val="Rimandonotaapidipagina"/>
            </w:rPr>
          </w:rPrChange>
        </w:rPr>
        <w:footnoteRef/>
      </w:r>
      <w:ins w:id="2020" w:author="Giorgia" w:date="2023-03-22T12:05:00Z">
        <w:r w:rsidRPr="008F7AC3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Così A.</w:t>
      </w:r>
    </w:p>
  </w:footnote>
  <w:footnote w:id="554">
    <w:p w14:paraId="666E6EF6" w14:textId="1E01BA40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122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123" w:author="Giorgia" w:date="2023-03-22T12:10:00Z">
            <w:rPr>
              <w:rStyle w:val="Rimandonotaapidipagina"/>
            </w:rPr>
          </w:rPrChange>
        </w:rPr>
        <w:footnoteRef/>
      </w:r>
      <w:ins w:id="2124" w:author="Giorgia" w:date="2023-03-22T12:06:00Z">
        <w:r w:rsidRPr="008F7AC3"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100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55">
    <w:p w14:paraId="35A3BD8B" w14:textId="31C6BA83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195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196" w:author="Giorgia" w:date="2023-03-22T12:10:00Z">
            <w:rPr>
              <w:rStyle w:val="Rimandonotaapidipagina"/>
            </w:rPr>
          </w:rPrChange>
        </w:rPr>
        <w:footnoteRef/>
      </w:r>
      <w:ins w:id="2197" w:author="Giorgia" w:date="2023-03-22T12:06:00Z">
        <w:r w:rsidRPr="008F7AC3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-47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-68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, come pare.</w:t>
      </w:r>
    </w:p>
  </w:footnote>
  <w:footnote w:id="556">
    <w:p w14:paraId="65AB3FBB" w14:textId="6EB4F24D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22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221" w:author="Giorgia" w:date="2023-03-22T12:10:00Z">
            <w:rPr>
              <w:rStyle w:val="Rimandonotaapidipagina"/>
            </w:rPr>
          </w:rPrChange>
        </w:rPr>
        <w:footnoteRef/>
      </w:r>
      <w:ins w:id="2222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mesi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57">
    <w:p w14:paraId="75B8D8A6" w14:textId="2EC05F32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22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224" w:author="Giorgia" w:date="2023-03-22T12:10:00Z">
            <w:rPr>
              <w:rStyle w:val="Rimandonotaapidipagina"/>
            </w:rPr>
          </w:rPrChange>
        </w:rPr>
        <w:footnoteRef/>
      </w:r>
      <w:ins w:id="2225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mesi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58">
    <w:p w14:paraId="4F5C51D6" w14:textId="49517E39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239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240" w:author="Giorgia" w:date="2023-03-22T12:10:00Z">
            <w:rPr>
              <w:rStyle w:val="Rimandonotaapidipagina"/>
            </w:rPr>
          </w:rPrChange>
        </w:rPr>
        <w:footnoteRef/>
      </w:r>
      <w:ins w:id="2241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-r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-n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, come pare.</w:t>
      </w:r>
    </w:p>
  </w:footnote>
  <w:footnote w:id="559">
    <w:p w14:paraId="23BC708F" w14:textId="56643E1A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242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243" w:author="Giorgia" w:date="2023-03-22T12:10:00Z">
            <w:rPr>
              <w:rStyle w:val="Rimandonotaapidipagina"/>
            </w:rPr>
          </w:rPrChange>
        </w:rPr>
        <w:footnoteRef/>
      </w:r>
      <w:ins w:id="2244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-0-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-1-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60">
    <w:p w14:paraId="0F36F46B" w14:textId="5EAF4CC7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262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263" w:author="Giorgia" w:date="2023-03-22T12:10:00Z">
            <w:rPr>
              <w:rStyle w:val="Rimandonotaapidipagina"/>
            </w:rPr>
          </w:rPrChange>
        </w:rPr>
        <w:footnoteRef/>
      </w:r>
      <w:ins w:id="2264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-ii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-o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61">
    <w:p w14:paraId="4A4B77E0" w14:textId="75320E43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2307" w:author="Giorgia" w:date="2023-03-22T12:13:00Z">
        <w:r>
          <w:rPr>
            <w:i/>
            <w:iCs/>
          </w:rPr>
          <w:t xml:space="preserve"> </w:t>
        </w:r>
      </w:ins>
      <w:r w:rsidRPr="008F7AC3">
        <w:rPr>
          <w:i/>
          <w:iCs/>
        </w:rPr>
        <w:t>Come pare.</w:t>
      </w:r>
    </w:p>
  </w:footnote>
  <w:footnote w:id="562">
    <w:p w14:paraId="4C429F65" w14:textId="1C5A253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342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343" w:author="Giorgia" w:date="2023-03-22T12:10:00Z">
            <w:rPr>
              <w:rStyle w:val="Rimandonotaapidipagina"/>
            </w:rPr>
          </w:rPrChange>
        </w:rPr>
        <w:footnoteRef/>
      </w:r>
      <w:ins w:id="2344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-178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-644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; segue </w:t>
      </w:r>
      <w:r w:rsidRPr="008F7AC3">
        <w:rPr>
          <w:rFonts w:ascii="Times New Roman" w:eastAsia="Times New Roman" w:hAnsi="Times New Roman" w:cs="Times New Roman"/>
          <w:iCs/>
          <w:sz w:val="20"/>
          <w:szCs w:val="20"/>
        </w:rPr>
        <w:t xml:space="preserve">10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63">
    <w:p w14:paraId="32E9C96C" w14:textId="17DCF73B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0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04" w:author="Giorgia" w:date="2023-03-22T12:10:00Z">
            <w:rPr>
              <w:rStyle w:val="Rimandonotaapidipagina"/>
            </w:rPr>
          </w:rPrChange>
        </w:rPr>
        <w:footnoteRef/>
      </w:r>
      <w:ins w:id="2405" w:author="Giorgia" w:date="2023-03-22T12:13:00Z">
        <w:r w:rsidRPr="008F7AC3">
          <w:rPr>
            <w:rFonts w:ascii="Times New Roman" w:eastAsia="Times New Roman" w:hAnsi="Times New Roman" w:cs="Times New Roman"/>
            <w:iCs/>
            <w:sz w:val="20"/>
            <w:szCs w:val="20"/>
            <w:rPrChange w:id="2406" w:author="Giorgia" w:date="2023-03-22T12:13:00Z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rPrChange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iCs/>
          <w:sz w:val="20"/>
          <w:szCs w:val="20"/>
        </w:rPr>
        <w:t>Esito di correzione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64">
    <w:p w14:paraId="4DE10502" w14:textId="1305417E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0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08" w:author="Giorgia" w:date="2023-03-22T12:10:00Z">
            <w:rPr>
              <w:rStyle w:val="Rimandonotaapidipagina"/>
            </w:rPr>
          </w:rPrChange>
        </w:rPr>
        <w:footnoteRef/>
      </w:r>
      <w:ins w:id="2409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am-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cap-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65">
    <w:p w14:paraId="4C89F039" w14:textId="4BAE34F2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1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11" w:author="Giorgia" w:date="2023-03-22T12:10:00Z">
            <w:rPr>
              <w:rStyle w:val="Rimandonotaapidipagina"/>
            </w:rPr>
          </w:rPrChange>
        </w:rPr>
        <w:footnoteRef/>
      </w:r>
      <w:ins w:id="2412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del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66">
    <w:p w14:paraId="62D19405" w14:textId="2E26ADF3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2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24" w:author="Giorgia" w:date="2023-03-22T12:10:00Z">
            <w:rPr>
              <w:rStyle w:val="Rimandonotaapidipagina"/>
            </w:rPr>
          </w:rPrChange>
        </w:rPr>
        <w:footnoteRef/>
      </w:r>
      <w:ins w:id="2425" w:author="Giorgia" w:date="2023-03-22T12:13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del w:id="2426" w:author="Flavia Di Gi" w:date="2023-04-02T16:21:00Z">
        <w:r w:rsidRPr="008F7AC3" w:rsidDel="00AD063B">
          <w:rPr>
            <w:rFonts w:ascii="Times New Roman" w:eastAsia="Times New Roman" w:hAnsi="Times New Roman" w:cs="Times New Roman"/>
            <w:sz w:val="20"/>
            <w:szCs w:val="20"/>
          </w:rPr>
          <w:delText>o</w:delText>
        </w:r>
      </w:del>
      <w:ins w:id="2427" w:author="Flavia Di Gi" w:date="2023-04-02T16:21:00Z">
        <w:r w:rsidR="00AD063B">
          <w:rPr>
            <w:rFonts w:ascii="Times New Roman" w:eastAsia="Times New Roman" w:hAnsi="Times New Roman" w:cs="Times New Roman"/>
            <w:i/>
            <w:sz w:val="20"/>
            <w:szCs w:val="20"/>
          </w:rPr>
          <w:t>C</w:t>
        </w:r>
      </w:ins>
      <w:del w:id="2428" w:author="Flavia Di Gi" w:date="2023-04-02T16:21:00Z">
        <w:r w:rsidRPr="008F7AC3" w:rsidDel="00AD063B">
          <w:rPr>
            <w:rFonts w:ascii="Times New Roman" w:eastAsia="Times New Roman" w:hAnsi="Times New Roman" w:cs="Times New Roman"/>
            <w:sz w:val="20"/>
            <w:szCs w:val="20"/>
          </w:rPr>
          <w:delText xml:space="preserve"> </w:delText>
        </w:r>
        <w:r w:rsidRPr="008F7AC3" w:rsidDel="00AD063B">
          <w:rPr>
            <w:rFonts w:ascii="Times New Roman" w:eastAsia="Times New Roman" w:hAnsi="Times New Roman" w:cs="Times New Roman"/>
            <w:i/>
            <w:sz w:val="20"/>
            <w:szCs w:val="20"/>
          </w:rPr>
          <w:delText>c</w:delText>
        </w:r>
      </w:del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67">
    <w:p w14:paraId="1D287170" w14:textId="6F66F48C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29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30" w:author="Giorgia" w:date="2023-03-22T12:10:00Z">
            <w:rPr>
              <w:rStyle w:val="Rimandonotaapidipagina"/>
            </w:rPr>
          </w:rPrChange>
        </w:rPr>
        <w:footnoteRef/>
      </w:r>
      <w:ins w:id="2431" w:author="Giorgia" w:date="2023-03-22T12:12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 lettera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depennata.</w:t>
      </w:r>
    </w:p>
  </w:footnote>
  <w:footnote w:id="568">
    <w:p w14:paraId="3394A590" w14:textId="5BC09638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3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39" w:author="Giorgia" w:date="2023-03-22T12:10:00Z">
            <w:rPr>
              <w:rStyle w:val="Rimandonotaapidipagina"/>
            </w:rPr>
          </w:rPrChange>
        </w:rPr>
        <w:footnoteRef/>
      </w:r>
      <w:ins w:id="2440" w:author="Giorgia" w:date="2023-03-22T12:12:00Z">
        <w:r>
          <w:rPr>
            <w:rFonts w:ascii="Times New Roman" w:eastAsia="Times New Roman" w:hAnsi="Times New Roman" w:cs="Times New Roman"/>
            <w:i/>
            <w:iCs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569">
    <w:p w14:paraId="68A050EA" w14:textId="1028FB2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4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42" w:author="Giorgia" w:date="2023-03-22T12:10:00Z">
            <w:rPr>
              <w:rStyle w:val="Rimandonotaapidipagina"/>
            </w:rPr>
          </w:rPrChange>
        </w:rPr>
        <w:footnoteRef/>
      </w:r>
      <w:ins w:id="2443" w:author="Giorgia" w:date="2023-03-22T12:12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-e </w:t>
      </w:r>
      <w:del w:id="2444" w:author="Flavia Di Gi" w:date="2023-04-01T18:57:00Z">
        <w:r w:rsidRPr="008F7AC3" w:rsidDel="005A69E9">
          <w:rPr>
            <w:rFonts w:ascii="Times New Roman" w:eastAsia="Times New Roman" w:hAnsi="Times New Roman" w:cs="Times New Roman"/>
            <w:i/>
            <w:sz w:val="20"/>
            <w:szCs w:val="20"/>
          </w:rPr>
          <w:delText>corretta su altra lettera.</w:delText>
        </w:r>
      </w:del>
      <w:ins w:id="2445" w:author="Flavia Di Gi" w:date="2023-04-01T18:57:00Z">
        <w:r w:rsidR="005A69E9">
          <w:rPr>
            <w:rFonts w:ascii="Times New Roman" w:eastAsia="Times New Roman" w:hAnsi="Times New Roman" w:cs="Times New Roman"/>
            <w:i/>
            <w:sz w:val="20"/>
            <w:szCs w:val="20"/>
          </w:rPr>
          <w:t>esito di correzione.</w:t>
        </w:r>
      </w:ins>
    </w:p>
  </w:footnote>
  <w:footnote w:id="570">
    <w:p w14:paraId="694D0569" w14:textId="3DFE5136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46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47" w:author="Giorgia" w:date="2023-03-22T12:10:00Z">
            <w:rPr>
              <w:rStyle w:val="Rimandonotaapidipagina"/>
            </w:rPr>
          </w:rPrChange>
        </w:rPr>
        <w:footnoteRef/>
      </w:r>
      <w:ins w:id="2448" w:author="Giorgia" w:date="2023-03-22T12:12:00Z">
        <w:r>
          <w:rPr>
            <w:rFonts w:ascii="Times New Roman" w:eastAsia="Times New Roman" w:hAnsi="Times New Roman" w:cs="Times New Roman"/>
            <w:i/>
            <w:color w:val="000000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Lacuna del margine esterno.</w:t>
      </w:r>
    </w:p>
  </w:footnote>
  <w:footnote w:id="571">
    <w:p w14:paraId="4AD57645" w14:textId="607E48E0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49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50" w:author="Giorgia" w:date="2023-03-22T12:10:00Z">
            <w:rPr>
              <w:rStyle w:val="Rimandonotaapidipagina"/>
            </w:rPr>
          </w:rPrChange>
        </w:rPr>
        <w:footnoteRef/>
      </w:r>
      <w:ins w:id="2451" w:author="Giorgia" w:date="2023-03-22T12:12:00Z">
        <w:r>
          <w:rPr>
            <w:rFonts w:ascii="Times New Roman" w:eastAsia="Times New Roman" w:hAnsi="Times New Roman" w:cs="Times New Roman"/>
            <w:i/>
            <w:color w:val="000000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Lacuna del margine esterno.</w:t>
      </w:r>
    </w:p>
  </w:footnote>
  <w:footnote w:id="572">
    <w:p w14:paraId="7A2708D5" w14:textId="4ADF9010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54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55" w:author="Giorgia" w:date="2023-03-22T12:10:00Z">
            <w:rPr>
              <w:rStyle w:val="Rimandonotaapidipagina"/>
            </w:rPr>
          </w:rPrChange>
        </w:rPr>
        <w:footnoteRef/>
      </w:r>
      <w:ins w:id="2456" w:author="Giorgia" w:date="2023-03-22T12:12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st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depennato.</w:t>
      </w:r>
    </w:p>
  </w:footnote>
  <w:footnote w:id="573">
    <w:p w14:paraId="468AD66E" w14:textId="32A0E2AB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2457" w:author="Giorgia" w:date="2023-03-22T12:12:00Z">
        <w:r>
          <w:t xml:space="preserve"> </w:t>
        </w:r>
      </w:ins>
      <w:r w:rsidRPr="008F7AC3">
        <w:t xml:space="preserve">-e </w:t>
      </w:r>
      <w:del w:id="2458" w:author="Flavia Di Gi" w:date="2023-04-01T18:57:00Z">
        <w:r w:rsidRPr="008F7AC3" w:rsidDel="005A69E9">
          <w:rPr>
            <w:i/>
            <w:iCs/>
          </w:rPr>
          <w:delText>corretta su altra lettera.</w:delText>
        </w:r>
      </w:del>
      <w:ins w:id="2459" w:author="Flavia Di Gi" w:date="2023-04-01T18:57:00Z">
        <w:r w:rsidR="005A69E9">
          <w:rPr>
            <w:i/>
            <w:iCs/>
          </w:rPr>
          <w:t>esito di correzione.</w:t>
        </w:r>
      </w:ins>
    </w:p>
  </w:footnote>
  <w:footnote w:id="574">
    <w:p w14:paraId="575107F6" w14:textId="73AC761A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6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61" w:author="Giorgia" w:date="2023-03-22T12:10:00Z">
            <w:rPr>
              <w:rStyle w:val="Rimandonotaapidipagina"/>
            </w:rPr>
          </w:rPrChange>
        </w:rPr>
        <w:footnoteRef/>
      </w:r>
      <w:ins w:id="2462" w:author="Giorgia" w:date="2023-03-22T12:12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Esito di correzione.</w:t>
      </w:r>
    </w:p>
  </w:footnote>
  <w:footnote w:id="575">
    <w:p w14:paraId="5AAB4594" w14:textId="5DCF1F0E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AD063B">
        <w:rPr>
          <w:rStyle w:val="Rimandonotaapidipagina"/>
          <w:highlight w:val="yellow"/>
          <w:rPrChange w:id="2467" w:author="Flavia Di Gi" w:date="2023-04-02T16:28:00Z">
            <w:rPr>
              <w:rStyle w:val="Rimandonotaapidipagina"/>
            </w:rPr>
          </w:rPrChange>
        </w:rPr>
        <w:footnoteRef/>
      </w:r>
      <w:ins w:id="2468" w:author="Giorgia" w:date="2023-03-22T12:12:00Z">
        <w:r w:rsidRPr="00AD063B">
          <w:rPr>
            <w:i/>
            <w:iCs/>
            <w:highlight w:val="yellow"/>
            <w:rPrChange w:id="2469" w:author="Flavia Di Gi" w:date="2023-04-02T16:28:00Z">
              <w:rPr>
                <w:i/>
                <w:iCs/>
              </w:rPr>
            </w:rPrChange>
          </w:rPr>
          <w:t xml:space="preserve"> </w:t>
        </w:r>
      </w:ins>
      <w:r w:rsidRPr="00AD063B">
        <w:rPr>
          <w:i/>
          <w:iCs/>
          <w:highlight w:val="yellow"/>
          <w:rPrChange w:id="2470" w:author="Flavia Di Gi" w:date="2023-04-02T16:28:00Z">
            <w:rPr>
              <w:i/>
              <w:iCs/>
            </w:rPr>
          </w:rPrChange>
        </w:rPr>
        <w:t>Margine danneggiato.</w:t>
      </w:r>
    </w:p>
  </w:footnote>
  <w:footnote w:id="576">
    <w:p w14:paraId="7799171A" w14:textId="6DE751F2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7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78" w:author="Giorgia" w:date="2023-03-22T12:10:00Z">
            <w:rPr>
              <w:rStyle w:val="Rimandonotaapidipagina"/>
            </w:rPr>
          </w:rPrChange>
        </w:rPr>
        <w:footnoteRef/>
      </w:r>
      <w:ins w:id="2479" w:author="Giorgia" w:date="2023-03-22T12:12:00Z">
        <w:r>
          <w:rPr>
            <w:rFonts w:ascii="Times New Roman" w:eastAsia="Times New Roman" w:hAnsi="Times New Roman" w:cs="Times New Roman"/>
            <w:i/>
            <w:iCs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iCs/>
          <w:sz w:val="20"/>
          <w:szCs w:val="20"/>
        </w:rPr>
        <w:t>Esito di correzione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77">
    <w:p w14:paraId="47184691" w14:textId="5E3FA666" w:rsidR="00B53AFF" w:rsidRPr="008F7AC3" w:rsidRDefault="00B53AFF" w:rsidP="007F3E90">
      <w:pPr>
        <w:pStyle w:val="Testonotaapidipagina"/>
        <w:adjustRightInd w:val="0"/>
        <w:snapToGrid w:val="0"/>
        <w:jc w:val="both"/>
      </w:pPr>
      <w:r w:rsidRPr="008F7AC3">
        <w:rPr>
          <w:rStyle w:val="Rimandonotaapidipagina"/>
        </w:rPr>
        <w:footnoteRef/>
      </w:r>
      <w:ins w:id="2480" w:author="Giorgia" w:date="2023-03-22T12:12:00Z">
        <w:r>
          <w:rPr>
            <w:i/>
          </w:rPr>
          <w:t xml:space="preserve"> </w:t>
        </w:r>
      </w:ins>
      <w:r w:rsidRPr="008F7AC3">
        <w:rPr>
          <w:i/>
        </w:rPr>
        <w:t>Lacuna del margine esterno.</w:t>
      </w:r>
    </w:p>
  </w:footnote>
  <w:footnote w:id="578">
    <w:p w14:paraId="095807EA" w14:textId="6E0F396C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8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88" w:author="Giorgia" w:date="2023-03-22T12:10:00Z">
            <w:rPr>
              <w:rStyle w:val="Rimandonotaapidipagina"/>
            </w:rPr>
          </w:rPrChange>
        </w:rPr>
        <w:footnoteRef/>
      </w:r>
      <w:ins w:id="2489" w:author="Giorgia" w:date="2023-03-22T12:11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V-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v-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79">
    <w:p w14:paraId="11344A51" w14:textId="591ACB8F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9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91" w:author="Giorgia" w:date="2023-03-22T12:10:00Z">
            <w:rPr>
              <w:rStyle w:val="Rimandonotaapidipagina"/>
            </w:rPr>
          </w:rPrChange>
        </w:rPr>
        <w:footnoteRef/>
      </w:r>
      <w:ins w:id="2492" w:author="Giorgia" w:date="2023-03-22T12:11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-e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-a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80">
    <w:p w14:paraId="1E13C2A5" w14:textId="740024E8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9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94" w:author="Giorgia" w:date="2023-03-22T12:10:00Z">
            <w:rPr>
              <w:rStyle w:val="Rimandonotaapidipagina"/>
            </w:rPr>
          </w:rPrChange>
        </w:rPr>
        <w:footnoteRef/>
      </w:r>
      <w:ins w:id="2495" w:author="Giorgia" w:date="2023-03-22T12:12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-e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-a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81">
    <w:p w14:paraId="771EF6C6" w14:textId="4494D11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49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498" w:author="Giorgia" w:date="2023-03-22T12:10:00Z">
            <w:rPr>
              <w:rStyle w:val="Rimandonotaapidipagina"/>
            </w:rPr>
          </w:rPrChange>
        </w:rPr>
        <w:footnoteRef/>
      </w:r>
      <w:ins w:id="2499" w:author="Giorgia" w:date="2023-03-22T12:12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si è valso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582">
    <w:p w14:paraId="79EE0B07" w14:textId="08CB875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0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01" w:author="Giorgia" w:date="2023-03-22T12:10:00Z">
            <w:rPr>
              <w:rStyle w:val="Rimandonotaapidipagina"/>
            </w:rPr>
          </w:rPrChange>
        </w:rPr>
        <w:footnoteRef/>
      </w:r>
      <w:ins w:id="2502" w:author="Giorgia" w:date="2023-03-22T12:12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del w:id="2503" w:author="Flavia Di Gi" w:date="2023-04-02T16:29:00Z">
        <w:r w:rsidRPr="008F7AC3" w:rsidDel="002A2F28">
          <w:rPr>
            <w:rFonts w:ascii="Times New Roman" w:eastAsia="Times New Roman" w:hAnsi="Times New Roman" w:cs="Times New Roman"/>
            <w:i/>
            <w:sz w:val="20"/>
            <w:szCs w:val="20"/>
          </w:rPr>
          <w:delText>Esito di correzione da</w:delText>
        </w:r>
      </w:del>
      <w:ins w:id="2504" w:author="Flavia Di Gi" w:date="2023-04-02T16:29:00Z">
        <w:r w:rsidR="002A2F28">
          <w:rPr>
            <w:rFonts w:ascii="Times New Roman" w:eastAsia="Times New Roman" w:hAnsi="Times New Roman" w:cs="Times New Roman"/>
            <w:i/>
            <w:sz w:val="20"/>
            <w:szCs w:val="20"/>
          </w:rPr>
          <w:t>Corretto su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cominciarà.</w:t>
      </w:r>
    </w:p>
  </w:footnote>
  <w:footnote w:id="583">
    <w:p w14:paraId="3C2A0A8C" w14:textId="741C51D3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0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08" w:author="Giorgia" w:date="2023-03-22T12:10:00Z">
            <w:rPr>
              <w:rStyle w:val="Rimandonotaapidipagina"/>
            </w:rPr>
          </w:rPrChange>
        </w:rPr>
        <w:footnoteRef/>
      </w:r>
      <w:ins w:id="2509" w:author="Giorgia" w:date="2023-03-22T12:11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-ari-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-iae-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, come pare.</w:t>
      </w:r>
    </w:p>
  </w:footnote>
  <w:footnote w:id="584">
    <w:p w14:paraId="33E37234" w14:textId="7D7C0AA7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1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11" w:author="Giorgia" w:date="2023-03-22T12:10:00Z">
            <w:rPr>
              <w:rStyle w:val="Rimandonotaapidipagina"/>
            </w:rPr>
          </w:rPrChange>
        </w:rPr>
        <w:footnoteRef/>
      </w:r>
      <w:ins w:id="2512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h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depennata.</w:t>
      </w:r>
    </w:p>
  </w:footnote>
  <w:footnote w:id="585">
    <w:p w14:paraId="37A10A76" w14:textId="1AB1A46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13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14" w:author="Giorgia" w:date="2023-03-22T12:10:00Z">
            <w:rPr>
              <w:rStyle w:val="Rimandonotaapidipagina"/>
            </w:rPr>
          </w:rPrChange>
        </w:rPr>
        <w:footnoteRef/>
      </w:r>
      <w:ins w:id="2515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ris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depennato.</w:t>
      </w:r>
    </w:p>
  </w:footnote>
  <w:footnote w:id="586">
    <w:p w14:paraId="381B14FA" w14:textId="2BFBCC85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1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19" w:author="Giorgia" w:date="2023-03-22T12:10:00Z">
            <w:rPr>
              <w:rStyle w:val="Rimandonotaapidipagina"/>
            </w:rPr>
          </w:rPrChange>
        </w:rPr>
        <w:footnoteRef/>
      </w:r>
      <w:ins w:id="2520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Aggiunto in sopralinea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Stato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depennato.</w:t>
      </w:r>
    </w:p>
  </w:footnote>
  <w:footnote w:id="587">
    <w:p w14:paraId="020098EF" w14:textId="75E1D564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2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22" w:author="Giorgia" w:date="2023-03-22T12:10:00Z">
            <w:rPr>
              <w:rStyle w:val="Rimandonotaapidipagina"/>
            </w:rPr>
          </w:rPrChange>
        </w:rPr>
        <w:footnoteRef/>
      </w:r>
      <w:ins w:id="2523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di queste Provincie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depennato.</w:t>
      </w:r>
    </w:p>
  </w:footnote>
  <w:footnote w:id="588">
    <w:p w14:paraId="6BF7C1B1" w14:textId="73C45DAD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26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27" w:author="Giorgia" w:date="2023-03-22T12:10:00Z">
            <w:rPr>
              <w:rStyle w:val="Rimandonotaapidipagina"/>
            </w:rPr>
          </w:rPrChange>
        </w:rPr>
        <w:footnoteRef/>
      </w:r>
      <w:ins w:id="2528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Boeh-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o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589">
    <w:p w14:paraId="1ACE9E57" w14:textId="1276A738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3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32" w:author="Giorgia" w:date="2023-03-22T12:10:00Z">
            <w:rPr>
              <w:rStyle w:val="Rimandonotaapidipagina"/>
            </w:rPr>
          </w:rPrChange>
        </w:rPr>
        <w:footnoteRef/>
      </w:r>
      <w:ins w:id="2533" w:author="Giorgia" w:date="2023-03-22T12:11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-e-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corretta su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-à</w:t>
      </w:r>
      <w:ins w:id="2534" w:author="Flavia Di Gi" w:date="2023-04-02T16:30:00Z">
        <w:r w:rsidR="002A2F28">
          <w:rPr>
            <w:rFonts w:ascii="Times New Roman" w:eastAsia="Times New Roman" w:hAnsi="Times New Roman" w:cs="Times New Roman"/>
            <w:sz w:val="20"/>
            <w:szCs w:val="20"/>
          </w:rPr>
          <w:t>;</w:t>
        </w:r>
      </w:ins>
      <w:del w:id="2535" w:author="Flavia Di Gi" w:date="2023-04-02T16:30:00Z">
        <w:r w:rsidRPr="008F7AC3" w:rsidDel="002A2F28">
          <w:rPr>
            <w:rFonts w:ascii="Times New Roman" w:eastAsia="Times New Roman" w:hAnsi="Times New Roman" w:cs="Times New Roman"/>
            <w:sz w:val="20"/>
            <w:szCs w:val="20"/>
          </w:rPr>
          <w:delText>,</w:delText>
        </w:r>
      </w:del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-bbe </w:t>
      </w:r>
      <w:ins w:id="2536" w:author="Flavia Di Gi" w:date="2023-04-02T16:30:00Z">
        <w:r w:rsidR="002A2F28" w:rsidRPr="002A2F28">
          <w:rPr>
            <w:rFonts w:ascii="Times New Roman" w:eastAsia="Times New Roman" w:hAnsi="Times New Roman" w:cs="Times New Roman"/>
            <w:i/>
            <w:iCs/>
            <w:sz w:val="20"/>
            <w:szCs w:val="20"/>
            <w:rPrChange w:id="2537" w:author="Flavia Di Gi" w:date="2023-04-02T16:30:00Z">
              <w:rPr>
                <w:rFonts w:ascii="Times New Roman" w:eastAsia="Times New Roman" w:hAnsi="Times New Roman" w:cs="Times New Roman"/>
                <w:sz w:val="20"/>
                <w:szCs w:val="20"/>
              </w:rPr>
            </w:rPrChange>
          </w:rPr>
          <w:t>esito di correzione.</w:t>
        </w:r>
      </w:ins>
      <w:del w:id="2538" w:author="Flavia Di Gi" w:date="2023-04-02T16:30:00Z">
        <w:r w:rsidRPr="008F7AC3" w:rsidDel="002A2F28">
          <w:rPr>
            <w:rFonts w:ascii="Times New Roman" w:eastAsia="Times New Roman" w:hAnsi="Times New Roman" w:cs="Times New Roman"/>
            <w:i/>
            <w:sz w:val="20"/>
            <w:szCs w:val="20"/>
          </w:rPr>
          <w:delText>aggiunto.</w:delText>
        </w:r>
      </w:del>
    </w:p>
  </w:footnote>
  <w:footnote w:id="590">
    <w:p w14:paraId="039D1D8A" w14:textId="01171863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39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40" w:author="Giorgia" w:date="2023-03-22T12:10:00Z">
            <w:rPr>
              <w:rStyle w:val="Rimandonotaapidipagina"/>
            </w:rPr>
          </w:rPrChange>
        </w:rPr>
        <w:footnoteRef/>
      </w:r>
      <w:ins w:id="2541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Aggiunto in sopralinea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con segno di inserimento.</w:t>
      </w:r>
    </w:p>
  </w:footnote>
  <w:footnote w:id="591">
    <w:p w14:paraId="3D82F7DF" w14:textId="1D87B112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44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45" w:author="Giorgia" w:date="2023-03-22T12:10:00Z">
            <w:rPr>
              <w:rStyle w:val="Rimandonotaapidipagina"/>
            </w:rPr>
          </w:rPrChange>
        </w:rPr>
        <w:footnoteRef/>
      </w:r>
      <w:ins w:id="2546" w:author="Giorgia" w:date="2023-03-22T12:10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Aggiunto in sopralinea con segno di inserimento su parola depennata.</w:t>
      </w:r>
    </w:p>
  </w:footnote>
  <w:footnote w:id="592">
    <w:p w14:paraId="646BFD73" w14:textId="79A0B0D7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5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52" w:author="Giorgia" w:date="2023-03-22T12:10:00Z">
            <w:rPr>
              <w:rStyle w:val="Rimandonotaapidipagina"/>
            </w:rPr>
          </w:rPrChange>
        </w:rPr>
        <w:footnoteRef/>
      </w:r>
      <w:ins w:id="2553" w:author="Giorgia" w:date="2023-03-22T12:10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Precede parola depennata.</w:t>
      </w:r>
    </w:p>
  </w:footnote>
  <w:footnote w:id="593">
    <w:p w14:paraId="1DE72402" w14:textId="24AD15E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54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55" w:author="Giorgia" w:date="2023-03-22T12:10:00Z">
            <w:rPr>
              <w:rStyle w:val="Rimandonotaapidipagina"/>
            </w:rPr>
          </w:rPrChange>
        </w:rPr>
        <w:footnoteRef/>
      </w:r>
      <w:ins w:id="2556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 parola depennata.</w:t>
      </w:r>
    </w:p>
  </w:footnote>
  <w:footnote w:id="594">
    <w:p w14:paraId="475D2489" w14:textId="1F2D1043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5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58" w:author="Giorgia" w:date="2023-03-22T12:10:00Z">
            <w:rPr>
              <w:rStyle w:val="Rimandonotaapidipagina"/>
            </w:rPr>
          </w:rPrChange>
        </w:rPr>
        <w:footnoteRef/>
      </w:r>
      <w:ins w:id="2559" w:author="Giorgia" w:date="2023-03-22T12:11:00Z">
        <w:r>
          <w:rPr>
            <w:rFonts w:ascii="Times New Roman" w:eastAsia="Times New Roman" w:hAnsi="Times New Roman" w:cs="Times New Roman"/>
            <w:i/>
            <w:iCs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iCs/>
          <w:sz w:val="20"/>
          <w:szCs w:val="20"/>
        </w:rPr>
        <w:t>Come pare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; s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di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95">
    <w:p w14:paraId="5B4F845E" w14:textId="1ED5A4AC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6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61" w:author="Giorgia" w:date="2023-03-22T12:10:00Z">
            <w:rPr>
              <w:rStyle w:val="Rimandonotaapidipagina"/>
            </w:rPr>
          </w:rPrChange>
        </w:rPr>
        <w:footnoteRef/>
      </w:r>
      <w:ins w:id="2562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Aggiunto in sopralinea su parola depennata.</w:t>
      </w:r>
    </w:p>
  </w:footnote>
  <w:footnote w:id="596">
    <w:p w14:paraId="1495F9DF" w14:textId="051B1528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67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68" w:author="Giorgia" w:date="2023-03-22T12:10:00Z">
            <w:rPr>
              <w:rStyle w:val="Rimandonotaapidipagina"/>
            </w:rPr>
          </w:rPrChange>
        </w:rPr>
        <w:footnoteRef/>
      </w:r>
      <w:ins w:id="2569" w:author="Giorgia" w:date="2023-03-22T12:11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al signor Dio </w:t>
      </w:r>
      <w:r w:rsidRPr="008F7AC3">
        <w:rPr>
          <w:rFonts w:ascii="Times New Roman" w:eastAsia="Times New Roman" w:hAnsi="Times New Roman" w:cs="Times New Roman"/>
          <w:i/>
          <w:iCs/>
          <w:sz w:val="20"/>
          <w:szCs w:val="20"/>
        </w:rPr>
        <w:t>esito di correzione; s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Maestà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97">
    <w:p w14:paraId="589F8CD1" w14:textId="7B075B9F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72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73" w:author="Giorgia" w:date="2023-03-22T12:10:00Z">
            <w:rPr>
              <w:rStyle w:val="Rimandonotaapidipagina"/>
            </w:rPr>
          </w:rPrChange>
        </w:rPr>
        <w:footnoteRef/>
      </w:r>
      <w:ins w:id="2574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 parola depennata.</w:t>
      </w:r>
    </w:p>
  </w:footnote>
  <w:footnote w:id="598">
    <w:p w14:paraId="7BEA1F97" w14:textId="6452D686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75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76" w:author="Giorgia" w:date="2023-03-22T12:10:00Z">
            <w:rPr>
              <w:rStyle w:val="Rimandonotaapidipagina"/>
            </w:rPr>
          </w:rPrChange>
        </w:rPr>
        <w:footnoteRef/>
      </w:r>
      <w:ins w:id="2577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la Serenità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599">
    <w:p w14:paraId="5FCAD2BF" w14:textId="58FCC4F2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7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79" w:author="Giorgia" w:date="2023-03-22T12:10:00Z">
            <w:rPr>
              <w:rStyle w:val="Rimandonotaapidipagina"/>
            </w:rPr>
          </w:rPrChange>
        </w:rPr>
        <w:footnoteRef/>
      </w:r>
      <w:ins w:id="2580" w:author="Giorgia" w:date="2023-03-22T12:11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Segue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ob-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depennato, come pare.</w:t>
      </w:r>
    </w:p>
  </w:footnote>
  <w:footnote w:id="600">
    <w:p w14:paraId="0303E300" w14:textId="60725730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90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591" w:author="Giorgia" w:date="2023-03-22T12:10:00Z">
            <w:rPr>
              <w:rStyle w:val="Rimandonotaapidipagina"/>
            </w:rPr>
          </w:rPrChange>
        </w:rPr>
        <w:footnoteRef/>
      </w:r>
      <w:ins w:id="2592" w:author="Giorgia" w:date="2023-03-22T12:10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piesso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depennato.</w:t>
      </w:r>
    </w:p>
  </w:footnote>
  <w:footnote w:id="601">
    <w:p w14:paraId="472822E8" w14:textId="77777777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599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600" w:author="Giorgia" w:date="2023-03-22T12:10:00Z">
            <w:rPr>
              <w:rStyle w:val="Rimandonotaapidipagina"/>
            </w:rPr>
          </w:rPrChange>
        </w:rPr>
        <w:footnoteRef/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Esito di correzione.</w:t>
      </w:r>
    </w:p>
  </w:footnote>
  <w:footnote w:id="602">
    <w:p w14:paraId="69D0090E" w14:textId="4E02E75A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60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602" w:author="Giorgia" w:date="2023-03-22T12:10:00Z">
            <w:rPr>
              <w:rStyle w:val="Rimandonotaapidipagina"/>
            </w:rPr>
          </w:rPrChange>
        </w:rPr>
        <w:footnoteRef/>
      </w:r>
      <w:ins w:id="2603" w:author="Giorgia" w:date="2023-03-22T12:10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Precede lettera depennata.</w:t>
      </w:r>
    </w:p>
  </w:footnote>
  <w:footnote w:id="603">
    <w:p w14:paraId="6CF848B5" w14:textId="14F7CC5E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621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622" w:author="Giorgia" w:date="2023-03-22T12:10:00Z">
            <w:rPr>
              <w:rStyle w:val="Rimandonotaapidipagina"/>
            </w:rPr>
          </w:rPrChange>
        </w:rPr>
        <w:footnoteRef/>
      </w:r>
      <w:ins w:id="2623" w:author="Giorgia" w:date="2023-03-22T12:10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Corretto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in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604">
    <w:p w14:paraId="0C0A33CE" w14:textId="0167E781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624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625" w:author="Giorgia" w:date="2023-03-22T12:10:00Z">
            <w:rPr>
              <w:rStyle w:val="Rimandonotaapidipagina"/>
            </w:rPr>
          </w:rPrChange>
        </w:rPr>
        <w:footnoteRef/>
      </w:r>
      <w:ins w:id="2626" w:author="Giorgia" w:date="2023-03-22T12:10:00Z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-n-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corretta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-i-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</w:footnote>
  <w:footnote w:id="605">
    <w:p w14:paraId="7E72169C" w14:textId="337C98E9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629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630" w:author="Giorgia" w:date="2023-03-22T12:10:00Z">
            <w:rPr>
              <w:rStyle w:val="Rimandonotaapidipagina"/>
            </w:rPr>
          </w:rPrChange>
        </w:rPr>
        <w:footnoteRef/>
      </w:r>
      <w:ins w:id="2631" w:author="Giorgia" w:date="2023-03-22T12:10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Così A</w:t>
      </w:r>
      <w:ins w:id="2632" w:author="Giorgia" w:date="2023-03-22T12:10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>; a</w:t>
        </w:r>
      </w:ins>
      <w:del w:id="2633" w:author="Giorgia" w:date="2023-03-22T12:10:00Z">
        <w:r w:rsidRPr="008F7AC3" w:rsidDel="008F7AC3">
          <w:rPr>
            <w:rFonts w:ascii="Times New Roman" w:eastAsia="Times New Roman" w:hAnsi="Times New Roman" w:cs="Times New Roman"/>
            <w:i/>
            <w:sz w:val="20"/>
            <w:szCs w:val="20"/>
          </w:rPr>
          <w:delText>. A</w:delText>
        </w:r>
      </w:del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ggiunto in sopralinea su 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>risposero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 xml:space="preserve"> depennato.</w:t>
      </w:r>
    </w:p>
  </w:footnote>
  <w:footnote w:id="606">
    <w:p w14:paraId="79DA6863" w14:textId="02F1E556" w:rsidR="00B53AFF" w:rsidRPr="008F7AC3" w:rsidRDefault="00B53AFF" w:rsidP="007F3E90">
      <w:pPr>
        <w:pStyle w:val="Standard"/>
        <w:adjustRightInd w:val="0"/>
        <w:snapToGrid w:val="0"/>
        <w:spacing w:line="240" w:lineRule="auto"/>
        <w:jc w:val="both"/>
        <w:rPr>
          <w:rFonts w:ascii="Times New Roman" w:hAnsi="Times New Roman" w:cs="Times New Roman"/>
          <w:sz w:val="20"/>
          <w:szCs w:val="20"/>
          <w:rPrChange w:id="2638" w:author="Giorgia" w:date="2023-03-22T12:10:00Z">
            <w:rPr/>
          </w:rPrChange>
        </w:rPr>
      </w:pPr>
      <w:r w:rsidRPr="008F7AC3">
        <w:rPr>
          <w:rStyle w:val="Rimandonotaapidipagina"/>
          <w:rFonts w:ascii="Times New Roman" w:hAnsi="Times New Roman" w:cs="Times New Roman"/>
          <w:sz w:val="20"/>
          <w:szCs w:val="20"/>
          <w:rPrChange w:id="2639" w:author="Giorgia" w:date="2023-03-22T12:10:00Z">
            <w:rPr>
              <w:rStyle w:val="Rimandonotaapidipagina"/>
            </w:rPr>
          </w:rPrChange>
        </w:rPr>
        <w:footnoteRef/>
      </w:r>
      <w:ins w:id="2640" w:author="Giorgia" w:date="2023-03-22T12:10:00Z">
        <w:r>
          <w:rPr>
            <w:rFonts w:ascii="Times New Roman" w:eastAsia="Times New Roman" w:hAnsi="Times New Roman" w:cs="Times New Roman"/>
            <w:i/>
            <w:sz w:val="20"/>
            <w:szCs w:val="20"/>
          </w:rPr>
          <w:t xml:space="preserve"> </w:t>
        </w:r>
      </w:ins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Segue</w:t>
      </w:r>
      <w:r w:rsidRPr="008F7AC3">
        <w:rPr>
          <w:rFonts w:ascii="Times New Roman" w:eastAsia="Times New Roman" w:hAnsi="Times New Roman" w:cs="Times New Roman"/>
          <w:sz w:val="20"/>
          <w:szCs w:val="20"/>
        </w:rPr>
        <w:t xml:space="preserve"> aff </w:t>
      </w:r>
      <w:r w:rsidRPr="008F7AC3">
        <w:rPr>
          <w:rFonts w:ascii="Times New Roman" w:eastAsia="Times New Roman" w:hAnsi="Times New Roman" w:cs="Times New Roman"/>
          <w:i/>
          <w:sz w:val="20"/>
          <w:szCs w:val="20"/>
        </w:rPr>
        <w:t>depennato.</w:t>
      </w:r>
    </w:p>
  </w:footnote>
  <w:footnote w:id="607">
    <w:p w14:paraId="4AE398C6" w14:textId="77777777" w:rsidR="00B53AFF" w:rsidRPr="00D32F9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8F7AC3">
        <w:rPr>
          <w:rStyle w:val="Rimandonotaapidipagina"/>
        </w:rPr>
        <w:footnoteRef/>
      </w:r>
      <w:r w:rsidRPr="008F7AC3">
        <w:t xml:space="preserve"> scritte … mandato </w:t>
      </w:r>
      <w:r w:rsidRPr="008F7AC3">
        <w:rPr>
          <w:i/>
        </w:rPr>
        <w:t>decodifica di testo cifrato presente a c. 143</w:t>
      </w:r>
      <w:r w:rsidRPr="00214590">
        <w:rPr>
          <w:i/>
        </w:rPr>
        <w:t>r; con segno di rimando.</w:t>
      </w:r>
    </w:p>
  </w:footnote>
  <w:footnote w:id="608">
    <w:p w14:paraId="1868B2AF" w14:textId="77777777" w:rsidR="00B53AFF" w:rsidRPr="00214590" w:rsidDel="00075EA3" w:rsidRDefault="00B53AFF" w:rsidP="007F3E90">
      <w:pPr>
        <w:pStyle w:val="Testonotaapidipagina"/>
        <w:adjustRightInd w:val="0"/>
        <w:snapToGrid w:val="0"/>
        <w:jc w:val="both"/>
        <w:rPr>
          <w:del w:id="2647" w:author="Flavia Di Gi" w:date="2023-03-21T22:02:00Z"/>
        </w:rPr>
      </w:pPr>
      <w:del w:id="2648" w:author="Flavia Di Gi" w:date="2023-03-21T22:02:00Z">
        <w:r w:rsidRPr="008F7AC3" w:rsidDel="00075EA3">
          <w:rPr>
            <w:rStyle w:val="Rimandonotaapidipagina"/>
          </w:rPr>
          <w:footnoteRef/>
        </w:r>
        <w:r w:rsidRPr="008F7AC3" w:rsidDel="00075EA3">
          <w:delText xml:space="preserve"> </w:delText>
        </w:r>
        <w:r w:rsidRPr="008F7AC3" w:rsidDel="00075EA3">
          <w:rPr>
            <w:i/>
          </w:rPr>
          <w:delText>Testo integrato a c. 144r; con segno di rimando.</w:delText>
        </w:r>
      </w:del>
    </w:p>
  </w:footnote>
  <w:footnote w:id="609">
    <w:p w14:paraId="6DF04819" w14:textId="7F91DB69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dei … </w:t>
      </w:r>
      <w:ins w:id="2661" w:author="Giorgia" w:date="2023-03-10T19:11:00Z">
        <w:r>
          <w:t>P</w:t>
        </w:r>
      </w:ins>
      <w:del w:id="2662" w:author="Giorgia" w:date="2023-03-10T19:11:00Z">
        <w:r w:rsidDel="005C7817">
          <w:delText>p</w:delText>
        </w:r>
      </w:del>
      <w:r>
        <w:t xml:space="preserve">aese </w:t>
      </w:r>
      <w:r>
        <w:rPr>
          <w:i/>
        </w:rPr>
        <w:t>aggiunto</w:t>
      </w:r>
      <w:r w:rsidRPr="00CE631F">
        <w:rPr>
          <w:i/>
        </w:rPr>
        <w:t xml:space="preserve"> in sopralinea</w:t>
      </w:r>
      <w:r>
        <w:rPr>
          <w:i/>
        </w:rPr>
        <w:t xml:space="preserve"> con segno di inserimento.</w:t>
      </w:r>
    </w:p>
  </w:footnote>
  <w:footnote w:id="610">
    <w:p w14:paraId="360AC8A4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-eder </w:t>
      </w:r>
      <w:r>
        <w:rPr>
          <w:i/>
          <w:iCs/>
        </w:rPr>
        <w:t>esito di correzione.</w:t>
      </w:r>
    </w:p>
  </w:footnote>
  <w:footnote w:id="611">
    <w:p w14:paraId="56C0023C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er- </w:t>
      </w:r>
      <w:r w:rsidRPr="00622117">
        <w:rPr>
          <w:i/>
          <w:iCs/>
        </w:rPr>
        <w:t>esito di correzione.</w:t>
      </w:r>
    </w:p>
  </w:footnote>
  <w:footnote w:id="612">
    <w:p w14:paraId="1F229CA7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AD2C89">
        <w:rPr>
          <w:i/>
          <w:iCs/>
        </w:rPr>
        <w:t>Seguono lettere depennate.</w:t>
      </w:r>
    </w:p>
  </w:footnote>
  <w:footnote w:id="613">
    <w:p w14:paraId="0DE078E1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 xml:space="preserve">i </w:t>
      </w:r>
      <w:r w:rsidRPr="00622117">
        <w:rPr>
          <w:i/>
          <w:iCs/>
        </w:rPr>
        <w:t>esito</w:t>
      </w:r>
      <w:proofErr w:type="gramEnd"/>
      <w:r w:rsidRPr="00622117">
        <w:rPr>
          <w:i/>
          <w:iCs/>
        </w:rPr>
        <w:t xml:space="preserve"> di correzione.</w:t>
      </w:r>
    </w:p>
  </w:footnote>
  <w:footnote w:id="614">
    <w:p w14:paraId="778A0AC7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o- </w:t>
      </w:r>
      <w:r w:rsidRPr="00BC79BD">
        <w:rPr>
          <w:i/>
        </w:rPr>
        <w:t>corretta su</w:t>
      </w:r>
      <w:r>
        <w:t xml:space="preserve"> h-.</w:t>
      </w:r>
    </w:p>
  </w:footnote>
  <w:footnote w:id="615">
    <w:p w14:paraId="05CC7998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-o </w:t>
      </w:r>
      <w:r w:rsidRPr="00622117">
        <w:rPr>
          <w:i/>
          <w:iCs/>
        </w:rPr>
        <w:t>esito di correzione.</w:t>
      </w:r>
    </w:p>
  </w:footnote>
  <w:footnote w:id="616">
    <w:p w14:paraId="10617518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211D62">
        <w:rPr>
          <w:i/>
        </w:rPr>
        <w:t>Seguono lettere depennate.</w:t>
      </w:r>
    </w:p>
  </w:footnote>
  <w:footnote w:id="617">
    <w:p w14:paraId="05D5C807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622117">
        <w:rPr>
          <w:i/>
          <w:iCs/>
        </w:rPr>
        <w:t>Aggiunto in sopralinea con segno di inserimento.</w:t>
      </w:r>
    </w:p>
  </w:footnote>
  <w:footnote w:id="618">
    <w:p w14:paraId="756771C2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622117">
        <w:rPr>
          <w:i/>
          <w:iCs/>
        </w:rPr>
        <w:t>Foro nel supporto.</w:t>
      </w:r>
    </w:p>
  </w:footnote>
  <w:footnote w:id="619">
    <w:p w14:paraId="1C8408AE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622117">
        <w:rPr>
          <w:i/>
          <w:iCs/>
        </w:rPr>
        <w:t>Foro nel supporto.</w:t>
      </w:r>
    </w:p>
  </w:footnote>
  <w:footnote w:id="620">
    <w:p w14:paraId="104DAF97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21">
    <w:p w14:paraId="0F55E610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2939F9">
        <w:rPr>
          <w:i/>
        </w:rPr>
        <w:t xml:space="preserve">Aggiunto in sopralinea </w:t>
      </w:r>
      <w:r>
        <w:rPr>
          <w:i/>
        </w:rPr>
        <w:t>su</w:t>
      </w:r>
      <w:r>
        <w:t xml:space="preserve"> quella</w:t>
      </w:r>
      <w:r w:rsidRPr="00622117">
        <w:rPr>
          <w:i/>
          <w:iCs/>
        </w:rPr>
        <w:t>; segue</w:t>
      </w:r>
      <w:r>
        <w:t xml:space="preserve"> città </w:t>
      </w:r>
      <w:r w:rsidRPr="002939F9">
        <w:rPr>
          <w:i/>
        </w:rPr>
        <w:t>depennato.</w:t>
      </w:r>
    </w:p>
  </w:footnote>
  <w:footnote w:id="622">
    <w:p w14:paraId="6D679BBF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23">
    <w:p w14:paraId="3ACEE77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24">
    <w:p w14:paraId="2E92D4D1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25">
    <w:p w14:paraId="51FB10D2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26">
    <w:p w14:paraId="27C1194A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211D62">
        <w:rPr>
          <w:i/>
        </w:rPr>
        <w:t>Seguono lettere depennate.</w:t>
      </w:r>
    </w:p>
  </w:footnote>
  <w:footnote w:id="627">
    <w:p w14:paraId="35F3ECEC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-sf- </w:t>
      </w:r>
      <w:r w:rsidRPr="00622117">
        <w:rPr>
          <w:i/>
          <w:iCs/>
        </w:rPr>
        <w:t>esito di correzione.</w:t>
      </w:r>
    </w:p>
  </w:footnote>
  <w:footnote w:id="628">
    <w:p w14:paraId="69D4E6AF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F5349D">
        <w:rPr>
          <w:i/>
        </w:rPr>
        <w:t>Segue</w:t>
      </w:r>
      <w:r w:rsidRPr="00F5349D">
        <w:t xml:space="preserve"> atirar </w:t>
      </w:r>
      <w:r w:rsidRPr="00F5349D">
        <w:rPr>
          <w:i/>
        </w:rPr>
        <w:t>depennato.</w:t>
      </w:r>
    </w:p>
  </w:footnote>
  <w:footnote w:id="629">
    <w:p w14:paraId="27A2B652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v- </w:t>
      </w:r>
      <w:r w:rsidRPr="00622117">
        <w:rPr>
          <w:i/>
          <w:iCs/>
        </w:rPr>
        <w:t>esito di correzione.</w:t>
      </w:r>
    </w:p>
  </w:footnote>
  <w:footnote w:id="630">
    <w:p w14:paraId="28392D19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F5349D">
        <w:t xml:space="preserve">-i- </w:t>
      </w:r>
      <w:r w:rsidRPr="00F5349D">
        <w:rPr>
          <w:i/>
        </w:rPr>
        <w:t>corretta su</w:t>
      </w:r>
      <w:r w:rsidRPr="00F5349D">
        <w:t xml:space="preserve"> -b-</w:t>
      </w:r>
      <w:r>
        <w:t>.</w:t>
      </w:r>
      <w:r w:rsidRPr="00F5349D">
        <w:t xml:space="preserve"> </w:t>
      </w:r>
    </w:p>
  </w:footnote>
  <w:footnote w:id="631">
    <w:p w14:paraId="3483F299" w14:textId="6E765110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del w:id="2699" w:author="Flavia Di Gi" w:date="2023-04-25T18:39:00Z">
        <w:r w:rsidDel="003A519B">
          <w:rPr>
            <w:i/>
          </w:rPr>
          <w:delText>Foro nel supporto.</w:delText>
        </w:r>
      </w:del>
      <w:ins w:id="2700" w:author="Flavia Di Gi" w:date="2023-04-25T18:39:00Z">
        <w:r w:rsidR="003A519B">
          <w:rPr>
            <w:i/>
          </w:rPr>
          <w:t>Lacerazione del supporto.</w:t>
        </w:r>
      </w:ins>
    </w:p>
  </w:footnote>
  <w:footnote w:id="632">
    <w:p w14:paraId="44FE9B3E" w14:textId="40C4BA9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ins w:id="2701" w:author="Flavia Di Gi" w:date="2023-04-25T18:40:00Z">
        <w:r w:rsidR="003A519B">
          <w:rPr>
            <w:i/>
          </w:rPr>
          <w:t>Lacerazione del supporto.</w:t>
        </w:r>
      </w:ins>
      <w:del w:id="2702" w:author="Flavia Di Gi" w:date="2023-04-25T18:40:00Z">
        <w:r w:rsidDel="003A519B">
          <w:rPr>
            <w:i/>
          </w:rPr>
          <w:delText>Foro nel supporto.</w:delText>
        </w:r>
      </w:del>
    </w:p>
  </w:footnote>
  <w:footnote w:id="633">
    <w:p w14:paraId="7696742F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8D4053">
        <w:t xml:space="preserve">-a </w:t>
      </w:r>
      <w:r w:rsidRPr="008D4053">
        <w:rPr>
          <w:i/>
        </w:rPr>
        <w:t xml:space="preserve">corretta </w:t>
      </w:r>
      <w:r>
        <w:rPr>
          <w:i/>
        </w:rPr>
        <w:t>su</w:t>
      </w:r>
      <w:r w:rsidRPr="008D4053">
        <w:t xml:space="preserve"> -o</w:t>
      </w:r>
      <w:r>
        <w:t>.</w:t>
      </w:r>
    </w:p>
  </w:footnote>
  <w:footnote w:id="634">
    <w:p w14:paraId="04F4270A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-a </w:t>
      </w:r>
      <w:r w:rsidRPr="00622117">
        <w:rPr>
          <w:i/>
          <w:iCs/>
        </w:rPr>
        <w:t>corretta su</w:t>
      </w:r>
      <w:r>
        <w:t xml:space="preserve"> -e.</w:t>
      </w:r>
    </w:p>
  </w:footnote>
  <w:footnote w:id="635">
    <w:p w14:paraId="258A56C4" w14:textId="4E36BABF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ins w:id="2709" w:author="Flavia Di Gi" w:date="2023-04-25T18:40:00Z">
        <w:r w:rsidR="003A519B">
          <w:rPr>
            <w:i/>
          </w:rPr>
          <w:t>Lacerazione del supporto.</w:t>
        </w:r>
      </w:ins>
      <w:del w:id="2710" w:author="Flavia Di Gi" w:date="2023-04-25T18:40:00Z">
        <w:r w:rsidDel="003A519B">
          <w:rPr>
            <w:i/>
          </w:rPr>
          <w:delText>Foro nel supporto.</w:delText>
        </w:r>
      </w:del>
    </w:p>
  </w:footnote>
  <w:footnote w:id="636">
    <w:p w14:paraId="472F7684" w14:textId="791469F8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ins w:id="2711" w:author="Flavia Di Gi" w:date="2023-04-25T18:40:00Z">
        <w:r w:rsidR="003A519B">
          <w:rPr>
            <w:i/>
          </w:rPr>
          <w:t>Lacerazione del supporto.</w:t>
        </w:r>
      </w:ins>
      <w:del w:id="2712" w:author="Flavia Di Gi" w:date="2023-04-25T18:40:00Z">
        <w:r w:rsidDel="003A519B">
          <w:rPr>
            <w:i/>
          </w:rPr>
          <w:delText>Foro nel supporto.</w:delText>
        </w:r>
      </w:del>
    </w:p>
  </w:footnote>
  <w:footnote w:id="637">
    <w:p w14:paraId="02E29394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-gi- </w:t>
      </w:r>
      <w:r w:rsidRPr="00622117">
        <w:rPr>
          <w:i/>
          <w:iCs/>
        </w:rPr>
        <w:t>esito di correzione.</w:t>
      </w:r>
    </w:p>
  </w:footnote>
  <w:footnote w:id="638">
    <w:p w14:paraId="49443E47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9E50C9">
        <w:rPr>
          <w:i/>
        </w:rPr>
        <w:t>Così</w:t>
      </w:r>
      <w:r>
        <w:rPr>
          <w:i/>
        </w:rPr>
        <w:t xml:space="preserve"> A</w:t>
      </w:r>
      <w:r w:rsidRPr="009E50C9">
        <w:rPr>
          <w:i/>
        </w:rPr>
        <w:t>.</w:t>
      </w:r>
      <w:r>
        <w:t xml:space="preserve"> </w:t>
      </w:r>
    </w:p>
  </w:footnote>
  <w:footnote w:id="639">
    <w:p w14:paraId="5A15F566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-e- </w:t>
      </w:r>
      <w:r w:rsidRPr="00622117">
        <w:rPr>
          <w:i/>
          <w:iCs/>
        </w:rPr>
        <w:t>esito di correzione.</w:t>
      </w:r>
    </w:p>
  </w:footnote>
  <w:footnote w:id="640">
    <w:p w14:paraId="17741F1A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9E50C9">
        <w:rPr>
          <w:i/>
        </w:rPr>
        <w:t>Così</w:t>
      </w:r>
      <w:r>
        <w:rPr>
          <w:i/>
        </w:rPr>
        <w:t xml:space="preserve"> A</w:t>
      </w:r>
      <w:r w:rsidRPr="009E50C9">
        <w:rPr>
          <w:i/>
        </w:rPr>
        <w:t>.</w:t>
      </w:r>
      <w:r>
        <w:t xml:space="preserve"> </w:t>
      </w:r>
    </w:p>
  </w:footnote>
  <w:footnote w:id="641">
    <w:p w14:paraId="5CD9E223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</w:t>
      </w:r>
      <w:r w:rsidRPr="00094D5F">
        <w:rPr>
          <w:i/>
        </w:rPr>
        <w:t xml:space="preserve"> in sopralinea con segno di inserimento.</w:t>
      </w:r>
    </w:p>
  </w:footnote>
  <w:footnote w:id="642">
    <w:p w14:paraId="2DC553AC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323FCC">
        <w:rPr>
          <w:i/>
        </w:rPr>
        <w:t>Come pare.</w:t>
      </w:r>
    </w:p>
  </w:footnote>
  <w:footnote w:id="643">
    <w:p w14:paraId="0627CA19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-x- </w:t>
      </w:r>
      <w:r w:rsidRPr="00141DBC">
        <w:rPr>
          <w:i/>
        </w:rPr>
        <w:t>corretta su</w:t>
      </w:r>
      <w:r>
        <w:t xml:space="preserve"> -g-. </w:t>
      </w:r>
    </w:p>
  </w:footnote>
  <w:footnote w:id="644">
    <w:p w14:paraId="3F80E80A" w14:textId="393228F3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622117">
        <w:rPr>
          <w:i/>
          <w:iCs/>
        </w:rPr>
        <w:t xml:space="preserve">Corretto </w:t>
      </w:r>
      <w:ins w:id="2727" w:author="Flavia Di Gi" w:date="2023-05-07T15:41:00Z">
        <w:r w:rsidR="00DD210C" w:rsidRPr="00DD210C">
          <w:rPr>
            <w:i/>
            <w:iCs/>
            <w:rPrChange w:id="2728" w:author="Flavia Di Gi" w:date="2023-05-07T15:41:00Z">
              <w:rPr/>
            </w:rPrChange>
          </w:rPr>
          <w:t>su</w:t>
        </w:r>
        <w:r w:rsidR="00DD210C">
          <w:t xml:space="preserve"> </w:t>
        </w:r>
      </w:ins>
      <w:del w:id="2729" w:author="Flavia Di Gi" w:date="2023-05-07T15:41:00Z">
        <w:r w:rsidRPr="00622117" w:rsidDel="00DD210C">
          <w:rPr>
            <w:i/>
            <w:iCs/>
          </w:rPr>
          <w:delText>da</w:delText>
        </w:r>
        <w:r w:rsidDel="00DD210C">
          <w:delText xml:space="preserve"> </w:delText>
        </w:r>
      </w:del>
      <w:r w:rsidRPr="00252A5A">
        <w:t>consigliarios</w:t>
      </w:r>
      <w:r w:rsidRPr="00252A5A">
        <w:rPr>
          <w:i/>
        </w:rPr>
        <w:t>.</w:t>
      </w:r>
    </w:p>
  </w:footnote>
  <w:footnote w:id="645">
    <w:p w14:paraId="4F52A1FF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094D5F">
        <w:rPr>
          <w:i/>
        </w:rPr>
        <w:t>Così A.</w:t>
      </w:r>
    </w:p>
  </w:footnote>
  <w:footnote w:id="646">
    <w:p w14:paraId="301D8FBA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622117">
        <w:rPr>
          <w:i/>
          <w:iCs/>
        </w:rPr>
        <w:t>Lacerazione del supporto.</w:t>
      </w:r>
    </w:p>
  </w:footnote>
  <w:footnote w:id="647">
    <w:p w14:paraId="791F8F1C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48">
    <w:p w14:paraId="4AC21C62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49">
    <w:p w14:paraId="13C7B525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7C1B5C">
        <w:rPr>
          <w:i/>
          <w:iCs/>
        </w:rPr>
        <w:t>Segue</w:t>
      </w:r>
      <w:r w:rsidRPr="007C1B5C">
        <w:t xml:space="preserve"> loro </w:t>
      </w:r>
      <w:r w:rsidRPr="007C1B5C">
        <w:rPr>
          <w:i/>
          <w:iCs/>
        </w:rPr>
        <w:t>depennato.</w:t>
      </w:r>
    </w:p>
  </w:footnote>
  <w:footnote w:id="650">
    <w:p w14:paraId="6F7D023D" w14:textId="77777777" w:rsidR="00B53AFF" w:rsidRPr="00622117" w:rsidDel="002907FD" w:rsidRDefault="00B53AFF" w:rsidP="007F3E90">
      <w:pPr>
        <w:pStyle w:val="Testonotaapidipagina"/>
        <w:adjustRightInd w:val="0"/>
        <w:snapToGrid w:val="0"/>
        <w:jc w:val="both"/>
        <w:rPr>
          <w:del w:id="2763" w:author="Flavia Di Gi" w:date="2023-04-02T16:49:00Z"/>
          <w:i/>
        </w:rPr>
      </w:pPr>
      <w:del w:id="2764" w:author="Flavia Di Gi" w:date="2023-04-02T16:49:00Z">
        <w:r w:rsidDel="002907FD">
          <w:rPr>
            <w:rStyle w:val="Rimandonotaapidipagina"/>
          </w:rPr>
          <w:footnoteRef/>
        </w:r>
        <w:r w:rsidDel="002907FD">
          <w:delText xml:space="preserve"> </w:delText>
        </w:r>
        <w:r w:rsidDel="002907FD">
          <w:rPr>
            <w:i/>
          </w:rPr>
          <w:delText>Margine esterno non visibile.</w:delText>
        </w:r>
      </w:del>
    </w:p>
  </w:footnote>
  <w:footnote w:id="651">
    <w:p w14:paraId="29CBC80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52">
    <w:p w14:paraId="09C5CE13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53">
    <w:p w14:paraId="047F695A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</w:t>
      </w:r>
      <w:r w:rsidRPr="001B0413">
        <w:rPr>
          <w:i/>
        </w:rPr>
        <w:t>o in sopralinea.</w:t>
      </w:r>
    </w:p>
  </w:footnote>
  <w:footnote w:id="654">
    <w:p w14:paraId="26F948E2" w14:textId="77777777" w:rsidR="00B53AFF" w:rsidRPr="00DC144F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Errore di fascicolazione.</w:t>
      </w:r>
    </w:p>
  </w:footnote>
  <w:footnote w:id="655">
    <w:p w14:paraId="446DDFDE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56">
    <w:p w14:paraId="4632125A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proofErr w:type="gramStart"/>
      <w:r w:rsidRPr="00622117">
        <w:rPr>
          <w:i/>
          <w:iCs/>
        </w:rPr>
        <w:t>Segue</w:t>
      </w:r>
      <w:r>
        <w:t xml:space="preserve"> ,</w:t>
      </w:r>
      <w:proofErr w:type="gramEnd"/>
      <w:r>
        <w:t xml:space="preserve"> </w:t>
      </w:r>
      <w:r w:rsidRPr="00622117">
        <w:rPr>
          <w:i/>
          <w:iCs/>
        </w:rPr>
        <w:t>depennata.</w:t>
      </w:r>
    </w:p>
  </w:footnote>
  <w:footnote w:id="657">
    <w:p w14:paraId="09F6E436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622117">
        <w:rPr>
          <w:i/>
          <w:iCs/>
        </w:rPr>
        <w:t>Esito di correzione.</w:t>
      </w:r>
    </w:p>
  </w:footnote>
  <w:footnote w:id="658">
    <w:p w14:paraId="5F9D931A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622117">
        <w:rPr>
          <w:i/>
          <w:iCs/>
        </w:rPr>
        <w:t>Corretto su</w:t>
      </w:r>
      <w:r>
        <w:t xml:space="preserve"> dell'.</w:t>
      </w:r>
    </w:p>
  </w:footnote>
  <w:footnote w:id="659">
    <w:p w14:paraId="3B214215" w14:textId="52C6DF2A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</w:t>
      </w:r>
      <w:r w:rsidRPr="00A83BCA">
        <w:t>g</w:t>
      </w:r>
      <w:r>
        <w:t>-</w:t>
      </w:r>
      <w:r w:rsidRPr="00A83BCA">
        <w:t xml:space="preserve"> </w:t>
      </w:r>
      <w:del w:id="2791" w:author="Flavia Di Gi" w:date="2023-04-12T16:46:00Z">
        <w:r w:rsidRPr="00A83BCA" w:rsidDel="001C575F">
          <w:rPr>
            <w:i/>
            <w:iCs/>
          </w:rPr>
          <w:delText xml:space="preserve">corretta </w:delText>
        </w:r>
      </w:del>
      <w:r>
        <w:rPr>
          <w:i/>
          <w:iCs/>
        </w:rPr>
        <w:t>esito di correzione.</w:t>
      </w:r>
    </w:p>
  </w:footnote>
  <w:footnote w:id="660">
    <w:p w14:paraId="05F10037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900C0A">
        <w:rPr>
          <w:i/>
        </w:rPr>
        <w:t>Segue</w:t>
      </w:r>
      <w:r w:rsidRPr="00900C0A">
        <w:t xml:space="preserve"> pagabi </w:t>
      </w:r>
      <w:r w:rsidRPr="00900C0A">
        <w:rPr>
          <w:i/>
        </w:rPr>
        <w:t>depennato.</w:t>
      </w:r>
    </w:p>
  </w:footnote>
  <w:footnote w:id="661">
    <w:p w14:paraId="09A1F6A1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22781B">
        <w:t xml:space="preserve">-i- </w:t>
      </w:r>
      <w:r>
        <w:rPr>
          <w:i/>
        </w:rPr>
        <w:t>esito di correzione.</w:t>
      </w:r>
    </w:p>
  </w:footnote>
  <w:footnote w:id="662">
    <w:p w14:paraId="257F3E41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</w:t>
      </w:r>
      <w:r w:rsidRPr="00EF69F2">
        <w:rPr>
          <w:i/>
        </w:rPr>
        <w:t>egue</w:t>
      </w:r>
      <w:r w:rsidRPr="00EF69F2">
        <w:t xml:space="preserve"> et </w:t>
      </w:r>
      <w:r w:rsidRPr="00EF69F2">
        <w:rPr>
          <w:i/>
        </w:rPr>
        <w:t>depennato.</w:t>
      </w:r>
    </w:p>
  </w:footnote>
  <w:footnote w:id="663">
    <w:p w14:paraId="1D840D32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</w:t>
      </w:r>
      <w:r w:rsidRPr="00EF69F2">
        <w:rPr>
          <w:i/>
        </w:rPr>
        <w:t>egue</w:t>
      </w:r>
      <w:r w:rsidRPr="00EF69F2">
        <w:t xml:space="preserve"> no(n) </w:t>
      </w:r>
      <w:r w:rsidRPr="00EF69F2">
        <w:rPr>
          <w:i/>
        </w:rPr>
        <w:t>depennato.</w:t>
      </w:r>
    </w:p>
  </w:footnote>
  <w:footnote w:id="664">
    <w:p w14:paraId="6DFAF8E0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</w:t>
      </w:r>
      <w:r w:rsidRPr="0022781B">
        <w:t xml:space="preserve">e- </w:t>
      </w:r>
      <w:r w:rsidRPr="0022781B">
        <w:rPr>
          <w:i/>
        </w:rPr>
        <w:t>corretta su</w:t>
      </w:r>
      <w:r w:rsidRPr="0022781B">
        <w:t xml:space="preserve"> -a-</w:t>
      </w:r>
      <w:r>
        <w:t>.</w:t>
      </w:r>
    </w:p>
  </w:footnote>
  <w:footnote w:id="665">
    <w:p w14:paraId="502A8EAD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</w:t>
      </w:r>
      <w:r w:rsidRPr="00EF69F2">
        <w:rPr>
          <w:i/>
        </w:rPr>
        <w:t>egue</w:t>
      </w:r>
      <w:r w:rsidRPr="00EF69F2">
        <w:t xml:space="preserve"> ch </w:t>
      </w:r>
      <w:r w:rsidRPr="00EF69F2">
        <w:rPr>
          <w:i/>
        </w:rPr>
        <w:t>depennato.</w:t>
      </w:r>
    </w:p>
  </w:footnote>
  <w:footnote w:id="666">
    <w:p w14:paraId="0BB072DE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  <w:iCs/>
        </w:rPr>
        <w:t>Come pare.</w:t>
      </w:r>
    </w:p>
  </w:footnote>
  <w:footnote w:id="667">
    <w:p w14:paraId="0B337755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  <w:iCs/>
        </w:rPr>
        <w:t>Foro nel supporto.</w:t>
      </w:r>
    </w:p>
  </w:footnote>
  <w:footnote w:id="668">
    <w:p w14:paraId="5075B2B2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</w:t>
      </w:r>
      <w:r w:rsidRPr="004D3A0D">
        <w:rPr>
          <w:i/>
        </w:rPr>
        <w:t xml:space="preserve"> in sopralinea</w:t>
      </w:r>
      <w:r>
        <w:rPr>
          <w:i/>
        </w:rPr>
        <w:t xml:space="preserve"> con segno di inserimento.</w:t>
      </w:r>
    </w:p>
  </w:footnote>
  <w:footnote w:id="669">
    <w:p w14:paraId="4E55470E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C</w:t>
      </w:r>
      <w:r w:rsidRPr="004D3A0D">
        <w:rPr>
          <w:i/>
        </w:rPr>
        <w:t>orretto su</w:t>
      </w:r>
      <w:r w:rsidRPr="004D3A0D">
        <w:t xml:space="preserve"> et</w:t>
      </w:r>
      <w:r>
        <w:rPr>
          <w:i/>
          <w:iCs/>
        </w:rPr>
        <w:t xml:space="preserve">; segue </w:t>
      </w:r>
      <w:r>
        <w:t>ha</w:t>
      </w:r>
      <w:r>
        <w:rPr>
          <w:i/>
          <w:iCs/>
        </w:rPr>
        <w:t xml:space="preserve"> depennato.</w:t>
      </w:r>
    </w:p>
  </w:footnote>
  <w:footnote w:id="670">
    <w:p w14:paraId="3893CF9C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Precede</w:t>
      </w:r>
      <w:r w:rsidRPr="004D3A0D">
        <w:rPr>
          <w:i/>
        </w:rPr>
        <w:t xml:space="preserve"> </w:t>
      </w:r>
      <w:r w:rsidRPr="004D3A0D">
        <w:t>p</w:t>
      </w:r>
      <w:r w:rsidRPr="004D3A0D">
        <w:rPr>
          <w:i/>
        </w:rPr>
        <w:t xml:space="preserve"> depennata.</w:t>
      </w:r>
    </w:p>
  </w:footnote>
  <w:footnote w:id="671">
    <w:p w14:paraId="19906040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72">
    <w:p w14:paraId="52C94327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-ll- </w:t>
      </w:r>
      <w:r>
        <w:rPr>
          <w:i/>
        </w:rPr>
        <w:t>c</w:t>
      </w:r>
      <w:r w:rsidRPr="004D3A0D">
        <w:rPr>
          <w:i/>
        </w:rPr>
        <w:t>orretto su</w:t>
      </w:r>
      <w:r>
        <w:t xml:space="preserve"> -ss-.</w:t>
      </w:r>
    </w:p>
  </w:footnote>
  <w:footnote w:id="673">
    <w:p w14:paraId="0E220916" w14:textId="77777777" w:rsidR="00B53AFF" w:rsidRPr="008A5D0B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-e </w:t>
      </w:r>
      <w:r>
        <w:rPr>
          <w:i/>
          <w:iCs/>
        </w:rPr>
        <w:t xml:space="preserve">corretta su </w:t>
      </w:r>
      <w:r>
        <w:t>-a.</w:t>
      </w:r>
    </w:p>
  </w:footnote>
  <w:footnote w:id="674">
    <w:p w14:paraId="4AC34345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EB24AE">
        <w:rPr>
          <w:i/>
        </w:rPr>
        <w:t>Segu</w:t>
      </w:r>
      <w:r>
        <w:rPr>
          <w:i/>
        </w:rPr>
        <w:t>ono</w:t>
      </w:r>
      <w:r w:rsidRPr="00EB24AE">
        <w:t xml:space="preserve"> </w:t>
      </w:r>
      <w:r w:rsidRPr="00622117">
        <w:rPr>
          <w:i/>
          <w:iCs/>
        </w:rPr>
        <w:t>lettere</w:t>
      </w:r>
      <w:r w:rsidRPr="00EB24AE">
        <w:t xml:space="preserve"> </w:t>
      </w:r>
      <w:r w:rsidRPr="00EB24AE">
        <w:rPr>
          <w:i/>
        </w:rPr>
        <w:t>depennat</w:t>
      </w:r>
      <w:r>
        <w:rPr>
          <w:i/>
        </w:rPr>
        <w:t>e</w:t>
      </w:r>
      <w:r w:rsidRPr="00EB24AE">
        <w:rPr>
          <w:i/>
        </w:rPr>
        <w:t>.</w:t>
      </w:r>
    </w:p>
  </w:footnote>
  <w:footnote w:id="675">
    <w:p w14:paraId="3FF88356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EB24AE">
        <w:rPr>
          <w:i/>
        </w:rPr>
        <w:t>Seguono lettere depennate.</w:t>
      </w:r>
    </w:p>
  </w:footnote>
  <w:footnote w:id="676">
    <w:p w14:paraId="3BD348D8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-a- </w:t>
      </w:r>
      <w:r>
        <w:rPr>
          <w:i/>
          <w:iCs/>
        </w:rPr>
        <w:t>esito di correzione.</w:t>
      </w:r>
    </w:p>
  </w:footnote>
  <w:footnote w:id="677">
    <w:p w14:paraId="339E4EB3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</w:t>
      </w:r>
      <w:r w:rsidRPr="00EB24AE">
        <w:rPr>
          <w:i/>
        </w:rPr>
        <w:t xml:space="preserve"> in sopralinea</w:t>
      </w:r>
      <w:r>
        <w:rPr>
          <w:i/>
        </w:rPr>
        <w:t xml:space="preserve"> con segno di inserimento.</w:t>
      </w:r>
    </w:p>
  </w:footnote>
  <w:footnote w:id="678">
    <w:p w14:paraId="5B3E06C3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</w:t>
      </w:r>
      <w:r w:rsidRPr="00EB24AE">
        <w:rPr>
          <w:i/>
        </w:rPr>
        <w:t>egue</w:t>
      </w:r>
      <w:r w:rsidRPr="00EB24AE">
        <w:t xml:space="preserve"> </w:t>
      </w:r>
      <w:proofErr w:type="gramStart"/>
      <w:r w:rsidRPr="00EB24AE">
        <w:t>ad</w:t>
      </w:r>
      <w:proofErr w:type="gramEnd"/>
      <w:r w:rsidRPr="00EB24AE">
        <w:t xml:space="preserve"> </w:t>
      </w:r>
      <w:r w:rsidRPr="00EB24AE">
        <w:rPr>
          <w:i/>
        </w:rPr>
        <w:t>depennato.</w:t>
      </w:r>
    </w:p>
  </w:footnote>
  <w:footnote w:id="679">
    <w:p w14:paraId="75964998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881359">
        <w:rPr>
          <w:i/>
          <w:iCs/>
        </w:rPr>
        <w:t>Segu</w:t>
      </w:r>
      <w:r>
        <w:rPr>
          <w:i/>
          <w:iCs/>
        </w:rPr>
        <w:t xml:space="preserve">ono lettere </w:t>
      </w:r>
      <w:r w:rsidRPr="00881359">
        <w:rPr>
          <w:i/>
          <w:iCs/>
        </w:rPr>
        <w:t>depennat</w:t>
      </w:r>
      <w:r>
        <w:rPr>
          <w:i/>
          <w:iCs/>
        </w:rPr>
        <w:t>e</w:t>
      </w:r>
      <w:r w:rsidRPr="00EB24AE">
        <w:rPr>
          <w:i/>
        </w:rPr>
        <w:t>.</w:t>
      </w:r>
    </w:p>
  </w:footnote>
  <w:footnote w:id="680">
    <w:p w14:paraId="2192357F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</w:t>
      </w:r>
      <w:r w:rsidRPr="00EB24AE">
        <w:rPr>
          <w:i/>
        </w:rPr>
        <w:t xml:space="preserve"> in sopralinea</w:t>
      </w:r>
      <w:r>
        <w:rPr>
          <w:i/>
        </w:rPr>
        <w:t xml:space="preserve"> con segno di inserimento.</w:t>
      </w:r>
    </w:p>
  </w:footnote>
  <w:footnote w:id="681">
    <w:p w14:paraId="011B048F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82">
    <w:p w14:paraId="048A9701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  <w:iCs/>
        </w:rPr>
        <w:t xml:space="preserve">Segue </w:t>
      </w:r>
      <w:r>
        <w:t xml:space="preserve">suoi </w:t>
      </w:r>
      <w:r>
        <w:rPr>
          <w:i/>
          <w:iCs/>
        </w:rPr>
        <w:t>depennato.</w:t>
      </w:r>
    </w:p>
  </w:footnote>
  <w:footnote w:id="683">
    <w:p w14:paraId="53CFA58E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</w:t>
      </w:r>
      <w:r w:rsidRPr="00EB24AE">
        <w:rPr>
          <w:i/>
        </w:rPr>
        <w:t xml:space="preserve"> in sopralinea </w:t>
      </w:r>
      <w:r>
        <w:rPr>
          <w:i/>
        </w:rPr>
        <w:t>con segno di inserimento su</w:t>
      </w:r>
      <w:r>
        <w:t xml:space="preserve"> ella</w:t>
      </w:r>
      <w:r w:rsidRPr="00EB24AE">
        <w:t xml:space="preserve"> </w:t>
      </w:r>
      <w:r w:rsidRPr="00EB24AE">
        <w:rPr>
          <w:i/>
        </w:rPr>
        <w:t>depennat</w:t>
      </w:r>
      <w:r>
        <w:rPr>
          <w:i/>
        </w:rPr>
        <w:t>o</w:t>
      </w:r>
      <w:r w:rsidRPr="00EB24AE">
        <w:rPr>
          <w:i/>
        </w:rPr>
        <w:t>.</w:t>
      </w:r>
    </w:p>
  </w:footnote>
  <w:footnote w:id="684">
    <w:p w14:paraId="600F13A8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n</w:t>
      </w:r>
      <w:r w:rsidRPr="00A42B40">
        <w:t>é</w:t>
      </w:r>
      <w:r>
        <w:t xml:space="preserve"> </w:t>
      </w:r>
      <w:r w:rsidRPr="00A42B40">
        <w:t>…</w:t>
      </w:r>
      <w:r>
        <w:t xml:space="preserve"> </w:t>
      </w:r>
      <w:r w:rsidRPr="00A42B40">
        <w:t xml:space="preserve">negotio </w:t>
      </w:r>
      <w:r>
        <w:rPr>
          <w:i/>
        </w:rPr>
        <w:t>aggiunto</w:t>
      </w:r>
      <w:r w:rsidRPr="00A42B40">
        <w:rPr>
          <w:i/>
        </w:rPr>
        <w:t xml:space="preserve"> in sopralinea</w:t>
      </w:r>
      <w:r>
        <w:rPr>
          <w:i/>
        </w:rPr>
        <w:t xml:space="preserve"> con segno di inserimento.</w:t>
      </w:r>
    </w:p>
  </w:footnote>
  <w:footnote w:id="685">
    <w:p w14:paraId="3D71F12B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Cs/>
        </w:rPr>
        <w:t xml:space="preserve">vi fosse </w:t>
      </w:r>
      <w:r>
        <w:rPr>
          <w:i/>
        </w:rPr>
        <w:t>esito di correzione.</w:t>
      </w:r>
    </w:p>
  </w:footnote>
  <w:footnote w:id="686">
    <w:p w14:paraId="573DCFFE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A42B40">
        <w:rPr>
          <w:i/>
        </w:rPr>
        <w:t>Segue parola depennata</w:t>
      </w:r>
      <w:r>
        <w:rPr>
          <w:i/>
        </w:rPr>
        <w:t>.</w:t>
      </w:r>
    </w:p>
  </w:footnote>
  <w:footnote w:id="687">
    <w:p w14:paraId="79612726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688">
    <w:p w14:paraId="1F27E1E1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</w:t>
      </w:r>
      <w:r w:rsidRPr="00A42B40">
        <w:rPr>
          <w:i/>
        </w:rPr>
        <w:t>egue</w:t>
      </w:r>
      <w:r w:rsidRPr="00A42B40">
        <w:t xml:space="preserve"> doi </w:t>
      </w:r>
      <w:r w:rsidRPr="00A42B40">
        <w:rPr>
          <w:i/>
        </w:rPr>
        <w:t>depennato.</w:t>
      </w:r>
    </w:p>
  </w:footnote>
  <w:footnote w:id="689">
    <w:p w14:paraId="58113EFE" w14:textId="77777777" w:rsidR="00B53AFF" w:rsidRPr="00126549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-g- </w:t>
      </w:r>
      <w:r>
        <w:rPr>
          <w:i/>
          <w:iCs/>
        </w:rPr>
        <w:t xml:space="preserve">corretta su </w:t>
      </w:r>
      <w:r>
        <w:t>-y-.</w:t>
      </w:r>
    </w:p>
  </w:footnote>
  <w:footnote w:id="690">
    <w:p w14:paraId="31A76D86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-e- </w:t>
      </w:r>
      <w:r w:rsidRPr="00961934">
        <w:rPr>
          <w:i/>
          <w:iCs/>
        </w:rPr>
        <w:t>esito di correzione.</w:t>
      </w:r>
    </w:p>
  </w:footnote>
  <w:footnote w:id="691">
    <w:p w14:paraId="7F218052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 xml:space="preserve">q </w:t>
      </w:r>
      <w:r w:rsidRPr="00961934">
        <w:rPr>
          <w:i/>
        </w:rPr>
        <w:t>depennata.</w:t>
      </w:r>
    </w:p>
  </w:footnote>
  <w:footnote w:id="692">
    <w:p w14:paraId="4344D767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-</w:t>
      </w:r>
      <w:r w:rsidRPr="00961934">
        <w:t>de</w:t>
      </w:r>
      <w:r w:rsidRPr="00961934">
        <w:rPr>
          <w:i/>
        </w:rPr>
        <w:t>- corretto su -</w:t>
      </w:r>
      <w:r w:rsidRPr="00961934">
        <w:t>nd-</w:t>
      </w:r>
      <w:r w:rsidRPr="00961934">
        <w:rPr>
          <w:i/>
        </w:rPr>
        <w:t>.</w:t>
      </w:r>
    </w:p>
  </w:footnote>
  <w:footnote w:id="693">
    <w:p w14:paraId="43086FF2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 con segno di inserimento</w:t>
      </w:r>
      <w:r w:rsidRPr="00961934">
        <w:t>.</w:t>
      </w:r>
    </w:p>
  </w:footnote>
  <w:footnote w:id="694">
    <w:p w14:paraId="35BB7579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ott- </w:t>
      </w:r>
      <w:r w:rsidRPr="00961934">
        <w:rPr>
          <w:i/>
        </w:rPr>
        <w:t xml:space="preserve">corretto su </w:t>
      </w:r>
      <w:r w:rsidRPr="00961934">
        <w:t>quar-</w:t>
      </w:r>
      <w:r w:rsidRPr="00961934">
        <w:rPr>
          <w:i/>
        </w:rPr>
        <w:t>.</w:t>
      </w:r>
    </w:p>
  </w:footnote>
  <w:footnote w:id="695">
    <w:p w14:paraId="739685A3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-i- </w:t>
      </w:r>
      <w:r w:rsidRPr="00961934">
        <w:rPr>
          <w:i/>
        </w:rPr>
        <w:t xml:space="preserve">corretta su </w:t>
      </w:r>
      <w:r w:rsidRPr="00961934">
        <w:rPr>
          <w:iCs/>
        </w:rPr>
        <w:t>-</w:t>
      </w:r>
      <w:r w:rsidRPr="00961934">
        <w:t>e-</w:t>
      </w:r>
      <w:r w:rsidRPr="00961934">
        <w:rPr>
          <w:i/>
        </w:rPr>
        <w:t>.</w:t>
      </w:r>
    </w:p>
  </w:footnote>
  <w:footnote w:id="696">
    <w:p w14:paraId="7091A085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u w:val="single"/>
        </w:rPr>
      </w:pPr>
      <w:r w:rsidRPr="00961934">
        <w:rPr>
          <w:rStyle w:val="Rimandonotaapidipagina"/>
        </w:rPr>
        <w:footnoteRef/>
      </w:r>
      <w:r w:rsidRPr="00961934">
        <w:t xml:space="preserve"> -0 </w:t>
      </w:r>
      <w:r w:rsidRPr="00961934">
        <w:rPr>
          <w:i/>
        </w:rPr>
        <w:t xml:space="preserve">corretto su </w:t>
      </w:r>
      <w:r w:rsidRPr="00961934">
        <w:rPr>
          <w:iCs/>
        </w:rPr>
        <w:t>-</w:t>
      </w:r>
      <w:r w:rsidRPr="00961934">
        <w:t>9.</w:t>
      </w:r>
    </w:p>
  </w:footnote>
  <w:footnote w:id="697">
    <w:p w14:paraId="1DC7F425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Come pare.</w:t>
      </w:r>
    </w:p>
  </w:footnote>
  <w:footnote w:id="698">
    <w:p w14:paraId="1AEE0397" w14:textId="16969D4C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Macchia d</w:t>
      </w:r>
      <w:ins w:id="2851" w:author="Flavia Di Gi" w:date="2023-04-12T16:51:00Z">
        <w:r w:rsidR="001C575F">
          <w:rPr>
            <w:i/>
          </w:rPr>
          <w:t xml:space="preserve">i </w:t>
        </w:r>
      </w:ins>
      <w:del w:id="2852" w:author="Flavia Di Gi" w:date="2023-04-12T16:51:00Z">
        <w:r w:rsidRPr="00961934" w:rsidDel="001C575F">
          <w:rPr>
            <w:i/>
          </w:rPr>
          <w:delText>’</w:delText>
        </w:r>
      </w:del>
      <w:r w:rsidRPr="00961934">
        <w:rPr>
          <w:i/>
        </w:rPr>
        <w:t>inchiostro</w:t>
      </w:r>
      <w:r w:rsidRPr="00961934">
        <w:t>.</w:t>
      </w:r>
    </w:p>
  </w:footnote>
  <w:footnote w:id="699">
    <w:p w14:paraId="380C6AA8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 xml:space="preserve">ma </w:t>
      </w:r>
      <w:r w:rsidRPr="00961934">
        <w:rPr>
          <w:i/>
        </w:rPr>
        <w:t>depennato</w:t>
      </w:r>
      <w:r w:rsidRPr="00961934">
        <w:t>.</w:t>
      </w:r>
      <w:r w:rsidRPr="00961934">
        <w:rPr>
          <w:i/>
        </w:rPr>
        <w:t xml:space="preserve"> </w:t>
      </w:r>
    </w:p>
  </w:footnote>
  <w:footnote w:id="700">
    <w:p w14:paraId="4F648EB7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Foro nel supporto.</w:t>
      </w:r>
    </w:p>
  </w:footnote>
  <w:footnote w:id="701">
    <w:p w14:paraId="5FC3DA98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Segue lettera depennata.</w:t>
      </w:r>
    </w:p>
  </w:footnote>
  <w:footnote w:id="702">
    <w:p w14:paraId="77A5EA6F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Seguono lettere depennate.</w:t>
      </w:r>
    </w:p>
  </w:footnote>
  <w:footnote w:id="703">
    <w:p w14:paraId="331F8FC6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 xml:space="preserve">havendo </w:t>
      </w:r>
      <w:r w:rsidRPr="00961934">
        <w:rPr>
          <w:i/>
        </w:rPr>
        <w:t>depennato.</w:t>
      </w:r>
    </w:p>
  </w:footnote>
  <w:footnote w:id="704">
    <w:p w14:paraId="5CDB64B0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proofErr w:type="gramStart"/>
      <w:r w:rsidRPr="00961934">
        <w:rPr>
          <w:i/>
        </w:rPr>
        <w:t xml:space="preserve">Segue </w:t>
      </w:r>
      <w:r w:rsidRPr="00961934">
        <w:rPr>
          <w:iCs/>
        </w:rPr>
        <w:t>,</w:t>
      </w:r>
      <w:proofErr w:type="gramEnd"/>
      <w:r w:rsidRPr="00961934">
        <w:rPr>
          <w:i/>
        </w:rPr>
        <w:t xml:space="preserve"> depennata.</w:t>
      </w:r>
    </w:p>
  </w:footnote>
  <w:footnote w:id="705">
    <w:p w14:paraId="67B291E5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Esito di correzione.</w:t>
      </w:r>
    </w:p>
  </w:footnote>
  <w:footnote w:id="706">
    <w:p w14:paraId="4893F5DA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>Aggiunto</w:t>
      </w:r>
      <w:r w:rsidRPr="00961934">
        <w:t xml:space="preserve"> </w:t>
      </w:r>
      <w:r w:rsidRPr="00961934">
        <w:rPr>
          <w:i/>
        </w:rPr>
        <w:t xml:space="preserve">in sopralinea su </w:t>
      </w:r>
      <w:r w:rsidRPr="00961934">
        <w:t xml:space="preserve">risponder </w:t>
      </w:r>
      <w:r w:rsidRPr="00961934">
        <w:rPr>
          <w:i/>
        </w:rPr>
        <w:t>depennato.</w:t>
      </w:r>
    </w:p>
  </w:footnote>
  <w:footnote w:id="707">
    <w:p w14:paraId="6F4B891B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Così A;</w:t>
      </w:r>
      <w:r w:rsidRPr="00961934">
        <w:t xml:space="preserve"> </w:t>
      </w:r>
      <w:r w:rsidRPr="00961934">
        <w:rPr>
          <w:i/>
        </w:rPr>
        <w:t xml:space="preserve">segue </w:t>
      </w:r>
      <w:proofErr w:type="gramStart"/>
      <w:r w:rsidRPr="00961934">
        <w:rPr>
          <w:iCs/>
        </w:rPr>
        <w:t>dell'</w:t>
      </w:r>
      <w:r w:rsidRPr="00961934">
        <w:rPr>
          <w:i/>
        </w:rPr>
        <w:t xml:space="preserve"> depennato</w:t>
      </w:r>
      <w:proofErr w:type="gramEnd"/>
      <w:r w:rsidRPr="00961934">
        <w:rPr>
          <w:i/>
        </w:rPr>
        <w:t>.</w:t>
      </w:r>
    </w:p>
  </w:footnote>
  <w:footnote w:id="708">
    <w:p w14:paraId="3FD7B3A4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>Ing(hilter)ra</w:t>
      </w:r>
      <w:r w:rsidRPr="00961934">
        <w:rPr>
          <w:vertAlign w:val="superscript"/>
        </w:rPr>
        <w:t xml:space="preserve"> </w:t>
      </w:r>
      <w:r w:rsidRPr="00961934">
        <w:rPr>
          <w:i/>
        </w:rPr>
        <w:t>depennato.</w:t>
      </w:r>
    </w:p>
  </w:footnote>
  <w:footnote w:id="709">
    <w:p w14:paraId="51136488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-a </w:t>
      </w:r>
      <w:r w:rsidRPr="00961934">
        <w:rPr>
          <w:i/>
        </w:rPr>
        <w:t>esito di correzione.</w:t>
      </w:r>
    </w:p>
  </w:footnote>
  <w:footnote w:id="710">
    <w:p w14:paraId="700499F5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711">
    <w:p w14:paraId="7B934310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712">
    <w:p w14:paraId="5B80AEC7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>Segue lettera</w:t>
      </w:r>
      <w:r w:rsidRPr="00961934">
        <w:rPr>
          <w:i/>
        </w:rPr>
        <w:t xml:space="preserve"> depennata.</w:t>
      </w:r>
    </w:p>
  </w:footnote>
  <w:footnote w:id="713">
    <w:p w14:paraId="72BDECC5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>Aggiunto in</w:t>
      </w:r>
      <w:r w:rsidRPr="00961934">
        <w:rPr>
          <w:i/>
        </w:rPr>
        <w:t xml:space="preserve"> sopralinea con segno di inserimento.</w:t>
      </w:r>
    </w:p>
  </w:footnote>
  <w:footnote w:id="714">
    <w:p w14:paraId="7B3131A8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-e </w:t>
      </w:r>
      <w:r w:rsidRPr="00622117">
        <w:rPr>
          <w:i/>
          <w:iCs/>
        </w:rPr>
        <w:t xml:space="preserve">corretta su </w:t>
      </w:r>
      <w:r w:rsidRPr="00622117">
        <w:t>-a.</w:t>
      </w:r>
    </w:p>
  </w:footnote>
  <w:footnote w:id="715">
    <w:p w14:paraId="294AF00C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-e </w:t>
      </w:r>
      <w:r w:rsidRPr="00622117">
        <w:rPr>
          <w:i/>
          <w:iCs/>
        </w:rPr>
        <w:t xml:space="preserve">corretta su </w:t>
      </w:r>
      <w:r w:rsidRPr="00622117">
        <w:t>-a.</w:t>
      </w:r>
    </w:p>
  </w:footnote>
  <w:footnote w:id="716">
    <w:p w14:paraId="3AE7B322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-e </w:t>
      </w:r>
      <w:r w:rsidRPr="00622117">
        <w:rPr>
          <w:i/>
          <w:iCs/>
        </w:rPr>
        <w:t xml:space="preserve">corretta su </w:t>
      </w:r>
      <w:r w:rsidRPr="00622117">
        <w:t>-a.</w:t>
      </w:r>
    </w:p>
  </w:footnote>
  <w:footnote w:id="717">
    <w:p w14:paraId="65CFF0B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Esito di correzione.</w:t>
      </w:r>
    </w:p>
  </w:footnote>
  <w:footnote w:id="718">
    <w:p w14:paraId="7552CD15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-z- </w:t>
      </w:r>
      <w:r w:rsidRPr="00961934">
        <w:rPr>
          <w:i/>
        </w:rPr>
        <w:t>esito di correzione.</w:t>
      </w:r>
    </w:p>
  </w:footnote>
  <w:footnote w:id="719">
    <w:p w14:paraId="0492A3B5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Così A.</w:t>
      </w:r>
    </w:p>
  </w:footnote>
  <w:footnote w:id="720">
    <w:p w14:paraId="089EFAA6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 xml:space="preserve">Così A. </w:t>
      </w:r>
    </w:p>
  </w:footnote>
  <w:footnote w:id="721">
    <w:p w14:paraId="56026601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i- </w:t>
      </w:r>
      <w:r w:rsidRPr="00622117">
        <w:rPr>
          <w:i/>
          <w:iCs/>
        </w:rPr>
        <w:t>esito di correzione.</w:t>
      </w:r>
    </w:p>
  </w:footnote>
  <w:footnote w:id="722">
    <w:p w14:paraId="35101AF1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-u- </w:t>
      </w:r>
      <w:r w:rsidRPr="00622117">
        <w:rPr>
          <w:i/>
          <w:iCs/>
        </w:rPr>
        <w:t>esito di correzione.</w:t>
      </w:r>
    </w:p>
  </w:footnote>
  <w:footnote w:id="723">
    <w:p w14:paraId="45E65C94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-r- </w:t>
      </w:r>
      <w:r w:rsidRPr="00961934">
        <w:rPr>
          <w:i/>
        </w:rPr>
        <w:t>esito di correzione.</w:t>
      </w:r>
    </w:p>
  </w:footnote>
  <w:footnote w:id="724">
    <w:p w14:paraId="317A691E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-ia- </w:t>
      </w:r>
      <w:r w:rsidRPr="00961934">
        <w:rPr>
          <w:i/>
        </w:rPr>
        <w:t>esito di correzione.</w:t>
      </w:r>
    </w:p>
  </w:footnote>
  <w:footnote w:id="725">
    <w:p w14:paraId="401F6516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rPr>
          <w:i/>
        </w:rPr>
        <w:t xml:space="preserve"> Secondo </w:t>
      </w:r>
      <w:r w:rsidRPr="00961934">
        <w:t xml:space="preserve">-ta- </w:t>
      </w:r>
      <w:r w:rsidRPr="00961934">
        <w:rPr>
          <w:i/>
        </w:rPr>
        <w:t>aggiunto in sopralinea con segno di inserimento.</w:t>
      </w:r>
    </w:p>
  </w:footnote>
  <w:footnote w:id="726">
    <w:p w14:paraId="0F75D7E2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Esito di correzione.</w:t>
      </w:r>
    </w:p>
  </w:footnote>
  <w:footnote w:id="727">
    <w:p w14:paraId="36E7B93E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-e- </w:t>
      </w:r>
      <w:r w:rsidRPr="00622117">
        <w:rPr>
          <w:i/>
          <w:iCs/>
        </w:rPr>
        <w:t>esito di correzione.</w:t>
      </w:r>
    </w:p>
  </w:footnote>
  <w:footnote w:id="728">
    <w:p w14:paraId="72BA4594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Seguono lettere depennate.</w:t>
      </w:r>
    </w:p>
  </w:footnote>
  <w:footnote w:id="729">
    <w:p w14:paraId="6F0C389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Esito di correzione.</w:t>
      </w:r>
    </w:p>
  </w:footnote>
  <w:footnote w:id="730">
    <w:p w14:paraId="42E42CE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-ro- </w:t>
      </w:r>
      <w:r w:rsidRPr="00622117">
        <w:rPr>
          <w:i/>
          <w:iCs/>
        </w:rPr>
        <w:t>esito di correzione.</w:t>
      </w:r>
    </w:p>
  </w:footnote>
  <w:footnote w:id="731">
    <w:p w14:paraId="469BACB4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 xml:space="preserve">Segue </w:t>
      </w:r>
      <w:r w:rsidRPr="00622117">
        <w:t xml:space="preserve">-da </w:t>
      </w:r>
      <w:r w:rsidRPr="00622117">
        <w:rPr>
          <w:i/>
          <w:iCs/>
        </w:rPr>
        <w:t>depennato.</w:t>
      </w:r>
      <w:r w:rsidRPr="00622117">
        <w:t xml:space="preserve"> </w:t>
      </w:r>
    </w:p>
  </w:footnote>
  <w:footnote w:id="732">
    <w:p w14:paraId="5D3D48DC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sopralinea.</w:t>
      </w:r>
    </w:p>
  </w:footnote>
  <w:footnote w:id="733">
    <w:p w14:paraId="1321071A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 xml:space="preserve">Seconda </w:t>
      </w:r>
      <w:r w:rsidRPr="00622117">
        <w:t xml:space="preserve">-o- </w:t>
      </w:r>
      <w:r w:rsidRPr="00622117">
        <w:rPr>
          <w:i/>
          <w:iCs/>
        </w:rPr>
        <w:t xml:space="preserve">corretta su </w:t>
      </w:r>
      <w:r w:rsidRPr="00622117">
        <w:t>-u-.</w:t>
      </w:r>
    </w:p>
  </w:footnote>
  <w:footnote w:id="734">
    <w:p w14:paraId="751A287D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735">
    <w:p w14:paraId="07903E85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rPr>
          <w:i/>
        </w:rPr>
        <w:t xml:space="preserve"> </w:t>
      </w:r>
      <w:r w:rsidRPr="00961934">
        <w:t xml:space="preserve">-ono </w:t>
      </w:r>
      <w:r w:rsidRPr="00961934">
        <w:rPr>
          <w:i/>
        </w:rPr>
        <w:t>esito di correzione.</w:t>
      </w:r>
    </w:p>
  </w:footnote>
  <w:footnote w:id="736">
    <w:p w14:paraId="43BB3894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 con segno di inserimento.</w:t>
      </w:r>
    </w:p>
  </w:footnote>
  <w:footnote w:id="737">
    <w:p w14:paraId="00764B74" w14:textId="253A9A4D" w:rsidR="00B53AFF" w:rsidRPr="000B5DF9" w:rsidRDefault="00B53AFF" w:rsidP="007F3E90">
      <w:pPr>
        <w:tabs>
          <w:tab w:val="left" w:pos="1173"/>
        </w:tabs>
        <w:adjustRightInd w:val="0"/>
        <w:snapToGrid w:val="0"/>
        <w:jc w:val="both"/>
        <w:rPr>
          <w:i/>
          <w:iCs/>
        </w:rPr>
      </w:pPr>
      <w:r w:rsidRPr="000B5DF9">
        <w:rPr>
          <w:rStyle w:val="Rimandonotaapidipagina"/>
        </w:rPr>
        <w:footnoteRef/>
      </w:r>
      <w:r w:rsidRPr="000B5DF9">
        <w:t xml:space="preserve"> </w:t>
      </w:r>
      <w:r w:rsidRPr="000B5DF9">
        <w:rPr>
          <w:i/>
          <w:iCs/>
        </w:rPr>
        <w:t xml:space="preserve">Segue </w:t>
      </w:r>
      <w:r w:rsidRPr="000B5DF9">
        <w:t>25 nov(embr)e 1618 r(icevut)e a’ 13 d</w:t>
      </w:r>
      <w:ins w:id="2887" w:author="Giorgia" w:date="2023-03-11T19:14:00Z">
        <w:r>
          <w:t>e</w:t>
        </w:r>
      </w:ins>
      <w:del w:id="2888" w:author="Giorgia" w:date="2023-03-11T19:14:00Z">
        <w:r w:rsidRPr="000B5DF9" w:rsidDel="002C7EE3">
          <w:delText>i</w:delText>
        </w:r>
      </w:del>
      <w:r w:rsidRPr="000B5DF9">
        <w:t xml:space="preserve">cembre | Haya. n° 71 | sola | </w:t>
      </w:r>
      <w:r w:rsidRPr="000B5DF9">
        <w:rPr>
          <w:i/>
          <w:iCs/>
        </w:rPr>
        <w:t>depennato</w:t>
      </w:r>
      <w:r>
        <w:rPr>
          <w:i/>
          <w:iCs/>
        </w:rPr>
        <w:t>.</w:t>
      </w:r>
    </w:p>
  </w:footnote>
  <w:footnote w:id="738">
    <w:p w14:paraId="553951C5" w14:textId="3F5C6A93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889" w:author="Flavia Di Gi" w:date="2023-04-25T18:42:00Z">
        <w:r w:rsidR="003A519B">
          <w:rPr>
            <w:i/>
          </w:rPr>
          <w:t>Lacerazione del supporto.</w:t>
        </w:r>
      </w:ins>
      <w:del w:id="2890" w:author="Flavia Di Gi" w:date="2023-04-25T18:42:00Z">
        <w:r w:rsidRPr="00961934" w:rsidDel="003A519B">
          <w:rPr>
            <w:i/>
          </w:rPr>
          <w:delText>Foro nel supporto.</w:delText>
        </w:r>
      </w:del>
    </w:p>
  </w:footnote>
  <w:footnote w:id="739">
    <w:p w14:paraId="1302C7FD" w14:textId="1CB44B05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ins w:id="2891" w:author="Flavia Di Gi" w:date="2023-04-25T18:42:00Z">
        <w:r w:rsidR="003A519B">
          <w:rPr>
            <w:i/>
          </w:rPr>
          <w:t>Lacerazione del supporto.</w:t>
        </w:r>
      </w:ins>
      <w:del w:id="2892" w:author="Flavia Di Gi" w:date="2023-04-25T18:42:00Z">
        <w:r w:rsidRPr="00622117" w:rsidDel="003A519B">
          <w:rPr>
            <w:i/>
            <w:iCs/>
          </w:rPr>
          <w:delText>Foro nel supporto.</w:delText>
        </w:r>
      </w:del>
    </w:p>
  </w:footnote>
  <w:footnote w:id="740">
    <w:p w14:paraId="6CBEF68C" w14:textId="686DCAA6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893" w:author="Flavia Di Gi" w:date="2023-04-25T18:42:00Z">
        <w:r w:rsidR="003A519B">
          <w:rPr>
            <w:i/>
          </w:rPr>
          <w:t>Lacerazione del supporto.</w:t>
        </w:r>
      </w:ins>
      <w:del w:id="2894" w:author="Flavia Di Gi" w:date="2023-04-25T18:42:00Z">
        <w:r w:rsidRPr="00961934" w:rsidDel="003A519B">
          <w:rPr>
            <w:i/>
          </w:rPr>
          <w:delText>Foro nel supporto.</w:delText>
        </w:r>
      </w:del>
    </w:p>
  </w:footnote>
  <w:footnote w:id="741">
    <w:p w14:paraId="75053731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 con segno di inserimento.</w:t>
      </w:r>
    </w:p>
  </w:footnote>
  <w:footnote w:id="742">
    <w:p w14:paraId="64234703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>espressam</w:t>
      </w:r>
      <w:r>
        <w:t>(</w:t>
      </w:r>
      <w:r w:rsidRPr="00961934">
        <w:t>en</w:t>
      </w:r>
      <w:r>
        <w:t>)</w:t>
      </w:r>
      <w:r w:rsidRPr="00961934">
        <w:t xml:space="preserve">te </w:t>
      </w:r>
      <w:r w:rsidRPr="00961934">
        <w:rPr>
          <w:i/>
        </w:rPr>
        <w:t>depennato.</w:t>
      </w:r>
    </w:p>
  </w:footnote>
  <w:footnote w:id="743">
    <w:p w14:paraId="386833CE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 xml:space="preserve">Precede </w:t>
      </w:r>
      <w:r w:rsidRPr="00622117">
        <w:t xml:space="preserve">1618 </w:t>
      </w:r>
      <w:r w:rsidRPr="00622117">
        <w:rPr>
          <w:i/>
          <w:iCs/>
        </w:rPr>
        <w:t>depennato.</w:t>
      </w:r>
    </w:p>
  </w:footnote>
  <w:footnote w:id="744">
    <w:p w14:paraId="10982707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-e </w:t>
      </w:r>
      <w:r w:rsidRPr="00622117">
        <w:rPr>
          <w:i/>
          <w:iCs/>
        </w:rPr>
        <w:t>corretta su</w:t>
      </w:r>
      <w:r w:rsidRPr="00622117">
        <w:t xml:space="preserve"> -a.</w:t>
      </w:r>
    </w:p>
  </w:footnote>
  <w:footnote w:id="745">
    <w:p w14:paraId="381DEC12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</w:t>
      </w:r>
      <w:proofErr w:type="gramStart"/>
      <w:r w:rsidRPr="00622117">
        <w:t xml:space="preserve">i </w:t>
      </w:r>
      <w:r w:rsidRPr="00622117">
        <w:rPr>
          <w:i/>
          <w:iCs/>
        </w:rPr>
        <w:t>corretta</w:t>
      </w:r>
      <w:proofErr w:type="gramEnd"/>
      <w:r w:rsidRPr="00622117">
        <w:rPr>
          <w:i/>
          <w:iCs/>
        </w:rPr>
        <w:t xml:space="preserve"> su</w:t>
      </w:r>
      <w:r w:rsidRPr="00622117">
        <w:t xml:space="preserve"> -e.</w:t>
      </w:r>
    </w:p>
  </w:footnote>
  <w:footnote w:id="746">
    <w:p w14:paraId="6EF62EAD" w14:textId="73B13CB2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DD210C">
        <w:rPr>
          <w:rStyle w:val="Rimandonotaapidipagina"/>
        </w:rPr>
        <w:footnoteRef/>
      </w:r>
      <w:r w:rsidRPr="00DD210C">
        <w:t xml:space="preserve"> </w:t>
      </w:r>
      <w:r w:rsidRPr="00DD210C">
        <w:rPr>
          <w:i/>
          <w:iCs/>
          <w:rPrChange w:id="2898" w:author="Flavia Di Gi" w:date="2023-05-07T15:47:00Z">
            <w:rPr>
              <w:i/>
              <w:iCs/>
              <w:highlight w:val="yellow"/>
            </w:rPr>
          </w:rPrChange>
        </w:rPr>
        <w:t xml:space="preserve">Corretto </w:t>
      </w:r>
      <w:proofErr w:type="gramStart"/>
      <w:r w:rsidRPr="00DD210C">
        <w:rPr>
          <w:i/>
          <w:iCs/>
          <w:rPrChange w:id="2899" w:author="Flavia Di Gi" w:date="2023-05-07T15:47:00Z">
            <w:rPr>
              <w:i/>
              <w:iCs/>
              <w:highlight w:val="yellow"/>
            </w:rPr>
          </w:rPrChange>
        </w:rPr>
        <w:t>su</w:t>
      </w:r>
      <w:r w:rsidRPr="00DD210C">
        <w:rPr>
          <w:rPrChange w:id="2900" w:author="Flavia Di Gi" w:date="2023-05-07T15:47:00Z">
            <w:rPr>
              <w:highlight w:val="yellow"/>
            </w:rPr>
          </w:rPrChange>
        </w:rPr>
        <w:t xml:space="preserve"> ,</w:t>
      </w:r>
      <w:proofErr w:type="gramEnd"/>
      <w:ins w:id="2901" w:author="Flavia Di Gi" w:date="2023-05-07T15:47:00Z">
        <w:r w:rsidR="00DD210C" w:rsidRPr="00DD210C">
          <w:rPr>
            <w:rPrChange w:id="2902" w:author="Flavia Di Gi" w:date="2023-05-07T15:47:00Z">
              <w:rPr>
                <w:highlight w:val="yellow"/>
              </w:rPr>
            </w:rPrChange>
          </w:rPr>
          <w:t xml:space="preserve"> </w:t>
        </w:r>
      </w:ins>
      <w:r w:rsidRPr="00DD210C">
        <w:rPr>
          <w:rPrChange w:id="2903" w:author="Flavia Di Gi" w:date="2023-05-07T15:47:00Z">
            <w:rPr>
              <w:highlight w:val="yellow"/>
            </w:rPr>
          </w:rPrChange>
        </w:rPr>
        <w:t>.</w:t>
      </w:r>
    </w:p>
  </w:footnote>
  <w:footnote w:id="747">
    <w:p w14:paraId="75698F44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Aggiunto in sopralinea</w:t>
      </w:r>
      <w:r>
        <w:rPr>
          <w:i/>
        </w:rPr>
        <w:t xml:space="preserve"> con segno di inserimento.</w:t>
      </w:r>
    </w:p>
  </w:footnote>
  <w:footnote w:id="748">
    <w:p w14:paraId="6DAA1D9C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proofErr w:type="gramStart"/>
      <w:r w:rsidRPr="00622117">
        <w:t xml:space="preserve">l </w:t>
      </w:r>
      <w:r w:rsidRPr="00622117">
        <w:rPr>
          <w:i/>
          <w:iCs/>
        </w:rPr>
        <w:t>esito</w:t>
      </w:r>
      <w:proofErr w:type="gramEnd"/>
      <w:r w:rsidRPr="00622117">
        <w:rPr>
          <w:i/>
          <w:iCs/>
        </w:rPr>
        <w:t xml:space="preserve"> di correzione.</w:t>
      </w:r>
    </w:p>
  </w:footnote>
  <w:footnote w:id="749">
    <w:p w14:paraId="323ED7E4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615E20">
        <w:rPr>
          <w:i/>
          <w:iCs/>
          <w:rPrChange w:id="2908" w:author="Flavia Di Gi" w:date="2023-04-12T16:57:00Z">
            <w:rPr>
              <w:i/>
              <w:iCs/>
              <w:highlight w:val="yellow"/>
            </w:rPr>
          </w:rPrChange>
        </w:rPr>
        <w:t xml:space="preserve">Aggiunto </w:t>
      </w:r>
      <w:r w:rsidRPr="00615E20">
        <w:rPr>
          <w:i/>
          <w:rPrChange w:id="2909" w:author="Flavia Di Gi" w:date="2023-04-12T16:57:00Z">
            <w:rPr>
              <w:i/>
              <w:highlight w:val="yellow"/>
            </w:rPr>
          </w:rPrChange>
        </w:rPr>
        <w:t>in sopralinea</w:t>
      </w:r>
      <w:r w:rsidRPr="00615E20">
        <w:rPr>
          <w:i/>
        </w:rPr>
        <w:t xml:space="preserve"> su</w:t>
      </w:r>
      <w:r w:rsidRPr="00961934">
        <w:rPr>
          <w:i/>
        </w:rPr>
        <w:t xml:space="preserve"> parola depennata.</w:t>
      </w:r>
    </w:p>
  </w:footnote>
  <w:footnote w:id="750">
    <w:p w14:paraId="2FED272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ci- </w:t>
      </w:r>
      <w:r w:rsidRPr="00622117">
        <w:rPr>
          <w:i/>
          <w:iCs/>
        </w:rPr>
        <w:t>esito di correzione.</w:t>
      </w:r>
    </w:p>
  </w:footnote>
  <w:footnote w:id="751">
    <w:p w14:paraId="380427DC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Esito di correzione.</w:t>
      </w:r>
    </w:p>
  </w:footnote>
  <w:footnote w:id="752">
    <w:p w14:paraId="127A0634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Come pare.</w:t>
      </w:r>
    </w:p>
  </w:footnote>
  <w:footnote w:id="753">
    <w:p w14:paraId="6E4CC637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214590">
        <w:rPr>
          <w:i/>
          <w:iCs/>
          <w:rPrChange w:id="2921" w:author="Giorgia" w:date="2023-03-22T12:17:00Z">
            <w:rPr>
              <w:iCs/>
            </w:rPr>
          </w:rPrChange>
        </w:rPr>
        <w:t>Segue</w:t>
      </w:r>
      <w:r w:rsidRPr="00961934">
        <w:rPr>
          <w:i/>
        </w:rPr>
        <w:t xml:space="preserve"> </w:t>
      </w:r>
      <w:r>
        <w:rPr>
          <w:iCs/>
        </w:rPr>
        <w:t>hieri</w:t>
      </w:r>
      <w:r w:rsidRPr="00961934">
        <w:rPr>
          <w:i/>
        </w:rPr>
        <w:t xml:space="preserve"> depennat</w:t>
      </w:r>
      <w:r>
        <w:rPr>
          <w:i/>
        </w:rPr>
        <w:t>o</w:t>
      </w:r>
      <w:r w:rsidRPr="00961934">
        <w:rPr>
          <w:i/>
        </w:rPr>
        <w:t>.</w:t>
      </w:r>
    </w:p>
  </w:footnote>
  <w:footnote w:id="754">
    <w:p w14:paraId="125D1735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Così A.</w:t>
      </w:r>
    </w:p>
  </w:footnote>
  <w:footnote w:id="755">
    <w:p w14:paraId="184FFD0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Esito di correzione.</w:t>
      </w:r>
    </w:p>
  </w:footnote>
  <w:footnote w:id="756">
    <w:p w14:paraId="4FAAFF43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</w:t>
      </w:r>
      <w:r>
        <w:rPr>
          <w:i/>
        </w:rPr>
        <w:t xml:space="preserve"> con segno di inserimento</w:t>
      </w:r>
      <w:r w:rsidRPr="00961934">
        <w:rPr>
          <w:i/>
        </w:rPr>
        <w:t>.</w:t>
      </w:r>
    </w:p>
  </w:footnote>
  <w:footnote w:id="757">
    <w:p w14:paraId="6E0F81A2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Foro nel supporto.</w:t>
      </w:r>
    </w:p>
  </w:footnote>
  <w:footnote w:id="758">
    <w:p w14:paraId="63ED0AF3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-</w:t>
      </w:r>
      <w:proofErr w:type="gramStart"/>
      <w:r w:rsidRPr="00961934">
        <w:t>e</w:t>
      </w:r>
      <w:proofErr w:type="gramEnd"/>
      <w:r>
        <w:t xml:space="preserve"> </w:t>
      </w:r>
      <w:r w:rsidRPr="00622117">
        <w:rPr>
          <w:i/>
          <w:iCs/>
        </w:rPr>
        <w:t>esito di correzione.</w:t>
      </w:r>
    </w:p>
  </w:footnote>
  <w:footnote w:id="759">
    <w:p w14:paraId="17CA0A16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v(ostra) S(ereni)tà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 con segno di inserimento.</w:t>
      </w:r>
    </w:p>
  </w:footnote>
  <w:footnote w:id="760">
    <w:p w14:paraId="3CF1A07F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</w:rPr>
        <w:t xml:space="preserve">Segue </w:t>
      </w:r>
      <w:r w:rsidRPr="00622117">
        <w:t>-</w:t>
      </w:r>
      <w:proofErr w:type="gramStart"/>
      <w:r w:rsidRPr="00622117">
        <w:t>no</w:t>
      </w:r>
      <w:proofErr w:type="gramEnd"/>
      <w:r w:rsidRPr="00622117">
        <w:t xml:space="preserve"> </w:t>
      </w:r>
      <w:r w:rsidRPr="00622117">
        <w:rPr>
          <w:i/>
        </w:rPr>
        <w:t>depennato.</w:t>
      </w:r>
    </w:p>
  </w:footnote>
  <w:footnote w:id="761">
    <w:p w14:paraId="1CA6EBF3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Segue parola depennata.</w:t>
      </w:r>
    </w:p>
  </w:footnote>
  <w:footnote w:id="762">
    <w:p w14:paraId="4AB68B83" w14:textId="77777777" w:rsidR="00B53AFF" w:rsidRPr="00961934" w:rsidRDefault="00B53AFF" w:rsidP="007F3E90">
      <w:pPr>
        <w:pStyle w:val="Testonotaapidipagina"/>
        <w:tabs>
          <w:tab w:val="left" w:pos="851"/>
        </w:tabs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-e </w:t>
      </w:r>
      <w:r w:rsidRPr="00961934">
        <w:rPr>
          <w:i/>
        </w:rPr>
        <w:t xml:space="preserve">corretta su </w:t>
      </w:r>
      <w:r w:rsidRPr="00961934">
        <w:t>-a.</w:t>
      </w:r>
    </w:p>
  </w:footnote>
  <w:footnote w:id="763">
    <w:p w14:paraId="5813104F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Foro nel supporto.</w:t>
      </w:r>
    </w:p>
  </w:footnote>
  <w:footnote w:id="764">
    <w:p w14:paraId="6E6579DE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Foro nel supporto.</w:t>
      </w:r>
    </w:p>
  </w:footnote>
  <w:footnote w:id="765">
    <w:p w14:paraId="46012B51" w14:textId="4C35AB5D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del w:id="2932" w:author="Flavia Di Gi" w:date="2023-05-07T16:11:00Z">
        <w:r w:rsidRPr="00622117" w:rsidDel="0020185A">
          <w:rPr>
            <w:i/>
            <w:iCs/>
          </w:rPr>
          <w:delText xml:space="preserve">Segue </w:delText>
        </w:r>
      </w:del>
      <w:ins w:id="2933" w:author="Flavia Di Gi" w:date="2023-05-07T16:11:00Z">
        <w:r w:rsidR="0020185A">
          <w:rPr>
            <w:i/>
            <w:iCs/>
          </w:rPr>
          <w:t>S</w:t>
        </w:r>
      </w:ins>
      <w:del w:id="2934" w:author="Flavia Di Gi" w:date="2023-05-07T16:11:00Z">
        <w:r w:rsidRPr="00622117" w:rsidDel="0020185A">
          <w:rPr>
            <w:i/>
            <w:iCs/>
          </w:rPr>
          <w:delText>s</w:delText>
        </w:r>
      </w:del>
      <w:r w:rsidRPr="00622117">
        <w:rPr>
          <w:i/>
          <w:iCs/>
        </w:rPr>
        <w:t>egno di dubbia lettura.</w:t>
      </w:r>
    </w:p>
  </w:footnote>
  <w:footnote w:id="766">
    <w:p w14:paraId="35E78B08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Come pare.</w:t>
      </w:r>
    </w:p>
  </w:footnote>
  <w:footnote w:id="767">
    <w:p w14:paraId="0ECD8C20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-</w:t>
      </w:r>
      <w:proofErr w:type="gramStart"/>
      <w:r w:rsidRPr="00961934">
        <w:t xml:space="preserve">i </w:t>
      </w:r>
      <w:r w:rsidRPr="00961934">
        <w:rPr>
          <w:i/>
        </w:rPr>
        <w:t>corretta</w:t>
      </w:r>
      <w:proofErr w:type="gramEnd"/>
      <w:r w:rsidRPr="00961934">
        <w:rPr>
          <w:i/>
        </w:rPr>
        <w:t xml:space="preserve"> su </w:t>
      </w:r>
      <w:r w:rsidRPr="00961934">
        <w:t>-e</w:t>
      </w:r>
      <w:r w:rsidRPr="00961934">
        <w:rPr>
          <w:i/>
        </w:rPr>
        <w:t>.</w:t>
      </w:r>
    </w:p>
  </w:footnote>
  <w:footnote w:id="768">
    <w:p w14:paraId="7E854F6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-e- </w:t>
      </w:r>
      <w:r w:rsidRPr="00622117">
        <w:rPr>
          <w:i/>
          <w:iCs/>
        </w:rPr>
        <w:t>esito di correzione.</w:t>
      </w:r>
    </w:p>
  </w:footnote>
  <w:footnote w:id="769">
    <w:p w14:paraId="5B445A4A" w14:textId="77777777" w:rsidR="00B53AFF" w:rsidRPr="002112E6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e- </w:t>
      </w:r>
      <w:r>
        <w:rPr>
          <w:i/>
          <w:iCs/>
        </w:rPr>
        <w:t xml:space="preserve">corretta su </w:t>
      </w:r>
      <w:r>
        <w:t>p.</w:t>
      </w:r>
    </w:p>
  </w:footnote>
  <w:footnote w:id="770">
    <w:p w14:paraId="6848BF7E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  <w:iCs/>
        </w:rPr>
        <w:t>Come pare.</w:t>
      </w:r>
    </w:p>
  </w:footnote>
  <w:footnote w:id="771">
    <w:p w14:paraId="49E73338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-tr- </w:t>
      </w:r>
      <w:r>
        <w:rPr>
          <w:i/>
          <w:iCs/>
        </w:rPr>
        <w:t>esito di corrrezione.</w:t>
      </w:r>
    </w:p>
  </w:footnote>
  <w:footnote w:id="772">
    <w:p w14:paraId="45A4BB24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-rn </w:t>
      </w:r>
      <w:r>
        <w:rPr>
          <w:i/>
          <w:iCs/>
        </w:rPr>
        <w:t>esito di correzione.</w:t>
      </w:r>
    </w:p>
  </w:footnote>
  <w:footnote w:id="773">
    <w:p w14:paraId="5BAC3F13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>an</w:t>
      </w:r>
      <w:r>
        <w:t>c</w:t>
      </w:r>
      <w:r w:rsidRPr="00961934">
        <w:t xml:space="preserve">or </w:t>
      </w:r>
      <w:r w:rsidRPr="00961934">
        <w:rPr>
          <w:i/>
        </w:rPr>
        <w:t>depennato.</w:t>
      </w:r>
    </w:p>
  </w:footnote>
  <w:footnote w:id="774">
    <w:p w14:paraId="79FCA46D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Foro nel supporto.</w:t>
      </w:r>
    </w:p>
  </w:footnote>
  <w:footnote w:id="775">
    <w:p w14:paraId="6C3CD258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Foro nel supporto.</w:t>
      </w:r>
    </w:p>
  </w:footnote>
  <w:footnote w:id="776">
    <w:p w14:paraId="745E77C5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rPr>
          <w:i/>
          <w:iCs/>
        </w:rPr>
        <w:t xml:space="preserve"> Esito di correzione.</w:t>
      </w:r>
    </w:p>
  </w:footnote>
  <w:footnote w:id="777">
    <w:p w14:paraId="6725BFDE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-a </w:t>
      </w:r>
      <w:r>
        <w:rPr>
          <w:i/>
          <w:iCs/>
        </w:rPr>
        <w:t>esito di correzione.</w:t>
      </w:r>
    </w:p>
  </w:footnote>
  <w:footnote w:id="778">
    <w:p w14:paraId="2E3E98DE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 xml:space="preserve">il </w:t>
      </w:r>
      <w:r w:rsidRPr="00961934">
        <w:rPr>
          <w:i/>
        </w:rPr>
        <w:t>depennato.</w:t>
      </w:r>
    </w:p>
  </w:footnote>
  <w:footnote w:id="779">
    <w:p w14:paraId="327B41BC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  <w:iCs/>
        </w:rPr>
        <w:t xml:space="preserve">Seconda </w:t>
      </w:r>
      <w:r>
        <w:t xml:space="preserve">-l- </w:t>
      </w:r>
      <w:r>
        <w:rPr>
          <w:i/>
          <w:iCs/>
        </w:rPr>
        <w:t>esito di correzione.</w:t>
      </w:r>
    </w:p>
  </w:footnote>
  <w:footnote w:id="780">
    <w:p w14:paraId="3D958EE8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 xml:space="preserve">i </w:t>
      </w:r>
      <w:r>
        <w:rPr>
          <w:i/>
          <w:iCs/>
        </w:rPr>
        <w:t>esito</w:t>
      </w:r>
      <w:proofErr w:type="gramEnd"/>
      <w:r>
        <w:rPr>
          <w:i/>
          <w:iCs/>
        </w:rPr>
        <w:t xml:space="preserve"> di correzione.</w:t>
      </w:r>
    </w:p>
  </w:footnote>
  <w:footnote w:id="781">
    <w:p w14:paraId="2D982A4E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>e</w:t>
      </w:r>
      <w:proofErr w:type="gramEnd"/>
      <w:r>
        <w:t xml:space="preserve"> </w:t>
      </w:r>
      <w:r>
        <w:rPr>
          <w:i/>
          <w:iCs/>
        </w:rPr>
        <w:t>esito di correzione.</w:t>
      </w:r>
    </w:p>
  </w:footnote>
  <w:footnote w:id="782">
    <w:p w14:paraId="419BCBE0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>e</w:t>
      </w:r>
      <w:proofErr w:type="gramEnd"/>
      <w:r>
        <w:t xml:space="preserve"> </w:t>
      </w:r>
      <w:r>
        <w:rPr>
          <w:i/>
          <w:iCs/>
        </w:rPr>
        <w:t>esito di correzione.</w:t>
      </w:r>
    </w:p>
  </w:footnote>
  <w:footnote w:id="783">
    <w:p w14:paraId="10E92C8A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Come pare.</w:t>
      </w:r>
    </w:p>
  </w:footnote>
  <w:footnote w:id="784">
    <w:p w14:paraId="5C5E6DA4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Come pare.</w:t>
      </w:r>
    </w:p>
  </w:footnote>
  <w:footnote w:id="785">
    <w:p w14:paraId="2DA11FAB" w14:textId="37B1F843" w:rsidR="00B53AFF" w:rsidRPr="005E774B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d- </w:t>
      </w:r>
      <w:r>
        <w:rPr>
          <w:i/>
          <w:iCs/>
        </w:rPr>
        <w:t>corretta</w:t>
      </w:r>
      <w:ins w:id="2952" w:author="Flavia Di Gi" w:date="2023-04-12T16:59:00Z">
        <w:r w:rsidR="00615E20">
          <w:rPr>
            <w:i/>
            <w:iCs/>
          </w:rPr>
          <w:t xml:space="preserve"> su</w:t>
        </w:r>
      </w:ins>
      <w:r>
        <w:rPr>
          <w:i/>
          <w:iCs/>
        </w:rPr>
        <w:t xml:space="preserve"> </w:t>
      </w:r>
      <w:r>
        <w:t>p(er).</w:t>
      </w:r>
    </w:p>
  </w:footnote>
  <w:footnote w:id="786">
    <w:p w14:paraId="1948BCF6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-i- </w:t>
      </w:r>
      <w:r>
        <w:rPr>
          <w:i/>
          <w:iCs/>
        </w:rPr>
        <w:t>esito di correzione.</w:t>
      </w:r>
    </w:p>
  </w:footnote>
  <w:footnote w:id="787">
    <w:p w14:paraId="1685FB0B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-ra </w:t>
      </w:r>
      <w:r>
        <w:rPr>
          <w:i/>
          <w:iCs/>
        </w:rPr>
        <w:t>esito di correzione.</w:t>
      </w:r>
    </w:p>
  </w:footnote>
  <w:footnote w:id="788">
    <w:p w14:paraId="2CFC8806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a- </w:t>
      </w:r>
      <w:r w:rsidRPr="00961934">
        <w:rPr>
          <w:i/>
        </w:rPr>
        <w:t xml:space="preserve">corretta su </w:t>
      </w:r>
      <w:r w:rsidRPr="00961934">
        <w:t>l-.</w:t>
      </w:r>
    </w:p>
  </w:footnote>
  <w:footnote w:id="789">
    <w:p w14:paraId="6EFB1C67" w14:textId="7EC09653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532AC9">
        <w:rPr>
          <w:rStyle w:val="Rimandonotaapidipagina"/>
        </w:rPr>
        <w:footnoteRef/>
      </w:r>
      <w:r w:rsidRPr="00532AC9">
        <w:t xml:space="preserve"> </w:t>
      </w:r>
      <w:del w:id="2953" w:author="Flavia Di Gi" w:date="2023-05-07T16:08:00Z">
        <w:r w:rsidRPr="00532AC9" w:rsidDel="00532AC9">
          <w:rPr>
            <w:i/>
          </w:rPr>
          <w:delText xml:space="preserve">Segue </w:delText>
        </w:r>
      </w:del>
      <w:ins w:id="2954" w:author="Flavia Di Gi" w:date="2023-05-07T16:08:00Z">
        <w:r w:rsidR="00532AC9" w:rsidRPr="00532AC9">
          <w:rPr>
            <w:i/>
            <w:rPrChange w:id="2955" w:author="Flavia Di Gi" w:date="2023-05-07T16:08:00Z">
              <w:rPr>
                <w:i/>
                <w:highlight w:val="yellow"/>
              </w:rPr>
            </w:rPrChange>
          </w:rPr>
          <w:t>P</w:t>
        </w:r>
      </w:ins>
      <w:del w:id="2956" w:author="Flavia Di Gi" w:date="2023-05-07T16:08:00Z">
        <w:r w:rsidRPr="00532AC9" w:rsidDel="00532AC9">
          <w:rPr>
            <w:i/>
          </w:rPr>
          <w:delText>p</w:delText>
        </w:r>
      </w:del>
      <w:r w:rsidRPr="00532AC9">
        <w:rPr>
          <w:i/>
        </w:rPr>
        <w:t>arola di dubbia lettura.</w:t>
      </w:r>
    </w:p>
  </w:footnote>
  <w:footnote w:id="790">
    <w:p w14:paraId="327D8D89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rPr>
          <w:rStyle w:val="Rimandonotaapidipagina"/>
        </w:rPr>
        <w:t xml:space="preserve"> </w:t>
      </w:r>
      <w:r>
        <w:rPr>
          <w:i/>
          <w:iCs/>
        </w:rPr>
        <w:t xml:space="preserve">Come pare. </w:t>
      </w:r>
    </w:p>
  </w:footnote>
  <w:footnote w:id="791">
    <w:p w14:paraId="15AB8CD3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-sse </w:t>
      </w:r>
      <w:r>
        <w:rPr>
          <w:i/>
          <w:iCs/>
        </w:rPr>
        <w:t>esito di correzione.</w:t>
      </w:r>
    </w:p>
  </w:footnote>
  <w:footnote w:id="792">
    <w:p w14:paraId="71463C23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-n- </w:t>
      </w:r>
      <w:r>
        <w:rPr>
          <w:i/>
          <w:iCs/>
        </w:rPr>
        <w:t>esito di correzione.</w:t>
      </w:r>
    </w:p>
  </w:footnote>
  <w:footnote w:id="793">
    <w:p w14:paraId="2E7E017A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  <w:iCs/>
        </w:rPr>
      </w:pPr>
      <w:r>
        <w:rPr>
          <w:rStyle w:val="Rimandonotaapidipagina"/>
        </w:rPr>
        <w:footnoteRef/>
      </w:r>
      <w:r>
        <w:t xml:space="preserve"> -c-</w:t>
      </w:r>
      <w:r>
        <w:rPr>
          <w:i/>
          <w:iCs/>
        </w:rPr>
        <w:t xml:space="preserve"> esito di correzione.</w:t>
      </w:r>
    </w:p>
  </w:footnote>
  <w:footnote w:id="794">
    <w:p w14:paraId="330B7B6A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-re- </w:t>
      </w:r>
      <w:r w:rsidRPr="00622117">
        <w:rPr>
          <w:i/>
          <w:iCs/>
        </w:rPr>
        <w:t>esito di correzione.</w:t>
      </w:r>
    </w:p>
  </w:footnote>
  <w:footnote w:id="795">
    <w:p w14:paraId="5A8A6008" w14:textId="7F1EB559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59" w:author="Flavia Di Gi" w:date="2023-04-25T18:47:00Z">
        <w:r w:rsidR="00862B87">
          <w:rPr>
            <w:i/>
          </w:rPr>
          <w:t>Lacerazione del supporto.</w:t>
        </w:r>
      </w:ins>
      <w:del w:id="2960" w:author="Flavia Di Gi" w:date="2023-04-25T18:47:00Z">
        <w:r w:rsidRPr="00961934" w:rsidDel="00862B87">
          <w:rPr>
            <w:i/>
          </w:rPr>
          <w:delText>Foro nel supporto.</w:delText>
        </w:r>
      </w:del>
    </w:p>
  </w:footnote>
  <w:footnote w:id="796">
    <w:p w14:paraId="0992FA89" w14:textId="3EA55A1D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61" w:author="Flavia Di Gi" w:date="2023-04-25T18:47:00Z">
        <w:r w:rsidR="00862B87">
          <w:rPr>
            <w:i/>
          </w:rPr>
          <w:t>Lacerazione del supporto.</w:t>
        </w:r>
      </w:ins>
      <w:del w:id="2962" w:author="Flavia Di Gi" w:date="2023-04-25T18:47:00Z">
        <w:r w:rsidRPr="00961934" w:rsidDel="00862B87">
          <w:rPr>
            <w:i/>
          </w:rPr>
          <w:delText>Foro nel supporto.</w:delText>
        </w:r>
      </w:del>
    </w:p>
  </w:footnote>
  <w:footnote w:id="797">
    <w:p w14:paraId="66A21543" w14:textId="1103AA5A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63" w:author="Flavia Di Gi" w:date="2023-04-25T18:48:00Z">
        <w:r w:rsidR="00862B87">
          <w:rPr>
            <w:i/>
          </w:rPr>
          <w:t>Lacerazione del supporto.</w:t>
        </w:r>
      </w:ins>
      <w:del w:id="2964" w:author="Flavia Di Gi" w:date="2023-04-25T18:48:00Z">
        <w:r w:rsidRPr="00961934" w:rsidDel="00862B87">
          <w:rPr>
            <w:i/>
          </w:rPr>
          <w:delText>Foro nel supporto.</w:delText>
        </w:r>
      </w:del>
    </w:p>
  </w:footnote>
  <w:footnote w:id="798">
    <w:p w14:paraId="73168DB8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a- </w:t>
      </w:r>
      <w:r w:rsidRPr="00961934">
        <w:rPr>
          <w:i/>
        </w:rPr>
        <w:t xml:space="preserve">corretta su </w:t>
      </w:r>
      <w:r w:rsidRPr="00961934">
        <w:t>i-</w:t>
      </w:r>
      <w:r w:rsidRPr="00961934">
        <w:rPr>
          <w:i/>
        </w:rPr>
        <w:t>.</w:t>
      </w:r>
    </w:p>
  </w:footnote>
  <w:footnote w:id="799">
    <w:p w14:paraId="4347B8A4" w14:textId="67929000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68" w:author="Flavia Di Gi" w:date="2023-04-25T18:48:00Z">
        <w:r w:rsidR="00862B87">
          <w:rPr>
            <w:i/>
          </w:rPr>
          <w:t>Lacerazione del supporto.</w:t>
        </w:r>
      </w:ins>
      <w:del w:id="2969" w:author="Flavia Di Gi" w:date="2023-04-25T18:48:00Z">
        <w:r w:rsidRPr="00961934" w:rsidDel="00862B87">
          <w:rPr>
            <w:i/>
          </w:rPr>
          <w:delText>Foro nel supporto.</w:delText>
        </w:r>
      </w:del>
    </w:p>
  </w:footnote>
  <w:footnote w:id="800">
    <w:p w14:paraId="31833B87" w14:textId="6AB9C302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72" w:author="Flavia Di Gi" w:date="2023-04-12T17:00:00Z">
        <w:r w:rsidR="00615E20">
          <w:rPr>
            <w:i/>
          </w:rPr>
          <w:t>S</w:t>
        </w:r>
      </w:ins>
      <w:del w:id="2973" w:author="Flavia Di Gi" w:date="2023-04-12T17:00:00Z">
        <w:r w:rsidRPr="00961934" w:rsidDel="00615E20">
          <w:rPr>
            <w:i/>
          </w:rPr>
          <w:delText>s</w:delText>
        </w:r>
      </w:del>
      <w:r w:rsidRPr="00961934">
        <w:rPr>
          <w:i/>
        </w:rPr>
        <w:t xml:space="preserve">egue </w:t>
      </w:r>
      <w:r w:rsidRPr="00961934">
        <w:t xml:space="preserve">deto </w:t>
      </w:r>
      <w:r w:rsidRPr="00961934">
        <w:rPr>
          <w:i/>
        </w:rPr>
        <w:t>depennato.</w:t>
      </w:r>
    </w:p>
  </w:footnote>
  <w:footnote w:id="801">
    <w:p w14:paraId="128F7C9E" w14:textId="4B31030E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74" w:author="Flavia Di Gi" w:date="2023-04-25T18:48:00Z">
        <w:r w:rsidR="00862B87">
          <w:rPr>
            <w:i/>
          </w:rPr>
          <w:t>Lacerazione del supporto.</w:t>
        </w:r>
      </w:ins>
      <w:del w:id="2975" w:author="Flavia Di Gi" w:date="2023-04-25T18:48:00Z">
        <w:r w:rsidRPr="00961934" w:rsidDel="00862B87">
          <w:rPr>
            <w:i/>
          </w:rPr>
          <w:delText>Foro nel supporto.</w:delText>
        </w:r>
      </w:del>
    </w:p>
  </w:footnote>
  <w:footnote w:id="802">
    <w:p w14:paraId="25AC7352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615E20">
        <w:rPr>
          <w:i/>
          <w:rPrChange w:id="2976" w:author="Flavia Di Gi" w:date="2023-04-12T17:00:00Z">
            <w:rPr>
              <w:iCs/>
            </w:rPr>
          </w:rPrChange>
        </w:rPr>
        <w:t>Precede</w:t>
      </w:r>
      <w:r w:rsidRPr="00961934">
        <w:rPr>
          <w:i/>
        </w:rPr>
        <w:t xml:space="preserve"> </w:t>
      </w:r>
      <w:r>
        <w:rPr>
          <w:iCs/>
        </w:rPr>
        <w:t>p(er) lei</w:t>
      </w:r>
      <w:r w:rsidRPr="00961934">
        <w:rPr>
          <w:i/>
        </w:rPr>
        <w:t xml:space="preserve"> depennat</w:t>
      </w:r>
      <w:r>
        <w:rPr>
          <w:i/>
        </w:rPr>
        <w:t>o</w:t>
      </w:r>
      <w:r w:rsidRPr="00961934">
        <w:rPr>
          <w:i/>
        </w:rPr>
        <w:t>.</w:t>
      </w:r>
    </w:p>
  </w:footnote>
  <w:footnote w:id="803">
    <w:p w14:paraId="63D0D3EC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-e </w:t>
      </w:r>
      <w:r w:rsidRPr="00622117">
        <w:rPr>
          <w:i/>
          <w:iCs/>
        </w:rPr>
        <w:t>corretta</w:t>
      </w:r>
      <w:r>
        <w:t xml:space="preserve"> </w:t>
      </w:r>
      <w:r w:rsidRPr="00961934">
        <w:rPr>
          <w:i/>
        </w:rPr>
        <w:t xml:space="preserve">su </w:t>
      </w:r>
      <w:r w:rsidRPr="00961934">
        <w:t xml:space="preserve">-s </w:t>
      </w:r>
      <w:r w:rsidRPr="00961934">
        <w:rPr>
          <w:i/>
        </w:rPr>
        <w:t>depennata.</w:t>
      </w:r>
    </w:p>
  </w:footnote>
  <w:footnote w:id="804">
    <w:p w14:paraId="5D5EFB58" w14:textId="05DC5B8A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77" w:author="Flavia Di Gi" w:date="2023-04-25T18:48:00Z">
        <w:r w:rsidR="00862B87">
          <w:rPr>
            <w:i/>
          </w:rPr>
          <w:t>Lacerazione del supporto.</w:t>
        </w:r>
      </w:ins>
      <w:del w:id="2978" w:author="Flavia Di Gi" w:date="2023-04-25T18:48:00Z">
        <w:r w:rsidRPr="00961934" w:rsidDel="00862B87">
          <w:rPr>
            <w:i/>
          </w:rPr>
          <w:delText>Foro nel supporto.</w:delText>
        </w:r>
      </w:del>
    </w:p>
  </w:footnote>
  <w:footnote w:id="805">
    <w:p w14:paraId="1FDD4D6A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-</w:t>
      </w:r>
      <w:proofErr w:type="gramStart"/>
      <w:r w:rsidRPr="00961934">
        <w:t xml:space="preserve">i </w:t>
      </w:r>
      <w:r w:rsidRPr="00961934">
        <w:rPr>
          <w:i/>
        </w:rPr>
        <w:t>corretta</w:t>
      </w:r>
      <w:proofErr w:type="gramEnd"/>
      <w:r w:rsidRPr="00961934">
        <w:rPr>
          <w:i/>
        </w:rPr>
        <w:t xml:space="preserve"> su </w:t>
      </w:r>
      <w:r w:rsidRPr="00961934">
        <w:t>-e.</w:t>
      </w:r>
    </w:p>
  </w:footnote>
  <w:footnote w:id="806">
    <w:p w14:paraId="07EFAB4F" w14:textId="0639335B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79" w:author="Flavia Di Gi" w:date="2023-04-25T18:48:00Z">
        <w:r w:rsidR="00862B87">
          <w:rPr>
            <w:i/>
          </w:rPr>
          <w:t>Lacerazione del supporto</w:t>
        </w:r>
      </w:ins>
      <w:del w:id="2980" w:author="Flavia Di Gi" w:date="2023-04-25T18:48:00Z">
        <w:r w:rsidRPr="00961934" w:rsidDel="00862B87">
          <w:rPr>
            <w:i/>
          </w:rPr>
          <w:delText>Foro nel supporto</w:delText>
        </w:r>
      </w:del>
      <w:del w:id="2981" w:author="Flavia Di Gi" w:date="2023-04-12T17:00:00Z">
        <w:r w:rsidRPr="00961934" w:rsidDel="00615E20">
          <w:rPr>
            <w:i/>
          </w:rPr>
          <w:delText>;</w:delText>
        </w:r>
        <w:r w:rsidDel="00615E20">
          <w:rPr>
            <w:i/>
          </w:rPr>
          <w:delText xml:space="preserve"> come pare</w:delText>
        </w:r>
      </w:del>
      <w:r>
        <w:rPr>
          <w:i/>
        </w:rPr>
        <w:t>;</w:t>
      </w:r>
      <w:r w:rsidRPr="00961934">
        <w:rPr>
          <w:i/>
        </w:rPr>
        <w:t xml:space="preserve"> segue </w:t>
      </w:r>
      <w:r w:rsidRPr="00622117">
        <w:rPr>
          <w:iCs/>
        </w:rPr>
        <w:t>[S](ereni)tà</w:t>
      </w:r>
      <w:r>
        <w:rPr>
          <w:i/>
        </w:rPr>
        <w:t xml:space="preserve"> </w:t>
      </w:r>
      <w:r w:rsidRPr="00622117">
        <w:rPr>
          <w:iCs/>
        </w:rPr>
        <w:t>v(ostra)</w:t>
      </w:r>
      <w:r>
        <w:rPr>
          <w:i/>
        </w:rPr>
        <w:t xml:space="preserve"> </w:t>
      </w:r>
      <w:r w:rsidRPr="00961934">
        <w:rPr>
          <w:i/>
        </w:rPr>
        <w:t>depennat</w:t>
      </w:r>
      <w:r>
        <w:rPr>
          <w:i/>
        </w:rPr>
        <w:t>o</w:t>
      </w:r>
      <w:r w:rsidRPr="00961934">
        <w:rPr>
          <w:i/>
        </w:rPr>
        <w:t>.</w:t>
      </w:r>
    </w:p>
  </w:footnote>
  <w:footnote w:id="807">
    <w:p w14:paraId="108BBA56" w14:textId="4C52CC53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82" w:author="Flavia Di Gi" w:date="2023-04-25T18:49:00Z">
        <w:r w:rsidR="00862B87">
          <w:rPr>
            <w:i/>
          </w:rPr>
          <w:t>Lacerazione del supporto.</w:t>
        </w:r>
      </w:ins>
      <w:del w:id="2983" w:author="Flavia Di Gi" w:date="2023-04-25T18:49:00Z">
        <w:r w:rsidRPr="00961934" w:rsidDel="00862B87">
          <w:rPr>
            <w:i/>
          </w:rPr>
          <w:delText>Foro nel supporto.</w:delText>
        </w:r>
      </w:del>
    </w:p>
  </w:footnote>
  <w:footnote w:id="808">
    <w:p w14:paraId="5B783767" w14:textId="1F422271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84" w:author="Flavia Di Gi" w:date="2023-04-25T18:49:00Z">
        <w:r w:rsidR="00862B87">
          <w:rPr>
            <w:i/>
          </w:rPr>
          <w:t>Lacerazione del supporto.</w:t>
        </w:r>
      </w:ins>
      <w:del w:id="2985" w:author="Flavia Di Gi" w:date="2023-04-25T18:49:00Z">
        <w:r w:rsidRPr="00961934" w:rsidDel="00862B87">
          <w:rPr>
            <w:i/>
          </w:rPr>
          <w:delText>Foro nel supporto.</w:delText>
        </w:r>
      </w:del>
    </w:p>
  </w:footnote>
  <w:footnote w:id="809">
    <w:p w14:paraId="2DF2532B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 xml:space="preserve">p </w:t>
      </w:r>
      <w:r w:rsidRPr="00961934">
        <w:rPr>
          <w:i/>
        </w:rPr>
        <w:t>depennata.</w:t>
      </w:r>
    </w:p>
  </w:footnote>
  <w:footnote w:id="810">
    <w:p w14:paraId="446D6FEA" w14:textId="50773708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 xml:space="preserve">Segue </w:t>
      </w:r>
      <w:r w:rsidRPr="00961934">
        <w:t>p</w:t>
      </w:r>
      <w:ins w:id="2988" w:author="Flavia Di Gi" w:date="2023-04-12T17:00:00Z">
        <w:r w:rsidR="00615E20">
          <w:t>(</w:t>
        </w:r>
      </w:ins>
      <w:r w:rsidRPr="00961934">
        <w:t>er</w:t>
      </w:r>
      <w:ins w:id="2989" w:author="Flavia Di Gi" w:date="2023-04-12T17:01:00Z">
        <w:r w:rsidR="00615E20">
          <w:t>)</w:t>
        </w:r>
      </w:ins>
      <w:r w:rsidRPr="00961934">
        <w:t xml:space="preserve"> </w:t>
      </w:r>
      <w:r w:rsidRPr="00961934">
        <w:rPr>
          <w:i/>
        </w:rPr>
        <w:t>depennato.</w:t>
      </w:r>
    </w:p>
  </w:footnote>
  <w:footnote w:id="811">
    <w:p w14:paraId="356B2EF0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sopralinea.</w:t>
      </w:r>
    </w:p>
  </w:footnote>
  <w:footnote w:id="812">
    <w:p w14:paraId="6BF4793D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Esito di correzione.</w:t>
      </w:r>
    </w:p>
  </w:footnote>
  <w:footnote w:id="813">
    <w:p w14:paraId="1CDC0103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-o </w:t>
      </w:r>
      <w:r w:rsidRPr="00622117">
        <w:rPr>
          <w:i/>
          <w:iCs/>
        </w:rPr>
        <w:t>esito di correzione.</w:t>
      </w:r>
    </w:p>
  </w:footnote>
  <w:footnote w:id="814">
    <w:p w14:paraId="3F1FA0A3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</w:t>
      </w:r>
      <w:r>
        <w:rPr>
          <w:i/>
        </w:rPr>
        <w:t xml:space="preserve"> con segno di inserimento; segue</w:t>
      </w:r>
      <w:r w:rsidRPr="00961934">
        <w:rPr>
          <w:i/>
        </w:rPr>
        <w:t xml:space="preserve"> </w:t>
      </w:r>
      <w:r w:rsidRPr="00961934">
        <w:t xml:space="preserve">non </w:t>
      </w:r>
      <w:r w:rsidRPr="00961934">
        <w:rPr>
          <w:i/>
        </w:rPr>
        <w:t>depennato.</w:t>
      </w:r>
    </w:p>
  </w:footnote>
  <w:footnote w:id="815">
    <w:p w14:paraId="3B62712B" w14:textId="00543DF8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90" w:author="Flavia Di Gi" w:date="2023-04-25T18:49:00Z">
        <w:r w:rsidR="00862B87">
          <w:rPr>
            <w:i/>
          </w:rPr>
          <w:t>Lacerazione del supporto.</w:t>
        </w:r>
      </w:ins>
      <w:del w:id="2991" w:author="Flavia Di Gi" w:date="2023-04-25T18:49:00Z">
        <w:r w:rsidRPr="00961934" w:rsidDel="00862B87">
          <w:rPr>
            <w:i/>
          </w:rPr>
          <w:delText>Foro nel supporto.</w:delText>
        </w:r>
      </w:del>
    </w:p>
  </w:footnote>
  <w:footnote w:id="816">
    <w:p w14:paraId="4A9C644C" w14:textId="5AB5D7C3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92" w:author="Flavia Di Gi" w:date="2023-04-25T18:49:00Z">
        <w:r w:rsidR="00862B87">
          <w:rPr>
            <w:i/>
          </w:rPr>
          <w:t>Lacerazione del supporto.</w:t>
        </w:r>
      </w:ins>
      <w:del w:id="2993" w:author="Flavia Di Gi" w:date="2023-04-25T18:49:00Z">
        <w:r w:rsidRPr="00961934" w:rsidDel="00862B87">
          <w:rPr>
            <w:i/>
          </w:rPr>
          <w:delText>Foro nel supporto.</w:delText>
        </w:r>
      </w:del>
    </w:p>
  </w:footnote>
  <w:footnote w:id="817">
    <w:p w14:paraId="6CC0A41A" w14:textId="48BFC720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ins w:id="2994" w:author="Flavia Di Gi" w:date="2023-04-25T18:49:00Z">
        <w:r w:rsidR="00862B87">
          <w:rPr>
            <w:i/>
          </w:rPr>
          <w:t>Lacerazione del supporto.</w:t>
        </w:r>
      </w:ins>
      <w:del w:id="2995" w:author="Flavia Di Gi" w:date="2023-04-25T18:49:00Z">
        <w:r w:rsidRPr="00961934" w:rsidDel="00862B87">
          <w:rPr>
            <w:i/>
          </w:rPr>
          <w:delText>Foro nel supporto.</w:delText>
        </w:r>
      </w:del>
    </w:p>
  </w:footnote>
  <w:footnote w:id="818">
    <w:p w14:paraId="35647A3F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22117">
        <w:rPr>
          <w:rStyle w:val="Rimandonotaapidipagina"/>
        </w:rPr>
        <w:footnoteRef/>
      </w:r>
      <w:r w:rsidRPr="00622117">
        <w:t xml:space="preserve"> -o </w:t>
      </w:r>
      <w:r w:rsidRPr="00622117">
        <w:rPr>
          <w:i/>
          <w:iCs/>
        </w:rPr>
        <w:t>esito di correzione</w:t>
      </w:r>
      <w:r w:rsidRPr="00622117">
        <w:rPr>
          <w:i/>
        </w:rPr>
        <w:t>.</w:t>
      </w:r>
    </w:p>
  </w:footnote>
  <w:footnote w:id="819">
    <w:p w14:paraId="6AB2A604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Foro nel supporto.</w:t>
      </w:r>
    </w:p>
  </w:footnote>
  <w:footnote w:id="820">
    <w:p w14:paraId="6297CD34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-r- </w:t>
      </w:r>
      <w:r w:rsidRPr="00622117">
        <w:rPr>
          <w:i/>
          <w:iCs/>
        </w:rPr>
        <w:t>esito di correzione.</w:t>
      </w:r>
    </w:p>
  </w:footnote>
  <w:footnote w:id="821">
    <w:p w14:paraId="74A8375A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  <w:iCs/>
        </w:rPr>
        <w:t xml:space="preserve">Aggiunto </w:t>
      </w:r>
      <w:r w:rsidRPr="00961934">
        <w:rPr>
          <w:i/>
        </w:rPr>
        <w:t>in sopralinea</w:t>
      </w:r>
      <w:r>
        <w:rPr>
          <w:i/>
        </w:rPr>
        <w:t xml:space="preserve"> con segno di inserimento</w:t>
      </w:r>
      <w:r w:rsidRPr="00961934">
        <w:rPr>
          <w:i/>
        </w:rPr>
        <w:t>.</w:t>
      </w:r>
    </w:p>
  </w:footnote>
  <w:footnote w:id="822">
    <w:p w14:paraId="74607460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Precede</w:t>
      </w:r>
      <w:r w:rsidRPr="00622117">
        <w:t xml:space="preserve"> et </w:t>
      </w:r>
      <w:r w:rsidRPr="00622117">
        <w:rPr>
          <w:i/>
          <w:iCs/>
        </w:rPr>
        <w:t>depennato.</w:t>
      </w:r>
    </w:p>
  </w:footnote>
  <w:footnote w:id="823">
    <w:p w14:paraId="335D6A4E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622117">
        <w:rPr>
          <w:i/>
          <w:iCs/>
        </w:rPr>
        <w:t>Segue segno di dubbia lettura.</w:t>
      </w:r>
    </w:p>
  </w:footnote>
  <w:footnote w:id="824">
    <w:p w14:paraId="21C40DAD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825">
    <w:p w14:paraId="794D696E" w14:textId="1C5AA976" w:rsidR="00B53AFF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del w:id="3004" w:author="Flavia Di Gi" w:date="2023-05-07T16:09:00Z">
        <w:r w:rsidRPr="00622117" w:rsidDel="0020185A">
          <w:rPr>
            <w:i/>
            <w:iCs/>
          </w:rPr>
          <w:delText xml:space="preserve">Lettura </w:delText>
        </w:r>
      </w:del>
      <w:ins w:id="3005" w:author="Flavia Di Gi" w:date="2023-05-07T16:09:00Z">
        <w:r w:rsidR="0020185A">
          <w:rPr>
            <w:i/>
            <w:iCs/>
          </w:rPr>
          <w:t>Lette</w:t>
        </w:r>
      </w:ins>
      <w:ins w:id="3006" w:author="Flavia Di Gi" w:date="2023-05-07T16:10:00Z">
        <w:r w:rsidR="0020185A">
          <w:rPr>
            <w:i/>
            <w:iCs/>
          </w:rPr>
          <w:t>ra</w:t>
        </w:r>
      </w:ins>
      <w:ins w:id="3007" w:author="Flavia Di Gi" w:date="2023-05-07T16:09:00Z">
        <w:r w:rsidR="0020185A">
          <w:rPr>
            <w:i/>
            <w:iCs/>
          </w:rPr>
          <w:t xml:space="preserve"> di </w:t>
        </w:r>
      </w:ins>
      <w:r w:rsidRPr="00622117">
        <w:rPr>
          <w:i/>
          <w:iCs/>
        </w:rPr>
        <w:t>dubbi</w:t>
      </w:r>
      <w:ins w:id="3008" w:author="Flavia Di Gi" w:date="2023-05-07T16:09:00Z">
        <w:r w:rsidR="0020185A">
          <w:rPr>
            <w:i/>
            <w:iCs/>
          </w:rPr>
          <w:t>a lettura.</w:t>
        </w:r>
      </w:ins>
      <w:del w:id="3009" w:author="Flavia Di Gi" w:date="2023-05-07T16:09:00Z">
        <w:r w:rsidRPr="00622117" w:rsidDel="0020185A">
          <w:rPr>
            <w:i/>
            <w:iCs/>
          </w:rPr>
          <w:delText>a.</w:delText>
        </w:r>
      </w:del>
    </w:p>
  </w:footnote>
  <w:footnote w:id="826">
    <w:p w14:paraId="29D29B05" w14:textId="3B3A5683" w:rsidR="00B53AFF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ins w:id="3010" w:author="Flavia Di Gi" w:date="2023-05-07T16:09:00Z">
        <w:r w:rsidR="0020185A">
          <w:rPr>
            <w:i/>
            <w:iCs/>
          </w:rPr>
          <w:t>L</w:t>
        </w:r>
      </w:ins>
      <w:ins w:id="3011" w:author="Flavia Di Gi" w:date="2023-05-07T16:10:00Z">
        <w:r w:rsidR="0020185A">
          <w:rPr>
            <w:i/>
            <w:iCs/>
          </w:rPr>
          <w:t>ettera di dubbia lettura.</w:t>
        </w:r>
      </w:ins>
      <w:del w:id="3012" w:author="Flavia Di Gi" w:date="2023-05-07T16:09:00Z">
        <w:r w:rsidRPr="00622117" w:rsidDel="0020185A">
          <w:rPr>
            <w:i/>
            <w:iCs/>
          </w:rPr>
          <w:delText>Lettura dubbia.</w:delText>
        </w:r>
      </w:del>
    </w:p>
  </w:footnote>
  <w:footnote w:id="827">
    <w:p w14:paraId="0F91E49D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828">
    <w:p w14:paraId="6AFC0DAF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829">
    <w:p w14:paraId="62A5EAAF" w14:textId="77777777" w:rsidR="00B53AFF" w:rsidRPr="00961934" w:rsidRDefault="00B53AFF" w:rsidP="007F3E90">
      <w:pPr>
        <w:pStyle w:val="Testonotaapidipagina"/>
        <w:adjustRightInd w:val="0"/>
        <w:snapToGrid w:val="0"/>
        <w:jc w:val="both"/>
      </w:pPr>
      <w:r w:rsidRPr="00961934">
        <w:rPr>
          <w:rStyle w:val="Rimandonotaapidipagina"/>
        </w:rPr>
        <w:footnoteRef/>
      </w:r>
      <w:r w:rsidRPr="00961934">
        <w:t xml:space="preserve"> </w:t>
      </w:r>
      <w:r w:rsidRPr="00961934">
        <w:rPr>
          <w:i/>
        </w:rPr>
        <w:t>Seguono</w:t>
      </w:r>
      <w:del w:id="3013" w:author="Flavia Di Gi" w:date="2023-05-07T16:10:00Z">
        <w:r w:rsidRPr="00961934" w:rsidDel="0020185A">
          <w:rPr>
            <w:i/>
          </w:rPr>
          <w:delText xml:space="preserve"> tre</w:delText>
        </w:r>
      </w:del>
      <w:r w:rsidRPr="00961934">
        <w:rPr>
          <w:i/>
        </w:rPr>
        <w:t xml:space="preserve"> parole di dubbia lettura.</w:t>
      </w:r>
    </w:p>
  </w:footnote>
  <w:footnote w:id="830">
    <w:p w14:paraId="12291C03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831">
    <w:p w14:paraId="4E2449CC" w14:textId="77777777" w:rsidR="00B53AFF" w:rsidRPr="00622117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Foro nel supporto.</w:t>
      </w:r>
    </w:p>
  </w:footnote>
  <w:footnote w:id="832">
    <w:p w14:paraId="6130057A" w14:textId="77777777" w:rsidR="00B53AFF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Così A.</w:t>
      </w:r>
    </w:p>
  </w:footnote>
  <w:footnote w:id="833">
    <w:p w14:paraId="0A4F0884" w14:textId="77777777" w:rsidR="00B53AFF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Esito di correzione.</w:t>
      </w:r>
    </w:p>
  </w:footnote>
  <w:footnote w:id="834">
    <w:p w14:paraId="150678B6" w14:textId="77777777" w:rsidR="00B53AFF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Così A.</w:t>
      </w:r>
    </w:p>
  </w:footnote>
  <w:footnote w:id="835">
    <w:p w14:paraId="34519FE8" w14:textId="77777777" w:rsidR="00B53AFF" w:rsidRPr="006B4136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836">
    <w:p w14:paraId="3A704D31" w14:textId="77777777" w:rsidR="00B53AFF" w:rsidRPr="006B4136" w:rsidRDefault="00B53AFF" w:rsidP="007F3E90">
      <w:pPr>
        <w:pStyle w:val="Testonotaapidipagina"/>
        <w:adjustRightInd w:val="0"/>
        <w:snapToGrid w:val="0"/>
        <w:jc w:val="both"/>
      </w:pPr>
      <w:r w:rsidRPr="00622117">
        <w:rPr>
          <w:rStyle w:val="Rimandonotaapidipagina"/>
        </w:rPr>
        <w:footnoteRef/>
      </w:r>
      <w:r w:rsidRPr="00622117">
        <w:t xml:space="preserve"> </w:t>
      </w:r>
      <w:r w:rsidRPr="00622117">
        <w:rPr>
          <w:i/>
          <w:iCs/>
        </w:rPr>
        <w:t>Come pare.</w:t>
      </w:r>
    </w:p>
  </w:footnote>
  <w:footnote w:id="837">
    <w:p w14:paraId="581AFB46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rPr>
          <w:rStyle w:val="Rimandonotaapidipagina"/>
        </w:rPr>
        <w:t xml:space="preserve"> </w:t>
      </w:r>
      <w:r w:rsidRPr="0062251C">
        <w:rPr>
          <w:i/>
        </w:rPr>
        <w:t>Segue</w:t>
      </w:r>
      <w:r>
        <w:t xml:space="preserve"> esse </w:t>
      </w:r>
      <w:r w:rsidRPr="0062251C">
        <w:rPr>
          <w:i/>
        </w:rPr>
        <w:t>depennato</w:t>
      </w:r>
      <w:r>
        <w:t xml:space="preserve">. </w:t>
      </w:r>
    </w:p>
  </w:footnote>
  <w:footnote w:id="838">
    <w:p w14:paraId="1E268406" w14:textId="77777777" w:rsidR="00B53AFF" w:rsidRPr="003A3BDA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Aggiunto in sopralinea su </w:t>
      </w:r>
      <w:r>
        <w:t xml:space="preserve">belle </w:t>
      </w:r>
      <w:r>
        <w:rPr>
          <w:i/>
        </w:rPr>
        <w:t>depennato</w:t>
      </w:r>
      <w:r>
        <w:t>.</w:t>
      </w:r>
    </w:p>
  </w:footnote>
  <w:footnote w:id="839">
    <w:p w14:paraId="46A39A9E" w14:textId="77777777" w:rsidR="00B53AFF" w:rsidRPr="00544E6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</w:t>
      </w:r>
      <w:r>
        <w:t xml:space="preserve">; et che </w:t>
      </w:r>
      <w:r>
        <w:rPr>
          <w:i/>
        </w:rPr>
        <w:t>esito di correzione.</w:t>
      </w:r>
    </w:p>
  </w:footnote>
  <w:footnote w:id="840">
    <w:p w14:paraId="0D6F8155" w14:textId="77777777" w:rsidR="00B53AFF" w:rsidRPr="003A599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-a </w:t>
      </w:r>
      <w:r>
        <w:rPr>
          <w:i/>
        </w:rPr>
        <w:t>corretta su</w:t>
      </w:r>
      <w:r>
        <w:t xml:space="preserve"> -e, </w:t>
      </w:r>
      <w:r>
        <w:rPr>
          <w:i/>
        </w:rPr>
        <w:t>come pare</w:t>
      </w:r>
      <w:r>
        <w:t>.</w:t>
      </w:r>
    </w:p>
  </w:footnote>
  <w:footnote w:id="841">
    <w:p w14:paraId="09C15CDE" w14:textId="77777777" w:rsidR="00B53AFF" w:rsidRPr="003A599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</w:t>
      </w:r>
      <w:r>
        <w:t>.</w:t>
      </w:r>
    </w:p>
  </w:footnote>
  <w:footnote w:id="842">
    <w:p w14:paraId="5A1472F5" w14:textId="77777777" w:rsidR="00B53AFF" w:rsidRPr="008C1AD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 xml:space="preserve">le </w:t>
      </w:r>
      <w:r>
        <w:rPr>
          <w:i/>
        </w:rPr>
        <w:t>corretto</w:t>
      </w:r>
      <w:proofErr w:type="gramEnd"/>
      <w:r>
        <w:rPr>
          <w:i/>
        </w:rPr>
        <w:t xml:space="preserve"> su </w:t>
      </w:r>
      <w:r>
        <w:t>-gli.</w:t>
      </w:r>
    </w:p>
  </w:footnote>
  <w:footnote w:id="843">
    <w:p w14:paraId="5D8B17B0" w14:textId="77777777" w:rsidR="00B53AFF" w:rsidRPr="00A004C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 xml:space="preserve">i </w:t>
      </w:r>
      <w:r>
        <w:rPr>
          <w:i/>
        </w:rPr>
        <w:t>corretta</w:t>
      </w:r>
      <w:proofErr w:type="gramEnd"/>
      <w:r>
        <w:rPr>
          <w:i/>
        </w:rPr>
        <w:t xml:space="preserve"> su </w:t>
      </w:r>
      <w:r>
        <w:t>-e</w:t>
      </w:r>
      <w:r>
        <w:rPr>
          <w:i/>
        </w:rPr>
        <w:t>.</w:t>
      </w:r>
    </w:p>
  </w:footnote>
  <w:footnote w:id="844">
    <w:p w14:paraId="1A323860" w14:textId="77777777" w:rsidR="00B53AFF" w:rsidRPr="001C5B02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Segue parola</w:t>
      </w:r>
      <w:r>
        <w:t xml:space="preserve"> </w:t>
      </w:r>
      <w:r>
        <w:rPr>
          <w:i/>
        </w:rPr>
        <w:t>depennata</w:t>
      </w:r>
      <w:r>
        <w:t>.</w:t>
      </w:r>
    </w:p>
  </w:footnote>
  <w:footnote w:id="845">
    <w:p w14:paraId="13A97FE3" w14:textId="77777777" w:rsidR="00B53AFF" w:rsidRPr="00C8242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Segue lettera depennata</w:t>
      </w:r>
      <w:r>
        <w:t>.</w:t>
      </w:r>
    </w:p>
  </w:footnote>
  <w:footnote w:id="846">
    <w:p w14:paraId="689BE61A" w14:textId="77777777" w:rsidR="00B53AFF" w:rsidRPr="0024673F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>e</w:t>
      </w:r>
      <w:proofErr w:type="gramEnd"/>
      <w:r>
        <w:t xml:space="preserve"> </w:t>
      </w:r>
      <w:r>
        <w:rPr>
          <w:i/>
        </w:rPr>
        <w:t>esito di correzione.</w:t>
      </w:r>
    </w:p>
  </w:footnote>
  <w:footnote w:id="847">
    <w:p w14:paraId="3FD76DF4" w14:textId="77777777" w:rsidR="00B53AFF" w:rsidRPr="00E4359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848">
    <w:p w14:paraId="46A202CE" w14:textId="77BC6B8C" w:rsidR="00B53AFF" w:rsidRPr="00F06186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-ò </w:t>
      </w:r>
      <w:r>
        <w:rPr>
          <w:i/>
        </w:rPr>
        <w:t xml:space="preserve">corretta su </w:t>
      </w:r>
      <w:ins w:id="3025" w:author="Giorgia" w:date="2023-03-22T12:40:00Z">
        <w:r>
          <w:t>-</w:t>
        </w:r>
      </w:ins>
      <w:del w:id="3026" w:author="Giorgia" w:date="2023-03-22T12:40:00Z">
        <w:r w:rsidDel="00450B80">
          <w:delText>–</w:delText>
        </w:r>
      </w:del>
      <w:r>
        <w:t>a</w:t>
      </w:r>
      <w:ins w:id="3027" w:author="Flavia Di Gi" w:date="2023-04-12T17:07:00Z">
        <w:r w:rsidR="00F741D9">
          <w:t>;</w:t>
        </w:r>
      </w:ins>
      <w:del w:id="3028" w:author="Flavia Di Gi" w:date="2023-04-12T17:07:00Z">
        <w:r w:rsidDel="00F741D9">
          <w:delText xml:space="preserve">, </w:delText>
        </w:r>
      </w:del>
      <w:r>
        <w:rPr>
          <w:i/>
        </w:rPr>
        <w:t xml:space="preserve">segue </w:t>
      </w:r>
      <w:ins w:id="3029" w:author="Giorgia" w:date="2023-03-22T12:40:00Z">
        <w:r>
          <w:t>-</w:t>
        </w:r>
      </w:ins>
      <w:del w:id="3030" w:author="Giorgia" w:date="2023-03-22T12:40:00Z">
        <w:r w:rsidDel="00450B80">
          <w:delText>–</w:delText>
        </w:r>
      </w:del>
      <w:r>
        <w:t xml:space="preserve">nn </w:t>
      </w:r>
      <w:r>
        <w:rPr>
          <w:i/>
        </w:rPr>
        <w:t>depennato</w:t>
      </w:r>
      <w:r>
        <w:t>.</w:t>
      </w:r>
    </w:p>
  </w:footnote>
  <w:footnote w:id="849">
    <w:p w14:paraId="50527885" w14:textId="5EA8E986" w:rsidR="00B53AFF" w:rsidRPr="0073283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ins w:id="3033" w:author="Giorgia" w:date="2023-03-10T17:50:00Z">
        <w:r>
          <w:t>d</w:t>
        </w:r>
      </w:ins>
      <w:del w:id="3034" w:author="Giorgia" w:date="2023-03-10T17:50:00Z">
        <w:r w:rsidDel="004A58B6">
          <w:delText>D</w:delText>
        </w:r>
      </w:del>
      <w:r>
        <w:t xml:space="preserve">on </w:t>
      </w:r>
      <w:ins w:id="3035" w:author="Giorgia" w:date="2023-03-22T12:37:00Z">
        <w:r>
          <w:t>…</w:t>
        </w:r>
      </w:ins>
      <w:del w:id="3036" w:author="Giorgia" w:date="2023-03-22T12:37:00Z">
        <w:r w:rsidDel="00450B80">
          <w:delText>...</w:delText>
        </w:r>
      </w:del>
      <w:r>
        <w:t xml:space="preserve"> Milano </w:t>
      </w:r>
      <w:r>
        <w:rPr>
          <w:i/>
        </w:rPr>
        <w:t>aggiunto in sopralinea su testo cifrato.</w:t>
      </w:r>
    </w:p>
  </w:footnote>
  <w:footnote w:id="850">
    <w:p w14:paraId="06E65E70" w14:textId="46A7BD2E" w:rsidR="00B53AFF" w:rsidRPr="002372BB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Precede </w:t>
      </w:r>
      <w:r>
        <w:t xml:space="preserve">egli </w:t>
      </w:r>
      <w:r>
        <w:rPr>
          <w:i/>
        </w:rPr>
        <w:t>depe</w:t>
      </w:r>
      <w:ins w:id="3037" w:author="Flavia Di Gi" w:date="2023-04-12T17:07:00Z">
        <w:r w:rsidR="00F741D9">
          <w:rPr>
            <w:i/>
          </w:rPr>
          <w:t>n</w:t>
        </w:r>
      </w:ins>
      <w:r>
        <w:rPr>
          <w:i/>
        </w:rPr>
        <w:t>na</w:t>
      </w:r>
      <w:del w:id="3038" w:author="Flavia Di Gi" w:date="2023-04-12T17:07:00Z">
        <w:r w:rsidDel="00F741D9">
          <w:rPr>
            <w:i/>
          </w:rPr>
          <w:delText>n</w:delText>
        </w:r>
      </w:del>
      <w:r>
        <w:rPr>
          <w:i/>
        </w:rPr>
        <w:t>to</w:t>
      </w:r>
      <w:r>
        <w:t>.</w:t>
      </w:r>
    </w:p>
  </w:footnote>
  <w:footnote w:id="851">
    <w:p w14:paraId="4EC1932D" w14:textId="77777777" w:rsidR="00B53AFF" w:rsidRPr="001D6F1E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852">
    <w:p w14:paraId="733810CB" w14:textId="77777777" w:rsidR="00B53AFF" w:rsidRPr="0073283D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</w:t>
      </w:r>
      <w:r>
        <w:t>.</w:t>
      </w:r>
    </w:p>
  </w:footnote>
  <w:footnote w:id="853">
    <w:p w14:paraId="48E927B8" w14:textId="77777777" w:rsidR="00B53AFF" w:rsidRPr="0073283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854">
    <w:p w14:paraId="33A58DF1" w14:textId="77777777" w:rsidR="00B53AFF" w:rsidRPr="001E467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si- </w:t>
      </w:r>
      <w:r>
        <w:rPr>
          <w:i/>
        </w:rPr>
        <w:t>esito di correzione.</w:t>
      </w:r>
    </w:p>
  </w:footnote>
  <w:footnote w:id="855">
    <w:p w14:paraId="7143370E" w14:textId="77777777" w:rsidR="00B53AFF" w:rsidRPr="001E467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-o </w:t>
      </w:r>
      <w:r>
        <w:rPr>
          <w:i/>
        </w:rPr>
        <w:t xml:space="preserve">corretta su </w:t>
      </w:r>
      <w:r>
        <w:t>-a</w:t>
      </w:r>
      <w:r>
        <w:rPr>
          <w:i/>
        </w:rPr>
        <w:t>.</w:t>
      </w:r>
    </w:p>
  </w:footnote>
  <w:footnote w:id="856">
    <w:p w14:paraId="3AA4127E" w14:textId="77777777" w:rsidR="00B53AFF" w:rsidRPr="004A1F7E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 in sopralinea con segno di inserimento</w:t>
      </w:r>
      <w:r>
        <w:t>.</w:t>
      </w:r>
    </w:p>
  </w:footnote>
  <w:footnote w:id="857">
    <w:p w14:paraId="43662FBC" w14:textId="77777777" w:rsidR="00B53AFF" w:rsidRPr="004A1F7E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Segue parola depennata</w:t>
      </w:r>
      <w:r>
        <w:t>.</w:t>
      </w:r>
    </w:p>
  </w:footnote>
  <w:footnote w:id="858">
    <w:p w14:paraId="42420F78" w14:textId="77777777" w:rsidR="00B53AFF" w:rsidRPr="00DA4E3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 in sopralinea con segno di inserimento</w:t>
      </w:r>
      <w:r>
        <w:t>.</w:t>
      </w:r>
    </w:p>
  </w:footnote>
  <w:footnote w:id="859">
    <w:p w14:paraId="7B585611" w14:textId="77777777" w:rsidR="00B53AFF" w:rsidRPr="005F450E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 w:rsidRPr="00214590">
        <w:rPr>
          <w:i/>
          <w:rPrChange w:id="3046" w:author="Giorgia" w:date="2023-03-22T12:19:00Z">
            <w:rPr/>
          </w:rPrChange>
        </w:rPr>
        <w:t xml:space="preserve">Segue </w:t>
      </w:r>
      <w:r w:rsidRPr="00214590">
        <w:rPr>
          <w:rPrChange w:id="3047" w:author="Giorgia" w:date="2023-03-22T12:19:00Z">
            <w:rPr>
              <w:i/>
            </w:rPr>
          </w:rPrChange>
        </w:rPr>
        <w:t>prudenza</w:t>
      </w:r>
      <w:r w:rsidRPr="00214590">
        <w:rPr>
          <w:i/>
        </w:rPr>
        <w:t xml:space="preserve"> </w:t>
      </w:r>
      <w:r w:rsidRPr="00214590">
        <w:rPr>
          <w:i/>
          <w:rPrChange w:id="3048" w:author="Giorgia" w:date="2023-03-22T12:19:00Z">
            <w:rPr/>
          </w:rPrChange>
        </w:rPr>
        <w:t>depennato.</w:t>
      </w:r>
    </w:p>
  </w:footnote>
  <w:footnote w:id="860">
    <w:p w14:paraId="06EAC476" w14:textId="77777777" w:rsidR="00B53AFF" w:rsidRPr="00E05B4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-e- </w:t>
      </w:r>
      <w:r>
        <w:rPr>
          <w:i/>
        </w:rPr>
        <w:t>esito di correzione.</w:t>
      </w:r>
    </w:p>
  </w:footnote>
  <w:footnote w:id="861">
    <w:p w14:paraId="777FA720" w14:textId="77777777" w:rsidR="00B53AFF" w:rsidRPr="00C62D1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 xml:space="preserve">i </w:t>
      </w:r>
      <w:r>
        <w:rPr>
          <w:i/>
        </w:rPr>
        <w:t>esito</w:t>
      </w:r>
      <w:proofErr w:type="gramEnd"/>
      <w:r>
        <w:rPr>
          <w:i/>
        </w:rPr>
        <w:t xml:space="preserve"> di correzione.</w:t>
      </w:r>
    </w:p>
  </w:footnote>
  <w:footnote w:id="862">
    <w:p w14:paraId="773B62AB" w14:textId="77777777" w:rsidR="00B53AFF" w:rsidRPr="00101A4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-a </w:t>
      </w:r>
      <w:r>
        <w:rPr>
          <w:i/>
        </w:rPr>
        <w:t>esito di correzione.</w:t>
      </w:r>
    </w:p>
  </w:footnote>
  <w:footnote w:id="863">
    <w:p w14:paraId="3C4537A0" w14:textId="77777777" w:rsidR="00B53AFF" w:rsidRPr="00931CB8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>volendosi evitar li pregiudicii</w:t>
      </w:r>
      <w:r>
        <w:rPr>
          <w:i/>
        </w:rPr>
        <w:t xml:space="preserve"> depennato, come pare.</w:t>
      </w:r>
    </w:p>
  </w:footnote>
  <w:footnote w:id="864">
    <w:p w14:paraId="4673D88E" w14:textId="77777777" w:rsidR="00B53AFF" w:rsidRPr="00931CB8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di </w:t>
      </w:r>
      <w:r>
        <w:rPr>
          <w:i/>
        </w:rPr>
        <w:t>depennato</w:t>
      </w:r>
      <w:r>
        <w:t>.</w:t>
      </w:r>
    </w:p>
  </w:footnote>
  <w:footnote w:id="865">
    <w:p w14:paraId="65479AD9" w14:textId="33332255" w:rsidR="00B53AFF" w:rsidRPr="002B01E1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-o </w:t>
      </w:r>
      <w:r>
        <w:rPr>
          <w:i/>
        </w:rPr>
        <w:t xml:space="preserve">corretta su </w:t>
      </w:r>
      <w:del w:id="3058" w:author="Giorgia" w:date="2023-03-22T12:20:00Z">
        <w:r w:rsidDel="00214590">
          <w:delText>-</w:delText>
        </w:r>
      </w:del>
      <w:ins w:id="3059" w:author="Giorgia" w:date="2023-03-22T12:20:00Z">
        <w:r>
          <w:t>–</w:t>
        </w:r>
      </w:ins>
      <w:r>
        <w:t>a</w:t>
      </w:r>
      <w:ins w:id="3060" w:author="Giorgia" w:date="2023-03-22T12:19:00Z">
        <w:r>
          <w:t>.</w:t>
        </w:r>
      </w:ins>
      <w:del w:id="3061" w:author="Giorgia" w:date="2023-03-22T12:19:00Z">
        <w:r w:rsidDel="00214590">
          <w:rPr>
            <w:i/>
          </w:rPr>
          <w:delText>,</w:delText>
        </w:r>
      </w:del>
    </w:p>
  </w:footnote>
  <w:footnote w:id="866">
    <w:p w14:paraId="070C59D1" w14:textId="77777777" w:rsidR="00B53AFF" w:rsidRPr="00C5035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867">
    <w:p w14:paraId="7FDE5860" w14:textId="77777777" w:rsidR="00B53AFF" w:rsidRPr="00A768A8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868">
    <w:p w14:paraId="0FF15696" w14:textId="77777777" w:rsidR="00B53AFF" w:rsidRPr="005A370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869">
    <w:p w14:paraId="389367C6" w14:textId="77777777" w:rsidR="00B53AFF" w:rsidRPr="00D4235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Come pare.</w:t>
      </w:r>
    </w:p>
  </w:footnote>
  <w:footnote w:id="870">
    <w:p w14:paraId="0A00E203" w14:textId="77777777" w:rsidR="00B53AFF" w:rsidRPr="00D4235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Come pare.</w:t>
      </w:r>
    </w:p>
  </w:footnote>
  <w:footnote w:id="871">
    <w:p w14:paraId="5EEB40B7" w14:textId="77777777" w:rsidR="00B53AFF" w:rsidRPr="003B0AE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Lacerazione del supporto.</w:t>
      </w:r>
    </w:p>
  </w:footnote>
  <w:footnote w:id="872">
    <w:p w14:paraId="021E8C18" w14:textId="77777777" w:rsidR="00B53AFF" w:rsidRPr="003B0AE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Lacerazione del supporto.</w:t>
      </w:r>
    </w:p>
  </w:footnote>
  <w:footnote w:id="873">
    <w:p w14:paraId="68F11F80" w14:textId="77777777" w:rsidR="00B53AFF" w:rsidRPr="003B0AE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Lacerazione del supporto.</w:t>
      </w:r>
    </w:p>
  </w:footnote>
  <w:footnote w:id="874">
    <w:p w14:paraId="055266D8" w14:textId="77777777" w:rsidR="00B53AFF" w:rsidRPr="003B0AE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Lacerazione del supporto.</w:t>
      </w:r>
    </w:p>
  </w:footnote>
  <w:footnote w:id="875">
    <w:p w14:paraId="454021D1" w14:textId="77777777" w:rsidR="00B53AFF" w:rsidRPr="003B0AE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Lacerazione del supporto.</w:t>
      </w:r>
    </w:p>
  </w:footnote>
  <w:footnote w:id="876">
    <w:p w14:paraId="485E355A" w14:textId="77777777" w:rsidR="00B53AFF" w:rsidRPr="003B0AE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Lacerazione del supporto.</w:t>
      </w:r>
    </w:p>
  </w:footnote>
  <w:footnote w:id="877">
    <w:p w14:paraId="6131A326" w14:textId="77777777" w:rsidR="00B53AFF" w:rsidRPr="00354734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Segue parola depennata</w:t>
      </w:r>
      <w:r>
        <w:t>.</w:t>
      </w:r>
    </w:p>
  </w:footnote>
  <w:footnote w:id="878">
    <w:p w14:paraId="484CC065" w14:textId="2C3DAB4D" w:rsidR="00B53AFF" w:rsidRPr="008812B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atte- </w:t>
      </w:r>
      <w:ins w:id="3071" w:author="Flavia Di Gi" w:date="2023-04-01T18:57:00Z">
        <w:r w:rsidR="005A69E9">
          <w:rPr>
            <w:i/>
            <w:iCs/>
          </w:rPr>
          <w:t>esito di correzione.</w:t>
        </w:r>
      </w:ins>
      <w:del w:id="3072" w:author="Flavia Di Gi" w:date="2023-04-01T18:57:00Z">
        <w:r w:rsidDel="005A69E9">
          <w:rPr>
            <w:i/>
          </w:rPr>
          <w:delText>corretto su altre lettere.</w:delText>
        </w:r>
      </w:del>
    </w:p>
  </w:footnote>
  <w:footnote w:id="879">
    <w:p w14:paraId="437DC97E" w14:textId="77777777" w:rsidR="00B53AFF" w:rsidRPr="006951A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-a- </w:t>
      </w:r>
      <w:r>
        <w:rPr>
          <w:i/>
        </w:rPr>
        <w:t xml:space="preserve">corretta su </w:t>
      </w:r>
      <w:r>
        <w:t>-o-</w:t>
      </w:r>
      <w:r>
        <w:rPr>
          <w:i/>
        </w:rPr>
        <w:t>.</w:t>
      </w:r>
    </w:p>
  </w:footnote>
  <w:footnote w:id="880">
    <w:p w14:paraId="4BA7C8B4" w14:textId="77777777" w:rsidR="00B53AFF" w:rsidRPr="003F6B48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 xml:space="preserve">gli </w:t>
      </w:r>
      <w:r>
        <w:rPr>
          <w:i/>
        </w:rPr>
        <w:t>corretto</w:t>
      </w:r>
      <w:proofErr w:type="gramEnd"/>
      <w:r>
        <w:rPr>
          <w:i/>
        </w:rPr>
        <w:t xml:space="preserve"> su </w:t>
      </w:r>
      <w:r>
        <w:t>-le</w:t>
      </w:r>
      <w:r>
        <w:rPr>
          <w:i/>
        </w:rPr>
        <w:t>.</w:t>
      </w:r>
    </w:p>
  </w:footnote>
  <w:footnote w:id="881">
    <w:p w14:paraId="7ECB8ABC" w14:textId="77777777" w:rsidR="00B53AFF" w:rsidRPr="00BC7CC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h </w:t>
      </w:r>
      <w:r>
        <w:rPr>
          <w:i/>
        </w:rPr>
        <w:t>depennata.</w:t>
      </w:r>
    </w:p>
  </w:footnote>
  <w:footnote w:id="882">
    <w:p w14:paraId="61965D55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815309">
        <w:rPr>
          <w:i/>
        </w:rPr>
        <w:t>Segue parola depennata</w:t>
      </w:r>
      <w:r>
        <w:t>.</w:t>
      </w:r>
    </w:p>
  </w:footnote>
  <w:footnote w:id="883">
    <w:p w14:paraId="60877CA3" w14:textId="77777777" w:rsidR="00B53AFF" w:rsidRPr="00815309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 w:rsidRPr="00815309">
        <w:rPr>
          <w:i/>
        </w:rPr>
        <w:t>Segu</w:t>
      </w:r>
      <w:r>
        <w:rPr>
          <w:i/>
        </w:rPr>
        <w:t xml:space="preserve">e </w:t>
      </w:r>
      <w:r>
        <w:t xml:space="preserve">d </w:t>
      </w:r>
      <w:r>
        <w:rPr>
          <w:i/>
        </w:rPr>
        <w:t>depennata</w:t>
      </w:r>
      <w:r>
        <w:t>.</w:t>
      </w:r>
    </w:p>
  </w:footnote>
  <w:footnote w:id="884">
    <w:p w14:paraId="48C57598" w14:textId="77777777" w:rsidR="00B53AFF" w:rsidRPr="00414EDA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 in sopralinea con segno di inserimento</w:t>
      </w:r>
      <w:r>
        <w:t>.</w:t>
      </w:r>
    </w:p>
  </w:footnote>
  <w:footnote w:id="885">
    <w:p w14:paraId="5A3D3623" w14:textId="77777777" w:rsidR="00B53AFF" w:rsidRPr="00414EDA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 in sopralinea con segno di inserimento</w:t>
      </w:r>
      <w:r>
        <w:t>.</w:t>
      </w:r>
    </w:p>
  </w:footnote>
  <w:footnote w:id="886">
    <w:p w14:paraId="7952C875" w14:textId="77777777" w:rsidR="00B53AFF" w:rsidRPr="00A300D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Così A.</w:t>
      </w:r>
    </w:p>
  </w:footnote>
  <w:footnote w:id="887">
    <w:p w14:paraId="77E13859" w14:textId="77777777" w:rsidR="00B53AFF" w:rsidRPr="00163541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-no </w:t>
      </w:r>
      <w:r>
        <w:rPr>
          <w:i/>
        </w:rPr>
        <w:t>esito di correzione</w:t>
      </w:r>
      <w:r>
        <w:t>.</w:t>
      </w:r>
    </w:p>
  </w:footnote>
  <w:footnote w:id="888">
    <w:p w14:paraId="163B9450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correzione, segue lettera depennata</w:t>
      </w:r>
      <w:r w:rsidRPr="00163541">
        <w:rPr>
          <w:i/>
        </w:rPr>
        <w:t>.</w:t>
      </w:r>
    </w:p>
  </w:footnote>
  <w:footnote w:id="889">
    <w:p w14:paraId="06B57CC9" w14:textId="77777777" w:rsidR="00B53AFF" w:rsidRPr="00B406F0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-7 </w:t>
      </w:r>
      <w:r>
        <w:rPr>
          <w:i/>
        </w:rPr>
        <w:t xml:space="preserve">corretto su </w:t>
      </w:r>
      <w:r>
        <w:t>-6.</w:t>
      </w:r>
    </w:p>
  </w:footnote>
  <w:footnote w:id="890">
    <w:p w14:paraId="7B80D593" w14:textId="77777777" w:rsidR="00B53AFF" w:rsidRPr="000B18B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891">
    <w:p w14:paraId="188E6F33" w14:textId="77777777" w:rsidR="00B53AFF" w:rsidRPr="000B18B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-tto </w:t>
      </w:r>
      <w:r>
        <w:rPr>
          <w:i/>
        </w:rPr>
        <w:t>esito di correzione, come pare.</w:t>
      </w:r>
    </w:p>
  </w:footnote>
  <w:footnote w:id="892">
    <w:p w14:paraId="2B4CC8AD" w14:textId="77777777" w:rsidR="00B53AF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per la figlia </w:t>
      </w:r>
      <w:r>
        <w:rPr>
          <w:i/>
        </w:rPr>
        <w:t>aggiunto</w:t>
      </w:r>
      <w:r w:rsidRPr="004D6B9D">
        <w:rPr>
          <w:i/>
        </w:rPr>
        <w:t xml:space="preserve"> in </w:t>
      </w:r>
      <w:r>
        <w:rPr>
          <w:i/>
        </w:rPr>
        <w:t>sopralinea.</w:t>
      </w:r>
    </w:p>
  </w:footnote>
  <w:footnote w:id="893">
    <w:p w14:paraId="3BBB63D3" w14:textId="77777777" w:rsidR="00B53AFF" w:rsidRPr="00167C01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>per il v-</w:t>
      </w:r>
      <w:r>
        <w:rPr>
          <w:i/>
        </w:rPr>
        <w:t xml:space="preserve"> depennato.</w:t>
      </w:r>
    </w:p>
  </w:footnote>
  <w:footnote w:id="894">
    <w:p w14:paraId="1EF15A5D" w14:textId="77777777" w:rsidR="00B53AFF" w:rsidRPr="00195396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 in sopralinea su parola depennata</w:t>
      </w:r>
      <w:r>
        <w:t>.</w:t>
      </w:r>
    </w:p>
  </w:footnote>
  <w:footnote w:id="895">
    <w:p w14:paraId="2C246AEB" w14:textId="77777777" w:rsidR="00B53AFF" w:rsidRPr="004B6D9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Precede parola depennata.</w:t>
      </w:r>
    </w:p>
  </w:footnote>
  <w:footnote w:id="896">
    <w:p w14:paraId="0C2677A4" w14:textId="77777777" w:rsidR="00B53AFF" w:rsidRPr="002C2C0F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a </w:t>
      </w:r>
      <w:r>
        <w:rPr>
          <w:i/>
        </w:rPr>
        <w:t>depennata.</w:t>
      </w:r>
    </w:p>
  </w:footnote>
  <w:footnote w:id="897">
    <w:p w14:paraId="3AC87FE2" w14:textId="77777777" w:rsidR="00B53AFF" w:rsidRPr="00FF20C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898">
    <w:p w14:paraId="38DEC882" w14:textId="77777777" w:rsidR="00B53AFF" w:rsidRPr="00FF20C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e per ogni provincia va 1/18 co- </w:t>
      </w:r>
      <w:r>
        <w:rPr>
          <w:i/>
        </w:rPr>
        <w:t>depennato.</w:t>
      </w:r>
    </w:p>
  </w:footnote>
  <w:footnote w:id="899">
    <w:p w14:paraId="55BF0109" w14:textId="77777777" w:rsidR="00B53AFF" w:rsidRPr="00FF20C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>e</w:t>
      </w:r>
      <w:proofErr w:type="gramEnd"/>
      <w:r>
        <w:t xml:space="preserve"> </w:t>
      </w:r>
      <w:r>
        <w:rPr>
          <w:i/>
        </w:rPr>
        <w:t>esito di correzione.</w:t>
      </w:r>
    </w:p>
  </w:footnote>
  <w:footnote w:id="900">
    <w:p w14:paraId="1B979FFF" w14:textId="77777777" w:rsidR="00B53AFF" w:rsidRPr="009B30DF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901">
    <w:p w14:paraId="22E1B86E" w14:textId="77777777" w:rsidR="00B53AFF" w:rsidRPr="009B30DF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Segre </w:t>
      </w:r>
      <w:r>
        <w:t xml:space="preserve">-r </w:t>
      </w:r>
      <w:r>
        <w:rPr>
          <w:i/>
        </w:rPr>
        <w:t>depennata.</w:t>
      </w:r>
    </w:p>
  </w:footnote>
  <w:footnote w:id="902">
    <w:p w14:paraId="486D0FAE" w14:textId="77777777" w:rsidR="00B53AFF" w:rsidRPr="00D60EC8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 in sopralinea con segno di inserimento.</w:t>
      </w:r>
    </w:p>
  </w:footnote>
  <w:footnote w:id="903">
    <w:p w14:paraId="1AFF5723" w14:textId="77777777" w:rsidR="00B53AFF" w:rsidRPr="009B30DF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Corretto su </w:t>
      </w:r>
      <w:r>
        <w:t>et</w:t>
      </w:r>
      <w:r>
        <w:rPr>
          <w:i/>
        </w:rPr>
        <w:t>, come pare.</w:t>
      </w:r>
    </w:p>
  </w:footnote>
  <w:footnote w:id="904">
    <w:p w14:paraId="50BE93C9" w14:textId="77777777" w:rsidR="00B53AFF" w:rsidRPr="00C43F7A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36° </w:t>
      </w:r>
      <w:r>
        <w:rPr>
          <w:i/>
        </w:rPr>
        <w:t>depennato</w:t>
      </w:r>
      <w:r>
        <w:t>.</w:t>
      </w:r>
    </w:p>
  </w:footnote>
  <w:footnote w:id="905">
    <w:p w14:paraId="3A385718" w14:textId="77777777" w:rsidR="00B53AFF" w:rsidRPr="009B30DF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3- </w:t>
      </w:r>
      <w:r>
        <w:rPr>
          <w:i/>
        </w:rPr>
        <w:t>esito di correzione.</w:t>
      </w:r>
    </w:p>
  </w:footnote>
  <w:footnote w:id="906">
    <w:p w14:paraId="1E71FBBA" w14:textId="77777777" w:rsidR="00B53AFF" w:rsidRPr="00AA7DD8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</w:t>
      </w:r>
      <w:proofErr w:type="gramStart"/>
      <w:r>
        <w:t xml:space="preserve">i </w:t>
      </w:r>
      <w:r>
        <w:rPr>
          <w:i/>
        </w:rPr>
        <w:t>esito</w:t>
      </w:r>
      <w:proofErr w:type="gramEnd"/>
      <w:r>
        <w:rPr>
          <w:i/>
        </w:rPr>
        <w:t xml:space="preserve"> di correzione.</w:t>
      </w:r>
    </w:p>
  </w:footnote>
  <w:footnote w:id="907">
    <w:p w14:paraId="15D2D767" w14:textId="77777777" w:rsidR="00B53AFF" w:rsidRPr="00D86539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Aggiunto in sopralinea su </w:t>
      </w:r>
      <w:r>
        <w:t xml:space="preserve">questa </w:t>
      </w:r>
      <w:r>
        <w:rPr>
          <w:i/>
        </w:rPr>
        <w:t>depennato</w:t>
      </w:r>
      <w:r>
        <w:t>.</w:t>
      </w:r>
    </w:p>
  </w:footnote>
  <w:footnote w:id="908">
    <w:p w14:paraId="549E532C" w14:textId="77777777" w:rsidR="00B53AFF" w:rsidRPr="00052BEA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Aggiunto in sopralinea su </w:t>
      </w:r>
      <w:r>
        <w:t>Orientale</w:t>
      </w:r>
      <w:r>
        <w:rPr>
          <w:i/>
        </w:rPr>
        <w:t xml:space="preserve"> depennato</w:t>
      </w:r>
      <w:r>
        <w:t>.</w:t>
      </w:r>
    </w:p>
  </w:footnote>
  <w:footnote w:id="909">
    <w:p w14:paraId="58E9A722" w14:textId="77777777" w:rsidR="00B53AFF" w:rsidRPr="00052BEA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Stretto di David </w:t>
      </w:r>
      <w:r>
        <w:rPr>
          <w:i/>
        </w:rPr>
        <w:t xml:space="preserve">aggiunto in sopralinea su </w:t>
      </w:r>
      <w:r>
        <w:t xml:space="preserve">Damies </w:t>
      </w:r>
      <w:r>
        <w:rPr>
          <w:i/>
        </w:rPr>
        <w:t>depennato</w:t>
      </w:r>
      <w:r>
        <w:t>.</w:t>
      </w:r>
    </w:p>
  </w:footnote>
  <w:footnote w:id="910">
    <w:p w14:paraId="16BDAFA0" w14:textId="77777777" w:rsidR="00B53AFF" w:rsidRPr="00C635AD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>conf-</w:t>
      </w:r>
      <w:r>
        <w:rPr>
          <w:i/>
        </w:rPr>
        <w:t xml:space="preserve"> depennata</w:t>
      </w:r>
      <w:r>
        <w:t>.</w:t>
      </w:r>
    </w:p>
  </w:footnote>
  <w:footnote w:id="911">
    <w:p w14:paraId="060752AA" w14:textId="77777777" w:rsidR="00B53AFF" w:rsidRPr="00C9024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-er </w:t>
      </w:r>
      <w:r>
        <w:rPr>
          <w:i/>
        </w:rPr>
        <w:t>esito di correzione.</w:t>
      </w:r>
    </w:p>
  </w:footnote>
  <w:footnote w:id="912">
    <w:p w14:paraId="61FAE673" w14:textId="77777777" w:rsidR="00B53AFF" w:rsidRPr="0033726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Precede </w:t>
      </w:r>
      <w:r>
        <w:t xml:space="preserve">2 </w:t>
      </w:r>
      <w:r>
        <w:rPr>
          <w:i/>
        </w:rPr>
        <w:t>depennato.</w:t>
      </w:r>
    </w:p>
  </w:footnote>
  <w:footnote w:id="913">
    <w:p w14:paraId="7167A76F" w14:textId="77777777" w:rsidR="00B53AFF" w:rsidRPr="00337269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Corretto su </w:t>
      </w:r>
      <w:r>
        <w:t>3.</w:t>
      </w:r>
    </w:p>
  </w:footnote>
  <w:footnote w:id="914">
    <w:p w14:paraId="308F4F7A" w14:textId="77777777" w:rsidR="00B53AFF" w:rsidRPr="00337269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Corretto su </w:t>
      </w:r>
      <w:r>
        <w:t>4.</w:t>
      </w:r>
    </w:p>
  </w:footnote>
  <w:footnote w:id="915">
    <w:p w14:paraId="04E8C26E" w14:textId="77777777" w:rsidR="00B53AFF" w:rsidRPr="003F30A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Corretto su </w:t>
      </w:r>
      <w:r>
        <w:t>5.</w:t>
      </w:r>
    </w:p>
  </w:footnote>
  <w:footnote w:id="916">
    <w:p w14:paraId="7077B7E5" w14:textId="77777777" w:rsidR="00B53AFF" w:rsidRPr="003F30A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Corretto su </w:t>
      </w:r>
      <w:r>
        <w:t>6.</w:t>
      </w:r>
    </w:p>
  </w:footnote>
  <w:footnote w:id="917">
    <w:p w14:paraId="3BD6C666" w14:textId="77777777" w:rsidR="00B53AFF" w:rsidRPr="00AD6000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Corretto su 7</w:t>
      </w:r>
      <w:r>
        <w:t>.</w:t>
      </w:r>
    </w:p>
  </w:footnote>
  <w:footnote w:id="918">
    <w:p w14:paraId="39861AC9" w14:textId="77777777" w:rsidR="00B53AFF" w:rsidRPr="00AD6000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919">
    <w:p w14:paraId="68BE61CA" w14:textId="77777777" w:rsidR="00B53AFF" w:rsidRPr="00AD6000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Corretto su </w:t>
      </w:r>
      <w:r>
        <w:t>8.</w:t>
      </w:r>
    </w:p>
  </w:footnote>
  <w:footnote w:id="920">
    <w:p w14:paraId="6ABA7B3D" w14:textId="77777777" w:rsidR="00B53AFF" w:rsidRPr="00527F4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921">
    <w:p w14:paraId="0F16D2D7" w14:textId="77777777" w:rsidR="00B53AFF" w:rsidRPr="00A5445A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Coretto su </w:t>
      </w:r>
      <w:r>
        <w:t>9.</w:t>
      </w:r>
    </w:p>
  </w:footnote>
  <w:footnote w:id="922">
    <w:p w14:paraId="79A3495C" w14:textId="77777777" w:rsidR="00B53AFF" w:rsidRPr="00A5445A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Corretto su </w:t>
      </w:r>
      <w:r>
        <w:t>10.</w:t>
      </w:r>
    </w:p>
  </w:footnote>
  <w:footnote w:id="923">
    <w:p w14:paraId="084244AA" w14:textId="77777777" w:rsidR="00B53AFF" w:rsidRPr="00AA592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Segue parola depennata.</w:t>
      </w:r>
    </w:p>
  </w:footnote>
  <w:footnote w:id="924">
    <w:p w14:paraId="7150D325" w14:textId="77777777" w:rsidR="00B53AFF" w:rsidRPr="009B5AB2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>Zelan-</w:t>
      </w:r>
      <w:r>
        <w:rPr>
          <w:i/>
        </w:rPr>
        <w:t xml:space="preserve"> depennato</w:t>
      </w:r>
      <w:r>
        <w:t>.</w:t>
      </w:r>
    </w:p>
  </w:footnote>
  <w:footnote w:id="925">
    <w:p w14:paraId="44C124C8" w14:textId="77777777" w:rsidR="00B53AFF" w:rsidRPr="009B5AB2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Precede </w:t>
      </w:r>
      <w:r>
        <w:t xml:space="preserve">nel </w:t>
      </w:r>
      <w:r>
        <w:rPr>
          <w:i/>
        </w:rPr>
        <w:t>depennato</w:t>
      </w:r>
      <w:r>
        <w:t>.</w:t>
      </w:r>
    </w:p>
  </w:footnote>
  <w:footnote w:id="926">
    <w:p w14:paraId="40ACEDB0" w14:textId="77777777" w:rsidR="00B53AFF" w:rsidRPr="009B5AB2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proofErr w:type="gramStart"/>
      <w:r>
        <w:t xml:space="preserve">dei </w:t>
      </w:r>
      <w:r>
        <w:rPr>
          <w:i/>
        </w:rPr>
        <w:t>depennato</w:t>
      </w:r>
      <w:proofErr w:type="gramEnd"/>
      <w:r>
        <w:t>.</w:t>
      </w:r>
    </w:p>
  </w:footnote>
  <w:footnote w:id="927">
    <w:p w14:paraId="45275B65" w14:textId="77777777" w:rsidR="00B53AFF" w:rsidRPr="00E2522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928">
    <w:p w14:paraId="11E9FF18" w14:textId="77777777" w:rsidR="00B53AFF" w:rsidRPr="009B5AB2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buon parere </w:t>
      </w:r>
      <w:r>
        <w:rPr>
          <w:i/>
        </w:rPr>
        <w:t>Aggiunto in sopralinea con segno di inserimento</w:t>
      </w:r>
      <w:r>
        <w:t>.</w:t>
      </w:r>
    </w:p>
  </w:footnote>
  <w:footnote w:id="929">
    <w:p w14:paraId="58EC078C" w14:textId="77777777" w:rsidR="00B53AFF" w:rsidRPr="000307CE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nelsupporto.</w:t>
      </w:r>
    </w:p>
  </w:footnote>
  <w:footnote w:id="930">
    <w:p w14:paraId="71EA58CD" w14:textId="77777777" w:rsidR="00B53AFF" w:rsidRPr="00FE0B2E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luo </w:t>
      </w:r>
      <w:r>
        <w:rPr>
          <w:i/>
        </w:rPr>
        <w:t>depennato</w:t>
      </w:r>
      <w:r>
        <w:t>.</w:t>
      </w:r>
    </w:p>
  </w:footnote>
  <w:footnote w:id="931">
    <w:p w14:paraId="465DB399" w14:textId="09A8660A" w:rsidR="00B53AFF" w:rsidRPr="00711107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Aggiunto in sopralinea su </w:t>
      </w:r>
      <w:proofErr w:type="gramStart"/>
      <w:r>
        <w:t>se</w:t>
      </w:r>
      <w:proofErr w:type="gramEnd"/>
      <w:r>
        <w:rPr>
          <w:i/>
        </w:rPr>
        <w:t xml:space="preserve"> depennato, come pare</w:t>
      </w:r>
      <w:r>
        <w:t>.</w:t>
      </w:r>
    </w:p>
  </w:footnote>
  <w:footnote w:id="932">
    <w:p w14:paraId="13BFC9A1" w14:textId="77777777" w:rsidR="00B53AFF" w:rsidRPr="00711107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Segue parola depennata</w:t>
      </w:r>
      <w:r>
        <w:t>.</w:t>
      </w:r>
    </w:p>
  </w:footnote>
  <w:footnote w:id="933">
    <w:p w14:paraId="3FA6DF2F" w14:textId="77777777" w:rsidR="00B53AFF" w:rsidRPr="00F4216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h- </w:t>
      </w:r>
      <w:r>
        <w:rPr>
          <w:i/>
        </w:rPr>
        <w:t>esito di correzione.</w:t>
      </w:r>
    </w:p>
  </w:footnote>
  <w:footnote w:id="934">
    <w:p w14:paraId="7FCCE2AA" w14:textId="77777777" w:rsidR="00B53AFF" w:rsidRPr="0088132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-n- </w:t>
      </w:r>
      <w:r>
        <w:rPr>
          <w:i/>
        </w:rPr>
        <w:t xml:space="preserve">corretta su </w:t>
      </w:r>
      <w:r>
        <w:t>-l</w:t>
      </w:r>
      <w:r>
        <w:rPr>
          <w:i/>
        </w:rPr>
        <w:t>.</w:t>
      </w:r>
    </w:p>
  </w:footnote>
  <w:footnote w:id="935">
    <w:p w14:paraId="722096BB" w14:textId="77777777" w:rsidR="00B53AFF" w:rsidRPr="00CC153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-ate </w:t>
      </w:r>
      <w:r>
        <w:rPr>
          <w:i/>
        </w:rPr>
        <w:t>esito di correzione.</w:t>
      </w:r>
    </w:p>
  </w:footnote>
  <w:footnote w:id="936">
    <w:p w14:paraId="67437140" w14:textId="77777777" w:rsidR="00B53AFF" w:rsidRPr="0021355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di </w:t>
      </w:r>
      <w:r w:rsidRPr="0021355A">
        <w:rPr>
          <w:i/>
        </w:rPr>
        <w:t>depennato</w:t>
      </w:r>
      <w:r>
        <w:rPr>
          <w:i/>
        </w:rPr>
        <w:t>.</w:t>
      </w:r>
    </w:p>
  </w:footnote>
  <w:footnote w:id="937">
    <w:p w14:paraId="215CA50E" w14:textId="77777777" w:rsidR="00B53AFF" w:rsidRPr="001E1EF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-1 </w:t>
      </w:r>
      <w:r>
        <w:rPr>
          <w:i/>
        </w:rPr>
        <w:t xml:space="preserve">corretto su </w:t>
      </w:r>
      <w:r>
        <w:t>-0</w:t>
      </w:r>
      <w:r>
        <w:rPr>
          <w:i/>
        </w:rPr>
        <w:t>.</w:t>
      </w:r>
    </w:p>
  </w:footnote>
  <w:footnote w:id="938">
    <w:p w14:paraId="7A34C6C6" w14:textId="77777777" w:rsidR="00B53AFF" w:rsidRPr="00100B52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-2 </w:t>
      </w:r>
      <w:r>
        <w:rPr>
          <w:i/>
        </w:rPr>
        <w:t xml:space="preserve">corretto su </w:t>
      </w:r>
      <w:r>
        <w:t>-1</w:t>
      </w:r>
      <w:r>
        <w:rPr>
          <w:i/>
        </w:rPr>
        <w:t>.</w:t>
      </w:r>
    </w:p>
  </w:footnote>
  <w:footnote w:id="939">
    <w:p w14:paraId="55BA9F14" w14:textId="77777777" w:rsidR="00B53AFF" w:rsidRPr="00190BDB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Pr- </w:t>
      </w:r>
      <w:r>
        <w:rPr>
          <w:i/>
        </w:rPr>
        <w:t>esito di correzione.</w:t>
      </w:r>
    </w:p>
  </w:footnote>
  <w:footnote w:id="940">
    <w:p w14:paraId="7375938F" w14:textId="77777777" w:rsidR="00B53AFF" w:rsidRPr="008C525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et sap- </w:t>
      </w:r>
      <w:r>
        <w:rPr>
          <w:i/>
        </w:rPr>
        <w:t>esito di correzione.</w:t>
      </w:r>
    </w:p>
  </w:footnote>
  <w:footnote w:id="941">
    <w:p w14:paraId="00AAD83A" w14:textId="77777777" w:rsidR="00B53AFF" w:rsidRPr="008C525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co- </w:t>
      </w:r>
      <w:r>
        <w:rPr>
          <w:i/>
        </w:rPr>
        <w:t>esito di correzione.</w:t>
      </w:r>
    </w:p>
  </w:footnote>
  <w:footnote w:id="942">
    <w:p w14:paraId="3535E58A" w14:textId="77777777" w:rsidR="00B53AFF" w:rsidRPr="008C525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s- </w:t>
      </w:r>
      <w:r>
        <w:rPr>
          <w:i/>
        </w:rPr>
        <w:t>esito di correzione.</w:t>
      </w:r>
    </w:p>
  </w:footnote>
  <w:footnote w:id="943">
    <w:p w14:paraId="6FB3A903" w14:textId="77777777" w:rsidR="00B53AFF" w:rsidRPr="008C525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proofErr w:type="gramStart"/>
      <w:r>
        <w:rPr>
          <w:i/>
        </w:rPr>
        <w:t xml:space="preserve">Segue </w:t>
      </w:r>
      <w:r>
        <w:t>,</w:t>
      </w:r>
      <w:proofErr w:type="gramEnd"/>
      <w:r>
        <w:t xml:space="preserve"> </w:t>
      </w:r>
      <w:r>
        <w:rPr>
          <w:i/>
        </w:rPr>
        <w:t>depennata.</w:t>
      </w:r>
    </w:p>
  </w:footnote>
  <w:footnote w:id="944">
    <w:p w14:paraId="5A67C12D" w14:textId="77777777" w:rsidR="00B53AFF" w:rsidRPr="005E24B7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che </w:t>
      </w:r>
      <w:r>
        <w:rPr>
          <w:i/>
        </w:rPr>
        <w:t>depennato.</w:t>
      </w:r>
    </w:p>
  </w:footnote>
  <w:footnote w:id="945">
    <w:p w14:paraId="596ABEED" w14:textId="77777777" w:rsidR="00B53AFF" w:rsidRPr="00DC2E0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Segue </w:t>
      </w:r>
      <w:r>
        <w:t xml:space="preserve">non </w:t>
      </w:r>
      <w:r>
        <w:rPr>
          <w:i/>
        </w:rPr>
        <w:t>depennato.</w:t>
      </w:r>
    </w:p>
  </w:footnote>
  <w:footnote w:id="946">
    <w:p w14:paraId="6F2B734B" w14:textId="77777777" w:rsidR="00B53AFF" w:rsidRPr="00E4359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Seguono lettere depennate.</w:t>
      </w:r>
    </w:p>
  </w:footnote>
  <w:footnote w:id="947">
    <w:p w14:paraId="70F30558" w14:textId="504AA7D5" w:rsidR="00B53AFF" w:rsidRPr="008A452F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spirato </w:t>
      </w:r>
      <w:ins w:id="3137" w:author="Giorgia" w:date="2023-03-22T12:37:00Z">
        <w:r>
          <w:t>…</w:t>
        </w:r>
      </w:ins>
      <w:del w:id="3138" w:author="Giorgia" w:date="2023-03-22T12:37:00Z">
        <w:r w:rsidDel="00450B80">
          <w:delText>...</w:delText>
        </w:r>
      </w:del>
      <w:r>
        <w:t xml:space="preserve"> mesi </w:t>
      </w:r>
      <w:r>
        <w:rPr>
          <w:i/>
        </w:rPr>
        <w:t>aggiunto in sopralinea</w:t>
      </w:r>
      <w:ins w:id="3139" w:author="Flavia Di Gi" w:date="2023-04-12T17:33:00Z">
        <w:r w:rsidR="00111900">
          <w:rPr>
            <w:i/>
          </w:rPr>
          <w:t xml:space="preserve"> con segno di inserimento</w:t>
        </w:r>
      </w:ins>
      <w:r>
        <w:rPr>
          <w:i/>
        </w:rPr>
        <w:t xml:space="preserve"> su </w:t>
      </w:r>
      <w:r>
        <w:t xml:space="preserve">però il </w:t>
      </w:r>
      <w:r>
        <w:rPr>
          <w:i/>
        </w:rPr>
        <w:t>depennato</w:t>
      </w:r>
      <w:ins w:id="3140" w:author="Flavia Di Gi" w:date="2023-04-12T17:34:00Z">
        <w:r w:rsidR="00111900">
          <w:rPr>
            <w:i/>
          </w:rPr>
          <w:t>.</w:t>
        </w:r>
      </w:ins>
      <w:del w:id="3141" w:author="Flavia Di Gi" w:date="2023-04-12T17:34:00Z">
        <w:r w:rsidDel="00111900">
          <w:rPr>
            <w:i/>
          </w:rPr>
          <w:delText xml:space="preserve"> </w:delText>
        </w:r>
      </w:del>
      <w:del w:id="3142" w:author="Flavia Di Gi" w:date="2023-04-12T17:33:00Z">
        <w:r w:rsidDel="00111900">
          <w:rPr>
            <w:i/>
          </w:rPr>
          <w:delText>con segno di inserimento</w:delText>
        </w:r>
        <w:r w:rsidDel="00111900">
          <w:delText>.</w:delText>
        </w:r>
      </w:del>
    </w:p>
  </w:footnote>
  <w:footnote w:id="948">
    <w:p w14:paraId="3620FFF9" w14:textId="77777777" w:rsidR="00B53AFF" w:rsidRPr="00452B7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p- </w:t>
      </w:r>
      <w:r>
        <w:rPr>
          <w:i/>
        </w:rPr>
        <w:t>esito di correzione.</w:t>
      </w:r>
    </w:p>
  </w:footnote>
  <w:footnote w:id="949">
    <w:p w14:paraId="2B08C8CD" w14:textId="77777777" w:rsidR="00B53AFF" w:rsidRPr="002F038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Precede parola depennata.</w:t>
      </w:r>
    </w:p>
  </w:footnote>
  <w:footnote w:id="950">
    <w:p w14:paraId="0B0C360B" w14:textId="4BB8E734" w:rsidR="00B53AFF" w:rsidRPr="0020788E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ins w:id="3143" w:author="Giorgia" w:date="2023-03-22T12:20:00Z">
        <w:r>
          <w:rPr>
            <w:i/>
          </w:rPr>
          <w:t xml:space="preserve"> </w:t>
        </w:r>
      </w:ins>
      <w:r>
        <w:rPr>
          <w:i/>
        </w:rPr>
        <w:t>Aggiunto in sopralinea con segno di inserimento.</w:t>
      </w:r>
    </w:p>
  </w:footnote>
  <w:footnote w:id="951">
    <w:p w14:paraId="6E82081A" w14:textId="77777777" w:rsidR="00B53AFF" w:rsidRPr="00E4359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952">
    <w:p w14:paraId="0D7DD1EC" w14:textId="65927E7C" w:rsidR="00B53AFF" w:rsidRPr="00860246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Segu</w:t>
      </w:r>
      <w:ins w:id="3144" w:author="Flavia Di Gi" w:date="2023-04-25T17:41:00Z">
        <w:r w:rsidR="00145F79">
          <w:rPr>
            <w:i/>
          </w:rPr>
          <w:t xml:space="preserve">ono parole </w:t>
        </w:r>
      </w:ins>
      <w:del w:id="3145" w:author="Flavia Di Gi" w:date="2023-04-25T17:41:00Z">
        <w:r w:rsidDel="00145F79">
          <w:rPr>
            <w:i/>
          </w:rPr>
          <w:delText xml:space="preserve">e </w:delText>
        </w:r>
        <w:r w:rsidRPr="00111900" w:rsidDel="00145F79">
          <w:rPr>
            <w:i/>
            <w:highlight w:val="yellow"/>
            <w:rPrChange w:id="3146" w:author="Flavia Di Gi" w:date="2023-04-12T17:34:00Z">
              <w:rPr>
                <w:i/>
              </w:rPr>
            </w:rPrChange>
          </w:rPr>
          <w:delText>testo</w:delText>
        </w:r>
        <w:r w:rsidDel="00145F79">
          <w:delText xml:space="preserve"> </w:delText>
        </w:r>
      </w:del>
      <w:r>
        <w:rPr>
          <w:i/>
        </w:rPr>
        <w:t>depennat</w:t>
      </w:r>
      <w:ins w:id="3147" w:author="Flavia Di Gi" w:date="2023-04-25T17:41:00Z">
        <w:r w:rsidR="00145F79">
          <w:rPr>
            <w:i/>
          </w:rPr>
          <w:t>e</w:t>
        </w:r>
      </w:ins>
      <w:del w:id="3148" w:author="Flavia Di Gi" w:date="2023-04-25T17:41:00Z">
        <w:r w:rsidDel="00145F79">
          <w:rPr>
            <w:i/>
          </w:rPr>
          <w:delText>o</w:delText>
        </w:r>
      </w:del>
      <w:r>
        <w:t>.</w:t>
      </w:r>
    </w:p>
  </w:footnote>
  <w:footnote w:id="953">
    <w:p w14:paraId="2EEB039B" w14:textId="36AAC8FF" w:rsidR="00B53AFF" w:rsidRPr="00F91AD6" w:rsidRDefault="00B53AFF" w:rsidP="007F3E90">
      <w:pPr>
        <w:pStyle w:val="Testonotaapidipagina"/>
        <w:adjustRightInd w:val="0"/>
        <w:snapToGrid w:val="0"/>
        <w:jc w:val="both"/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Aggiunto in sopralinea</w:t>
      </w:r>
      <w:ins w:id="3150" w:author="Flavia Di Gi" w:date="2023-04-24T15:51:00Z">
        <w:r w:rsidR="00CD31EE" w:rsidRPr="00CD31EE">
          <w:rPr>
            <w:i/>
          </w:rPr>
          <w:t xml:space="preserve"> </w:t>
        </w:r>
        <w:r w:rsidR="00CD31EE">
          <w:rPr>
            <w:i/>
          </w:rPr>
          <w:t>con segno di inserimento</w:t>
        </w:r>
      </w:ins>
      <w:r>
        <w:rPr>
          <w:i/>
        </w:rPr>
        <w:t xml:space="preserve"> su </w:t>
      </w:r>
      <w:r>
        <w:t>-</w:t>
      </w:r>
      <w:proofErr w:type="gramStart"/>
      <w:r>
        <w:t>lo</w:t>
      </w:r>
      <w:proofErr w:type="gramEnd"/>
      <w:r>
        <w:t xml:space="preserve"> </w:t>
      </w:r>
      <w:r>
        <w:rPr>
          <w:i/>
        </w:rPr>
        <w:t>depennato</w:t>
      </w:r>
      <w:del w:id="3151" w:author="Flavia Di Gi" w:date="2023-04-24T15:51:00Z">
        <w:r w:rsidDel="00CD31EE">
          <w:rPr>
            <w:i/>
          </w:rPr>
          <w:delText xml:space="preserve"> con segno di inserimento</w:delText>
        </w:r>
      </w:del>
      <w:r>
        <w:t>.</w:t>
      </w:r>
    </w:p>
  </w:footnote>
  <w:footnote w:id="954">
    <w:p w14:paraId="62893821" w14:textId="31A5E572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57" w:author="Giorgia" w:date="2023-03-22T12:21:00Z">
        <w:r>
          <w:t xml:space="preserve"> </w:t>
        </w:r>
      </w:ins>
      <w:r w:rsidRPr="00A12884">
        <w:t xml:space="preserve">trafico in Spagna </w:t>
      </w:r>
      <w:r w:rsidRPr="00A12884">
        <w:rPr>
          <w:i/>
        </w:rPr>
        <w:t>aggiunto in sopralinea</w:t>
      </w:r>
      <w:r>
        <w:rPr>
          <w:i/>
        </w:rPr>
        <w:t xml:space="preserve"> con segno di inserimento</w:t>
      </w:r>
      <w:r w:rsidRPr="00A12884">
        <w:rPr>
          <w:i/>
        </w:rPr>
        <w:t>.</w:t>
      </w:r>
    </w:p>
  </w:footnote>
  <w:footnote w:id="955">
    <w:p w14:paraId="453B42EC" w14:textId="4460050E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58" w:author="Giorgia" w:date="2023-03-22T12:21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dubitano</w:t>
      </w:r>
      <w:r w:rsidRPr="00A12884">
        <w:rPr>
          <w:i/>
        </w:rPr>
        <w:t xml:space="preserve"> depennato.</w:t>
      </w:r>
    </w:p>
  </w:footnote>
  <w:footnote w:id="956">
    <w:p w14:paraId="0D833805" w14:textId="32AEBE3B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59" w:author="Giorgia" w:date="2023-03-22T12:21:00Z">
        <w:r>
          <w:t xml:space="preserve"> </w:t>
        </w:r>
      </w:ins>
      <w:r w:rsidRPr="00A12884">
        <w:t xml:space="preserve">-e </w:t>
      </w:r>
      <w:r w:rsidRPr="00A12884">
        <w:rPr>
          <w:i/>
        </w:rPr>
        <w:t>corretta su</w:t>
      </w:r>
      <w:r w:rsidRPr="00A12884">
        <w:t xml:space="preserve"> </w:t>
      </w:r>
      <w:r>
        <w:t>-</w:t>
      </w:r>
      <w:r w:rsidRPr="00A12884">
        <w:t>a</w:t>
      </w:r>
      <w:r w:rsidRPr="00A12884">
        <w:rPr>
          <w:i/>
        </w:rPr>
        <w:t>.</w:t>
      </w:r>
    </w:p>
  </w:footnote>
  <w:footnote w:id="957">
    <w:p w14:paraId="7E08DAF3" w14:textId="74C4B698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61" w:author="Giorgia" w:date="2023-03-22T12:21:00Z">
        <w:r>
          <w:t xml:space="preserve"> </w:t>
        </w:r>
      </w:ins>
      <w:r w:rsidRPr="00A12884">
        <w:rPr>
          <w:i/>
        </w:rPr>
        <w:t>Come pare.</w:t>
      </w:r>
    </w:p>
  </w:footnote>
  <w:footnote w:id="958">
    <w:p w14:paraId="34C492E4" w14:textId="501ADD3A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62" w:author="Giorgia" w:date="2023-03-22T12:21:00Z">
        <w:r>
          <w:t xml:space="preserve"> </w:t>
        </w:r>
      </w:ins>
      <w:r w:rsidRPr="00A12884">
        <w:rPr>
          <w:i/>
        </w:rPr>
        <w:t>Segue</w:t>
      </w:r>
      <w:r>
        <w:t xml:space="preserve"> de’ B</w:t>
      </w:r>
      <w:r w:rsidRPr="00A12884">
        <w:t>ohemi</w:t>
      </w:r>
      <w:r w:rsidRPr="00A12884">
        <w:rPr>
          <w:i/>
        </w:rPr>
        <w:t xml:space="preserve"> depennato.</w:t>
      </w:r>
    </w:p>
  </w:footnote>
  <w:footnote w:id="959">
    <w:p w14:paraId="7443FCFB" w14:textId="0F8A84F1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63" w:author="Giorgia" w:date="2023-03-22T12:21:00Z">
        <w:r>
          <w:t xml:space="preserve"> </w:t>
        </w:r>
      </w:ins>
      <w:r w:rsidRPr="00A12884">
        <w:t>be-</w:t>
      </w:r>
      <w:r w:rsidRPr="00A12884">
        <w:rPr>
          <w:i/>
        </w:rPr>
        <w:t xml:space="preserve"> corretto su </w:t>
      </w:r>
      <w:r w:rsidRPr="00A12884">
        <w:t>a</w:t>
      </w:r>
      <w:r>
        <w:t>-</w:t>
      </w:r>
      <w:r w:rsidRPr="00A12884">
        <w:rPr>
          <w:i/>
        </w:rPr>
        <w:t>.</w:t>
      </w:r>
    </w:p>
  </w:footnote>
  <w:footnote w:id="960">
    <w:p w14:paraId="6F4D2650" w14:textId="399DEB4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64" w:author="Giorgia" w:date="2023-03-22T12:21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pur</w:t>
      </w:r>
      <w:r w:rsidRPr="00A12884">
        <w:rPr>
          <w:i/>
        </w:rPr>
        <w:t xml:space="preserve"> depennato.</w:t>
      </w:r>
    </w:p>
  </w:footnote>
  <w:footnote w:id="961">
    <w:p w14:paraId="7DC3B216" w14:textId="7A5767E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65" w:author="Giorgia" w:date="2023-03-22T12:21:00Z">
        <w:r>
          <w:rPr>
            <w:i/>
          </w:rPr>
          <w:t xml:space="preserve"> </w:t>
        </w:r>
      </w:ins>
      <w:r w:rsidRPr="00A12884">
        <w:rPr>
          <w:i/>
        </w:rPr>
        <w:t>Seconda</w:t>
      </w:r>
      <w:r w:rsidRPr="00A12884">
        <w:t xml:space="preserve"> </w:t>
      </w:r>
      <w:r>
        <w:t>-</w:t>
      </w:r>
      <w:r w:rsidRPr="00A12884">
        <w:t>a</w:t>
      </w:r>
      <w:r>
        <w:t>-</w:t>
      </w:r>
      <w:r w:rsidRPr="00A12884">
        <w:rPr>
          <w:i/>
        </w:rPr>
        <w:t xml:space="preserve"> </w:t>
      </w:r>
      <w:r>
        <w:rPr>
          <w:i/>
        </w:rPr>
        <w:t>aggiunta</w:t>
      </w:r>
      <w:r w:rsidRPr="00A12884">
        <w:rPr>
          <w:i/>
        </w:rPr>
        <w:t xml:space="preserve"> in sopralinea</w:t>
      </w:r>
      <w:r>
        <w:rPr>
          <w:i/>
        </w:rPr>
        <w:t xml:space="preserve"> con segno di inserimento</w:t>
      </w:r>
      <w:r w:rsidRPr="00A12884">
        <w:rPr>
          <w:i/>
        </w:rPr>
        <w:t>.</w:t>
      </w:r>
    </w:p>
  </w:footnote>
  <w:footnote w:id="962">
    <w:p w14:paraId="5793ECE7" w14:textId="06398E0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66" w:author="Giorgia" w:date="2023-03-22T12:22:00Z">
        <w:r>
          <w:rPr>
            <w:i/>
          </w:rPr>
          <w:t xml:space="preserve"> </w:t>
        </w:r>
      </w:ins>
      <w:r w:rsidRPr="00A12884">
        <w:rPr>
          <w:i/>
        </w:rPr>
        <w:t>Segue</w:t>
      </w:r>
      <w:r w:rsidRPr="00A12884">
        <w:t xml:space="preserve"> questo</w:t>
      </w:r>
      <w:r w:rsidRPr="00A12884">
        <w:rPr>
          <w:i/>
        </w:rPr>
        <w:t xml:space="preserve"> depennato.</w:t>
      </w:r>
    </w:p>
  </w:footnote>
  <w:footnote w:id="963">
    <w:p w14:paraId="60F43DF2" w14:textId="6909F06A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67" w:author="Giorgia" w:date="2023-03-22T12:22:00Z">
        <w:r>
          <w:t xml:space="preserve"> </w:t>
        </w:r>
      </w:ins>
      <w:r w:rsidRPr="00A12884">
        <w:rPr>
          <w:i/>
        </w:rPr>
        <w:t xml:space="preserve">Come pare; </w:t>
      </w:r>
      <w:r>
        <w:t>h-</w:t>
      </w:r>
      <w:r w:rsidRPr="00A12884">
        <w:t xml:space="preserve"> </w:t>
      </w:r>
      <w:r w:rsidRPr="00A12884">
        <w:rPr>
          <w:i/>
        </w:rPr>
        <w:t>esito di correzione.</w:t>
      </w:r>
    </w:p>
  </w:footnote>
  <w:footnote w:id="964">
    <w:p w14:paraId="14F95990" w14:textId="60CCD329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68" w:author="Giorgia" w:date="2023-03-22T12:22:00Z">
        <w:r>
          <w:t xml:space="preserve"> </w:t>
        </w:r>
      </w:ins>
      <w:r w:rsidRPr="00A12884">
        <w:rPr>
          <w:i/>
        </w:rPr>
        <w:t>Così A.</w:t>
      </w:r>
    </w:p>
  </w:footnote>
  <w:footnote w:id="965">
    <w:p w14:paraId="3CEDAB53" w14:textId="3D58FEDB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69" w:author="Giorgia" w:date="2023-03-22T12:22:00Z">
        <w:r>
          <w:t xml:space="preserve"> </w:t>
        </w:r>
      </w:ins>
      <w:r w:rsidRPr="00A12884">
        <w:t xml:space="preserve">m- </w:t>
      </w:r>
      <w:r w:rsidRPr="00A12884">
        <w:rPr>
          <w:i/>
        </w:rPr>
        <w:t>esito di correzione.</w:t>
      </w:r>
    </w:p>
  </w:footnote>
  <w:footnote w:id="966">
    <w:p w14:paraId="04D269F8" w14:textId="1A35E41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70" w:author="Giorgia" w:date="2023-03-22T12:22:00Z">
        <w:r>
          <w:t xml:space="preserve"> </w:t>
        </w:r>
      </w:ins>
      <w:r w:rsidRPr="00A12884">
        <w:t xml:space="preserve">d- </w:t>
      </w:r>
      <w:r>
        <w:rPr>
          <w:i/>
        </w:rPr>
        <w:t>esito di correzione</w:t>
      </w:r>
      <w:r w:rsidRPr="00A12884">
        <w:rPr>
          <w:i/>
        </w:rPr>
        <w:t>.</w:t>
      </w:r>
    </w:p>
  </w:footnote>
  <w:footnote w:id="967">
    <w:p w14:paraId="17380844" w14:textId="207AFEC0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71" w:author="Giorgia" w:date="2023-03-22T12:22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alun</w:t>
      </w:r>
      <w:r w:rsidRPr="00A12884">
        <w:rPr>
          <w:i/>
        </w:rPr>
        <w:t xml:space="preserve"> depennato.</w:t>
      </w:r>
    </w:p>
  </w:footnote>
  <w:footnote w:id="968">
    <w:p w14:paraId="5BA1E2E1" w14:textId="298BC36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77" w:author="Giorgia" w:date="2023-03-22T12:22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descri</w:t>
      </w:r>
      <w:r w:rsidRPr="00A12884">
        <w:rPr>
          <w:i/>
        </w:rPr>
        <w:t xml:space="preserve"> depennato.</w:t>
      </w:r>
    </w:p>
  </w:footnote>
  <w:footnote w:id="969">
    <w:p w14:paraId="6C89CB32" w14:textId="71D4DE7F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78" w:author="Giorgia" w:date="2023-03-22T12:22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et</w:t>
      </w:r>
      <w:r w:rsidRPr="00A12884">
        <w:rPr>
          <w:i/>
        </w:rPr>
        <w:t xml:space="preserve"> depennato.</w:t>
      </w:r>
    </w:p>
  </w:footnote>
  <w:footnote w:id="970">
    <w:p w14:paraId="7D4527DC" w14:textId="0E68AD4B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79" w:author="Giorgia" w:date="2023-03-22T12:22:00Z">
        <w:r>
          <w:t xml:space="preserve"> </w:t>
        </w:r>
      </w:ins>
      <w:r>
        <w:rPr>
          <w:i/>
        </w:rPr>
        <w:t>Esito di correzione</w:t>
      </w:r>
      <w:r w:rsidRPr="00A12884">
        <w:rPr>
          <w:i/>
        </w:rPr>
        <w:t>.</w:t>
      </w:r>
    </w:p>
  </w:footnote>
  <w:footnote w:id="971">
    <w:p w14:paraId="611715EF" w14:textId="2CCDBF96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88" w:author="Giorgia" w:date="2023-03-22T12:22:00Z">
        <w:r>
          <w:t xml:space="preserve"> </w:t>
        </w:r>
      </w:ins>
      <w:r>
        <w:rPr>
          <w:i/>
        </w:rPr>
        <w:t>Foro nel supporto</w:t>
      </w:r>
      <w:r w:rsidRPr="00A12884">
        <w:rPr>
          <w:i/>
        </w:rPr>
        <w:t xml:space="preserve">; corretto su </w:t>
      </w:r>
      <w:r w:rsidRPr="00A12884">
        <w:t>V</w:t>
      </w:r>
      <w:r w:rsidRPr="00A12884">
        <w:rPr>
          <w:i/>
        </w:rPr>
        <w:t>.</w:t>
      </w:r>
    </w:p>
  </w:footnote>
  <w:footnote w:id="972">
    <w:p w14:paraId="4DB16B22" w14:textId="6C3BA259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89" w:author="Giorgia" w:date="2023-03-22T12:22:00Z">
        <w:r>
          <w:t xml:space="preserve"> </w:t>
        </w:r>
      </w:ins>
      <w:r w:rsidRPr="00A12884">
        <w:t xml:space="preserve">-m- </w:t>
      </w:r>
      <w:r w:rsidRPr="00A12884">
        <w:rPr>
          <w:i/>
        </w:rPr>
        <w:t>esito di correzione</w:t>
      </w:r>
      <w:r w:rsidRPr="00A12884">
        <w:t>.</w:t>
      </w:r>
    </w:p>
  </w:footnote>
  <w:footnote w:id="973">
    <w:p w14:paraId="2A67D41D" w14:textId="46D02DC3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90" w:author="Giorgia" w:date="2023-03-22T12:22:00Z">
        <w:r>
          <w:t xml:space="preserve"> </w:t>
        </w:r>
      </w:ins>
      <w:r w:rsidRPr="00A12884">
        <w:rPr>
          <w:i/>
        </w:rPr>
        <w:t xml:space="preserve">Segue </w:t>
      </w:r>
      <w:r w:rsidRPr="00A12884">
        <w:t>la</w:t>
      </w:r>
      <w:r w:rsidRPr="00A12884">
        <w:rPr>
          <w:i/>
        </w:rPr>
        <w:t xml:space="preserve"> depennato.</w:t>
      </w:r>
    </w:p>
  </w:footnote>
  <w:footnote w:id="974">
    <w:p w14:paraId="6C41316D" w14:textId="3B786E60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91" w:author="Giorgia" w:date="2023-03-22T12:22:00Z">
        <w:r>
          <w:t xml:space="preserve"> </w:t>
        </w:r>
      </w:ins>
      <w:r w:rsidRPr="00A12884">
        <w:rPr>
          <w:i/>
        </w:rPr>
        <w:t>Aggiunto in sopralinea.</w:t>
      </w:r>
    </w:p>
  </w:footnote>
  <w:footnote w:id="975">
    <w:p w14:paraId="1C121B16" w14:textId="162F3F3B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92" w:author="Giorgia" w:date="2023-03-22T12:22:00Z">
        <w:r>
          <w:t xml:space="preserve"> </w:t>
        </w:r>
      </w:ins>
      <w:r w:rsidRPr="00A12884">
        <w:t xml:space="preserve">ca- </w:t>
      </w:r>
      <w:r w:rsidRPr="00A12884">
        <w:rPr>
          <w:i/>
        </w:rPr>
        <w:t xml:space="preserve">corretto su </w:t>
      </w:r>
      <w:proofErr w:type="gramStart"/>
      <w:r w:rsidRPr="00A12884">
        <w:t>se</w:t>
      </w:r>
      <w:proofErr w:type="gramEnd"/>
      <w:r w:rsidRPr="00A12884">
        <w:rPr>
          <w:i/>
        </w:rPr>
        <w:t>.</w:t>
      </w:r>
    </w:p>
  </w:footnote>
  <w:footnote w:id="976">
    <w:p w14:paraId="7DA5D176" w14:textId="2D99728E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193" w:author="Giorgia" w:date="2023-03-22T12:22:00Z">
        <w:r>
          <w:t xml:space="preserve"> </w:t>
        </w:r>
      </w:ins>
      <w:r w:rsidRPr="00A12884">
        <w:rPr>
          <w:i/>
        </w:rPr>
        <w:t xml:space="preserve">Corretto su </w:t>
      </w:r>
      <w:r w:rsidRPr="00A12884">
        <w:t>lettere</w:t>
      </w:r>
      <w:r w:rsidRPr="00A12884">
        <w:rPr>
          <w:i/>
        </w:rPr>
        <w:t>.</w:t>
      </w:r>
    </w:p>
  </w:footnote>
  <w:footnote w:id="977">
    <w:p w14:paraId="5D619E17" w14:textId="77777777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r w:rsidRPr="00A12884">
        <w:t xml:space="preserve"> I- </w:t>
      </w:r>
      <w:r w:rsidRPr="00A12884">
        <w:rPr>
          <w:i/>
        </w:rPr>
        <w:t xml:space="preserve">corretta su </w:t>
      </w:r>
      <w:r w:rsidRPr="00A12884">
        <w:t>i</w:t>
      </w:r>
      <w:r w:rsidRPr="00A12884">
        <w:rPr>
          <w:i/>
        </w:rPr>
        <w:t>.</w:t>
      </w:r>
    </w:p>
  </w:footnote>
  <w:footnote w:id="978">
    <w:p w14:paraId="04FACCDF" w14:textId="72CC8D4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196" w:author="Giorgia" w:date="2023-03-22T12:22:00Z">
        <w:r>
          <w:t xml:space="preserve"> </w:t>
        </w:r>
      </w:ins>
      <w:r>
        <w:rPr>
          <w:i/>
        </w:rPr>
        <w:t>C</w:t>
      </w:r>
      <w:r w:rsidRPr="00A12884">
        <w:rPr>
          <w:i/>
        </w:rPr>
        <w:t xml:space="preserve">orretta </w:t>
      </w:r>
      <w:proofErr w:type="gramStart"/>
      <w:r w:rsidRPr="00A12884">
        <w:rPr>
          <w:i/>
        </w:rPr>
        <w:t>su</w:t>
      </w:r>
      <w:r w:rsidRPr="00A12884">
        <w:t xml:space="preserve"> </w:t>
      </w:r>
      <w:r>
        <w:t>,</w:t>
      </w:r>
      <w:proofErr w:type="gramEnd"/>
      <w:r w:rsidRPr="00A12884">
        <w:rPr>
          <w:i/>
        </w:rPr>
        <w:t xml:space="preserve"> </w:t>
      </w:r>
      <w:r>
        <w:rPr>
          <w:i/>
        </w:rPr>
        <w:t>.</w:t>
      </w:r>
    </w:p>
  </w:footnote>
  <w:footnote w:id="979">
    <w:p w14:paraId="24924BCC" w14:textId="77777777" w:rsidR="00B53AFF" w:rsidRPr="00B363B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A022A">
        <w:rPr>
          <w:rStyle w:val="Rimandonotaapidipagina"/>
          <w:rPrChange w:id="3197" w:author="Flavia Di Gi" w:date="2023-04-25T18:10:00Z">
            <w:rPr>
              <w:rStyle w:val="Rimandonotaapidipagina"/>
              <w:highlight w:val="yellow"/>
            </w:rPr>
          </w:rPrChange>
        </w:rPr>
        <w:footnoteRef/>
      </w:r>
      <w:r w:rsidRPr="00AA022A">
        <w:rPr>
          <w:rPrChange w:id="3198" w:author="Flavia Di Gi" w:date="2023-04-25T18:10:00Z">
            <w:rPr>
              <w:highlight w:val="yellow"/>
            </w:rPr>
          </w:rPrChange>
        </w:rPr>
        <w:t xml:space="preserve"> </w:t>
      </w:r>
      <w:r w:rsidRPr="00AA022A">
        <w:rPr>
          <w:i/>
          <w:rPrChange w:id="3199" w:author="Flavia Di Gi" w:date="2023-04-25T18:10:00Z">
            <w:rPr>
              <w:i/>
              <w:highlight w:val="yellow"/>
            </w:rPr>
          </w:rPrChange>
        </w:rPr>
        <w:t xml:space="preserve">Precede </w:t>
      </w:r>
      <w:proofErr w:type="gramStart"/>
      <w:r w:rsidRPr="00AA022A">
        <w:rPr>
          <w:rPrChange w:id="3200" w:author="Flavia Di Gi" w:date="2023-04-25T18:10:00Z">
            <w:rPr>
              <w:highlight w:val="yellow"/>
            </w:rPr>
          </w:rPrChange>
        </w:rPr>
        <w:t xml:space="preserve">( </w:t>
      </w:r>
      <w:r w:rsidRPr="00AA022A">
        <w:rPr>
          <w:i/>
          <w:rPrChange w:id="3201" w:author="Flavia Di Gi" w:date="2023-04-25T18:10:00Z">
            <w:rPr>
              <w:i/>
              <w:highlight w:val="yellow"/>
            </w:rPr>
          </w:rPrChange>
        </w:rPr>
        <w:t>dilavata</w:t>
      </w:r>
      <w:proofErr w:type="gramEnd"/>
      <w:r w:rsidRPr="00AA022A">
        <w:rPr>
          <w:i/>
          <w:rPrChange w:id="3202" w:author="Flavia Di Gi" w:date="2023-04-25T18:10:00Z">
            <w:rPr>
              <w:i/>
              <w:highlight w:val="yellow"/>
            </w:rPr>
          </w:rPrChange>
        </w:rPr>
        <w:t>.</w:t>
      </w:r>
    </w:p>
  </w:footnote>
  <w:footnote w:id="980">
    <w:p w14:paraId="1B72A136" w14:textId="2C55830A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07" w:author="Giorgia" w:date="2023-03-22T12:23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ottanta</w:t>
      </w:r>
      <w:r>
        <w:t xml:space="preserve"> |</w:t>
      </w:r>
      <w:r w:rsidRPr="00A12884">
        <w:t xml:space="preserve"> milla fi</w:t>
      </w:r>
      <w:r w:rsidRPr="00A12884">
        <w:rPr>
          <w:i/>
        </w:rPr>
        <w:t xml:space="preserve"> depennato.</w:t>
      </w:r>
    </w:p>
  </w:footnote>
  <w:footnote w:id="981">
    <w:p w14:paraId="179F4EC4" w14:textId="6790D5C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08" w:author="Giorgia" w:date="2023-03-22T12:23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per </w:t>
      </w:r>
      <w:r w:rsidRPr="00A12884">
        <w:rPr>
          <w:i/>
        </w:rPr>
        <w:t>depennato.</w:t>
      </w:r>
    </w:p>
  </w:footnote>
  <w:footnote w:id="982">
    <w:p w14:paraId="559D66E1" w14:textId="3A66D1AB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09" w:author="Giorgia" w:date="2023-03-22T12:23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che</w:t>
      </w:r>
      <w:r w:rsidRPr="00A12884">
        <w:rPr>
          <w:i/>
        </w:rPr>
        <w:t xml:space="preserve"> depennato.</w:t>
      </w:r>
    </w:p>
  </w:footnote>
  <w:footnote w:id="983">
    <w:p w14:paraId="1280AFFD" w14:textId="15866FCE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11" w:author="Giorgia" w:date="2023-03-22T12:23:00Z">
        <w:r>
          <w:t xml:space="preserve"> </w:t>
        </w:r>
      </w:ins>
      <w:r>
        <w:rPr>
          <w:i/>
        </w:rPr>
        <w:t>Precede</w:t>
      </w:r>
      <w:r w:rsidRPr="00A12884">
        <w:rPr>
          <w:i/>
        </w:rPr>
        <w:t xml:space="preserve"> </w:t>
      </w:r>
      <w:r w:rsidRPr="00A12884">
        <w:t>siano</w:t>
      </w:r>
      <w:r w:rsidRPr="00A12884">
        <w:rPr>
          <w:i/>
        </w:rPr>
        <w:t xml:space="preserve"> depennato.</w:t>
      </w:r>
    </w:p>
  </w:footnote>
  <w:footnote w:id="984">
    <w:p w14:paraId="6DEC461D" w14:textId="617BEDC7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12" w:author="Giorgia" w:date="2023-03-22T12:23:00Z">
        <w:r>
          <w:t xml:space="preserve"> </w:t>
        </w:r>
      </w:ins>
      <w:r w:rsidRPr="00A12884">
        <w:rPr>
          <w:i/>
        </w:rPr>
        <w:t xml:space="preserve">Corretto su </w:t>
      </w:r>
      <w:r w:rsidRPr="00A12884">
        <w:t>et</w:t>
      </w:r>
      <w:r w:rsidRPr="00A12884">
        <w:rPr>
          <w:i/>
        </w:rPr>
        <w:t>.</w:t>
      </w:r>
    </w:p>
  </w:footnote>
  <w:footnote w:id="985">
    <w:p w14:paraId="1C4AB222" w14:textId="6A5DD11E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13" w:author="Giorgia" w:date="2023-03-22T12:23:00Z">
        <w:r>
          <w:t xml:space="preserve"> </w:t>
        </w:r>
      </w:ins>
      <w:r w:rsidRPr="00A12884">
        <w:t>h-</w:t>
      </w:r>
      <w:r w:rsidRPr="00A12884">
        <w:rPr>
          <w:i/>
        </w:rPr>
        <w:t xml:space="preserve"> corretta su </w:t>
      </w:r>
      <w:r w:rsidRPr="00A12884">
        <w:t>l</w:t>
      </w:r>
      <w:r>
        <w:t>-</w:t>
      </w:r>
      <w:r w:rsidRPr="00A12884">
        <w:rPr>
          <w:i/>
        </w:rPr>
        <w:t>.</w:t>
      </w:r>
    </w:p>
  </w:footnote>
  <w:footnote w:id="986">
    <w:p w14:paraId="78A095E5" w14:textId="2C2C6655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14" w:author="Giorgia" w:date="2023-03-22T12:23:00Z">
        <w:r>
          <w:t xml:space="preserve"> </w:t>
        </w:r>
      </w:ins>
      <w:r w:rsidRPr="00A12884">
        <w:rPr>
          <w:i/>
        </w:rPr>
        <w:t>Esito di correzione, come pare.</w:t>
      </w:r>
    </w:p>
  </w:footnote>
  <w:footnote w:id="987">
    <w:p w14:paraId="43A36056" w14:textId="70F44379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15" w:author="Giorgia" w:date="2023-03-22T12:23:00Z">
        <w:r>
          <w:t xml:space="preserve"> </w:t>
        </w:r>
      </w:ins>
      <w:r w:rsidRPr="00A12884">
        <w:t>-</w:t>
      </w:r>
      <w:proofErr w:type="gramStart"/>
      <w:r w:rsidRPr="00A12884">
        <w:t>i</w:t>
      </w:r>
      <w:r w:rsidRPr="00A12884">
        <w:rPr>
          <w:i/>
        </w:rPr>
        <w:t xml:space="preserve"> corretta</w:t>
      </w:r>
      <w:proofErr w:type="gramEnd"/>
      <w:r w:rsidRPr="00A12884">
        <w:rPr>
          <w:i/>
        </w:rPr>
        <w:t xml:space="preserve"> su </w:t>
      </w:r>
      <w:ins w:id="3216" w:author="Flavia Di Gi" w:date="2023-04-12T17:36:00Z">
        <w:r w:rsidR="00111900">
          <w:rPr>
            <w:i/>
          </w:rPr>
          <w:t>-</w:t>
        </w:r>
      </w:ins>
      <w:r w:rsidRPr="00A12884">
        <w:t>e</w:t>
      </w:r>
      <w:r w:rsidRPr="00A12884">
        <w:rPr>
          <w:i/>
        </w:rPr>
        <w:t>.</w:t>
      </w:r>
    </w:p>
  </w:footnote>
  <w:footnote w:id="988">
    <w:p w14:paraId="6DB39DAE" w14:textId="7E5605CE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17" w:author="Giorgia" w:date="2023-03-22T12:23:00Z">
        <w:r>
          <w:t xml:space="preserve"> </w:t>
        </w:r>
      </w:ins>
      <w:r>
        <w:rPr>
          <w:i/>
        </w:rPr>
        <w:t xml:space="preserve">Aggiunto in sopralinea </w:t>
      </w:r>
      <w:ins w:id="3218" w:author="Flavia Di Gi" w:date="2023-04-12T17:36:00Z">
        <w:r w:rsidR="00111900">
          <w:rPr>
            <w:i/>
          </w:rPr>
          <w:t xml:space="preserve">con segno di inserimento </w:t>
        </w:r>
      </w:ins>
      <w:r>
        <w:rPr>
          <w:i/>
        </w:rPr>
        <w:t>su parola depennata</w:t>
      </w:r>
      <w:del w:id="3219" w:author="Flavia Di Gi" w:date="2023-04-12T17:36:00Z">
        <w:r w:rsidDel="00111900">
          <w:rPr>
            <w:i/>
          </w:rPr>
          <w:delText xml:space="preserve"> con segno di inserimento</w:delText>
        </w:r>
      </w:del>
      <w:r w:rsidRPr="00A12884">
        <w:rPr>
          <w:i/>
        </w:rPr>
        <w:t>.</w:t>
      </w:r>
    </w:p>
  </w:footnote>
  <w:footnote w:id="989">
    <w:p w14:paraId="1EB4FF45" w14:textId="3AF9887F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20" w:author="Giorgia" w:date="2023-03-22T12:23:00Z">
        <w:r>
          <w:t xml:space="preserve"> </w:t>
        </w:r>
      </w:ins>
      <w:r w:rsidRPr="00A12884">
        <w:rPr>
          <w:i/>
        </w:rPr>
        <w:t xml:space="preserve">Corretto su </w:t>
      </w:r>
      <w:r w:rsidRPr="00A12884">
        <w:t>ne</w:t>
      </w:r>
      <w:r w:rsidRPr="00A12884">
        <w:rPr>
          <w:i/>
        </w:rPr>
        <w:t>.</w:t>
      </w:r>
    </w:p>
  </w:footnote>
  <w:footnote w:id="990">
    <w:p w14:paraId="20B1B2A4" w14:textId="11F63E8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21" w:author="Giorgia" w:date="2023-03-22T12:23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noblili </w:t>
      </w:r>
      <w:r w:rsidRPr="00A12884">
        <w:rPr>
          <w:i/>
        </w:rPr>
        <w:t>depennato.</w:t>
      </w:r>
    </w:p>
  </w:footnote>
  <w:footnote w:id="991">
    <w:p w14:paraId="5C1EF65F" w14:textId="2EC90148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22" w:author="Giorgia" w:date="2023-03-22T12:23:00Z">
        <w:r>
          <w:t xml:space="preserve"> </w:t>
        </w:r>
      </w:ins>
      <w:r w:rsidRPr="00A12884">
        <w:t xml:space="preserve">n- </w:t>
      </w:r>
      <w:r w:rsidRPr="00A12884">
        <w:rPr>
          <w:i/>
        </w:rPr>
        <w:t xml:space="preserve">corretta su </w:t>
      </w:r>
      <w:r w:rsidRPr="00A12884">
        <w:t>l</w:t>
      </w:r>
      <w:r>
        <w:t>-</w:t>
      </w:r>
      <w:r w:rsidRPr="00A12884">
        <w:rPr>
          <w:i/>
        </w:rPr>
        <w:t>.</w:t>
      </w:r>
    </w:p>
  </w:footnote>
  <w:footnote w:id="992">
    <w:p w14:paraId="2ADE8E94" w14:textId="7042EAE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23" w:author="Giorgia" w:date="2023-03-22T12:23:00Z">
        <w:r>
          <w:t xml:space="preserve"> </w:t>
        </w:r>
      </w:ins>
      <w:r>
        <w:rPr>
          <w:i/>
        </w:rPr>
        <w:t>Aggiunto</w:t>
      </w:r>
      <w:r w:rsidRPr="00A12884">
        <w:rPr>
          <w:i/>
        </w:rPr>
        <w:t xml:space="preserve"> in sopralinea su </w:t>
      </w:r>
      <w:r w:rsidRPr="00A12884">
        <w:t>prossima</w:t>
      </w:r>
      <w:r>
        <w:rPr>
          <w:i/>
        </w:rPr>
        <w:t xml:space="preserve"> depennato</w:t>
      </w:r>
      <w:r w:rsidRPr="00A12884">
        <w:rPr>
          <w:i/>
        </w:rPr>
        <w:t>.</w:t>
      </w:r>
    </w:p>
  </w:footnote>
  <w:footnote w:id="993">
    <w:p w14:paraId="3710851B" w14:textId="77777777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r w:rsidRPr="00A12884">
        <w:t xml:space="preserve"> </w:t>
      </w:r>
      <w:r w:rsidRPr="00A12884">
        <w:rPr>
          <w:i/>
        </w:rPr>
        <w:t>Segue</w:t>
      </w:r>
      <w:r w:rsidRPr="00A12884">
        <w:t xml:space="preserve"> la S</w:t>
      </w:r>
      <w:r>
        <w:t>(</w:t>
      </w:r>
      <w:r w:rsidRPr="00A12884">
        <w:t>ereni</w:t>
      </w:r>
      <w:r>
        <w:t>)</w:t>
      </w:r>
      <w:r w:rsidRPr="00A12884">
        <w:t>tà v</w:t>
      </w:r>
      <w:r>
        <w:t>(</w:t>
      </w:r>
      <w:r w:rsidRPr="00A12884">
        <w:t>ostra</w:t>
      </w:r>
      <w:r>
        <w:t>)</w:t>
      </w:r>
      <w:r w:rsidRPr="00A12884">
        <w:rPr>
          <w:i/>
        </w:rPr>
        <w:t xml:space="preserve"> depennato.</w:t>
      </w:r>
    </w:p>
  </w:footnote>
  <w:footnote w:id="994">
    <w:p w14:paraId="0FCF1F46" w14:textId="523A0E75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24" w:author="Giorgia" w:date="2023-03-22T12:23:00Z">
        <w:r>
          <w:t xml:space="preserve"> </w:t>
        </w:r>
      </w:ins>
      <w:r w:rsidRPr="00A12884">
        <w:rPr>
          <w:i/>
        </w:rPr>
        <w:t>Aggiunto in sopralinea</w:t>
      </w:r>
      <w:r>
        <w:rPr>
          <w:i/>
        </w:rPr>
        <w:t xml:space="preserve"> con segno di inserimento</w:t>
      </w:r>
      <w:r w:rsidRPr="00A12884">
        <w:rPr>
          <w:i/>
        </w:rPr>
        <w:t>.</w:t>
      </w:r>
    </w:p>
  </w:footnote>
  <w:footnote w:id="995">
    <w:p w14:paraId="17EF7854" w14:textId="22A6536F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25" w:author="Giorgia" w:date="2023-03-22T12:23:00Z">
        <w:r>
          <w:t xml:space="preserve"> </w:t>
        </w:r>
      </w:ins>
      <w:r w:rsidRPr="00A12884">
        <w:rPr>
          <w:i/>
        </w:rPr>
        <w:t xml:space="preserve">Segue </w:t>
      </w:r>
      <w:ins w:id="3226" w:author="Flavia Di Gi" w:date="2023-04-25T17:42:00Z">
        <w:r w:rsidR="00145F79">
          <w:rPr>
            <w:i/>
          </w:rPr>
          <w:t xml:space="preserve">parola </w:t>
        </w:r>
      </w:ins>
      <w:del w:id="3227" w:author="Flavia Di Gi" w:date="2023-04-25T17:42:00Z">
        <w:r w:rsidRPr="00A12884" w:rsidDel="00145F79">
          <w:rPr>
            <w:i/>
          </w:rPr>
          <w:delText xml:space="preserve">testo </w:delText>
        </w:r>
      </w:del>
      <w:r w:rsidRPr="00A12884">
        <w:rPr>
          <w:i/>
        </w:rPr>
        <w:t>depennat</w:t>
      </w:r>
      <w:ins w:id="3228" w:author="Flavia Di Gi" w:date="2023-04-25T17:42:00Z">
        <w:r w:rsidR="00145F79">
          <w:rPr>
            <w:i/>
          </w:rPr>
          <w:t>a</w:t>
        </w:r>
      </w:ins>
      <w:del w:id="3229" w:author="Flavia Di Gi" w:date="2023-04-25T17:42:00Z">
        <w:r w:rsidRPr="00A12884" w:rsidDel="00145F79">
          <w:rPr>
            <w:i/>
          </w:rPr>
          <w:delText>o</w:delText>
        </w:r>
      </w:del>
      <w:r w:rsidRPr="00A12884">
        <w:rPr>
          <w:i/>
        </w:rPr>
        <w:t>.</w:t>
      </w:r>
    </w:p>
  </w:footnote>
  <w:footnote w:id="996">
    <w:p w14:paraId="58E7F552" w14:textId="5982ECA2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30" w:author="Giorgia" w:date="2023-03-22T12:23:00Z">
        <w:r>
          <w:t xml:space="preserve"> </w:t>
        </w:r>
      </w:ins>
      <w:r w:rsidRPr="00A12884">
        <w:t>p-</w:t>
      </w:r>
      <w:r w:rsidRPr="00A12884">
        <w:rPr>
          <w:i/>
        </w:rPr>
        <w:t xml:space="preserve"> </w:t>
      </w:r>
      <w:r>
        <w:rPr>
          <w:i/>
        </w:rPr>
        <w:t xml:space="preserve">esito di </w:t>
      </w:r>
      <w:r w:rsidRPr="00A12884">
        <w:rPr>
          <w:i/>
        </w:rPr>
        <w:t>corre</w:t>
      </w:r>
      <w:r>
        <w:rPr>
          <w:i/>
        </w:rPr>
        <w:t>zione</w:t>
      </w:r>
      <w:r w:rsidRPr="00A12884">
        <w:rPr>
          <w:i/>
        </w:rPr>
        <w:t>.</w:t>
      </w:r>
    </w:p>
  </w:footnote>
  <w:footnote w:id="997">
    <w:p w14:paraId="55BB3D94" w14:textId="77777777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r w:rsidRPr="00A12884">
        <w:t xml:space="preserve"> </w:t>
      </w:r>
      <w:r w:rsidRPr="00A12884">
        <w:rPr>
          <w:i/>
        </w:rPr>
        <w:t>Segue</w:t>
      </w:r>
      <w:r w:rsidRPr="00A12884">
        <w:t xml:space="preserve"> R</w:t>
      </w:r>
      <w:r>
        <w:t>e</w:t>
      </w:r>
      <w:r>
        <w:rPr>
          <w:i/>
        </w:rPr>
        <w:t xml:space="preserve"> depennato</w:t>
      </w:r>
      <w:r w:rsidRPr="00A12884">
        <w:rPr>
          <w:i/>
        </w:rPr>
        <w:t>.</w:t>
      </w:r>
    </w:p>
  </w:footnote>
  <w:footnote w:id="998">
    <w:p w14:paraId="0B363B19" w14:textId="2A815C4F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32" w:author="Giorgia" w:date="2023-03-22T12:23:00Z">
        <w:r>
          <w:t xml:space="preserve"> </w:t>
        </w:r>
      </w:ins>
      <w:r w:rsidRPr="00A12884">
        <w:t>-e-</w:t>
      </w:r>
      <w:r w:rsidRPr="00A12884">
        <w:rPr>
          <w:i/>
        </w:rPr>
        <w:t xml:space="preserve"> corretta su </w:t>
      </w:r>
      <w:ins w:id="3233" w:author="Flavia Di Gi" w:date="2023-04-12T17:37:00Z">
        <w:r w:rsidR="006B18A6">
          <w:rPr>
            <w:iCs/>
          </w:rPr>
          <w:t>-</w:t>
        </w:r>
      </w:ins>
      <w:r w:rsidRPr="00A12884">
        <w:t>a</w:t>
      </w:r>
      <w:ins w:id="3234" w:author="Flavia Di Gi" w:date="2023-04-12T17:37:00Z">
        <w:r w:rsidR="006B18A6">
          <w:t>-</w:t>
        </w:r>
      </w:ins>
      <w:r w:rsidRPr="00A12884">
        <w:rPr>
          <w:i/>
        </w:rPr>
        <w:t>.</w:t>
      </w:r>
    </w:p>
  </w:footnote>
  <w:footnote w:id="999">
    <w:p w14:paraId="3A85E9E0" w14:textId="01E65BE3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40" w:author="Giorgia" w:date="2023-03-22T12:23:00Z">
        <w:r>
          <w:t xml:space="preserve"> </w:t>
        </w:r>
      </w:ins>
      <w:r w:rsidRPr="00A12884">
        <w:rPr>
          <w:i/>
        </w:rPr>
        <w:t xml:space="preserve">Segue </w:t>
      </w:r>
      <w:r w:rsidRPr="00A12884">
        <w:t>l</w:t>
      </w:r>
      <w:r w:rsidRPr="00A12884">
        <w:rPr>
          <w:i/>
        </w:rPr>
        <w:t xml:space="preserve"> depennata.</w:t>
      </w:r>
    </w:p>
  </w:footnote>
  <w:footnote w:id="1000">
    <w:p w14:paraId="3E6A0E44" w14:textId="7D5FBAF3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41" w:author="Giorgia" w:date="2023-03-22T12:23:00Z">
        <w:r>
          <w:t xml:space="preserve"> </w:t>
        </w:r>
      </w:ins>
      <w:r w:rsidRPr="00A12884">
        <w:t>esso prigione</w:t>
      </w:r>
      <w:r w:rsidRPr="00A12884">
        <w:rPr>
          <w:i/>
        </w:rPr>
        <w:t xml:space="preserve"> </w:t>
      </w:r>
      <w:r>
        <w:rPr>
          <w:i/>
        </w:rPr>
        <w:t xml:space="preserve">aggiunto </w:t>
      </w:r>
      <w:r w:rsidRPr="00A12884">
        <w:rPr>
          <w:i/>
        </w:rPr>
        <w:t xml:space="preserve">in sopralinea con </w:t>
      </w:r>
      <w:r>
        <w:rPr>
          <w:i/>
        </w:rPr>
        <w:t>segno di inserimento</w:t>
      </w:r>
      <w:r w:rsidRPr="00A12884">
        <w:rPr>
          <w:i/>
        </w:rPr>
        <w:t>.</w:t>
      </w:r>
    </w:p>
  </w:footnote>
  <w:footnote w:id="1001">
    <w:p w14:paraId="05B22305" w14:textId="5C93F1EA" w:rsidR="00B53AFF" w:rsidRPr="00D7743B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ins w:id="3242" w:author="Giorgia" w:date="2023-03-22T12:23:00Z">
        <w:r>
          <w:t xml:space="preserve"> </w:t>
        </w:r>
      </w:ins>
      <w:r>
        <w:t xml:space="preserve">t- </w:t>
      </w:r>
      <w:r>
        <w:rPr>
          <w:i/>
        </w:rPr>
        <w:t>esito di correzione.</w:t>
      </w:r>
    </w:p>
  </w:footnote>
  <w:footnote w:id="1002">
    <w:p w14:paraId="1DF621E7" w14:textId="32B495AB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43" w:author="Giorgia" w:date="2023-03-22T12:23:00Z">
        <w:r>
          <w:rPr>
            <w:i/>
          </w:rPr>
          <w:t xml:space="preserve"> </w:t>
        </w:r>
      </w:ins>
      <w:r w:rsidRPr="00A12884">
        <w:rPr>
          <w:i/>
        </w:rPr>
        <w:t>Segue</w:t>
      </w:r>
      <w:r w:rsidRPr="00A12884">
        <w:t xml:space="preserve"> par</w:t>
      </w:r>
      <w:r w:rsidRPr="00A12884">
        <w:rPr>
          <w:i/>
        </w:rPr>
        <w:t xml:space="preserve"> depennato.</w:t>
      </w:r>
    </w:p>
  </w:footnote>
  <w:footnote w:id="1003">
    <w:p w14:paraId="067F5F68" w14:textId="54DE9E08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44" w:author="Giorgia" w:date="2023-03-22T12:23:00Z">
        <w:r>
          <w:rPr>
            <w:i/>
          </w:rPr>
          <w:t xml:space="preserve"> </w:t>
        </w:r>
      </w:ins>
      <w:r w:rsidRPr="00A12884">
        <w:rPr>
          <w:i/>
        </w:rPr>
        <w:t>Esito di correzione.</w:t>
      </w:r>
    </w:p>
  </w:footnote>
  <w:footnote w:id="1004">
    <w:p w14:paraId="5F7BCD01" w14:textId="7B617BBC" w:rsidR="00B53AFF" w:rsidRPr="006F61E1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45" w:author="Giorgia" w:date="2023-03-22T12:23:00Z">
        <w:r>
          <w:rPr>
            <w:i/>
          </w:rPr>
          <w:t xml:space="preserve"> </w:t>
        </w:r>
      </w:ins>
      <w:r w:rsidRPr="00A12884">
        <w:rPr>
          <w:i/>
        </w:rPr>
        <w:t xml:space="preserve">Segue </w:t>
      </w:r>
      <w:r w:rsidRPr="00A12884">
        <w:t>qui uno</w:t>
      </w:r>
      <w:r w:rsidRPr="00A12884">
        <w:rPr>
          <w:i/>
        </w:rPr>
        <w:t xml:space="preserve"> depennato</w:t>
      </w:r>
      <w:r w:rsidRPr="006F61E1">
        <w:rPr>
          <w:i/>
        </w:rPr>
        <w:t>.</w:t>
      </w:r>
    </w:p>
  </w:footnote>
  <w:footnote w:id="1005">
    <w:p w14:paraId="2B74905B" w14:textId="73F20967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54" w:author="Giorgia" w:date="2023-03-22T12:24:00Z">
        <w:r>
          <w:t xml:space="preserve"> </w:t>
        </w:r>
      </w:ins>
      <w:r w:rsidRPr="00A12884">
        <w:rPr>
          <w:i/>
        </w:rPr>
        <w:t>Aggiunto in sopralinea.</w:t>
      </w:r>
    </w:p>
  </w:footnote>
  <w:footnote w:id="1006">
    <w:p w14:paraId="31D2C99A" w14:textId="7351BE16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58" w:author="Flavia Di Gi" w:date="2023-04-12T17:38:00Z">
        <w:r w:rsidR="006B18A6">
          <w:rPr>
            <w:i/>
          </w:rPr>
          <w:t xml:space="preserve"> </w:t>
        </w:r>
      </w:ins>
      <w:r w:rsidRPr="00A12884">
        <w:rPr>
          <w:i/>
        </w:rPr>
        <w:t>Aggiunto in sopralinea</w:t>
      </w:r>
      <w:r>
        <w:rPr>
          <w:i/>
        </w:rPr>
        <w:t xml:space="preserve"> con segno di inserimento</w:t>
      </w:r>
      <w:r w:rsidRPr="00A12884">
        <w:rPr>
          <w:i/>
        </w:rPr>
        <w:t>.</w:t>
      </w:r>
    </w:p>
  </w:footnote>
  <w:footnote w:id="1007">
    <w:p w14:paraId="7E8CEAEA" w14:textId="275F9DB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61" w:author="Giorgia" w:date="2023-03-22T12:24:00Z">
        <w:r>
          <w:t xml:space="preserve"> </w:t>
        </w:r>
      </w:ins>
      <w:r w:rsidRPr="00A12884">
        <w:t xml:space="preserve">-no- </w:t>
      </w:r>
      <w:r w:rsidRPr="00A12884">
        <w:rPr>
          <w:i/>
        </w:rPr>
        <w:t>esito di correzione.</w:t>
      </w:r>
    </w:p>
  </w:footnote>
  <w:footnote w:id="1008">
    <w:p w14:paraId="7F1D0844" w14:textId="1A317116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62" w:author="Giorgia" w:date="2023-03-22T12:24:00Z">
        <w:r>
          <w:t xml:space="preserve"> </w:t>
        </w:r>
      </w:ins>
      <w:r w:rsidRPr="00A12884">
        <w:rPr>
          <w:i/>
        </w:rPr>
        <w:t>-</w:t>
      </w:r>
      <w:r w:rsidRPr="00A12884">
        <w:t xml:space="preserve">e- </w:t>
      </w:r>
      <w:r>
        <w:rPr>
          <w:i/>
        </w:rPr>
        <w:t>esito di correzione</w:t>
      </w:r>
      <w:r w:rsidRPr="00A12884">
        <w:rPr>
          <w:i/>
        </w:rPr>
        <w:t>.</w:t>
      </w:r>
    </w:p>
  </w:footnote>
  <w:footnote w:id="1009">
    <w:p w14:paraId="17D32340" w14:textId="75CC0E0A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63" w:author="Giorgia" w:date="2023-03-22T12:24:00Z">
        <w:r>
          <w:t xml:space="preserve"> </w:t>
        </w:r>
      </w:ins>
      <w:r w:rsidRPr="00A12884">
        <w:rPr>
          <w:i/>
        </w:rPr>
        <w:t>-</w:t>
      </w:r>
      <w:r w:rsidRPr="00A12884">
        <w:t>e-</w:t>
      </w:r>
      <w:r w:rsidRPr="00A12884">
        <w:rPr>
          <w:i/>
        </w:rPr>
        <w:t xml:space="preserve"> corretta su </w:t>
      </w:r>
      <w:r>
        <w:rPr>
          <w:i/>
        </w:rPr>
        <w:t>-</w:t>
      </w:r>
      <w:r w:rsidRPr="00A12884">
        <w:t>o</w:t>
      </w:r>
      <w:r>
        <w:t>-</w:t>
      </w:r>
      <w:r w:rsidRPr="00A12884">
        <w:rPr>
          <w:i/>
        </w:rPr>
        <w:t>.</w:t>
      </w:r>
    </w:p>
  </w:footnote>
  <w:footnote w:id="1010">
    <w:p w14:paraId="19FBFC2F" w14:textId="3043868D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64" w:author="Giorgia" w:date="2023-03-22T12:24:00Z">
        <w:r>
          <w:t xml:space="preserve"> </w:t>
        </w:r>
      </w:ins>
      <w:r w:rsidRPr="00A12884">
        <w:t xml:space="preserve">-tio </w:t>
      </w:r>
      <w:r w:rsidRPr="00A12884">
        <w:rPr>
          <w:i/>
        </w:rPr>
        <w:t>esito di correzione.</w:t>
      </w:r>
    </w:p>
  </w:footnote>
  <w:footnote w:id="1011">
    <w:p w14:paraId="730657CF" w14:textId="298D9EE0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65" w:author="Giorgia" w:date="2023-03-22T12:24:00Z">
        <w:r>
          <w:t xml:space="preserve"> </w:t>
        </w:r>
      </w:ins>
      <w:r w:rsidRPr="00A12884">
        <w:rPr>
          <w:i/>
        </w:rPr>
        <w:t xml:space="preserve">Segue </w:t>
      </w:r>
      <w:r w:rsidRPr="00A12884">
        <w:t>sp</w:t>
      </w:r>
      <w:r>
        <w:t>-</w:t>
      </w:r>
      <w:r w:rsidRPr="00A12884">
        <w:t xml:space="preserve"> </w:t>
      </w:r>
      <w:r w:rsidRPr="00A12884">
        <w:rPr>
          <w:i/>
        </w:rPr>
        <w:t>depennato.</w:t>
      </w:r>
    </w:p>
  </w:footnote>
  <w:footnote w:id="1012">
    <w:p w14:paraId="55639E01" w14:textId="3914AE13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66" w:author="Giorgia" w:date="2023-03-22T12:25:00Z">
        <w:r>
          <w:t xml:space="preserve"> </w:t>
        </w:r>
      </w:ins>
      <w:r w:rsidRPr="00A12884">
        <w:rPr>
          <w:i/>
        </w:rPr>
        <w:t xml:space="preserve">Segue </w:t>
      </w:r>
      <w:r>
        <w:rPr>
          <w:i/>
        </w:rPr>
        <w:t>parola depennata</w:t>
      </w:r>
      <w:r w:rsidRPr="00A12884">
        <w:rPr>
          <w:i/>
        </w:rPr>
        <w:t>.</w:t>
      </w:r>
    </w:p>
  </w:footnote>
  <w:footnote w:id="1013">
    <w:p w14:paraId="69B1654D" w14:textId="3A6F58E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67" w:author="Giorgia" w:date="2023-03-22T12:25:00Z">
        <w:r>
          <w:t xml:space="preserve"> </w:t>
        </w:r>
      </w:ins>
      <w:r w:rsidRPr="00A12884">
        <w:t xml:space="preserve">o contra la Republica o </w:t>
      </w:r>
      <w:r>
        <w:rPr>
          <w:i/>
        </w:rPr>
        <w:t>ag</w:t>
      </w:r>
      <w:ins w:id="3268" w:author="Flavia Di Gi" w:date="2023-04-12T17:40:00Z">
        <w:r w:rsidR="006B18A6">
          <w:rPr>
            <w:i/>
          </w:rPr>
          <w:t>g</w:t>
        </w:r>
      </w:ins>
      <w:r>
        <w:rPr>
          <w:i/>
        </w:rPr>
        <w:t xml:space="preserve">iunto </w:t>
      </w:r>
      <w:r w:rsidRPr="00A12884">
        <w:rPr>
          <w:i/>
        </w:rPr>
        <w:t>in sopralinea</w:t>
      </w:r>
      <w:r>
        <w:rPr>
          <w:i/>
        </w:rPr>
        <w:t xml:space="preserve"> </w:t>
      </w:r>
      <w:ins w:id="3269" w:author="Flavia Di Gi" w:date="2023-04-12T17:40:00Z">
        <w:r w:rsidR="006B18A6" w:rsidRPr="00A12884">
          <w:rPr>
            <w:i/>
          </w:rPr>
          <w:t>con</w:t>
        </w:r>
        <w:r w:rsidR="006B18A6">
          <w:rPr>
            <w:i/>
          </w:rPr>
          <w:t xml:space="preserve"> segno di</w:t>
        </w:r>
        <w:r w:rsidR="006B18A6" w:rsidRPr="00A12884">
          <w:rPr>
            <w:i/>
          </w:rPr>
          <w:t xml:space="preserve"> </w:t>
        </w:r>
        <w:r w:rsidR="006B18A6">
          <w:rPr>
            <w:i/>
          </w:rPr>
          <w:t xml:space="preserve">inserimento </w:t>
        </w:r>
      </w:ins>
      <w:r>
        <w:rPr>
          <w:i/>
        </w:rPr>
        <w:t xml:space="preserve">su </w:t>
      </w:r>
      <w:r>
        <w:t>o</w:t>
      </w:r>
      <w:r>
        <w:rPr>
          <w:i/>
        </w:rPr>
        <w:t xml:space="preserve"> depennata</w:t>
      </w:r>
      <w:del w:id="3270" w:author="Flavia Di Gi" w:date="2023-04-12T17:40:00Z">
        <w:r w:rsidRPr="00A12884" w:rsidDel="006B18A6">
          <w:rPr>
            <w:i/>
          </w:rPr>
          <w:delText xml:space="preserve"> con</w:delText>
        </w:r>
        <w:r w:rsidDel="006B18A6">
          <w:rPr>
            <w:i/>
          </w:rPr>
          <w:delText xml:space="preserve"> segno di</w:delText>
        </w:r>
        <w:r w:rsidRPr="00A12884" w:rsidDel="006B18A6">
          <w:rPr>
            <w:i/>
          </w:rPr>
          <w:delText xml:space="preserve"> </w:delText>
        </w:r>
        <w:r w:rsidDel="006B18A6">
          <w:rPr>
            <w:i/>
          </w:rPr>
          <w:delText>inserimento</w:delText>
        </w:r>
      </w:del>
      <w:r w:rsidRPr="00A12884">
        <w:rPr>
          <w:i/>
        </w:rPr>
        <w:t>.</w:t>
      </w:r>
    </w:p>
  </w:footnote>
  <w:footnote w:id="1014">
    <w:p w14:paraId="55882C1D" w14:textId="29AB6D57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73" w:author="Giorgia" w:date="2023-03-22T12:25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ma </w:t>
      </w:r>
      <w:r w:rsidRPr="00A12884">
        <w:rPr>
          <w:i/>
        </w:rPr>
        <w:t>depennato.</w:t>
      </w:r>
    </w:p>
  </w:footnote>
  <w:footnote w:id="1015">
    <w:p w14:paraId="64113903" w14:textId="308E5A94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74" w:author="Giorgia" w:date="2023-03-22T12:25:00Z">
        <w:r>
          <w:t xml:space="preserve"> </w:t>
        </w:r>
      </w:ins>
      <w:r>
        <w:rPr>
          <w:i/>
        </w:rPr>
        <w:t>Precede</w:t>
      </w:r>
      <w:r w:rsidRPr="00A12884">
        <w:t xml:space="preserve"> facile </w:t>
      </w:r>
      <w:r w:rsidRPr="00A12884">
        <w:rPr>
          <w:i/>
        </w:rPr>
        <w:t>depennato</w:t>
      </w:r>
      <w:r w:rsidRPr="00A12884">
        <w:t>.</w:t>
      </w:r>
    </w:p>
  </w:footnote>
  <w:footnote w:id="1016">
    <w:p w14:paraId="03C51830" w14:textId="6035AD8A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75" w:author="Giorgia" w:date="2023-03-22T12:25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colle lettere di vostra Serenità delli</w:t>
      </w:r>
      <w:r w:rsidRPr="00A12884">
        <w:rPr>
          <w:i/>
        </w:rPr>
        <w:t xml:space="preserve"> depennato.</w:t>
      </w:r>
    </w:p>
  </w:footnote>
  <w:footnote w:id="1017">
    <w:p w14:paraId="3B3D92B9" w14:textId="064F75CE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80" w:author="Giorgia" w:date="2023-03-22T12:25:00Z">
        <w:r>
          <w:t xml:space="preserve"> </w:t>
        </w:r>
      </w:ins>
      <w:r w:rsidRPr="00A12884">
        <w:t xml:space="preserve">sua Eccellenza </w:t>
      </w:r>
      <w:r>
        <w:rPr>
          <w:i/>
        </w:rPr>
        <w:t>aggiunto i</w:t>
      </w:r>
      <w:r w:rsidRPr="00A12884">
        <w:rPr>
          <w:i/>
        </w:rPr>
        <w:t xml:space="preserve">n sopralinea con </w:t>
      </w:r>
      <w:r>
        <w:rPr>
          <w:i/>
        </w:rPr>
        <w:t xml:space="preserve">segno </w:t>
      </w:r>
      <w:proofErr w:type="gramStart"/>
      <w:r>
        <w:rPr>
          <w:i/>
        </w:rPr>
        <w:t>di in</w:t>
      </w:r>
      <w:proofErr w:type="gramEnd"/>
      <w:del w:id="3281" w:author="Flavia Di Gi" w:date="2023-04-12T17:40:00Z">
        <w:r w:rsidDel="006B18A6">
          <w:rPr>
            <w:i/>
          </w:rPr>
          <w:delText>e</w:delText>
        </w:r>
      </w:del>
      <w:r>
        <w:rPr>
          <w:i/>
        </w:rPr>
        <w:t>serimento</w:t>
      </w:r>
      <w:r w:rsidRPr="00A12884">
        <w:rPr>
          <w:i/>
        </w:rPr>
        <w:t>.</w:t>
      </w:r>
    </w:p>
  </w:footnote>
  <w:footnote w:id="1018">
    <w:p w14:paraId="4432A045" w14:textId="462324D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82" w:author="Giorgia" w:date="2023-03-22T12:25:00Z">
        <w:r>
          <w:t xml:space="preserve"> </w:t>
        </w:r>
      </w:ins>
      <w:ins w:id="3283" w:author="Flavia Di Gi" w:date="2023-04-12T17:41:00Z">
        <w:r w:rsidR="006B18A6">
          <w:rPr>
            <w:i/>
            <w:iCs/>
          </w:rPr>
          <w:t xml:space="preserve">Aggiunto in </w:t>
        </w:r>
      </w:ins>
      <w:del w:id="3284" w:author="Flavia Di Gi" w:date="2023-04-12T17:41:00Z">
        <w:r w:rsidRPr="006B18A6" w:rsidDel="006B18A6">
          <w:rPr>
            <w:i/>
          </w:rPr>
          <w:delText xml:space="preserve">In </w:delText>
        </w:r>
      </w:del>
      <w:r w:rsidRPr="006B18A6">
        <w:rPr>
          <w:i/>
        </w:rPr>
        <w:t>sopralinea con</w:t>
      </w:r>
      <w:ins w:id="3285" w:author="Flavia Di Gi" w:date="2023-04-12T17:41:00Z">
        <w:r w:rsidR="006B18A6" w:rsidRPr="006B18A6">
          <w:rPr>
            <w:i/>
            <w:rPrChange w:id="3286" w:author="Flavia Di Gi" w:date="2023-04-12T17:41:00Z">
              <w:rPr>
                <w:i/>
                <w:highlight w:val="yellow"/>
              </w:rPr>
            </w:rPrChange>
          </w:rPr>
          <w:t xml:space="preserve"> segno di inserimento</w:t>
        </w:r>
      </w:ins>
      <w:del w:id="3287" w:author="Flavia Di Gi" w:date="2023-04-12T17:41:00Z">
        <w:r w:rsidRPr="006B18A6" w:rsidDel="006B18A6">
          <w:rPr>
            <w:i/>
          </w:rPr>
          <w:delText xml:space="preserve"> rimando</w:delText>
        </w:r>
      </w:del>
      <w:r w:rsidRPr="006B18A6">
        <w:rPr>
          <w:i/>
        </w:rPr>
        <w:t>.</w:t>
      </w:r>
    </w:p>
  </w:footnote>
  <w:footnote w:id="1019">
    <w:p w14:paraId="653B4178" w14:textId="5BFD82FB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289" w:author="Giorgia" w:date="2023-03-22T12:25:00Z">
        <w:r>
          <w:t xml:space="preserve"> </w:t>
        </w:r>
      </w:ins>
      <w:r w:rsidRPr="00A12884">
        <w:rPr>
          <w:i/>
        </w:rPr>
        <w:t>Corretto</w:t>
      </w:r>
      <w:r w:rsidRPr="00A12884">
        <w:t xml:space="preserve"> </w:t>
      </w:r>
      <w:r w:rsidRPr="00A12884">
        <w:rPr>
          <w:i/>
        </w:rPr>
        <w:t>su</w:t>
      </w:r>
      <w:r w:rsidRPr="00A12884">
        <w:t xml:space="preserve"> maniera</w:t>
      </w:r>
      <w:r w:rsidRPr="00A12884">
        <w:rPr>
          <w:i/>
        </w:rPr>
        <w:t>, come pare.</w:t>
      </w:r>
    </w:p>
  </w:footnote>
  <w:footnote w:id="1020">
    <w:p w14:paraId="2D4B8098" w14:textId="2796C0D6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90" w:author="Giorgia" w:date="2023-03-22T12:25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che</w:t>
      </w:r>
      <w:r w:rsidRPr="00A12884">
        <w:rPr>
          <w:i/>
        </w:rPr>
        <w:t xml:space="preserve"> depennato.</w:t>
      </w:r>
    </w:p>
  </w:footnote>
  <w:footnote w:id="1021">
    <w:p w14:paraId="4491258E" w14:textId="5D70899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91" w:author="Giorgia" w:date="2023-03-22T12:25:00Z">
        <w:r>
          <w:t xml:space="preserve"> </w:t>
        </w:r>
      </w:ins>
      <w:r>
        <w:rPr>
          <w:i/>
        </w:rPr>
        <w:t>Segue</w:t>
      </w:r>
      <w:r w:rsidRPr="00A12884">
        <w:rPr>
          <w:i/>
        </w:rPr>
        <w:t xml:space="preserve"> </w:t>
      </w:r>
      <w:r>
        <w:t>-</w:t>
      </w:r>
      <w:proofErr w:type="gramStart"/>
      <w:r w:rsidRPr="00A12884">
        <w:t>ò</w:t>
      </w:r>
      <w:proofErr w:type="gramEnd"/>
      <w:r w:rsidRPr="00A12884">
        <w:rPr>
          <w:i/>
        </w:rPr>
        <w:t xml:space="preserve"> depennata.</w:t>
      </w:r>
    </w:p>
  </w:footnote>
  <w:footnote w:id="1022">
    <w:p w14:paraId="0F5A865D" w14:textId="415A3F8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293" w:author="Giorgia" w:date="2023-03-22T12:25:00Z">
        <w:r>
          <w:t xml:space="preserve"> </w:t>
        </w:r>
      </w:ins>
      <w:r w:rsidRPr="00A12884">
        <w:rPr>
          <w:i/>
        </w:rPr>
        <w:t>Segue</w:t>
      </w:r>
      <w:r>
        <w:t xml:space="preserve"> p(er)</w:t>
      </w:r>
      <w:r w:rsidRPr="00A12884">
        <w:t xml:space="preserve"> </w:t>
      </w:r>
      <w:r w:rsidRPr="00A12884">
        <w:rPr>
          <w:i/>
        </w:rPr>
        <w:t>depennato.</w:t>
      </w:r>
    </w:p>
  </w:footnote>
  <w:footnote w:id="1023">
    <w:p w14:paraId="1EE16618" w14:textId="30D99D91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DD210C">
        <w:rPr>
          <w:rStyle w:val="Rimandonotaapidipagina"/>
        </w:rPr>
        <w:footnoteRef/>
      </w:r>
      <w:ins w:id="3294" w:author="Giorgia" w:date="2023-03-22T12:25:00Z">
        <w:r w:rsidRPr="00DD210C">
          <w:t xml:space="preserve"> </w:t>
        </w:r>
      </w:ins>
      <w:r w:rsidRPr="00DD210C">
        <w:rPr>
          <w:i/>
          <w:rPrChange w:id="3295" w:author="Flavia Di Gi" w:date="2023-05-07T15:48:00Z">
            <w:rPr/>
          </w:rPrChange>
        </w:rPr>
        <w:t>S</w:t>
      </w:r>
      <w:r w:rsidRPr="00DD210C">
        <w:rPr>
          <w:i/>
        </w:rPr>
        <w:t xml:space="preserve">egue </w:t>
      </w:r>
      <w:r w:rsidRPr="00DD210C">
        <w:t>potessero</w:t>
      </w:r>
      <w:r w:rsidRPr="00DD210C">
        <w:rPr>
          <w:i/>
        </w:rPr>
        <w:t xml:space="preserve"> depennato, come pare</w:t>
      </w:r>
      <w:ins w:id="3296" w:author="Flavia Di Gi" w:date="2023-04-25T19:01:00Z">
        <w:r w:rsidR="00A9070B" w:rsidRPr="00DD210C">
          <w:rPr>
            <w:i/>
            <w:rPrChange w:id="3297" w:author="Flavia Di Gi" w:date="2023-05-07T15:48:00Z">
              <w:rPr>
                <w:i/>
                <w:highlight w:val="yellow"/>
              </w:rPr>
            </w:rPrChange>
          </w:rPr>
          <w:t>.</w:t>
        </w:r>
      </w:ins>
      <w:del w:id="3298" w:author="Flavia Di Gi" w:date="2023-04-25T19:01:00Z">
        <w:r w:rsidRPr="006B18A6" w:rsidDel="00A9070B">
          <w:rPr>
            <w:i/>
            <w:highlight w:val="yellow"/>
            <w:rPrChange w:id="3299" w:author="Flavia Di Gi" w:date="2023-04-12T17:41:00Z">
              <w:rPr>
                <w:i/>
              </w:rPr>
            </w:rPrChange>
          </w:rPr>
          <w:delText>; foro nel supporto.</w:delText>
        </w:r>
        <w:r w:rsidRPr="00A12884" w:rsidDel="00A9070B">
          <w:rPr>
            <w:i/>
          </w:rPr>
          <w:delText xml:space="preserve"> </w:delText>
        </w:r>
      </w:del>
    </w:p>
  </w:footnote>
  <w:footnote w:id="1024">
    <w:p w14:paraId="4816650F" w14:textId="3DE5C174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00" w:author="Giorgia" w:date="2023-03-22T12:25:00Z">
        <w:r>
          <w:t xml:space="preserve"> </w:t>
        </w:r>
      </w:ins>
      <w:r w:rsidRPr="00A12884">
        <w:t>-</w:t>
      </w:r>
      <w:proofErr w:type="gramStart"/>
      <w:r w:rsidRPr="00A12884">
        <w:t xml:space="preserve">i </w:t>
      </w:r>
      <w:r>
        <w:rPr>
          <w:i/>
        </w:rPr>
        <w:t>corretta</w:t>
      </w:r>
      <w:proofErr w:type="gramEnd"/>
      <w:r>
        <w:rPr>
          <w:i/>
        </w:rPr>
        <w:t xml:space="preserve"> su</w:t>
      </w:r>
      <w:r w:rsidRPr="00A12884">
        <w:t xml:space="preserve"> </w:t>
      </w:r>
      <w:r>
        <w:t>-</w:t>
      </w:r>
      <w:r w:rsidRPr="00A12884">
        <w:t>e</w:t>
      </w:r>
      <w:r w:rsidRPr="00A12884">
        <w:rPr>
          <w:i/>
        </w:rPr>
        <w:t>.</w:t>
      </w:r>
    </w:p>
  </w:footnote>
  <w:footnote w:id="1025">
    <w:p w14:paraId="1E2FCF16" w14:textId="323B64D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01" w:author="Giorgia" w:date="2023-03-22T12:25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di C</w:t>
      </w:r>
      <w:r w:rsidRPr="00A12884">
        <w:rPr>
          <w:i/>
        </w:rPr>
        <w:t xml:space="preserve"> depennato.</w:t>
      </w:r>
    </w:p>
  </w:footnote>
  <w:footnote w:id="1026">
    <w:p w14:paraId="2B284248" w14:textId="2B97926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b/>
          <w:i/>
        </w:rPr>
      </w:pPr>
      <w:r w:rsidRPr="00A12884">
        <w:rPr>
          <w:rStyle w:val="Rimandonotaapidipagina"/>
        </w:rPr>
        <w:footnoteRef/>
      </w:r>
      <w:ins w:id="3302" w:author="Giorgia" w:date="2023-03-22T12:25:00Z">
        <w:r>
          <w:t xml:space="preserve"> </w:t>
        </w:r>
      </w:ins>
      <w:r w:rsidRPr="00A12884">
        <w:rPr>
          <w:i/>
        </w:rPr>
        <w:t>Segue</w:t>
      </w:r>
      <w:r w:rsidRPr="00A12884">
        <w:rPr>
          <w:b/>
          <w:i/>
        </w:rPr>
        <w:t xml:space="preserve"> </w:t>
      </w:r>
      <w:r>
        <w:rPr>
          <w:i/>
        </w:rPr>
        <w:t>parola</w:t>
      </w:r>
      <w:r w:rsidRPr="00A12884">
        <w:rPr>
          <w:b/>
          <w:i/>
        </w:rPr>
        <w:t xml:space="preserve"> </w:t>
      </w:r>
      <w:r>
        <w:rPr>
          <w:i/>
        </w:rPr>
        <w:t>depennata</w:t>
      </w:r>
      <w:r w:rsidRPr="00A12884">
        <w:rPr>
          <w:i/>
        </w:rPr>
        <w:t>.</w:t>
      </w:r>
    </w:p>
  </w:footnote>
  <w:footnote w:id="1027">
    <w:p w14:paraId="42837BFA" w14:textId="70D913A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03" w:author="Giorgia" w:date="2023-03-22T12:26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altro</w:t>
      </w:r>
      <w:r w:rsidRPr="00A12884">
        <w:rPr>
          <w:i/>
        </w:rPr>
        <w:t xml:space="preserve"> depennato.</w:t>
      </w:r>
    </w:p>
  </w:footnote>
  <w:footnote w:id="1028">
    <w:p w14:paraId="49380C06" w14:textId="52D4908A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04" w:author="Giorgia" w:date="2023-03-22T12:26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</w:t>
      </w:r>
      <w:r>
        <w:rPr>
          <w:i/>
        </w:rPr>
        <w:t>parola depennata</w:t>
      </w:r>
      <w:r w:rsidRPr="00A12884">
        <w:rPr>
          <w:i/>
        </w:rPr>
        <w:t>.</w:t>
      </w:r>
    </w:p>
  </w:footnote>
  <w:footnote w:id="1029">
    <w:p w14:paraId="063212BB" w14:textId="3FB9DD11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05" w:author="Giorgia" w:date="2023-03-22T12:26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di</w:t>
      </w:r>
      <w:r w:rsidRPr="00A12884">
        <w:rPr>
          <w:i/>
        </w:rPr>
        <w:t xml:space="preserve"> depennato.</w:t>
      </w:r>
    </w:p>
  </w:footnote>
  <w:footnote w:id="1030">
    <w:p w14:paraId="4A054D86" w14:textId="5862B455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06" w:author="Giorgia" w:date="2023-03-22T12:26:00Z">
        <w:r>
          <w:t xml:space="preserve"> </w:t>
        </w:r>
      </w:ins>
      <w:r w:rsidRPr="00A12884">
        <w:rPr>
          <w:i/>
        </w:rPr>
        <w:t>-</w:t>
      </w:r>
      <w:proofErr w:type="gramStart"/>
      <w:r w:rsidRPr="00A12884">
        <w:t>e</w:t>
      </w:r>
      <w:proofErr w:type="gramEnd"/>
      <w:r w:rsidRPr="00A12884">
        <w:rPr>
          <w:i/>
        </w:rPr>
        <w:t xml:space="preserve"> esito di correzione.</w:t>
      </w:r>
    </w:p>
  </w:footnote>
  <w:footnote w:id="1031">
    <w:p w14:paraId="487BF35B" w14:textId="5DAD14F1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07" w:author="Giorgia" w:date="2023-03-22T12:26:00Z">
        <w:r>
          <w:t xml:space="preserve"> </w:t>
        </w:r>
      </w:ins>
      <w:r>
        <w:rPr>
          <w:i/>
        </w:rPr>
        <w:t xml:space="preserve">Corretto su </w:t>
      </w:r>
      <w:r w:rsidRPr="00A12884">
        <w:t>gli</w:t>
      </w:r>
      <w:r w:rsidRPr="00A12884">
        <w:rPr>
          <w:i/>
        </w:rPr>
        <w:t>.</w:t>
      </w:r>
    </w:p>
  </w:footnote>
  <w:footnote w:id="1032">
    <w:p w14:paraId="5633D68E" w14:textId="5409494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08" w:author="Giorgia" w:date="2023-03-22T12:26:00Z">
        <w:r>
          <w:t xml:space="preserve"> </w:t>
        </w:r>
      </w:ins>
      <w:r>
        <w:rPr>
          <w:i/>
        </w:rPr>
        <w:t>Esito di correzione</w:t>
      </w:r>
      <w:r w:rsidRPr="00A12884">
        <w:rPr>
          <w:i/>
        </w:rPr>
        <w:t>.</w:t>
      </w:r>
    </w:p>
  </w:footnote>
  <w:footnote w:id="1033">
    <w:p w14:paraId="1DBAE007" w14:textId="034C051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18" w:author="Giorgia" w:date="2023-03-22T12:26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teneva</w:t>
      </w:r>
      <w:r w:rsidRPr="00A12884">
        <w:rPr>
          <w:i/>
        </w:rPr>
        <w:t xml:space="preserve"> depennato.</w:t>
      </w:r>
    </w:p>
  </w:footnote>
  <w:footnote w:id="1034">
    <w:p w14:paraId="2531293D" w14:textId="166B882A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20" w:author="Giorgia" w:date="2023-03-22T12:26:00Z">
        <w:r>
          <w:t xml:space="preserve"> </w:t>
        </w:r>
      </w:ins>
      <w:r>
        <w:rPr>
          <w:i/>
        </w:rPr>
        <w:t>Aggiunto i</w:t>
      </w:r>
      <w:r w:rsidRPr="00A12884">
        <w:rPr>
          <w:i/>
        </w:rPr>
        <w:t xml:space="preserve">n sopralinea con </w:t>
      </w:r>
      <w:r>
        <w:rPr>
          <w:i/>
        </w:rPr>
        <w:t>segno di inserimento</w:t>
      </w:r>
      <w:r w:rsidRPr="00A12884">
        <w:rPr>
          <w:i/>
        </w:rPr>
        <w:t>.</w:t>
      </w:r>
    </w:p>
  </w:footnote>
  <w:footnote w:id="1035">
    <w:p w14:paraId="6A07C194" w14:textId="36537A11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21" w:author="Giorgia" w:date="2023-03-22T12:26:00Z">
        <w:r>
          <w:t xml:space="preserve"> </w:t>
        </w:r>
      </w:ins>
      <w:r w:rsidRPr="00A12884">
        <w:t xml:space="preserve">-ri- </w:t>
      </w:r>
      <w:r w:rsidRPr="00A12884">
        <w:rPr>
          <w:i/>
        </w:rPr>
        <w:t xml:space="preserve">corretto su </w:t>
      </w:r>
      <w:r>
        <w:rPr>
          <w:i/>
        </w:rPr>
        <w:t>-</w:t>
      </w:r>
      <w:r w:rsidRPr="00A12884">
        <w:t>is</w:t>
      </w:r>
      <w:r>
        <w:t>-</w:t>
      </w:r>
      <w:r w:rsidRPr="00A12884">
        <w:rPr>
          <w:i/>
        </w:rPr>
        <w:t>.</w:t>
      </w:r>
    </w:p>
  </w:footnote>
  <w:footnote w:id="1036">
    <w:p w14:paraId="469A425A" w14:textId="3B7EC19B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28" w:author="Giorgia" w:date="2023-03-22T12:26:00Z">
        <w:r>
          <w:t xml:space="preserve"> </w:t>
        </w:r>
      </w:ins>
      <w:r w:rsidRPr="00A12884">
        <w:rPr>
          <w:i/>
        </w:rPr>
        <w:t>Così A.</w:t>
      </w:r>
    </w:p>
  </w:footnote>
  <w:footnote w:id="1037">
    <w:p w14:paraId="26F04CA4" w14:textId="08D63293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34" w:author="Giorgia" w:date="2023-03-22T12:26:00Z">
        <w:r>
          <w:t xml:space="preserve"> </w:t>
        </w:r>
      </w:ins>
      <w:r w:rsidRPr="00A12884">
        <w:rPr>
          <w:i/>
        </w:rPr>
        <w:t>Segue lettera depennata.</w:t>
      </w:r>
    </w:p>
  </w:footnote>
  <w:footnote w:id="1038">
    <w:p w14:paraId="6BB8F02A" w14:textId="1C5EEE06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35" w:author="Giorgia" w:date="2023-03-22T12:26:00Z">
        <w:r>
          <w:t xml:space="preserve"> </w:t>
        </w:r>
      </w:ins>
      <w:r w:rsidRPr="00A12884">
        <w:rPr>
          <w:i/>
        </w:rPr>
        <w:t>-</w:t>
      </w:r>
      <w:r w:rsidRPr="00A12884">
        <w:t xml:space="preserve">o </w:t>
      </w:r>
      <w:r w:rsidRPr="00A12884">
        <w:rPr>
          <w:i/>
        </w:rPr>
        <w:t xml:space="preserve">corretta su </w:t>
      </w:r>
      <w:r>
        <w:rPr>
          <w:i/>
        </w:rPr>
        <w:t>-</w:t>
      </w:r>
      <w:r w:rsidRPr="00A12884">
        <w:t>e</w:t>
      </w:r>
      <w:r w:rsidRPr="00A12884">
        <w:rPr>
          <w:i/>
        </w:rPr>
        <w:t>.</w:t>
      </w:r>
    </w:p>
  </w:footnote>
  <w:footnote w:id="1039">
    <w:p w14:paraId="30E26B21" w14:textId="00DE0DA3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38" w:author="Giorgia" w:date="2023-03-22T12:26:00Z">
        <w:r>
          <w:t xml:space="preserve"> </w:t>
        </w:r>
      </w:ins>
      <w:r w:rsidRPr="00A12884">
        <w:t>da lei</w:t>
      </w:r>
      <w:r>
        <w:rPr>
          <w:i/>
        </w:rPr>
        <w:t xml:space="preserve"> aggiunto i</w:t>
      </w:r>
      <w:r w:rsidRPr="00A12884">
        <w:rPr>
          <w:i/>
        </w:rPr>
        <w:t xml:space="preserve">n sopralinea con </w:t>
      </w:r>
      <w:r>
        <w:rPr>
          <w:i/>
        </w:rPr>
        <w:t>segno di rimando</w:t>
      </w:r>
      <w:r w:rsidRPr="00A12884">
        <w:rPr>
          <w:i/>
        </w:rPr>
        <w:t>.</w:t>
      </w:r>
    </w:p>
  </w:footnote>
  <w:footnote w:id="1040">
    <w:p w14:paraId="79348BCE" w14:textId="555BDCF0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530BA7">
        <w:rPr>
          <w:rStyle w:val="Rimandonotaapidipagina"/>
          <w:rPrChange w:id="3339" w:author="Flavia Di Gi" w:date="2023-04-24T15:44:00Z">
            <w:rPr>
              <w:rStyle w:val="Rimandonotaapidipagina"/>
              <w:highlight w:val="yellow"/>
            </w:rPr>
          </w:rPrChange>
        </w:rPr>
        <w:footnoteRef/>
      </w:r>
      <w:ins w:id="3340" w:author="Giorgia" w:date="2023-03-22T12:26:00Z">
        <w:r w:rsidRPr="00530BA7">
          <w:rPr>
            <w:rPrChange w:id="3341" w:author="Flavia Di Gi" w:date="2023-04-24T15:44:00Z">
              <w:rPr>
                <w:highlight w:val="yellow"/>
              </w:rPr>
            </w:rPrChange>
          </w:rPr>
          <w:t xml:space="preserve"> </w:t>
        </w:r>
      </w:ins>
      <w:r w:rsidRPr="00530BA7">
        <w:rPr>
          <w:rPrChange w:id="3342" w:author="Flavia Di Gi" w:date="2023-04-24T15:44:00Z">
            <w:rPr>
              <w:highlight w:val="yellow"/>
            </w:rPr>
          </w:rPrChange>
        </w:rPr>
        <w:t>col suo</w:t>
      </w:r>
      <w:del w:id="3343" w:author="Flavia Di Gi" w:date="2023-04-24T15:43:00Z">
        <w:r w:rsidRPr="00530BA7" w:rsidDel="00530BA7">
          <w:rPr>
            <w:rPrChange w:id="3344" w:author="Flavia Di Gi" w:date="2023-04-24T15:44:00Z">
              <w:rPr>
                <w:highlight w:val="yellow"/>
              </w:rPr>
            </w:rPrChange>
          </w:rPr>
          <w:delText xml:space="preserve"> Re</w:delText>
        </w:r>
      </w:del>
      <w:r w:rsidRPr="00530BA7">
        <w:rPr>
          <w:rPrChange w:id="3345" w:author="Flavia Di Gi" w:date="2023-04-24T15:44:00Z">
            <w:rPr>
              <w:highlight w:val="yellow"/>
            </w:rPr>
          </w:rPrChange>
        </w:rPr>
        <w:t xml:space="preserve"> </w:t>
      </w:r>
      <w:ins w:id="3346" w:author="Giorgia" w:date="2023-03-22T12:37:00Z">
        <w:r w:rsidRPr="00530BA7">
          <w:rPr>
            <w:rPrChange w:id="3347" w:author="Flavia Di Gi" w:date="2023-04-24T15:44:00Z">
              <w:rPr>
                <w:highlight w:val="yellow"/>
              </w:rPr>
            </w:rPrChange>
          </w:rPr>
          <w:t>…</w:t>
        </w:r>
      </w:ins>
      <w:del w:id="3348" w:author="Giorgia" w:date="2023-03-22T12:37:00Z">
        <w:r w:rsidRPr="00530BA7" w:rsidDel="00450B80">
          <w:rPr>
            <w:rPrChange w:id="3349" w:author="Flavia Di Gi" w:date="2023-04-24T15:44:00Z">
              <w:rPr>
                <w:highlight w:val="yellow"/>
              </w:rPr>
            </w:rPrChange>
          </w:rPr>
          <w:delText>...</w:delText>
        </w:r>
      </w:del>
      <w:r w:rsidRPr="00530BA7">
        <w:rPr>
          <w:rPrChange w:id="3350" w:author="Flavia Di Gi" w:date="2023-04-24T15:44:00Z">
            <w:rPr>
              <w:highlight w:val="yellow"/>
            </w:rPr>
          </w:rPrChange>
        </w:rPr>
        <w:t xml:space="preserve"> può</w:t>
      </w:r>
      <w:r w:rsidRPr="00530BA7">
        <w:rPr>
          <w:i/>
          <w:rPrChange w:id="3351" w:author="Flavia Di Gi" w:date="2023-04-24T15:44:00Z">
            <w:rPr>
              <w:i/>
              <w:highlight w:val="yellow"/>
            </w:rPr>
          </w:rPrChange>
        </w:rPr>
        <w:t xml:space="preserve"> </w:t>
      </w:r>
      <w:ins w:id="3352" w:author="Flavia Di Gi" w:date="2023-04-24T15:43:00Z">
        <w:r w:rsidR="00530BA7" w:rsidRPr="00530BA7">
          <w:rPr>
            <w:i/>
            <w:rPrChange w:id="3353" w:author="Flavia Di Gi" w:date="2023-04-24T15:44:00Z">
              <w:rPr>
                <w:i/>
                <w:highlight w:val="yellow"/>
              </w:rPr>
            </w:rPrChange>
          </w:rPr>
          <w:t xml:space="preserve">decodifica </w:t>
        </w:r>
      </w:ins>
      <w:ins w:id="3354" w:author="Flavia Di Gi" w:date="2023-04-24T15:44:00Z">
        <w:r w:rsidR="00530BA7">
          <w:rPr>
            <w:i/>
          </w:rPr>
          <w:t>aggiunta</w:t>
        </w:r>
      </w:ins>
      <w:del w:id="3355" w:author="Flavia Di Gi" w:date="2023-04-24T15:44:00Z">
        <w:r w:rsidRPr="00530BA7" w:rsidDel="00530BA7">
          <w:rPr>
            <w:i/>
            <w:rPrChange w:id="3356" w:author="Flavia Di Gi" w:date="2023-04-24T15:44:00Z">
              <w:rPr>
                <w:i/>
                <w:highlight w:val="yellow"/>
              </w:rPr>
            </w:rPrChange>
          </w:rPr>
          <w:delText>aggiunto</w:delText>
        </w:r>
      </w:del>
      <w:r w:rsidRPr="00530BA7">
        <w:rPr>
          <w:i/>
          <w:rPrChange w:id="3357" w:author="Flavia Di Gi" w:date="2023-04-24T15:44:00Z">
            <w:rPr>
              <w:i/>
              <w:highlight w:val="yellow"/>
            </w:rPr>
          </w:rPrChange>
        </w:rPr>
        <w:t xml:space="preserve"> in interlinea </w:t>
      </w:r>
      <w:proofErr w:type="gramStart"/>
      <w:r w:rsidRPr="00530BA7">
        <w:rPr>
          <w:i/>
          <w:rPrChange w:id="3358" w:author="Flavia Di Gi" w:date="2023-04-24T15:44:00Z">
            <w:rPr>
              <w:i/>
              <w:highlight w:val="yellow"/>
            </w:rPr>
          </w:rPrChange>
        </w:rPr>
        <w:t>sotto testo</w:t>
      </w:r>
      <w:proofErr w:type="gramEnd"/>
      <w:r w:rsidRPr="00530BA7">
        <w:rPr>
          <w:i/>
          <w:rPrChange w:id="3359" w:author="Flavia Di Gi" w:date="2023-04-24T15:44:00Z">
            <w:rPr>
              <w:i/>
              <w:highlight w:val="yellow"/>
            </w:rPr>
          </w:rPrChange>
        </w:rPr>
        <w:t xml:space="preserve"> cifrato</w:t>
      </w:r>
      <w:r w:rsidRPr="00530BA7">
        <w:rPr>
          <w:b/>
          <w:i/>
          <w:rPrChange w:id="3360" w:author="Flavia Di Gi" w:date="2023-04-24T15:44:00Z">
            <w:rPr>
              <w:b/>
              <w:i/>
              <w:highlight w:val="yellow"/>
            </w:rPr>
          </w:rPrChange>
        </w:rPr>
        <w:t>.</w:t>
      </w:r>
    </w:p>
  </w:footnote>
  <w:footnote w:id="1041">
    <w:p w14:paraId="6FE44E3A" w14:textId="36FBC019" w:rsidR="00B53AFF" w:rsidRPr="008B0A3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dar </w:t>
      </w:r>
      <w:ins w:id="3365" w:author="Giorgia" w:date="2023-03-22T12:38:00Z">
        <w:r>
          <w:t>…</w:t>
        </w:r>
      </w:ins>
      <w:del w:id="3366" w:author="Giorgia" w:date="2023-03-22T12:38:00Z">
        <w:r w:rsidDel="00450B80">
          <w:delText>...</w:delText>
        </w:r>
      </w:del>
      <w:r>
        <w:t xml:space="preserve"> </w:t>
      </w:r>
      <w:proofErr w:type="gramStart"/>
      <w:r>
        <w:t xml:space="preserve">altri </w:t>
      </w:r>
      <w:r>
        <w:rPr>
          <w:i/>
        </w:rPr>
        <w:t>aggiunto</w:t>
      </w:r>
      <w:proofErr w:type="gramEnd"/>
      <w:r>
        <w:rPr>
          <w:i/>
        </w:rPr>
        <w:t xml:space="preserve"> in sopralinea su testo cifrato.</w:t>
      </w:r>
    </w:p>
  </w:footnote>
  <w:footnote w:id="1042">
    <w:p w14:paraId="2499F298" w14:textId="05ACC41C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67" w:author="Giorgia" w:date="2023-03-22T12:26:00Z">
        <w:r>
          <w:t xml:space="preserve"> </w:t>
        </w:r>
      </w:ins>
      <w:r w:rsidRPr="00A12884">
        <w:rPr>
          <w:i/>
        </w:rPr>
        <w:t>Esito di correzione.</w:t>
      </w:r>
    </w:p>
  </w:footnote>
  <w:footnote w:id="1043">
    <w:p w14:paraId="40FC7DDF" w14:textId="4FEC0E55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68" w:author="Giorgia" w:date="2023-03-22T12:26:00Z">
        <w:r>
          <w:t xml:space="preserve"> </w:t>
        </w:r>
      </w:ins>
      <w:r w:rsidRPr="00A12884">
        <w:rPr>
          <w:i/>
        </w:rPr>
        <w:t xml:space="preserve">Segue </w:t>
      </w:r>
      <w:r w:rsidRPr="00A12884">
        <w:t xml:space="preserve">dicendo </w:t>
      </w:r>
      <w:r w:rsidRPr="00A12884">
        <w:rPr>
          <w:i/>
        </w:rPr>
        <w:t>depennato.</w:t>
      </w:r>
    </w:p>
  </w:footnote>
  <w:footnote w:id="1044">
    <w:p w14:paraId="3175A6E2" w14:textId="77777777" w:rsidR="00B53AFF" w:rsidRPr="00101ECA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1045">
    <w:p w14:paraId="099001E6" w14:textId="2DEEBA8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69" w:author="Giorgia" w:date="2023-03-22T12:26:00Z">
        <w:r>
          <w:t xml:space="preserve"> </w:t>
        </w:r>
      </w:ins>
      <w:r w:rsidRPr="00A12884">
        <w:t>et che</w:t>
      </w:r>
      <w:r w:rsidRPr="00A12884">
        <w:rPr>
          <w:i/>
        </w:rPr>
        <w:t xml:space="preserve"> esito di correzione.</w:t>
      </w:r>
    </w:p>
  </w:footnote>
  <w:footnote w:id="1046">
    <w:p w14:paraId="74A58734" w14:textId="3A75C8B8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70" w:author="Giorgia" w:date="2023-03-22T12:26:00Z">
        <w:r>
          <w:t xml:space="preserve"> </w:t>
        </w:r>
      </w:ins>
      <w:r>
        <w:rPr>
          <w:i/>
        </w:rPr>
        <w:t>Aggiunto i</w:t>
      </w:r>
      <w:r w:rsidRPr="00A12884">
        <w:rPr>
          <w:i/>
        </w:rPr>
        <w:t xml:space="preserve">n sopralinea con </w:t>
      </w:r>
      <w:r>
        <w:rPr>
          <w:i/>
        </w:rPr>
        <w:t>segno di inserimento</w:t>
      </w:r>
      <w:r w:rsidRPr="00A12884">
        <w:rPr>
          <w:i/>
        </w:rPr>
        <w:t>.</w:t>
      </w:r>
    </w:p>
  </w:footnote>
  <w:footnote w:id="1047">
    <w:p w14:paraId="0D40CE01" w14:textId="53A21D39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71" w:author="Giorgia" w:date="2023-03-22T12:27:00Z">
        <w:r>
          <w:rPr>
            <w:i/>
          </w:rPr>
          <w:t xml:space="preserve"> </w:t>
        </w:r>
      </w:ins>
      <w:r w:rsidRPr="00D32F90">
        <w:rPr>
          <w:i/>
        </w:rPr>
        <w:t>Seg</w:t>
      </w:r>
      <w:r w:rsidRPr="00A12884">
        <w:rPr>
          <w:i/>
        </w:rPr>
        <w:t xml:space="preserve">ue </w:t>
      </w:r>
      <w:r w:rsidRPr="00A12884">
        <w:t xml:space="preserve">il </w:t>
      </w:r>
      <w:r w:rsidRPr="00A12884">
        <w:rPr>
          <w:i/>
        </w:rPr>
        <w:t>depennato.</w:t>
      </w:r>
    </w:p>
  </w:footnote>
  <w:footnote w:id="1048">
    <w:p w14:paraId="0A2BB670" w14:textId="0D48008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74" w:author="Giorgia" w:date="2023-03-22T12:27:00Z">
        <w:r>
          <w:t xml:space="preserve"> </w:t>
        </w:r>
      </w:ins>
      <w:r w:rsidRPr="00A12884">
        <w:rPr>
          <w:i/>
        </w:rPr>
        <w:t>Foro nel supporto.</w:t>
      </w:r>
    </w:p>
  </w:footnote>
  <w:footnote w:id="1049">
    <w:p w14:paraId="4A029165" w14:textId="1E4824D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75" w:author="Giorgia" w:date="2023-03-22T12:27:00Z">
        <w:r>
          <w:t xml:space="preserve"> </w:t>
        </w:r>
      </w:ins>
      <w:r w:rsidRPr="00A12884">
        <w:rPr>
          <w:i/>
        </w:rPr>
        <w:t>Foro nel supporto.</w:t>
      </w:r>
    </w:p>
  </w:footnote>
  <w:footnote w:id="1050">
    <w:p w14:paraId="5F90BE0F" w14:textId="50B9122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76" w:author="Giorgia" w:date="2023-03-22T12:27:00Z">
        <w:r>
          <w:t xml:space="preserve"> </w:t>
        </w:r>
      </w:ins>
      <w:r w:rsidRPr="00A12884">
        <w:t>p-</w:t>
      </w:r>
      <w:r w:rsidRPr="00A12884">
        <w:rPr>
          <w:i/>
        </w:rPr>
        <w:t xml:space="preserve"> corretta su </w:t>
      </w:r>
      <w:r w:rsidRPr="00A12884">
        <w:t>f</w:t>
      </w:r>
      <w:r>
        <w:t>-</w:t>
      </w:r>
      <w:r w:rsidRPr="00A12884">
        <w:rPr>
          <w:i/>
        </w:rPr>
        <w:t>.</w:t>
      </w:r>
    </w:p>
  </w:footnote>
  <w:footnote w:id="1051">
    <w:p w14:paraId="4ED834A4" w14:textId="66F982A2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77" w:author="Giorgia" w:date="2023-03-22T12:27:00Z">
        <w:r>
          <w:t xml:space="preserve"> </w:t>
        </w:r>
      </w:ins>
      <w:r w:rsidRPr="00A12884">
        <w:t>s-</w:t>
      </w:r>
      <w:r w:rsidRPr="00A12884">
        <w:rPr>
          <w:i/>
        </w:rPr>
        <w:t xml:space="preserve"> corretta su </w:t>
      </w:r>
      <w:r w:rsidRPr="00A12884">
        <w:t>v</w:t>
      </w:r>
      <w:r>
        <w:t>-</w:t>
      </w:r>
      <w:r w:rsidRPr="00A12884">
        <w:rPr>
          <w:i/>
        </w:rPr>
        <w:t>.</w:t>
      </w:r>
    </w:p>
  </w:footnote>
  <w:footnote w:id="1052">
    <w:p w14:paraId="576866B2" w14:textId="0D156A5B" w:rsidR="00B53AFF" w:rsidRPr="003931A3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78" w:author="Giorgia" w:date="2023-03-22T12:27:00Z">
        <w:r>
          <w:t xml:space="preserve"> </w:t>
        </w:r>
      </w:ins>
      <w:r>
        <w:rPr>
          <w:i/>
        </w:rPr>
        <w:t>Esito di correzione</w:t>
      </w:r>
      <w:r w:rsidRPr="003931A3">
        <w:rPr>
          <w:i/>
        </w:rPr>
        <w:t>.</w:t>
      </w:r>
    </w:p>
  </w:footnote>
  <w:footnote w:id="1053">
    <w:p w14:paraId="5B38A2D0" w14:textId="099DCEF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84" w:author="Giorgia" w:date="2023-03-22T12:27:00Z">
        <w:r>
          <w:t xml:space="preserve"> </w:t>
        </w:r>
      </w:ins>
      <w:r w:rsidRPr="00A12884">
        <w:rPr>
          <w:i/>
        </w:rPr>
        <w:t>Come pare.</w:t>
      </w:r>
    </w:p>
  </w:footnote>
  <w:footnote w:id="1054">
    <w:p w14:paraId="26CAF1D6" w14:textId="0618E20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85" w:author="Giorgia" w:date="2023-03-22T12:27:00Z">
        <w:r>
          <w:t xml:space="preserve"> </w:t>
        </w:r>
      </w:ins>
      <w:r w:rsidRPr="00A12884">
        <w:rPr>
          <w:i/>
        </w:rPr>
        <w:t>Come pare.</w:t>
      </w:r>
    </w:p>
  </w:footnote>
  <w:footnote w:id="1055">
    <w:p w14:paraId="52AC6446" w14:textId="03A2C37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89" w:author="Giorgia" w:date="2023-03-22T12:27:00Z">
        <w:r>
          <w:t xml:space="preserve"> </w:t>
        </w:r>
      </w:ins>
      <w:r w:rsidRPr="00A12884">
        <w:t>capi-</w:t>
      </w:r>
      <w:r w:rsidRPr="00A12884">
        <w:rPr>
          <w:i/>
        </w:rPr>
        <w:t xml:space="preserve"> esito di correzione.</w:t>
      </w:r>
    </w:p>
  </w:footnote>
  <w:footnote w:id="1056">
    <w:p w14:paraId="3A8FC0D9" w14:textId="59348468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90" w:author="Giorgia" w:date="2023-03-22T12:27:00Z">
        <w:r>
          <w:t xml:space="preserve"> </w:t>
        </w:r>
      </w:ins>
      <w:r w:rsidRPr="00A12884">
        <w:t xml:space="preserve">-o- </w:t>
      </w:r>
      <w:r w:rsidRPr="00A12884">
        <w:rPr>
          <w:i/>
        </w:rPr>
        <w:t xml:space="preserve">corretta su </w:t>
      </w:r>
      <w:r>
        <w:rPr>
          <w:i/>
        </w:rPr>
        <w:t>-</w:t>
      </w:r>
      <w:r w:rsidRPr="00A12884">
        <w:t>a</w:t>
      </w:r>
      <w:r>
        <w:t>-</w:t>
      </w:r>
      <w:r w:rsidRPr="00A12884">
        <w:rPr>
          <w:i/>
        </w:rPr>
        <w:t>.</w:t>
      </w:r>
    </w:p>
  </w:footnote>
  <w:footnote w:id="1057">
    <w:p w14:paraId="37E6227E" w14:textId="4EC8747B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95" w:author="Giorgia" w:date="2023-03-22T12:27:00Z">
        <w:r>
          <w:t xml:space="preserve"> </w:t>
        </w:r>
      </w:ins>
      <w:r>
        <w:t>-o</w:t>
      </w:r>
      <w:r w:rsidRPr="00A12884">
        <w:rPr>
          <w:i/>
        </w:rPr>
        <w:t xml:space="preserve"> corretto su </w:t>
      </w:r>
      <w:r>
        <w:rPr>
          <w:i/>
        </w:rPr>
        <w:t>-</w:t>
      </w:r>
      <w:r w:rsidRPr="00A12884">
        <w:t>a</w:t>
      </w:r>
      <w:r w:rsidRPr="00A12884">
        <w:rPr>
          <w:i/>
        </w:rPr>
        <w:t>.</w:t>
      </w:r>
    </w:p>
  </w:footnote>
  <w:footnote w:id="1058">
    <w:p w14:paraId="12C61790" w14:textId="7B295F55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396" w:author="Giorgia" w:date="2023-03-22T12:27:00Z">
        <w:r>
          <w:t xml:space="preserve"> </w:t>
        </w:r>
      </w:ins>
      <w:r w:rsidRPr="00A12884">
        <w:rPr>
          <w:i/>
        </w:rPr>
        <w:t>Segue</w:t>
      </w:r>
      <w:r w:rsidRPr="00A12884">
        <w:rPr>
          <w:b/>
        </w:rPr>
        <w:t xml:space="preserve"> </w:t>
      </w:r>
      <w:r w:rsidRPr="00A12884">
        <w:t>E(ccellenza) s(ua)</w:t>
      </w:r>
      <w:r w:rsidRPr="00A12884">
        <w:rPr>
          <w:i/>
        </w:rPr>
        <w:t xml:space="preserve"> depennato</w:t>
      </w:r>
      <w:r w:rsidRPr="00A12884">
        <w:t>.</w:t>
      </w:r>
    </w:p>
  </w:footnote>
  <w:footnote w:id="1059">
    <w:p w14:paraId="5482B658" w14:textId="7D3B391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97" w:author="Giorgia" w:date="2023-03-22T12:27:00Z">
        <w:r>
          <w:t xml:space="preserve"> </w:t>
        </w:r>
      </w:ins>
      <w:r w:rsidRPr="00A12884">
        <w:t>pote-</w:t>
      </w:r>
      <w:r w:rsidRPr="00A12884">
        <w:rPr>
          <w:i/>
        </w:rPr>
        <w:t xml:space="preserve"> </w:t>
      </w:r>
      <w:r>
        <w:rPr>
          <w:i/>
        </w:rPr>
        <w:t xml:space="preserve">esito di </w:t>
      </w:r>
      <w:r w:rsidRPr="00A12884">
        <w:rPr>
          <w:i/>
        </w:rPr>
        <w:t>corre</w:t>
      </w:r>
      <w:r>
        <w:rPr>
          <w:i/>
        </w:rPr>
        <w:t>zione</w:t>
      </w:r>
      <w:r w:rsidRPr="00A12884">
        <w:rPr>
          <w:i/>
        </w:rPr>
        <w:t>.</w:t>
      </w:r>
    </w:p>
  </w:footnote>
  <w:footnote w:id="1060">
    <w:p w14:paraId="359A2F4D" w14:textId="640AE37A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398" w:author="Giorgia" w:date="2023-03-22T12:27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hab</w:t>
      </w:r>
      <w:r>
        <w:t>-</w:t>
      </w:r>
      <w:r w:rsidRPr="00A12884">
        <w:t xml:space="preserve"> </w:t>
      </w:r>
      <w:r w:rsidRPr="00A12884">
        <w:rPr>
          <w:i/>
        </w:rPr>
        <w:t>depennato.</w:t>
      </w:r>
    </w:p>
  </w:footnote>
  <w:footnote w:id="1061">
    <w:p w14:paraId="771574EF" w14:textId="2F100768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00" w:author="Giorgia" w:date="2023-03-22T12:27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sop</w:t>
      </w:r>
      <w:r w:rsidRPr="006B18A6">
        <w:t>ra [</w:t>
      </w:r>
      <w:ins w:id="3401" w:author="Giorgia" w:date="2023-03-22T12:38:00Z">
        <w:r w:rsidRPr="006B18A6">
          <w:t>…</w:t>
        </w:r>
      </w:ins>
      <w:del w:id="3402" w:author="Giorgia" w:date="2023-03-22T12:38:00Z">
        <w:r w:rsidRPr="006B18A6" w:rsidDel="00450B80">
          <w:delText>...</w:delText>
        </w:r>
      </w:del>
      <w:r w:rsidRPr="006B18A6">
        <w:t>]</w:t>
      </w:r>
      <w:r w:rsidRPr="006B18A6">
        <w:rPr>
          <w:i/>
        </w:rPr>
        <w:t xml:space="preserve"> depennato</w:t>
      </w:r>
      <w:r w:rsidRPr="00A12884">
        <w:t>.</w:t>
      </w:r>
    </w:p>
  </w:footnote>
  <w:footnote w:id="1062">
    <w:p w14:paraId="0D33FE79" w14:textId="098B74CF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03" w:author="Giorgia" w:date="2023-03-22T12:28:00Z">
        <w:r>
          <w:t xml:space="preserve"> </w:t>
        </w:r>
      </w:ins>
      <w:r w:rsidRPr="00A12884">
        <w:t xml:space="preserve">-e </w:t>
      </w:r>
      <w:r w:rsidRPr="00A12884">
        <w:rPr>
          <w:i/>
        </w:rPr>
        <w:t xml:space="preserve">corretta su </w:t>
      </w:r>
      <w:r>
        <w:rPr>
          <w:i/>
        </w:rPr>
        <w:t>-</w:t>
      </w:r>
      <w:r w:rsidRPr="00A12884">
        <w:t>a</w:t>
      </w:r>
      <w:r w:rsidRPr="00A12884">
        <w:rPr>
          <w:i/>
        </w:rPr>
        <w:t>.</w:t>
      </w:r>
    </w:p>
  </w:footnote>
  <w:footnote w:id="1063">
    <w:p w14:paraId="1EB60EFF" w14:textId="460CDFD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04" w:author="Giorgia" w:date="2023-03-22T12:28:00Z">
        <w:r>
          <w:t xml:space="preserve"> </w:t>
        </w:r>
      </w:ins>
      <w:r w:rsidRPr="00A12884">
        <w:t xml:space="preserve">-e </w:t>
      </w:r>
      <w:r w:rsidRPr="00A12884">
        <w:rPr>
          <w:i/>
        </w:rPr>
        <w:t xml:space="preserve">corretta su </w:t>
      </w:r>
      <w:r>
        <w:rPr>
          <w:i/>
        </w:rPr>
        <w:t>-</w:t>
      </w:r>
      <w:r w:rsidRPr="00A12884">
        <w:t>a</w:t>
      </w:r>
      <w:r w:rsidRPr="00A12884">
        <w:rPr>
          <w:i/>
        </w:rPr>
        <w:t>.</w:t>
      </w:r>
    </w:p>
  </w:footnote>
  <w:footnote w:id="1064">
    <w:p w14:paraId="496A1877" w14:textId="76F36516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05" w:author="Giorgia" w:date="2023-03-22T12:28:00Z">
        <w:r>
          <w:t xml:space="preserve"> </w:t>
        </w:r>
      </w:ins>
      <w:r>
        <w:rPr>
          <w:i/>
        </w:rPr>
        <w:t>E</w:t>
      </w:r>
      <w:r w:rsidRPr="00A12884">
        <w:rPr>
          <w:i/>
        </w:rPr>
        <w:t>sito di correzione.</w:t>
      </w:r>
    </w:p>
  </w:footnote>
  <w:footnote w:id="1065">
    <w:p w14:paraId="0639602E" w14:textId="77777777" w:rsidR="00B53AFF" w:rsidRPr="008D0289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Foro nel supporto.</w:t>
      </w:r>
    </w:p>
  </w:footnote>
  <w:footnote w:id="1066">
    <w:p w14:paraId="622B7B1B" w14:textId="77777777" w:rsidR="00B53AFF" w:rsidRPr="00FD4C4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 xml:space="preserve">Prima </w:t>
      </w:r>
      <w:r>
        <w:t xml:space="preserve">-e- </w:t>
      </w:r>
      <w:r>
        <w:rPr>
          <w:i/>
        </w:rPr>
        <w:t xml:space="preserve">corretta su </w:t>
      </w:r>
      <w:r>
        <w:t>-i-</w:t>
      </w:r>
      <w:r>
        <w:rPr>
          <w:i/>
        </w:rPr>
        <w:t>.</w:t>
      </w:r>
    </w:p>
  </w:footnote>
  <w:footnote w:id="1067">
    <w:p w14:paraId="391EB611" w14:textId="7279E91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06" w:author="Giorgia" w:date="2023-03-22T12:28:00Z">
        <w:r>
          <w:t xml:space="preserve"> </w:t>
        </w:r>
      </w:ins>
      <w:r w:rsidRPr="00A12884">
        <w:rPr>
          <w:i/>
        </w:rPr>
        <w:t xml:space="preserve">Segue </w:t>
      </w:r>
      <w:r w:rsidRPr="00A12884">
        <w:t>se si haverà quel</w:t>
      </w:r>
      <w:r w:rsidRPr="00A12884">
        <w:rPr>
          <w:i/>
        </w:rPr>
        <w:t xml:space="preserve"> depennato.</w:t>
      </w:r>
    </w:p>
  </w:footnote>
  <w:footnote w:id="1068">
    <w:p w14:paraId="6A3B7C4C" w14:textId="49F0DB9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b/>
          <w:i/>
        </w:rPr>
      </w:pPr>
      <w:r w:rsidRPr="00A12884">
        <w:rPr>
          <w:rStyle w:val="Rimandonotaapidipagina"/>
        </w:rPr>
        <w:footnoteRef/>
      </w:r>
      <w:ins w:id="3408" w:author="Giorgia" w:date="2023-03-22T12:28:00Z">
        <w:r>
          <w:t xml:space="preserve"> </w:t>
        </w:r>
      </w:ins>
      <w:r w:rsidRPr="00A12884">
        <w:rPr>
          <w:i/>
        </w:rPr>
        <w:t xml:space="preserve">Segue </w:t>
      </w:r>
      <w:r w:rsidRPr="00A12884">
        <w:t>con</w:t>
      </w:r>
      <w:r w:rsidRPr="00A12884">
        <w:rPr>
          <w:i/>
        </w:rPr>
        <w:t xml:space="preserve"> depennato.</w:t>
      </w:r>
    </w:p>
  </w:footnote>
  <w:footnote w:id="1069">
    <w:p w14:paraId="071C4C73" w14:textId="38244861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09" w:author="Giorgia" w:date="2023-03-22T12:28:00Z">
        <w:r>
          <w:t xml:space="preserve"> </w:t>
        </w:r>
      </w:ins>
      <w:r>
        <w:t>-</w:t>
      </w:r>
      <w:r w:rsidRPr="00A12884">
        <w:t>(n)no</w:t>
      </w:r>
      <w:r w:rsidRPr="00A12884">
        <w:rPr>
          <w:i/>
        </w:rPr>
        <w:t xml:space="preserve"> </w:t>
      </w:r>
      <w:r>
        <w:rPr>
          <w:i/>
        </w:rPr>
        <w:t>esito di correzione</w:t>
      </w:r>
      <w:r w:rsidRPr="00A12884">
        <w:rPr>
          <w:i/>
        </w:rPr>
        <w:t>.</w:t>
      </w:r>
    </w:p>
  </w:footnote>
  <w:footnote w:id="1070">
    <w:p w14:paraId="63AD8D46" w14:textId="62F990FF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12" w:author="Giorgia" w:date="2023-03-22T12:28:00Z">
        <w:r>
          <w:t xml:space="preserve"> </w:t>
        </w:r>
      </w:ins>
      <w:r w:rsidRPr="00A12884">
        <w:t>-no</w:t>
      </w:r>
      <w:r w:rsidRPr="00A12884">
        <w:rPr>
          <w:i/>
        </w:rPr>
        <w:t xml:space="preserve"> </w:t>
      </w:r>
      <w:r>
        <w:rPr>
          <w:i/>
        </w:rPr>
        <w:t>esito di correzione</w:t>
      </w:r>
      <w:r w:rsidRPr="00A12884">
        <w:rPr>
          <w:i/>
        </w:rPr>
        <w:t>.</w:t>
      </w:r>
    </w:p>
  </w:footnote>
  <w:footnote w:id="1071">
    <w:p w14:paraId="1411AACC" w14:textId="2B4526A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13" w:author="Giorgia" w:date="2023-03-22T12:28:00Z">
        <w:r>
          <w:t xml:space="preserve"> </w:t>
        </w:r>
      </w:ins>
      <w:r>
        <w:rPr>
          <w:i/>
        </w:rPr>
        <w:t>Aggiunto</w:t>
      </w:r>
      <w:r w:rsidRPr="00A12884">
        <w:rPr>
          <w:i/>
        </w:rPr>
        <w:t xml:space="preserve"> in sopralinea</w:t>
      </w:r>
      <w:ins w:id="3414" w:author="Flavia Di Gi" w:date="2023-04-12T17:44:00Z">
        <w:r w:rsidR="006B18A6">
          <w:rPr>
            <w:i/>
          </w:rPr>
          <w:t xml:space="preserve"> con segno di inserimento</w:t>
        </w:r>
      </w:ins>
      <w:r w:rsidRPr="00A12884">
        <w:rPr>
          <w:i/>
        </w:rPr>
        <w:t xml:space="preserve"> su</w:t>
      </w:r>
      <w:r w:rsidRPr="00A12884">
        <w:t xml:space="preserve"> starvi</w:t>
      </w:r>
      <w:r w:rsidRPr="00A12884">
        <w:rPr>
          <w:i/>
        </w:rPr>
        <w:t xml:space="preserve"> depennato</w:t>
      </w:r>
      <w:del w:id="3415" w:author="Flavia Di Gi" w:date="2023-04-12T17:44:00Z">
        <w:r w:rsidDel="006B18A6">
          <w:rPr>
            <w:i/>
          </w:rPr>
          <w:delText xml:space="preserve"> con segno di inserimento</w:delText>
        </w:r>
      </w:del>
      <w:r w:rsidRPr="00A12884">
        <w:rPr>
          <w:i/>
        </w:rPr>
        <w:t>.</w:t>
      </w:r>
    </w:p>
  </w:footnote>
  <w:footnote w:id="1072">
    <w:p w14:paraId="04D20AF6" w14:textId="771730F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16" w:author="Giorgia" w:date="2023-03-22T12:28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fa </w:t>
      </w:r>
      <w:r w:rsidRPr="00A12884">
        <w:rPr>
          <w:i/>
        </w:rPr>
        <w:t>depennato.</w:t>
      </w:r>
    </w:p>
  </w:footnote>
  <w:footnote w:id="1073">
    <w:p w14:paraId="08FB3159" w14:textId="4FBD530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17" w:author="Giorgia" w:date="2023-03-22T12:28:00Z">
        <w:r>
          <w:t xml:space="preserve"> </w:t>
        </w:r>
      </w:ins>
      <w:r w:rsidRPr="00A12884">
        <w:t>dissero che</w:t>
      </w:r>
      <w:r w:rsidRPr="00A12884">
        <w:rPr>
          <w:i/>
        </w:rPr>
        <w:t xml:space="preserve"> </w:t>
      </w:r>
      <w:r>
        <w:rPr>
          <w:i/>
        </w:rPr>
        <w:t>aggiunto</w:t>
      </w:r>
      <w:r w:rsidRPr="00A12884">
        <w:rPr>
          <w:i/>
        </w:rPr>
        <w:t xml:space="preserve"> in sopralinea</w:t>
      </w:r>
      <w:r>
        <w:rPr>
          <w:i/>
        </w:rPr>
        <w:t xml:space="preserve"> con</w:t>
      </w:r>
      <w:del w:id="3418" w:author="Flavia Di Gi" w:date="2023-04-12T17:44:00Z">
        <w:r w:rsidDel="006B18A6">
          <w:rPr>
            <w:i/>
          </w:rPr>
          <w:delText>n</w:delText>
        </w:r>
      </w:del>
      <w:r>
        <w:rPr>
          <w:i/>
        </w:rPr>
        <w:t xml:space="preserve"> segno di inserimento</w:t>
      </w:r>
      <w:r w:rsidRPr="00A12884">
        <w:rPr>
          <w:i/>
        </w:rPr>
        <w:t>.</w:t>
      </w:r>
    </w:p>
  </w:footnote>
  <w:footnote w:id="1074">
    <w:p w14:paraId="27A0DCBB" w14:textId="5907DF89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6B18A6">
        <w:rPr>
          <w:rStyle w:val="Rimandonotaapidipagina"/>
        </w:rPr>
        <w:footnoteRef/>
      </w:r>
      <w:ins w:id="3424" w:author="Flavia Di Gi" w:date="2023-04-12T17:45:00Z">
        <w:r w:rsidR="006B18A6">
          <w:rPr>
            <w:bCs/>
            <w:i/>
            <w:u w:val="single"/>
          </w:rPr>
          <w:t xml:space="preserve"> </w:t>
        </w:r>
      </w:ins>
      <w:ins w:id="3425" w:author="Giorgia" w:date="2023-03-22T12:28:00Z">
        <w:del w:id="3426" w:author="Flavia Di Gi" w:date="2023-04-12T17:45:00Z">
          <w:r w:rsidRPr="006B18A6" w:rsidDel="006B18A6">
            <w:rPr>
              <w:b/>
              <w:i/>
            </w:rPr>
            <w:delText xml:space="preserve"> </w:delText>
          </w:r>
        </w:del>
      </w:ins>
      <w:r w:rsidRPr="006B18A6">
        <w:rPr>
          <w:bCs/>
          <w:i/>
          <w:rPrChange w:id="3427" w:author="Flavia Di Gi" w:date="2023-04-12T17:45:00Z">
            <w:rPr>
              <w:b/>
              <w:i/>
            </w:rPr>
          </w:rPrChange>
        </w:rPr>
        <w:t>Come pare.</w:t>
      </w:r>
    </w:p>
  </w:footnote>
  <w:footnote w:id="1075">
    <w:p w14:paraId="6140AAA7" w14:textId="33ADEC0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28" w:author="Giorgia" w:date="2023-03-22T12:28:00Z">
        <w:r>
          <w:rPr>
            <w:i/>
          </w:rPr>
          <w:t xml:space="preserve"> </w:t>
        </w:r>
      </w:ins>
      <w:r w:rsidRPr="00A12884">
        <w:rPr>
          <w:i/>
        </w:rPr>
        <w:t>Esito di correzione.</w:t>
      </w:r>
    </w:p>
  </w:footnote>
  <w:footnote w:id="1076">
    <w:p w14:paraId="08DFB5C4" w14:textId="3243934B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29" w:author="Giorgia" w:date="2023-03-22T12:28:00Z">
        <w:r>
          <w:t xml:space="preserve"> </w:t>
        </w:r>
      </w:ins>
      <w:r>
        <w:rPr>
          <w:i/>
        </w:rPr>
        <w:t>Esito di correzione</w:t>
      </w:r>
      <w:r w:rsidRPr="00A12884">
        <w:rPr>
          <w:i/>
        </w:rPr>
        <w:t>.</w:t>
      </w:r>
    </w:p>
  </w:footnote>
  <w:footnote w:id="1077">
    <w:p w14:paraId="094CE5AA" w14:textId="65766F2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32" w:author="Giorgia" w:date="2023-03-22T12:28:00Z">
        <w:r>
          <w:t xml:space="preserve"> </w:t>
        </w:r>
      </w:ins>
      <w:r w:rsidRPr="00A12884">
        <w:t>-a</w:t>
      </w:r>
      <w:r w:rsidRPr="00A12884">
        <w:rPr>
          <w:i/>
        </w:rPr>
        <w:t xml:space="preserve"> corretta su </w:t>
      </w:r>
      <w:r>
        <w:rPr>
          <w:i/>
        </w:rPr>
        <w:t>-</w:t>
      </w:r>
      <w:r w:rsidRPr="00A12884">
        <w:t>e</w:t>
      </w:r>
      <w:r w:rsidRPr="00A12884">
        <w:rPr>
          <w:i/>
        </w:rPr>
        <w:t>.</w:t>
      </w:r>
    </w:p>
  </w:footnote>
  <w:footnote w:id="1078">
    <w:p w14:paraId="66136CD8" w14:textId="0B93DD67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33" w:author="Giorgia" w:date="2023-03-22T12:28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falici- </w:t>
      </w:r>
      <w:r>
        <w:rPr>
          <w:i/>
        </w:rPr>
        <w:t>depennato</w:t>
      </w:r>
      <w:r w:rsidRPr="00A12884">
        <w:rPr>
          <w:i/>
        </w:rPr>
        <w:t>.</w:t>
      </w:r>
    </w:p>
  </w:footnote>
  <w:footnote w:id="1079">
    <w:p w14:paraId="12437C41" w14:textId="6341C072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34" w:author="Giorgia" w:date="2023-03-22T12:28:00Z">
        <w:r>
          <w:t xml:space="preserve"> </w:t>
        </w:r>
      </w:ins>
      <w:r w:rsidRPr="00A12884">
        <w:t>-a</w:t>
      </w:r>
      <w:r w:rsidRPr="00A12884">
        <w:rPr>
          <w:i/>
        </w:rPr>
        <w:t xml:space="preserve"> corretta </w:t>
      </w:r>
      <w:ins w:id="3435" w:author="Flavia Di Gi" w:date="2023-04-12T17:45:00Z">
        <w:r w:rsidR="006B18A6">
          <w:rPr>
            <w:i/>
          </w:rPr>
          <w:t>su</w:t>
        </w:r>
      </w:ins>
      <w:del w:id="3436" w:author="Flavia Di Gi" w:date="2023-04-12T17:45:00Z">
        <w:r w:rsidRPr="00A12884" w:rsidDel="006B18A6">
          <w:rPr>
            <w:i/>
          </w:rPr>
          <w:delText>da</w:delText>
        </w:r>
      </w:del>
      <w:r w:rsidRPr="00A12884">
        <w:t xml:space="preserve"> </w:t>
      </w:r>
      <w:r>
        <w:t>-</w:t>
      </w:r>
      <w:r w:rsidRPr="00A12884">
        <w:t>e</w:t>
      </w:r>
      <w:r w:rsidRPr="00A12884">
        <w:rPr>
          <w:i/>
        </w:rPr>
        <w:t>.</w:t>
      </w:r>
    </w:p>
  </w:footnote>
  <w:footnote w:id="1080">
    <w:p w14:paraId="42027EAA" w14:textId="47CE89AE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37" w:author="Giorgia" w:date="2023-03-22T12:28:00Z">
        <w:r>
          <w:t xml:space="preserve"> </w:t>
        </w:r>
      </w:ins>
      <w:r w:rsidRPr="00A12884">
        <w:t xml:space="preserve">-sig- </w:t>
      </w:r>
      <w:r w:rsidRPr="00A12884">
        <w:rPr>
          <w:i/>
        </w:rPr>
        <w:t>esito di correzione.</w:t>
      </w:r>
    </w:p>
  </w:footnote>
  <w:footnote w:id="1081">
    <w:p w14:paraId="74C20A4F" w14:textId="27CDEE65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38" w:author="Giorgia" w:date="2023-03-22T12:28:00Z">
        <w:r>
          <w:t xml:space="preserve"> </w:t>
        </w:r>
      </w:ins>
      <w:r w:rsidRPr="00A12884">
        <w:t>ch-</w:t>
      </w:r>
      <w:r w:rsidRPr="00A12884">
        <w:rPr>
          <w:i/>
        </w:rPr>
        <w:t xml:space="preserve"> corretto su </w:t>
      </w:r>
      <w:r w:rsidRPr="00A12884">
        <w:t>sp</w:t>
      </w:r>
      <w:ins w:id="3439" w:author="Flavia Di Gi" w:date="2023-04-12T17:45:00Z">
        <w:r w:rsidR="006B18A6">
          <w:t>-</w:t>
        </w:r>
      </w:ins>
      <w:r w:rsidRPr="00A12884">
        <w:rPr>
          <w:i/>
        </w:rPr>
        <w:t>.</w:t>
      </w:r>
    </w:p>
  </w:footnote>
  <w:footnote w:id="1082">
    <w:p w14:paraId="53126EA3" w14:textId="521CD4FD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40" w:author="Giorgia" w:date="2023-03-22T12:29:00Z">
        <w:r>
          <w:t xml:space="preserve"> </w:t>
        </w:r>
      </w:ins>
      <w:r w:rsidRPr="00A12884">
        <w:t xml:space="preserve">per le monete </w:t>
      </w:r>
      <w:r>
        <w:rPr>
          <w:i/>
        </w:rPr>
        <w:t>aggiunto i</w:t>
      </w:r>
      <w:r w:rsidRPr="00A12884">
        <w:rPr>
          <w:i/>
        </w:rPr>
        <w:t xml:space="preserve">n sopralinea con </w:t>
      </w:r>
      <w:r>
        <w:rPr>
          <w:i/>
        </w:rPr>
        <w:t>segno di inserimento</w:t>
      </w:r>
      <w:r w:rsidRPr="00A12884">
        <w:rPr>
          <w:i/>
        </w:rPr>
        <w:t>.</w:t>
      </w:r>
    </w:p>
  </w:footnote>
  <w:footnote w:id="1083">
    <w:p w14:paraId="052B3976" w14:textId="3723D9A8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41" w:author="Giorgia" w:date="2023-03-22T12:29:00Z">
        <w:r>
          <w:rPr>
            <w:i/>
          </w:rPr>
          <w:t xml:space="preserve"> </w:t>
        </w:r>
      </w:ins>
      <w:r w:rsidRPr="00A12884">
        <w:rPr>
          <w:i/>
        </w:rPr>
        <w:t xml:space="preserve">Segue </w:t>
      </w:r>
      <w:r w:rsidRPr="00A12884">
        <w:t>che</w:t>
      </w:r>
      <w:r w:rsidRPr="00A12884">
        <w:rPr>
          <w:i/>
        </w:rPr>
        <w:t xml:space="preserve"> depennato, come pare.</w:t>
      </w:r>
    </w:p>
  </w:footnote>
  <w:footnote w:id="1084">
    <w:p w14:paraId="664819F7" w14:textId="7561E383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42" w:author="Giorgia" w:date="2023-03-22T12:29:00Z">
        <w:r>
          <w:t xml:space="preserve"> </w:t>
        </w:r>
      </w:ins>
      <w:r w:rsidRPr="00A12884">
        <w:t xml:space="preserve">h- </w:t>
      </w:r>
      <w:r w:rsidRPr="00A12884">
        <w:rPr>
          <w:i/>
        </w:rPr>
        <w:t xml:space="preserve">corretta </w:t>
      </w:r>
      <w:r>
        <w:rPr>
          <w:i/>
        </w:rPr>
        <w:t>su</w:t>
      </w:r>
      <w:r w:rsidRPr="00A12884">
        <w:rPr>
          <w:i/>
        </w:rPr>
        <w:t xml:space="preserve"> </w:t>
      </w:r>
      <w:r w:rsidRPr="00A12884">
        <w:t>l</w:t>
      </w:r>
      <w:r>
        <w:t>-</w:t>
      </w:r>
      <w:r w:rsidRPr="00A12884">
        <w:rPr>
          <w:i/>
        </w:rPr>
        <w:t>.</w:t>
      </w:r>
    </w:p>
  </w:footnote>
  <w:footnote w:id="1085">
    <w:p w14:paraId="7718F81C" w14:textId="4761FE7E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43" w:author="Giorgia" w:date="2023-03-22T12:29:00Z">
        <w:r>
          <w:t xml:space="preserve"> </w:t>
        </w:r>
      </w:ins>
      <w:r w:rsidRPr="00A12884">
        <w:t xml:space="preserve">-e </w:t>
      </w:r>
      <w:r w:rsidRPr="00A12884">
        <w:rPr>
          <w:i/>
        </w:rPr>
        <w:t xml:space="preserve">corretta su </w:t>
      </w:r>
      <w:r>
        <w:rPr>
          <w:i/>
        </w:rPr>
        <w:t>-</w:t>
      </w:r>
      <w:r w:rsidRPr="00A12884">
        <w:t>i</w:t>
      </w:r>
      <w:r w:rsidRPr="00A12884">
        <w:rPr>
          <w:i/>
        </w:rPr>
        <w:t>.</w:t>
      </w:r>
    </w:p>
  </w:footnote>
  <w:footnote w:id="1086">
    <w:p w14:paraId="13F35325" w14:textId="156D02D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b/>
          <w:i/>
        </w:rPr>
      </w:pPr>
      <w:r w:rsidRPr="00A12884">
        <w:rPr>
          <w:rStyle w:val="Rimandonotaapidipagina"/>
        </w:rPr>
        <w:footnoteRef/>
      </w:r>
      <w:ins w:id="3444" w:author="Giorgia" w:date="2023-03-22T12:29:00Z">
        <w:r>
          <w:rPr>
            <w:i/>
          </w:rPr>
          <w:t xml:space="preserve"> </w:t>
        </w:r>
      </w:ins>
      <w:r>
        <w:rPr>
          <w:i/>
        </w:rPr>
        <w:t>E</w:t>
      </w:r>
      <w:r w:rsidRPr="00A12884">
        <w:rPr>
          <w:i/>
        </w:rPr>
        <w:t>sito di correzione.</w:t>
      </w:r>
    </w:p>
  </w:footnote>
  <w:footnote w:id="1087">
    <w:p w14:paraId="78C9676A" w14:textId="1211B3A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45" w:author="Giorgia" w:date="2023-03-22T12:29:00Z">
        <w:r>
          <w:rPr>
            <w:i/>
          </w:rPr>
          <w:t xml:space="preserve"> </w:t>
        </w:r>
      </w:ins>
      <w:r w:rsidRPr="00A12884">
        <w:rPr>
          <w:i/>
        </w:rPr>
        <w:t>Segue</w:t>
      </w:r>
      <w:r w:rsidRPr="00A12884">
        <w:t xml:space="preserve"> li</w:t>
      </w:r>
      <w:r w:rsidRPr="00A12884">
        <w:rPr>
          <w:i/>
        </w:rPr>
        <w:t xml:space="preserve"> depennato.</w:t>
      </w:r>
    </w:p>
  </w:footnote>
  <w:footnote w:id="1088">
    <w:p w14:paraId="61913774" w14:textId="4C255865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46" w:author="Giorgia" w:date="2023-03-22T12:29:00Z">
        <w:r>
          <w:rPr>
            <w:i/>
          </w:rPr>
          <w:t xml:space="preserve"> </w:t>
        </w:r>
      </w:ins>
      <w:r w:rsidRPr="00A12884">
        <w:rPr>
          <w:i/>
        </w:rPr>
        <w:t>Segue</w:t>
      </w:r>
      <w:r>
        <w:t xml:space="preserve"> p(er)ché</w:t>
      </w:r>
      <w:r w:rsidRPr="00A12884">
        <w:t xml:space="preserve"> </w:t>
      </w:r>
      <w:r w:rsidRPr="00A12884">
        <w:rPr>
          <w:i/>
        </w:rPr>
        <w:t>depennato.</w:t>
      </w:r>
    </w:p>
  </w:footnote>
  <w:footnote w:id="1089">
    <w:p w14:paraId="1B09575A" w14:textId="4FBCEEE9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47" w:author="Giorgia" w:date="2023-03-22T12:29:00Z">
        <w:r>
          <w:rPr>
            <w:i/>
          </w:rPr>
          <w:t xml:space="preserve"> </w:t>
        </w:r>
      </w:ins>
      <w:r w:rsidRPr="00A12884">
        <w:rPr>
          <w:i/>
        </w:rPr>
        <w:t>Così A.</w:t>
      </w:r>
    </w:p>
  </w:footnote>
  <w:footnote w:id="1090">
    <w:p w14:paraId="5068D4FC" w14:textId="1E2640C8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48" w:author="Giorgia" w:date="2023-03-22T12:29:00Z">
        <w:r>
          <w:rPr>
            <w:i/>
          </w:rPr>
          <w:t xml:space="preserve"> </w:t>
        </w:r>
      </w:ins>
      <w:r w:rsidRPr="00A12884">
        <w:rPr>
          <w:i/>
        </w:rPr>
        <w:t>Segue</w:t>
      </w:r>
      <w:r w:rsidRPr="00A12884">
        <w:t xml:space="preserve"> mi</w:t>
      </w:r>
      <w:r w:rsidRPr="00A12884">
        <w:rPr>
          <w:i/>
        </w:rPr>
        <w:t xml:space="preserve"> depennato.</w:t>
      </w:r>
    </w:p>
  </w:footnote>
  <w:footnote w:id="1091">
    <w:p w14:paraId="60BFB7B6" w14:textId="77777777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r w:rsidRPr="00A12884">
        <w:t xml:space="preserve"> -a-</w:t>
      </w:r>
      <w:r w:rsidRPr="00A12884">
        <w:rPr>
          <w:i/>
        </w:rPr>
        <w:t xml:space="preserve"> corretta su </w:t>
      </w:r>
      <w:r>
        <w:rPr>
          <w:i/>
        </w:rPr>
        <w:t>-</w:t>
      </w:r>
      <w:r w:rsidRPr="00A12884">
        <w:t>e</w:t>
      </w:r>
      <w:r>
        <w:t>-</w:t>
      </w:r>
      <w:r w:rsidRPr="00A12884">
        <w:rPr>
          <w:i/>
        </w:rPr>
        <w:t>.</w:t>
      </w:r>
    </w:p>
  </w:footnote>
  <w:footnote w:id="1092">
    <w:p w14:paraId="35F7BE19" w14:textId="77777777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r w:rsidRPr="00A12884">
        <w:t xml:space="preserve"> </w:t>
      </w:r>
      <w:r w:rsidRPr="00A12884">
        <w:rPr>
          <w:i/>
        </w:rPr>
        <w:t>Segue</w:t>
      </w:r>
      <w:r w:rsidRPr="00A12884">
        <w:t xml:space="preserve"> -ne</w:t>
      </w:r>
      <w:r w:rsidRPr="00A12884">
        <w:rPr>
          <w:i/>
        </w:rPr>
        <w:t xml:space="preserve"> depennato.</w:t>
      </w:r>
    </w:p>
  </w:footnote>
  <w:footnote w:id="1093">
    <w:p w14:paraId="7C449E05" w14:textId="77777777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r w:rsidRPr="00A12884">
        <w:t xml:space="preserve"> </w:t>
      </w:r>
      <w:r w:rsidRPr="00A12884">
        <w:rPr>
          <w:i/>
        </w:rPr>
        <w:t>Segue</w:t>
      </w:r>
      <w:r w:rsidRPr="00A12884">
        <w:t xml:space="preserve"> Al qual proposito </w:t>
      </w:r>
      <w:r w:rsidRPr="00A12884">
        <w:rPr>
          <w:i/>
        </w:rPr>
        <w:t>depennato</w:t>
      </w:r>
      <w:r w:rsidRPr="00A12884">
        <w:t>.</w:t>
      </w:r>
    </w:p>
  </w:footnote>
  <w:footnote w:id="1094">
    <w:p w14:paraId="6F6F16F5" w14:textId="3C8FEDDB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49" w:author="Giorgia" w:date="2023-03-22T12:29:00Z">
        <w:r>
          <w:t xml:space="preserve"> </w:t>
        </w:r>
      </w:ins>
      <w:r w:rsidRPr="00A12884">
        <w:t>Al qual proposito</w:t>
      </w:r>
      <w:r w:rsidRPr="00A12884">
        <w:rPr>
          <w:i/>
        </w:rPr>
        <w:t xml:space="preserve"> aggiunto nel margine interno.</w:t>
      </w:r>
    </w:p>
  </w:footnote>
  <w:footnote w:id="1095">
    <w:p w14:paraId="13D099A3" w14:textId="78A4C30C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50" w:author="Giorgia" w:date="2023-03-22T12:29:00Z">
        <w:r>
          <w:t xml:space="preserve"> </w:t>
        </w:r>
      </w:ins>
      <w:r w:rsidRPr="00A12884">
        <w:t xml:space="preserve">s- </w:t>
      </w:r>
      <w:r w:rsidRPr="00A12884">
        <w:rPr>
          <w:i/>
        </w:rPr>
        <w:t>esito di correzione.</w:t>
      </w:r>
    </w:p>
  </w:footnote>
  <w:footnote w:id="1096">
    <w:p w14:paraId="44A2B398" w14:textId="63DB910D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51" w:author="Giorgia" w:date="2023-03-22T12:29:00Z">
        <w:r>
          <w:rPr>
            <w:i/>
          </w:rPr>
          <w:t xml:space="preserve"> </w:t>
        </w:r>
      </w:ins>
      <w:r w:rsidRPr="00A12884">
        <w:rPr>
          <w:i/>
        </w:rPr>
        <w:t xml:space="preserve">Segue </w:t>
      </w:r>
      <w:r w:rsidRPr="00A12884">
        <w:t xml:space="preserve">n’ </w:t>
      </w:r>
      <w:r w:rsidRPr="00A12884">
        <w:rPr>
          <w:i/>
        </w:rPr>
        <w:t>depennato.</w:t>
      </w:r>
    </w:p>
  </w:footnote>
  <w:footnote w:id="1097">
    <w:p w14:paraId="30D09C98" w14:textId="77777777" w:rsidR="00B53AFF" w:rsidRPr="0057762D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>
        <w:rPr>
          <w:rStyle w:val="Rimandonotaapidipagina"/>
        </w:rPr>
        <w:footnoteRef/>
      </w:r>
      <w:r>
        <w:t xml:space="preserve"> </w:t>
      </w:r>
      <w:r>
        <w:rPr>
          <w:i/>
        </w:rPr>
        <w:t>Esito di correzione.</w:t>
      </w:r>
    </w:p>
  </w:footnote>
  <w:footnote w:id="1098">
    <w:p w14:paraId="4E144CE8" w14:textId="79589CED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52" w:author="Giorgia" w:date="2023-03-22T12:29:00Z">
        <w:r>
          <w:rPr>
            <w:i/>
          </w:rPr>
          <w:t xml:space="preserve"> </w:t>
        </w:r>
      </w:ins>
      <w:r w:rsidRPr="00A12884">
        <w:rPr>
          <w:i/>
        </w:rPr>
        <w:t>Segue</w:t>
      </w:r>
      <w:r w:rsidRPr="00A12884">
        <w:t xml:space="preserve"> in</w:t>
      </w:r>
      <w:r w:rsidRPr="00A12884">
        <w:rPr>
          <w:i/>
        </w:rPr>
        <w:t xml:space="preserve"> depennato.</w:t>
      </w:r>
    </w:p>
  </w:footnote>
  <w:footnote w:id="1099">
    <w:p w14:paraId="7BD74A60" w14:textId="57891DF1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53" w:author="Giorgia" w:date="2023-03-22T12:29:00Z">
        <w:r>
          <w:t xml:space="preserve"> </w:t>
        </w:r>
      </w:ins>
      <w:r w:rsidRPr="00A12884">
        <w:t>ca-</w:t>
      </w:r>
      <w:r w:rsidRPr="00A12884">
        <w:rPr>
          <w:i/>
        </w:rPr>
        <w:t xml:space="preserve"> corretto su </w:t>
      </w:r>
      <w:proofErr w:type="gramStart"/>
      <w:r w:rsidRPr="00A12884">
        <w:t>se</w:t>
      </w:r>
      <w:proofErr w:type="gramEnd"/>
      <w:r>
        <w:t>-</w:t>
      </w:r>
      <w:r w:rsidRPr="00A12884">
        <w:rPr>
          <w:i/>
        </w:rPr>
        <w:t>.</w:t>
      </w:r>
    </w:p>
  </w:footnote>
  <w:footnote w:id="1100">
    <w:p w14:paraId="0D4D4CE0" w14:textId="424E8B7B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56" w:author="Giorgia" w:date="2023-03-22T12:29:00Z">
        <w:r>
          <w:t xml:space="preserve"> </w:t>
        </w:r>
      </w:ins>
      <w:r>
        <w:rPr>
          <w:i/>
        </w:rPr>
        <w:t>Segue parola</w:t>
      </w:r>
      <w:r w:rsidRPr="00A12884">
        <w:t xml:space="preserve"> </w:t>
      </w:r>
      <w:r>
        <w:rPr>
          <w:i/>
        </w:rPr>
        <w:t>depennata</w:t>
      </w:r>
      <w:r w:rsidRPr="00A12884">
        <w:rPr>
          <w:i/>
        </w:rPr>
        <w:t>.</w:t>
      </w:r>
    </w:p>
  </w:footnote>
  <w:footnote w:id="1101">
    <w:p w14:paraId="698AD48F" w14:textId="5A49BAD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57" w:author="Giorgia" w:date="2023-03-22T12:29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disse </w:t>
      </w:r>
      <w:r w:rsidRPr="00A12884">
        <w:rPr>
          <w:i/>
        </w:rPr>
        <w:t>depennato.</w:t>
      </w:r>
    </w:p>
  </w:footnote>
  <w:footnote w:id="1102">
    <w:p w14:paraId="0E097214" w14:textId="59926735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58" w:author="Giorgia" w:date="2023-03-22T12:29:00Z">
        <w:r>
          <w:t xml:space="preserve"> </w:t>
        </w:r>
      </w:ins>
      <w:r>
        <w:rPr>
          <w:i/>
        </w:rPr>
        <w:t>Aggiunto i</w:t>
      </w:r>
      <w:r w:rsidRPr="00A12884">
        <w:rPr>
          <w:i/>
        </w:rPr>
        <w:t xml:space="preserve">n sopralinea con </w:t>
      </w:r>
      <w:r>
        <w:rPr>
          <w:i/>
        </w:rPr>
        <w:t>segno di inserimento</w:t>
      </w:r>
      <w:r w:rsidRPr="00A12884">
        <w:rPr>
          <w:i/>
        </w:rPr>
        <w:t>.</w:t>
      </w:r>
    </w:p>
  </w:footnote>
  <w:footnote w:id="1103">
    <w:p w14:paraId="1B6A33F9" w14:textId="608E3B90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59" w:author="Giorgia" w:date="2023-03-22T12:29:00Z">
        <w:r>
          <w:t xml:space="preserve"> </w:t>
        </w:r>
      </w:ins>
      <w:r w:rsidRPr="00A12884">
        <w:t xml:space="preserve">Ci- </w:t>
      </w:r>
      <w:r w:rsidRPr="00A12884">
        <w:rPr>
          <w:i/>
        </w:rPr>
        <w:t>esito di correzione.</w:t>
      </w:r>
    </w:p>
  </w:footnote>
  <w:footnote w:id="1104">
    <w:p w14:paraId="54588E9A" w14:textId="4B8FDEF3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60" w:author="Giorgia" w:date="2023-03-22T12:29:00Z">
        <w:r>
          <w:t xml:space="preserve"> </w:t>
        </w:r>
      </w:ins>
      <w:r w:rsidRPr="00A12884">
        <w:t>o Albania</w:t>
      </w:r>
      <w:r>
        <w:rPr>
          <w:i/>
        </w:rPr>
        <w:t xml:space="preserve"> aggiunto i</w:t>
      </w:r>
      <w:r w:rsidRPr="00A12884">
        <w:rPr>
          <w:i/>
        </w:rPr>
        <w:t xml:space="preserve">n sopralinea con </w:t>
      </w:r>
      <w:r>
        <w:rPr>
          <w:i/>
        </w:rPr>
        <w:t>segno di inserimento</w:t>
      </w:r>
      <w:r w:rsidRPr="00A12884">
        <w:rPr>
          <w:i/>
        </w:rPr>
        <w:t>.</w:t>
      </w:r>
    </w:p>
  </w:footnote>
  <w:footnote w:id="1105">
    <w:p w14:paraId="64639E28" w14:textId="6968EFB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61" w:author="Giorgia" w:date="2023-03-22T12:29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g</w:t>
      </w:r>
      <w:r w:rsidRPr="00A12884">
        <w:rPr>
          <w:i/>
        </w:rPr>
        <w:t xml:space="preserve"> depennata.</w:t>
      </w:r>
    </w:p>
  </w:footnote>
  <w:footnote w:id="1106">
    <w:p w14:paraId="5CB75A2B" w14:textId="79C1E8DE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62" w:author="Giorgia" w:date="2023-03-22T12:29:00Z">
        <w:r>
          <w:t xml:space="preserve"> </w:t>
        </w:r>
      </w:ins>
      <w:r w:rsidRPr="00A12884">
        <w:rPr>
          <w:i/>
        </w:rPr>
        <w:t>Segue</w:t>
      </w:r>
      <w:r w:rsidRPr="00A12884">
        <w:t xml:space="preserve"> suo</w:t>
      </w:r>
      <w:r w:rsidRPr="00A12884">
        <w:rPr>
          <w:i/>
        </w:rPr>
        <w:t xml:space="preserve"> depennato.</w:t>
      </w:r>
    </w:p>
  </w:footnote>
  <w:footnote w:id="1107">
    <w:p w14:paraId="010B0435" w14:textId="6301FECE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63" w:author="Giorgia" w:date="2023-03-22T12:29:00Z">
        <w:r>
          <w:rPr>
            <w:i/>
          </w:rPr>
          <w:t xml:space="preserve"> </w:t>
        </w:r>
      </w:ins>
      <w:r>
        <w:rPr>
          <w:i/>
        </w:rPr>
        <w:t>Aggiunto</w:t>
      </w:r>
      <w:r w:rsidRPr="00A12884">
        <w:rPr>
          <w:i/>
        </w:rPr>
        <w:t xml:space="preserve"> in sopralinea </w:t>
      </w:r>
      <w:ins w:id="3464" w:author="Flavia Di Gi" w:date="2023-04-24T15:51:00Z">
        <w:r w:rsidR="00CD31EE">
          <w:rPr>
            <w:i/>
          </w:rPr>
          <w:t>con segno di inserimento</w:t>
        </w:r>
        <w:r w:rsidR="00CD31EE" w:rsidRPr="00A12884">
          <w:rPr>
            <w:i/>
          </w:rPr>
          <w:t xml:space="preserve"> </w:t>
        </w:r>
      </w:ins>
      <w:r w:rsidRPr="00A12884">
        <w:rPr>
          <w:i/>
        </w:rPr>
        <w:t xml:space="preserve">su </w:t>
      </w:r>
      <w:r w:rsidRPr="00A12884">
        <w:t>stato</w:t>
      </w:r>
      <w:r w:rsidRPr="00A12884">
        <w:rPr>
          <w:i/>
        </w:rPr>
        <w:t xml:space="preserve"> depennato</w:t>
      </w:r>
      <w:del w:id="3465" w:author="Flavia Di Gi" w:date="2023-04-24T15:51:00Z">
        <w:r w:rsidDel="00CD31EE">
          <w:rPr>
            <w:i/>
          </w:rPr>
          <w:delText xml:space="preserve"> con segno di inserimento</w:delText>
        </w:r>
      </w:del>
      <w:r w:rsidRPr="00A12884">
        <w:rPr>
          <w:i/>
        </w:rPr>
        <w:t>.</w:t>
      </w:r>
    </w:p>
  </w:footnote>
  <w:footnote w:id="1108">
    <w:p w14:paraId="1EAD1DE7" w14:textId="3236BD65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66" w:author="Giorgia" w:date="2023-03-22T12:29:00Z">
        <w:r>
          <w:rPr>
            <w:i/>
          </w:rPr>
          <w:t xml:space="preserve"> </w:t>
        </w:r>
      </w:ins>
      <w:r w:rsidRPr="00A12884">
        <w:rPr>
          <w:i/>
        </w:rPr>
        <w:t xml:space="preserve">Corretto su </w:t>
      </w:r>
      <w:r w:rsidRPr="00A12884">
        <w:t>1</w:t>
      </w:r>
      <w:r w:rsidRPr="00A12884">
        <w:rPr>
          <w:i/>
        </w:rPr>
        <w:t>.</w:t>
      </w:r>
    </w:p>
  </w:footnote>
  <w:footnote w:id="1109">
    <w:p w14:paraId="7260E6AE" w14:textId="77777777" w:rsidR="00B53AFF" w:rsidRPr="001D429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1D4295">
        <w:rPr>
          <w:rStyle w:val="Rimandonotaapidipagina"/>
        </w:rPr>
        <w:footnoteRef/>
      </w:r>
      <w:r w:rsidRPr="001D4295">
        <w:t xml:space="preserve"> </w:t>
      </w:r>
      <w:r w:rsidRPr="001D4295">
        <w:rPr>
          <w:i/>
        </w:rPr>
        <w:t>Così A.</w:t>
      </w:r>
    </w:p>
  </w:footnote>
  <w:footnote w:id="1110">
    <w:p w14:paraId="0A7E9CA9" w14:textId="77777777" w:rsidR="00B53AFF" w:rsidRPr="001D429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1D4295">
        <w:rPr>
          <w:rStyle w:val="Rimandonotaapidipagina"/>
        </w:rPr>
        <w:footnoteRef/>
      </w:r>
      <w:r w:rsidRPr="001D4295">
        <w:t xml:space="preserve"> </w:t>
      </w:r>
      <w:r w:rsidRPr="001D4295">
        <w:rPr>
          <w:i/>
        </w:rPr>
        <w:t>Foro nel supporto.</w:t>
      </w:r>
    </w:p>
  </w:footnote>
  <w:footnote w:id="1111">
    <w:p w14:paraId="364CA96E" w14:textId="77777777" w:rsidR="00B53AFF" w:rsidRPr="00E43599" w:rsidDel="00A0623B" w:rsidRDefault="00B53AFF" w:rsidP="007F3E90">
      <w:pPr>
        <w:pStyle w:val="Testonotaapidipagina"/>
        <w:adjustRightInd w:val="0"/>
        <w:snapToGrid w:val="0"/>
        <w:jc w:val="both"/>
        <w:rPr>
          <w:del w:id="3480" w:author="Flavia Di Gi" w:date="2023-03-12T14:54:00Z"/>
          <w:i/>
        </w:rPr>
      </w:pPr>
      <w:del w:id="3481" w:author="Flavia Di Gi" w:date="2023-03-12T14:54:00Z">
        <w:r w:rsidDel="00A0623B">
          <w:rPr>
            <w:rStyle w:val="Rimandonotaapidipagina"/>
          </w:rPr>
          <w:footnoteRef/>
        </w:r>
        <w:r w:rsidDel="00A0623B">
          <w:delText xml:space="preserve"> </w:delText>
        </w:r>
        <w:r w:rsidDel="00A0623B">
          <w:rPr>
            <w:i/>
          </w:rPr>
          <w:delText>Solidale a c. 265.</w:delText>
        </w:r>
      </w:del>
    </w:p>
  </w:footnote>
  <w:footnote w:id="1112">
    <w:p w14:paraId="360CB6FB" w14:textId="790C9BDD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83" w:author="Giorgia" w:date="2023-03-22T12:30:00Z">
        <w:r>
          <w:t xml:space="preserve"> </w:t>
        </w:r>
      </w:ins>
      <w:r w:rsidRPr="00A12884">
        <w:rPr>
          <w:i/>
        </w:rPr>
        <w:t xml:space="preserve">Segue </w:t>
      </w:r>
      <w:r w:rsidRPr="00A12884">
        <w:t>et da lei</w:t>
      </w:r>
      <w:r w:rsidRPr="00A12884">
        <w:rPr>
          <w:i/>
        </w:rPr>
        <w:t xml:space="preserve"> depennato.</w:t>
      </w:r>
    </w:p>
  </w:footnote>
  <w:footnote w:id="1113">
    <w:p w14:paraId="20D482BE" w14:textId="73C454C2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84" w:author="Giorgia" w:date="2023-03-22T12:30:00Z">
        <w:r>
          <w:t xml:space="preserve"> </w:t>
        </w:r>
      </w:ins>
      <w:r w:rsidRPr="00A12884">
        <w:t>-v-</w:t>
      </w:r>
      <w:r w:rsidRPr="00A12884">
        <w:rPr>
          <w:i/>
        </w:rPr>
        <w:t xml:space="preserve"> esito di correzione.</w:t>
      </w:r>
    </w:p>
  </w:footnote>
  <w:footnote w:id="1114">
    <w:p w14:paraId="13A87869" w14:textId="4DF490D5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85" w:author="Giorgia" w:date="2023-03-22T12:30:00Z">
        <w:r>
          <w:rPr>
            <w:i/>
          </w:rPr>
          <w:t xml:space="preserve"> </w:t>
        </w:r>
      </w:ins>
      <w:r w:rsidRPr="00A12884">
        <w:rPr>
          <w:i/>
        </w:rPr>
        <w:t>Così A.</w:t>
      </w:r>
    </w:p>
  </w:footnote>
  <w:footnote w:id="1115">
    <w:p w14:paraId="41200F43" w14:textId="3A652D0C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86" w:author="Giorgia" w:date="2023-03-22T12:30:00Z">
        <w:r>
          <w:t xml:space="preserve"> </w:t>
        </w:r>
      </w:ins>
      <w:r w:rsidRPr="00A12884">
        <w:t>habbi riguardo</w:t>
      </w:r>
      <w:r w:rsidRPr="00A12884">
        <w:rPr>
          <w:i/>
        </w:rPr>
        <w:t xml:space="preserve"> </w:t>
      </w:r>
      <w:r>
        <w:rPr>
          <w:i/>
        </w:rPr>
        <w:t>aggiunto</w:t>
      </w:r>
      <w:r w:rsidRPr="00A12884">
        <w:rPr>
          <w:i/>
        </w:rPr>
        <w:t xml:space="preserve"> in sopralinea su</w:t>
      </w:r>
      <w:r w:rsidRPr="00A12884">
        <w:t xml:space="preserve"> prendi pensiero</w:t>
      </w:r>
      <w:r w:rsidRPr="00A12884">
        <w:rPr>
          <w:i/>
        </w:rPr>
        <w:t xml:space="preserve"> depennato.</w:t>
      </w:r>
    </w:p>
  </w:footnote>
  <w:footnote w:id="1116">
    <w:p w14:paraId="05F6633F" w14:textId="567DEDE4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87" w:author="Giorgia" w:date="2023-03-22T12:30:00Z">
        <w:r>
          <w:t xml:space="preserve"> </w:t>
        </w:r>
      </w:ins>
      <w:r w:rsidRPr="00A12884">
        <w:t>-n-</w:t>
      </w:r>
      <w:r w:rsidRPr="00A12884">
        <w:rPr>
          <w:i/>
        </w:rPr>
        <w:t xml:space="preserve"> esito di correzione;</w:t>
      </w:r>
      <w:r w:rsidRPr="00A12884">
        <w:t xml:space="preserve"> </w:t>
      </w:r>
      <w:r w:rsidRPr="00A12884">
        <w:rPr>
          <w:i/>
        </w:rPr>
        <w:t xml:space="preserve">segue </w:t>
      </w:r>
      <w:r w:rsidRPr="00A12884">
        <w:t xml:space="preserve">qui </w:t>
      </w:r>
      <w:r w:rsidRPr="00A12884">
        <w:rPr>
          <w:i/>
        </w:rPr>
        <w:t>depennato.</w:t>
      </w:r>
    </w:p>
  </w:footnote>
  <w:footnote w:id="1117">
    <w:p w14:paraId="584A1C8F" w14:textId="082BF1E8" w:rsidR="00B53AFF" w:rsidRPr="00A12884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A12884">
        <w:rPr>
          <w:rStyle w:val="Rimandonotaapidipagina"/>
        </w:rPr>
        <w:footnoteRef/>
      </w:r>
      <w:ins w:id="3488" w:author="Giorgia" w:date="2023-03-22T12:30:00Z">
        <w:r>
          <w:t xml:space="preserve"> </w:t>
        </w:r>
      </w:ins>
      <w:r w:rsidRPr="00A12884">
        <w:t>-e-</w:t>
      </w:r>
      <w:ins w:id="3489" w:author="Flavia Di Gi" w:date="2023-04-24T10:24:00Z">
        <w:r w:rsidR="003C523E">
          <w:t xml:space="preserve"> </w:t>
        </w:r>
      </w:ins>
      <w:r w:rsidRPr="00A12884">
        <w:rPr>
          <w:i/>
        </w:rPr>
        <w:t xml:space="preserve">corretta su </w:t>
      </w:r>
      <w:r>
        <w:rPr>
          <w:i/>
        </w:rPr>
        <w:t>-</w:t>
      </w:r>
      <w:r w:rsidRPr="00A12884">
        <w:t>o</w:t>
      </w:r>
      <w:r>
        <w:t>-</w:t>
      </w:r>
      <w:r w:rsidRPr="00A12884">
        <w:rPr>
          <w:i/>
        </w:rPr>
        <w:t>.</w:t>
      </w:r>
    </w:p>
  </w:footnote>
  <w:footnote w:id="1118">
    <w:p w14:paraId="2E368E64" w14:textId="28AE062D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96" w:author="Giorgia" w:date="2023-03-22T12:30:00Z">
        <w:r>
          <w:t xml:space="preserve"> </w:t>
        </w:r>
      </w:ins>
      <w:r w:rsidRPr="00A12884">
        <w:t>-</w:t>
      </w:r>
      <w:proofErr w:type="gramStart"/>
      <w:r w:rsidRPr="00A12884">
        <w:t xml:space="preserve">i </w:t>
      </w:r>
      <w:r w:rsidRPr="00A12884">
        <w:rPr>
          <w:i/>
        </w:rPr>
        <w:t>corretta</w:t>
      </w:r>
      <w:proofErr w:type="gramEnd"/>
      <w:r w:rsidRPr="00A12884">
        <w:rPr>
          <w:i/>
        </w:rPr>
        <w:t xml:space="preserve"> su </w:t>
      </w:r>
      <w:r>
        <w:rPr>
          <w:i/>
        </w:rPr>
        <w:t>-</w:t>
      </w:r>
      <w:r w:rsidRPr="00A12884">
        <w:t>e</w:t>
      </w:r>
      <w:r w:rsidRPr="00A12884">
        <w:rPr>
          <w:i/>
        </w:rPr>
        <w:t>.</w:t>
      </w:r>
    </w:p>
  </w:footnote>
  <w:footnote w:id="1119">
    <w:p w14:paraId="7E015024" w14:textId="372FB0C2" w:rsidR="00B53AFF" w:rsidRPr="00A12884" w:rsidRDefault="00B53AFF" w:rsidP="007F3E90">
      <w:pPr>
        <w:pStyle w:val="Testonotaapidipagina"/>
        <w:adjustRightInd w:val="0"/>
        <w:snapToGrid w:val="0"/>
        <w:jc w:val="both"/>
      </w:pPr>
      <w:r w:rsidRPr="00A12884">
        <w:rPr>
          <w:rStyle w:val="Rimandonotaapidipagina"/>
        </w:rPr>
        <w:footnoteRef/>
      </w:r>
      <w:ins w:id="3497" w:author="Giorgia" w:date="2023-03-22T12:30:00Z">
        <w:r>
          <w:t xml:space="preserve"> </w:t>
        </w:r>
      </w:ins>
      <w:r>
        <w:rPr>
          <w:i/>
        </w:rPr>
        <w:t>Esito di correzione</w:t>
      </w:r>
      <w:r w:rsidRPr="00A12884">
        <w:rPr>
          <w:i/>
        </w:rPr>
        <w:t>.</w:t>
      </w:r>
    </w:p>
  </w:footnote>
  <w:footnote w:id="1120">
    <w:p w14:paraId="2ADB185C" w14:textId="463E54CE" w:rsidR="00B53AFF" w:rsidRPr="00685B05" w:rsidRDefault="00B53AFF" w:rsidP="007F3E90">
      <w:pPr>
        <w:adjustRightInd w:val="0"/>
        <w:snapToGrid w:val="0"/>
        <w:jc w:val="both"/>
        <w:rPr>
          <w:b/>
        </w:rPr>
      </w:pPr>
      <w:r w:rsidRPr="00685B05">
        <w:rPr>
          <w:vertAlign w:val="superscript"/>
        </w:rPr>
        <w:footnoteRef/>
      </w:r>
      <w:r w:rsidRPr="00685B05">
        <w:rPr>
          <w:b/>
        </w:rPr>
        <w:t xml:space="preserve"> </w:t>
      </w:r>
      <w:r w:rsidRPr="00685B05">
        <w:t xml:space="preserve">che per </w:t>
      </w:r>
      <w:r w:rsidRPr="00685B05">
        <w:rPr>
          <w:i/>
        </w:rPr>
        <w:t xml:space="preserve">aggiunto in </w:t>
      </w:r>
      <w:del w:id="3500" w:author="Flavia Di Gi" w:date="2023-04-24T15:45:00Z">
        <w:r w:rsidRPr="00685B05" w:rsidDel="00530BA7">
          <w:rPr>
            <w:i/>
          </w:rPr>
          <w:delText xml:space="preserve">interlinea </w:delText>
        </w:r>
      </w:del>
      <w:ins w:id="3501" w:author="Flavia Di Gi" w:date="2023-04-24T15:45:00Z">
        <w:r w:rsidR="00530BA7">
          <w:rPr>
            <w:i/>
          </w:rPr>
          <w:t>sopralinea</w:t>
        </w:r>
        <w:r w:rsidR="00530BA7" w:rsidRPr="00685B05">
          <w:rPr>
            <w:i/>
          </w:rPr>
          <w:t xml:space="preserve"> </w:t>
        </w:r>
      </w:ins>
      <w:r w:rsidRPr="00685B05">
        <w:rPr>
          <w:i/>
        </w:rPr>
        <w:t>con segno di inserimento.</w:t>
      </w:r>
    </w:p>
  </w:footnote>
  <w:footnote w:id="1121">
    <w:p w14:paraId="3242481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Così A; esito di correzione.</w:t>
      </w:r>
    </w:p>
  </w:footnote>
  <w:footnote w:id="1122">
    <w:p w14:paraId="33D40C1F" w14:textId="77777777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 lettera depennata.</w:t>
      </w:r>
    </w:p>
  </w:footnote>
  <w:footnote w:id="1123">
    <w:p w14:paraId="68E1C778" w14:textId="77777777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-a </w:t>
      </w:r>
      <w:r w:rsidRPr="00685B05">
        <w:rPr>
          <w:i/>
        </w:rPr>
        <w:t xml:space="preserve">corretta su </w:t>
      </w:r>
      <w:r w:rsidRPr="00685B05">
        <w:t>-e</w:t>
      </w:r>
      <w:r w:rsidRPr="00685B05">
        <w:rPr>
          <w:i/>
        </w:rPr>
        <w:t>.</w:t>
      </w:r>
    </w:p>
  </w:footnote>
  <w:footnote w:id="1124">
    <w:p w14:paraId="38AE2800" w14:textId="77777777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a vostra Serenità </w:t>
      </w:r>
      <w:r w:rsidRPr="00685B05">
        <w:rPr>
          <w:i/>
        </w:rPr>
        <w:t>aggiunto in sopralinea con segno di inserimento.</w:t>
      </w:r>
    </w:p>
  </w:footnote>
  <w:footnote w:id="1125">
    <w:p w14:paraId="0C4166F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-</w:t>
      </w:r>
      <w:r w:rsidRPr="00685B05">
        <w:t xml:space="preserve">orme </w:t>
      </w:r>
      <w:r w:rsidRPr="00685B05">
        <w:rPr>
          <w:i/>
        </w:rPr>
        <w:t xml:space="preserve">esito di correzione. </w:t>
      </w:r>
    </w:p>
  </w:footnote>
  <w:footnote w:id="1126">
    <w:p w14:paraId="4416BDFC" w14:textId="77777777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Aggiunto in sopralinea su </w:t>
      </w:r>
      <w:r w:rsidRPr="00685B05">
        <w:t xml:space="preserve">prendendo </w:t>
      </w:r>
      <w:r w:rsidRPr="00685B05">
        <w:rPr>
          <w:i/>
        </w:rPr>
        <w:t>depennato.</w:t>
      </w:r>
    </w:p>
  </w:footnote>
  <w:footnote w:id="1127">
    <w:p w14:paraId="37833A40" w14:textId="77777777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nostro</w:t>
      </w:r>
      <w:r w:rsidRPr="00685B05">
        <w:rPr>
          <w:i/>
        </w:rPr>
        <w:t xml:space="preserve"> depennato.</w:t>
      </w:r>
    </w:p>
  </w:footnote>
  <w:footnote w:id="1128">
    <w:p w14:paraId="405E6A96" w14:textId="77777777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-o </w:t>
      </w:r>
      <w:r w:rsidRPr="00685B05">
        <w:rPr>
          <w:i/>
        </w:rPr>
        <w:t xml:space="preserve">corretta su </w:t>
      </w:r>
      <w:r w:rsidRPr="00685B05">
        <w:t>-a</w:t>
      </w:r>
      <w:r w:rsidRPr="00685B05">
        <w:rPr>
          <w:i/>
        </w:rPr>
        <w:t>.</w:t>
      </w:r>
    </w:p>
  </w:footnote>
  <w:footnote w:id="1129">
    <w:p w14:paraId="012BE552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3C523E">
        <w:rPr>
          <w:i/>
          <w:highlight w:val="yellow"/>
          <w:rPrChange w:id="3502" w:author="Flavia Di Gi" w:date="2023-04-24T10:24:00Z">
            <w:rPr>
              <w:i/>
            </w:rPr>
          </w:rPrChange>
        </w:rPr>
        <w:t>Parola di dubbia lettura.</w:t>
      </w:r>
    </w:p>
  </w:footnote>
  <w:footnote w:id="1130">
    <w:p w14:paraId="0C0932B0" w14:textId="2B628CBD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K- </w:t>
      </w:r>
      <w:r w:rsidRPr="00685B05">
        <w:rPr>
          <w:i/>
        </w:rPr>
        <w:t xml:space="preserve">corretta su </w:t>
      </w:r>
      <w:r w:rsidRPr="00685B05">
        <w:t>C-</w:t>
      </w:r>
      <w:ins w:id="3507" w:author="Flavia Di Gi" w:date="2023-04-24T10:24:00Z">
        <w:r w:rsidR="003C523E">
          <w:t>;</w:t>
        </w:r>
      </w:ins>
      <w:del w:id="3508" w:author="Flavia Di Gi" w:date="2023-04-24T10:24:00Z">
        <w:r w:rsidRPr="00685B05" w:rsidDel="003C523E">
          <w:delText>,</w:delText>
        </w:r>
      </w:del>
      <w:r w:rsidRPr="00685B05">
        <w:t xml:space="preserve"> -ve(n) </w:t>
      </w:r>
      <w:r w:rsidRPr="00685B05">
        <w:rPr>
          <w:i/>
        </w:rPr>
        <w:t>esito di correzione.</w:t>
      </w:r>
      <w:r w:rsidRPr="00685B05">
        <w:t xml:space="preserve"> </w:t>
      </w:r>
    </w:p>
  </w:footnote>
  <w:footnote w:id="1131">
    <w:p w14:paraId="57EA50BF" w14:textId="2D24CB45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su p</w:t>
      </w:r>
      <w:ins w:id="3509" w:author="Flavia Di Gi" w:date="2023-04-24T10:26:00Z">
        <w:r w:rsidR="003C523E">
          <w:rPr>
            <w:i/>
          </w:rPr>
          <w:t>a</w:t>
        </w:r>
      </w:ins>
      <w:del w:id="3510" w:author="Flavia Di Gi" w:date="2023-04-24T10:26:00Z">
        <w:r w:rsidRPr="00685B05" w:rsidDel="003C523E">
          <w:rPr>
            <w:i/>
          </w:rPr>
          <w:delText>o</w:delText>
        </w:r>
      </w:del>
      <w:r w:rsidRPr="00685B05">
        <w:rPr>
          <w:i/>
        </w:rPr>
        <w:t>rola depennata</w:t>
      </w:r>
      <w:r w:rsidRPr="00685B05">
        <w:t>.</w:t>
      </w:r>
    </w:p>
  </w:footnote>
  <w:footnote w:id="1132">
    <w:p w14:paraId="5328875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su parola depennata</w:t>
      </w:r>
      <w:r w:rsidRPr="00685B05">
        <w:t>.</w:t>
      </w:r>
    </w:p>
  </w:footnote>
  <w:footnote w:id="1133">
    <w:p w14:paraId="54DBFB0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per … tocca </w:t>
      </w:r>
      <w:r w:rsidRPr="00685B05">
        <w:rPr>
          <w:i/>
        </w:rPr>
        <w:t xml:space="preserve">aggiunto in sopralinea su </w:t>
      </w:r>
      <w:r w:rsidRPr="00685B05">
        <w:t xml:space="preserve">intorno </w:t>
      </w:r>
      <w:r w:rsidRPr="00685B05">
        <w:rPr>
          <w:i/>
        </w:rPr>
        <w:t>depennato</w:t>
      </w:r>
      <w:r w:rsidRPr="00685B05">
        <w:t xml:space="preserve">. </w:t>
      </w:r>
    </w:p>
  </w:footnote>
  <w:footnote w:id="1134">
    <w:p w14:paraId="1639214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su</w:t>
      </w:r>
      <w:r w:rsidRPr="00685B05">
        <w:t xml:space="preserve"> accresimento</w:t>
      </w:r>
      <w:r w:rsidRPr="00685B05">
        <w:rPr>
          <w:i/>
        </w:rPr>
        <w:t xml:space="preserve"> depennato</w:t>
      </w:r>
      <w:r w:rsidRPr="00685B05">
        <w:t>.</w:t>
      </w:r>
    </w:p>
  </w:footnote>
  <w:footnote w:id="1135">
    <w:p w14:paraId="28BE079E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su parola depennata</w:t>
      </w:r>
      <w:r w:rsidRPr="00685B05">
        <w:t>.</w:t>
      </w:r>
    </w:p>
  </w:footnote>
  <w:footnote w:id="1136">
    <w:p w14:paraId="1D37110B" w14:textId="77777777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-</w:t>
      </w:r>
      <w:proofErr w:type="gramStart"/>
      <w:r w:rsidRPr="00685B05">
        <w:t>i</w:t>
      </w:r>
      <w:r w:rsidRPr="00685B05">
        <w:rPr>
          <w:i/>
        </w:rPr>
        <w:t xml:space="preserve"> corretta</w:t>
      </w:r>
      <w:proofErr w:type="gramEnd"/>
      <w:r w:rsidRPr="00685B05">
        <w:rPr>
          <w:i/>
        </w:rPr>
        <w:t xml:space="preserve"> su </w:t>
      </w:r>
      <w:r w:rsidRPr="00685B05">
        <w:t>-a</w:t>
      </w:r>
      <w:r w:rsidRPr="00685B05">
        <w:rPr>
          <w:i/>
        </w:rPr>
        <w:t>.</w:t>
      </w:r>
    </w:p>
  </w:footnote>
  <w:footnote w:id="1137">
    <w:p w14:paraId="649581E6" w14:textId="4314FEF0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per ricuperare </w:t>
      </w:r>
      <w:ins w:id="3513" w:author="Giorgia" w:date="2023-03-22T12:38:00Z">
        <w:r>
          <w:t>…</w:t>
        </w:r>
      </w:ins>
      <w:del w:id="3514" w:author="Giorgia" w:date="2023-03-22T12:38:00Z">
        <w:r w:rsidRPr="00685B05" w:rsidDel="00450B80">
          <w:delText>...</w:delText>
        </w:r>
      </w:del>
      <w:r w:rsidRPr="00685B05">
        <w:t xml:space="preserve"> suo </w:t>
      </w:r>
      <w:r w:rsidRPr="00685B05">
        <w:rPr>
          <w:i/>
        </w:rPr>
        <w:t>aggiunto in sopralinea</w:t>
      </w:r>
      <w:r w:rsidRPr="00685B05">
        <w:t>.</w:t>
      </w:r>
    </w:p>
  </w:footnote>
  <w:footnote w:id="1138">
    <w:p w14:paraId="56A54984" w14:textId="39C9DE1D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gente maritima </w:t>
      </w:r>
      <w:r w:rsidRPr="00685B05">
        <w:rPr>
          <w:i/>
        </w:rPr>
        <w:t>aggiunto</w:t>
      </w:r>
      <w:ins w:id="3515" w:author="Flavia Di Gi" w:date="2023-04-24T10:26:00Z">
        <w:r w:rsidR="003C523E">
          <w:rPr>
            <w:i/>
          </w:rPr>
          <w:t xml:space="preserve"> in sopralinea</w:t>
        </w:r>
      </w:ins>
      <w:r w:rsidRPr="00685B05">
        <w:rPr>
          <w:i/>
        </w:rPr>
        <w:t xml:space="preserve"> su parola depennata</w:t>
      </w:r>
      <w:r w:rsidRPr="00685B05">
        <w:t>.</w:t>
      </w:r>
    </w:p>
  </w:footnote>
  <w:footnote w:id="1139">
    <w:p w14:paraId="1E023B8D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-e </w:t>
      </w:r>
      <w:r w:rsidRPr="00685B05">
        <w:rPr>
          <w:i/>
        </w:rPr>
        <w:t>depennata.</w:t>
      </w:r>
    </w:p>
  </w:footnote>
  <w:footnote w:id="1140">
    <w:p w14:paraId="56B34798" w14:textId="368EFF2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et perché </w:t>
      </w:r>
      <w:r w:rsidRPr="00685B05">
        <w:rPr>
          <w:i/>
        </w:rPr>
        <w:t>aggiunto su parola depennata</w:t>
      </w:r>
      <w:r w:rsidRPr="00685B05">
        <w:t>.</w:t>
      </w:r>
    </w:p>
  </w:footnote>
  <w:footnote w:id="1141">
    <w:p w14:paraId="36CE74F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febraro </w:t>
      </w:r>
      <w:r w:rsidRPr="00685B05">
        <w:rPr>
          <w:i/>
        </w:rPr>
        <w:t>depennato</w:t>
      </w:r>
      <w:r w:rsidRPr="00685B05">
        <w:t>.</w:t>
      </w:r>
    </w:p>
  </w:footnote>
  <w:footnote w:id="1142">
    <w:p w14:paraId="296A5DBC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Parola di dubbia lettura.</w:t>
      </w:r>
    </w:p>
  </w:footnote>
  <w:footnote w:id="1143">
    <w:p w14:paraId="709AB0A3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Parola di dubbia lettura.</w:t>
      </w:r>
    </w:p>
  </w:footnote>
  <w:footnote w:id="1144">
    <w:p w14:paraId="79775805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Prima -</w:t>
      </w:r>
      <w:r w:rsidRPr="00685B05">
        <w:t>i-</w:t>
      </w:r>
      <w:r w:rsidRPr="00685B05">
        <w:rPr>
          <w:i/>
        </w:rPr>
        <w:t xml:space="preserve"> corretta su -</w:t>
      </w:r>
      <w:r w:rsidRPr="00685B05">
        <w:t>e-</w:t>
      </w:r>
      <w:r w:rsidRPr="00685B05">
        <w:rPr>
          <w:i/>
        </w:rPr>
        <w:t>.</w:t>
      </w:r>
    </w:p>
  </w:footnote>
  <w:footnote w:id="1145">
    <w:p w14:paraId="7278ACED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Precede </w:t>
      </w:r>
      <w:r w:rsidRPr="00685B05">
        <w:t xml:space="preserve">meze </w:t>
      </w:r>
      <w:r w:rsidRPr="00685B05">
        <w:rPr>
          <w:i/>
        </w:rPr>
        <w:t>depennato</w:t>
      </w:r>
      <w:r w:rsidRPr="00685B05">
        <w:t>.</w:t>
      </w:r>
    </w:p>
  </w:footnote>
  <w:footnote w:id="1146">
    <w:p w14:paraId="1A8EFCB5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147">
    <w:p w14:paraId="7A8161E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per … fatica </w:t>
      </w:r>
      <w:r w:rsidRPr="00685B05">
        <w:rPr>
          <w:i/>
        </w:rPr>
        <w:t>aggiunto in sopralinea</w:t>
      </w:r>
      <w:r w:rsidRPr="00685B05">
        <w:t>.</w:t>
      </w:r>
    </w:p>
  </w:footnote>
  <w:footnote w:id="1148">
    <w:p w14:paraId="5096A773" w14:textId="16B8FDE5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-i- </w:t>
      </w:r>
      <w:r w:rsidRPr="00685B05">
        <w:rPr>
          <w:i/>
        </w:rPr>
        <w:t xml:space="preserve">corretta </w:t>
      </w:r>
      <w:ins w:id="3522" w:author="Flavia Di Gi" w:date="2023-04-24T10:33:00Z">
        <w:r w:rsidR="004C0F96">
          <w:rPr>
            <w:i/>
          </w:rPr>
          <w:t>su</w:t>
        </w:r>
      </w:ins>
      <w:del w:id="3523" w:author="Flavia Di Gi" w:date="2023-04-24T10:33:00Z">
        <w:r w:rsidRPr="00685B05" w:rsidDel="004C0F96">
          <w:rPr>
            <w:i/>
          </w:rPr>
          <w:delText>da</w:delText>
        </w:r>
      </w:del>
      <w:r w:rsidRPr="00685B05">
        <w:rPr>
          <w:i/>
        </w:rPr>
        <w:t xml:space="preserve"> </w:t>
      </w:r>
      <w:r w:rsidRPr="00685B05">
        <w:t>-e-.</w:t>
      </w:r>
    </w:p>
  </w:footnote>
  <w:footnote w:id="1149">
    <w:p w14:paraId="3EA2C56A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Così A. </w:t>
      </w:r>
    </w:p>
  </w:footnote>
  <w:footnote w:id="1150">
    <w:p w14:paraId="057C36C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Seguono lettere</w:t>
      </w:r>
      <w:r w:rsidRPr="00685B05">
        <w:t xml:space="preserve"> </w:t>
      </w:r>
      <w:r w:rsidRPr="00685B05">
        <w:rPr>
          <w:i/>
        </w:rPr>
        <w:t>depennate</w:t>
      </w:r>
      <w:r w:rsidRPr="00685B05">
        <w:t>.</w:t>
      </w:r>
    </w:p>
  </w:footnote>
  <w:footnote w:id="1151">
    <w:p w14:paraId="094EE7EF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</w:t>
      </w:r>
      <w:r w:rsidRPr="00685B05">
        <w:t xml:space="preserve"> in che del collegio per essi capitani </w:t>
      </w:r>
      <w:r w:rsidRPr="00685B05">
        <w:rPr>
          <w:i/>
        </w:rPr>
        <w:t>depennato, come pare</w:t>
      </w:r>
      <w:r w:rsidRPr="00685B05">
        <w:t>.</w:t>
      </w:r>
    </w:p>
  </w:footnote>
  <w:footnote w:id="1152">
    <w:p w14:paraId="33247BA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di </w:t>
      </w:r>
      <w:r w:rsidRPr="00685B05">
        <w:rPr>
          <w:i/>
        </w:rPr>
        <w:t>depennato</w:t>
      </w:r>
      <w:r w:rsidRPr="00685B05">
        <w:t>.</w:t>
      </w:r>
    </w:p>
  </w:footnote>
  <w:footnote w:id="1153">
    <w:p w14:paraId="19A8F94F" w14:textId="0ACE4BD6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Macchia d</w:t>
      </w:r>
      <w:ins w:id="3530" w:author="Giorgia" w:date="2023-03-22T12:30:00Z">
        <w:r>
          <w:rPr>
            <w:i/>
          </w:rPr>
          <w:t xml:space="preserve">i </w:t>
        </w:r>
      </w:ins>
      <w:del w:id="3531" w:author="Giorgia" w:date="2023-03-22T12:30:00Z">
        <w:r w:rsidRPr="00685B05" w:rsidDel="00D32F90">
          <w:rPr>
            <w:i/>
          </w:rPr>
          <w:delText>’</w:delText>
        </w:r>
      </w:del>
      <w:r w:rsidRPr="00685B05">
        <w:rPr>
          <w:i/>
        </w:rPr>
        <w:t>inchiostro</w:t>
      </w:r>
      <w:r w:rsidRPr="00685B05">
        <w:t>.</w:t>
      </w:r>
    </w:p>
  </w:footnote>
  <w:footnote w:id="1154">
    <w:p w14:paraId="0271094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ultimo </w:t>
      </w:r>
      <w:r w:rsidRPr="00685B05">
        <w:rPr>
          <w:i/>
        </w:rPr>
        <w:t>depennato</w:t>
      </w:r>
      <w:r w:rsidRPr="00685B05">
        <w:t xml:space="preserve">. </w:t>
      </w:r>
    </w:p>
  </w:footnote>
  <w:footnote w:id="1155">
    <w:p w14:paraId="457E418F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</w:t>
      </w:r>
      <w:r w:rsidRPr="00685B05">
        <w:t xml:space="preserve"> V(ostra) </w:t>
      </w:r>
      <w:r w:rsidRPr="00685B05">
        <w:rPr>
          <w:i/>
        </w:rPr>
        <w:t>depennato</w:t>
      </w:r>
      <w:r w:rsidRPr="00685B05">
        <w:t>.</w:t>
      </w:r>
    </w:p>
  </w:footnote>
  <w:footnote w:id="1156">
    <w:p w14:paraId="17A5F77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</w:t>
      </w:r>
      <w:r w:rsidRPr="00685B05">
        <w:t xml:space="preserve"> ben</w:t>
      </w:r>
      <w:r w:rsidRPr="00685B05">
        <w:rPr>
          <w:i/>
        </w:rPr>
        <w:t xml:space="preserve"> depennato</w:t>
      </w:r>
      <w:r w:rsidRPr="00685B05">
        <w:t>.</w:t>
      </w:r>
    </w:p>
  </w:footnote>
  <w:footnote w:id="1157">
    <w:p w14:paraId="5512C1DB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-3- </w:t>
      </w:r>
      <w:r w:rsidRPr="00685B05">
        <w:rPr>
          <w:i/>
        </w:rPr>
        <w:t>esito di correzione, come pare.</w:t>
      </w:r>
    </w:p>
  </w:footnote>
  <w:footnote w:id="1158">
    <w:p w14:paraId="4BA3C88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ne </w:t>
      </w:r>
      <w:r w:rsidRPr="00685B05">
        <w:rPr>
          <w:i/>
        </w:rPr>
        <w:t>depennato</w:t>
      </w:r>
      <w:r w:rsidRPr="00685B05">
        <w:t>.</w:t>
      </w:r>
    </w:p>
  </w:footnote>
  <w:footnote w:id="1159">
    <w:p w14:paraId="65518277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f </w:t>
      </w:r>
      <w:r w:rsidRPr="00685B05">
        <w:rPr>
          <w:i/>
        </w:rPr>
        <w:t>depennata.</w:t>
      </w:r>
    </w:p>
  </w:footnote>
  <w:footnote w:id="1160">
    <w:p w14:paraId="030706BF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fa </w:t>
      </w:r>
      <w:r w:rsidRPr="00685B05">
        <w:rPr>
          <w:i/>
        </w:rPr>
        <w:t>depennato</w:t>
      </w:r>
      <w:r w:rsidRPr="00685B05">
        <w:t>.</w:t>
      </w:r>
    </w:p>
  </w:footnote>
  <w:footnote w:id="1161">
    <w:p w14:paraId="3F9A7600" w14:textId="65659100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highlight w:val="yellow"/>
          <w:vertAlign w:val="superscript"/>
        </w:rPr>
        <w:footnoteRef/>
      </w:r>
      <w:r w:rsidRPr="00685B05">
        <w:rPr>
          <w:highlight w:val="yellow"/>
        </w:rPr>
        <w:t xml:space="preserve"> </w:t>
      </w:r>
      <w:r w:rsidRPr="00685B05">
        <w:rPr>
          <w:i/>
          <w:highlight w:val="yellow"/>
        </w:rPr>
        <w:t xml:space="preserve">Segue </w:t>
      </w:r>
      <w:proofErr w:type="gramStart"/>
      <w:r w:rsidRPr="00685B05">
        <w:rPr>
          <w:highlight w:val="yellow"/>
        </w:rPr>
        <w:t xml:space="preserve">le </w:t>
      </w:r>
      <w:r w:rsidRPr="00685B05">
        <w:rPr>
          <w:i/>
          <w:highlight w:val="yellow"/>
        </w:rPr>
        <w:t>corretto</w:t>
      </w:r>
      <w:proofErr w:type="gramEnd"/>
      <w:r w:rsidRPr="00685B05">
        <w:rPr>
          <w:i/>
          <w:highlight w:val="yellow"/>
        </w:rPr>
        <w:t xml:space="preserve"> su </w:t>
      </w:r>
      <w:r w:rsidRPr="00685B05">
        <w:rPr>
          <w:highlight w:val="yellow"/>
        </w:rPr>
        <w:t>de</w:t>
      </w:r>
      <w:ins w:id="3536" w:author="Flavia Di Gi" w:date="2023-04-24T10:33:00Z">
        <w:r w:rsidR="004C0F96">
          <w:rPr>
            <w:i/>
            <w:highlight w:val="yellow"/>
          </w:rPr>
          <w:t>,</w:t>
        </w:r>
      </w:ins>
      <w:del w:id="3537" w:author="Flavia Di Gi" w:date="2023-04-24T10:33:00Z">
        <w:r w:rsidRPr="00685B05" w:rsidDel="004C0F96">
          <w:rPr>
            <w:highlight w:val="yellow"/>
          </w:rPr>
          <w:delText xml:space="preserve"> </w:delText>
        </w:r>
        <w:r w:rsidRPr="00685B05" w:rsidDel="004C0F96">
          <w:rPr>
            <w:i/>
            <w:highlight w:val="yellow"/>
          </w:rPr>
          <w:delText>e</w:delText>
        </w:r>
      </w:del>
      <w:r w:rsidRPr="00685B05">
        <w:rPr>
          <w:i/>
          <w:highlight w:val="yellow"/>
        </w:rPr>
        <w:t xml:space="preserve"> poi</w:t>
      </w:r>
      <w:r w:rsidRPr="00685B05">
        <w:rPr>
          <w:highlight w:val="yellow"/>
        </w:rPr>
        <w:t xml:space="preserve"> </w:t>
      </w:r>
      <w:r w:rsidRPr="00685B05">
        <w:rPr>
          <w:i/>
          <w:highlight w:val="yellow"/>
        </w:rPr>
        <w:t>depennato</w:t>
      </w:r>
      <w:r w:rsidRPr="00685B05">
        <w:rPr>
          <w:highlight w:val="yellow"/>
        </w:rPr>
        <w:t>.</w:t>
      </w:r>
    </w:p>
  </w:footnote>
  <w:footnote w:id="1162">
    <w:p w14:paraId="23ADA2B7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li marinari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163">
    <w:p w14:paraId="5748004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-ri </w:t>
      </w:r>
      <w:r w:rsidRPr="00685B05">
        <w:rPr>
          <w:i/>
        </w:rPr>
        <w:t>esito di correzione.</w:t>
      </w:r>
    </w:p>
  </w:footnote>
  <w:footnote w:id="1164">
    <w:p w14:paraId="003E72D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partirà </w:t>
      </w:r>
      <w:r w:rsidRPr="00685B05">
        <w:rPr>
          <w:i/>
        </w:rPr>
        <w:t>depennato</w:t>
      </w:r>
      <w:r w:rsidRPr="00685B05">
        <w:t>.</w:t>
      </w:r>
    </w:p>
  </w:footnote>
  <w:footnote w:id="1165">
    <w:p w14:paraId="76C76E0D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per là </w:t>
      </w:r>
      <w:r w:rsidRPr="00685B05">
        <w:rPr>
          <w:i/>
        </w:rPr>
        <w:t xml:space="preserve">aggiunto in sopralinea su </w:t>
      </w:r>
      <w:r w:rsidRPr="00685B05">
        <w:t>a quella volta</w:t>
      </w:r>
      <w:r w:rsidRPr="00685B05">
        <w:rPr>
          <w:i/>
        </w:rPr>
        <w:t xml:space="preserve"> depennato</w:t>
      </w:r>
      <w:r w:rsidRPr="00685B05">
        <w:t xml:space="preserve">. </w:t>
      </w:r>
    </w:p>
  </w:footnote>
  <w:footnote w:id="1166">
    <w:p w14:paraId="5BD5D66B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</w:t>
      </w:r>
      <w:proofErr w:type="gramStart"/>
      <w:r w:rsidRPr="00685B05">
        <w:t>e</w:t>
      </w:r>
      <w:proofErr w:type="gramEnd"/>
      <w:r w:rsidRPr="00685B05">
        <w:t xml:space="preserve"> </w:t>
      </w:r>
      <w:r w:rsidRPr="00685B05">
        <w:rPr>
          <w:i/>
        </w:rPr>
        <w:t>esito di correzione.</w:t>
      </w:r>
    </w:p>
  </w:footnote>
  <w:footnote w:id="1167">
    <w:p w14:paraId="358FAC1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gli </w:t>
      </w:r>
      <w:r w:rsidRPr="00685B05">
        <w:rPr>
          <w:i/>
        </w:rPr>
        <w:t>depennato</w:t>
      </w:r>
      <w:r w:rsidRPr="00685B05">
        <w:t>.</w:t>
      </w:r>
    </w:p>
  </w:footnote>
  <w:footnote w:id="1168">
    <w:p w14:paraId="63CA242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Precede </w:t>
      </w:r>
      <w:r w:rsidRPr="00685B05">
        <w:t xml:space="preserve">riconcesso </w:t>
      </w:r>
      <w:r w:rsidRPr="00685B05">
        <w:rPr>
          <w:i/>
        </w:rPr>
        <w:t>depennato, come pare</w:t>
      </w:r>
      <w:r w:rsidRPr="00685B05">
        <w:t>.</w:t>
      </w:r>
    </w:p>
  </w:footnote>
  <w:footnote w:id="1169">
    <w:p w14:paraId="5CD8F927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-ò </w:t>
      </w:r>
      <w:r w:rsidRPr="00685B05">
        <w:rPr>
          <w:i/>
        </w:rPr>
        <w:t xml:space="preserve">corretta su </w:t>
      </w:r>
      <w:r w:rsidRPr="00685B05">
        <w:t>-à</w:t>
      </w:r>
      <w:r w:rsidRPr="00685B05">
        <w:rPr>
          <w:i/>
        </w:rPr>
        <w:t>.</w:t>
      </w:r>
    </w:p>
  </w:footnote>
  <w:footnote w:id="1170">
    <w:p w14:paraId="0ADB2DF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grandezza </w:t>
      </w:r>
      <w:r w:rsidRPr="00685B05">
        <w:rPr>
          <w:i/>
        </w:rPr>
        <w:t>depennato</w:t>
      </w:r>
      <w:r w:rsidRPr="00685B05">
        <w:t>.</w:t>
      </w:r>
    </w:p>
  </w:footnote>
  <w:footnote w:id="1171">
    <w:p w14:paraId="157F9D6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-ano </w:t>
      </w:r>
      <w:r w:rsidRPr="00685B05">
        <w:rPr>
          <w:i/>
        </w:rPr>
        <w:t xml:space="preserve">corretto su </w:t>
      </w:r>
      <w:r w:rsidRPr="00685B05">
        <w:t>-à</w:t>
      </w:r>
      <w:r w:rsidRPr="00685B05">
        <w:rPr>
          <w:i/>
        </w:rPr>
        <w:t>.</w:t>
      </w:r>
    </w:p>
  </w:footnote>
  <w:footnote w:id="1172">
    <w:p w14:paraId="5BC51F46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quello </w:t>
      </w:r>
      <w:r w:rsidRPr="00685B05">
        <w:rPr>
          <w:i/>
        </w:rPr>
        <w:t>depennato</w:t>
      </w:r>
      <w:r w:rsidRPr="00685B05">
        <w:t>.</w:t>
      </w:r>
    </w:p>
  </w:footnote>
  <w:footnote w:id="1173">
    <w:p w14:paraId="344DB17F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Ci- </w:t>
      </w:r>
      <w:r w:rsidRPr="00685B05">
        <w:rPr>
          <w:i/>
        </w:rPr>
        <w:t xml:space="preserve">corretto su </w:t>
      </w:r>
      <w:proofErr w:type="gramStart"/>
      <w:r w:rsidRPr="00685B05">
        <w:t>Se</w:t>
      </w:r>
      <w:proofErr w:type="gramEnd"/>
      <w:r w:rsidRPr="00685B05">
        <w:t>-</w:t>
      </w:r>
      <w:r w:rsidRPr="00685B05">
        <w:rPr>
          <w:i/>
        </w:rPr>
        <w:t>.</w:t>
      </w:r>
    </w:p>
  </w:footnote>
  <w:footnote w:id="1174">
    <w:p w14:paraId="239F32A6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 parola depennata</w:t>
      </w:r>
      <w:r w:rsidRPr="00685B05">
        <w:t>.</w:t>
      </w:r>
    </w:p>
  </w:footnote>
  <w:footnote w:id="1175">
    <w:p w14:paraId="2D66D828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qua </w:t>
      </w:r>
      <w:r w:rsidRPr="00685B05">
        <w:rPr>
          <w:i/>
        </w:rPr>
        <w:t>depennato</w:t>
      </w:r>
      <w:r w:rsidRPr="00685B05">
        <w:t>.</w:t>
      </w:r>
    </w:p>
  </w:footnote>
  <w:footnote w:id="1176">
    <w:p w14:paraId="5D7F45CE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-o </w:t>
      </w:r>
      <w:r w:rsidRPr="00685B05">
        <w:rPr>
          <w:i/>
        </w:rPr>
        <w:t xml:space="preserve">corretta su </w:t>
      </w:r>
      <w:r w:rsidRPr="00685B05">
        <w:t>-a</w:t>
      </w:r>
      <w:r w:rsidRPr="00685B05">
        <w:rPr>
          <w:i/>
        </w:rPr>
        <w:t>.</w:t>
      </w:r>
    </w:p>
  </w:footnote>
  <w:footnote w:id="1177">
    <w:p w14:paraId="76A5D06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di non</w:t>
      </w:r>
      <w:r w:rsidRPr="00685B05">
        <w:rPr>
          <w:i/>
        </w:rPr>
        <w:t xml:space="preserve"> depennato</w:t>
      </w:r>
      <w:r w:rsidRPr="00685B05">
        <w:t>.</w:t>
      </w:r>
    </w:p>
  </w:footnote>
  <w:footnote w:id="1178">
    <w:p w14:paraId="523977E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179">
    <w:p w14:paraId="01B8D8DF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D- </w:t>
      </w:r>
      <w:r w:rsidRPr="00685B05">
        <w:rPr>
          <w:i/>
        </w:rPr>
        <w:t>corretta su</w:t>
      </w:r>
      <w:r w:rsidRPr="00685B05">
        <w:t xml:space="preserve"> d-.</w:t>
      </w:r>
    </w:p>
  </w:footnote>
  <w:footnote w:id="1180">
    <w:p w14:paraId="2B64863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per </w:t>
      </w:r>
      <w:r w:rsidRPr="00685B05">
        <w:rPr>
          <w:i/>
        </w:rPr>
        <w:t>depennato</w:t>
      </w:r>
      <w:r w:rsidRPr="00685B05">
        <w:t>.</w:t>
      </w:r>
    </w:p>
  </w:footnote>
  <w:footnote w:id="1181">
    <w:p w14:paraId="4A7E4726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</w:t>
      </w:r>
      <w:proofErr w:type="gramStart"/>
      <w:r w:rsidRPr="00685B05">
        <w:t xml:space="preserve">i </w:t>
      </w:r>
      <w:r w:rsidRPr="00685B05">
        <w:rPr>
          <w:i/>
        </w:rPr>
        <w:t>corretta</w:t>
      </w:r>
      <w:proofErr w:type="gramEnd"/>
      <w:r w:rsidRPr="00685B05">
        <w:rPr>
          <w:i/>
        </w:rPr>
        <w:t xml:space="preserve"> su </w:t>
      </w:r>
      <w:r w:rsidRPr="00685B05">
        <w:t>-e.</w:t>
      </w:r>
    </w:p>
  </w:footnote>
  <w:footnote w:id="1182">
    <w:p w14:paraId="697C52BF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-o </w:t>
      </w:r>
      <w:r w:rsidRPr="00685B05">
        <w:rPr>
          <w:i/>
        </w:rPr>
        <w:t>esito di correzione.</w:t>
      </w:r>
    </w:p>
  </w:footnote>
  <w:footnote w:id="1183">
    <w:p w14:paraId="617F5056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che non </w:t>
      </w:r>
      <w:r w:rsidRPr="00685B05">
        <w:rPr>
          <w:i/>
        </w:rPr>
        <w:t>depennato</w:t>
      </w:r>
      <w:r w:rsidRPr="00685B05">
        <w:t>.</w:t>
      </w:r>
    </w:p>
  </w:footnote>
  <w:footnote w:id="1184">
    <w:p w14:paraId="6C39E31C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della </w:t>
      </w:r>
      <w:r w:rsidRPr="00685B05">
        <w:rPr>
          <w:i/>
        </w:rPr>
        <w:t>depennata</w:t>
      </w:r>
      <w:r w:rsidRPr="00685B05">
        <w:t>.</w:t>
      </w:r>
    </w:p>
  </w:footnote>
  <w:footnote w:id="1185">
    <w:p w14:paraId="03CA8A48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186">
    <w:p w14:paraId="0C27AF38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inserimento.</w:t>
      </w:r>
    </w:p>
  </w:footnote>
  <w:footnote w:id="1187">
    <w:p w14:paraId="6979C09F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</w:t>
      </w:r>
      <w:proofErr w:type="gramStart"/>
      <w:r w:rsidRPr="00685B05">
        <w:t>e</w:t>
      </w:r>
      <w:proofErr w:type="gramEnd"/>
      <w:r w:rsidRPr="00685B05">
        <w:t xml:space="preserve"> </w:t>
      </w:r>
      <w:r w:rsidRPr="00685B05">
        <w:rPr>
          <w:i/>
        </w:rPr>
        <w:t>esito di correzione.</w:t>
      </w:r>
    </w:p>
  </w:footnote>
  <w:footnote w:id="1188">
    <w:p w14:paraId="7EDF865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Così A</w:t>
      </w:r>
      <w:r w:rsidRPr="00685B05">
        <w:t>.</w:t>
      </w:r>
    </w:p>
  </w:footnote>
  <w:footnote w:id="1189">
    <w:p w14:paraId="55BD30CC" w14:textId="5F595B86" w:rsidR="00530FC2" w:rsidRDefault="00530FC2">
      <w:pPr>
        <w:pStyle w:val="Testonotaapidipagina"/>
      </w:pPr>
      <w:ins w:id="3555" w:author="Flavia Di Gi" w:date="2023-05-07T15:50:00Z">
        <w:r>
          <w:rPr>
            <w:rStyle w:val="Rimandonotaapidipagina"/>
          </w:rPr>
          <w:footnoteRef/>
        </w:r>
        <w:r>
          <w:t xml:space="preserve"> </w:t>
        </w:r>
        <w:r w:rsidRPr="00530FC2">
          <w:rPr>
            <w:i/>
            <w:iCs/>
            <w:rPrChange w:id="3556" w:author="Flavia Di Gi" w:date="2023-05-07T15:50:00Z">
              <w:rPr/>
            </w:rPrChange>
          </w:rPr>
          <w:t>Parentesi aperta non seguita da analoga chiusa.</w:t>
        </w:r>
      </w:ins>
    </w:p>
  </w:footnote>
  <w:footnote w:id="1190">
    <w:p w14:paraId="603113F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dei concetti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191">
    <w:p w14:paraId="55D6CCB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preso </w:t>
      </w:r>
      <w:r w:rsidRPr="00685B05">
        <w:rPr>
          <w:i/>
        </w:rPr>
        <w:t>depennato</w:t>
      </w:r>
      <w:r w:rsidRPr="00685B05">
        <w:t>.</w:t>
      </w:r>
    </w:p>
  </w:footnote>
  <w:footnote w:id="1192">
    <w:p w14:paraId="2C781286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su parola depennata</w:t>
      </w:r>
      <w:r w:rsidRPr="00685B05">
        <w:t>.</w:t>
      </w:r>
    </w:p>
  </w:footnote>
  <w:footnote w:id="1193">
    <w:p w14:paraId="156B5F32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-o- </w:t>
      </w:r>
      <w:r w:rsidRPr="00685B05">
        <w:rPr>
          <w:i/>
        </w:rPr>
        <w:t xml:space="preserve">corretta su </w:t>
      </w:r>
      <w:r w:rsidRPr="00685B05">
        <w:t>-a-.</w:t>
      </w:r>
    </w:p>
  </w:footnote>
  <w:footnote w:id="1194">
    <w:p w14:paraId="532FC3B3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-ò </w:t>
      </w:r>
      <w:r w:rsidRPr="00685B05">
        <w:rPr>
          <w:i/>
        </w:rPr>
        <w:t xml:space="preserve">corretta su </w:t>
      </w:r>
      <w:r w:rsidRPr="00685B05">
        <w:t>-a</w:t>
      </w:r>
      <w:r w:rsidRPr="00685B05">
        <w:rPr>
          <w:i/>
        </w:rPr>
        <w:t>.</w:t>
      </w:r>
    </w:p>
  </w:footnote>
  <w:footnote w:id="1195">
    <w:p w14:paraId="6A738F4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 parola depennata</w:t>
      </w:r>
      <w:r w:rsidRPr="00685B05">
        <w:t>.</w:t>
      </w:r>
    </w:p>
  </w:footnote>
  <w:footnote w:id="1196">
    <w:p w14:paraId="6E4B99A9" w14:textId="2740008C" w:rsidR="00B53AFF" w:rsidRPr="00685B05" w:rsidRDefault="00B53AFF" w:rsidP="007F3E90">
      <w:pPr>
        <w:adjustRightInd w:val="0"/>
        <w:snapToGrid w:val="0"/>
        <w:jc w:val="both"/>
      </w:pPr>
      <w:r w:rsidRPr="00145F79">
        <w:rPr>
          <w:vertAlign w:val="superscript"/>
        </w:rPr>
        <w:footnoteRef/>
      </w:r>
      <w:r w:rsidRPr="00145F79">
        <w:t xml:space="preserve"> </w:t>
      </w:r>
      <w:r w:rsidRPr="00145F79">
        <w:rPr>
          <w:i/>
          <w:rPrChange w:id="3561" w:author="Flavia Di Gi" w:date="2023-04-25T17:44:00Z">
            <w:rPr>
              <w:b/>
              <w:i/>
            </w:rPr>
          </w:rPrChange>
        </w:rPr>
        <w:t>Segue testo depennat</w:t>
      </w:r>
      <w:ins w:id="3562" w:author="Giorgia" w:date="2023-03-22T12:31:00Z">
        <w:r w:rsidRPr="00145F79">
          <w:rPr>
            <w:i/>
            <w:rPrChange w:id="3563" w:author="Flavia Di Gi" w:date="2023-04-25T17:44:00Z">
              <w:rPr>
                <w:b/>
                <w:i/>
              </w:rPr>
            </w:rPrChange>
          </w:rPr>
          <w:t>o</w:t>
        </w:r>
      </w:ins>
      <w:del w:id="3564" w:author="Giorgia" w:date="2023-03-22T12:31:00Z">
        <w:r w:rsidRPr="00145F79" w:rsidDel="00D32F90">
          <w:rPr>
            <w:i/>
            <w:rPrChange w:id="3565" w:author="Flavia Di Gi" w:date="2023-04-25T17:44:00Z">
              <w:rPr>
                <w:b/>
                <w:i/>
              </w:rPr>
            </w:rPrChange>
          </w:rPr>
          <w:delText>e</w:delText>
        </w:r>
      </w:del>
      <w:r w:rsidRPr="00145F79">
        <w:rPr>
          <w:b/>
          <w:i/>
        </w:rPr>
        <w:t>.</w:t>
      </w:r>
    </w:p>
  </w:footnote>
  <w:footnote w:id="1197">
    <w:p w14:paraId="6552DB8F" w14:textId="77777777" w:rsidR="00B53AFF" w:rsidRPr="00685B05" w:rsidDel="00145F79" w:rsidRDefault="00B53AFF" w:rsidP="007F3E90">
      <w:pPr>
        <w:pStyle w:val="Testonotaapidipagina"/>
        <w:adjustRightInd w:val="0"/>
        <w:snapToGrid w:val="0"/>
        <w:jc w:val="both"/>
        <w:rPr>
          <w:del w:id="3571" w:author="Flavia Di Gi" w:date="2023-04-25T17:43:00Z"/>
          <w:i/>
        </w:rPr>
      </w:pPr>
      <w:del w:id="3572" w:author="Flavia Di Gi" w:date="2023-04-25T17:43:00Z">
        <w:r w:rsidRPr="00685B05" w:rsidDel="00145F79">
          <w:rPr>
            <w:rStyle w:val="Rimandonotaapidipagina"/>
          </w:rPr>
          <w:footnoteRef/>
        </w:r>
        <w:r w:rsidRPr="00685B05" w:rsidDel="00145F79">
          <w:delText xml:space="preserve"> </w:delText>
        </w:r>
        <w:r w:rsidRPr="00685B05" w:rsidDel="00145F79">
          <w:rPr>
            <w:i/>
          </w:rPr>
          <w:delText>Precede testo depennato.</w:delText>
        </w:r>
      </w:del>
    </w:p>
  </w:footnote>
  <w:footnote w:id="1198">
    <w:p w14:paraId="36BDDDD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-o-</w:t>
      </w:r>
      <w:r w:rsidRPr="00685B05">
        <w:rPr>
          <w:i/>
        </w:rPr>
        <w:t xml:space="preserve"> corretta su -</w:t>
      </w:r>
      <w:r w:rsidRPr="00685B05">
        <w:t>a-.</w:t>
      </w:r>
    </w:p>
  </w:footnote>
  <w:footnote w:id="1199">
    <w:p w14:paraId="2CF408E6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Segue lettera depennata.</w:t>
      </w:r>
    </w:p>
  </w:footnote>
  <w:footnote w:id="1200">
    <w:p w14:paraId="2906353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o- </w:t>
      </w:r>
      <w:r w:rsidRPr="00685B05">
        <w:rPr>
          <w:i/>
        </w:rPr>
        <w:t xml:space="preserve">corretta su </w:t>
      </w:r>
      <w:r w:rsidRPr="00685B05">
        <w:t>u-</w:t>
      </w:r>
      <w:r w:rsidRPr="00685B05">
        <w:rPr>
          <w:i/>
        </w:rPr>
        <w:t>, come pare</w:t>
      </w:r>
      <w:r w:rsidRPr="00685B05">
        <w:t>.</w:t>
      </w:r>
    </w:p>
  </w:footnote>
  <w:footnote w:id="1201">
    <w:p w14:paraId="6E33B09A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Terza </w:t>
      </w:r>
      <w:r w:rsidRPr="00685B05">
        <w:t xml:space="preserve">-a- </w:t>
      </w:r>
      <w:r w:rsidRPr="00685B05">
        <w:rPr>
          <w:i/>
        </w:rPr>
        <w:t>esito di correzione.</w:t>
      </w:r>
    </w:p>
  </w:footnote>
  <w:footnote w:id="1202">
    <w:p w14:paraId="500B044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rPr>
          <w:i/>
        </w:rPr>
        <w:t xml:space="preserve"> Esito di correzione</w:t>
      </w:r>
      <w:r w:rsidRPr="00685B05">
        <w:t>.</w:t>
      </w:r>
    </w:p>
  </w:footnote>
  <w:footnote w:id="1203">
    <w:p w14:paraId="51B0B74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Prima </w:t>
      </w:r>
      <w:r w:rsidRPr="00685B05">
        <w:t xml:space="preserve">-i- </w:t>
      </w:r>
      <w:r w:rsidRPr="00685B05">
        <w:rPr>
          <w:i/>
        </w:rPr>
        <w:t xml:space="preserve">corretta su </w:t>
      </w:r>
      <w:r w:rsidRPr="00685B05">
        <w:t>-e-.</w:t>
      </w:r>
    </w:p>
  </w:footnote>
  <w:footnote w:id="1204">
    <w:p w14:paraId="0374905E" w14:textId="77777777" w:rsidR="00B53AFF" w:rsidRPr="00685B05" w:rsidRDefault="00B53AFF" w:rsidP="007F3E90">
      <w:pPr>
        <w:adjustRightInd w:val="0"/>
        <w:snapToGrid w:val="0"/>
        <w:jc w:val="both"/>
        <w:rPr>
          <w:vertAlign w:val="superscript"/>
        </w:rPr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Precede </w:t>
      </w:r>
      <w:r w:rsidRPr="00685B05">
        <w:t xml:space="preserve">Lui </w:t>
      </w:r>
      <w:r w:rsidRPr="00685B05">
        <w:rPr>
          <w:i/>
        </w:rPr>
        <w:t>depennato</w:t>
      </w:r>
      <w:r w:rsidRPr="004C0F96">
        <w:rPr>
          <w:i/>
          <w:iCs/>
          <w:rPrChange w:id="3577" w:author="Flavia Di Gi" w:date="2023-04-24T10:37:00Z">
            <w:rPr/>
          </w:rPrChange>
        </w:rPr>
        <w:t>;</w:t>
      </w:r>
      <w:r w:rsidRPr="00685B05">
        <w:t xml:space="preserve"> R- </w:t>
      </w:r>
      <w:r w:rsidRPr="00685B05">
        <w:rPr>
          <w:i/>
        </w:rPr>
        <w:t xml:space="preserve">corretta su </w:t>
      </w:r>
      <w:r w:rsidRPr="00685B05">
        <w:t>r-.</w:t>
      </w:r>
    </w:p>
  </w:footnote>
  <w:footnote w:id="1205">
    <w:p w14:paraId="29D30AA4" w14:textId="0C82F034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Macchia d</w:t>
      </w:r>
      <w:ins w:id="3578" w:author="Giorgia" w:date="2023-03-22T12:32:00Z">
        <w:r>
          <w:rPr>
            <w:i/>
          </w:rPr>
          <w:t xml:space="preserve">i </w:t>
        </w:r>
      </w:ins>
      <w:del w:id="3579" w:author="Giorgia" w:date="2023-03-22T12:32:00Z">
        <w:r w:rsidRPr="00685B05" w:rsidDel="00D32F90">
          <w:rPr>
            <w:i/>
          </w:rPr>
          <w:delText>’</w:delText>
        </w:r>
      </w:del>
      <w:r w:rsidRPr="00685B05">
        <w:rPr>
          <w:i/>
        </w:rPr>
        <w:t>inchiostro.</w:t>
      </w:r>
    </w:p>
  </w:footnote>
  <w:footnote w:id="1206">
    <w:p w14:paraId="204BFAAA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Così A.</w:t>
      </w:r>
    </w:p>
  </w:footnote>
  <w:footnote w:id="1207">
    <w:p w14:paraId="1DDC115E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Sigillo.</w:t>
      </w:r>
    </w:p>
  </w:footnote>
  <w:footnote w:id="1208">
    <w:p w14:paraId="1E93132D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inquisitione</w:t>
      </w:r>
      <w:r w:rsidRPr="00685B05">
        <w:rPr>
          <w:i/>
        </w:rPr>
        <w:t xml:space="preserve"> depennato</w:t>
      </w:r>
      <w:r w:rsidRPr="00685B05">
        <w:t>.</w:t>
      </w:r>
    </w:p>
  </w:footnote>
  <w:footnote w:id="1209">
    <w:p w14:paraId="0B535887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</w:t>
      </w:r>
      <w:proofErr w:type="gramStart"/>
      <w:r w:rsidRPr="00685B05">
        <w:t xml:space="preserve">i </w:t>
      </w:r>
      <w:r w:rsidRPr="00685B05">
        <w:rPr>
          <w:i/>
        </w:rPr>
        <w:t>corretta</w:t>
      </w:r>
      <w:proofErr w:type="gramEnd"/>
      <w:r w:rsidRPr="00685B05">
        <w:rPr>
          <w:i/>
        </w:rPr>
        <w:t xml:space="preserve"> su </w:t>
      </w:r>
      <w:r w:rsidRPr="00685B05">
        <w:t>-e.</w:t>
      </w:r>
    </w:p>
  </w:footnote>
  <w:footnote w:id="1210">
    <w:p w14:paraId="1777E8D8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l’ha aiuta</w:t>
      </w:r>
      <w:r w:rsidRPr="00685B05">
        <w:rPr>
          <w:b/>
        </w:rPr>
        <w:t xml:space="preserve"> </w:t>
      </w:r>
      <w:r w:rsidRPr="00685B05">
        <w:rPr>
          <w:i/>
        </w:rPr>
        <w:t>depennato</w:t>
      </w:r>
      <w:r w:rsidRPr="00685B05">
        <w:t>.</w:t>
      </w:r>
    </w:p>
  </w:footnote>
  <w:footnote w:id="1211">
    <w:p w14:paraId="6E2C69F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Macchia di inchiostro</w:t>
      </w:r>
      <w:r w:rsidRPr="00685B05">
        <w:t>.</w:t>
      </w:r>
    </w:p>
  </w:footnote>
  <w:footnote w:id="1212">
    <w:p w14:paraId="38EA8EE9" w14:textId="3104CBCA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ins w:id="3581" w:author="Flavia Di Gi" w:date="2023-05-07T15:42:00Z">
        <w:r w:rsidR="00DD210C" w:rsidRPr="00DD210C">
          <w:rPr>
            <w:i/>
            <w:iCs/>
          </w:rPr>
          <w:t xml:space="preserve">Precede </w:t>
        </w:r>
        <w:r w:rsidR="00DD210C" w:rsidRPr="00DD210C">
          <w:rPr>
            <w:rPrChange w:id="3582" w:author="Flavia Di Gi" w:date="2023-05-07T15:43:00Z">
              <w:rPr>
                <w:u w:val="single"/>
              </w:rPr>
            </w:rPrChange>
          </w:rPr>
          <w:t>g</w:t>
        </w:r>
      </w:ins>
      <w:ins w:id="3583" w:author="Flavia Di Gi" w:date="2023-05-07T15:43:00Z">
        <w:r w:rsidR="00DD210C">
          <w:rPr>
            <w:i/>
            <w:iCs/>
          </w:rPr>
          <w:t>-</w:t>
        </w:r>
      </w:ins>
      <w:ins w:id="3584" w:author="Flavia Di Gi" w:date="2023-05-07T15:42:00Z">
        <w:r w:rsidR="00DD210C" w:rsidRPr="00DD210C">
          <w:rPr>
            <w:i/>
            <w:iCs/>
            <w:rPrChange w:id="3585" w:author="Flavia Di Gi" w:date="2023-05-07T15:43:00Z">
              <w:rPr>
                <w:u w:val="single"/>
              </w:rPr>
            </w:rPrChange>
          </w:rPr>
          <w:t xml:space="preserve"> </w:t>
        </w:r>
        <w:r w:rsidR="00DD210C" w:rsidRPr="00DD210C">
          <w:rPr>
            <w:i/>
            <w:iCs/>
            <w:rPrChange w:id="3586" w:author="Flavia Di Gi" w:date="2023-05-07T15:43:00Z">
              <w:rPr>
                <w:i/>
                <w:iCs/>
                <w:u w:val="single"/>
              </w:rPr>
            </w:rPrChange>
          </w:rPr>
          <w:t>depennata; -</w:t>
        </w:r>
        <w:r w:rsidR="00DD210C" w:rsidRPr="00DD210C">
          <w:t>e</w:t>
        </w:r>
      </w:ins>
      <w:del w:id="3587" w:author="Flavia Di Gi" w:date="2023-05-07T15:42:00Z">
        <w:r w:rsidRPr="00DD210C" w:rsidDel="00DD210C">
          <w:delText>le</w:delText>
        </w:r>
      </w:del>
      <w:r w:rsidRPr="00DD210C">
        <w:t xml:space="preserve"> </w:t>
      </w:r>
      <w:r w:rsidRPr="00DD210C">
        <w:rPr>
          <w:i/>
        </w:rPr>
        <w:t>corret</w:t>
      </w:r>
      <w:del w:id="3588" w:author="Flavia Di Gi" w:date="2023-05-07T15:43:00Z">
        <w:r w:rsidRPr="00DD210C" w:rsidDel="00DD210C">
          <w:rPr>
            <w:i/>
          </w:rPr>
          <w:delText>t</w:delText>
        </w:r>
      </w:del>
      <w:ins w:id="3589" w:author="Flavia Di Gi" w:date="2023-05-07T15:43:00Z">
        <w:r w:rsidR="00DD210C">
          <w:rPr>
            <w:i/>
          </w:rPr>
          <w:t>ta</w:t>
        </w:r>
      </w:ins>
      <w:del w:id="3590" w:author="Flavia Di Gi" w:date="2023-05-07T15:43:00Z">
        <w:r w:rsidRPr="00DD210C" w:rsidDel="00DD210C">
          <w:rPr>
            <w:i/>
          </w:rPr>
          <w:delText>o</w:delText>
        </w:r>
      </w:del>
      <w:r w:rsidRPr="00685B05">
        <w:rPr>
          <w:i/>
        </w:rPr>
        <w:t xml:space="preserve"> </w:t>
      </w:r>
      <w:del w:id="3591" w:author="Flavia Di Gi" w:date="2023-05-07T15:42:00Z">
        <w:r w:rsidRPr="00DD210C" w:rsidDel="00DD210C">
          <w:rPr>
            <w:i/>
            <w:iCs/>
          </w:rPr>
          <w:delText xml:space="preserve">da </w:delText>
        </w:r>
      </w:del>
      <w:ins w:id="3592" w:author="Flavia Di Gi" w:date="2023-05-07T15:42:00Z">
        <w:r w:rsidR="00DD210C" w:rsidRPr="00DD210C">
          <w:rPr>
            <w:i/>
            <w:iCs/>
            <w:rPrChange w:id="3593" w:author="Flavia Di Gi" w:date="2023-05-07T15:42:00Z">
              <w:rPr/>
            </w:rPrChange>
          </w:rPr>
          <w:t>su</w:t>
        </w:r>
        <w:r w:rsidR="00DD210C">
          <w:t xml:space="preserve"> </w:t>
        </w:r>
      </w:ins>
      <w:del w:id="3594" w:author="Flavia Di Gi" w:date="2023-05-07T15:42:00Z">
        <w:r w:rsidRPr="00685B05" w:rsidDel="00DD210C">
          <w:delText>g</w:delText>
        </w:r>
      </w:del>
      <w:ins w:id="3595" w:author="Flavia Di Gi" w:date="2023-05-07T15:43:00Z">
        <w:r w:rsidR="00DD210C">
          <w:t>-</w:t>
        </w:r>
      </w:ins>
      <w:del w:id="3596" w:author="Flavia Di Gi" w:date="2023-05-07T15:43:00Z">
        <w:r w:rsidRPr="00685B05" w:rsidDel="00DD210C">
          <w:delText>l</w:delText>
        </w:r>
      </w:del>
      <w:r w:rsidRPr="00685B05">
        <w:t>i</w:t>
      </w:r>
      <w:ins w:id="3597" w:author="Flavia Di Gi" w:date="2023-05-07T15:42:00Z">
        <w:r w:rsidR="00DD210C">
          <w:t xml:space="preserve">. </w:t>
        </w:r>
      </w:ins>
      <w:del w:id="3598" w:author="Flavia Di Gi" w:date="2023-05-07T15:42:00Z">
        <w:r w:rsidRPr="00685B05" w:rsidDel="00DD210C">
          <w:delText xml:space="preserve">, </w:delText>
        </w:r>
        <w:r w:rsidRPr="00685B05" w:rsidDel="00DD210C">
          <w:rPr>
            <w:i/>
          </w:rPr>
          <w:delText>con</w:delText>
        </w:r>
        <w:r w:rsidRPr="00685B05" w:rsidDel="00DD210C">
          <w:delText xml:space="preserve"> </w:delText>
        </w:r>
      </w:del>
      <w:del w:id="3599" w:author="Flavia Di Gi" w:date="2023-05-07T15:43:00Z">
        <w:r w:rsidRPr="00685B05" w:rsidDel="00DD210C">
          <w:delText xml:space="preserve">g- </w:delText>
        </w:r>
        <w:r w:rsidRPr="00685B05" w:rsidDel="00DD210C">
          <w:rPr>
            <w:i/>
          </w:rPr>
          <w:delText>depennata</w:delText>
        </w:r>
      </w:del>
      <w:del w:id="3600" w:author="Flavia Di Gi" w:date="2023-05-07T15:42:00Z">
        <w:r w:rsidRPr="00685B05" w:rsidDel="00DD210C">
          <w:rPr>
            <w:i/>
          </w:rPr>
          <w:delText xml:space="preserve"> ed</w:delText>
        </w:r>
        <w:r w:rsidRPr="00685B05" w:rsidDel="00DD210C">
          <w:delText xml:space="preserve"> -e </w:delText>
        </w:r>
        <w:r w:rsidRPr="00685B05" w:rsidDel="00DD210C">
          <w:rPr>
            <w:i/>
          </w:rPr>
          <w:delText xml:space="preserve">corretta su </w:delText>
        </w:r>
        <w:r w:rsidRPr="00685B05" w:rsidDel="00DD210C">
          <w:delText>-i</w:delText>
        </w:r>
      </w:del>
      <w:del w:id="3601" w:author="Flavia Di Gi" w:date="2023-05-07T15:43:00Z">
        <w:r w:rsidRPr="00685B05" w:rsidDel="00DD210C">
          <w:rPr>
            <w:i/>
          </w:rPr>
          <w:delText>.</w:delText>
        </w:r>
      </w:del>
    </w:p>
  </w:footnote>
  <w:footnote w:id="1213">
    <w:p w14:paraId="19795A7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214">
    <w:p w14:paraId="5F9118B8" w14:textId="2B7CFF9D" w:rsidR="00B53AFF" w:rsidRPr="00685B05" w:rsidRDefault="00B53AFF" w:rsidP="007F3E90">
      <w:pPr>
        <w:adjustRightInd w:val="0"/>
        <w:snapToGrid w:val="0"/>
        <w:jc w:val="both"/>
        <w:rPr>
          <w:u w:val="single"/>
        </w:rPr>
      </w:pPr>
      <w:r w:rsidRPr="00685B05">
        <w:rPr>
          <w:vertAlign w:val="superscript"/>
        </w:rPr>
        <w:footnoteRef/>
      </w:r>
      <w:r w:rsidRPr="00685B05">
        <w:t xml:space="preserve"> -a- </w:t>
      </w:r>
      <w:r w:rsidRPr="00685B05">
        <w:rPr>
          <w:i/>
        </w:rPr>
        <w:t>corretta su</w:t>
      </w:r>
      <w:r w:rsidRPr="00685B05">
        <w:t xml:space="preserve"> -e-</w:t>
      </w:r>
      <w:ins w:id="3602" w:author="Flavia Di Gi" w:date="2023-04-24T10:37:00Z">
        <w:r w:rsidR="004C0F96">
          <w:rPr>
            <w:i/>
          </w:rPr>
          <w:t>;</w:t>
        </w:r>
      </w:ins>
      <w:del w:id="3603" w:author="Flavia Di Gi" w:date="2023-04-24T10:37:00Z">
        <w:r w:rsidRPr="00685B05" w:rsidDel="004C0F96">
          <w:delText xml:space="preserve"> </w:delText>
        </w:r>
        <w:r w:rsidRPr="00685B05" w:rsidDel="004C0F96">
          <w:rPr>
            <w:i/>
          </w:rPr>
          <w:delText>e</w:delText>
        </w:r>
      </w:del>
      <w:r w:rsidRPr="00685B05">
        <w:rPr>
          <w:i/>
        </w:rPr>
        <w:t xml:space="preserve"> </w:t>
      </w:r>
      <w:r w:rsidRPr="00685B05">
        <w:t xml:space="preserve">-o </w:t>
      </w:r>
      <w:r w:rsidRPr="00685B05">
        <w:rPr>
          <w:i/>
        </w:rPr>
        <w:t>corretta su</w:t>
      </w:r>
      <w:r w:rsidRPr="00685B05">
        <w:t xml:space="preserve"> -do </w:t>
      </w:r>
      <w:r w:rsidRPr="00685B05">
        <w:rPr>
          <w:i/>
        </w:rPr>
        <w:t xml:space="preserve">depennato; segue </w:t>
      </w:r>
      <w:r w:rsidRPr="00685B05">
        <w:t xml:space="preserve">con </w:t>
      </w:r>
      <w:r w:rsidRPr="00685B05">
        <w:rPr>
          <w:i/>
        </w:rPr>
        <w:t>depennato.</w:t>
      </w:r>
      <w:r w:rsidRPr="00685B05">
        <w:t xml:space="preserve"> </w:t>
      </w:r>
    </w:p>
  </w:footnote>
  <w:footnote w:id="1215">
    <w:p w14:paraId="5C6E243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Precede </w:t>
      </w:r>
      <w:r w:rsidRPr="00685B05">
        <w:t xml:space="preserve">una </w:t>
      </w:r>
      <w:r w:rsidRPr="00685B05">
        <w:rPr>
          <w:i/>
        </w:rPr>
        <w:t>depennato</w:t>
      </w:r>
      <w:r w:rsidRPr="00685B05">
        <w:t>.</w:t>
      </w:r>
    </w:p>
  </w:footnote>
  <w:footnote w:id="1216">
    <w:p w14:paraId="0870E007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 parola depennata</w:t>
      </w:r>
      <w:r w:rsidRPr="00685B05">
        <w:t>.</w:t>
      </w:r>
    </w:p>
  </w:footnote>
  <w:footnote w:id="1217">
    <w:p w14:paraId="6D4F11EE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-u- </w:t>
      </w:r>
      <w:r w:rsidRPr="00685B05">
        <w:rPr>
          <w:i/>
        </w:rPr>
        <w:t>esito di correzione.</w:t>
      </w:r>
    </w:p>
  </w:footnote>
  <w:footnote w:id="1218">
    <w:p w14:paraId="0D6FC9CE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Così A.</w:t>
      </w:r>
    </w:p>
  </w:footnote>
  <w:footnote w:id="1219">
    <w:p w14:paraId="149D9E82" w14:textId="7FF34282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per </w:t>
      </w:r>
      <w:r w:rsidRPr="00685B05">
        <w:rPr>
          <w:i/>
        </w:rPr>
        <w:t>depen</w:t>
      </w:r>
      <w:ins w:id="3604" w:author="Flavia Di Gi" w:date="2023-04-24T10:51:00Z">
        <w:r w:rsidR="00D0198B">
          <w:rPr>
            <w:i/>
          </w:rPr>
          <w:t>n</w:t>
        </w:r>
      </w:ins>
      <w:r w:rsidRPr="00685B05">
        <w:rPr>
          <w:i/>
        </w:rPr>
        <w:t>a</w:t>
      </w:r>
      <w:del w:id="3605" w:author="Flavia Di Gi" w:date="2023-04-24T10:51:00Z">
        <w:r w:rsidRPr="00685B05" w:rsidDel="00D0198B">
          <w:rPr>
            <w:i/>
          </w:rPr>
          <w:delText>n</w:delText>
        </w:r>
      </w:del>
      <w:r w:rsidRPr="00685B05">
        <w:rPr>
          <w:i/>
        </w:rPr>
        <w:t>to</w:t>
      </w:r>
      <w:r w:rsidRPr="00685B05">
        <w:t>.</w:t>
      </w:r>
    </w:p>
  </w:footnote>
  <w:footnote w:id="1220">
    <w:p w14:paraId="7DD69D5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-e- </w:t>
      </w:r>
      <w:r w:rsidRPr="00685B05">
        <w:rPr>
          <w:i/>
        </w:rPr>
        <w:t xml:space="preserve">corretta da </w:t>
      </w:r>
      <w:r w:rsidRPr="00685B05">
        <w:t>-a-.</w:t>
      </w:r>
    </w:p>
  </w:footnote>
  <w:footnote w:id="1221">
    <w:p w14:paraId="2D5E2031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222">
    <w:p w14:paraId="0F05C3B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</w:t>
      </w:r>
      <w:proofErr w:type="gramStart"/>
      <w:r w:rsidRPr="00685B05">
        <w:t xml:space="preserve">i </w:t>
      </w:r>
      <w:r w:rsidRPr="00685B05">
        <w:rPr>
          <w:i/>
        </w:rPr>
        <w:t>corretta</w:t>
      </w:r>
      <w:proofErr w:type="gramEnd"/>
      <w:r w:rsidRPr="00685B05">
        <w:rPr>
          <w:i/>
        </w:rPr>
        <w:t xml:space="preserve"> su </w:t>
      </w:r>
      <w:r w:rsidRPr="00685B05">
        <w:t>-e.</w:t>
      </w:r>
    </w:p>
  </w:footnote>
  <w:footnote w:id="1223">
    <w:p w14:paraId="6B31AA4D" w14:textId="77777777" w:rsidR="00B53AFF" w:rsidRPr="00685B05" w:rsidRDefault="00B53AFF" w:rsidP="007F3E90">
      <w:pPr>
        <w:tabs>
          <w:tab w:val="left" w:pos="8080"/>
        </w:tabs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Foro nel supporto.</w:t>
      </w:r>
    </w:p>
  </w:footnote>
  <w:footnote w:id="1224">
    <w:p w14:paraId="6B5F4AF9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Foro nel supporto.</w:t>
      </w:r>
    </w:p>
  </w:footnote>
  <w:footnote w:id="1225">
    <w:p w14:paraId="41CC2E2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Così A</w:t>
      </w:r>
      <w:r w:rsidRPr="00685B05">
        <w:t>.</w:t>
      </w:r>
    </w:p>
  </w:footnote>
  <w:footnote w:id="1226">
    <w:p w14:paraId="5113D6E6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227">
    <w:p w14:paraId="0128270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Prima </w:t>
      </w:r>
      <w:r w:rsidRPr="00685B05">
        <w:t xml:space="preserve">-o- </w:t>
      </w:r>
      <w:r w:rsidRPr="00685B05">
        <w:rPr>
          <w:i/>
        </w:rPr>
        <w:t xml:space="preserve">corretta su </w:t>
      </w:r>
      <w:r w:rsidRPr="00685B05">
        <w:t>-a-.</w:t>
      </w:r>
    </w:p>
  </w:footnote>
  <w:footnote w:id="1228">
    <w:p w14:paraId="7C6CDE9F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-z- </w:t>
      </w:r>
      <w:r w:rsidRPr="00685B05">
        <w:rPr>
          <w:i/>
        </w:rPr>
        <w:t>esito di correzione.</w:t>
      </w:r>
    </w:p>
  </w:footnote>
  <w:footnote w:id="1229">
    <w:p w14:paraId="77A57FBB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-a- </w:t>
      </w:r>
      <w:r w:rsidRPr="00685B05">
        <w:rPr>
          <w:i/>
        </w:rPr>
        <w:t>esito di correzione.</w:t>
      </w:r>
    </w:p>
  </w:footnote>
  <w:footnote w:id="1230">
    <w:p w14:paraId="23222BF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231">
    <w:p w14:paraId="70FE308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legiami </w:t>
      </w:r>
      <w:r w:rsidRPr="00685B05">
        <w:rPr>
          <w:i/>
        </w:rPr>
        <w:t>depennato</w:t>
      </w:r>
      <w:r w:rsidRPr="00685B05">
        <w:t>.</w:t>
      </w:r>
    </w:p>
  </w:footnote>
  <w:footnote w:id="1232">
    <w:p w14:paraId="62994812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233">
    <w:p w14:paraId="2D6EB2E2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o mutinatione </w:t>
      </w:r>
      <w:r w:rsidRPr="00685B05">
        <w:rPr>
          <w:i/>
        </w:rPr>
        <w:t>depennato.</w:t>
      </w:r>
    </w:p>
  </w:footnote>
  <w:footnote w:id="1234">
    <w:p w14:paraId="0AD1418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235">
    <w:p w14:paraId="18CA8439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Esito di correzione</w:t>
      </w:r>
      <w:r w:rsidRPr="00685B05">
        <w:t>.</w:t>
      </w:r>
    </w:p>
  </w:footnote>
  <w:footnote w:id="1236">
    <w:p w14:paraId="2C3F457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-i- </w:t>
      </w:r>
      <w:r w:rsidRPr="00685B05">
        <w:rPr>
          <w:i/>
        </w:rPr>
        <w:t xml:space="preserve">corretta su </w:t>
      </w:r>
      <w:r w:rsidRPr="00685B05">
        <w:t>-a-.</w:t>
      </w:r>
    </w:p>
  </w:footnote>
  <w:footnote w:id="1237">
    <w:p w14:paraId="1257C583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p </w:t>
      </w:r>
      <w:r w:rsidRPr="00685B05">
        <w:rPr>
          <w:i/>
        </w:rPr>
        <w:t>depennata.</w:t>
      </w:r>
    </w:p>
  </w:footnote>
  <w:footnote w:id="1238">
    <w:p w14:paraId="4C40F4AD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-d- </w:t>
      </w:r>
      <w:r w:rsidRPr="00685B05">
        <w:rPr>
          <w:i/>
        </w:rPr>
        <w:t xml:space="preserve">corretta da </w:t>
      </w:r>
      <w:r w:rsidRPr="00685B05">
        <w:t>-l-.</w:t>
      </w:r>
    </w:p>
  </w:footnote>
  <w:footnote w:id="1239">
    <w:p w14:paraId="72F772A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Precede </w:t>
      </w:r>
      <w:r w:rsidRPr="00685B05">
        <w:t xml:space="preserve">di </w:t>
      </w:r>
      <w:r w:rsidRPr="00685B05">
        <w:rPr>
          <w:i/>
        </w:rPr>
        <w:t>depennato, come pare.</w:t>
      </w:r>
    </w:p>
  </w:footnote>
  <w:footnote w:id="1240">
    <w:p w14:paraId="19F565E7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Così A</w:t>
      </w:r>
      <w:r w:rsidRPr="00685B05">
        <w:t>.</w:t>
      </w:r>
    </w:p>
  </w:footnote>
  <w:footnote w:id="1241">
    <w:p w14:paraId="76531978" w14:textId="77777777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-o </w:t>
      </w:r>
      <w:r w:rsidRPr="00685B05">
        <w:rPr>
          <w:i/>
        </w:rPr>
        <w:t xml:space="preserve">corretta su </w:t>
      </w:r>
      <w:r w:rsidRPr="00685B05">
        <w:t>-a</w:t>
      </w:r>
      <w:r w:rsidRPr="00685B05">
        <w:rPr>
          <w:i/>
        </w:rPr>
        <w:t>.</w:t>
      </w:r>
    </w:p>
  </w:footnote>
  <w:footnote w:id="1242">
    <w:p w14:paraId="6D050687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-no </w:t>
      </w:r>
      <w:r w:rsidRPr="00685B05">
        <w:rPr>
          <w:i/>
        </w:rPr>
        <w:t>esito di correzione.</w:t>
      </w:r>
    </w:p>
  </w:footnote>
  <w:footnote w:id="1243">
    <w:p w14:paraId="74D865A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Così A</w:t>
      </w:r>
      <w:r w:rsidRPr="00685B05">
        <w:t>.</w:t>
      </w:r>
    </w:p>
  </w:footnote>
  <w:footnote w:id="1244">
    <w:p w14:paraId="2CC06DD8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245">
    <w:p w14:paraId="6D42B788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-e </w:t>
      </w:r>
      <w:r w:rsidRPr="00685B05">
        <w:rPr>
          <w:i/>
        </w:rPr>
        <w:t xml:space="preserve">corretta su </w:t>
      </w:r>
      <w:r w:rsidRPr="00685B05">
        <w:t>-a</w:t>
      </w:r>
      <w:r w:rsidRPr="00685B05">
        <w:rPr>
          <w:i/>
        </w:rPr>
        <w:t>.</w:t>
      </w:r>
    </w:p>
  </w:footnote>
  <w:footnote w:id="1246">
    <w:p w14:paraId="3387C1D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qui </w:t>
      </w:r>
      <w:r w:rsidRPr="00685B05">
        <w:rPr>
          <w:i/>
        </w:rPr>
        <w:t>depennato</w:t>
      </w:r>
      <w:r w:rsidRPr="00685B05">
        <w:t>.</w:t>
      </w:r>
    </w:p>
  </w:footnote>
  <w:footnote w:id="1247">
    <w:p w14:paraId="7A24ECA9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-a </w:t>
      </w:r>
      <w:r w:rsidRPr="00685B05">
        <w:rPr>
          <w:i/>
        </w:rPr>
        <w:t>esito di correzione.</w:t>
      </w:r>
    </w:p>
  </w:footnote>
  <w:footnote w:id="1248">
    <w:p w14:paraId="75980421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-o </w:t>
      </w:r>
      <w:r w:rsidRPr="00685B05">
        <w:rPr>
          <w:i/>
        </w:rPr>
        <w:t>esito di correzione.</w:t>
      </w:r>
    </w:p>
  </w:footnote>
  <w:footnote w:id="1249">
    <w:p w14:paraId="63E3663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così </w:t>
      </w:r>
      <w:r w:rsidRPr="00685B05">
        <w:rPr>
          <w:i/>
        </w:rPr>
        <w:t>depennato</w:t>
      </w:r>
      <w:r w:rsidRPr="00685B05">
        <w:t>.</w:t>
      </w:r>
    </w:p>
  </w:footnote>
  <w:footnote w:id="1250">
    <w:p w14:paraId="25D4378D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Foro nel supporto.</w:t>
      </w:r>
    </w:p>
  </w:footnote>
  <w:footnote w:id="1251">
    <w:p w14:paraId="5963D637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-n </w:t>
      </w:r>
      <w:r w:rsidRPr="00685B05">
        <w:rPr>
          <w:i/>
        </w:rPr>
        <w:t>esito di correzione.</w:t>
      </w:r>
    </w:p>
  </w:footnote>
  <w:footnote w:id="1252">
    <w:p w14:paraId="661DEC72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Precede </w:t>
      </w:r>
      <w:r w:rsidRPr="00685B05">
        <w:t xml:space="preserve">per </w:t>
      </w:r>
      <w:r w:rsidRPr="00685B05">
        <w:rPr>
          <w:i/>
        </w:rPr>
        <w:t>depennato</w:t>
      </w:r>
      <w:r w:rsidRPr="00685B05">
        <w:t>.</w:t>
      </w:r>
    </w:p>
  </w:footnote>
  <w:footnote w:id="1253">
    <w:p w14:paraId="2504C3E8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254">
    <w:p w14:paraId="42DC63BD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l </w:t>
      </w:r>
      <w:r w:rsidRPr="00685B05">
        <w:rPr>
          <w:i/>
        </w:rPr>
        <w:t>depennata</w:t>
      </w:r>
      <w:r w:rsidRPr="00685B05">
        <w:t>.</w:t>
      </w:r>
    </w:p>
  </w:footnote>
  <w:footnote w:id="1255">
    <w:p w14:paraId="1BEB15F1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256">
    <w:p w14:paraId="24B56E9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in … che</w:t>
      </w:r>
      <w:r w:rsidRPr="00685B05">
        <w:rPr>
          <w:i/>
        </w:rPr>
        <w:t xml:space="preserve"> aggiunto in sopralinea con segno di inserimento</w:t>
      </w:r>
      <w:r w:rsidRPr="00685B05">
        <w:t>.</w:t>
      </w:r>
    </w:p>
  </w:footnote>
  <w:footnote w:id="1257">
    <w:p w14:paraId="5F600E2A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258">
    <w:p w14:paraId="030C3867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p</w:t>
      </w:r>
      <w:r w:rsidRPr="00685B05">
        <w:rPr>
          <w:i/>
        </w:rPr>
        <w:t xml:space="preserve"> depennata</w:t>
      </w:r>
      <w:r w:rsidRPr="00685B05">
        <w:t>.</w:t>
      </w:r>
    </w:p>
  </w:footnote>
  <w:footnote w:id="1259">
    <w:p w14:paraId="06DC846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risposta</w:t>
      </w:r>
      <w:r w:rsidRPr="00685B05">
        <w:rPr>
          <w:i/>
        </w:rPr>
        <w:t xml:space="preserve"> depennata</w:t>
      </w:r>
      <w:r w:rsidRPr="00685B05">
        <w:t>.</w:t>
      </w:r>
    </w:p>
  </w:footnote>
  <w:footnote w:id="1260">
    <w:p w14:paraId="54D0847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saper </w:t>
      </w:r>
      <w:r w:rsidRPr="00685B05">
        <w:rPr>
          <w:i/>
        </w:rPr>
        <w:t>depennato</w:t>
      </w:r>
      <w:r w:rsidRPr="00685B05">
        <w:t>.</w:t>
      </w:r>
    </w:p>
  </w:footnote>
  <w:footnote w:id="1261">
    <w:p w14:paraId="5E75BAC8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-e- </w:t>
      </w:r>
      <w:r w:rsidRPr="00685B05">
        <w:rPr>
          <w:i/>
        </w:rPr>
        <w:t>esito di correzione.</w:t>
      </w:r>
    </w:p>
  </w:footnote>
  <w:footnote w:id="1262">
    <w:p w14:paraId="658B701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in </w:t>
      </w:r>
      <w:r w:rsidRPr="00685B05">
        <w:rPr>
          <w:i/>
        </w:rPr>
        <w:t>depennato</w:t>
      </w:r>
      <w:r w:rsidRPr="00685B05">
        <w:t>.</w:t>
      </w:r>
    </w:p>
  </w:footnote>
  <w:footnote w:id="1263">
    <w:p w14:paraId="3158B9C4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</w:t>
      </w:r>
      <w:proofErr w:type="gramStart"/>
      <w:r w:rsidRPr="00685B05">
        <w:t xml:space="preserve">i </w:t>
      </w:r>
      <w:r w:rsidRPr="00685B05">
        <w:rPr>
          <w:i/>
        </w:rPr>
        <w:t>corretta</w:t>
      </w:r>
      <w:proofErr w:type="gramEnd"/>
      <w:r w:rsidRPr="00685B05">
        <w:rPr>
          <w:i/>
        </w:rPr>
        <w:t xml:space="preserve"> su </w:t>
      </w:r>
      <w:r w:rsidRPr="00685B05">
        <w:t>-e.</w:t>
      </w:r>
    </w:p>
  </w:footnote>
  <w:footnote w:id="1264">
    <w:p w14:paraId="33DB54A4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</w:t>
      </w:r>
      <w:proofErr w:type="gramStart"/>
      <w:r w:rsidRPr="00685B05">
        <w:t>e</w:t>
      </w:r>
      <w:proofErr w:type="gramEnd"/>
      <w:r w:rsidRPr="00685B05">
        <w:t xml:space="preserve"> </w:t>
      </w:r>
      <w:r w:rsidRPr="00685B05">
        <w:rPr>
          <w:i/>
        </w:rPr>
        <w:t>esito di correzione.</w:t>
      </w:r>
    </w:p>
  </w:footnote>
  <w:footnote w:id="1265">
    <w:p w14:paraId="004AF98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deb </w:t>
      </w:r>
      <w:r w:rsidRPr="00685B05">
        <w:rPr>
          <w:i/>
        </w:rPr>
        <w:t>depennato</w:t>
      </w:r>
      <w:r w:rsidRPr="00685B05">
        <w:t>.</w:t>
      </w:r>
    </w:p>
  </w:footnote>
  <w:footnote w:id="1266">
    <w:p w14:paraId="5752D99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qui </w:t>
      </w:r>
      <w:r w:rsidRPr="00685B05">
        <w:rPr>
          <w:i/>
        </w:rPr>
        <w:t>depennato</w:t>
      </w:r>
      <w:r w:rsidRPr="00685B05">
        <w:t>.</w:t>
      </w:r>
    </w:p>
  </w:footnote>
  <w:footnote w:id="1267">
    <w:p w14:paraId="2071C515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lettere </w:t>
      </w:r>
      <w:r w:rsidRPr="00685B05">
        <w:rPr>
          <w:i/>
        </w:rPr>
        <w:t>depennato</w:t>
      </w:r>
      <w:r w:rsidRPr="00685B05">
        <w:t>.</w:t>
      </w:r>
    </w:p>
  </w:footnote>
  <w:footnote w:id="1268">
    <w:p w14:paraId="47A26EFA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-ri- </w:t>
      </w:r>
      <w:r w:rsidRPr="00685B05">
        <w:rPr>
          <w:i/>
        </w:rPr>
        <w:t>esito di correzione.</w:t>
      </w:r>
    </w:p>
  </w:footnote>
  <w:footnote w:id="1269">
    <w:p w14:paraId="3D883713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che … parlò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270">
    <w:p w14:paraId="2DB5ADF8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m- </w:t>
      </w:r>
      <w:r w:rsidRPr="00685B05">
        <w:rPr>
          <w:i/>
        </w:rPr>
        <w:t>corretta su</w:t>
      </w:r>
      <w:r w:rsidRPr="00685B05">
        <w:t xml:space="preserve"> et</w:t>
      </w:r>
      <w:r w:rsidRPr="00685B05">
        <w:rPr>
          <w:i/>
        </w:rPr>
        <w:t>.</w:t>
      </w:r>
    </w:p>
  </w:footnote>
  <w:footnote w:id="1271">
    <w:p w14:paraId="2DDFC34F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alter </w:t>
      </w:r>
      <w:r w:rsidRPr="00685B05">
        <w:rPr>
          <w:i/>
        </w:rPr>
        <w:t>depennato</w:t>
      </w:r>
      <w:r w:rsidRPr="00685B05">
        <w:t>.</w:t>
      </w:r>
    </w:p>
  </w:footnote>
  <w:footnote w:id="1272">
    <w:p w14:paraId="7C547AB9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273">
    <w:p w14:paraId="4FF500EB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Se non </w:t>
      </w:r>
      <w:r w:rsidRPr="00685B05">
        <w:rPr>
          <w:i/>
        </w:rPr>
        <w:t>aggiunto in sopralinea con segno di inserimento;</w:t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che </w:t>
      </w:r>
      <w:r w:rsidRPr="00685B05">
        <w:rPr>
          <w:i/>
        </w:rPr>
        <w:t>depennato</w:t>
      </w:r>
      <w:r w:rsidRPr="00685B05">
        <w:t>.</w:t>
      </w:r>
    </w:p>
  </w:footnote>
  <w:footnote w:id="1274">
    <w:p w14:paraId="05311F0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dar </w:t>
      </w:r>
      <w:r w:rsidRPr="00685B05">
        <w:rPr>
          <w:i/>
        </w:rPr>
        <w:t>depennato.</w:t>
      </w:r>
    </w:p>
  </w:footnote>
  <w:footnote w:id="1275">
    <w:p w14:paraId="487EFE7E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la </w:t>
      </w:r>
      <w:r w:rsidRPr="00685B05">
        <w:rPr>
          <w:i/>
        </w:rPr>
        <w:t>depennato</w:t>
      </w:r>
      <w:r w:rsidRPr="00685B05">
        <w:t>.</w:t>
      </w:r>
    </w:p>
  </w:footnote>
  <w:footnote w:id="1276">
    <w:p w14:paraId="4AF60A27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Precede </w:t>
      </w:r>
      <w:r w:rsidRPr="00685B05">
        <w:t xml:space="preserve">li </w:t>
      </w:r>
      <w:r w:rsidRPr="00685B05">
        <w:rPr>
          <w:i/>
        </w:rPr>
        <w:t>depennato.</w:t>
      </w:r>
    </w:p>
  </w:footnote>
  <w:footnote w:id="1277">
    <w:p w14:paraId="5BF066F6" w14:textId="77777777" w:rsidR="00B53AFF" w:rsidRPr="00685B05" w:rsidRDefault="00B53AFF" w:rsidP="007F3E90">
      <w:pPr>
        <w:pStyle w:val="Testocommento"/>
        <w:adjustRightInd w:val="0"/>
        <w:snapToGrid w:val="0"/>
        <w:jc w:val="both"/>
        <w:rPr>
          <w:sz w:val="20"/>
        </w:rPr>
      </w:pPr>
      <w:r w:rsidRPr="00685B05">
        <w:rPr>
          <w:rStyle w:val="Rimandonotaapidipagina"/>
          <w:sz w:val="20"/>
        </w:rPr>
        <w:footnoteRef/>
      </w:r>
      <w:r w:rsidRPr="00685B05">
        <w:rPr>
          <w:sz w:val="20"/>
        </w:rPr>
        <w:t xml:space="preserve"> </w:t>
      </w:r>
      <w:r w:rsidRPr="00D0198B">
        <w:rPr>
          <w:i/>
          <w:iCs/>
          <w:sz w:val="20"/>
          <w:highlight w:val="yellow"/>
          <w:rPrChange w:id="3683" w:author="Flavia Di Gi" w:date="2023-04-24T10:45:00Z">
            <w:rPr>
              <w:sz w:val="20"/>
            </w:rPr>
          </w:rPrChange>
        </w:rPr>
        <w:t>Tutte le integrazioni di questa colonna fanno riferimento al testo presente nel margine inferiore di c. 299v.</w:t>
      </w:r>
    </w:p>
  </w:footnote>
  <w:footnote w:id="1278">
    <w:p w14:paraId="30AAE1AE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Aggiunto in sopralinea.</w:t>
      </w:r>
    </w:p>
  </w:footnote>
  <w:footnote w:id="1279">
    <w:p w14:paraId="26A0A2C9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-l- </w:t>
      </w:r>
      <w:r w:rsidRPr="00685B05">
        <w:rPr>
          <w:i/>
        </w:rPr>
        <w:t>corretta su</w:t>
      </w:r>
      <w:r w:rsidRPr="00685B05">
        <w:t xml:space="preserve"> -q-</w:t>
      </w:r>
      <w:r w:rsidRPr="00685B05">
        <w:rPr>
          <w:i/>
        </w:rPr>
        <w:t>.</w:t>
      </w:r>
    </w:p>
  </w:footnote>
  <w:footnote w:id="1280">
    <w:p w14:paraId="7B91B2F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-3 </w:t>
      </w:r>
      <w:r w:rsidRPr="00685B05">
        <w:rPr>
          <w:i/>
        </w:rPr>
        <w:t>esito di correzione.</w:t>
      </w:r>
    </w:p>
  </w:footnote>
  <w:footnote w:id="1281">
    <w:p w14:paraId="1F8A8AB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282">
    <w:p w14:paraId="20F7523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283">
    <w:p w14:paraId="4B18C385" w14:textId="77777777" w:rsidR="00B53AFF" w:rsidRPr="00685B05" w:rsidRDefault="00B53AFF" w:rsidP="007F3E90">
      <w:pPr>
        <w:adjustRightInd w:val="0"/>
        <w:snapToGrid w:val="0"/>
        <w:jc w:val="both"/>
        <w:rPr>
          <w:u w:val="single"/>
        </w:rPr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essa </w:t>
      </w:r>
      <w:r w:rsidRPr="00685B05">
        <w:rPr>
          <w:i/>
        </w:rPr>
        <w:t>depennato</w:t>
      </w:r>
      <w:r w:rsidRPr="00685B05">
        <w:t>.</w:t>
      </w:r>
    </w:p>
  </w:footnote>
  <w:footnote w:id="1284">
    <w:p w14:paraId="1011951E" w14:textId="0B9F166E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ins w:id="3691" w:author="Flavia Di Gi" w:date="2023-04-25T19:06:00Z">
        <w:r w:rsidR="00EE3D68">
          <w:rPr>
            <w:i/>
          </w:rPr>
          <w:t>Lacerazione del supporto.</w:t>
        </w:r>
      </w:ins>
      <w:del w:id="3692" w:author="Flavia Di Gi" w:date="2023-04-25T19:06:00Z">
        <w:r w:rsidRPr="00685B05" w:rsidDel="00EE3D68">
          <w:rPr>
            <w:i/>
          </w:rPr>
          <w:delText xml:space="preserve">Foro nel supporto. </w:delText>
        </w:r>
      </w:del>
    </w:p>
  </w:footnote>
  <w:footnote w:id="1285">
    <w:p w14:paraId="0D926489" w14:textId="03077ECE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</w:t>
      </w:r>
      <w:ins w:id="3693" w:author="Flavia Di Gi" w:date="2023-04-25T19:06:00Z">
        <w:r w:rsidR="00EE3D68">
          <w:rPr>
            <w:i/>
          </w:rPr>
          <w:t>Lacerazione del supporto.</w:t>
        </w:r>
      </w:ins>
      <w:del w:id="3694" w:author="Flavia Di Gi" w:date="2023-04-25T19:06:00Z">
        <w:r w:rsidRPr="00685B05" w:rsidDel="00EE3D68">
          <w:rPr>
            <w:i/>
          </w:rPr>
          <w:delText xml:space="preserve">Foro nel supporto. </w:delText>
        </w:r>
      </w:del>
    </w:p>
  </w:footnote>
  <w:footnote w:id="1286">
    <w:p w14:paraId="44279DEE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-e </w:t>
      </w:r>
      <w:r w:rsidRPr="00685B05">
        <w:rPr>
          <w:i/>
        </w:rPr>
        <w:t xml:space="preserve">corretta su </w:t>
      </w:r>
      <w:r w:rsidRPr="00685B05">
        <w:t xml:space="preserve">-i; </w:t>
      </w:r>
      <w:r w:rsidRPr="00685B05">
        <w:rPr>
          <w:i/>
        </w:rPr>
        <w:t xml:space="preserve">segue </w:t>
      </w:r>
      <w:r w:rsidRPr="00685B05">
        <w:t>si haverebbe</w:t>
      </w:r>
      <w:r w:rsidRPr="00685B05">
        <w:rPr>
          <w:i/>
        </w:rPr>
        <w:t xml:space="preserve"> depennato</w:t>
      </w:r>
      <w:r w:rsidRPr="00685B05">
        <w:t>.</w:t>
      </w:r>
    </w:p>
  </w:footnote>
  <w:footnote w:id="1287">
    <w:p w14:paraId="3EE29C36" w14:textId="02168D41" w:rsidR="00B53AFF" w:rsidRPr="00685B05" w:rsidRDefault="00B53AFF" w:rsidP="007F3E90">
      <w:pPr>
        <w:adjustRightInd w:val="0"/>
        <w:snapToGrid w:val="0"/>
        <w:jc w:val="both"/>
        <w:rPr>
          <w:i/>
        </w:rPr>
      </w:pPr>
      <w:r w:rsidRPr="00685B05">
        <w:rPr>
          <w:vertAlign w:val="superscript"/>
        </w:rPr>
        <w:footnoteRef/>
      </w:r>
      <w:r w:rsidRPr="00685B05">
        <w:t xml:space="preserve"> </w:t>
      </w:r>
      <w:ins w:id="3695" w:author="Flavia Di Gi" w:date="2023-04-25T19:06:00Z">
        <w:r w:rsidR="00EE3D68">
          <w:rPr>
            <w:i/>
          </w:rPr>
          <w:t>Lacerazione del supporto.</w:t>
        </w:r>
      </w:ins>
      <w:del w:id="3696" w:author="Flavia Di Gi" w:date="2023-04-25T19:06:00Z">
        <w:r w:rsidRPr="00685B05" w:rsidDel="00EE3D68">
          <w:rPr>
            <w:i/>
          </w:rPr>
          <w:delText>Foro nel supporto.</w:delText>
        </w:r>
      </w:del>
    </w:p>
  </w:footnote>
  <w:footnote w:id="1288">
    <w:p w14:paraId="168F9AE9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c- </w:t>
      </w:r>
      <w:r w:rsidRPr="00685B05">
        <w:rPr>
          <w:i/>
        </w:rPr>
        <w:t>esito di correzione.</w:t>
      </w:r>
    </w:p>
  </w:footnote>
  <w:footnote w:id="1289">
    <w:p w14:paraId="1E36A793" w14:textId="2E8E80AA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ins w:id="3697" w:author="Flavia Di Gi" w:date="2023-04-25T19:06:00Z">
        <w:r w:rsidR="00EE3D68">
          <w:rPr>
            <w:i/>
          </w:rPr>
          <w:t>Lacerazione del supporto.</w:t>
        </w:r>
      </w:ins>
      <w:del w:id="3698" w:author="Flavia Di Gi" w:date="2023-04-25T19:06:00Z">
        <w:r w:rsidRPr="00685B05" w:rsidDel="00EE3D68">
          <w:rPr>
            <w:i/>
          </w:rPr>
          <w:delText>Foro nel supporto.</w:delText>
        </w:r>
      </w:del>
    </w:p>
  </w:footnote>
  <w:footnote w:id="1290">
    <w:p w14:paraId="31C77E75" w14:textId="23F2F9B2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ins w:id="3699" w:author="Flavia Di Gi" w:date="2023-04-25T19:06:00Z">
        <w:r w:rsidR="00EE3D68">
          <w:rPr>
            <w:i/>
          </w:rPr>
          <w:t>Lacerazione del supporto.</w:t>
        </w:r>
      </w:ins>
      <w:del w:id="3700" w:author="Flavia Di Gi" w:date="2023-04-25T19:06:00Z">
        <w:r w:rsidRPr="00685B05" w:rsidDel="00EE3D68">
          <w:rPr>
            <w:i/>
          </w:rPr>
          <w:delText>Foro nel supporto.</w:delText>
        </w:r>
      </w:del>
    </w:p>
  </w:footnote>
  <w:footnote w:id="1291">
    <w:p w14:paraId="4D4B0FFE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Esito di correzione</w:t>
      </w:r>
      <w:r w:rsidRPr="00685B05">
        <w:t>.</w:t>
      </w:r>
    </w:p>
  </w:footnote>
  <w:footnote w:id="1292">
    <w:p w14:paraId="53B153A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p- </w:t>
      </w:r>
      <w:r w:rsidRPr="00685B05">
        <w:rPr>
          <w:i/>
        </w:rPr>
        <w:t>esito di correzione.</w:t>
      </w:r>
    </w:p>
  </w:footnote>
  <w:footnote w:id="1293">
    <w:p w14:paraId="54E3C38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n- </w:t>
      </w:r>
      <w:r w:rsidRPr="00685B05">
        <w:rPr>
          <w:i/>
        </w:rPr>
        <w:t>esito di correzione.</w:t>
      </w:r>
    </w:p>
  </w:footnote>
  <w:footnote w:id="1294">
    <w:p w14:paraId="40CFF36C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-ò </w:t>
      </w:r>
      <w:r w:rsidRPr="00685B05">
        <w:rPr>
          <w:i/>
        </w:rPr>
        <w:t>esito di correzione.</w:t>
      </w:r>
    </w:p>
  </w:footnote>
  <w:footnote w:id="1295">
    <w:p w14:paraId="04BA3B9F" w14:textId="54E47739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ins w:id="3703" w:author="Flavia Di Gi" w:date="2023-04-25T19:08:00Z">
        <w:r w:rsidR="00EE3D68">
          <w:rPr>
            <w:i/>
          </w:rPr>
          <w:t>Lacerazione del supporto.</w:t>
        </w:r>
      </w:ins>
      <w:del w:id="3704" w:author="Flavia Di Gi" w:date="2023-04-25T19:08:00Z">
        <w:r w:rsidRPr="00685B05" w:rsidDel="00EE3D68">
          <w:rPr>
            <w:i/>
          </w:rPr>
          <w:delText>Foro nel supporto.</w:delText>
        </w:r>
      </w:del>
    </w:p>
  </w:footnote>
  <w:footnote w:id="1296">
    <w:p w14:paraId="778DFDE1" w14:textId="77777777" w:rsidR="00B53AFF" w:rsidRPr="00685B05" w:rsidDel="00B93734" w:rsidRDefault="00B53AFF" w:rsidP="007F3E90">
      <w:pPr>
        <w:adjustRightInd w:val="0"/>
        <w:snapToGrid w:val="0"/>
        <w:jc w:val="both"/>
        <w:rPr>
          <w:del w:id="3708" w:author="Giorgia" w:date="2023-03-11T11:44:00Z"/>
        </w:rPr>
      </w:pPr>
      <w:del w:id="3709" w:author="Giorgia" w:date="2023-03-11T11:44:00Z">
        <w:r w:rsidRPr="00685B05" w:rsidDel="00B93734">
          <w:rPr>
            <w:vertAlign w:val="superscript"/>
          </w:rPr>
          <w:footnoteRef/>
        </w:r>
        <w:r w:rsidRPr="00685B05" w:rsidDel="00B93734">
          <w:delText xml:space="preserve"> </w:delText>
        </w:r>
        <w:r w:rsidRPr="00685B05" w:rsidDel="00B93734">
          <w:rPr>
            <w:i/>
          </w:rPr>
          <w:delText>Foro nel supporto</w:delText>
        </w:r>
        <w:r w:rsidRPr="00685B05" w:rsidDel="00B93734">
          <w:delText>.</w:delText>
        </w:r>
      </w:del>
    </w:p>
  </w:footnote>
  <w:footnote w:id="1297">
    <w:p w14:paraId="043D1F02" w14:textId="5C476CB2" w:rsidR="00B53AFF" w:rsidRPr="00685B05" w:rsidRDefault="00B53AFF" w:rsidP="00B93734">
      <w:pPr>
        <w:adjustRightInd w:val="0"/>
        <w:snapToGrid w:val="0"/>
        <w:jc w:val="both"/>
        <w:rPr>
          <w:ins w:id="3714" w:author="Giorgia" w:date="2023-03-11T11:44:00Z"/>
        </w:rPr>
      </w:pPr>
      <w:ins w:id="3715" w:author="Giorgia" w:date="2023-03-11T11:44:00Z">
        <w:r w:rsidRPr="00685B05">
          <w:rPr>
            <w:vertAlign w:val="superscript"/>
          </w:rPr>
          <w:footnoteRef/>
        </w:r>
        <w:r w:rsidRPr="00685B05">
          <w:t xml:space="preserve"> </w:t>
        </w:r>
      </w:ins>
      <w:ins w:id="3716" w:author="Flavia Di Gi" w:date="2023-04-25T19:08:00Z">
        <w:r w:rsidR="00EE3D68">
          <w:rPr>
            <w:i/>
          </w:rPr>
          <w:t>Lacerazione del supporto.</w:t>
        </w:r>
      </w:ins>
      <w:ins w:id="3717" w:author="Giorgia" w:date="2023-03-11T11:44:00Z">
        <w:del w:id="3718" w:author="Flavia Di Gi" w:date="2023-04-25T19:08:00Z">
          <w:r w:rsidRPr="00685B05" w:rsidDel="00EE3D68">
            <w:rPr>
              <w:i/>
            </w:rPr>
            <w:delText>Foro nel supporto</w:delText>
          </w:r>
          <w:r w:rsidRPr="00685B05" w:rsidDel="00EE3D68">
            <w:delText>.</w:delText>
          </w:r>
        </w:del>
      </w:ins>
    </w:p>
  </w:footnote>
  <w:footnote w:id="1298">
    <w:p w14:paraId="1D5186A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299">
    <w:p w14:paraId="5BA71C9D" w14:textId="06424C54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</w:t>
      </w:r>
      <w:ins w:id="3726" w:author="Flavia Di Gi" w:date="2023-05-07T15:40:00Z">
        <w:r w:rsidR="00DD210C">
          <w:rPr>
            <w:i/>
          </w:rPr>
          <w:t>ono parole depennate.</w:t>
        </w:r>
      </w:ins>
      <w:del w:id="3727" w:author="Flavia Di Gi" w:date="2023-05-07T15:40:00Z">
        <w:r w:rsidRPr="00685B05" w:rsidDel="00DD210C">
          <w:rPr>
            <w:i/>
          </w:rPr>
          <w:delText>e testo depennato</w:delText>
        </w:r>
        <w:r w:rsidRPr="00685B05" w:rsidDel="00DD210C">
          <w:delText>.</w:delText>
        </w:r>
      </w:del>
    </w:p>
  </w:footnote>
  <w:footnote w:id="1300">
    <w:p w14:paraId="712DEA23" w14:textId="6197673A" w:rsidR="00DD210C" w:rsidRDefault="00DD210C">
      <w:pPr>
        <w:pStyle w:val="Testonotaapidipagina"/>
      </w:pPr>
      <w:ins w:id="3729" w:author="Flavia Di Gi" w:date="2023-05-07T15:40:00Z">
        <w:r>
          <w:rPr>
            <w:rStyle w:val="Rimandonotaapidipagina"/>
          </w:rPr>
          <w:footnoteRef/>
        </w:r>
        <w:r>
          <w:t xml:space="preserve"> </w:t>
        </w:r>
      </w:ins>
      <w:ins w:id="3730" w:author="Flavia Di Gi" w:date="2023-05-07T15:41:00Z">
        <w:r>
          <w:rPr>
            <w:i/>
          </w:rPr>
          <w:t>Precedono parole depennate.</w:t>
        </w:r>
      </w:ins>
    </w:p>
  </w:footnote>
  <w:footnote w:id="1301">
    <w:p w14:paraId="3501A77A" w14:textId="77777777" w:rsidR="00B53AFF" w:rsidRPr="00685B05" w:rsidDel="00681FA6" w:rsidRDefault="00B53AFF" w:rsidP="007F3E90">
      <w:pPr>
        <w:pStyle w:val="Testonotaapidipagina"/>
        <w:adjustRightInd w:val="0"/>
        <w:snapToGrid w:val="0"/>
        <w:jc w:val="both"/>
        <w:rPr>
          <w:del w:id="3733" w:author="Flavia Di Gi" w:date="2023-04-25T17:32:00Z"/>
          <w:i/>
        </w:rPr>
      </w:pPr>
      <w:del w:id="3734" w:author="Flavia Di Gi" w:date="2023-04-25T17:32:00Z">
        <w:r w:rsidRPr="00685B05" w:rsidDel="00681FA6">
          <w:rPr>
            <w:rStyle w:val="Rimandonotaapidipagina"/>
          </w:rPr>
          <w:footnoteRef/>
        </w:r>
        <w:r w:rsidRPr="00685B05" w:rsidDel="00681FA6">
          <w:delText xml:space="preserve"> </w:delText>
        </w:r>
        <w:r w:rsidRPr="00685B05" w:rsidDel="00681FA6">
          <w:rPr>
            <w:i/>
          </w:rPr>
          <w:delText>Precede testo depennato.</w:delText>
        </w:r>
      </w:del>
    </w:p>
  </w:footnote>
  <w:footnote w:id="1302">
    <w:p w14:paraId="1B82B124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-e- </w:t>
      </w:r>
      <w:r w:rsidRPr="00685B05">
        <w:rPr>
          <w:i/>
        </w:rPr>
        <w:t xml:space="preserve">corretta su </w:t>
      </w:r>
      <w:r w:rsidRPr="00685B05">
        <w:t>-a-</w:t>
      </w:r>
      <w:r w:rsidRPr="00685B05">
        <w:rPr>
          <w:i/>
        </w:rPr>
        <w:t>.</w:t>
      </w:r>
    </w:p>
  </w:footnote>
  <w:footnote w:id="1303">
    <w:p w14:paraId="7FD25FEE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 parola depennata</w:t>
      </w:r>
      <w:r w:rsidRPr="00685B05">
        <w:t>.</w:t>
      </w:r>
    </w:p>
  </w:footnote>
  <w:footnote w:id="1304">
    <w:p w14:paraId="44B733F5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Corretto </w:t>
      </w:r>
      <w:proofErr w:type="gramStart"/>
      <w:r w:rsidRPr="00685B05">
        <w:rPr>
          <w:i/>
        </w:rPr>
        <w:t xml:space="preserve">su </w:t>
      </w:r>
      <w:r w:rsidRPr="00685B05">
        <w:t>,</w:t>
      </w:r>
      <w:proofErr w:type="gramEnd"/>
      <w:r w:rsidRPr="00685B05">
        <w:t xml:space="preserve"> </w:t>
      </w:r>
      <w:r w:rsidRPr="00685B05">
        <w:rPr>
          <w:i/>
        </w:rPr>
        <w:t>.</w:t>
      </w:r>
    </w:p>
  </w:footnote>
  <w:footnote w:id="1305">
    <w:p w14:paraId="435119A4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-a </w:t>
      </w:r>
      <w:r w:rsidRPr="00685B05">
        <w:rPr>
          <w:i/>
        </w:rPr>
        <w:t xml:space="preserve">corretta su </w:t>
      </w:r>
      <w:r w:rsidRPr="00685B05">
        <w:t>-e.</w:t>
      </w:r>
    </w:p>
  </w:footnote>
  <w:footnote w:id="1306">
    <w:p w14:paraId="1951880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Precede</w:t>
      </w:r>
      <w:r w:rsidRPr="00685B05">
        <w:t xml:space="preserve"> rep </w:t>
      </w:r>
      <w:r w:rsidRPr="00685B05">
        <w:rPr>
          <w:i/>
        </w:rPr>
        <w:t>depennato</w:t>
      </w:r>
      <w:r w:rsidRPr="00685B05">
        <w:t>.</w:t>
      </w:r>
    </w:p>
  </w:footnote>
  <w:footnote w:id="1307">
    <w:p w14:paraId="67DCAAD7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 parola depennata</w:t>
      </w:r>
      <w:r w:rsidRPr="00685B05">
        <w:t>.</w:t>
      </w:r>
    </w:p>
  </w:footnote>
  <w:footnote w:id="1308">
    <w:p w14:paraId="1792F7B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e- </w:t>
      </w:r>
      <w:r w:rsidRPr="00685B05">
        <w:rPr>
          <w:i/>
        </w:rPr>
        <w:t xml:space="preserve">corretta su </w:t>
      </w:r>
      <w:r w:rsidRPr="00685B05">
        <w:t>a-.</w:t>
      </w:r>
    </w:p>
  </w:footnote>
  <w:footnote w:id="1309">
    <w:p w14:paraId="7C34DEE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M- </w:t>
      </w:r>
      <w:r w:rsidRPr="00685B05">
        <w:rPr>
          <w:i/>
        </w:rPr>
        <w:t xml:space="preserve">corretta su </w:t>
      </w:r>
      <w:r w:rsidRPr="00685B05">
        <w:t>C-.</w:t>
      </w:r>
    </w:p>
  </w:footnote>
  <w:footnote w:id="1310">
    <w:p w14:paraId="1357EDBB" w14:textId="6A4F1FF3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am- </w:t>
      </w:r>
      <w:r w:rsidRPr="00685B05">
        <w:rPr>
          <w:i/>
        </w:rPr>
        <w:t xml:space="preserve">corretto </w:t>
      </w:r>
      <w:ins w:id="3735" w:author="Flavia Di Gi" w:date="2023-04-24T10:49:00Z">
        <w:r w:rsidR="00D0198B">
          <w:rPr>
            <w:i/>
          </w:rPr>
          <w:t>su</w:t>
        </w:r>
      </w:ins>
      <w:del w:id="3736" w:author="Flavia Di Gi" w:date="2023-04-24T10:49:00Z">
        <w:r w:rsidRPr="00685B05" w:rsidDel="00D0198B">
          <w:rPr>
            <w:i/>
          </w:rPr>
          <w:delText>da</w:delText>
        </w:r>
      </w:del>
      <w:r w:rsidRPr="00685B05">
        <w:rPr>
          <w:i/>
        </w:rPr>
        <w:t xml:space="preserve"> </w:t>
      </w:r>
      <w:r w:rsidRPr="00685B05">
        <w:t>ve-</w:t>
      </w:r>
      <w:r w:rsidRPr="00685B05">
        <w:rPr>
          <w:i/>
        </w:rPr>
        <w:t>, come pare.</w:t>
      </w:r>
    </w:p>
  </w:footnote>
  <w:footnote w:id="1311">
    <w:p w14:paraId="2F47E03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desi</w:t>
      </w:r>
      <w:r w:rsidRPr="00685B05">
        <w:rPr>
          <w:i/>
        </w:rPr>
        <w:t xml:space="preserve"> depennato</w:t>
      </w:r>
      <w:r w:rsidRPr="00685B05">
        <w:t>.</w:t>
      </w:r>
    </w:p>
  </w:footnote>
  <w:footnote w:id="1312">
    <w:p w14:paraId="7370C005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Foro nel supporto</w:t>
      </w:r>
      <w:r w:rsidRPr="00685B05">
        <w:t>.</w:t>
      </w:r>
    </w:p>
  </w:footnote>
  <w:footnote w:id="1313">
    <w:p w14:paraId="47836232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dicendo </w:t>
      </w:r>
      <w:r w:rsidRPr="00685B05">
        <w:rPr>
          <w:i/>
        </w:rPr>
        <w:t>depennato.</w:t>
      </w:r>
    </w:p>
  </w:footnote>
  <w:footnote w:id="1314">
    <w:p w14:paraId="165B050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315">
    <w:p w14:paraId="3CDD013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alli Stati </w:t>
      </w:r>
      <w:r w:rsidRPr="00685B05">
        <w:rPr>
          <w:i/>
        </w:rPr>
        <w:t xml:space="preserve">aggiunto in sopralinea su </w:t>
      </w:r>
      <w:r w:rsidRPr="00685B05">
        <w:t xml:space="preserve">qui </w:t>
      </w:r>
      <w:r w:rsidRPr="00685B05">
        <w:rPr>
          <w:i/>
        </w:rPr>
        <w:t>depennato</w:t>
      </w:r>
      <w:r w:rsidRPr="00685B05">
        <w:t>.</w:t>
      </w:r>
    </w:p>
  </w:footnote>
  <w:footnote w:id="1316">
    <w:p w14:paraId="05835CE4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317">
    <w:p w14:paraId="1B8F512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318">
    <w:p w14:paraId="6427F83D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</w:t>
      </w:r>
      <w:r w:rsidRPr="00685B05">
        <w:t xml:space="preserve"> ma</w:t>
      </w:r>
      <w:r w:rsidRPr="00685B05">
        <w:rPr>
          <w:i/>
        </w:rPr>
        <w:t xml:space="preserve"> depennato</w:t>
      </w:r>
      <w:r w:rsidRPr="00685B05">
        <w:t>.</w:t>
      </w:r>
    </w:p>
  </w:footnote>
  <w:footnote w:id="1319">
    <w:p w14:paraId="6C6B1E2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-t- </w:t>
      </w:r>
      <w:r w:rsidRPr="00685B05">
        <w:rPr>
          <w:i/>
        </w:rPr>
        <w:t xml:space="preserve">corretta su </w:t>
      </w:r>
      <w:r w:rsidRPr="00685B05">
        <w:t>-f-.</w:t>
      </w:r>
    </w:p>
  </w:footnote>
  <w:footnote w:id="1320">
    <w:p w14:paraId="6471219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loro</w:t>
      </w:r>
      <w:r w:rsidRPr="00685B05">
        <w:rPr>
          <w:i/>
        </w:rPr>
        <w:t xml:space="preserve"> depennato</w:t>
      </w:r>
      <w:r w:rsidRPr="00685B05">
        <w:t>.</w:t>
      </w:r>
    </w:p>
  </w:footnote>
  <w:footnote w:id="1321">
    <w:p w14:paraId="6321E907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322">
    <w:p w14:paraId="26F5AF93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  <w:r w:rsidRPr="00685B05">
        <w:t xml:space="preserve"> </w:t>
      </w:r>
    </w:p>
  </w:footnote>
  <w:footnote w:id="1323">
    <w:p w14:paraId="3A5D61CF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Aggiunto in sopralinea con segno di inserimento. </w:t>
      </w:r>
    </w:p>
  </w:footnote>
  <w:footnote w:id="1324">
    <w:p w14:paraId="2B7E200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er- </w:t>
      </w:r>
      <w:r w:rsidRPr="00685B05">
        <w:rPr>
          <w:i/>
        </w:rPr>
        <w:t>depennato</w:t>
      </w:r>
      <w:r w:rsidRPr="00685B05">
        <w:t>.</w:t>
      </w:r>
    </w:p>
  </w:footnote>
  <w:footnote w:id="1325">
    <w:p w14:paraId="209ED674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-a</w:t>
      </w:r>
      <w:r w:rsidRPr="00685B05">
        <w:rPr>
          <w:i/>
        </w:rPr>
        <w:t xml:space="preserve"> corretta su </w:t>
      </w:r>
      <w:r w:rsidRPr="00685B05">
        <w:t>-e</w:t>
      </w:r>
      <w:r w:rsidRPr="00685B05">
        <w:rPr>
          <w:i/>
        </w:rPr>
        <w:t>.</w:t>
      </w:r>
    </w:p>
  </w:footnote>
  <w:footnote w:id="1326">
    <w:p w14:paraId="0895DEEF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-o </w:t>
      </w:r>
      <w:r w:rsidRPr="00685B05">
        <w:rPr>
          <w:i/>
        </w:rPr>
        <w:t xml:space="preserve">corretta su </w:t>
      </w:r>
      <w:r w:rsidRPr="00685B05">
        <w:t>-a</w:t>
      </w:r>
      <w:r w:rsidRPr="00685B05">
        <w:rPr>
          <w:i/>
        </w:rPr>
        <w:t>.</w:t>
      </w:r>
    </w:p>
  </w:footnote>
  <w:footnote w:id="1327">
    <w:p w14:paraId="7896328A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publicationi </w:t>
      </w:r>
      <w:r w:rsidRPr="00685B05">
        <w:rPr>
          <w:i/>
        </w:rPr>
        <w:t>depennato</w:t>
      </w:r>
      <w:r w:rsidRPr="00685B05">
        <w:t>.</w:t>
      </w:r>
    </w:p>
  </w:footnote>
  <w:footnote w:id="1328">
    <w:p w14:paraId="351DCF6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Amster- </w:t>
      </w:r>
      <w:r w:rsidRPr="00685B05">
        <w:rPr>
          <w:i/>
        </w:rPr>
        <w:t>esito di correzione</w:t>
      </w:r>
      <w:r w:rsidRPr="00685B05">
        <w:t>.</w:t>
      </w:r>
    </w:p>
  </w:footnote>
  <w:footnote w:id="1329">
    <w:p w14:paraId="53AB1C4E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Tutte le integrazioni di questa colonna fanno riferimento al testo presente nel margine inferiore di c. 304v.</w:t>
      </w:r>
    </w:p>
  </w:footnote>
  <w:footnote w:id="1330">
    <w:p w14:paraId="6669AD68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Foro nel supporto</w:t>
      </w:r>
      <w:r w:rsidRPr="00685B05">
        <w:t>.</w:t>
      </w:r>
    </w:p>
  </w:footnote>
  <w:footnote w:id="1331">
    <w:p w14:paraId="7F2E5D26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</w:t>
      </w:r>
      <w:proofErr w:type="gramStart"/>
      <w:r w:rsidRPr="00685B05">
        <w:t xml:space="preserve">i </w:t>
      </w:r>
      <w:r w:rsidRPr="00685B05">
        <w:rPr>
          <w:i/>
        </w:rPr>
        <w:t>corretta</w:t>
      </w:r>
      <w:proofErr w:type="gramEnd"/>
      <w:r w:rsidRPr="00685B05">
        <w:rPr>
          <w:i/>
        </w:rPr>
        <w:t xml:space="preserve"> su </w:t>
      </w:r>
      <w:r w:rsidRPr="00685B05">
        <w:t>-e</w:t>
      </w:r>
      <w:r w:rsidRPr="00685B05">
        <w:rPr>
          <w:i/>
        </w:rPr>
        <w:t>.</w:t>
      </w:r>
    </w:p>
  </w:footnote>
  <w:footnote w:id="1332">
    <w:p w14:paraId="30B86A00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re- </w:t>
      </w:r>
      <w:r w:rsidRPr="00685B05">
        <w:rPr>
          <w:i/>
        </w:rPr>
        <w:t>esito di correzione.</w:t>
      </w:r>
    </w:p>
  </w:footnote>
  <w:footnote w:id="1333">
    <w:p w14:paraId="2DC74AC2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Aggiunto in sopralinea con segno di inserimento</w:t>
      </w:r>
      <w:r w:rsidRPr="00685B05">
        <w:t>.</w:t>
      </w:r>
    </w:p>
  </w:footnote>
  <w:footnote w:id="1334">
    <w:p w14:paraId="518BB64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proofErr w:type="gramStart"/>
      <w:r w:rsidRPr="00685B05">
        <w:t xml:space="preserve">della </w:t>
      </w:r>
      <w:r w:rsidRPr="00685B05">
        <w:rPr>
          <w:i/>
        </w:rPr>
        <w:t>depennato</w:t>
      </w:r>
      <w:proofErr w:type="gramEnd"/>
      <w:r w:rsidRPr="00685B05">
        <w:t>.</w:t>
      </w:r>
    </w:p>
  </w:footnote>
  <w:footnote w:id="1335">
    <w:p w14:paraId="77DC149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habbi </w:t>
      </w:r>
      <w:r w:rsidRPr="00685B05">
        <w:rPr>
          <w:i/>
        </w:rPr>
        <w:t>depennato</w:t>
      </w:r>
      <w:r w:rsidRPr="00685B05">
        <w:t>.</w:t>
      </w:r>
    </w:p>
  </w:footnote>
  <w:footnote w:id="1336">
    <w:p w14:paraId="510F909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laudar </w:t>
      </w:r>
      <w:r w:rsidRPr="00685B05">
        <w:rPr>
          <w:i/>
        </w:rPr>
        <w:t>depennato, come pare</w:t>
      </w:r>
      <w:r w:rsidRPr="00685B05">
        <w:t>.</w:t>
      </w:r>
    </w:p>
  </w:footnote>
  <w:footnote w:id="1337">
    <w:p w14:paraId="5D29FA18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Precedono lettere depennate.</w:t>
      </w:r>
    </w:p>
  </w:footnote>
  <w:footnote w:id="1338">
    <w:p w14:paraId="2E6C4861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-e- </w:t>
      </w:r>
      <w:r w:rsidRPr="00685B05">
        <w:rPr>
          <w:i/>
        </w:rPr>
        <w:t xml:space="preserve">corretta su </w:t>
      </w:r>
      <w:r w:rsidRPr="00685B05">
        <w:t>-a-</w:t>
      </w:r>
      <w:r w:rsidRPr="00685B05">
        <w:rPr>
          <w:i/>
        </w:rPr>
        <w:t>.</w:t>
      </w:r>
    </w:p>
  </w:footnote>
  <w:footnote w:id="1339">
    <w:p w14:paraId="0B218D07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ma </w:t>
      </w:r>
      <w:r w:rsidRPr="00685B05">
        <w:rPr>
          <w:i/>
        </w:rPr>
        <w:t>depennato</w:t>
      </w:r>
      <w:r w:rsidRPr="00685B05">
        <w:t>.</w:t>
      </w:r>
    </w:p>
  </w:footnote>
  <w:footnote w:id="1340">
    <w:p w14:paraId="212C0C94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>Foro nel supporto.</w:t>
      </w:r>
    </w:p>
  </w:footnote>
  <w:footnote w:id="1341">
    <w:p w14:paraId="31EB44BC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habilit </w:t>
      </w:r>
      <w:r w:rsidRPr="00685B05">
        <w:rPr>
          <w:i/>
        </w:rPr>
        <w:t>depennato</w:t>
      </w:r>
      <w:r w:rsidRPr="00685B05">
        <w:t xml:space="preserve">. </w:t>
      </w:r>
    </w:p>
  </w:footnote>
  <w:footnote w:id="1342">
    <w:p w14:paraId="29B8B844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</w:t>
      </w:r>
      <w:r w:rsidRPr="00685B05">
        <w:t xml:space="preserve"> qua </w:t>
      </w:r>
      <w:r w:rsidRPr="00685B05">
        <w:rPr>
          <w:i/>
        </w:rPr>
        <w:t>depennato</w:t>
      </w:r>
      <w:r w:rsidRPr="00685B05">
        <w:t>.</w:t>
      </w:r>
    </w:p>
  </w:footnote>
  <w:footnote w:id="1343">
    <w:p w14:paraId="2E81C59F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-a </w:t>
      </w:r>
      <w:r w:rsidRPr="00685B05">
        <w:rPr>
          <w:i/>
        </w:rPr>
        <w:t>esito di correzione.</w:t>
      </w:r>
    </w:p>
  </w:footnote>
  <w:footnote w:id="1344">
    <w:p w14:paraId="43873216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E- </w:t>
      </w:r>
      <w:r w:rsidRPr="00685B05">
        <w:rPr>
          <w:i/>
        </w:rPr>
        <w:t>esito di correzione.</w:t>
      </w:r>
    </w:p>
  </w:footnote>
  <w:footnote w:id="1345">
    <w:p w14:paraId="34996137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</w:t>
      </w:r>
      <w:proofErr w:type="gramStart"/>
      <w:r w:rsidRPr="00685B05">
        <w:t>e</w:t>
      </w:r>
      <w:proofErr w:type="gramEnd"/>
      <w:r w:rsidRPr="00685B05">
        <w:t xml:space="preserve"> </w:t>
      </w:r>
      <w:r w:rsidRPr="00685B05">
        <w:rPr>
          <w:i/>
        </w:rPr>
        <w:t>esito di correzione.</w:t>
      </w:r>
    </w:p>
  </w:footnote>
  <w:footnote w:id="1346">
    <w:p w14:paraId="7B33520B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arr- </w:t>
      </w:r>
      <w:r w:rsidRPr="00685B05">
        <w:rPr>
          <w:i/>
        </w:rPr>
        <w:t>esito di correzione.</w:t>
      </w:r>
    </w:p>
  </w:footnote>
  <w:footnote w:id="1347">
    <w:p w14:paraId="7ADF72BE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Esito di correzione.</w:t>
      </w:r>
    </w:p>
  </w:footnote>
  <w:footnote w:id="1348">
    <w:p w14:paraId="6941E1E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Aggiunto in sopralinea su </w:t>
      </w:r>
      <w:r w:rsidRPr="00685B05">
        <w:t xml:space="preserve">quattro </w:t>
      </w:r>
      <w:r w:rsidRPr="00685B05">
        <w:rPr>
          <w:i/>
        </w:rPr>
        <w:t>depennato</w:t>
      </w:r>
      <w:r w:rsidRPr="00685B05">
        <w:t>.</w:t>
      </w:r>
    </w:p>
  </w:footnote>
  <w:footnote w:id="1349">
    <w:p w14:paraId="1F833C26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ad ognuno </w:t>
      </w:r>
      <w:r w:rsidRPr="00685B05">
        <w:rPr>
          <w:i/>
        </w:rPr>
        <w:t>depennato</w:t>
      </w:r>
      <w:r w:rsidRPr="00685B05">
        <w:t>.</w:t>
      </w:r>
    </w:p>
  </w:footnote>
  <w:footnote w:id="1350">
    <w:p w14:paraId="08A7354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 parola depennata</w:t>
      </w:r>
      <w:r w:rsidRPr="00685B05">
        <w:t>.</w:t>
      </w:r>
    </w:p>
  </w:footnote>
  <w:footnote w:id="1351">
    <w:p w14:paraId="11B2C1FA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p- </w:t>
      </w:r>
      <w:r w:rsidRPr="00685B05">
        <w:rPr>
          <w:i/>
        </w:rPr>
        <w:t>esito di correzione.</w:t>
      </w:r>
    </w:p>
  </w:footnote>
  <w:footnote w:id="1352">
    <w:p w14:paraId="11C8529D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duc </w:t>
      </w:r>
      <w:r w:rsidRPr="00685B05">
        <w:rPr>
          <w:i/>
        </w:rPr>
        <w:t>depennato</w:t>
      </w:r>
      <w:r w:rsidRPr="00685B05">
        <w:t>.</w:t>
      </w:r>
    </w:p>
  </w:footnote>
  <w:footnote w:id="1353">
    <w:p w14:paraId="4D160CC1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Corretto su </w:t>
      </w:r>
      <w:r w:rsidRPr="00685B05">
        <w:t>Il</w:t>
      </w:r>
      <w:r w:rsidRPr="00685B05">
        <w:rPr>
          <w:i/>
        </w:rPr>
        <w:t>.</w:t>
      </w:r>
    </w:p>
  </w:footnote>
  <w:footnote w:id="1354">
    <w:p w14:paraId="61F41909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-ne </w:t>
      </w:r>
      <w:r w:rsidRPr="00685B05">
        <w:rPr>
          <w:i/>
        </w:rPr>
        <w:t>depennato</w:t>
      </w:r>
      <w:r w:rsidRPr="00685B05">
        <w:t>.</w:t>
      </w:r>
    </w:p>
  </w:footnote>
  <w:footnote w:id="1355">
    <w:p w14:paraId="6C714EB3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bella </w:t>
      </w:r>
      <w:r w:rsidRPr="00685B05">
        <w:rPr>
          <w:i/>
        </w:rPr>
        <w:t>depennato, come pare</w:t>
      </w:r>
      <w:r w:rsidRPr="00685B05">
        <w:t>.</w:t>
      </w:r>
    </w:p>
  </w:footnote>
  <w:footnote w:id="1356">
    <w:p w14:paraId="51E52076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Così A</w:t>
      </w:r>
      <w:r w:rsidRPr="00685B05">
        <w:t>.</w:t>
      </w:r>
    </w:p>
  </w:footnote>
  <w:footnote w:id="1357">
    <w:p w14:paraId="5E1B3D63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</w:t>
      </w:r>
      <w:proofErr w:type="gramStart"/>
      <w:r w:rsidRPr="00685B05">
        <w:t>e</w:t>
      </w:r>
      <w:proofErr w:type="gramEnd"/>
      <w:r w:rsidRPr="00685B05">
        <w:t xml:space="preserve"> </w:t>
      </w:r>
      <w:r w:rsidRPr="00685B05">
        <w:rPr>
          <w:i/>
        </w:rPr>
        <w:t>esito di correzione.</w:t>
      </w:r>
    </w:p>
  </w:footnote>
  <w:footnote w:id="1358">
    <w:p w14:paraId="560ED5BB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>Segue</w:t>
      </w:r>
      <w:r w:rsidRPr="00685B05">
        <w:t xml:space="preserve"> doi mesi </w:t>
      </w:r>
      <w:r w:rsidRPr="00685B05">
        <w:rPr>
          <w:i/>
        </w:rPr>
        <w:t>depennato</w:t>
      </w:r>
      <w:r w:rsidRPr="00685B05">
        <w:t>.</w:t>
      </w:r>
    </w:p>
  </w:footnote>
  <w:footnote w:id="1359">
    <w:p w14:paraId="122A4DD0" w14:textId="77777777" w:rsidR="00B53AFF" w:rsidRPr="00685B05" w:rsidRDefault="00B53AFF" w:rsidP="007F3E90">
      <w:pPr>
        <w:adjustRightInd w:val="0"/>
        <w:snapToGrid w:val="0"/>
        <w:jc w:val="both"/>
      </w:pPr>
      <w:r w:rsidRPr="00685B05">
        <w:rPr>
          <w:vertAlign w:val="superscript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altri </w:t>
      </w:r>
      <w:r w:rsidRPr="00685B05">
        <w:rPr>
          <w:i/>
        </w:rPr>
        <w:t>depennato</w:t>
      </w:r>
      <w:r w:rsidRPr="00685B05">
        <w:t>.</w:t>
      </w:r>
    </w:p>
  </w:footnote>
  <w:footnote w:id="1360">
    <w:p w14:paraId="7BF7E718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t- </w:t>
      </w:r>
      <w:r w:rsidRPr="00685B05">
        <w:rPr>
          <w:i/>
        </w:rPr>
        <w:t>esito di correzione.</w:t>
      </w:r>
    </w:p>
  </w:footnote>
  <w:footnote w:id="1361">
    <w:p w14:paraId="70698F4F" w14:textId="76CF4BFB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ins w:id="3777" w:author="Flavia Di Gi" w:date="2023-04-25T19:09:00Z">
        <w:r w:rsidR="00EE3D68">
          <w:rPr>
            <w:i/>
          </w:rPr>
          <w:t>Lacerazione del supporto.</w:t>
        </w:r>
      </w:ins>
      <w:del w:id="3778" w:author="Flavia Di Gi" w:date="2023-04-25T19:09:00Z">
        <w:r w:rsidRPr="00685B05" w:rsidDel="00EE3D68">
          <w:rPr>
            <w:i/>
          </w:rPr>
          <w:delText>Foro nel supporto.</w:delText>
        </w:r>
      </w:del>
    </w:p>
  </w:footnote>
  <w:footnote w:id="1362">
    <w:p w14:paraId="1CABB2D3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 xml:space="preserve">p(er) </w:t>
      </w:r>
      <w:r w:rsidRPr="00685B05">
        <w:rPr>
          <w:i/>
        </w:rPr>
        <w:t>depennato.</w:t>
      </w:r>
    </w:p>
  </w:footnote>
  <w:footnote w:id="1363">
    <w:p w14:paraId="01F81C80" w14:textId="5D970ACF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ins w:id="3779" w:author="Flavia Di Gi" w:date="2023-04-25T19:09:00Z">
        <w:r w:rsidR="00EE3D68">
          <w:rPr>
            <w:i/>
          </w:rPr>
          <w:t>Lacerazione del supporto.</w:t>
        </w:r>
      </w:ins>
      <w:del w:id="3780" w:author="Flavia Di Gi" w:date="2023-04-25T19:09:00Z">
        <w:r w:rsidRPr="00685B05" w:rsidDel="00EE3D68">
          <w:rPr>
            <w:i/>
          </w:rPr>
          <w:delText>Foro nel supporto.</w:delText>
        </w:r>
      </w:del>
    </w:p>
  </w:footnote>
  <w:footnote w:id="1364">
    <w:p w14:paraId="266A17CB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d</w:t>
      </w:r>
      <w:r w:rsidRPr="00685B05">
        <w:rPr>
          <w:i/>
        </w:rPr>
        <w:t xml:space="preserve"> depennata. </w:t>
      </w:r>
    </w:p>
  </w:footnote>
  <w:footnote w:id="1365">
    <w:p w14:paraId="4F1F908D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</w:t>
      </w:r>
      <w:r w:rsidRPr="00685B05">
        <w:rPr>
          <w:i/>
        </w:rPr>
        <w:t xml:space="preserve">Segue </w:t>
      </w:r>
      <w:r w:rsidRPr="00685B05">
        <w:t>ho</w:t>
      </w:r>
      <w:r w:rsidRPr="00685B05">
        <w:rPr>
          <w:i/>
        </w:rPr>
        <w:t xml:space="preserve"> depennato.</w:t>
      </w:r>
    </w:p>
  </w:footnote>
  <w:footnote w:id="1366">
    <w:p w14:paraId="01D88D0C" w14:textId="1381ED6B" w:rsidR="00B53AFF" w:rsidRPr="001F17D5" w:rsidRDefault="00B53AFF">
      <w:pPr>
        <w:pStyle w:val="Testonotaapidipagina"/>
        <w:rPr>
          <w:i/>
          <w:iCs/>
          <w:rPrChange w:id="3782" w:author="Flavia Di Gi" w:date="2023-03-12T11:36:00Z">
            <w:rPr/>
          </w:rPrChange>
        </w:rPr>
      </w:pPr>
      <w:ins w:id="3783" w:author="Flavia Di Gi" w:date="2023-03-12T11:35:00Z">
        <w:r>
          <w:rPr>
            <w:rStyle w:val="Rimandonotaapidipagina"/>
          </w:rPr>
          <w:footnoteRef/>
        </w:r>
        <w:r>
          <w:t xml:space="preserve"> </w:t>
        </w:r>
      </w:ins>
      <w:ins w:id="3784" w:author="Flavia Di Gi" w:date="2023-03-12T11:36:00Z">
        <w:r>
          <w:rPr>
            <w:i/>
            <w:iCs/>
          </w:rPr>
          <w:t>Così A.</w:t>
        </w:r>
      </w:ins>
    </w:p>
  </w:footnote>
  <w:footnote w:id="1367">
    <w:p w14:paraId="706BDCA4" w14:textId="22FF4899" w:rsidR="00B53AFF" w:rsidRPr="001F17D5" w:rsidRDefault="00B53AFF">
      <w:pPr>
        <w:pStyle w:val="Testonotaapidipagina"/>
        <w:rPr>
          <w:i/>
          <w:iCs/>
          <w:rPrChange w:id="3788" w:author="Flavia Di Gi" w:date="2023-03-12T11:36:00Z">
            <w:rPr/>
          </w:rPrChange>
        </w:rPr>
      </w:pPr>
      <w:ins w:id="3789" w:author="Flavia Di Gi" w:date="2023-03-12T11:36:00Z">
        <w:r>
          <w:rPr>
            <w:rStyle w:val="Rimandonotaapidipagina"/>
          </w:rPr>
          <w:footnoteRef/>
        </w:r>
        <w:r>
          <w:t xml:space="preserve"> </w:t>
        </w:r>
        <w:r>
          <w:rPr>
            <w:i/>
            <w:iCs/>
          </w:rPr>
          <w:t xml:space="preserve">Così A. </w:t>
        </w:r>
      </w:ins>
    </w:p>
  </w:footnote>
  <w:footnote w:id="1368">
    <w:p w14:paraId="08F95ED9" w14:textId="77777777" w:rsidR="00B53AFF" w:rsidRPr="00685B05" w:rsidRDefault="00B53AFF" w:rsidP="007F3E90">
      <w:pPr>
        <w:pStyle w:val="Testonotaapidipagina"/>
        <w:adjustRightInd w:val="0"/>
        <w:snapToGrid w:val="0"/>
        <w:jc w:val="both"/>
        <w:rPr>
          <w:i/>
        </w:rPr>
      </w:pPr>
      <w:r w:rsidRPr="00685B05">
        <w:rPr>
          <w:rStyle w:val="Rimandonotaapidipagina"/>
        </w:rPr>
        <w:footnoteRef/>
      </w:r>
      <w:r w:rsidRPr="00685B05">
        <w:t xml:space="preserve"> -1 </w:t>
      </w:r>
      <w:r w:rsidRPr="00685B05">
        <w:rPr>
          <w:i/>
        </w:rPr>
        <w:t>esito di correzione.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B1D3A" w14:textId="54C5F0BC" w:rsidR="00B53AFF" w:rsidRPr="007F3E90" w:rsidRDefault="00B53AFF" w:rsidP="007F3E90">
    <w:pPr>
      <w:widowControl w:val="0"/>
      <w:jc w:val="both"/>
    </w:pPr>
    <w:r w:rsidRPr="007F3E90">
      <w:t>Filza 7_1_Angelo_cc. 1r-27v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C9A25" w14:textId="77777777" w:rsidR="00B53AFF" w:rsidRDefault="00B53AFF" w:rsidP="00C856E1">
    <w:pPr>
      <w:widowControl w:val="0"/>
      <w:jc w:val="both"/>
      <w:rPr>
        <w:sz w:val="28"/>
        <w:szCs w:val="28"/>
      </w:rPr>
    </w:pPr>
    <w:r>
      <w:rPr>
        <w:sz w:val="28"/>
        <w:szCs w:val="28"/>
      </w:rPr>
      <w:t>Filza 7_1_Angelo_cc. 1r-27v</w:t>
    </w:r>
  </w:p>
  <w:p w14:paraId="0F04E02C" w14:textId="77777777" w:rsidR="00B53AFF" w:rsidRDefault="00B53AFF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3BE" w14:textId="48B134DD" w:rsidR="00B53AFF" w:rsidRPr="007F3E90" w:rsidRDefault="00B53AFF" w:rsidP="007F3E90">
    <w:pPr>
      <w:widowControl w:val="0"/>
      <w:jc w:val="both"/>
    </w:pPr>
    <w:r w:rsidRPr="007F3E90">
      <w:t>Filza 7_2_Flavia_cc. 28r-59v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F9DD4" w14:textId="7E66D225" w:rsidR="00B53AFF" w:rsidRPr="007F3E90" w:rsidRDefault="00B53AFF" w:rsidP="00523E0D">
    <w:pPr>
      <w:widowControl w:val="0"/>
      <w:jc w:val="both"/>
    </w:pPr>
    <w:r w:rsidRPr="007F3E90">
      <w:t>Filza 7_3_Renzo_cc. 60r-87v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567E5" w14:textId="65AE2A96" w:rsidR="00B53AFF" w:rsidRPr="007F3E90" w:rsidRDefault="00B53AFF" w:rsidP="005F4435">
    <w:pPr>
      <w:widowControl w:val="0"/>
      <w:jc w:val="both"/>
    </w:pPr>
    <w:r w:rsidRPr="007F3E90">
      <w:t>Filza 7_4_Ruben_cc. 88r-102v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9E3E" w14:textId="5939DD96" w:rsidR="00B53AFF" w:rsidRPr="005F4435" w:rsidRDefault="00B53AFF" w:rsidP="005F4435">
    <w:pPr>
      <w:pStyle w:val="Standard"/>
      <w:spacing w:line="240" w:lineRule="auto"/>
      <w:rPr>
        <w:rFonts w:ascii="Times New Roman" w:eastAsia="Times New Roman" w:hAnsi="Times New Roman" w:cs="Times New Roman"/>
        <w:bCs/>
        <w:sz w:val="20"/>
        <w:szCs w:val="20"/>
        <w:shd w:val="clear" w:color="auto" w:fill="00FFFF"/>
      </w:rPr>
    </w:pPr>
    <w:r w:rsidRPr="007F3E90">
      <w:rPr>
        <w:rFonts w:ascii="Times New Roman" w:eastAsia="Calibri" w:hAnsi="Times New Roman" w:cs="Times New Roman"/>
        <w:bCs/>
        <w:kern w:val="0"/>
        <w:sz w:val="20"/>
        <w:szCs w:val="20"/>
        <w:lang w:eastAsia="en-US"/>
      </w:rPr>
      <w:t>Filza 7_5_Vera_Federica_cc. 103r-149v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4681A" w14:textId="6B83800E" w:rsidR="00B53AFF" w:rsidRPr="007F3E90" w:rsidRDefault="00B53AFF" w:rsidP="00ED0B9A">
    <w:pPr>
      <w:widowControl w:val="0"/>
      <w:jc w:val="both"/>
    </w:pPr>
    <w:r w:rsidRPr="007F3E90">
      <w:t>Filza 7_6_Angelo_cc. 150-177v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3A89E" w14:textId="42006DAD" w:rsidR="00B53AFF" w:rsidRPr="007F3E90" w:rsidRDefault="00B53AFF" w:rsidP="000F5CF6">
    <w:pPr>
      <w:widowControl w:val="0"/>
      <w:jc w:val="both"/>
      <w:rPr>
        <w:b/>
      </w:rPr>
    </w:pPr>
    <w:r w:rsidRPr="007F3E90">
      <w:t>Filza 7_7_Flavia_cc. 178r-203v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2544D" w14:textId="4658913F" w:rsidR="00B53AFF" w:rsidRPr="007F3E90" w:rsidRDefault="00B53AFF" w:rsidP="007F3E90">
    <w:pPr>
      <w:pStyle w:val="Intestazione"/>
    </w:pPr>
    <w:r w:rsidRPr="007F3E90">
      <w:t>Filza 7_8_Vera_cc. 204r-229v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FCE98" w14:textId="7A1F45B6" w:rsidR="00B53AFF" w:rsidRPr="007F3E90" w:rsidRDefault="00B53AFF" w:rsidP="007F3E90">
    <w:pPr>
      <w:pStyle w:val="Intestazione"/>
    </w:pPr>
    <w:r w:rsidRPr="007F3E90">
      <w:t>Filza 7_</w:t>
    </w:r>
    <w:r>
      <w:t>9</w:t>
    </w:r>
    <w:r w:rsidRPr="007F3E90">
      <w:t>_</w:t>
    </w:r>
    <w:r>
      <w:t>Ruben</w:t>
    </w:r>
    <w:r w:rsidRPr="007F3E90">
      <w:t>_cc. 2</w:t>
    </w:r>
    <w:r>
      <w:t>30</w:t>
    </w:r>
    <w:r w:rsidRPr="007F3E90">
      <w:t>r-2</w:t>
    </w:r>
    <w:r>
      <w:t>56</w:t>
    </w:r>
    <w:r w:rsidRPr="007F3E90">
      <w:t>v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5BF90" w14:textId="7115FEFF" w:rsidR="00B53AFF" w:rsidRPr="007F3E90" w:rsidRDefault="00B53AFF" w:rsidP="000F5CF6">
    <w:pPr>
      <w:widowControl w:val="0"/>
      <w:jc w:val="both"/>
      <w:rPr>
        <w:bCs/>
      </w:rPr>
    </w:pPr>
    <w:r w:rsidRPr="007F3E90">
      <w:rPr>
        <w:bCs/>
      </w:rPr>
      <w:t>Filza 7_10_Vera_Federica_cc. 257r-314v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E3ABA"/>
    <w:multiLevelType w:val="hybridMultilevel"/>
    <w:tmpl w:val="908846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6204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lavia Di Gi">
    <w15:presenceInfo w15:providerId="Windows Live" w15:userId="269dac71980e8418"/>
  </w15:person>
  <w15:person w15:author="Giorgia">
    <w15:presenceInfo w15:providerId="None" w15:userId="Giorgia"/>
  </w15:person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grammar="clean"/>
  <w:trackRevisions/>
  <w:defaultTabStop w:val="708"/>
  <w:hyphenationZone w:val="283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6E1"/>
    <w:rsid w:val="00004F19"/>
    <w:rsid w:val="0002499A"/>
    <w:rsid w:val="00030A2F"/>
    <w:rsid w:val="00031CA0"/>
    <w:rsid w:val="00064F2E"/>
    <w:rsid w:val="00075EA3"/>
    <w:rsid w:val="000A72AF"/>
    <w:rsid w:val="000C57A1"/>
    <w:rsid w:val="000F3843"/>
    <w:rsid w:val="000F5CF6"/>
    <w:rsid w:val="00111900"/>
    <w:rsid w:val="001225D1"/>
    <w:rsid w:val="00145F79"/>
    <w:rsid w:val="001650B4"/>
    <w:rsid w:val="001722A7"/>
    <w:rsid w:val="00194AD1"/>
    <w:rsid w:val="001C575F"/>
    <w:rsid w:val="001D1FF5"/>
    <w:rsid w:val="001E52E6"/>
    <w:rsid w:val="001F082B"/>
    <w:rsid w:val="001F17D5"/>
    <w:rsid w:val="001F2F7F"/>
    <w:rsid w:val="00200D53"/>
    <w:rsid w:val="002010B0"/>
    <w:rsid w:val="0020185A"/>
    <w:rsid w:val="00214590"/>
    <w:rsid w:val="0023737F"/>
    <w:rsid w:val="002907FD"/>
    <w:rsid w:val="002A2F28"/>
    <w:rsid w:val="002C22CE"/>
    <w:rsid w:val="002C7EE3"/>
    <w:rsid w:val="00320B44"/>
    <w:rsid w:val="0037327C"/>
    <w:rsid w:val="00386661"/>
    <w:rsid w:val="00395300"/>
    <w:rsid w:val="003A519B"/>
    <w:rsid w:val="003C523E"/>
    <w:rsid w:val="003C7821"/>
    <w:rsid w:val="003D37DD"/>
    <w:rsid w:val="003F274B"/>
    <w:rsid w:val="00401204"/>
    <w:rsid w:val="00411F35"/>
    <w:rsid w:val="00416702"/>
    <w:rsid w:val="004360DF"/>
    <w:rsid w:val="00450B80"/>
    <w:rsid w:val="0047333E"/>
    <w:rsid w:val="00491119"/>
    <w:rsid w:val="004A58B6"/>
    <w:rsid w:val="004C0F96"/>
    <w:rsid w:val="004D1B21"/>
    <w:rsid w:val="004D4A12"/>
    <w:rsid w:val="00514702"/>
    <w:rsid w:val="00523E0D"/>
    <w:rsid w:val="00530BA7"/>
    <w:rsid w:val="00530FC2"/>
    <w:rsid w:val="00532AC9"/>
    <w:rsid w:val="00554519"/>
    <w:rsid w:val="005671A9"/>
    <w:rsid w:val="00573550"/>
    <w:rsid w:val="00573609"/>
    <w:rsid w:val="00574DF6"/>
    <w:rsid w:val="00582C37"/>
    <w:rsid w:val="00583073"/>
    <w:rsid w:val="005A69E9"/>
    <w:rsid w:val="005B4BB1"/>
    <w:rsid w:val="005C7817"/>
    <w:rsid w:val="005E7B65"/>
    <w:rsid w:val="005F4435"/>
    <w:rsid w:val="00612AA7"/>
    <w:rsid w:val="00615E20"/>
    <w:rsid w:val="006332AD"/>
    <w:rsid w:val="00637A9E"/>
    <w:rsid w:val="0065193C"/>
    <w:rsid w:val="00681FA6"/>
    <w:rsid w:val="006B18A6"/>
    <w:rsid w:val="006C5A82"/>
    <w:rsid w:val="006C6347"/>
    <w:rsid w:val="006F0D1D"/>
    <w:rsid w:val="00701DAF"/>
    <w:rsid w:val="00703E61"/>
    <w:rsid w:val="007368DF"/>
    <w:rsid w:val="0074051D"/>
    <w:rsid w:val="007465B8"/>
    <w:rsid w:val="00747A3E"/>
    <w:rsid w:val="007714E8"/>
    <w:rsid w:val="007731B0"/>
    <w:rsid w:val="00777D44"/>
    <w:rsid w:val="00793630"/>
    <w:rsid w:val="007B2E73"/>
    <w:rsid w:val="007B7823"/>
    <w:rsid w:val="007E749C"/>
    <w:rsid w:val="007F3E90"/>
    <w:rsid w:val="00804852"/>
    <w:rsid w:val="00804B9D"/>
    <w:rsid w:val="00806C7A"/>
    <w:rsid w:val="00833AC3"/>
    <w:rsid w:val="008468C3"/>
    <w:rsid w:val="00852501"/>
    <w:rsid w:val="00855446"/>
    <w:rsid w:val="00862B87"/>
    <w:rsid w:val="0086300A"/>
    <w:rsid w:val="008740EA"/>
    <w:rsid w:val="008863C8"/>
    <w:rsid w:val="008E322D"/>
    <w:rsid w:val="008F7AC3"/>
    <w:rsid w:val="0090153B"/>
    <w:rsid w:val="0090416A"/>
    <w:rsid w:val="00911A1D"/>
    <w:rsid w:val="00915370"/>
    <w:rsid w:val="00924AC9"/>
    <w:rsid w:val="0092502A"/>
    <w:rsid w:val="0093442A"/>
    <w:rsid w:val="00975E64"/>
    <w:rsid w:val="00981193"/>
    <w:rsid w:val="009A3BA7"/>
    <w:rsid w:val="009A7CB0"/>
    <w:rsid w:val="009B6F6B"/>
    <w:rsid w:val="009D31E8"/>
    <w:rsid w:val="009F6835"/>
    <w:rsid w:val="00A0623B"/>
    <w:rsid w:val="00A21A82"/>
    <w:rsid w:val="00A25A81"/>
    <w:rsid w:val="00A27FB1"/>
    <w:rsid w:val="00A74D91"/>
    <w:rsid w:val="00A9070B"/>
    <w:rsid w:val="00A93BD6"/>
    <w:rsid w:val="00A94001"/>
    <w:rsid w:val="00AA022A"/>
    <w:rsid w:val="00AA21AD"/>
    <w:rsid w:val="00AA35C2"/>
    <w:rsid w:val="00AD063B"/>
    <w:rsid w:val="00AD35EF"/>
    <w:rsid w:val="00AD6AC2"/>
    <w:rsid w:val="00AE4DEB"/>
    <w:rsid w:val="00B53AFF"/>
    <w:rsid w:val="00B57BC8"/>
    <w:rsid w:val="00B637BD"/>
    <w:rsid w:val="00B85710"/>
    <w:rsid w:val="00B93734"/>
    <w:rsid w:val="00BA44F6"/>
    <w:rsid w:val="00BB2A05"/>
    <w:rsid w:val="00BB7887"/>
    <w:rsid w:val="00BF31A0"/>
    <w:rsid w:val="00C10FB1"/>
    <w:rsid w:val="00C43F02"/>
    <w:rsid w:val="00C544BE"/>
    <w:rsid w:val="00C75F19"/>
    <w:rsid w:val="00C83F36"/>
    <w:rsid w:val="00C856E1"/>
    <w:rsid w:val="00C9259D"/>
    <w:rsid w:val="00C96CC5"/>
    <w:rsid w:val="00CD31EE"/>
    <w:rsid w:val="00CD7893"/>
    <w:rsid w:val="00D0198B"/>
    <w:rsid w:val="00D26C02"/>
    <w:rsid w:val="00D32AE8"/>
    <w:rsid w:val="00D32F90"/>
    <w:rsid w:val="00D528CE"/>
    <w:rsid w:val="00D644F8"/>
    <w:rsid w:val="00D75173"/>
    <w:rsid w:val="00DA5412"/>
    <w:rsid w:val="00DC333D"/>
    <w:rsid w:val="00DD210C"/>
    <w:rsid w:val="00DD327B"/>
    <w:rsid w:val="00E1453A"/>
    <w:rsid w:val="00E16270"/>
    <w:rsid w:val="00E43599"/>
    <w:rsid w:val="00E43DF7"/>
    <w:rsid w:val="00E5152F"/>
    <w:rsid w:val="00E62BCB"/>
    <w:rsid w:val="00E74C73"/>
    <w:rsid w:val="00E806FB"/>
    <w:rsid w:val="00E851C6"/>
    <w:rsid w:val="00E8563D"/>
    <w:rsid w:val="00ED0216"/>
    <w:rsid w:val="00ED0B9A"/>
    <w:rsid w:val="00EE3D68"/>
    <w:rsid w:val="00F06A5F"/>
    <w:rsid w:val="00F175AB"/>
    <w:rsid w:val="00F31E84"/>
    <w:rsid w:val="00F37E0F"/>
    <w:rsid w:val="00F66DA1"/>
    <w:rsid w:val="00F741D9"/>
    <w:rsid w:val="00F92F56"/>
    <w:rsid w:val="00F94DB6"/>
    <w:rsid w:val="00FA4DAF"/>
    <w:rsid w:val="00FB400C"/>
    <w:rsid w:val="00FC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E57B9"/>
  <w15:chartTrackingRefBased/>
  <w15:docId w15:val="{6999AC10-CAC3-9C4F-BCDF-E88BDC55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C856E1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rsid w:val="00C856E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link w:val="Titolo2Carattere"/>
    <w:rsid w:val="00C856E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link w:val="Titolo3Carattere"/>
    <w:rsid w:val="00C856E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rsid w:val="00C856E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link w:val="Titolo5Carattere"/>
    <w:rsid w:val="00C856E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rsid w:val="00C856E1"/>
    <w:pPr>
      <w:keepNext/>
      <w:keepLines/>
      <w:spacing w:before="200" w:after="40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856E1"/>
    <w:rPr>
      <w:rFonts w:ascii="Times New Roman" w:eastAsia="Times New Roman" w:hAnsi="Times New Roman" w:cs="Times New Roman"/>
      <w:b/>
      <w:color w:val="000000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C856E1"/>
    <w:rPr>
      <w:rFonts w:ascii="Times New Roman" w:eastAsia="Times New Roman" w:hAnsi="Times New Roman" w:cs="Times New Roman"/>
      <w:b/>
      <w:color w:val="000000"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C856E1"/>
    <w:rPr>
      <w:rFonts w:ascii="Times New Roman" w:eastAsia="Times New Roman" w:hAnsi="Times New Roman" w:cs="Times New Roman"/>
      <w:b/>
      <w:color w:val="000000"/>
      <w:sz w:val="28"/>
      <w:szCs w:val="28"/>
      <w:lang w:eastAsia="it-IT"/>
    </w:rPr>
  </w:style>
  <w:style w:type="character" w:customStyle="1" w:styleId="Titolo4Carattere">
    <w:name w:val="Titolo 4 Carattere"/>
    <w:basedOn w:val="Carpredefinitoparagrafo"/>
    <w:link w:val="Titolo4"/>
    <w:rsid w:val="00C856E1"/>
    <w:rPr>
      <w:rFonts w:ascii="Times New Roman" w:eastAsia="Times New Roman" w:hAnsi="Times New Roman" w:cs="Times New Roman"/>
      <w:b/>
      <w:color w:val="000000"/>
      <w:lang w:eastAsia="it-IT"/>
    </w:rPr>
  </w:style>
  <w:style w:type="character" w:customStyle="1" w:styleId="Titolo5Carattere">
    <w:name w:val="Titolo 5 Carattere"/>
    <w:basedOn w:val="Carpredefinitoparagrafo"/>
    <w:link w:val="Titolo5"/>
    <w:rsid w:val="00C856E1"/>
    <w:rPr>
      <w:rFonts w:ascii="Times New Roman" w:eastAsia="Times New Roman" w:hAnsi="Times New Roman" w:cs="Times New Roman"/>
      <w:b/>
      <w:color w:val="000000"/>
      <w:sz w:val="22"/>
      <w:szCs w:val="22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C856E1"/>
    <w:rPr>
      <w:rFonts w:ascii="Times New Roman" w:eastAsia="Times New Roman" w:hAnsi="Times New Roman" w:cs="Times New Roman"/>
      <w:b/>
      <w:color w:val="000000"/>
      <w:sz w:val="20"/>
      <w:szCs w:val="20"/>
      <w:lang w:eastAsia="it-IT"/>
    </w:rPr>
  </w:style>
  <w:style w:type="paragraph" w:styleId="Testofumetto">
    <w:name w:val="Balloon Text"/>
    <w:basedOn w:val="Normale"/>
    <w:link w:val="TestofumettoCarattere1"/>
    <w:uiPriority w:val="99"/>
    <w:unhideWhenUsed/>
    <w:rsid w:val="00C856E1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uiPriority w:val="99"/>
    <w:rsid w:val="00C856E1"/>
    <w:rPr>
      <w:rFonts w:ascii="Times New Roman" w:eastAsia="Times New Roman" w:hAnsi="Times New Roman" w:cs="Times New Roman"/>
      <w:color w:val="000000"/>
      <w:sz w:val="18"/>
      <w:szCs w:val="18"/>
      <w:lang w:eastAsia="it-IT"/>
    </w:rPr>
  </w:style>
  <w:style w:type="character" w:customStyle="1" w:styleId="TestofumettoCarattere1">
    <w:name w:val="Testo fumetto Carattere1"/>
    <w:basedOn w:val="Carpredefinitoparagrafo"/>
    <w:link w:val="Testofumetto"/>
    <w:uiPriority w:val="99"/>
    <w:rsid w:val="00C856E1"/>
    <w:rPr>
      <w:rFonts w:ascii="Lucida Grande" w:eastAsia="Times New Roman" w:hAnsi="Lucida Grande" w:cs="Times New Roman"/>
      <w:color w:val="000000"/>
      <w:sz w:val="18"/>
      <w:szCs w:val="18"/>
      <w:lang w:eastAsia="it-IT"/>
    </w:rPr>
  </w:style>
  <w:style w:type="table" w:customStyle="1" w:styleId="TableNormal">
    <w:name w:val="Table Normal"/>
    <w:rsid w:val="00C856E1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0"/>
      <w:szCs w:val="20"/>
      <w:lang w:eastAsia="it-I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rsid w:val="00C856E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rsid w:val="00C856E1"/>
    <w:rPr>
      <w:rFonts w:ascii="Times New Roman" w:eastAsia="Times New Roman" w:hAnsi="Times New Roman" w:cs="Times New Roman"/>
      <w:b/>
      <w:color w:val="000000"/>
      <w:sz w:val="72"/>
      <w:szCs w:val="72"/>
      <w:lang w:eastAsia="it-IT"/>
    </w:rPr>
  </w:style>
  <w:style w:type="paragraph" w:styleId="Sottotitolo">
    <w:name w:val="Subtitle"/>
    <w:basedOn w:val="Normale"/>
    <w:next w:val="Normale"/>
    <w:link w:val="SottotitoloCarattere"/>
    <w:rsid w:val="00C856E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ottotitoloCarattere">
    <w:name w:val="Sottotitolo Carattere"/>
    <w:basedOn w:val="Carpredefinitoparagrafo"/>
    <w:link w:val="Sottotitolo"/>
    <w:rsid w:val="00C856E1"/>
    <w:rPr>
      <w:rFonts w:ascii="Georgia" w:eastAsia="Georgia" w:hAnsi="Georgia" w:cs="Georgia"/>
      <w:i/>
      <w:color w:val="666666"/>
      <w:sz w:val="48"/>
      <w:szCs w:val="48"/>
      <w:lang w:eastAsia="it-I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C856E1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C856E1"/>
    <w:rPr>
      <w:rFonts w:ascii="Times New Roman" w:eastAsia="Times New Roman" w:hAnsi="Times New Roman" w:cs="Times New Roman"/>
      <w:color w:val="000000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unhideWhenUsed/>
    <w:rsid w:val="00C856E1"/>
    <w:rPr>
      <w:vertAlign w:val="superscript"/>
    </w:rPr>
  </w:style>
  <w:style w:type="table" w:styleId="Grigliatabella">
    <w:name w:val="Table Grid"/>
    <w:basedOn w:val="Tabellanormale"/>
    <w:uiPriority w:val="59"/>
    <w:rsid w:val="00C856E1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dipagina">
    <w:name w:val="footer"/>
    <w:basedOn w:val="Normale"/>
    <w:link w:val="PidipaginaCarattere"/>
    <w:uiPriority w:val="99"/>
    <w:unhideWhenUsed/>
    <w:rsid w:val="00C856E1"/>
    <w:pPr>
      <w:tabs>
        <w:tab w:val="center" w:pos="4536"/>
        <w:tab w:val="right" w:pos="9072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856E1"/>
    <w:rPr>
      <w:rFonts w:ascii="Times New Roman" w:eastAsia="Times New Roman" w:hAnsi="Times New Roman" w:cs="Times New Roman"/>
      <w:color w:val="000000"/>
      <w:sz w:val="20"/>
      <w:szCs w:val="20"/>
      <w:lang w:eastAsia="it-IT"/>
    </w:rPr>
  </w:style>
  <w:style w:type="character" w:styleId="Numeropagina">
    <w:name w:val="page number"/>
    <w:basedOn w:val="Carpredefinitoparagrafo"/>
    <w:uiPriority w:val="99"/>
    <w:semiHidden/>
    <w:unhideWhenUsed/>
    <w:rsid w:val="00C856E1"/>
  </w:style>
  <w:style w:type="character" w:styleId="Rimandocommento">
    <w:name w:val="annotation reference"/>
    <w:basedOn w:val="Carpredefinitoparagrafo"/>
    <w:uiPriority w:val="99"/>
    <w:unhideWhenUsed/>
    <w:rsid w:val="00C856E1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unhideWhenUsed/>
    <w:rsid w:val="00C856E1"/>
    <w:rPr>
      <w:sz w:val="24"/>
      <w:szCs w:val="24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C856E1"/>
    <w:rPr>
      <w:rFonts w:ascii="Times New Roman" w:eastAsia="Times New Roman" w:hAnsi="Times New Roman" w:cs="Times New Roman"/>
      <w:color w:val="00000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unhideWhenUsed/>
    <w:rsid w:val="00C856E1"/>
    <w:rPr>
      <w:b/>
      <w:bCs/>
      <w:sz w:val="20"/>
      <w:szCs w:val="20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C856E1"/>
    <w:rPr>
      <w:rFonts w:ascii="Times New Roman" w:eastAsia="Times New Roman" w:hAnsi="Times New Roman" w:cs="Times New Roman"/>
      <w:b/>
      <w:bCs/>
      <w:color w:val="000000"/>
      <w:sz w:val="20"/>
      <w:szCs w:val="20"/>
      <w:lang w:eastAsia="it-IT"/>
    </w:rPr>
  </w:style>
  <w:style w:type="paragraph" w:styleId="Revisione">
    <w:name w:val="Revision"/>
    <w:hidden/>
    <w:uiPriority w:val="99"/>
    <w:semiHidden/>
    <w:rsid w:val="00C856E1"/>
    <w:rPr>
      <w:rFonts w:ascii="Times New Roman" w:eastAsia="Times New Roman" w:hAnsi="Times New Roman" w:cs="Times New Roman"/>
      <w:color w:val="000000"/>
      <w:sz w:val="20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C856E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856E1"/>
    <w:rPr>
      <w:rFonts w:ascii="Times New Roman" w:eastAsia="Times New Roman" w:hAnsi="Times New Roman" w:cs="Times New Roman"/>
      <w:color w:val="000000"/>
      <w:sz w:val="20"/>
      <w:szCs w:val="20"/>
      <w:lang w:eastAsia="it-IT"/>
    </w:rPr>
  </w:style>
  <w:style w:type="character" w:styleId="Enfasigrassetto">
    <w:name w:val="Strong"/>
    <w:basedOn w:val="Carpredefinitoparagrafo"/>
    <w:uiPriority w:val="22"/>
    <w:qFormat/>
    <w:rsid w:val="00C856E1"/>
    <w:rPr>
      <w:b/>
      <w:bCs/>
    </w:rPr>
  </w:style>
  <w:style w:type="paragraph" w:customStyle="1" w:styleId="Testopreformattato">
    <w:name w:val="Testo preformattato"/>
    <w:basedOn w:val="Normale"/>
    <w:rsid w:val="00C856E1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</w:pPr>
    <w:rPr>
      <w:color w:val="auto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6C634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jc w:val="both"/>
    </w:pPr>
    <w:rPr>
      <w:rFonts w:eastAsia="Calibri"/>
      <w:color w:val="auto"/>
      <w:lang w:eastAsia="en-US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6C6347"/>
    <w:rPr>
      <w:rFonts w:ascii="Times New Roman" w:eastAsia="Calibri" w:hAnsi="Times New Roman" w:cs="Times New Roman"/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6C6347"/>
    <w:rPr>
      <w:vertAlign w:val="superscrip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C634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jc w:val="both"/>
    </w:pPr>
    <w:rPr>
      <w:rFonts w:ascii="Consolas" w:eastAsia="Calibri" w:hAnsi="Consolas"/>
      <w:color w:val="auto"/>
      <w:lang w:eastAsia="en-US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C6347"/>
    <w:rPr>
      <w:rFonts w:ascii="Consolas" w:eastAsia="Calibri" w:hAnsi="Consolas" w:cs="Times New Roman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6C6347"/>
    <w:rPr>
      <w:i/>
      <w:iCs/>
    </w:rPr>
  </w:style>
  <w:style w:type="paragraph" w:styleId="Nessunaspaziatura">
    <w:name w:val="No Spacing"/>
    <w:uiPriority w:val="1"/>
    <w:qFormat/>
    <w:rsid w:val="006C6347"/>
    <w:rPr>
      <w:sz w:val="22"/>
      <w:szCs w:val="22"/>
    </w:rPr>
  </w:style>
  <w:style w:type="paragraph" w:customStyle="1" w:styleId="Standard">
    <w:name w:val="Standard"/>
    <w:rsid w:val="000F5CF6"/>
    <w:pPr>
      <w:suppressAutoHyphens/>
      <w:autoSpaceDN w:val="0"/>
      <w:spacing w:line="276" w:lineRule="auto"/>
      <w:textAlignment w:val="baseline"/>
    </w:pPr>
    <w:rPr>
      <w:rFonts w:ascii="Arial" w:eastAsia="Arial" w:hAnsi="Arial" w:cs="Arial"/>
      <w:kern w:val="3"/>
      <w:sz w:val="22"/>
      <w:szCs w:val="22"/>
      <w:lang w:eastAsia="it-IT"/>
    </w:rPr>
  </w:style>
  <w:style w:type="paragraph" w:customStyle="1" w:styleId="Heading">
    <w:name w:val="Heading"/>
    <w:basedOn w:val="Standard"/>
    <w:next w:val="Textbody"/>
    <w:rsid w:val="000F5CF6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Textbody">
    <w:name w:val="Text body"/>
    <w:basedOn w:val="Standard"/>
    <w:rsid w:val="000F5CF6"/>
    <w:pPr>
      <w:spacing w:after="120"/>
    </w:pPr>
  </w:style>
  <w:style w:type="paragraph" w:styleId="Elenco">
    <w:name w:val="List"/>
    <w:basedOn w:val="Textbody"/>
    <w:rsid w:val="000F5CF6"/>
  </w:style>
  <w:style w:type="paragraph" w:styleId="Didascalia">
    <w:name w:val="caption"/>
    <w:basedOn w:val="Standard"/>
    <w:rsid w:val="000F5CF6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rsid w:val="000F5CF6"/>
    <w:pPr>
      <w:suppressLineNumbers/>
    </w:pPr>
  </w:style>
  <w:style w:type="paragraph" w:customStyle="1" w:styleId="Footnote">
    <w:name w:val="Footnote"/>
    <w:basedOn w:val="Standard"/>
    <w:rsid w:val="000F5CF6"/>
    <w:pPr>
      <w:suppressLineNumbers/>
      <w:ind w:left="283" w:hanging="283"/>
    </w:pPr>
    <w:rPr>
      <w:sz w:val="20"/>
      <w:szCs w:val="20"/>
    </w:rPr>
  </w:style>
  <w:style w:type="character" w:customStyle="1" w:styleId="TestofumettoCarattere2">
    <w:name w:val="Testo fumetto Carattere2"/>
    <w:rsid w:val="000F5CF6"/>
    <w:rPr>
      <w:rFonts w:ascii="Lucida Grande" w:hAnsi="Lucida Grande"/>
      <w:sz w:val="18"/>
      <w:szCs w:val="18"/>
    </w:rPr>
  </w:style>
  <w:style w:type="character" w:customStyle="1" w:styleId="FootnoteSymbol">
    <w:name w:val="Footnote Symbol"/>
    <w:rsid w:val="000F5CF6"/>
  </w:style>
  <w:style w:type="character" w:customStyle="1" w:styleId="Footnoteanchor">
    <w:name w:val="Footnote anchor"/>
    <w:rsid w:val="000F5CF6"/>
    <w:rPr>
      <w:position w:val="0"/>
      <w:vertAlign w:val="superscript"/>
    </w:rPr>
  </w:style>
  <w:style w:type="paragraph" w:styleId="Paragrafoelenco">
    <w:name w:val="List Paragraph"/>
    <w:basedOn w:val="Normale"/>
    <w:uiPriority w:val="34"/>
    <w:qFormat/>
    <w:rsid w:val="000F5CF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200" w:line="276" w:lineRule="auto"/>
      <w:ind w:left="720"/>
      <w:contextualSpacing/>
    </w:pPr>
    <w:rPr>
      <w:rFonts w:eastAsiaTheme="minorHAnsi"/>
      <w:color w:val="auto"/>
      <w:lang w:eastAsia="en-US"/>
    </w:rPr>
  </w:style>
  <w:style w:type="paragraph" w:styleId="NormaleWeb">
    <w:name w:val="Normal (Web)"/>
    <w:basedOn w:val="Normale"/>
    <w:uiPriority w:val="99"/>
    <w:rsid w:val="00E435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Lines="1" w:afterLines="1"/>
    </w:pPr>
    <w:rPr>
      <w:rFonts w:ascii="Times" w:hAnsi="Times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eader" Target="header10.xml"/><Relationship Id="rId10" Type="http://schemas.microsoft.com/office/2016/09/relationships/commentsIds" Target="commentsIds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Relationship Id="rId22" Type="http://schemas.openxmlformats.org/officeDocument/2006/relationships/header" Target="header9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 2013-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ED08FA-3444-494B-AB68-5FBB784AF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264</Pages>
  <Words>113640</Words>
  <Characters>647751</Characters>
  <Application>Microsoft Office Word</Application>
  <DocSecurity>0</DocSecurity>
  <Lines>5397</Lines>
  <Paragraphs>1519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Di Gi</dc:creator>
  <cp:keywords/>
  <dc:description/>
  <cp:lastModifiedBy>Flavia Di Gi</cp:lastModifiedBy>
  <cp:revision>26</cp:revision>
  <dcterms:created xsi:type="dcterms:W3CDTF">2023-03-05T18:37:00Z</dcterms:created>
  <dcterms:modified xsi:type="dcterms:W3CDTF">2023-05-07T18:33:00Z</dcterms:modified>
</cp:coreProperties>
</file>