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F0E0AF" w14:textId="77777777" w:rsidR="00263CE5" w:rsidRPr="002A6193" w:rsidRDefault="00BF7A25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n. </w:t>
      </w:r>
      <w:r w:rsidR="00FD4931" w:rsidRPr="002A6193">
        <w:rPr>
          <w:rFonts w:ascii="Times New Roman" w:hAnsi="Times New Roman" w:cs="Times New Roman"/>
        </w:rPr>
        <w:t>1</w:t>
      </w:r>
    </w:p>
    <w:p w14:paraId="49E84E2C" w14:textId="77777777" w:rsidR="00263CE5" w:rsidRPr="002A6193" w:rsidRDefault="00FD4931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4 marzo 1618</w:t>
      </w:r>
      <w:r w:rsidR="00D6545B" w:rsidRPr="002A6193">
        <w:rPr>
          <w:rFonts w:ascii="Times New Roman" w:hAnsi="Times New Roman" w:cs="Times New Roman"/>
        </w:rPr>
        <w:t>, L</w:t>
      </w:r>
      <w:r w:rsidR="00211A7E" w:rsidRPr="002A6193">
        <w:rPr>
          <w:rFonts w:ascii="Times New Roman" w:hAnsi="Times New Roman" w:cs="Times New Roman"/>
        </w:rPr>
        <w:t>’</w:t>
      </w:r>
      <w:r w:rsidR="00D6545B" w:rsidRPr="002A6193">
        <w:rPr>
          <w:rFonts w:ascii="Times New Roman" w:hAnsi="Times New Roman" w:cs="Times New Roman"/>
        </w:rPr>
        <w:t>Aia</w:t>
      </w:r>
      <w:r w:rsidRPr="002A6193">
        <w:rPr>
          <w:rFonts w:ascii="Times New Roman" w:hAnsi="Times New Roman" w:cs="Times New Roman"/>
        </w:rPr>
        <w:t xml:space="preserve"> </w:t>
      </w:r>
      <w:r w:rsidR="00BF7A25" w:rsidRPr="002A6193">
        <w:rPr>
          <w:rFonts w:ascii="Times New Roman" w:hAnsi="Times New Roman" w:cs="Times New Roman"/>
        </w:rPr>
        <w:t>(cc. 2r-4v, 7r-v)</w:t>
      </w:r>
    </w:p>
    <w:p w14:paraId="700BDB74" w14:textId="77777777" w:rsidR="00263CE5" w:rsidRPr="002A6193" w:rsidRDefault="00263CE5">
      <w:pPr>
        <w:pStyle w:val="Testopreformattato"/>
        <w:rPr>
          <w:rFonts w:ascii="Times New Roman" w:hAnsi="Times New Roman" w:cs="Times New Roman"/>
        </w:rPr>
      </w:pPr>
    </w:p>
    <w:p w14:paraId="11EED972" w14:textId="77777777" w:rsidR="00263CE5" w:rsidRPr="002A6193" w:rsidRDefault="0034442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2r /</w:t>
      </w:r>
    </w:p>
    <w:p w14:paraId="131897E6" w14:textId="77777777" w:rsidR="00263CE5" w:rsidRPr="002A6193" w:rsidRDefault="00CC7AA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Replicate</w:t>
      </w:r>
      <w:r w:rsidR="00D6545B" w:rsidRPr="002A6193">
        <w:rPr>
          <w:rFonts w:ascii="Times New Roman" w:hAnsi="Times New Roman" w:cs="Times New Roman"/>
        </w:rPr>
        <w:t xml:space="preserve"> |</w:t>
      </w:r>
      <w:r w:rsidR="000A315C" w:rsidRPr="002A6193">
        <w:rPr>
          <w:rFonts w:ascii="Times New Roman" w:hAnsi="Times New Roman" w:cs="Times New Roman"/>
        </w:rPr>
        <w:t xml:space="preserve"> </w:t>
      </w:r>
    </w:p>
    <w:p w14:paraId="31880FD9" w14:textId="77777777" w:rsidR="00263CE5" w:rsidRPr="002A6193" w:rsidRDefault="00234340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p</w:t>
      </w:r>
      <w:r w:rsidR="00CC7AAD" w:rsidRPr="002A6193">
        <w:rPr>
          <w:rFonts w:ascii="Times New Roman" w:hAnsi="Times New Roman" w:cs="Times New Roman"/>
        </w:rPr>
        <w:t>rima</w:t>
      </w:r>
      <w:r w:rsidR="00D6545B" w:rsidRPr="002A6193">
        <w:rPr>
          <w:rFonts w:ascii="Times New Roman" w:hAnsi="Times New Roman" w:cs="Times New Roman"/>
        </w:rPr>
        <w:t xml:space="preserve"> |</w:t>
      </w:r>
    </w:p>
    <w:p w14:paraId="4BD4C1A3" w14:textId="77777777" w:rsidR="00263CE5" w:rsidRPr="002A6193" w:rsidRDefault="00CC7AA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n° 11 </w:t>
      </w:r>
      <w:r w:rsidR="001B77BD" w:rsidRPr="002A6193">
        <w:rPr>
          <w:rFonts w:ascii="Times New Roman" w:hAnsi="Times New Roman" w:cs="Times New Roman"/>
        </w:rPr>
        <w:t>fin</w:t>
      </w:r>
      <w:r w:rsidRPr="002A6193">
        <w:rPr>
          <w:rFonts w:ascii="Times New Roman" w:hAnsi="Times New Roman" w:cs="Times New Roman"/>
        </w:rPr>
        <w:t xml:space="preserve"> 13</w:t>
      </w:r>
      <w:r w:rsidR="00D6545B" w:rsidRPr="002A6193">
        <w:rPr>
          <w:rFonts w:ascii="Times New Roman" w:hAnsi="Times New Roman" w:cs="Times New Roman"/>
        </w:rPr>
        <w:t xml:space="preserve"> |</w:t>
      </w:r>
    </w:p>
    <w:p w14:paraId="3C1560D5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1B30A452" w14:textId="77777777" w:rsidR="00263CE5" w:rsidRPr="002A6193" w:rsidRDefault="00CC7AA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Serenissimo Principe</w:t>
      </w:r>
      <w:r w:rsidR="00D6545B" w:rsidRPr="002A6193">
        <w:rPr>
          <w:rFonts w:ascii="Times New Roman" w:hAnsi="Times New Roman" w:cs="Times New Roman"/>
        </w:rPr>
        <w:t xml:space="preserve"> |</w:t>
      </w:r>
    </w:p>
    <w:p w14:paraId="341CA892" w14:textId="77777777" w:rsidR="00263CE5" w:rsidRPr="002A6193" w:rsidRDefault="00CC7AA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[</w:t>
      </w:r>
      <w:r w:rsidR="00D6545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D6545B" w:rsidRPr="002A6193">
        <w:rPr>
          <w:rStyle w:val="FootnoteReference"/>
          <w:rFonts w:ascii="Times New Roman" w:hAnsi="Times New Roman" w:cs="Times New Roman"/>
        </w:rPr>
        <w:footnoteReference w:id="1"/>
      </w:r>
      <w:r w:rsidRPr="002A6193">
        <w:rPr>
          <w:rFonts w:ascii="Times New Roman" w:hAnsi="Times New Roman" w:cs="Times New Roman"/>
        </w:rPr>
        <w:t xml:space="preserve"> submettermi a scriver alla Serenità vostra quando mi capitano le lettere di |</w:t>
      </w:r>
      <w:r w:rsidR="009E1663" w:rsidRPr="002A6193">
        <w:rPr>
          <w:rFonts w:ascii="Times New Roman" w:hAnsi="Times New Roman" w:cs="Times New Roman"/>
        </w:rPr>
        <w:t xml:space="preserve"> l</w:t>
      </w:r>
      <w:r w:rsidRPr="002A6193">
        <w:rPr>
          <w:rFonts w:ascii="Times New Roman" w:hAnsi="Times New Roman" w:cs="Times New Roman"/>
        </w:rPr>
        <w:t>[</w:t>
      </w:r>
      <w:r w:rsidR="009E1663" w:rsidRPr="002A6193">
        <w:rPr>
          <w:rFonts w:ascii="Times New Roman" w:hAnsi="Times New Roman" w:cs="Times New Roman"/>
        </w:rPr>
        <w:t>ei</w:t>
      </w:r>
      <w:r w:rsidRPr="002A6193">
        <w:rPr>
          <w:rFonts w:ascii="Times New Roman" w:hAnsi="Times New Roman" w:cs="Times New Roman"/>
        </w:rPr>
        <w:t>] dei 16 del passato. Duolmi, che fino allhora non le fossero pervenute | le mie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28 genaro; ma più che meno fosse capito il corriero Zupponi | con quelle delli 5 del passato, che haveva le replicate delle altre | </w:t>
      </w:r>
      <w:r w:rsidR="009E1663" w:rsidRPr="002A6193">
        <w:rPr>
          <w:rFonts w:ascii="Times New Roman" w:hAnsi="Times New Roman" w:cs="Times New Roman"/>
        </w:rPr>
        <w:t>et pur</w:t>
      </w:r>
      <w:r w:rsidR="009E1663" w:rsidRPr="002A6193">
        <w:rPr>
          <w:rStyle w:val="FootnoteReference"/>
          <w:rFonts w:ascii="Times New Roman" w:hAnsi="Times New Roman" w:cs="Times New Roman"/>
        </w:rPr>
        <w:footnoteReference w:id="2"/>
      </w:r>
      <w:r w:rsidR="009E1663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a mio conto. Doveva esser costì alla più tarda nell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istesso | [gio]rno della sua speditione; ma spero che la Serenità </w:t>
      </w:r>
      <w:r w:rsidR="009E1663" w:rsidRPr="002A6193">
        <w:rPr>
          <w:rFonts w:ascii="Times New Roman" w:hAnsi="Times New Roman" w:cs="Times New Roman"/>
        </w:rPr>
        <w:t xml:space="preserve">vostra </w:t>
      </w:r>
      <w:r w:rsidRPr="002A6193">
        <w:rPr>
          <w:rFonts w:ascii="Times New Roman" w:hAnsi="Times New Roman" w:cs="Times New Roman"/>
        </w:rPr>
        <w:t>poco doppo | [</w:t>
      </w:r>
      <w:r w:rsidR="009E1663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havuti ambid</w:t>
      </w:r>
      <w:r w:rsidR="009E1663" w:rsidRPr="002A6193">
        <w:rPr>
          <w:rFonts w:ascii="Times New Roman" w:hAnsi="Times New Roman" w:cs="Times New Roman"/>
        </w:rPr>
        <w:t>o</w:t>
      </w:r>
      <w:r w:rsidRPr="002A6193">
        <w:rPr>
          <w:rFonts w:ascii="Times New Roman" w:hAnsi="Times New Roman" w:cs="Times New Roman"/>
        </w:rPr>
        <w:t>i li dispacci, veduto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operato da me, | [</w:t>
      </w:r>
      <w:r w:rsidR="009E1663" w:rsidRPr="002A6193">
        <w:rPr>
          <w:rFonts w:ascii="Times New Roman" w:hAnsi="Times New Roman" w:cs="Times New Roman"/>
        </w:rPr>
        <w:t>… g</w:t>
      </w:r>
      <w:r w:rsidRPr="002A6193">
        <w:rPr>
          <w:rFonts w:ascii="Times New Roman" w:hAnsi="Times New Roman" w:cs="Times New Roman"/>
        </w:rPr>
        <w:t>]</w:t>
      </w:r>
      <w:r w:rsidR="009E1663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>à deve esser in camino la volontà sua intorno ad alcuni | [p]articolari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quali la ricercava, et spetialmente per la sicurtà, | che devo dare con parola della Serenità vostra alli signori Stati per solle-|varli dalla promessa, che faranno per me a questi marinari | et compartecipi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 come ho scritto nelle sudette lettere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| 28 genaro prima n° 3 et per quanto anco la Serenità vostra intenderà | più a basso. |</w:t>
      </w:r>
    </w:p>
    <w:p w14:paraId="4A7BA728" w14:textId="77777777" w:rsidR="00263CE5" w:rsidRPr="002A6193" w:rsidRDefault="002F454B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Dalli susseguenti dispacci haverà anco inteso quello, che di setti-|mana in settimana sono andato operando per avanzar </w:t>
      </w:r>
      <w:r w:rsidR="00344426" w:rsidRPr="002A6193">
        <w:rPr>
          <w:rFonts w:ascii="Times New Roman" w:hAnsi="Times New Roman" w:cs="Times New Roman"/>
        </w:rPr>
        <w:t xml:space="preserve">il | negotio, et come conforme alla natura del </w:t>
      </w:r>
      <w:r w:rsidR="00F34EC4" w:rsidRPr="002A6193">
        <w:rPr>
          <w:rFonts w:ascii="Times New Roman" w:hAnsi="Times New Roman" w:cs="Times New Roman"/>
        </w:rPr>
        <w:t>P</w:t>
      </w:r>
      <w:r w:rsidR="00344426" w:rsidRPr="002A6193">
        <w:rPr>
          <w:rFonts w:ascii="Times New Roman" w:hAnsi="Times New Roman" w:cs="Times New Roman"/>
        </w:rPr>
        <w:t>aese sia andato | lento l</w:t>
      </w:r>
      <w:r w:rsidR="00211A7E" w:rsidRPr="002A6193">
        <w:rPr>
          <w:rFonts w:ascii="Times New Roman" w:hAnsi="Times New Roman" w:cs="Times New Roman"/>
        </w:rPr>
        <w:t>’</w:t>
      </w:r>
      <w:r w:rsidR="00344426" w:rsidRPr="002A6193">
        <w:rPr>
          <w:rFonts w:ascii="Times New Roman" w:hAnsi="Times New Roman" w:cs="Times New Roman"/>
        </w:rPr>
        <w:t>effetto, ma più come la finezza di questi interessati | habbi transportato il ragionevol nelli nolegii espresso</w:t>
      </w:r>
      <w:r w:rsidR="00F34EC4" w:rsidRPr="002A6193">
        <w:rPr>
          <w:rFonts w:ascii="Times New Roman" w:hAnsi="Times New Roman" w:cs="Times New Roman"/>
        </w:rPr>
        <w:t xml:space="preserve"> |</w:t>
      </w:r>
      <w:r w:rsidR="00344426" w:rsidRPr="002A6193">
        <w:rPr>
          <w:rFonts w:ascii="Times New Roman" w:hAnsi="Times New Roman" w:cs="Times New Roman"/>
        </w:rPr>
        <w:t xml:space="preserve"> particolarmente nell</w:t>
      </w:r>
      <w:r w:rsidR="00211A7E" w:rsidRPr="002A6193">
        <w:rPr>
          <w:rFonts w:ascii="Times New Roman" w:hAnsi="Times New Roman" w:cs="Times New Roman"/>
        </w:rPr>
        <w:t>’</w:t>
      </w:r>
      <w:r w:rsidR="00344426" w:rsidRPr="002A6193">
        <w:rPr>
          <w:rFonts w:ascii="Times New Roman" w:hAnsi="Times New Roman" w:cs="Times New Roman"/>
        </w:rPr>
        <w:t>ultimo mio dispaccio de</w:t>
      </w:r>
      <w:r w:rsidR="00211A7E" w:rsidRPr="002A6193">
        <w:rPr>
          <w:rFonts w:ascii="Times New Roman" w:hAnsi="Times New Roman" w:cs="Times New Roman"/>
        </w:rPr>
        <w:t>’</w:t>
      </w:r>
      <w:r w:rsidR="00344426" w:rsidRPr="002A6193">
        <w:rPr>
          <w:rFonts w:ascii="Times New Roman" w:hAnsi="Times New Roman" w:cs="Times New Roman"/>
        </w:rPr>
        <w:t xml:space="preserve"> 27 febraro | n° 9 fin 10 ispedito per la via d</w:t>
      </w:r>
      <w:r w:rsidR="00211A7E" w:rsidRPr="002A6193">
        <w:rPr>
          <w:rFonts w:ascii="Times New Roman" w:hAnsi="Times New Roman" w:cs="Times New Roman"/>
        </w:rPr>
        <w:t>’</w:t>
      </w:r>
      <w:r w:rsidR="00344426" w:rsidRPr="002A6193">
        <w:rPr>
          <w:rFonts w:ascii="Times New Roman" w:hAnsi="Times New Roman" w:cs="Times New Roman"/>
        </w:rPr>
        <w:t>Anversa del quale | saranno qui aggiunte le replicate. Camino innanti, et | avanzo a tutto mio potere, né pretermetterò diligenza alcuna. |</w:t>
      </w:r>
    </w:p>
    <w:p w14:paraId="04C87344" w14:textId="77777777" w:rsidR="00263CE5" w:rsidRPr="002A6193" w:rsidRDefault="0034442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</w:t>
      </w:r>
      <w:r w:rsidR="00211A7E" w:rsidRPr="002A6193">
        <w:rPr>
          <w:rFonts w:ascii="Times New Roman" w:hAnsi="Times New Roman" w:cs="Times New Roman"/>
        </w:rPr>
        <w:t>’</w:t>
      </w:r>
      <w:r w:rsidR="00F34EC4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miralità di Amsterdam mandò la denominatione dei capitani | per le 5 navi, che hanno in carica di accommodare. | Dieci furono li nominati. Il Chercoven del quale | scrissi con le mie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5 del passato, che haverebbe </w:t>
      </w:r>
      <w:r w:rsidR="00E25E12" w:rsidRPr="002A6193">
        <w:rPr>
          <w:rFonts w:ascii="Times New Roman" w:hAnsi="Times New Roman" w:cs="Times New Roman"/>
        </w:rPr>
        <w:t xml:space="preserve">forse </w:t>
      </w:r>
      <w:r w:rsidRPr="002A6193">
        <w:rPr>
          <w:rFonts w:ascii="Times New Roman" w:hAnsi="Times New Roman" w:cs="Times New Roman"/>
        </w:rPr>
        <w:t>|</w:t>
      </w:r>
    </w:p>
    <w:p w14:paraId="18FAA0FE" w14:textId="77777777" w:rsidR="00263CE5" w:rsidRPr="002A6193" w:rsidRDefault="0034442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2v /</w:t>
      </w:r>
    </w:p>
    <w:p w14:paraId="61FEE6F8" w14:textId="77777777" w:rsidR="00263CE5" w:rsidRPr="002A6193" w:rsidRDefault="00E22068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 servir per capo della condotta. </w:t>
      </w:r>
      <w:r w:rsidR="00E25E12" w:rsidRPr="002A6193">
        <w:rPr>
          <w:rFonts w:ascii="Times New Roman" w:hAnsi="Times New Roman" w:cs="Times New Roman"/>
        </w:rPr>
        <w:t>È</w:t>
      </w:r>
      <w:r w:rsidRPr="002A6193">
        <w:rPr>
          <w:rFonts w:ascii="Times New Roman" w:hAnsi="Times New Roman" w:cs="Times New Roman"/>
        </w:rPr>
        <w:t xml:space="preserve"> stato confirmato [</w:t>
      </w:r>
      <w:r w:rsidR="00E25E12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E25E12" w:rsidRPr="002A6193">
        <w:rPr>
          <w:rStyle w:val="FootnoteReference"/>
          <w:rFonts w:ascii="Times New Roman" w:hAnsi="Times New Roman" w:cs="Times New Roman"/>
        </w:rPr>
        <w:footnoteReference w:id="3"/>
      </w:r>
      <w:r w:rsidRPr="002A6193">
        <w:rPr>
          <w:rFonts w:ascii="Times New Roman" w:hAnsi="Times New Roman" w:cs="Times New Roman"/>
        </w:rPr>
        <w:t xml:space="preserve"> | tal carico, et altri 4</w:t>
      </w:r>
      <w:r w:rsidR="00470C3E" w:rsidRPr="002A6193">
        <w:rPr>
          <w:rStyle w:val="FootnoteReference"/>
          <w:rFonts w:ascii="Times New Roman" w:hAnsi="Times New Roman" w:cs="Times New Roman"/>
        </w:rPr>
        <w:footnoteReference w:id="4"/>
      </w:r>
      <w:r w:rsidR="00344426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con lui tutto huomi</w:t>
      </w:r>
      <w:r w:rsidR="00470C3E" w:rsidRPr="002A6193">
        <w:rPr>
          <w:rStyle w:val="FootnoteReference"/>
          <w:rFonts w:ascii="Times New Roman" w:hAnsi="Times New Roman" w:cs="Times New Roman"/>
        </w:rPr>
        <w:footnoteReference w:id="5"/>
      </w:r>
      <w:r w:rsidRPr="002A6193">
        <w:rPr>
          <w:rFonts w:ascii="Times New Roman" w:hAnsi="Times New Roman" w:cs="Times New Roman"/>
        </w:rPr>
        <w:t xml:space="preserve"> esperti, et </w:t>
      </w:r>
      <w:r w:rsidR="00845D04" w:rsidRPr="002A6193">
        <w:rPr>
          <w:rFonts w:ascii="Times New Roman" w:hAnsi="Times New Roman" w:cs="Times New Roman"/>
        </w:rPr>
        <w:t>p[</w:t>
      </w:r>
      <w:r w:rsidR="00E25E12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 xml:space="preserve">] | della marinarezza, et che sono stati molti anni in ser[vitio del] | </w:t>
      </w:r>
      <w:r w:rsidR="00E25E12" w:rsidRPr="002A6193">
        <w:rPr>
          <w:rFonts w:ascii="Times New Roman" w:hAnsi="Times New Roman" w:cs="Times New Roman"/>
        </w:rPr>
        <w:t>P</w:t>
      </w:r>
      <w:r w:rsidR="00845D04" w:rsidRPr="002A6193">
        <w:rPr>
          <w:rFonts w:ascii="Times New Roman" w:hAnsi="Times New Roman" w:cs="Times New Roman"/>
        </w:rPr>
        <w:t>aese. Per luocotenenti di questi l</w:t>
      </w:r>
      <w:r w:rsidR="00211A7E" w:rsidRPr="002A6193">
        <w:rPr>
          <w:rFonts w:ascii="Times New Roman" w:hAnsi="Times New Roman" w:cs="Times New Roman"/>
        </w:rPr>
        <w:t>’</w:t>
      </w:r>
      <w:r w:rsidR="00845D04" w:rsidRPr="002A6193">
        <w:rPr>
          <w:rFonts w:ascii="Times New Roman" w:hAnsi="Times New Roman" w:cs="Times New Roman"/>
        </w:rPr>
        <w:t>Eccellenza sua mi di[</w:t>
      </w:r>
      <w:r w:rsidR="00E25E12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 xml:space="preserve">] | destinati quattro delli medesimi, che erano nella </w:t>
      </w:r>
      <w:r w:rsidR="00E25E12" w:rsidRPr="002A6193">
        <w:rPr>
          <w:rFonts w:ascii="Times New Roman" w:hAnsi="Times New Roman" w:cs="Times New Roman"/>
        </w:rPr>
        <w:t>p</w:t>
      </w:r>
      <w:r w:rsidR="00845D04" w:rsidRPr="002A6193">
        <w:rPr>
          <w:rFonts w:ascii="Times New Roman" w:hAnsi="Times New Roman" w:cs="Times New Roman"/>
        </w:rPr>
        <w:t>[</w:t>
      </w:r>
      <w:r w:rsidR="00E25E12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 xml:space="preserve">] | affineché la Serenità vostra fosse ben servita, havendo </w:t>
      </w:r>
      <w:r w:rsidR="00E25E12" w:rsidRPr="002A6193">
        <w:rPr>
          <w:rFonts w:ascii="Times New Roman" w:hAnsi="Times New Roman" w:cs="Times New Roman"/>
        </w:rPr>
        <w:t>a</w:t>
      </w:r>
      <w:r w:rsidR="00845D04" w:rsidRPr="002A6193">
        <w:rPr>
          <w:rFonts w:ascii="Times New Roman" w:hAnsi="Times New Roman" w:cs="Times New Roman"/>
        </w:rPr>
        <w:t>[</w:t>
      </w:r>
      <w:r w:rsidR="00E25E12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>] | promessa del luoco di capitano quando per qua[</w:t>
      </w:r>
      <w:r w:rsidR="00E25E12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>] | venisse a vacare. Io la ringratiai, et pregai [</w:t>
      </w:r>
      <w:r w:rsidR="00E25E12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>] | haveva havuta mira, che la Serenità vostra fosse di qui ben serv[ita] | così continuasse nell</w:t>
      </w:r>
      <w:r w:rsidR="00211A7E" w:rsidRPr="002A6193">
        <w:rPr>
          <w:rFonts w:ascii="Times New Roman" w:hAnsi="Times New Roman" w:cs="Times New Roman"/>
        </w:rPr>
        <w:t>’</w:t>
      </w:r>
      <w:r w:rsidR="00845D04" w:rsidRPr="002A6193">
        <w:rPr>
          <w:rFonts w:ascii="Times New Roman" w:hAnsi="Times New Roman" w:cs="Times New Roman"/>
        </w:rPr>
        <w:t>istesso per li restanti capitani il [</w:t>
      </w:r>
      <w:r w:rsidR="003D0FF5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>] mi promi[se] | di fare. L</w:t>
      </w:r>
      <w:r w:rsidR="00211A7E" w:rsidRPr="002A6193">
        <w:rPr>
          <w:rFonts w:ascii="Times New Roman" w:hAnsi="Times New Roman" w:cs="Times New Roman"/>
        </w:rPr>
        <w:t>’</w:t>
      </w:r>
      <w:r w:rsidR="003D0FF5" w:rsidRPr="002A6193">
        <w:rPr>
          <w:rFonts w:ascii="Times New Roman" w:hAnsi="Times New Roman" w:cs="Times New Roman"/>
        </w:rPr>
        <w:t>a</w:t>
      </w:r>
      <w:r w:rsidR="00845D04" w:rsidRPr="002A6193">
        <w:rPr>
          <w:rFonts w:ascii="Times New Roman" w:hAnsi="Times New Roman" w:cs="Times New Roman"/>
        </w:rPr>
        <w:t>miralità di Roterdam, né quella di Norto[landia] | hanno ancor mandata la loro denominatione sono d[</w:t>
      </w:r>
      <w:r w:rsidR="003D0FF5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>] | giorni, che agl</w:t>
      </w:r>
      <w:r w:rsidR="00211A7E" w:rsidRPr="002A6193">
        <w:rPr>
          <w:rFonts w:ascii="Times New Roman" w:hAnsi="Times New Roman" w:cs="Times New Roman"/>
        </w:rPr>
        <w:t>’</w:t>
      </w:r>
      <w:r w:rsidR="00845D04" w:rsidRPr="002A6193">
        <w:rPr>
          <w:rFonts w:ascii="Times New Roman" w:hAnsi="Times New Roman" w:cs="Times New Roman"/>
        </w:rPr>
        <w:t>uni, et agl</w:t>
      </w:r>
      <w:r w:rsidR="00211A7E" w:rsidRPr="002A6193">
        <w:rPr>
          <w:rFonts w:ascii="Times New Roman" w:hAnsi="Times New Roman" w:cs="Times New Roman"/>
        </w:rPr>
        <w:t>’</w:t>
      </w:r>
      <w:r w:rsidR="00845D04" w:rsidRPr="002A6193">
        <w:rPr>
          <w:rFonts w:ascii="Times New Roman" w:hAnsi="Times New Roman" w:cs="Times New Roman"/>
        </w:rPr>
        <w:t>altri ho scritte mie lettere | et solecitato che lo faccino, et spero, che non p</w:t>
      </w:r>
      <w:r w:rsidR="00FF17F5" w:rsidRPr="002A6193">
        <w:rPr>
          <w:rFonts w:ascii="Times New Roman" w:hAnsi="Times New Roman" w:cs="Times New Roman"/>
        </w:rPr>
        <w:t>o</w:t>
      </w:r>
      <w:r w:rsidR="00845D04" w:rsidRPr="002A6193">
        <w:rPr>
          <w:rFonts w:ascii="Times New Roman" w:hAnsi="Times New Roman" w:cs="Times New Roman"/>
        </w:rPr>
        <w:t>ssi</w:t>
      </w:r>
      <w:r w:rsidR="00FF17F5" w:rsidRPr="002A6193">
        <w:rPr>
          <w:rStyle w:val="FootnoteReference"/>
          <w:rFonts w:ascii="Times New Roman" w:hAnsi="Times New Roman" w:cs="Times New Roman"/>
        </w:rPr>
        <w:footnoteReference w:id="6"/>
      </w:r>
      <w:r w:rsidR="00845D04" w:rsidRPr="002A6193">
        <w:rPr>
          <w:rFonts w:ascii="Times New Roman" w:hAnsi="Times New Roman" w:cs="Times New Roman"/>
        </w:rPr>
        <w:t xml:space="preserve"> tarda</w:t>
      </w:r>
      <w:r w:rsidR="00FF17F5" w:rsidRPr="002A6193">
        <w:rPr>
          <w:rFonts w:ascii="Times New Roman" w:hAnsi="Times New Roman" w:cs="Times New Roman"/>
        </w:rPr>
        <w:t>[…]</w:t>
      </w:r>
      <w:r w:rsidR="00845D04" w:rsidRPr="002A6193">
        <w:rPr>
          <w:rFonts w:ascii="Times New Roman" w:hAnsi="Times New Roman" w:cs="Times New Roman"/>
        </w:rPr>
        <w:t xml:space="preserve"> | comparirmi dall</w:t>
      </w:r>
      <w:r w:rsidR="00211A7E" w:rsidRPr="002A6193">
        <w:rPr>
          <w:rFonts w:ascii="Times New Roman" w:hAnsi="Times New Roman" w:cs="Times New Roman"/>
        </w:rPr>
        <w:t>’</w:t>
      </w:r>
      <w:r w:rsidR="00845D04" w:rsidRPr="002A6193">
        <w:rPr>
          <w:rFonts w:ascii="Times New Roman" w:hAnsi="Times New Roman" w:cs="Times New Roman"/>
        </w:rPr>
        <w:t>una, et l</w:t>
      </w:r>
      <w:r w:rsidR="00211A7E" w:rsidRPr="002A6193">
        <w:rPr>
          <w:rFonts w:ascii="Times New Roman" w:hAnsi="Times New Roman" w:cs="Times New Roman"/>
        </w:rPr>
        <w:t>’</w:t>
      </w:r>
      <w:r w:rsidR="00845D04" w:rsidRPr="002A6193">
        <w:rPr>
          <w:rFonts w:ascii="Times New Roman" w:hAnsi="Times New Roman" w:cs="Times New Roman"/>
        </w:rPr>
        <w:t>altra parte messaggieri. | In tanto per l</w:t>
      </w:r>
      <w:r w:rsidR="00211A7E" w:rsidRPr="002A6193">
        <w:rPr>
          <w:rFonts w:ascii="Times New Roman" w:hAnsi="Times New Roman" w:cs="Times New Roman"/>
        </w:rPr>
        <w:t>’</w:t>
      </w:r>
      <w:r w:rsidR="00845D04" w:rsidRPr="002A6193">
        <w:rPr>
          <w:rFonts w:ascii="Times New Roman" w:hAnsi="Times New Roman" w:cs="Times New Roman"/>
        </w:rPr>
        <w:t>accommodamento delle navi, et per il provisi[</w:t>
      </w:r>
      <w:r w:rsidR="003D0FF5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>] | sono avvisato, che non si cessa in Amsterdam, et altro[</w:t>
      </w:r>
      <w:r w:rsidR="003D0FF5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>] di solecitare. Dove non posso con la viva voce lo faccio [</w:t>
      </w:r>
      <w:r w:rsidR="00FF17F5" w:rsidRPr="002A6193">
        <w:rPr>
          <w:rFonts w:ascii="Times New Roman" w:hAnsi="Times New Roman" w:cs="Times New Roman"/>
        </w:rPr>
        <w:t>…</w:t>
      </w:r>
      <w:r w:rsidR="00845D04" w:rsidRPr="002A6193">
        <w:rPr>
          <w:rFonts w:ascii="Times New Roman" w:hAnsi="Times New Roman" w:cs="Times New Roman"/>
        </w:rPr>
        <w:t>] | et con la commissione in Amsterdam, et con la missione di per</w:t>
      </w:r>
      <w:r w:rsidR="00FF17F5" w:rsidRPr="002A6193">
        <w:rPr>
          <w:rFonts w:ascii="Times New Roman" w:hAnsi="Times New Roman" w:cs="Times New Roman"/>
        </w:rPr>
        <w:t>s</w:t>
      </w:r>
      <w:r w:rsidR="00845D04" w:rsidRPr="002A6193">
        <w:rPr>
          <w:rFonts w:ascii="Times New Roman" w:hAnsi="Times New Roman" w:cs="Times New Roman"/>
        </w:rPr>
        <w:t>[one] | espresse altrove. |</w:t>
      </w:r>
    </w:p>
    <w:p w14:paraId="0AEFA8DD" w14:textId="77777777" w:rsidR="00263CE5" w:rsidRPr="002A6193" w:rsidRDefault="00BF2F21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Speravo mandar a vostra Serenità con questo ordinario più dist[</w:t>
      </w:r>
      <w:r w:rsidR="00FF17F5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la nota del valor dei vasselli affineché essa si potesse re-|golare o per comprarli, o per ordinar la sicurtà del ris[</w:t>
      </w:r>
      <w:r w:rsidR="00FF17F5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ma non mi è stato possibile haverla, che di quelli di R[</w:t>
      </w:r>
      <w:r w:rsidR="009F117C" w:rsidRPr="002A6193">
        <w:rPr>
          <w:rFonts w:ascii="Times New Roman" w:hAnsi="Times New Roman" w:cs="Times New Roman"/>
        </w:rPr>
        <w:t>o</w:t>
      </w:r>
      <w:r w:rsidR="00FF17F5" w:rsidRPr="002A6193">
        <w:rPr>
          <w:rFonts w:ascii="Times New Roman" w:hAnsi="Times New Roman" w:cs="Times New Roman"/>
        </w:rPr>
        <w:t>]</w:t>
      </w:r>
      <w:r w:rsidRPr="002A6193">
        <w:rPr>
          <w:rFonts w:ascii="Times New Roman" w:hAnsi="Times New Roman" w:cs="Times New Roman"/>
        </w:rPr>
        <w:t>ter</w:t>
      </w:r>
      <w:r w:rsidR="00FF17F5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dam] | dei soli loro tre vasselli. Aspetto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altre di </w:t>
      </w:r>
      <w:r w:rsidRPr="002A6193">
        <w:rPr>
          <w:rFonts w:ascii="Times New Roman" w:hAnsi="Times New Roman" w:cs="Times New Roman"/>
        </w:rPr>
        <w:lastRenderedPageBreak/>
        <w:t>Amsterda[m] | et Nortolandia. |</w:t>
      </w:r>
    </w:p>
    <w:p w14:paraId="272DE7ED" w14:textId="77777777" w:rsidR="00263CE5" w:rsidRPr="002A6193" w:rsidRDefault="00BF2F21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Havendomi significato il Calandrini, che era stato </w:t>
      </w:r>
      <w:r w:rsidR="00FF17F5" w:rsidRPr="002A6193">
        <w:rPr>
          <w:rFonts w:ascii="Times New Roman" w:hAnsi="Times New Roman" w:cs="Times New Roman"/>
        </w:rPr>
        <w:t>avver</w:t>
      </w:r>
      <w:r w:rsidR="00DD13B5" w:rsidRPr="002A6193">
        <w:rPr>
          <w:rFonts w:ascii="Times New Roman" w:hAnsi="Times New Roman" w:cs="Times New Roman"/>
        </w:rPr>
        <w:t>[</w:t>
      </w:r>
      <w:r w:rsidR="00FF17F5" w:rsidRPr="002A6193">
        <w:rPr>
          <w:rFonts w:ascii="Times New Roman" w:hAnsi="Times New Roman" w:cs="Times New Roman"/>
        </w:rPr>
        <w:t>tito</w:t>
      </w:r>
      <w:r w:rsidR="00DD13B5" w:rsidRPr="002A6193">
        <w:rPr>
          <w:rFonts w:ascii="Times New Roman" w:hAnsi="Times New Roman" w:cs="Times New Roman"/>
        </w:rPr>
        <w:t>] |</w:t>
      </w:r>
    </w:p>
    <w:p w14:paraId="27272712" w14:textId="77777777" w:rsidR="00263CE5" w:rsidRPr="002A6193" w:rsidRDefault="00862D99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3r /</w:t>
      </w:r>
    </w:p>
    <w:p w14:paraId="2412AB51" w14:textId="77777777" w:rsidR="00263CE5" w:rsidRPr="002A6193" w:rsidRDefault="00862D99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da quelli dell</w:t>
      </w:r>
      <w:r w:rsidR="00211A7E" w:rsidRPr="002A6193">
        <w:rPr>
          <w:rFonts w:ascii="Times New Roman" w:hAnsi="Times New Roman" w:cs="Times New Roman"/>
        </w:rPr>
        <w:t>’</w:t>
      </w:r>
      <w:r w:rsidR="00FF17F5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miralità di Amsterdam che io addimandassi alli signori Stati | ordine per il dar delle artiglierie, che possono bisognare per ben | armar li vasselli, che altrimenti tutto si metterebbe a conto della | serenissima Republica avanti hieri ne feci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instanza, che fu rimessa al | Consiglio di Stato, et a sua Eccellenza alla quale ne parlai hieri, che mi | promise di tener la mano per la pronta speditione. | </w:t>
      </w:r>
      <w:r w:rsidR="00CB14C3" w:rsidRPr="002A6193">
        <w:rPr>
          <w:rFonts w:ascii="Times New Roman" w:hAnsi="Times New Roman" w:cs="Times New Roman"/>
        </w:rPr>
        <w:t>Que]l</w:t>
      </w:r>
      <w:r w:rsidRPr="002A6193">
        <w:rPr>
          <w:rFonts w:ascii="Times New Roman" w:hAnsi="Times New Roman" w:cs="Times New Roman"/>
        </w:rPr>
        <w:t>la</w:t>
      </w:r>
      <w:r w:rsidR="007336BB" w:rsidRPr="002A6193">
        <w:rPr>
          <w:rStyle w:val="FootnoteReference"/>
          <w:rFonts w:ascii="Times New Roman" w:hAnsi="Times New Roman" w:cs="Times New Roman"/>
        </w:rPr>
        <w:footnoteReference w:id="7"/>
      </w:r>
      <w:r w:rsidRPr="002A6193">
        <w:rPr>
          <w:rFonts w:ascii="Times New Roman" w:hAnsi="Times New Roman" w:cs="Times New Roman"/>
        </w:rPr>
        <w:t xml:space="preserve"> voce,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è stata portata questi giorni, che seguirà accordo in | Italia, se con le lettere di vostra Serenità non è del tutto conf</w:t>
      </w:r>
      <w:r w:rsidR="00CB14C3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>rmato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avviso | veggo almeno nelle 2</w:t>
      </w:r>
      <w:r w:rsidRPr="002A6193">
        <w:rPr>
          <w:rFonts w:ascii="Times New Roman" w:hAnsi="Times New Roman" w:cs="Times New Roman"/>
          <w:vertAlign w:val="superscript"/>
        </w:rPr>
        <w:t>de</w:t>
      </w:r>
      <w:r w:rsidRPr="002A6193">
        <w:rPr>
          <w:rFonts w:ascii="Times New Roman" w:hAnsi="Times New Roman" w:cs="Times New Roman"/>
        </w:rPr>
        <w:t xml:space="preserve"> sue la conclusa pace</w:t>
      </w:r>
      <w:r w:rsidR="006D5830" w:rsidRPr="002A6193">
        <w:rPr>
          <w:rFonts w:ascii="Times New Roman" w:hAnsi="Times New Roman" w:cs="Times New Roman"/>
        </w:rPr>
        <w:t xml:space="preserve"> tra la serenissima </w:t>
      </w:r>
      <w:r w:rsidR="00CB14C3" w:rsidRPr="002A6193">
        <w:rPr>
          <w:rFonts w:ascii="Times New Roman" w:hAnsi="Times New Roman" w:cs="Times New Roman"/>
        </w:rPr>
        <w:t>c</w:t>
      </w:r>
      <w:r w:rsidR="006D5830" w:rsidRPr="002A6193">
        <w:rPr>
          <w:rFonts w:ascii="Times New Roman" w:hAnsi="Times New Roman" w:cs="Times New Roman"/>
        </w:rPr>
        <w:t>asa di | Austria, et vostra Serenità, et piaccia a Dio benedetto, che sia così stabile, | et sincera da quella parte, come è sincera la volontà, et incli-|natione propria di lei alla quiete, et tranquilità commune. Di | questo dimani, se si riduranno li signori Stati li farò partecipi | in conformità delli comm</w:t>
      </w:r>
      <w:r w:rsidR="00CB14C3" w:rsidRPr="002A6193">
        <w:rPr>
          <w:rFonts w:ascii="Times New Roman" w:hAnsi="Times New Roman" w:cs="Times New Roman"/>
        </w:rPr>
        <w:t>an</w:t>
      </w:r>
      <w:r w:rsidR="006D5830" w:rsidRPr="002A6193">
        <w:rPr>
          <w:rFonts w:ascii="Times New Roman" w:hAnsi="Times New Roman" w:cs="Times New Roman"/>
        </w:rPr>
        <w:t>damenti della Serenità vostra. |</w:t>
      </w:r>
    </w:p>
    <w:p w14:paraId="7B430ABA" w14:textId="77777777" w:rsidR="00263CE5" w:rsidRPr="002A6193" w:rsidRDefault="006D5830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[Q]uesta nuova di pace, essendo di già cominciata a farsi la levata | credo, che darà che pensare per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impressione, che haverebbe | </w:t>
      </w:r>
      <w:r w:rsidR="00FD5E01" w:rsidRPr="002A6193">
        <w:rPr>
          <w:rFonts w:ascii="Times New Roman" w:hAnsi="Times New Roman" w:cs="Times New Roman"/>
        </w:rPr>
        <w:t>del trattenersi in mare. Haverò pensiero, che tutto passi bene | et in ogni caso mi sarà caro esser avvertito, come mi doverò</w:t>
      </w:r>
      <w:r w:rsidR="00CB14C3" w:rsidRPr="002A6193">
        <w:rPr>
          <w:rFonts w:ascii="Times New Roman" w:hAnsi="Times New Roman" w:cs="Times New Roman"/>
        </w:rPr>
        <w:t xml:space="preserve"> |</w:t>
      </w:r>
      <w:r w:rsidR="00FD5E01" w:rsidRPr="002A6193">
        <w:rPr>
          <w:rFonts w:ascii="Times New Roman" w:hAnsi="Times New Roman" w:cs="Times New Roman"/>
        </w:rPr>
        <w:t xml:space="preserve"> regolare, quando piacesse a Dio, che tutte le cose restassero | accommodate (</w:t>
      </w:r>
      <w:r w:rsidR="00853C3C" w:rsidRPr="002A6193">
        <w:rPr>
          <w:rStyle w:val="FootnoteReference"/>
          <w:rFonts w:ascii="Times New Roman" w:hAnsi="Times New Roman" w:cs="Times New Roman"/>
        </w:rPr>
        <w:footnoteReference w:id="8"/>
      </w:r>
      <w:r w:rsidR="00FD5E01" w:rsidRPr="002A6193">
        <w:rPr>
          <w:rFonts w:ascii="Times New Roman" w:hAnsi="Times New Roman" w:cs="Times New Roman"/>
        </w:rPr>
        <w:t>a che non so affissar l</w:t>
      </w:r>
      <w:r w:rsidR="00211A7E" w:rsidRPr="002A6193">
        <w:rPr>
          <w:rFonts w:ascii="Times New Roman" w:hAnsi="Times New Roman" w:cs="Times New Roman"/>
        </w:rPr>
        <w:t>’</w:t>
      </w:r>
      <w:r w:rsidR="00FD5E01" w:rsidRPr="002A6193">
        <w:rPr>
          <w:rFonts w:ascii="Times New Roman" w:hAnsi="Times New Roman" w:cs="Times New Roman"/>
        </w:rPr>
        <w:t>animo rispetto alla mala | volontà, et artificiosa maniera de</w:t>
      </w:r>
      <w:r w:rsidR="00211A7E" w:rsidRPr="002A6193">
        <w:rPr>
          <w:rFonts w:ascii="Times New Roman" w:hAnsi="Times New Roman" w:cs="Times New Roman"/>
        </w:rPr>
        <w:t>’</w:t>
      </w:r>
      <w:r w:rsidR="00FD5E01" w:rsidRPr="002A6193">
        <w:rPr>
          <w:rFonts w:ascii="Times New Roman" w:hAnsi="Times New Roman" w:cs="Times New Roman"/>
        </w:rPr>
        <w:t xml:space="preserve"> Spagnoli poiché vi sarebbono | mille, et mille pretensioni sopra l</w:t>
      </w:r>
      <w:r w:rsidR="00211A7E" w:rsidRPr="002A6193">
        <w:rPr>
          <w:rFonts w:ascii="Times New Roman" w:hAnsi="Times New Roman" w:cs="Times New Roman"/>
        </w:rPr>
        <w:t>’</w:t>
      </w:r>
      <w:r w:rsidR="00FD5E01" w:rsidRPr="002A6193">
        <w:rPr>
          <w:rFonts w:ascii="Times New Roman" w:hAnsi="Times New Roman" w:cs="Times New Roman"/>
        </w:rPr>
        <w:t>assicuranza delli sei mesi di | servitio tanto per le navi, come per la soldatesca. |</w:t>
      </w:r>
    </w:p>
    <w:p w14:paraId="55FF8CA3" w14:textId="77777777" w:rsidR="00263CE5" w:rsidRPr="002A6193" w:rsidRDefault="00FD5E01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Per questa speditione hanno affaticato, et doveranno anco continuar | sino al fine il secretario dei signori Stati, et quello di sua Eccellenza nel far | diverse lettere, et ordini ai signori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Amiralità, et ad altri, | et mi hanno fatto capitar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orrecchie, che le fatiche |</w:t>
      </w:r>
    </w:p>
    <w:p w14:paraId="47C327D9" w14:textId="77777777" w:rsidR="00263CE5" w:rsidRPr="002A6193" w:rsidRDefault="00645510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3v /</w:t>
      </w:r>
    </w:p>
    <w:p w14:paraId="24DC997C" w14:textId="77777777" w:rsidR="00263CE5" w:rsidRPr="002A6193" w:rsidRDefault="00CB39F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non si fanno per niente, et queste, et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altre fa</w:t>
      </w:r>
      <w:r w:rsidR="007336BB" w:rsidRPr="002A6193">
        <w:rPr>
          <w:rFonts w:ascii="Times New Roman" w:hAnsi="Times New Roman" w:cs="Times New Roman"/>
        </w:rPr>
        <w:t>tt</w:t>
      </w:r>
      <w:r w:rsidRPr="002A6193">
        <w:rPr>
          <w:rFonts w:ascii="Times New Roman" w:hAnsi="Times New Roman" w:cs="Times New Roman"/>
        </w:rPr>
        <w:t>e</w:t>
      </w:r>
      <w:r w:rsidR="00BC143C" w:rsidRPr="002A6193">
        <w:rPr>
          <w:rStyle w:val="FootnoteReference"/>
          <w:rFonts w:ascii="Times New Roman" w:hAnsi="Times New Roman" w:cs="Times New Roman"/>
        </w:rPr>
        <w:footnoteReference w:id="9"/>
      </w:r>
      <w:r w:rsidRPr="002A6193">
        <w:rPr>
          <w:rFonts w:ascii="Times New Roman" w:hAnsi="Times New Roman" w:cs="Times New Roman"/>
        </w:rPr>
        <w:t xml:space="preserve"> per innanti me[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7336BB" w:rsidRPr="002A6193">
        <w:rPr>
          <w:rStyle w:val="FootnoteReference"/>
          <w:rFonts w:ascii="Times New Roman" w:hAnsi="Times New Roman" w:cs="Times New Roman"/>
        </w:rPr>
        <w:footnoteReference w:id="10"/>
      </w:r>
      <w:r w:rsidRPr="002A6193">
        <w:rPr>
          <w:rFonts w:ascii="Times New Roman" w:hAnsi="Times New Roman" w:cs="Times New Roman"/>
        </w:rPr>
        <w:t xml:space="preserve"> | premiate. Parmi, che questi paesi, come sono membri</w:t>
      </w:r>
      <w:r w:rsidR="007336BB" w:rsidRPr="002A6193">
        <w:rPr>
          <w:rFonts w:ascii="Times New Roman" w:hAnsi="Times New Roman" w:cs="Times New Roman"/>
        </w:rPr>
        <w:t xml:space="preserve"> d</w:t>
      </w:r>
      <w:r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habbino assai corrispondenza con quelli di qua dai mon[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prossimi allo stato di vostra Serenità, onde non posso far di meno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allargar la mano, et m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assicuro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ella troverà buono,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detto secretario usi cortesia per la qualità sua, che non è ord[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come anco</w:t>
      </w:r>
      <w:r w:rsidR="00BC143C" w:rsidRPr="002A6193">
        <w:rPr>
          <w:rStyle w:val="FootnoteReference"/>
          <w:rFonts w:ascii="Times New Roman" w:hAnsi="Times New Roman" w:cs="Times New Roman"/>
        </w:rPr>
        <w:footnoteReference w:id="11"/>
      </w:r>
      <w:r w:rsidRPr="002A6193">
        <w:rPr>
          <w:rFonts w:ascii="Times New Roman" w:hAnsi="Times New Roman" w:cs="Times New Roman"/>
        </w:rPr>
        <w:t xml:space="preserve"> con quello di sua Eccellenza per le patenti fatte per li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piazze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armi, et per mille altre cose, che con l</w:t>
      </w:r>
      <w:r w:rsidR="00211A7E" w:rsidRPr="002A6193">
        <w:rPr>
          <w:rFonts w:ascii="Times New Roman" w:hAnsi="Times New Roman" w:cs="Times New Roman"/>
        </w:rPr>
        <w:t>’</w:t>
      </w:r>
      <w:r w:rsidR="00C51FFF" w:rsidRPr="002A6193">
        <w:rPr>
          <w:rFonts w:ascii="Times New Roman" w:hAnsi="Times New Roman" w:cs="Times New Roman"/>
        </w:rPr>
        <w:t>u</w:t>
      </w:r>
      <w:r w:rsidRPr="002A6193">
        <w:rPr>
          <w:rFonts w:ascii="Times New Roman" w:hAnsi="Times New Roman" w:cs="Times New Roman"/>
        </w:rPr>
        <w:t>no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accidente può portare. |</w:t>
      </w:r>
    </w:p>
    <w:p w14:paraId="3DF8E1DE" w14:textId="77777777" w:rsidR="00263CE5" w:rsidRPr="002A6193" w:rsidRDefault="00CB39F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Quanto questi marinari siano fini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ho provato molto bene, [</w:t>
      </w:r>
      <w:r w:rsidR="007336BB" w:rsidRPr="002A6193">
        <w:rPr>
          <w:rFonts w:ascii="Times New Roman" w:hAnsi="Times New Roman" w:cs="Times New Roman"/>
        </w:rPr>
        <w:t>…</w:t>
      </w:r>
      <w:r w:rsidR="00C51FFF" w:rsidRPr="002A6193">
        <w:rPr>
          <w:rFonts w:ascii="Times New Roman" w:hAnsi="Times New Roman" w:cs="Times New Roman"/>
        </w:rPr>
        <w:t>-</w:t>
      </w:r>
      <w:r w:rsidRPr="002A6193">
        <w:rPr>
          <w:rFonts w:ascii="Times New Roman" w:hAnsi="Times New Roman" w:cs="Times New Roman"/>
        </w:rPr>
        <w:t xml:space="preserve">]|gliono di tutte le cose, che vagliono per loro. Hanno come | può ben imaginarsi avvisi da tutte le parti, et per </w:t>
      </w:r>
      <w:r w:rsidR="00C51FFF" w:rsidRPr="002A6193">
        <w:rPr>
          <w:rFonts w:ascii="Times New Roman" w:hAnsi="Times New Roman" w:cs="Times New Roman"/>
        </w:rPr>
        <w:t>consequ</w:t>
      </w:r>
      <w:r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sapendo il maneggio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eccellentissimo signor </w:t>
      </w:r>
      <w:r w:rsidR="00C51FFF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mbasciator Contarini in Inghilterra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come habbi incontrato nell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esser ricercato di sicurtà </w:t>
      </w:r>
      <w:r w:rsidR="00572343" w:rsidRPr="002A6193">
        <w:rPr>
          <w:rFonts w:ascii="Times New Roman" w:hAnsi="Times New Roman" w:cs="Times New Roman"/>
        </w:rPr>
        <w:t>in lo[</w:t>
      </w:r>
      <w:r w:rsidR="007336BB" w:rsidRPr="002A6193">
        <w:rPr>
          <w:rFonts w:ascii="Times New Roman" w:hAnsi="Times New Roman" w:cs="Times New Roman"/>
        </w:rPr>
        <w:t>…</w:t>
      </w:r>
      <w:r w:rsidR="00572343" w:rsidRPr="002A6193">
        <w:rPr>
          <w:rFonts w:ascii="Times New Roman" w:hAnsi="Times New Roman" w:cs="Times New Roman"/>
        </w:rPr>
        <w:t>] | per il pagamento, et le difficoltà in questo proposito sono entrati | una tal qual pretensione di voler esser assicurati dai signori Stati a[</w:t>
      </w:r>
      <w:r w:rsidR="007336BB" w:rsidRPr="002A6193">
        <w:rPr>
          <w:rFonts w:ascii="Times New Roman" w:hAnsi="Times New Roman" w:cs="Times New Roman"/>
        </w:rPr>
        <w:t>…</w:t>
      </w:r>
      <w:r w:rsidR="00572343" w:rsidRPr="002A6193">
        <w:rPr>
          <w:rFonts w:ascii="Times New Roman" w:hAnsi="Times New Roman" w:cs="Times New Roman"/>
        </w:rPr>
        <w:t>] | per il tempo di più delli 6 mesi accordati, che staranno in servitio [</w:t>
      </w:r>
      <w:r w:rsidR="007336BB" w:rsidRPr="002A6193">
        <w:rPr>
          <w:rFonts w:ascii="Times New Roman" w:hAnsi="Times New Roman" w:cs="Times New Roman"/>
        </w:rPr>
        <w:t>…</w:t>
      </w:r>
      <w:r w:rsidR="00572343" w:rsidRPr="002A6193">
        <w:rPr>
          <w:rFonts w:ascii="Times New Roman" w:hAnsi="Times New Roman" w:cs="Times New Roman"/>
        </w:rPr>
        <w:t xml:space="preserve">] | vasselli di che sue Eccellenze me ne diedero parte avanti hieri. Io </w:t>
      </w:r>
      <w:r w:rsidR="00E719BE" w:rsidRPr="002A6193">
        <w:rPr>
          <w:rFonts w:ascii="Times New Roman" w:hAnsi="Times New Roman" w:cs="Times New Roman"/>
        </w:rPr>
        <w:t>risp[osi] | che non havevano alcun argomento, che potesse metter in dubio l</w:t>
      </w:r>
      <w:r w:rsidR="00211A7E" w:rsidRPr="002A6193">
        <w:rPr>
          <w:rFonts w:ascii="Times New Roman" w:hAnsi="Times New Roman" w:cs="Times New Roman"/>
        </w:rPr>
        <w:t>’</w:t>
      </w:r>
      <w:r w:rsidR="00E719BE" w:rsidRPr="002A6193">
        <w:rPr>
          <w:rFonts w:ascii="Times New Roman" w:hAnsi="Times New Roman" w:cs="Times New Roman"/>
        </w:rPr>
        <w:t>eff</w:t>
      </w:r>
      <w:r w:rsidR="003E122D" w:rsidRPr="002A6193">
        <w:rPr>
          <w:rFonts w:ascii="Times New Roman" w:hAnsi="Times New Roman" w:cs="Times New Roman"/>
        </w:rPr>
        <w:t>e</w:t>
      </w:r>
      <w:r w:rsidR="00E719BE" w:rsidRPr="002A6193">
        <w:rPr>
          <w:rFonts w:ascii="Times New Roman" w:hAnsi="Times New Roman" w:cs="Times New Roman"/>
        </w:rPr>
        <w:t>[</w:t>
      </w:r>
      <w:r w:rsidR="003E122D" w:rsidRPr="002A6193">
        <w:rPr>
          <w:rFonts w:ascii="Times New Roman" w:hAnsi="Times New Roman" w:cs="Times New Roman"/>
        </w:rPr>
        <w:t>tto</w:t>
      </w:r>
      <w:r w:rsidR="00E719BE" w:rsidRPr="002A6193">
        <w:rPr>
          <w:rFonts w:ascii="Times New Roman" w:hAnsi="Times New Roman" w:cs="Times New Roman"/>
        </w:rPr>
        <w:t>] | della promessa della serenissima Republica non havendo li marinari, che hora sono in | servitio ad haver un quattrino delle loro paghe; onde non vi era da | metter difficoltà né anco per quelli che anderanno al presente sia per li 6 | mesi, et più se sarà necessario perché ella è solita con prontezza eff</w:t>
      </w:r>
      <w:r w:rsidR="003E122D" w:rsidRPr="002A6193">
        <w:rPr>
          <w:rFonts w:ascii="Times New Roman" w:hAnsi="Times New Roman" w:cs="Times New Roman"/>
        </w:rPr>
        <w:t>e</w:t>
      </w:r>
      <w:r w:rsidR="00E719BE"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="00E719BE" w:rsidRPr="002A6193">
        <w:rPr>
          <w:rFonts w:ascii="Times New Roman" w:hAnsi="Times New Roman" w:cs="Times New Roman"/>
        </w:rPr>
        <w:t>] | la promessa. Mi fu risposto, che era vero, et che essi havevano mostr[ato] | la loro buona volontà nel far prometter a nome suo per questa prepar[</w:t>
      </w:r>
      <w:r w:rsidR="007336BB" w:rsidRPr="002A6193">
        <w:rPr>
          <w:rFonts w:ascii="Times New Roman" w:hAnsi="Times New Roman" w:cs="Times New Roman"/>
        </w:rPr>
        <w:t>…</w:t>
      </w:r>
      <w:r w:rsidR="00E719BE" w:rsidRPr="002A6193">
        <w:rPr>
          <w:rFonts w:ascii="Times New Roman" w:hAnsi="Times New Roman" w:cs="Times New Roman"/>
        </w:rPr>
        <w:t>] | et io dissi, che li ringratiavo, et speravo</w:t>
      </w:r>
      <w:r w:rsidR="00BC143C" w:rsidRPr="002A6193">
        <w:rPr>
          <w:rStyle w:val="FootnoteReference"/>
          <w:rFonts w:ascii="Times New Roman" w:hAnsi="Times New Roman" w:cs="Times New Roman"/>
        </w:rPr>
        <w:footnoteReference w:id="12"/>
      </w:r>
      <w:r w:rsidR="00E719BE" w:rsidRPr="002A6193">
        <w:rPr>
          <w:rFonts w:ascii="Times New Roman" w:hAnsi="Times New Roman" w:cs="Times New Roman"/>
        </w:rPr>
        <w:t xml:space="preserve"> anco, che havessero co[nti-]|nuato in essa perché potevano esser certi, che vostra Serenità non havere[bbe]</w:t>
      </w:r>
      <w:r w:rsidR="003E122D" w:rsidRPr="002A6193">
        <w:rPr>
          <w:rFonts w:ascii="Times New Roman" w:hAnsi="Times New Roman" w:cs="Times New Roman"/>
        </w:rPr>
        <w:t xml:space="preserve"> |</w:t>
      </w:r>
    </w:p>
    <w:p w14:paraId="0FFDE7DB" w14:textId="77777777" w:rsidR="00263CE5" w:rsidRPr="002A6193" w:rsidRDefault="00926C44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4r /</w:t>
      </w:r>
    </w:p>
    <w:p w14:paraId="1AB466BF" w14:textId="77777777" w:rsidR="00263CE5" w:rsidRPr="002A6193" w:rsidRDefault="008059F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[</w:t>
      </w:r>
      <w:r w:rsidR="00926C44" w:rsidRPr="002A6193">
        <w:rPr>
          <w:rFonts w:ascii="Times New Roman" w:hAnsi="Times New Roman" w:cs="Times New Roman"/>
        </w:rPr>
        <w:t>ma</w:t>
      </w:r>
      <w:r w:rsidRPr="002A6193">
        <w:rPr>
          <w:rFonts w:ascii="Times New Roman" w:hAnsi="Times New Roman" w:cs="Times New Roman"/>
        </w:rPr>
        <w:t>]</w:t>
      </w:r>
      <w:r w:rsidR="00926C44" w:rsidRPr="002A6193">
        <w:rPr>
          <w:rFonts w:ascii="Times New Roman" w:hAnsi="Times New Roman" w:cs="Times New Roman"/>
        </w:rPr>
        <w:t>ncato</w:t>
      </w:r>
      <w:r w:rsidR="003E122D" w:rsidRPr="002A6193">
        <w:rPr>
          <w:rStyle w:val="FootnoteReference"/>
          <w:rFonts w:ascii="Times New Roman" w:hAnsi="Times New Roman" w:cs="Times New Roman"/>
        </w:rPr>
        <w:footnoteReference w:id="13"/>
      </w:r>
      <w:r w:rsidRPr="002A6193">
        <w:rPr>
          <w:rFonts w:ascii="Times New Roman" w:hAnsi="Times New Roman" w:cs="Times New Roman"/>
        </w:rPr>
        <w:t xml:space="preserve"> di sodisfar effettivamente. |</w:t>
      </w:r>
    </w:p>
    <w:p w14:paraId="15D66AFB" w14:textId="77777777" w:rsidR="00263CE5" w:rsidRPr="002A6193" w:rsidRDefault="008059F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[</w:t>
      </w:r>
      <w:r w:rsidR="003E122D" w:rsidRPr="002A6193">
        <w:rPr>
          <w:rFonts w:ascii="Times New Roman" w:hAnsi="Times New Roman" w:cs="Times New Roman"/>
        </w:rPr>
        <w:t>Que</w:t>
      </w:r>
      <w:r w:rsidRPr="002A6193">
        <w:rPr>
          <w:rFonts w:ascii="Times New Roman" w:hAnsi="Times New Roman" w:cs="Times New Roman"/>
        </w:rPr>
        <w:t>]sto nuovo motivo serenissimo Principe è stato promesso da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compartecipi |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dei vasselli, che hanno condotto il signor conte di Levenstein, li quali avvisati | [</w:t>
      </w:r>
      <w:r w:rsidR="009F117C" w:rsidRPr="002A6193">
        <w:rPr>
          <w:rFonts w:ascii="Times New Roman" w:hAnsi="Times New Roman" w:cs="Times New Roman"/>
        </w:rPr>
        <w:t>o</w:t>
      </w:r>
      <w:r w:rsidRPr="002A6193">
        <w:rPr>
          <w:rFonts w:ascii="Times New Roman" w:hAnsi="Times New Roman" w:cs="Times New Roman"/>
        </w:rPr>
        <w:t xml:space="preserve">]ltre le antecedenti anco con le lettere della passata settimana, che li | patroni di nave non havevano havuto il pagamento dei loro noli, et | </w:t>
      </w:r>
      <w:r w:rsidR="00C62BF7" w:rsidRPr="002A6193">
        <w:rPr>
          <w:rFonts w:ascii="Times New Roman" w:hAnsi="Times New Roman" w:cs="Times New Roman"/>
        </w:rPr>
        <w:t>[</w:t>
      </w:r>
      <w:r w:rsidR="009F117C" w:rsidRPr="002A6193">
        <w:rPr>
          <w:rFonts w:ascii="Times New Roman" w:hAnsi="Times New Roman" w:cs="Times New Roman"/>
        </w:rPr>
        <w:t>sp</w:t>
      </w:r>
      <w:r w:rsidR="00C62BF7" w:rsidRPr="002A6193">
        <w:rPr>
          <w:rFonts w:ascii="Times New Roman" w:hAnsi="Times New Roman" w:cs="Times New Roman"/>
        </w:rPr>
        <w:t>]ese di bocca si sono messi in maggior spavento di quell</w:t>
      </w:r>
      <w:r w:rsidR="009F117C" w:rsidRPr="002A6193">
        <w:rPr>
          <w:rFonts w:ascii="Times New Roman" w:hAnsi="Times New Roman" w:cs="Times New Roman"/>
        </w:rPr>
        <w:t xml:space="preserve">o </w:t>
      </w:r>
      <w:r w:rsidR="00C62BF7" w:rsidRPr="002A6193">
        <w:rPr>
          <w:rFonts w:ascii="Times New Roman" w:hAnsi="Times New Roman" w:cs="Times New Roman"/>
        </w:rPr>
        <w:t>possi succe-|[</w:t>
      </w:r>
      <w:r w:rsidR="009F117C" w:rsidRPr="002A6193">
        <w:rPr>
          <w:rFonts w:ascii="Times New Roman" w:hAnsi="Times New Roman" w:cs="Times New Roman"/>
        </w:rPr>
        <w:t>der</w:t>
      </w:r>
      <w:r w:rsidR="00C62BF7" w:rsidRPr="002A6193">
        <w:rPr>
          <w:rFonts w:ascii="Times New Roman" w:hAnsi="Times New Roman" w:cs="Times New Roman"/>
        </w:rPr>
        <w:t>] nel resto, onde ne sono anco seguiti li monopoli</w:t>
      </w:r>
      <w:r w:rsidR="009F117C" w:rsidRPr="002A6193">
        <w:rPr>
          <w:rFonts w:ascii="Times New Roman" w:hAnsi="Times New Roman" w:cs="Times New Roman"/>
        </w:rPr>
        <w:t>i</w:t>
      </w:r>
      <w:r w:rsidR="00C62BF7" w:rsidRPr="002A6193">
        <w:rPr>
          <w:rFonts w:ascii="Times New Roman" w:hAnsi="Times New Roman" w:cs="Times New Roman"/>
        </w:rPr>
        <w:t>, et con essi | [</w:t>
      </w:r>
      <w:r w:rsidR="009F117C" w:rsidRPr="002A6193">
        <w:rPr>
          <w:rFonts w:ascii="Times New Roman" w:hAnsi="Times New Roman" w:cs="Times New Roman"/>
        </w:rPr>
        <w:t>le a</w:t>
      </w:r>
      <w:r w:rsidR="00C62BF7" w:rsidRPr="002A6193">
        <w:rPr>
          <w:rFonts w:ascii="Times New Roman" w:hAnsi="Times New Roman" w:cs="Times New Roman"/>
        </w:rPr>
        <w:t>]ltezze de</w:t>
      </w:r>
      <w:r w:rsidR="00211A7E" w:rsidRPr="002A6193">
        <w:rPr>
          <w:rFonts w:ascii="Times New Roman" w:hAnsi="Times New Roman" w:cs="Times New Roman"/>
        </w:rPr>
        <w:t>’</w:t>
      </w:r>
      <w:r w:rsidR="00C62BF7" w:rsidRPr="002A6193">
        <w:rPr>
          <w:rFonts w:ascii="Times New Roman" w:hAnsi="Times New Roman" w:cs="Times New Roman"/>
        </w:rPr>
        <w:t xml:space="preserve"> prezzi delle navi 5 et più, spiace anco ad essi haver | [</w:t>
      </w:r>
      <w:r w:rsidR="009F117C" w:rsidRPr="002A6193">
        <w:rPr>
          <w:rFonts w:ascii="Times New Roman" w:hAnsi="Times New Roman" w:cs="Times New Roman"/>
        </w:rPr>
        <w:t>acco</w:t>
      </w:r>
      <w:r w:rsidR="00C62BF7" w:rsidRPr="002A6193">
        <w:rPr>
          <w:rFonts w:ascii="Times New Roman" w:hAnsi="Times New Roman" w:cs="Times New Roman"/>
        </w:rPr>
        <w:t>]</w:t>
      </w:r>
      <w:r w:rsidR="009F117C" w:rsidRPr="002A6193">
        <w:rPr>
          <w:rFonts w:ascii="Times New Roman" w:hAnsi="Times New Roman" w:cs="Times New Roman"/>
        </w:rPr>
        <w:t>r</w:t>
      </w:r>
      <w:r w:rsidR="00C62BF7" w:rsidRPr="002A6193">
        <w:rPr>
          <w:rFonts w:ascii="Times New Roman" w:hAnsi="Times New Roman" w:cs="Times New Roman"/>
        </w:rPr>
        <w:t>dato per soli sei mesi di servitio doppo haver inteso, che quelli | d</w:t>
      </w:r>
      <w:r w:rsidR="00211A7E" w:rsidRPr="002A6193">
        <w:rPr>
          <w:rFonts w:ascii="Times New Roman" w:hAnsi="Times New Roman" w:cs="Times New Roman"/>
        </w:rPr>
        <w:t>’</w:t>
      </w:r>
      <w:r w:rsidR="00C62BF7" w:rsidRPr="002A6193">
        <w:rPr>
          <w:rFonts w:ascii="Times New Roman" w:hAnsi="Times New Roman" w:cs="Times New Roman"/>
        </w:rPr>
        <w:t>Inghilterra haveranno otto mesi. |</w:t>
      </w:r>
    </w:p>
    <w:p w14:paraId="5DD2DE7F" w14:textId="407F4A00" w:rsidR="00263CE5" w:rsidRPr="002A6193" w:rsidRDefault="00AA6C4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Quando fui in Amsterdam gl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istessi interessati nella condotta del conte di Leven-|stein vener</w:t>
      </w:r>
      <w:r w:rsidR="009F117C" w:rsidRPr="002A6193">
        <w:rPr>
          <w:rFonts w:ascii="Times New Roman" w:hAnsi="Times New Roman" w:cs="Times New Roman"/>
        </w:rPr>
        <w:t>o</w:t>
      </w:r>
      <w:r w:rsidRPr="002A6193">
        <w:rPr>
          <w:rFonts w:ascii="Times New Roman" w:hAnsi="Times New Roman" w:cs="Times New Roman"/>
        </w:rPr>
        <w:t xml:space="preserve"> a dolersi meco; ma havend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io con precedenti lettere mie | scritto assai in questo particolare lasciai di replicar di vantaggio per non apportar | maggior noia a vostra Serenità. Hora convengo aggiungerli, che li medesimi sono ri-|corsi a compiangersi alli signori Stati, asserendo, che la Republica non li voleva | pagare</w:t>
      </w:r>
      <w:r w:rsidR="00F31567" w:rsidRPr="002A6193">
        <w:rPr>
          <w:rFonts w:ascii="Times New Roman" w:hAnsi="Times New Roman" w:cs="Times New Roman"/>
        </w:rPr>
        <w:t>, et uno dicendo fino, che io gli havevo promesso di pagare | cosa tanto lontana dal vero quanto poi</w:t>
      </w:r>
      <w:r w:rsidR="0099089B" w:rsidRPr="002A6193">
        <w:rPr>
          <w:rFonts w:ascii="Times New Roman" w:hAnsi="Times New Roman" w:cs="Times New Roman"/>
        </w:rPr>
        <w:t>ché</w:t>
      </w:r>
      <w:r w:rsidR="00F31567" w:rsidRPr="002A6193">
        <w:rPr>
          <w:rFonts w:ascii="Times New Roman" w:hAnsi="Times New Roman" w:cs="Times New Roman"/>
        </w:rPr>
        <w:t xml:space="preserve"> gl</w:t>
      </w:r>
      <w:r w:rsidR="00211A7E" w:rsidRPr="002A6193">
        <w:rPr>
          <w:rFonts w:ascii="Times New Roman" w:hAnsi="Times New Roman" w:cs="Times New Roman"/>
        </w:rPr>
        <w:t>’</w:t>
      </w:r>
      <w:r w:rsidR="00F31567" w:rsidRPr="002A6193">
        <w:rPr>
          <w:rFonts w:ascii="Times New Roman" w:hAnsi="Times New Roman" w:cs="Times New Roman"/>
        </w:rPr>
        <w:t>istessi compagni hanno | detto non essersi inteso così. Sue Eccellenze mi fecero saper questo compianto il giorno | innanti che fossi a loro, et nell</w:t>
      </w:r>
      <w:r w:rsidR="00211A7E" w:rsidRPr="002A6193">
        <w:rPr>
          <w:rFonts w:ascii="Times New Roman" w:hAnsi="Times New Roman" w:cs="Times New Roman"/>
        </w:rPr>
        <w:t>’</w:t>
      </w:r>
      <w:r w:rsidR="00F31567" w:rsidRPr="002A6193">
        <w:rPr>
          <w:rFonts w:ascii="Times New Roman" w:hAnsi="Times New Roman" w:cs="Times New Roman"/>
        </w:rPr>
        <w:t>andata di venerdì, me ne parlorono | con grandissima efficacia, et m</w:t>
      </w:r>
      <w:r w:rsidR="00211A7E" w:rsidRPr="002A6193">
        <w:rPr>
          <w:rFonts w:ascii="Times New Roman" w:hAnsi="Times New Roman" w:cs="Times New Roman"/>
        </w:rPr>
        <w:t>’</w:t>
      </w:r>
      <w:r w:rsidR="00F31567" w:rsidRPr="002A6193">
        <w:rPr>
          <w:rFonts w:ascii="Times New Roman" w:hAnsi="Times New Roman" w:cs="Times New Roman"/>
        </w:rPr>
        <w:t xml:space="preserve">incaricorono con particolar affetto di accom-|pagnar con una lettera quelle che volevano scriver in questo particolare | perché vostra Serenità si compiacesse far, che </w:t>
      </w:r>
      <w:r w:rsidR="00C154AD" w:rsidRPr="002A6193">
        <w:rPr>
          <w:rFonts w:ascii="Times New Roman" w:hAnsi="Times New Roman" w:cs="Times New Roman"/>
        </w:rPr>
        <w:t>’</w:t>
      </w:r>
      <w:r w:rsidR="00993E26" w:rsidRPr="002A6193">
        <w:rPr>
          <w:rFonts w:ascii="Times New Roman" w:hAnsi="Times New Roman" w:cs="Times New Roman"/>
        </w:rPr>
        <w:t>l</w:t>
      </w:r>
      <w:r w:rsidR="00F31567" w:rsidRPr="002A6193">
        <w:rPr>
          <w:rFonts w:ascii="Times New Roman" w:hAnsi="Times New Roman" w:cs="Times New Roman"/>
        </w:rPr>
        <w:t xml:space="preserve"> Conte si accordasse ch</w:t>
      </w:r>
      <w:r w:rsidR="00211A7E" w:rsidRPr="002A6193">
        <w:rPr>
          <w:rFonts w:ascii="Times New Roman" w:hAnsi="Times New Roman" w:cs="Times New Roman"/>
        </w:rPr>
        <w:t>’</w:t>
      </w:r>
      <w:r w:rsidR="00F31567" w:rsidRPr="002A6193">
        <w:rPr>
          <w:rFonts w:ascii="Times New Roman" w:hAnsi="Times New Roman" w:cs="Times New Roman"/>
        </w:rPr>
        <w:t>ella sodis-|facesse questi mercanti, o travasse</w:t>
      </w:r>
      <w:r w:rsidR="00BC143C" w:rsidRPr="002A6193">
        <w:rPr>
          <w:rStyle w:val="FootnoteReference"/>
          <w:rFonts w:ascii="Times New Roman" w:hAnsi="Times New Roman" w:cs="Times New Roman"/>
        </w:rPr>
        <w:footnoteReference w:id="14"/>
      </w:r>
      <w:r w:rsidR="00F31567" w:rsidRPr="002A6193">
        <w:rPr>
          <w:rFonts w:ascii="Times New Roman" w:hAnsi="Times New Roman" w:cs="Times New Roman"/>
        </w:rPr>
        <w:t xml:space="preserve"> altro ripiego a tal effetto. Io | doppo haver mostrata displicenza del tedio, che veniva portato | alle loro </w:t>
      </w:r>
      <w:r w:rsidR="00993E26" w:rsidRPr="002A6193">
        <w:rPr>
          <w:rFonts w:ascii="Times New Roman" w:hAnsi="Times New Roman" w:cs="Times New Roman"/>
        </w:rPr>
        <w:t>S</w:t>
      </w:r>
      <w:r w:rsidR="00F31567" w:rsidRPr="002A6193">
        <w:rPr>
          <w:rFonts w:ascii="Times New Roman" w:hAnsi="Times New Roman" w:cs="Times New Roman"/>
        </w:rPr>
        <w:t>ignorie per questo negotio mostrai, che mal fondata era la loro | indoglienza contra la serenissima Republica mentre né con lei, né con me | havevano contrattato, ma col Conte, al quale vostra Serenità haveva |</w:t>
      </w:r>
    </w:p>
    <w:p w14:paraId="7DAE9AA1" w14:textId="77777777" w:rsidR="00263CE5" w:rsidRPr="002A6193" w:rsidRDefault="006C7C57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4v /</w:t>
      </w:r>
    </w:p>
    <w:p w14:paraId="2E6F134B" w14:textId="77777777" w:rsidR="00263CE5" w:rsidRPr="002A6193" w:rsidRDefault="006C7C57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pagato quanto li era dovuto</w:t>
      </w:r>
      <w:r w:rsidR="006B67B8" w:rsidRPr="002A6193">
        <w:rPr>
          <w:rFonts w:ascii="Times New Roman" w:hAnsi="Times New Roman" w:cs="Times New Roman"/>
        </w:rPr>
        <w:t>, et così pagava tutti li[</w:t>
      </w:r>
      <w:r w:rsidR="007336BB" w:rsidRPr="002A6193">
        <w:rPr>
          <w:rFonts w:ascii="Times New Roman" w:hAnsi="Times New Roman" w:cs="Times New Roman"/>
        </w:rPr>
        <w:t>…</w:t>
      </w:r>
      <w:r w:rsidR="006B67B8" w:rsidRPr="002A6193">
        <w:rPr>
          <w:rFonts w:ascii="Times New Roman" w:hAnsi="Times New Roman" w:cs="Times New Roman"/>
        </w:rPr>
        <w:t>]</w:t>
      </w:r>
      <w:r w:rsidR="00993E26" w:rsidRPr="002A6193">
        <w:rPr>
          <w:rStyle w:val="FootnoteReference"/>
          <w:rFonts w:ascii="Times New Roman" w:hAnsi="Times New Roman" w:cs="Times New Roman"/>
        </w:rPr>
        <w:footnoteReference w:id="15"/>
      </w:r>
      <w:r w:rsidR="006B67B8" w:rsidRPr="002A6193">
        <w:rPr>
          <w:rFonts w:ascii="Times New Roman" w:hAnsi="Times New Roman" w:cs="Times New Roman"/>
        </w:rPr>
        <w:t xml:space="preserve"> | o con lei, o con suoi ministri per nome suo si facevano. </w:t>
      </w:r>
      <w:r w:rsidR="00993E26" w:rsidRPr="002A6193">
        <w:rPr>
          <w:rFonts w:ascii="Times New Roman" w:hAnsi="Times New Roman" w:cs="Times New Roman"/>
        </w:rPr>
        <w:t>M</w:t>
      </w:r>
      <w:r w:rsidR="006B67B8"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="006B67B8" w:rsidRPr="002A6193">
        <w:rPr>
          <w:rFonts w:ascii="Times New Roman" w:hAnsi="Times New Roman" w:cs="Times New Roman"/>
        </w:rPr>
        <w:t>] | restar paghi di quanto dissi, ma mi fecero nuova in[stanza] | che io scrivessi, et io vedendo non dover ricusarlo prom[isi di] | scrivere</w:t>
      </w:r>
      <w:r w:rsidR="00930C37" w:rsidRPr="002A6193">
        <w:rPr>
          <w:rStyle w:val="FootnoteReference"/>
          <w:rFonts w:ascii="Times New Roman" w:hAnsi="Times New Roman" w:cs="Times New Roman"/>
        </w:rPr>
        <w:footnoteReference w:id="16"/>
      </w:r>
      <w:r w:rsidR="006B67B8" w:rsidRPr="002A6193">
        <w:rPr>
          <w:rFonts w:ascii="Times New Roman" w:hAnsi="Times New Roman" w:cs="Times New Roman"/>
        </w:rPr>
        <w:t>, et dar</w:t>
      </w:r>
      <w:r w:rsidR="00930C37" w:rsidRPr="002A6193">
        <w:rPr>
          <w:rFonts w:ascii="Times New Roman" w:hAnsi="Times New Roman" w:cs="Times New Roman"/>
        </w:rPr>
        <w:t>ò</w:t>
      </w:r>
      <w:r w:rsidR="006B67B8" w:rsidRPr="002A6193">
        <w:rPr>
          <w:rFonts w:ascii="Times New Roman" w:hAnsi="Times New Roman" w:cs="Times New Roman"/>
        </w:rPr>
        <w:t xml:space="preserve"> le lettere agl</w:t>
      </w:r>
      <w:r w:rsidR="00211A7E" w:rsidRPr="002A6193">
        <w:rPr>
          <w:rFonts w:ascii="Times New Roman" w:hAnsi="Times New Roman" w:cs="Times New Roman"/>
        </w:rPr>
        <w:t>’</w:t>
      </w:r>
      <w:r w:rsidR="006B67B8" w:rsidRPr="002A6193">
        <w:rPr>
          <w:rFonts w:ascii="Times New Roman" w:hAnsi="Times New Roman" w:cs="Times New Roman"/>
        </w:rPr>
        <w:t>istessi interessati, che ha[</w:t>
      </w:r>
      <w:r w:rsidR="007336BB" w:rsidRPr="002A6193">
        <w:rPr>
          <w:rFonts w:ascii="Times New Roman" w:hAnsi="Times New Roman" w:cs="Times New Roman"/>
        </w:rPr>
        <w:t>…</w:t>
      </w:r>
      <w:r w:rsidR="006B67B8" w:rsidRPr="002A6193">
        <w:rPr>
          <w:rFonts w:ascii="Times New Roman" w:hAnsi="Times New Roman" w:cs="Times New Roman"/>
        </w:rPr>
        <w:t xml:space="preserve">] | anco quella delli signori Stati </w:t>
      </w:r>
      <w:r w:rsidR="00930C37" w:rsidRPr="002A6193">
        <w:rPr>
          <w:rFonts w:ascii="Times New Roman" w:hAnsi="Times New Roman" w:cs="Times New Roman"/>
        </w:rPr>
        <w:t>G</w:t>
      </w:r>
      <w:r w:rsidR="006B67B8" w:rsidRPr="002A6193">
        <w:rPr>
          <w:rFonts w:ascii="Times New Roman" w:hAnsi="Times New Roman" w:cs="Times New Roman"/>
        </w:rPr>
        <w:t>enerali della quale non [</w:t>
      </w:r>
      <w:r w:rsidR="007336BB" w:rsidRPr="002A6193">
        <w:rPr>
          <w:rFonts w:ascii="Times New Roman" w:hAnsi="Times New Roman" w:cs="Times New Roman"/>
        </w:rPr>
        <w:t>…</w:t>
      </w:r>
      <w:r w:rsidR="006B67B8" w:rsidRPr="002A6193">
        <w:rPr>
          <w:rFonts w:ascii="Times New Roman" w:hAnsi="Times New Roman" w:cs="Times New Roman"/>
        </w:rPr>
        <w:t>] | traduttione, che è qui aggiunta. Et certo ogni co[</w:t>
      </w:r>
      <w:r w:rsidR="007336BB" w:rsidRPr="002A6193">
        <w:rPr>
          <w:rFonts w:ascii="Times New Roman" w:hAnsi="Times New Roman" w:cs="Times New Roman"/>
        </w:rPr>
        <w:t>…</w:t>
      </w:r>
      <w:r w:rsidR="006B67B8" w:rsidRPr="002A6193">
        <w:rPr>
          <w:rFonts w:ascii="Times New Roman" w:hAnsi="Times New Roman" w:cs="Times New Roman"/>
        </w:rPr>
        <w:t>] | per sodisfattione di questi interessati riuscirà gratissima [</w:t>
      </w:r>
      <w:r w:rsidR="007336BB" w:rsidRPr="002A6193">
        <w:rPr>
          <w:rFonts w:ascii="Times New Roman" w:hAnsi="Times New Roman" w:cs="Times New Roman"/>
        </w:rPr>
        <w:t>…</w:t>
      </w:r>
      <w:r w:rsidR="006B67B8" w:rsidRPr="002A6193">
        <w:rPr>
          <w:rFonts w:ascii="Times New Roman" w:hAnsi="Times New Roman" w:cs="Times New Roman"/>
        </w:rPr>
        <w:t>] | che mi hanno espressamente detto esser ciò desiderato [</w:t>
      </w:r>
      <w:r w:rsidR="007336BB" w:rsidRPr="002A6193">
        <w:rPr>
          <w:rFonts w:ascii="Times New Roman" w:hAnsi="Times New Roman" w:cs="Times New Roman"/>
        </w:rPr>
        <w:t>…</w:t>
      </w:r>
      <w:r w:rsidR="006B67B8" w:rsidRPr="002A6193">
        <w:rPr>
          <w:rFonts w:ascii="Times New Roman" w:hAnsi="Times New Roman" w:cs="Times New Roman"/>
        </w:rPr>
        <w:t xml:space="preserve">] | </w:t>
      </w:r>
      <w:r w:rsidR="00C23FC4" w:rsidRPr="002A6193">
        <w:rPr>
          <w:rFonts w:ascii="Times New Roman" w:hAnsi="Times New Roman" w:cs="Times New Roman"/>
        </w:rPr>
        <w:t>delle cose, che passano in questi paesi toccanti l</w:t>
      </w:r>
      <w:r w:rsidR="00211A7E" w:rsidRPr="002A6193">
        <w:rPr>
          <w:rFonts w:ascii="Times New Roman" w:hAnsi="Times New Roman" w:cs="Times New Roman"/>
        </w:rPr>
        <w:t>’</w:t>
      </w:r>
      <w:r w:rsidR="00C23FC4" w:rsidRPr="002A6193">
        <w:rPr>
          <w:rFonts w:ascii="Times New Roman" w:hAnsi="Times New Roman" w:cs="Times New Roman"/>
        </w:rPr>
        <w:t>interesse [</w:t>
      </w:r>
      <w:r w:rsidR="00930C37" w:rsidRPr="002A6193">
        <w:rPr>
          <w:rFonts w:ascii="Times New Roman" w:hAnsi="Times New Roman" w:cs="Times New Roman"/>
        </w:rPr>
        <w:t>della</w:t>
      </w:r>
      <w:r w:rsidR="00C23FC4" w:rsidRPr="002A6193">
        <w:rPr>
          <w:rFonts w:ascii="Times New Roman" w:hAnsi="Times New Roman" w:cs="Times New Roman"/>
        </w:rPr>
        <w:t>] | Serenità vostra dalla</w:t>
      </w:r>
      <w:r w:rsidR="00D17897" w:rsidRPr="002A6193">
        <w:rPr>
          <w:rStyle w:val="FootnoteReference"/>
          <w:rFonts w:ascii="Times New Roman" w:hAnsi="Times New Roman" w:cs="Times New Roman"/>
        </w:rPr>
        <w:footnoteReference w:id="17"/>
      </w:r>
      <w:r w:rsidR="00C23FC4" w:rsidRPr="002A6193">
        <w:rPr>
          <w:rFonts w:ascii="Times New Roman" w:hAnsi="Times New Roman" w:cs="Times New Roman"/>
        </w:rPr>
        <w:t xml:space="preserve"> quale attenderò quello, che si compiacerà di [</w:t>
      </w:r>
      <w:r w:rsidR="007336BB" w:rsidRPr="002A6193">
        <w:rPr>
          <w:rFonts w:ascii="Times New Roman" w:hAnsi="Times New Roman" w:cs="Times New Roman"/>
        </w:rPr>
        <w:t>…</w:t>
      </w:r>
      <w:r w:rsidR="00C23FC4" w:rsidRPr="002A6193">
        <w:rPr>
          <w:rFonts w:ascii="Times New Roman" w:hAnsi="Times New Roman" w:cs="Times New Roman"/>
        </w:rPr>
        <w:t>] | per sapermi governar nella risposta. Gratie etc. |</w:t>
      </w:r>
    </w:p>
    <w:p w14:paraId="7643E103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251C15D8" w14:textId="77777777" w:rsidR="00263CE5" w:rsidRPr="002A6193" w:rsidRDefault="00C23FC4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4 marzo 1618 |</w:t>
      </w:r>
    </w:p>
    <w:p w14:paraId="417ECCB8" w14:textId="77777777" w:rsidR="00263CE5" w:rsidRPr="002A6193" w:rsidRDefault="00930C37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</w:t>
      </w:r>
      <w:r w:rsidR="00C23FC4" w:rsidRPr="002A6193">
        <w:rPr>
          <w:rFonts w:ascii="Times New Roman" w:hAnsi="Times New Roman" w:cs="Times New Roman"/>
        </w:rPr>
        <w:t>i vostra Serenità |</w:t>
      </w:r>
    </w:p>
    <w:p w14:paraId="38809319" w14:textId="77777777" w:rsidR="00263CE5" w:rsidRPr="002A6193" w:rsidRDefault="00C23FC4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humilissimo</w:t>
      </w:r>
      <w:r w:rsidR="00930C37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et devotissimo servitore |</w:t>
      </w:r>
    </w:p>
    <w:p w14:paraId="37980145" w14:textId="77777777" w:rsidR="00263CE5" w:rsidRPr="002A6193" w:rsidRDefault="00C23FC4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Christofforo Suriano |</w:t>
      </w:r>
    </w:p>
    <w:p w14:paraId="5D759014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02252B35" w14:textId="77777777" w:rsidR="00263CE5" w:rsidRPr="002A6193" w:rsidRDefault="00855B8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7r /</w:t>
      </w:r>
    </w:p>
    <w:p w14:paraId="66F73EDB" w14:textId="77777777" w:rsidR="00263CE5" w:rsidRPr="002A6193" w:rsidRDefault="00CC72F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  <w:i/>
        </w:rPr>
        <w:t>Bianca</w:t>
      </w:r>
    </w:p>
    <w:p w14:paraId="36335704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6A9DFDCE" w14:textId="77777777" w:rsidR="00263CE5" w:rsidRPr="002A6193" w:rsidRDefault="00855B8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7v /</w:t>
      </w:r>
    </w:p>
    <w:p w14:paraId="4A1EC15F" w14:textId="77777777" w:rsidR="00263CE5" w:rsidRPr="002A6193" w:rsidRDefault="00855B8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 serenissimo </w:t>
      </w:r>
      <w:r w:rsidR="00930C37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rincipe di Venetia |</w:t>
      </w:r>
    </w:p>
    <w:p w14:paraId="18ED24D1" w14:textId="77777777" w:rsidR="00263CE5" w:rsidRPr="002A6193" w:rsidRDefault="00B52CFA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r</w:t>
      </w:r>
      <w:r w:rsidR="00855B8E" w:rsidRPr="002A6193">
        <w:rPr>
          <w:rFonts w:ascii="Times New Roman" w:hAnsi="Times New Roman" w:cs="Times New Roman"/>
        </w:rPr>
        <w:t>eplicata prima |</w:t>
      </w:r>
    </w:p>
    <w:p w14:paraId="5CAA2E74" w14:textId="77777777" w:rsidR="00263CE5" w:rsidRPr="002A6193" w:rsidRDefault="00855B8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n° 11 fin 13</w:t>
      </w:r>
      <w:r w:rsidR="00930C37" w:rsidRPr="002A6193">
        <w:rPr>
          <w:rFonts w:ascii="Times New Roman" w:hAnsi="Times New Roman" w:cs="Times New Roman"/>
        </w:rPr>
        <w:t xml:space="preserve"> |</w:t>
      </w:r>
    </w:p>
    <w:p w14:paraId="07C511C1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2E46C506" w14:textId="77777777" w:rsidR="00263CE5" w:rsidRPr="002A6193" w:rsidRDefault="00930C37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 xml:space="preserve">Sigillo e traccia di sigillo </w:t>
      </w:r>
    </w:p>
    <w:p w14:paraId="6C013B96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0657E37B" w14:textId="77777777" w:rsidR="00263CE5" w:rsidRPr="002A6193" w:rsidRDefault="009421A7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Regesto antico</w:t>
      </w:r>
    </w:p>
    <w:p w14:paraId="74BE8E11" w14:textId="77777777" w:rsidR="00263CE5" w:rsidRPr="002A6193" w:rsidRDefault="00930C37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7vC /</w:t>
      </w:r>
    </w:p>
    <w:p w14:paraId="4D5D1EB5" w14:textId="77777777" w:rsidR="00263CE5" w:rsidRPr="002A6193" w:rsidRDefault="00855B8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4 marzo </w:t>
      </w:r>
      <w:r w:rsidR="009421A7" w:rsidRPr="002A6193">
        <w:rPr>
          <w:rFonts w:ascii="Times New Roman" w:hAnsi="Times New Roman" w:cs="Times New Roman"/>
        </w:rPr>
        <w:t>1618</w:t>
      </w:r>
      <w:r w:rsidRPr="002A6193">
        <w:rPr>
          <w:rFonts w:ascii="Times New Roman" w:hAnsi="Times New Roman" w:cs="Times New Roman"/>
        </w:rPr>
        <w:t xml:space="preserve"> ricevute 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28 detto |</w:t>
      </w:r>
    </w:p>
    <w:p w14:paraId="086FDB67" w14:textId="205FA0DB" w:rsidR="00263CE5" w:rsidRPr="002A6193" w:rsidRDefault="00855B8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Aya</w:t>
      </w:r>
      <w:r w:rsidR="00E32B6E" w:rsidRPr="002A6193">
        <w:rPr>
          <w:rFonts w:ascii="Times New Roman" w:hAnsi="Times New Roman" w:cs="Times New Roman"/>
        </w:rPr>
        <w:t xml:space="preserve">. </w:t>
      </w:r>
      <w:r w:rsidR="00F470C8" w:rsidRPr="002A6193">
        <w:rPr>
          <w:rFonts w:ascii="Times New Roman" w:hAnsi="Times New Roman" w:cs="Times New Roman"/>
        </w:rPr>
        <w:t>n°</w:t>
      </w:r>
      <w:r w:rsidRPr="002A6193">
        <w:rPr>
          <w:rFonts w:ascii="Times New Roman" w:hAnsi="Times New Roman" w:cs="Times New Roman"/>
        </w:rPr>
        <w:t xml:space="preserve"> 11 |</w:t>
      </w:r>
    </w:p>
    <w:p w14:paraId="4640A322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38BF2957" w14:textId="77777777" w:rsidR="00263CE5" w:rsidRPr="002A6193" w:rsidRDefault="00CC72F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L. SS. R. |</w:t>
      </w:r>
    </w:p>
    <w:p w14:paraId="18A1CE37" w14:textId="77777777" w:rsidR="00263CE5" w:rsidRPr="002A6193" w:rsidRDefault="00263CE5">
      <w:pPr>
        <w:pStyle w:val="Testopreformattato"/>
        <w:rPr>
          <w:rFonts w:ascii="Times New Roman" w:hAnsi="Times New Roman" w:cs="Times New Roman"/>
        </w:rPr>
      </w:pPr>
    </w:p>
    <w:p w14:paraId="1270E522" w14:textId="77777777" w:rsidR="00263CE5" w:rsidRPr="002A6193" w:rsidRDefault="00263CE5">
      <w:pPr>
        <w:pStyle w:val="Testopreformattato"/>
        <w:rPr>
          <w:rFonts w:ascii="Times New Roman" w:hAnsi="Times New Roman" w:cs="Times New Roman"/>
        </w:rPr>
      </w:pPr>
    </w:p>
    <w:p w14:paraId="1012F1F7" w14:textId="77777777" w:rsidR="00263CE5" w:rsidRPr="002A6193" w:rsidRDefault="006660C6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n. </w:t>
      </w:r>
      <w:r w:rsidR="00FD4931" w:rsidRPr="002A6193">
        <w:rPr>
          <w:rFonts w:ascii="Times New Roman" w:hAnsi="Times New Roman" w:cs="Times New Roman"/>
        </w:rPr>
        <w:t>2</w:t>
      </w:r>
    </w:p>
    <w:p w14:paraId="41D95571" w14:textId="77777777" w:rsidR="002E091A" w:rsidRPr="002A6193" w:rsidRDefault="00FD4931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Allegato I al n. </w:t>
      </w:r>
      <w:r w:rsidR="009421A7" w:rsidRPr="002A6193">
        <w:rPr>
          <w:rFonts w:ascii="Times New Roman" w:hAnsi="Times New Roman" w:cs="Times New Roman"/>
        </w:rPr>
        <w:t>1</w:t>
      </w:r>
      <w:r w:rsidRPr="002A6193">
        <w:rPr>
          <w:rFonts w:ascii="Times New Roman" w:hAnsi="Times New Roman" w:cs="Times New Roman"/>
        </w:rPr>
        <w:t xml:space="preserve"> </w:t>
      </w:r>
      <w:r w:rsidR="006660C6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>cc. 5r-6v</w:t>
      </w:r>
      <w:r w:rsidR="006660C6" w:rsidRPr="002A6193">
        <w:rPr>
          <w:rFonts w:ascii="Times New Roman" w:hAnsi="Times New Roman" w:cs="Times New Roman"/>
        </w:rPr>
        <w:t>)</w:t>
      </w:r>
    </w:p>
    <w:p w14:paraId="49AF992E" w14:textId="77777777" w:rsidR="00263CE5" w:rsidRPr="002A6193" w:rsidRDefault="00263CE5">
      <w:pPr>
        <w:pStyle w:val="Testopreformattato"/>
        <w:jc w:val="center"/>
        <w:rPr>
          <w:rFonts w:ascii="Times New Roman" w:hAnsi="Times New Roman" w:cs="Times New Roman"/>
        </w:rPr>
      </w:pPr>
    </w:p>
    <w:p w14:paraId="70945E56" w14:textId="77777777" w:rsidR="00263CE5" w:rsidRPr="002A6193" w:rsidRDefault="00855B8E">
      <w:pPr>
        <w:pStyle w:val="Testopreformattato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5r / </w:t>
      </w:r>
    </w:p>
    <w:p w14:paraId="06F40747" w14:textId="77777777" w:rsidR="00263CE5" w:rsidRPr="002A6193" w:rsidRDefault="002B7957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Lettera delli signori Stati </w:t>
      </w:r>
      <w:r w:rsidR="009421A7" w:rsidRPr="002A6193">
        <w:rPr>
          <w:rFonts w:ascii="Times New Roman" w:hAnsi="Times New Roman" w:cs="Times New Roman"/>
        </w:rPr>
        <w:t>G</w:t>
      </w:r>
      <w:r w:rsidRPr="002A6193">
        <w:rPr>
          <w:rFonts w:ascii="Times New Roman" w:hAnsi="Times New Roman" w:cs="Times New Roman"/>
        </w:rPr>
        <w:t>enerali per</w:t>
      </w:r>
      <w:r w:rsidR="00D17897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li mercanti interessati | nella condotta del signor conte Levestehin</w:t>
      </w:r>
      <w:r w:rsidR="009421A7" w:rsidRPr="002A6193">
        <w:rPr>
          <w:rFonts w:ascii="Times New Roman" w:hAnsi="Times New Roman" w:cs="Times New Roman"/>
          <w:i/>
        </w:rPr>
        <w:t xml:space="preserve"> </w:t>
      </w:r>
      <w:r w:rsidR="009421A7" w:rsidRPr="002A6193">
        <w:rPr>
          <w:rFonts w:ascii="Times New Roman" w:hAnsi="Times New Roman" w:cs="Times New Roman"/>
        </w:rPr>
        <w:t>|</w:t>
      </w:r>
    </w:p>
    <w:p w14:paraId="5AC7CFFC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3E82E24B" w14:textId="77777777" w:rsidR="00263CE5" w:rsidRPr="002A6193" w:rsidRDefault="002B7957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Li patroni, et compartecipi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undici vascelli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hanno transportato | verso Venetia li soldati del conte di Levestehin, si querelano | grandemente et extraordinariamente non essendo pagati del loro | nolo, et spese di bocca, a detti soldati secondo la loro conventione | di maniera che temendo che li marinari per pervenire, et otte-|nere il detto pagamento; essi patroni hanno fatto ricorso alla | intermis</w:t>
      </w:r>
      <w:r w:rsidR="002A0160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>ione, et intercessione nostra</w:t>
      </w:r>
      <w:r w:rsidR="002A0160" w:rsidRPr="002A6193">
        <w:rPr>
          <w:rFonts w:ascii="Times New Roman" w:hAnsi="Times New Roman" w:cs="Times New Roman"/>
        </w:rPr>
        <w:t>;</w:t>
      </w:r>
      <w:r w:rsidRPr="002A6193">
        <w:rPr>
          <w:rFonts w:ascii="Times New Roman" w:hAnsi="Times New Roman" w:cs="Times New Roman"/>
        </w:rPr>
        <w:t xml:space="preserve"> il che ci ha mosso a comu-|nicare il tutto con il signor Soriano residente presso di noi per nome d</w:t>
      </w:r>
      <w:r w:rsidR="003D60E0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i</w:t>
      </w:r>
      <w:r w:rsidR="003D60E0" w:rsidRPr="002A6193">
        <w:rPr>
          <w:rFonts w:ascii="Times New Roman" w:hAnsi="Times New Roman" w:cs="Times New Roman"/>
        </w:rPr>
        <w:t>]</w:t>
      </w:r>
      <w:r w:rsidR="003D60E0" w:rsidRPr="002A6193">
        <w:rPr>
          <w:rStyle w:val="FootnoteReference"/>
          <w:rFonts w:ascii="Times New Roman" w:hAnsi="Times New Roman" w:cs="Times New Roman"/>
        </w:rPr>
        <w:footnoteReference w:id="18"/>
      </w:r>
      <w:r w:rsidRPr="002A6193">
        <w:rPr>
          <w:rFonts w:ascii="Times New Roman" w:hAnsi="Times New Roman" w:cs="Times New Roman"/>
        </w:rPr>
        <w:t xml:space="preserve"> | vostra Serenità perché egli trovasse qualche expediente, et mezo | per far pagar li detti supplicanti, a fine di poter in ogn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altra | occorrenza avanzar maggiormente il servitio della serenissima Republica | et avertirne la Serenità vostra. Sopra che havendolo noi indotto | a raccomandarle seriosamente questo affare, et pagamento confor-|me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importanza sua; habbiamo voluto giungervi parimente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intercessione nostra per li detti patroni, et partionevoli; pregandola | in tanto serenissimo Principe, che la Serenità vostra si compiaccia di | voler interporre, et applicar la sua autorità acciò li detti | supplicanti possino esser pagati del detto noleggio, et spese stante | che non hanno risparmiato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impiegare li loro vascelli, et | danari in servitio di vostra Serenità havendo il solo riguardo al | bon pagamento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è stato fatto da vostra </w:t>
      </w:r>
      <w:r w:rsidR="002A0160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>erenità, alli vascelli |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han transportato il regimento del conte </w:t>
      </w:r>
      <w:r w:rsidR="002A0160" w:rsidRPr="002A6193">
        <w:rPr>
          <w:rFonts w:ascii="Times New Roman" w:hAnsi="Times New Roman" w:cs="Times New Roman"/>
        </w:rPr>
        <w:t xml:space="preserve">Gio. </w:t>
      </w:r>
      <w:r w:rsidRPr="002A6193">
        <w:rPr>
          <w:rFonts w:ascii="Times New Roman" w:hAnsi="Times New Roman" w:cs="Times New Roman"/>
        </w:rPr>
        <w:t>Arnesto</w:t>
      </w:r>
      <w:r w:rsidR="00D17897" w:rsidRPr="002A6193">
        <w:rPr>
          <w:rStyle w:val="FootnoteReference"/>
          <w:rFonts w:ascii="Times New Roman" w:hAnsi="Times New Roman" w:cs="Times New Roman"/>
        </w:rPr>
        <w:footnoteReference w:id="19"/>
      </w:r>
      <w:r w:rsidRPr="002A6193">
        <w:rPr>
          <w:rFonts w:ascii="Times New Roman" w:hAnsi="Times New Roman" w:cs="Times New Roman"/>
        </w:rPr>
        <w:t xml:space="preserve"> | </w:t>
      </w:r>
    </w:p>
    <w:p w14:paraId="3E3038BA" w14:textId="77777777" w:rsidR="00263CE5" w:rsidRPr="002A6193" w:rsidRDefault="008A4F3C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5v / </w:t>
      </w:r>
    </w:p>
    <w:p w14:paraId="5AFD1D79" w14:textId="77777777" w:rsidR="00263CE5" w:rsidRPr="002A6193" w:rsidRDefault="008A4F3C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di Nassau</w:t>
      </w:r>
      <w:r w:rsidR="003F2243" w:rsidRPr="002A6193">
        <w:rPr>
          <w:rFonts w:ascii="Times New Roman" w:hAnsi="Times New Roman" w:cs="Times New Roman"/>
        </w:rPr>
        <w:t xml:space="preserve"> di buona memoria. Et non sopra la persona del detto | conte di Levestehin, il che tanto più l</w:t>
      </w:r>
      <w:r w:rsidR="00211A7E" w:rsidRPr="002A6193">
        <w:rPr>
          <w:rFonts w:ascii="Times New Roman" w:hAnsi="Times New Roman" w:cs="Times New Roman"/>
        </w:rPr>
        <w:t>’</w:t>
      </w:r>
      <w:r w:rsidR="003F2243" w:rsidRPr="002A6193">
        <w:rPr>
          <w:rFonts w:ascii="Times New Roman" w:hAnsi="Times New Roman" w:cs="Times New Roman"/>
        </w:rPr>
        <w:t>ha mossi a lasciar che siano | levate tutte le armi, et vestimenti de</w:t>
      </w:r>
      <w:r w:rsidR="00211A7E" w:rsidRPr="002A6193">
        <w:rPr>
          <w:rFonts w:ascii="Times New Roman" w:hAnsi="Times New Roman" w:cs="Times New Roman"/>
        </w:rPr>
        <w:t>’</w:t>
      </w:r>
      <w:r w:rsidR="003F2243" w:rsidRPr="002A6193">
        <w:rPr>
          <w:rFonts w:ascii="Times New Roman" w:hAnsi="Times New Roman" w:cs="Times New Roman"/>
        </w:rPr>
        <w:t xml:space="preserve"> suoi soldati, ch</w:t>
      </w:r>
      <w:r w:rsidR="00211A7E" w:rsidRPr="002A6193">
        <w:rPr>
          <w:rFonts w:ascii="Times New Roman" w:hAnsi="Times New Roman" w:cs="Times New Roman"/>
        </w:rPr>
        <w:t>’</w:t>
      </w:r>
      <w:r w:rsidR="003F2243" w:rsidRPr="002A6193">
        <w:rPr>
          <w:rFonts w:ascii="Times New Roman" w:hAnsi="Times New Roman" w:cs="Times New Roman"/>
        </w:rPr>
        <w:t>erano bas</w:t>
      </w:r>
      <w:r w:rsidR="00A93488" w:rsidRPr="002A6193">
        <w:rPr>
          <w:rFonts w:ascii="Times New Roman" w:hAnsi="Times New Roman" w:cs="Times New Roman"/>
        </w:rPr>
        <w:t>[</w:t>
      </w:r>
      <w:r w:rsidR="003D60E0" w:rsidRPr="002A6193">
        <w:rPr>
          <w:rFonts w:ascii="Times New Roman" w:hAnsi="Times New Roman" w:cs="Times New Roman"/>
        </w:rPr>
        <w:t>ta-</w:t>
      </w:r>
      <w:r w:rsidR="00A93488" w:rsidRPr="002A6193">
        <w:rPr>
          <w:rFonts w:ascii="Times New Roman" w:hAnsi="Times New Roman" w:cs="Times New Roman"/>
        </w:rPr>
        <w:t>]|ti</w:t>
      </w:r>
      <w:r w:rsidR="003D60E0" w:rsidRPr="002A6193">
        <w:rPr>
          <w:rStyle w:val="FootnoteReference"/>
          <w:rFonts w:ascii="Times New Roman" w:hAnsi="Times New Roman" w:cs="Times New Roman"/>
        </w:rPr>
        <w:footnoteReference w:id="20"/>
      </w:r>
      <w:r w:rsidR="00A93488" w:rsidRPr="002A6193">
        <w:rPr>
          <w:rFonts w:ascii="Times New Roman" w:hAnsi="Times New Roman" w:cs="Times New Roman"/>
        </w:rPr>
        <w:t xml:space="preserve"> per il loro pagamento, il che in maniera alcuna, [</w:t>
      </w:r>
      <w:r w:rsidR="007336BB" w:rsidRPr="002A6193">
        <w:rPr>
          <w:rFonts w:ascii="Times New Roman" w:hAnsi="Times New Roman" w:cs="Times New Roman"/>
        </w:rPr>
        <w:t>…</w:t>
      </w:r>
      <w:r w:rsidR="003D60E0" w:rsidRPr="002A6193">
        <w:rPr>
          <w:rFonts w:ascii="Times New Roman" w:hAnsi="Times New Roman" w:cs="Times New Roman"/>
        </w:rPr>
        <w:t>-</w:t>
      </w:r>
      <w:r w:rsidR="00A93488" w:rsidRPr="002A6193">
        <w:rPr>
          <w:rFonts w:ascii="Times New Roman" w:hAnsi="Times New Roman" w:cs="Times New Roman"/>
        </w:rPr>
        <w:t>]|bono fatto, se non havessero preso sicuro</w:t>
      </w:r>
      <w:r w:rsidR="00D17897" w:rsidRPr="002A6193">
        <w:rPr>
          <w:rStyle w:val="FootnoteReference"/>
          <w:rFonts w:ascii="Times New Roman" w:hAnsi="Times New Roman" w:cs="Times New Roman"/>
        </w:rPr>
        <w:footnoteReference w:id="21"/>
      </w:r>
      <w:r w:rsidR="00A93488" w:rsidRPr="002A6193">
        <w:rPr>
          <w:rFonts w:ascii="Times New Roman" w:hAnsi="Times New Roman" w:cs="Times New Roman"/>
        </w:rPr>
        <w:t xml:space="preserve"> riguardo quanto [</w:t>
      </w:r>
      <w:r w:rsidR="007336BB" w:rsidRPr="002A6193">
        <w:rPr>
          <w:rFonts w:ascii="Times New Roman" w:hAnsi="Times New Roman" w:cs="Times New Roman"/>
        </w:rPr>
        <w:t>…</w:t>
      </w:r>
      <w:r w:rsidR="00A93488" w:rsidRPr="002A6193">
        <w:rPr>
          <w:rFonts w:ascii="Times New Roman" w:hAnsi="Times New Roman" w:cs="Times New Roman"/>
        </w:rPr>
        <w:t>] | sopra la serenissima Republica et sopra la fama altissima et ono[</w:t>
      </w:r>
      <w:r w:rsidR="007336BB" w:rsidRPr="002A6193">
        <w:rPr>
          <w:rFonts w:ascii="Times New Roman" w:hAnsi="Times New Roman" w:cs="Times New Roman"/>
        </w:rPr>
        <w:t>…</w:t>
      </w:r>
      <w:r w:rsidR="00A93488" w:rsidRPr="002A6193">
        <w:rPr>
          <w:rFonts w:ascii="Times New Roman" w:hAnsi="Times New Roman" w:cs="Times New Roman"/>
        </w:rPr>
        <w:t>] | lei, come essi asseriscono; nel che vostra Serenità farà quello [</w:t>
      </w:r>
      <w:r w:rsidR="007336BB" w:rsidRPr="002A6193">
        <w:rPr>
          <w:rFonts w:ascii="Times New Roman" w:hAnsi="Times New Roman" w:cs="Times New Roman"/>
        </w:rPr>
        <w:t>…</w:t>
      </w:r>
      <w:r w:rsidR="003D60E0" w:rsidRPr="002A6193">
        <w:rPr>
          <w:rFonts w:ascii="Times New Roman" w:hAnsi="Times New Roman" w:cs="Times New Roman"/>
        </w:rPr>
        <w:t>-</w:t>
      </w:r>
      <w:r w:rsidR="00A93488" w:rsidRPr="002A6193">
        <w:rPr>
          <w:rFonts w:ascii="Times New Roman" w:hAnsi="Times New Roman" w:cs="Times New Roman"/>
        </w:rPr>
        <w:t>]|demente importa all</w:t>
      </w:r>
      <w:r w:rsidR="00211A7E" w:rsidRPr="002A6193">
        <w:rPr>
          <w:rFonts w:ascii="Times New Roman" w:hAnsi="Times New Roman" w:cs="Times New Roman"/>
        </w:rPr>
        <w:t>’</w:t>
      </w:r>
      <w:r w:rsidR="00A93488" w:rsidRPr="002A6193">
        <w:rPr>
          <w:rFonts w:ascii="Times New Roman" w:hAnsi="Times New Roman" w:cs="Times New Roman"/>
        </w:rPr>
        <w:t>avanzamento del suo servitio, et a no[</w:t>
      </w:r>
      <w:r w:rsidR="007336BB" w:rsidRPr="002A6193">
        <w:rPr>
          <w:rFonts w:ascii="Times New Roman" w:hAnsi="Times New Roman" w:cs="Times New Roman"/>
        </w:rPr>
        <w:t>…</w:t>
      </w:r>
      <w:r w:rsidR="00A93488" w:rsidRPr="002A6193">
        <w:rPr>
          <w:rFonts w:ascii="Times New Roman" w:hAnsi="Times New Roman" w:cs="Times New Roman"/>
        </w:rPr>
        <w:t xml:space="preserve">] | grandissimo piacere per il mantenimento del rispetto, et </w:t>
      </w:r>
      <w:r w:rsidR="003D60E0" w:rsidRPr="002A6193">
        <w:rPr>
          <w:rFonts w:ascii="Times New Roman" w:hAnsi="Times New Roman" w:cs="Times New Roman"/>
        </w:rPr>
        <w:t>credit</w:t>
      </w:r>
      <w:r w:rsidR="00A93488" w:rsidRPr="002A6193">
        <w:rPr>
          <w:rFonts w:ascii="Times New Roman" w:hAnsi="Times New Roman" w:cs="Times New Roman"/>
        </w:rPr>
        <w:t>[</w:t>
      </w:r>
      <w:r w:rsidR="003D60E0" w:rsidRPr="002A6193">
        <w:rPr>
          <w:rFonts w:ascii="Times New Roman" w:hAnsi="Times New Roman" w:cs="Times New Roman"/>
        </w:rPr>
        <w:t>o</w:t>
      </w:r>
      <w:r w:rsidR="00A93488" w:rsidRPr="002A6193">
        <w:rPr>
          <w:rFonts w:ascii="Times New Roman" w:hAnsi="Times New Roman" w:cs="Times New Roman"/>
        </w:rPr>
        <w:t>] | con li nostri vassalli in simili occorrenze, il che attendendo pre-|gamo il Creatore etc. Nell</w:t>
      </w:r>
      <w:r w:rsidR="00211A7E" w:rsidRPr="002A6193">
        <w:rPr>
          <w:rFonts w:ascii="Times New Roman" w:hAnsi="Times New Roman" w:cs="Times New Roman"/>
        </w:rPr>
        <w:t>’</w:t>
      </w:r>
      <w:r w:rsidR="003D60E0" w:rsidRPr="002A6193">
        <w:rPr>
          <w:rFonts w:ascii="Times New Roman" w:hAnsi="Times New Roman" w:cs="Times New Roman"/>
        </w:rPr>
        <w:t>a</w:t>
      </w:r>
      <w:r w:rsidR="00A93488" w:rsidRPr="002A6193">
        <w:rPr>
          <w:rFonts w:ascii="Times New Roman" w:hAnsi="Times New Roman" w:cs="Times New Roman"/>
        </w:rPr>
        <w:t xml:space="preserve">ssemblea delli Stati </w:t>
      </w:r>
      <w:r w:rsidR="003D60E0" w:rsidRPr="002A6193">
        <w:rPr>
          <w:rFonts w:ascii="Times New Roman" w:hAnsi="Times New Roman" w:cs="Times New Roman"/>
        </w:rPr>
        <w:t>G</w:t>
      </w:r>
      <w:r w:rsidR="00A93488" w:rsidRPr="002A6193">
        <w:rPr>
          <w:rFonts w:ascii="Times New Roman" w:hAnsi="Times New Roman" w:cs="Times New Roman"/>
        </w:rPr>
        <w:t xml:space="preserve">enerali | li 3 di marzo 1618. | </w:t>
      </w:r>
    </w:p>
    <w:p w14:paraId="3B6085FF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010155B7" w14:textId="77777777" w:rsidR="00263CE5" w:rsidRPr="002A6193" w:rsidRDefault="00EB290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6r / </w:t>
      </w:r>
    </w:p>
    <w:p w14:paraId="2B420B4C" w14:textId="77777777" w:rsidR="00263CE5" w:rsidRPr="002A6193" w:rsidRDefault="00CC72F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  <w:i/>
        </w:rPr>
        <w:t>Bianca</w:t>
      </w:r>
    </w:p>
    <w:p w14:paraId="1FB836D5" w14:textId="77777777" w:rsidR="00263CE5" w:rsidRPr="002A6193" w:rsidRDefault="00263CE5">
      <w:pPr>
        <w:pStyle w:val="Testopreformattato"/>
        <w:jc w:val="both"/>
        <w:rPr>
          <w:rFonts w:ascii="Times New Roman" w:hAnsi="Times New Roman" w:cs="Times New Roman"/>
        </w:rPr>
      </w:pPr>
    </w:p>
    <w:p w14:paraId="791C4EA6" w14:textId="47D0C5AF" w:rsidR="00263CE5" w:rsidRPr="002A6193" w:rsidRDefault="00EB290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6v</w:t>
      </w:r>
      <w:r w:rsidR="002A0160" w:rsidRPr="002A6193">
        <w:rPr>
          <w:rFonts w:ascii="Times New Roman" w:hAnsi="Times New Roman" w:cs="Times New Roman"/>
        </w:rPr>
        <w:t>B</w:t>
      </w:r>
      <w:r w:rsidRPr="002A6193">
        <w:rPr>
          <w:rFonts w:ascii="Times New Roman" w:hAnsi="Times New Roman" w:cs="Times New Roman"/>
        </w:rPr>
        <w:t xml:space="preserve"> /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4E022084" w14:textId="77777777" w:rsidR="00263CE5" w:rsidRPr="002A6193" w:rsidRDefault="00EB290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Lettera delli signori Stati per | li mercanti interessati | nella condotta del conte di | Levenstein</w:t>
      </w:r>
      <w:r w:rsidR="003F2243" w:rsidRPr="002A6193">
        <w:rPr>
          <w:rFonts w:ascii="Times New Roman" w:hAnsi="Times New Roman" w:cs="Times New Roman"/>
        </w:rPr>
        <w:t xml:space="preserve"> </w:t>
      </w:r>
      <w:r w:rsidR="00D245CC" w:rsidRPr="002A6193">
        <w:rPr>
          <w:rFonts w:ascii="Times New Roman" w:hAnsi="Times New Roman" w:cs="Times New Roman"/>
        </w:rPr>
        <w:t>|</w:t>
      </w:r>
    </w:p>
    <w:p w14:paraId="42A640E5" w14:textId="77777777" w:rsidR="00CC72FE" w:rsidRPr="002A6193" w:rsidRDefault="002D55FA" w:rsidP="004014CF">
      <w:pPr>
        <w:jc w:val="center"/>
      </w:pPr>
      <w:r w:rsidRPr="002A6193">
        <w:br w:type="page"/>
      </w:r>
      <w:r w:rsidRPr="002A6193">
        <w:lastRenderedPageBreak/>
        <w:t>n. 3</w:t>
      </w:r>
    </w:p>
    <w:p w14:paraId="7F145BF7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4 marzo 1618</w:t>
      </w:r>
      <w:r w:rsidR="00D245CC" w:rsidRPr="002A6193">
        <w:rPr>
          <w:rFonts w:ascii="Times New Roman" w:hAnsi="Times New Roman" w:cs="Times New Roman"/>
        </w:rPr>
        <w:t>, L</w:t>
      </w:r>
      <w:r w:rsidR="00CC72FE" w:rsidRPr="002A6193">
        <w:rPr>
          <w:rFonts w:ascii="Times New Roman" w:hAnsi="Times New Roman" w:cs="Times New Roman"/>
        </w:rPr>
        <w:t>’</w:t>
      </w:r>
      <w:r w:rsidR="00D245CC" w:rsidRPr="002A6193">
        <w:rPr>
          <w:rFonts w:ascii="Times New Roman" w:hAnsi="Times New Roman" w:cs="Times New Roman"/>
        </w:rPr>
        <w:t>Aia</w:t>
      </w:r>
      <w:r w:rsidR="006660C6" w:rsidRPr="002A6193">
        <w:rPr>
          <w:rFonts w:ascii="Times New Roman" w:hAnsi="Times New Roman" w:cs="Times New Roman"/>
        </w:rPr>
        <w:t xml:space="preserve"> (cc. 8r-11v)</w:t>
      </w:r>
    </w:p>
    <w:p w14:paraId="4B191D92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1D905A36" w14:textId="77777777" w:rsidR="00CC72FE" w:rsidRPr="002A6193" w:rsidRDefault="0088328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8r / </w:t>
      </w:r>
    </w:p>
    <w:p w14:paraId="45E179DF" w14:textId="77777777" w:rsidR="00CC72FE" w:rsidRPr="002A6193" w:rsidRDefault="001C784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Replicata</w:t>
      </w:r>
      <w:r w:rsidR="007317A6" w:rsidRPr="002A6193">
        <w:rPr>
          <w:rFonts w:ascii="Times New Roman" w:hAnsi="Times New Roman" w:cs="Times New Roman"/>
        </w:rPr>
        <w:t xml:space="preserve"> |</w:t>
      </w:r>
    </w:p>
    <w:p w14:paraId="760D38F3" w14:textId="77777777" w:rsidR="00CC72FE" w:rsidRPr="002A6193" w:rsidRDefault="001C784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2</w:t>
      </w:r>
      <w:r w:rsidRPr="002A6193">
        <w:rPr>
          <w:rFonts w:ascii="Times New Roman" w:hAnsi="Times New Roman" w:cs="Times New Roman"/>
          <w:vertAlign w:val="superscript"/>
        </w:rPr>
        <w:t>da</w:t>
      </w:r>
      <w:r w:rsidRPr="002A6193">
        <w:rPr>
          <w:rFonts w:ascii="Times New Roman" w:hAnsi="Times New Roman" w:cs="Times New Roman"/>
        </w:rPr>
        <w:t xml:space="preserve"> </w:t>
      </w:r>
      <w:r w:rsidR="007317A6" w:rsidRPr="002A6193">
        <w:rPr>
          <w:rFonts w:ascii="Times New Roman" w:hAnsi="Times New Roman" w:cs="Times New Roman"/>
        </w:rPr>
        <w:t xml:space="preserve">| </w:t>
      </w:r>
    </w:p>
    <w:p w14:paraId="744EB36B" w14:textId="77777777" w:rsidR="00CC72FE" w:rsidRPr="002A6193" w:rsidRDefault="001C784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n° 12</w:t>
      </w:r>
      <w:r w:rsidR="007317A6" w:rsidRPr="002A6193">
        <w:rPr>
          <w:rFonts w:ascii="Times New Roman" w:hAnsi="Times New Roman" w:cs="Times New Roman"/>
        </w:rPr>
        <w:t xml:space="preserve"> | </w:t>
      </w:r>
    </w:p>
    <w:p w14:paraId="0A45F481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38C1AA3E" w14:textId="77777777" w:rsidR="00CC72FE" w:rsidRPr="002A6193" w:rsidRDefault="001C784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Serenissimo Principe</w:t>
      </w:r>
      <w:r w:rsidR="007317A6" w:rsidRPr="002A6193">
        <w:rPr>
          <w:rFonts w:ascii="Times New Roman" w:hAnsi="Times New Roman" w:cs="Times New Roman"/>
        </w:rPr>
        <w:t xml:space="preserve"> | </w:t>
      </w:r>
    </w:p>
    <w:p w14:paraId="78ACDAE5" w14:textId="5CB6C331" w:rsidR="00CC72FE" w:rsidRPr="002A6193" w:rsidRDefault="001C784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spedite le mie lettere de</w:t>
      </w:r>
      <w:r w:rsidR="0031099C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27 del passato fui a visita del signor </w:t>
      </w:r>
      <w:r w:rsidR="007317A6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mbasciator | di Francia. S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iscusò egli meco di non esser stato a vedermi | impedito da certa flussione cataral</w:t>
      </w:r>
      <w:r w:rsidR="00D17897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, dicendomi, che | sarebbe venuto per communicarmi </w:t>
      </w:r>
      <w:r w:rsidR="00481E8C" w:rsidRPr="002A6193">
        <w:rPr>
          <w:rFonts w:ascii="Times New Roman" w:hAnsi="Times New Roman" w:cs="Times New Roman"/>
        </w:rPr>
        <w:t>gl</w:t>
      </w:r>
      <w:r w:rsidR="00211A7E" w:rsidRPr="002A6193">
        <w:rPr>
          <w:rFonts w:ascii="Times New Roman" w:hAnsi="Times New Roman" w:cs="Times New Roman"/>
        </w:rPr>
        <w:t>’</w:t>
      </w:r>
      <w:r w:rsidR="00481E8C" w:rsidRPr="002A6193">
        <w:rPr>
          <w:rFonts w:ascii="Times New Roman" w:hAnsi="Times New Roman" w:cs="Times New Roman"/>
        </w:rPr>
        <w:t>ufficii, che per parte | del suo Re haveva fatti con il signor principe Mauritio</w:t>
      </w:r>
      <w:r w:rsidR="00DF3680" w:rsidRPr="002A6193">
        <w:rPr>
          <w:rFonts w:ascii="Times New Roman" w:hAnsi="Times New Roman" w:cs="Times New Roman"/>
        </w:rPr>
        <w:t xml:space="preserve"> </w:t>
      </w:r>
      <w:r w:rsidR="00481E8C" w:rsidRPr="002A6193">
        <w:rPr>
          <w:rFonts w:ascii="Times New Roman" w:hAnsi="Times New Roman" w:cs="Times New Roman"/>
        </w:rPr>
        <w:t>| et con monsignor Bern</w:t>
      </w:r>
      <w:r w:rsidR="00DF3680" w:rsidRPr="002A6193">
        <w:rPr>
          <w:rFonts w:ascii="Times New Roman" w:hAnsi="Times New Roman" w:cs="Times New Roman"/>
        </w:rPr>
        <w:t>v</w:t>
      </w:r>
      <w:r w:rsidR="00481E8C" w:rsidRPr="002A6193">
        <w:rPr>
          <w:rFonts w:ascii="Times New Roman" w:hAnsi="Times New Roman" w:cs="Times New Roman"/>
        </w:rPr>
        <w:t>el in conformità dell</w:t>
      </w:r>
      <w:r w:rsidR="00211A7E" w:rsidRPr="002A6193">
        <w:rPr>
          <w:rFonts w:ascii="Times New Roman" w:hAnsi="Times New Roman" w:cs="Times New Roman"/>
        </w:rPr>
        <w:t>’</w:t>
      </w:r>
      <w:r w:rsidR="00481E8C" w:rsidRPr="002A6193">
        <w:rPr>
          <w:rFonts w:ascii="Times New Roman" w:hAnsi="Times New Roman" w:cs="Times New Roman"/>
        </w:rPr>
        <w:t xml:space="preserve">instanza fatta | alla </w:t>
      </w:r>
      <w:r w:rsidR="00DF3680" w:rsidRPr="002A6193">
        <w:rPr>
          <w:rFonts w:ascii="Times New Roman" w:hAnsi="Times New Roman" w:cs="Times New Roman"/>
        </w:rPr>
        <w:t>M</w:t>
      </w:r>
      <w:r w:rsidR="00481E8C" w:rsidRPr="002A6193">
        <w:rPr>
          <w:rFonts w:ascii="Times New Roman" w:hAnsi="Times New Roman" w:cs="Times New Roman"/>
        </w:rPr>
        <w:t>aestà sua dall</w:t>
      </w:r>
      <w:r w:rsidR="00211A7E" w:rsidRPr="002A6193">
        <w:rPr>
          <w:rFonts w:ascii="Times New Roman" w:hAnsi="Times New Roman" w:cs="Times New Roman"/>
        </w:rPr>
        <w:t>’</w:t>
      </w:r>
      <w:r w:rsidR="00481E8C" w:rsidRPr="002A6193">
        <w:rPr>
          <w:rFonts w:ascii="Times New Roman" w:hAnsi="Times New Roman" w:cs="Times New Roman"/>
        </w:rPr>
        <w:t>eccellentissimo signor ambasciator Contarini che risiede appresso | di lei perché si dovesse haver riguardo, che lo Spagnolo | per qualche via indiretta non facesse preparatione de</w:t>
      </w:r>
      <w:r w:rsidR="00211A7E" w:rsidRPr="002A6193">
        <w:rPr>
          <w:rFonts w:ascii="Times New Roman" w:hAnsi="Times New Roman" w:cs="Times New Roman"/>
        </w:rPr>
        <w:t>’</w:t>
      </w:r>
      <w:r w:rsidR="00481E8C" w:rsidRPr="002A6193">
        <w:rPr>
          <w:rFonts w:ascii="Times New Roman" w:hAnsi="Times New Roman" w:cs="Times New Roman"/>
        </w:rPr>
        <w:t xml:space="preserve"> | vasselli in questi paesi per valersene contra il servitio della | serenissima Republica, et che nell</w:t>
      </w:r>
      <w:r w:rsidR="00211A7E" w:rsidRPr="002A6193">
        <w:rPr>
          <w:rFonts w:ascii="Times New Roman" w:hAnsi="Times New Roman" w:cs="Times New Roman"/>
        </w:rPr>
        <w:t>’</w:t>
      </w:r>
      <w:r w:rsidR="00481E8C" w:rsidRPr="002A6193">
        <w:rPr>
          <w:rFonts w:ascii="Times New Roman" w:hAnsi="Times New Roman" w:cs="Times New Roman"/>
        </w:rPr>
        <w:t>uno, et nell</w:t>
      </w:r>
      <w:r w:rsidR="00211A7E" w:rsidRPr="002A6193">
        <w:rPr>
          <w:rFonts w:ascii="Times New Roman" w:hAnsi="Times New Roman" w:cs="Times New Roman"/>
        </w:rPr>
        <w:t>’</w:t>
      </w:r>
      <w:r w:rsidR="00481E8C" w:rsidRPr="002A6193">
        <w:rPr>
          <w:rFonts w:ascii="Times New Roman" w:hAnsi="Times New Roman" w:cs="Times New Roman"/>
        </w:rPr>
        <w:t>altro haveva</w:t>
      </w:r>
      <w:r w:rsidR="00DF3680" w:rsidRPr="002A6193">
        <w:rPr>
          <w:rFonts w:ascii="Times New Roman" w:hAnsi="Times New Roman" w:cs="Times New Roman"/>
        </w:rPr>
        <w:t xml:space="preserve"> |</w:t>
      </w:r>
      <w:r w:rsidR="00481E8C" w:rsidRPr="002A6193">
        <w:rPr>
          <w:rFonts w:ascii="Times New Roman" w:hAnsi="Times New Roman" w:cs="Times New Roman"/>
        </w:rPr>
        <w:t xml:space="preserve"> trovata buona dispositione, et nel signor Bern</w:t>
      </w:r>
      <w:r w:rsidR="00DF3680" w:rsidRPr="002A6193">
        <w:rPr>
          <w:rFonts w:ascii="Times New Roman" w:hAnsi="Times New Roman" w:cs="Times New Roman"/>
        </w:rPr>
        <w:t>v</w:t>
      </w:r>
      <w:r w:rsidR="00481E8C" w:rsidRPr="002A6193">
        <w:rPr>
          <w:rFonts w:ascii="Times New Roman" w:hAnsi="Times New Roman" w:cs="Times New Roman"/>
        </w:rPr>
        <w:t>el | risposta molto pronta, che questi signori haverebbono | fatto quanto havessero potuto; ma haveva aggiunto | temere, che mal commodamente si potesse oviare alle | inventioni, che sano trovar Spagnoli, et ch</w:t>
      </w:r>
      <w:r w:rsidR="00211A7E" w:rsidRPr="002A6193">
        <w:rPr>
          <w:rFonts w:ascii="Times New Roman" w:hAnsi="Times New Roman" w:cs="Times New Roman"/>
        </w:rPr>
        <w:t>’</w:t>
      </w:r>
      <w:r w:rsidR="00481E8C" w:rsidRPr="002A6193">
        <w:rPr>
          <w:rFonts w:ascii="Times New Roman" w:hAnsi="Times New Roman" w:cs="Times New Roman"/>
        </w:rPr>
        <w:t>egli have-|va replicato, che la cosa si poteva facilmente vietare | mentre vi fosse un ordine generale, che chi noleggiasse | vasselli, o li vendesse lo facessero con sicurtà assicurandosi | delle persone con le quali contrattassero</w:t>
      </w:r>
      <w:r w:rsidR="000E7A75" w:rsidRPr="002A6193">
        <w:rPr>
          <w:rStyle w:val="FootnoteReference"/>
          <w:rFonts w:ascii="Times New Roman" w:hAnsi="Times New Roman" w:cs="Times New Roman"/>
        </w:rPr>
        <w:footnoteReference w:id="22"/>
      </w:r>
      <w:r w:rsidR="00481E8C" w:rsidRPr="002A6193">
        <w:rPr>
          <w:rFonts w:ascii="Times New Roman" w:hAnsi="Times New Roman" w:cs="Times New Roman"/>
        </w:rPr>
        <w:t>, et mi aggiunse, | che come haveva essequito pontualmente l</w:t>
      </w:r>
      <w:r w:rsidR="00211A7E" w:rsidRPr="002A6193">
        <w:rPr>
          <w:rFonts w:ascii="Times New Roman" w:hAnsi="Times New Roman" w:cs="Times New Roman"/>
        </w:rPr>
        <w:t>’</w:t>
      </w:r>
      <w:r w:rsidR="00481E8C" w:rsidRPr="002A6193">
        <w:rPr>
          <w:rFonts w:ascii="Times New Roman" w:hAnsi="Times New Roman" w:cs="Times New Roman"/>
        </w:rPr>
        <w:t>ordine del Re così non haverebbe mancato nel più, che | occorresse di adoperarsi in servitio della serenissima Republica. | Io con ufficio abundante lo ringratia</w:t>
      </w:r>
      <w:r w:rsidR="00DF3680" w:rsidRPr="002A6193">
        <w:rPr>
          <w:rFonts w:ascii="Times New Roman" w:hAnsi="Times New Roman" w:cs="Times New Roman"/>
        </w:rPr>
        <w:t>i</w:t>
      </w:r>
      <w:r w:rsidR="00481E8C" w:rsidRPr="002A6193">
        <w:rPr>
          <w:rFonts w:ascii="Times New Roman" w:hAnsi="Times New Roman" w:cs="Times New Roman"/>
        </w:rPr>
        <w:t xml:space="preserve"> dando | segno di aggradir ciò, che haveva fatto, et che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1A56833F" w14:textId="77777777" w:rsidR="00CC72FE" w:rsidRPr="002A6193" w:rsidRDefault="0088328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8v / </w:t>
      </w:r>
    </w:p>
    <w:p w14:paraId="03F5CBB3" w14:textId="77777777" w:rsidR="00CC72FE" w:rsidRPr="002A6193" w:rsidRDefault="00AF03B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mi rallegravo di haver in questo negotio anco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assistenza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Eccellenza [sua]</w:t>
      </w:r>
      <w:r w:rsidR="00E260BD" w:rsidRPr="002A6193">
        <w:rPr>
          <w:rStyle w:val="FootnoteReference"/>
          <w:rFonts w:ascii="Times New Roman" w:hAnsi="Times New Roman" w:cs="Times New Roman"/>
        </w:rPr>
        <w:footnoteReference w:id="23"/>
      </w:r>
      <w:r w:rsidRPr="002A6193">
        <w:rPr>
          <w:rFonts w:ascii="Times New Roman" w:hAnsi="Times New Roman" w:cs="Times New Roman"/>
        </w:rPr>
        <w:t xml:space="preserve"> | per caminar al segno, che deve esser desiderato dalla co</w:t>
      </w:r>
      <w:r w:rsidR="00E260BD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Francia perché non habbino li Spagnoli a servirsi delle armi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propri</w:t>
      </w:r>
      <w:r w:rsidR="00E260BD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 xml:space="preserve"> amici in pregiudicio di quel</w:t>
      </w:r>
      <w:r w:rsidR="00D17897" w:rsidRPr="002A6193">
        <w:rPr>
          <w:rStyle w:val="FootnoteReference"/>
          <w:rFonts w:ascii="Times New Roman" w:hAnsi="Times New Roman" w:cs="Times New Roman"/>
        </w:rPr>
        <w:footnoteReference w:id="24"/>
      </w:r>
      <w:r w:rsidRPr="002A6193">
        <w:rPr>
          <w:rFonts w:ascii="Times New Roman" w:hAnsi="Times New Roman" w:cs="Times New Roman"/>
        </w:rPr>
        <w:t xml:space="preserve"> serenissimo</w:t>
      </w:r>
      <w:r w:rsidR="00D17897" w:rsidRPr="002A6193">
        <w:rPr>
          <w:rStyle w:val="FootnoteReference"/>
          <w:rFonts w:ascii="Times New Roman" w:hAnsi="Times New Roman" w:cs="Times New Roman"/>
        </w:rPr>
        <w:footnoteReference w:id="25"/>
      </w:r>
      <w:r w:rsidRPr="002A6193">
        <w:rPr>
          <w:rFonts w:ascii="Times New Roman" w:hAnsi="Times New Roman" w:cs="Times New Roman"/>
        </w:rPr>
        <w:t xml:space="preserve"> </w:t>
      </w:r>
      <w:r w:rsidR="00605696" w:rsidRPr="002A6193">
        <w:rPr>
          <w:rFonts w:ascii="Times New Roman" w:hAnsi="Times New Roman" w:cs="Times New Roman"/>
        </w:rPr>
        <w:t>D</w:t>
      </w:r>
      <w:r w:rsidRPr="002A6193">
        <w:rPr>
          <w:rFonts w:ascii="Times New Roman" w:hAnsi="Times New Roman" w:cs="Times New Roman"/>
        </w:rPr>
        <w:t>o[</w:t>
      </w:r>
      <w:r w:rsidR="00605696" w:rsidRPr="002A6193">
        <w:rPr>
          <w:rFonts w:ascii="Times New Roman" w:hAnsi="Times New Roman" w:cs="Times New Roman"/>
        </w:rPr>
        <w:t>minio.</w:t>
      </w:r>
      <w:r w:rsidRPr="002A6193">
        <w:rPr>
          <w:rFonts w:ascii="Times New Roman" w:hAnsi="Times New Roman" w:cs="Times New Roman"/>
        </w:rPr>
        <w:t xml:space="preserve">] | Continuarò </w:t>
      </w:r>
      <w:r w:rsidR="00216941" w:rsidRPr="002A6193">
        <w:rPr>
          <w:rFonts w:ascii="Times New Roman" w:hAnsi="Times New Roman" w:cs="Times New Roman"/>
        </w:rPr>
        <w:t>ad usar quei termini, che sin qui ho mostrati d[</w:t>
      </w:r>
      <w:r w:rsidR="007336BB" w:rsidRPr="002A6193">
        <w:rPr>
          <w:rFonts w:ascii="Times New Roman" w:hAnsi="Times New Roman" w:cs="Times New Roman"/>
        </w:rPr>
        <w:t>…</w:t>
      </w:r>
      <w:r w:rsidR="00216941" w:rsidRPr="002A6193">
        <w:rPr>
          <w:rFonts w:ascii="Times New Roman" w:hAnsi="Times New Roman" w:cs="Times New Roman"/>
        </w:rPr>
        <w:t xml:space="preserve">] | con questo </w:t>
      </w:r>
      <w:r w:rsidR="00605696" w:rsidRPr="002A6193">
        <w:rPr>
          <w:rFonts w:ascii="Times New Roman" w:hAnsi="Times New Roman" w:cs="Times New Roman"/>
        </w:rPr>
        <w:t>M</w:t>
      </w:r>
      <w:r w:rsidR="00216941" w:rsidRPr="002A6193">
        <w:rPr>
          <w:rFonts w:ascii="Times New Roman" w:hAnsi="Times New Roman" w:cs="Times New Roman"/>
        </w:rPr>
        <w:t>inistro non tralasciando ufficio, che mi parerà [</w:t>
      </w:r>
      <w:r w:rsidR="007336BB" w:rsidRPr="002A6193">
        <w:rPr>
          <w:rFonts w:ascii="Times New Roman" w:hAnsi="Times New Roman" w:cs="Times New Roman"/>
        </w:rPr>
        <w:t>…</w:t>
      </w:r>
      <w:r w:rsidR="00216941" w:rsidRPr="002A6193">
        <w:rPr>
          <w:rFonts w:ascii="Times New Roman" w:hAnsi="Times New Roman" w:cs="Times New Roman"/>
        </w:rPr>
        <w:t>] | giovare al servitio della serenissim</w:t>
      </w:r>
      <w:r w:rsidR="00D17897" w:rsidRPr="002A6193">
        <w:rPr>
          <w:rFonts w:ascii="Times New Roman" w:hAnsi="Times New Roman" w:cs="Times New Roman"/>
        </w:rPr>
        <w:t>a</w:t>
      </w:r>
      <w:r w:rsidR="00216941" w:rsidRPr="002A6193">
        <w:rPr>
          <w:rFonts w:ascii="Times New Roman" w:hAnsi="Times New Roman" w:cs="Times New Roman"/>
        </w:rPr>
        <w:t xml:space="preserve"> Republica. | </w:t>
      </w:r>
    </w:p>
    <w:p w14:paraId="07945445" w14:textId="77777777" w:rsidR="00CC72FE" w:rsidRPr="002A6193" w:rsidRDefault="00216941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Mi addimandò egli poi come faceva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eccellentissimo signor </w:t>
      </w:r>
      <w:r w:rsidR="006B3DFF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 xml:space="preserve">mbasciator in Inghilterra </w:t>
      </w:r>
      <w:r w:rsidR="009607CD" w:rsidRPr="002A6193">
        <w:rPr>
          <w:rFonts w:ascii="Times New Roman" w:hAnsi="Times New Roman" w:cs="Times New Roman"/>
        </w:rPr>
        <w:t xml:space="preserve">nella | preparatione dei vasselli, et se trovava prontezza </w:t>
      </w:r>
      <w:r w:rsidR="00F65B5B" w:rsidRPr="002A6193">
        <w:rPr>
          <w:rFonts w:ascii="Times New Roman" w:hAnsi="Times New Roman" w:cs="Times New Roman"/>
        </w:rPr>
        <w:t>i</w:t>
      </w:r>
      <w:r w:rsidR="009607CD" w:rsidRPr="002A6193">
        <w:rPr>
          <w:rFonts w:ascii="Times New Roman" w:hAnsi="Times New Roman" w:cs="Times New Roman"/>
        </w:rPr>
        <w:t xml:space="preserve">o risposi, | che non havevo inteso altrimenti se non che da sua </w:t>
      </w:r>
      <w:r w:rsidR="006B3DFF" w:rsidRPr="002A6193">
        <w:rPr>
          <w:rFonts w:ascii="Times New Roman" w:hAnsi="Times New Roman" w:cs="Times New Roman"/>
        </w:rPr>
        <w:t>M</w:t>
      </w:r>
      <w:r w:rsidR="009607CD" w:rsidRPr="002A6193">
        <w:rPr>
          <w:rFonts w:ascii="Times New Roman" w:hAnsi="Times New Roman" w:cs="Times New Roman"/>
        </w:rPr>
        <w:t>aestà riceveva og[</w:t>
      </w:r>
      <w:r w:rsidR="006B3DFF" w:rsidRPr="002A6193">
        <w:rPr>
          <w:rFonts w:ascii="Times New Roman" w:hAnsi="Times New Roman" w:cs="Times New Roman"/>
        </w:rPr>
        <w:t>n</w:t>
      </w:r>
      <w:r w:rsidR="009607CD" w:rsidRPr="002A6193">
        <w:rPr>
          <w:rFonts w:ascii="Times New Roman" w:hAnsi="Times New Roman" w:cs="Times New Roman"/>
        </w:rPr>
        <w:t>i] | favore; soggiunse a me non pare, che sia così effettivamente [</w:t>
      </w:r>
      <w:r w:rsidR="007336BB" w:rsidRPr="002A6193">
        <w:rPr>
          <w:rFonts w:ascii="Times New Roman" w:hAnsi="Times New Roman" w:cs="Times New Roman"/>
        </w:rPr>
        <w:t>…</w:t>
      </w:r>
      <w:r w:rsidR="009607CD" w:rsidRPr="002A6193">
        <w:rPr>
          <w:rFonts w:ascii="Times New Roman" w:hAnsi="Times New Roman" w:cs="Times New Roman"/>
        </w:rPr>
        <w:t>] | si cavò di scarsella una lettera, che li scriveva l</w:t>
      </w:r>
      <w:r w:rsidR="00211A7E" w:rsidRPr="002A6193">
        <w:rPr>
          <w:rFonts w:ascii="Times New Roman" w:hAnsi="Times New Roman" w:cs="Times New Roman"/>
        </w:rPr>
        <w:t>’</w:t>
      </w:r>
      <w:r w:rsidR="009607CD" w:rsidRPr="002A6193">
        <w:rPr>
          <w:rFonts w:ascii="Times New Roman" w:hAnsi="Times New Roman" w:cs="Times New Roman"/>
        </w:rPr>
        <w:t xml:space="preserve">ambasciator di | sua </w:t>
      </w:r>
      <w:r w:rsidR="006B3DFF" w:rsidRPr="002A6193">
        <w:rPr>
          <w:rFonts w:ascii="Times New Roman" w:hAnsi="Times New Roman" w:cs="Times New Roman"/>
        </w:rPr>
        <w:t>M</w:t>
      </w:r>
      <w:r w:rsidR="009607CD" w:rsidRPr="002A6193">
        <w:rPr>
          <w:rFonts w:ascii="Times New Roman" w:hAnsi="Times New Roman" w:cs="Times New Roman"/>
        </w:rPr>
        <w:t>aestà christianissima da quella corte, nella quale da con[</w:t>
      </w:r>
      <w:r w:rsidR="007336BB" w:rsidRPr="002A6193">
        <w:rPr>
          <w:rFonts w:ascii="Times New Roman" w:hAnsi="Times New Roman" w:cs="Times New Roman"/>
        </w:rPr>
        <w:t>…</w:t>
      </w:r>
      <w:r w:rsidR="009607CD" w:rsidRPr="002A6193">
        <w:rPr>
          <w:rFonts w:ascii="Times New Roman" w:hAnsi="Times New Roman" w:cs="Times New Roman"/>
        </w:rPr>
        <w:t>] | esser l</w:t>
      </w:r>
      <w:r w:rsidR="00211A7E" w:rsidRPr="002A6193">
        <w:rPr>
          <w:rFonts w:ascii="Times New Roman" w:hAnsi="Times New Roman" w:cs="Times New Roman"/>
        </w:rPr>
        <w:t>’</w:t>
      </w:r>
      <w:r w:rsidR="009607CD" w:rsidRPr="002A6193">
        <w:rPr>
          <w:rFonts w:ascii="Times New Roman" w:hAnsi="Times New Roman" w:cs="Times New Roman"/>
        </w:rPr>
        <w:t>eccellentissimo Contarini in non poca pena per non poter haver quell</w:t>
      </w:r>
      <w:r w:rsidR="00211A7E" w:rsidRPr="002A6193">
        <w:rPr>
          <w:rFonts w:ascii="Times New Roman" w:hAnsi="Times New Roman" w:cs="Times New Roman"/>
        </w:rPr>
        <w:t>’</w:t>
      </w:r>
      <w:r w:rsidR="009607CD" w:rsidRPr="002A6193">
        <w:rPr>
          <w:rFonts w:ascii="Times New Roman" w:hAnsi="Times New Roman" w:cs="Times New Roman"/>
        </w:rPr>
        <w:t>|assistenza, che la qualità dei tempi ricercava, et molto | meno dichiaratione per la Republica et per il duca di Savoia tocc[</w:t>
      </w:r>
      <w:r w:rsidR="007336BB" w:rsidRPr="002A6193">
        <w:rPr>
          <w:rFonts w:ascii="Times New Roman" w:hAnsi="Times New Roman" w:cs="Times New Roman"/>
        </w:rPr>
        <w:t>…</w:t>
      </w:r>
      <w:r w:rsidR="00CD4465" w:rsidRPr="002A6193">
        <w:rPr>
          <w:rFonts w:ascii="Times New Roman" w:hAnsi="Times New Roman" w:cs="Times New Roman"/>
        </w:rPr>
        <w:t>]</w:t>
      </w:r>
      <w:r w:rsidR="006B3DFF" w:rsidRPr="002A6193">
        <w:rPr>
          <w:rFonts w:ascii="Times New Roman" w:hAnsi="Times New Roman" w:cs="Times New Roman"/>
        </w:rPr>
        <w:t xml:space="preserve"> </w:t>
      </w:r>
      <w:r w:rsidR="009607CD" w:rsidRPr="002A6193">
        <w:rPr>
          <w:rFonts w:ascii="Times New Roman" w:hAnsi="Times New Roman" w:cs="Times New Roman"/>
        </w:rPr>
        <w:t>| la corrutione spagnola esser il freno ad ogni buon effett[o] | et che malamente si può l</w:t>
      </w:r>
      <w:r w:rsidR="00211A7E" w:rsidRPr="002A6193">
        <w:rPr>
          <w:rFonts w:ascii="Times New Roman" w:hAnsi="Times New Roman" w:cs="Times New Roman"/>
        </w:rPr>
        <w:t>’</w:t>
      </w:r>
      <w:r w:rsidR="009607CD" w:rsidRPr="002A6193">
        <w:rPr>
          <w:rFonts w:ascii="Times New Roman" w:hAnsi="Times New Roman" w:cs="Times New Roman"/>
        </w:rPr>
        <w:t>huomo prometter cosa che vaglia da qu</w:t>
      </w:r>
      <w:r w:rsidR="006B3DFF" w:rsidRPr="002A6193">
        <w:rPr>
          <w:rFonts w:ascii="Times New Roman" w:hAnsi="Times New Roman" w:cs="Times New Roman"/>
        </w:rPr>
        <w:t>e</w:t>
      </w:r>
      <w:r w:rsidR="009607CD" w:rsidRPr="002A6193">
        <w:rPr>
          <w:rFonts w:ascii="Times New Roman" w:hAnsi="Times New Roman" w:cs="Times New Roman"/>
        </w:rPr>
        <w:t xml:space="preserve">[lla] | parte. | </w:t>
      </w:r>
    </w:p>
    <w:p w14:paraId="60717E0E" w14:textId="77777777" w:rsidR="00CC72FE" w:rsidRPr="002A6193" w:rsidRDefault="005332F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Essagerò poi meco, et chiamò imprudente consiglio non essersi chia[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al baletto del signor principe di Gaula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ambasciator di sua </w:t>
      </w:r>
      <w:r w:rsidR="006B3DFF" w:rsidRPr="002A6193">
        <w:rPr>
          <w:rFonts w:ascii="Times New Roman" w:hAnsi="Times New Roman" w:cs="Times New Roman"/>
        </w:rPr>
        <w:t>M</w:t>
      </w:r>
      <w:r w:rsidRPr="002A6193">
        <w:rPr>
          <w:rFonts w:ascii="Times New Roman" w:hAnsi="Times New Roman" w:cs="Times New Roman"/>
        </w:rPr>
        <w:t xml:space="preserve">aestà christianissima | non volendosi uscire in quella corte a disuguaglianza di grado | ma voler che sua </w:t>
      </w:r>
      <w:r w:rsidR="006B3DFF" w:rsidRPr="002A6193">
        <w:rPr>
          <w:rFonts w:ascii="Times New Roman" w:hAnsi="Times New Roman" w:cs="Times New Roman"/>
        </w:rPr>
        <w:t>M</w:t>
      </w:r>
      <w:r w:rsidRPr="002A6193">
        <w:rPr>
          <w:rFonts w:ascii="Times New Roman" w:hAnsi="Times New Roman" w:cs="Times New Roman"/>
        </w:rPr>
        <w:t xml:space="preserve">aestà stia in parità con quella di Spagna | et ben mi avidi dalle parole di questo </w:t>
      </w:r>
      <w:r w:rsidR="006B3DFF" w:rsidRPr="002A6193">
        <w:rPr>
          <w:rFonts w:ascii="Times New Roman" w:hAnsi="Times New Roman" w:cs="Times New Roman"/>
        </w:rPr>
        <w:t>M</w:t>
      </w:r>
      <w:r w:rsidRPr="002A6193">
        <w:rPr>
          <w:rFonts w:ascii="Times New Roman" w:hAnsi="Times New Roman" w:cs="Times New Roman"/>
        </w:rPr>
        <w:t xml:space="preserve">inistro che Francesi non | sono affatto ben contenti delli Inglesi. | </w:t>
      </w:r>
    </w:p>
    <w:p w14:paraId="7CFDD89E" w14:textId="77777777" w:rsidR="00CC72FE" w:rsidRPr="002A6193" w:rsidRDefault="0088328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9r / </w:t>
      </w:r>
    </w:p>
    <w:p w14:paraId="316C1711" w14:textId="77777777" w:rsidR="00CC72FE" w:rsidRPr="002A6193" w:rsidRDefault="00EA15C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Doppo le publicationi fatte sparger da</w:t>
      </w:r>
      <w:r w:rsidR="0031099C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Spagnoli di andar ad una | impresa contra Turchi si è sparsa anco un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altra novella, che | vogliono assalir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isola di Candia per saccheggiare, et deguastare, | quando non possino far maggior acquisto. Ciò anco mi serve per | mostrar, che la fede dello Spagnolo </w:t>
      </w:r>
      <w:r w:rsidRPr="002A6193">
        <w:rPr>
          <w:rFonts w:ascii="Times New Roman" w:hAnsi="Times New Roman" w:cs="Times New Roman"/>
        </w:rPr>
        <w:lastRenderedPageBreak/>
        <w:t>nell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ingannare è la più sincera | </w:t>
      </w:r>
      <w:r w:rsidR="00C50110" w:rsidRPr="002A6193">
        <w:rPr>
          <w:rFonts w:ascii="Times New Roman" w:hAnsi="Times New Roman" w:cs="Times New Roman"/>
        </w:rPr>
        <w:t>onde quanto più vi erano sospetti di mille pensieri di machinar | contra lo stato della serenissima Republica, tanto maggiormente doveva esser | riguardato, che non si avanzi l</w:t>
      </w:r>
      <w:r w:rsidR="00211A7E" w:rsidRPr="002A6193">
        <w:rPr>
          <w:rFonts w:ascii="Times New Roman" w:hAnsi="Times New Roman" w:cs="Times New Roman"/>
        </w:rPr>
        <w:t>’</w:t>
      </w:r>
      <w:r w:rsidR="00C50110" w:rsidRPr="002A6193">
        <w:rPr>
          <w:rFonts w:ascii="Times New Roman" w:hAnsi="Times New Roman" w:cs="Times New Roman"/>
        </w:rPr>
        <w:t>ardire, et con l</w:t>
      </w:r>
      <w:r w:rsidR="00211A7E" w:rsidRPr="002A6193">
        <w:rPr>
          <w:rFonts w:ascii="Times New Roman" w:hAnsi="Times New Roman" w:cs="Times New Roman"/>
        </w:rPr>
        <w:t>’</w:t>
      </w:r>
      <w:r w:rsidR="00C50110" w:rsidRPr="002A6193">
        <w:rPr>
          <w:rFonts w:ascii="Times New Roman" w:hAnsi="Times New Roman" w:cs="Times New Roman"/>
        </w:rPr>
        <w:t>ardire il pregiu-|dicio a sua Serenità. Et a questo proposito non lascierò di aggiunger ad | ogni buon fine alla Serenità vostra, che ho inteso esser stato alli giorni passati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26"/>
      </w:r>
      <w:r w:rsidR="00C50110" w:rsidRPr="002A6193">
        <w:rPr>
          <w:rFonts w:ascii="Times New Roman" w:hAnsi="Times New Roman" w:cs="Times New Roman"/>
        </w:rPr>
        <w:t xml:space="preserve"> alla corte dello Imperatore quel tale, ch</w:t>
      </w:r>
      <w:r w:rsidR="00211A7E" w:rsidRPr="002A6193">
        <w:rPr>
          <w:rFonts w:ascii="Times New Roman" w:hAnsi="Times New Roman" w:cs="Times New Roman"/>
        </w:rPr>
        <w:t>’</w:t>
      </w:r>
      <w:r w:rsidR="00C50110" w:rsidRPr="002A6193">
        <w:rPr>
          <w:rFonts w:ascii="Times New Roman" w:hAnsi="Times New Roman" w:cs="Times New Roman"/>
        </w:rPr>
        <w:t xml:space="preserve">ella altre volte haverà inteso | farsi nominar fratello del </w:t>
      </w:r>
      <w:r w:rsidR="008668B8" w:rsidRPr="002A6193">
        <w:rPr>
          <w:rFonts w:ascii="Times New Roman" w:hAnsi="Times New Roman" w:cs="Times New Roman"/>
        </w:rPr>
        <w:t>g</w:t>
      </w:r>
      <w:r w:rsidR="00C50110" w:rsidRPr="002A6193">
        <w:rPr>
          <w:rFonts w:ascii="Times New Roman" w:hAnsi="Times New Roman" w:cs="Times New Roman"/>
        </w:rPr>
        <w:t>ran</w:t>
      </w:r>
      <w:r w:rsidR="008668B8" w:rsidRPr="002A6193">
        <w:rPr>
          <w:rFonts w:ascii="Times New Roman" w:hAnsi="Times New Roman" w:cs="Times New Roman"/>
        </w:rPr>
        <w:t xml:space="preserve"> </w:t>
      </w:r>
      <w:r w:rsidR="00C50110" w:rsidRPr="002A6193">
        <w:rPr>
          <w:rFonts w:ascii="Times New Roman" w:hAnsi="Times New Roman" w:cs="Times New Roman"/>
        </w:rPr>
        <w:t>signore</w:t>
      </w:r>
      <w:r w:rsidR="007369D3" w:rsidRPr="002A6193">
        <w:rPr>
          <w:rFonts w:ascii="Times New Roman" w:hAnsi="Times New Roman" w:cs="Times New Roman"/>
        </w:rPr>
        <w:t>, et che ultimamente di là | ha passato a Gratz, disegnando Spagnoli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27"/>
      </w:r>
      <w:r w:rsidR="00C50110" w:rsidRPr="002A6193">
        <w:rPr>
          <w:rFonts w:ascii="Times New Roman" w:hAnsi="Times New Roman" w:cs="Times New Roman"/>
        </w:rPr>
        <w:t xml:space="preserve"> </w:t>
      </w:r>
      <w:r w:rsidR="007369D3" w:rsidRPr="002A6193">
        <w:rPr>
          <w:rFonts w:ascii="Times New Roman" w:hAnsi="Times New Roman" w:cs="Times New Roman"/>
        </w:rPr>
        <w:t>valersi dell</w:t>
      </w:r>
      <w:r w:rsidR="00211A7E" w:rsidRPr="002A6193">
        <w:rPr>
          <w:rFonts w:ascii="Times New Roman" w:hAnsi="Times New Roman" w:cs="Times New Roman"/>
        </w:rPr>
        <w:t>’</w:t>
      </w:r>
      <w:r w:rsidR="007369D3" w:rsidRPr="002A6193">
        <w:rPr>
          <w:rFonts w:ascii="Times New Roman" w:hAnsi="Times New Roman" w:cs="Times New Roman"/>
        </w:rPr>
        <w:t xml:space="preserve">ombra </w:t>
      </w:r>
      <w:r w:rsidR="008668B8" w:rsidRPr="002A6193">
        <w:rPr>
          <w:rFonts w:ascii="Times New Roman" w:hAnsi="Times New Roman" w:cs="Times New Roman"/>
        </w:rPr>
        <w:t xml:space="preserve">| </w:t>
      </w:r>
      <w:r w:rsidR="007369D3" w:rsidRPr="002A6193">
        <w:rPr>
          <w:rFonts w:ascii="Times New Roman" w:hAnsi="Times New Roman" w:cs="Times New Roman"/>
        </w:rPr>
        <w:t xml:space="preserve">di lui per far qualche intrapresa nel </w:t>
      </w:r>
      <w:r w:rsidR="009154D5" w:rsidRPr="002A6193">
        <w:rPr>
          <w:rFonts w:ascii="Times New Roman" w:hAnsi="Times New Roman" w:cs="Times New Roman"/>
        </w:rPr>
        <w:t>P</w:t>
      </w:r>
      <w:r w:rsidR="007369D3" w:rsidRPr="002A6193">
        <w:rPr>
          <w:rFonts w:ascii="Times New Roman" w:hAnsi="Times New Roman" w:cs="Times New Roman"/>
        </w:rPr>
        <w:t xml:space="preserve">aese turchesco, che | rispondi nel </w:t>
      </w:r>
      <w:r w:rsidR="00102D9F" w:rsidRPr="002A6193">
        <w:rPr>
          <w:rFonts w:ascii="Times New Roman" w:hAnsi="Times New Roman" w:cs="Times New Roman"/>
        </w:rPr>
        <w:t>g</w:t>
      </w:r>
      <w:r w:rsidR="007369D3" w:rsidRPr="002A6193">
        <w:rPr>
          <w:rFonts w:ascii="Times New Roman" w:hAnsi="Times New Roman" w:cs="Times New Roman"/>
        </w:rPr>
        <w:t xml:space="preserve">olfo, ove essi Spagnoli hanno particolar mira di | metter piedi per li suoi fini. Ciò mi viene affermato esser | scritto di Praga; ma la Serenità vostra ne deve haver più certa cognitione. | </w:t>
      </w:r>
    </w:p>
    <w:p w14:paraId="1ABDAFC9" w14:textId="77777777" w:rsidR="00CC72FE" w:rsidRPr="002A6193" w:rsidRDefault="007369D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La voce continua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armar li dodici vasselli contra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28"/>
      </w:r>
      <w:r w:rsidRPr="002A6193">
        <w:rPr>
          <w:rFonts w:ascii="Times New Roman" w:hAnsi="Times New Roman" w:cs="Times New Roman"/>
        </w:rPr>
        <w:t xml:space="preserve"> li pirati. La | dichiaratione </w:t>
      </w:r>
      <w:r w:rsidR="003C6121" w:rsidRPr="002A6193">
        <w:rPr>
          <w:rFonts w:ascii="Times New Roman" w:hAnsi="Times New Roman" w:cs="Times New Roman"/>
        </w:rPr>
        <w:t>di alcuni capitani già fu fatta; ma quanto al c</w:t>
      </w:r>
      <w:r w:rsidR="00C4554E" w:rsidRPr="002A6193">
        <w:rPr>
          <w:rFonts w:ascii="Times New Roman" w:hAnsi="Times New Roman" w:cs="Times New Roman"/>
        </w:rPr>
        <w:t>onc</w:t>
      </w:r>
      <w:r w:rsidR="003C6121" w:rsidRPr="002A6193">
        <w:rPr>
          <w:rFonts w:ascii="Times New Roman" w:hAnsi="Times New Roman" w:cs="Times New Roman"/>
        </w:rPr>
        <w:t>etto | discorso da quelli dell</w:t>
      </w:r>
      <w:r w:rsidR="00211A7E" w:rsidRPr="002A6193">
        <w:rPr>
          <w:rFonts w:ascii="Times New Roman" w:hAnsi="Times New Roman" w:cs="Times New Roman"/>
        </w:rPr>
        <w:t>’</w:t>
      </w:r>
      <w:r w:rsidR="003C6121" w:rsidRPr="002A6193">
        <w:rPr>
          <w:rFonts w:ascii="Times New Roman" w:hAnsi="Times New Roman" w:cs="Times New Roman"/>
        </w:rPr>
        <w:t xml:space="preserve">Amiralità, che questi habbino a caminar | uniti con quelli di vostra Serenità non se ne sente dir alcuna cosa. Starò | avvertito a quello che seguirà. | </w:t>
      </w:r>
    </w:p>
    <w:p w14:paraId="7A0D65DE" w14:textId="7D79F1E9" w:rsidR="00CC72FE" w:rsidRPr="002A6193" w:rsidRDefault="00C4554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È</w:t>
      </w:r>
      <w:r w:rsidR="003C6121" w:rsidRPr="002A6193">
        <w:rPr>
          <w:rFonts w:ascii="Times New Roman" w:hAnsi="Times New Roman" w:cs="Times New Roman"/>
        </w:rPr>
        <w:t xml:space="preserve"> venuto avviso, che </w:t>
      </w:r>
      <w:r w:rsidR="00C154AD" w:rsidRPr="002A6193">
        <w:rPr>
          <w:rFonts w:ascii="Times New Roman" w:hAnsi="Times New Roman" w:cs="Times New Roman"/>
        </w:rPr>
        <w:t>’</w:t>
      </w:r>
      <w:r w:rsidR="003C6121" w:rsidRPr="002A6193">
        <w:rPr>
          <w:rFonts w:ascii="Times New Roman" w:hAnsi="Times New Roman" w:cs="Times New Roman"/>
        </w:rPr>
        <w:t>l capitano Quast habbi preso un vassello de</w:t>
      </w:r>
      <w:r w:rsidR="00211A7E" w:rsidRPr="002A6193">
        <w:rPr>
          <w:rFonts w:ascii="Times New Roman" w:hAnsi="Times New Roman" w:cs="Times New Roman"/>
        </w:rPr>
        <w:t>’</w:t>
      </w:r>
      <w:r w:rsidR="003C6121" w:rsidRPr="002A6193">
        <w:rPr>
          <w:rFonts w:ascii="Times New Roman" w:hAnsi="Times New Roman" w:cs="Times New Roman"/>
        </w:rPr>
        <w:t xml:space="preserve"> | corsari con doicento huomini sopra, et che haveva molte mer-|cantie depredate. Stano attendendo la confermatione et anco | </w:t>
      </w:r>
    </w:p>
    <w:p w14:paraId="6F09EA29" w14:textId="77777777" w:rsidR="00CC72FE" w:rsidRPr="002A6193" w:rsidRDefault="0088328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9v / </w:t>
      </w:r>
    </w:p>
    <w:p w14:paraId="6A69121D" w14:textId="77777777" w:rsidR="00CC72FE" w:rsidRPr="002A6193" w:rsidRDefault="00E93C0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migliori progressi. | </w:t>
      </w:r>
    </w:p>
    <w:p w14:paraId="5BE8E00A" w14:textId="77777777" w:rsidR="00CC72FE" w:rsidRPr="002A6193" w:rsidRDefault="00E93C0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Sopra il negotio di unione et sopra quello, che in publico, et in particolare gi[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377ABF" w:rsidRPr="002A6193">
        <w:rPr>
          <w:rStyle w:val="FootnoteReference"/>
          <w:rFonts w:ascii="Times New Roman" w:hAnsi="Times New Roman" w:cs="Times New Roman"/>
        </w:rPr>
        <w:footnoteReference w:id="29"/>
      </w:r>
      <w:r w:rsidRPr="002A6193">
        <w:rPr>
          <w:rFonts w:ascii="Times New Roman" w:hAnsi="Times New Roman" w:cs="Times New Roman"/>
        </w:rPr>
        <w:t xml:space="preserve"> | del partir mio per Amsterdam mi è stato riferto non essersi fatti gra[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parendo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espositione star sopra generali, ma che potrebbe e[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 xml:space="preserve">] | trattasse di ciò nella nuova riduttione della </w:t>
      </w:r>
      <w:r w:rsidR="00883E9B" w:rsidRPr="002A6193">
        <w:rPr>
          <w:rFonts w:ascii="Times New Roman" w:hAnsi="Times New Roman" w:cs="Times New Roman"/>
        </w:rPr>
        <w:t>C</w:t>
      </w:r>
      <w:r w:rsidR="00CC72FE" w:rsidRPr="002A6193">
        <w:rPr>
          <w:rFonts w:ascii="Times New Roman" w:hAnsi="Times New Roman" w:cs="Times New Roman"/>
        </w:rPr>
        <w:t>ongregatione</w:t>
      </w:r>
      <w:r w:rsidRPr="002A6193">
        <w:rPr>
          <w:rFonts w:ascii="Times New Roman" w:hAnsi="Times New Roman" w:cs="Times New Roman"/>
        </w:rPr>
        <w:t xml:space="preserve"> di Hola[nda</w:t>
      </w:r>
      <w:r w:rsidR="007523FF" w:rsidRPr="002A6193">
        <w:rPr>
          <w:rFonts w:ascii="Times New Roman" w:hAnsi="Times New Roman" w:cs="Times New Roman"/>
        </w:rPr>
        <w:t xml:space="preserve"> 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sarà presto et particolarmente intorno la missione di ministro. [</w:t>
      </w:r>
      <w:r w:rsidR="007336BB" w:rsidRPr="002A6193">
        <w:rPr>
          <w:rFonts w:ascii="Times New Roman" w:hAnsi="Times New Roman" w:cs="Times New Roman"/>
        </w:rPr>
        <w:t>…</w:t>
      </w:r>
      <w:r w:rsidR="007523FF" w:rsidRPr="002A6193">
        <w:rPr>
          <w:rFonts w:ascii="Times New Roman" w:hAnsi="Times New Roman" w:cs="Times New Roman"/>
        </w:rPr>
        <w:t>-</w:t>
      </w:r>
      <w:r w:rsidRPr="002A6193">
        <w:rPr>
          <w:rFonts w:ascii="Times New Roman" w:hAnsi="Times New Roman" w:cs="Times New Roman"/>
        </w:rPr>
        <w:t>]|mania mi ha detto, che dalli suoi stati di Frisia, a chi haveva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scritto gli era stato risposto, che quanto a residente, o altro, che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occorresse per stringer più corrispondenza con la serenissima Republica gli davan[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piena libertà di far quello, che con gl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altri deputati delle altre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trovasse buono, et il medesimo sopra l</w:t>
      </w:r>
      <w:r w:rsidR="00211A7E" w:rsidRPr="002A6193">
        <w:rPr>
          <w:rFonts w:ascii="Times New Roman" w:hAnsi="Times New Roman" w:cs="Times New Roman"/>
        </w:rPr>
        <w:t>’</w:t>
      </w:r>
      <w:r w:rsidR="003E7C78" w:rsidRPr="002A6193">
        <w:rPr>
          <w:rFonts w:ascii="Times New Roman" w:hAnsi="Times New Roman" w:cs="Times New Roman"/>
        </w:rPr>
        <w:t>U</w:t>
      </w:r>
      <w:r w:rsidRPr="002A6193">
        <w:rPr>
          <w:rFonts w:ascii="Times New Roman" w:hAnsi="Times New Roman" w:cs="Times New Roman"/>
        </w:rPr>
        <w:t>nione: aggiungendomi forse, che | sarà addimandato, se have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30"/>
      </w:r>
      <w:r w:rsidR="00065E82" w:rsidRPr="002A6193">
        <w:rPr>
          <w:rFonts w:ascii="Times New Roman" w:hAnsi="Times New Roman" w:cs="Times New Roman"/>
        </w:rPr>
        <w:t xml:space="preserve"> qualche maggior apertura da [</w:t>
      </w:r>
      <w:r w:rsidR="007336BB" w:rsidRPr="002A6193">
        <w:rPr>
          <w:rFonts w:ascii="Times New Roman" w:hAnsi="Times New Roman" w:cs="Times New Roman"/>
        </w:rPr>
        <w:t>…</w:t>
      </w:r>
      <w:r w:rsidR="00065E82" w:rsidRPr="002A6193">
        <w:rPr>
          <w:rFonts w:ascii="Times New Roman" w:hAnsi="Times New Roman" w:cs="Times New Roman"/>
        </w:rPr>
        <w:t>]</w:t>
      </w:r>
      <w:r w:rsidR="007523FF" w:rsidRPr="002A6193">
        <w:rPr>
          <w:rFonts w:ascii="Times New Roman" w:hAnsi="Times New Roman" w:cs="Times New Roman"/>
        </w:rPr>
        <w:t>.</w:t>
      </w:r>
      <w:r w:rsidR="00065E82" w:rsidRPr="002A6193">
        <w:rPr>
          <w:rFonts w:ascii="Times New Roman" w:hAnsi="Times New Roman" w:cs="Times New Roman"/>
        </w:rPr>
        <w:t xml:space="preserve"> | Io non dissi se non quanto havevo espresso della buona mente de</w:t>
      </w:r>
      <w:r w:rsidR="007523FF" w:rsidRPr="002A6193">
        <w:rPr>
          <w:rFonts w:ascii="Times New Roman" w:hAnsi="Times New Roman" w:cs="Times New Roman"/>
        </w:rPr>
        <w:t>l</w:t>
      </w:r>
      <w:r w:rsidR="00065E82" w:rsidRPr="002A6193">
        <w:rPr>
          <w:rFonts w:ascii="Times New Roman" w:hAnsi="Times New Roman" w:cs="Times New Roman"/>
        </w:rPr>
        <w:t>[</w:t>
      </w:r>
      <w:r w:rsidR="007523FF" w:rsidRPr="002A6193">
        <w:rPr>
          <w:rFonts w:ascii="Times New Roman" w:hAnsi="Times New Roman" w:cs="Times New Roman"/>
        </w:rPr>
        <w:t>la serenissima</w:t>
      </w:r>
      <w:r w:rsidR="00065E82" w:rsidRPr="002A6193">
        <w:rPr>
          <w:rFonts w:ascii="Times New Roman" w:hAnsi="Times New Roman" w:cs="Times New Roman"/>
        </w:rPr>
        <w:t xml:space="preserve">] | Republica, et che col tempo, et maneggio si sarebbe veduto non mirar </w:t>
      </w:r>
      <w:r w:rsidR="007523FF" w:rsidRPr="002A6193">
        <w:rPr>
          <w:rFonts w:ascii="Times New Roman" w:hAnsi="Times New Roman" w:cs="Times New Roman"/>
        </w:rPr>
        <w:t>e</w:t>
      </w:r>
      <w:r w:rsidR="00065E82"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="00065E82" w:rsidRPr="002A6193">
        <w:rPr>
          <w:rFonts w:ascii="Times New Roman" w:hAnsi="Times New Roman" w:cs="Times New Roman"/>
        </w:rPr>
        <w:t xml:space="preserve">] | ad altro, che al commune servitio. | </w:t>
      </w:r>
    </w:p>
    <w:p w14:paraId="0FE7C2FE" w14:textId="77777777" w:rsidR="00CC72FE" w:rsidRPr="002A6193" w:rsidRDefault="00065E8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Partì il Pasini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31"/>
      </w:r>
      <w:r w:rsidRPr="002A6193">
        <w:rPr>
          <w:rFonts w:ascii="Times New Roman" w:hAnsi="Times New Roman" w:cs="Times New Roman"/>
        </w:rPr>
        <w:t xml:space="preserve"> come scrissi, che doveva fare, et avanti, che se ne | andasse accordai anco seco che fermasse per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32"/>
      </w:r>
      <w:r w:rsidRPr="002A6193">
        <w:rPr>
          <w:rFonts w:ascii="Times New Roman" w:hAnsi="Times New Roman" w:cs="Times New Roman"/>
        </w:rPr>
        <w:t xml:space="preserve"> il servitio di vostra Serenità un | soldato di vecchia isperienza</w:t>
      </w:r>
      <w:r w:rsidR="003D0A9E" w:rsidRPr="002A6193">
        <w:rPr>
          <w:rFonts w:ascii="Times New Roman" w:hAnsi="Times New Roman" w:cs="Times New Roman"/>
        </w:rPr>
        <w:t xml:space="preserve">, et valore, che ha servito sempre li serenissimi | </w:t>
      </w:r>
      <w:r w:rsidR="00E83844" w:rsidRPr="002A6193">
        <w:rPr>
          <w:rFonts w:ascii="Times New Roman" w:hAnsi="Times New Roman" w:cs="Times New Roman"/>
        </w:rPr>
        <w:t>a</w:t>
      </w:r>
      <w:r w:rsidR="003D0A9E" w:rsidRPr="002A6193">
        <w:rPr>
          <w:rFonts w:ascii="Times New Roman" w:hAnsi="Times New Roman" w:cs="Times New Roman"/>
        </w:rPr>
        <w:t>rciduchi inglese catholico, il quale verrà anc</w:t>
      </w:r>
      <w:r w:rsidR="00211A7E" w:rsidRPr="002A6193">
        <w:rPr>
          <w:rFonts w:ascii="Times New Roman" w:hAnsi="Times New Roman" w:cs="Times New Roman"/>
        </w:rPr>
        <w:t>’</w:t>
      </w:r>
      <w:r w:rsidR="003D0A9E" w:rsidRPr="002A6193">
        <w:rPr>
          <w:rFonts w:ascii="Times New Roman" w:hAnsi="Times New Roman" w:cs="Times New Roman"/>
        </w:rPr>
        <w:t xml:space="preserve">egli col cavalier Stader, | et doverà haver dieci ducati al mese. | </w:t>
      </w:r>
    </w:p>
    <w:p w14:paraId="49303834" w14:textId="77777777" w:rsidR="00CC72FE" w:rsidRPr="002A6193" w:rsidRDefault="004B0D3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Quando mi stimavo già libero da quei doi, che il governator di Nimeghen | haveva condotti qui trovati che stavano tuttavia qui pretendendo | esser risarciti del viaggio, et spese fatte, et il sottosecretario di sua Eccellenza | per nome di lei mi vene a far instanza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ispedirli pregandom</w:t>
      </w:r>
      <w:r w:rsidR="00E83844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i</w:t>
      </w:r>
      <w:r w:rsidR="00E83844" w:rsidRPr="002A6193">
        <w:rPr>
          <w:rFonts w:ascii="Times New Roman" w:hAnsi="Times New Roman" w:cs="Times New Roman"/>
        </w:rPr>
        <w:t>]</w:t>
      </w:r>
      <w:r w:rsidRPr="002A6193">
        <w:rPr>
          <w:rFonts w:ascii="Times New Roman" w:hAnsi="Times New Roman" w:cs="Times New Roman"/>
        </w:rPr>
        <w:t xml:space="preserve"> | di farli partir contenti per qualche altra occasione. Pretendevano</w:t>
      </w:r>
      <w:r w:rsidR="00E83844" w:rsidRPr="002A6193">
        <w:rPr>
          <w:rFonts w:ascii="Times New Roman" w:hAnsi="Times New Roman" w:cs="Times New Roman"/>
        </w:rPr>
        <w:t xml:space="preserve"> |</w:t>
      </w:r>
    </w:p>
    <w:p w14:paraId="59E909FE" w14:textId="77777777" w:rsidR="00CC72FE" w:rsidRPr="002A6193" w:rsidRDefault="0088328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10r / </w:t>
      </w:r>
    </w:p>
    <w:p w14:paraId="5C312CB7" w14:textId="77777777" w:rsidR="00CC66D9" w:rsidRPr="002A6193" w:rsidRDefault="004B0D35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fino </w:t>
      </w:r>
      <w:r w:rsidR="00CC66D9" w:rsidRPr="002A6193">
        <w:rPr>
          <w:rFonts w:ascii="Times New Roman" w:hAnsi="Times New Roman" w:cs="Times New Roman"/>
        </w:rPr>
        <w:t>a 600 fiorini di donativo. Io ricusando questo affatto, ho | in fine convenuto ceder all</w:t>
      </w:r>
      <w:r w:rsidR="00211A7E" w:rsidRPr="002A6193">
        <w:rPr>
          <w:rFonts w:ascii="Times New Roman" w:hAnsi="Times New Roman" w:cs="Times New Roman"/>
        </w:rPr>
        <w:t>’</w:t>
      </w:r>
      <w:r w:rsidR="00CC66D9" w:rsidRPr="002A6193">
        <w:rPr>
          <w:rFonts w:ascii="Times New Roman" w:hAnsi="Times New Roman" w:cs="Times New Roman"/>
        </w:rPr>
        <w:t>oggetto, che ho havuto, che sua Eccellenza | resti in qualche parte compiacciuta, et gli ho fatto contar | doicento fior</w:t>
      </w:r>
      <w:r w:rsidR="000B77F9" w:rsidRPr="002A6193">
        <w:rPr>
          <w:rFonts w:ascii="Times New Roman" w:hAnsi="Times New Roman" w:cs="Times New Roman"/>
        </w:rPr>
        <w:t>i</w:t>
      </w:r>
      <w:r w:rsidR="00CC66D9" w:rsidRPr="002A6193">
        <w:rPr>
          <w:rFonts w:ascii="Times New Roman" w:hAnsi="Times New Roman" w:cs="Times New Roman"/>
        </w:rPr>
        <w:t>ni; cosa certo, ch</w:t>
      </w:r>
      <w:r w:rsidR="00211A7E" w:rsidRPr="002A6193">
        <w:rPr>
          <w:rFonts w:ascii="Times New Roman" w:hAnsi="Times New Roman" w:cs="Times New Roman"/>
        </w:rPr>
        <w:t>’</w:t>
      </w:r>
      <w:r w:rsidR="00CC66D9" w:rsidRPr="002A6193">
        <w:rPr>
          <w:rFonts w:ascii="Times New Roman" w:hAnsi="Times New Roman" w:cs="Times New Roman"/>
        </w:rPr>
        <w:t>è stata contra ogni mio gusto | et della quale arrossisco in me medesimo: et ho stentato ad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33"/>
      </w:r>
      <w:r w:rsidR="00CC66D9" w:rsidRPr="002A6193">
        <w:rPr>
          <w:rFonts w:ascii="Times New Roman" w:hAnsi="Times New Roman" w:cs="Times New Roman"/>
        </w:rPr>
        <w:t xml:space="preserve"> | accommodarmi a darne parte a vostra Serenità, la quale supplico | ad haver a grado quanto ho operato poiché tutto ho fatto a | contemplatione di sua Eccellenza che pur confessa esser venuto tardo | ma che non si poteva far di meno di non darli qualche | sodisfattione. Gratie etc. | </w:t>
      </w:r>
    </w:p>
    <w:p w14:paraId="658D4158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7710B724" w14:textId="77777777" w:rsidR="00CC72FE" w:rsidRPr="002A6193" w:rsidRDefault="000D47B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Dall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a</w:t>
      </w:r>
      <w:r w:rsidR="00E31D06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4 marzo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34"/>
      </w:r>
      <w:r w:rsidR="00CC66D9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1618 | </w:t>
      </w:r>
    </w:p>
    <w:p w14:paraId="574EC8AD" w14:textId="77777777" w:rsidR="00CC72FE" w:rsidRPr="002A6193" w:rsidRDefault="0003248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</w:t>
      </w:r>
      <w:r w:rsidR="000D47BD" w:rsidRPr="002A6193">
        <w:rPr>
          <w:rFonts w:ascii="Times New Roman" w:hAnsi="Times New Roman" w:cs="Times New Roman"/>
        </w:rPr>
        <w:t xml:space="preserve">i vostra Serenità | </w:t>
      </w:r>
    </w:p>
    <w:p w14:paraId="04758492" w14:textId="77777777" w:rsidR="00CC72FE" w:rsidRPr="002A6193" w:rsidRDefault="000D47B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humilissimo et devotissimo servitore | </w:t>
      </w:r>
    </w:p>
    <w:p w14:paraId="2B6B81D9" w14:textId="1109EC01" w:rsidR="00CC72FE" w:rsidRPr="002A6193" w:rsidRDefault="000D47B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Christofforo Suriano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56612D22" w14:textId="77777777" w:rsidR="00F3658F" w:rsidRPr="002A6193" w:rsidRDefault="00F3658F">
      <w:pPr>
        <w:pStyle w:val="Testopreformattato"/>
        <w:jc w:val="both"/>
        <w:rPr>
          <w:rFonts w:ascii="Times New Roman" w:hAnsi="Times New Roman" w:cs="Times New Roman"/>
        </w:rPr>
      </w:pPr>
    </w:p>
    <w:p w14:paraId="690D603E" w14:textId="77777777" w:rsidR="00CC72FE" w:rsidRPr="002A6193" w:rsidRDefault="0088328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10v</w:t>
      </w:r>
      <w:r w:rsidR="0003248D" w:rsidRPr="002A6193">
        <w:rPr>
          <w:rFonts w:ascii="Times New Roman" w:hAnsi="Times New Roman" w:cs="Times New Roman"/>
        </w:rPr>
        <w:t>-11r</w:t>
      </w:r>
      <w:r w:rsidRPr="002A6193">
        <w:rPr>
          <w:rFonts w:ascii="Times New Roman" w:hAnsi="Times New Roman" w:cs="Times New Roman"/>
        </w:rPr>
        <w:t xml:space="preserve"> / </w:t>
      </w:r>
    </w:p>
    <w:p w14:paraId="41322422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Bianche</w:t>
      </w:r>
    </w:p>
    <w:p w14:paraId="3BA0FEA0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2A550489" w14:textId="77777777" w:rsidR="00CC72FE" w:rsidRPr="002A6193" w:rsidRDefault="0088328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11v /</w:t>
      </w:r>
    </w:p>
    <w:p w14:paraId="1A9BCF64" w14:textId="77777777" w:rsidR="00CC72FE" w:rsidRPr="002A6193" w:rsidRDefault="00BB289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 serenissimo principe di Venetia | </w:t>
      </w:r>
    </w:p>
    <w:p w14:paraId="666FFE13" w14:textId="77777777" w:rsidR="00CC72FE" w:rsidRPr="002A6193" w:rsidRDefault="00BB289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replicata 2</w:t>
      </w:r>
      <w:r w:rsidRPr="002A6193">
        <w:rPr>
          <w:rFonts w:ascii="Times New Roman" w:hAnsi="Times New Roman" w:cs="Times New Roman"/>
          <w:vertAlign w:val="superscript"/>
        </w:rPr>
        <w:t>da</w:t>
      </w:r>
      <w:r w:rsidRPr="002A6193">
        <w:rPr>
          <w:rFonts w:ascii="Times New Roman" w:hAnsi="Times New Roman" w:cs="Times New Roman"/>
        </w:rPr>
        <w:t xml:space="preserve"> |</w:t>
      </w:r>
    </w:p>
    <w:p w14:paraId="71731B6E" w14:textId="63932C0C" w:rsidR="00883289" w:rsidRPr="002A6193" w:rsidRDefault="00BB2892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n° 12 comincia 11 fin 13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67F046D1" w14:textId="77777777" w:rsidR="00F3658F" w:rsidRPr="002A6193" w:rsidRDefault="00F3658F">
      <w:pPr>
        <w:pStyle w:val="Testopreformattato"/>
        <w:jc w:val="both"/>
        <w:rPr>
          <w:rFonts w:ascii="Times New Roman" w:hAnsi="Times New Roman" w:cs="Times New Roman"/>
        </w:rPr>
      </w:pPr>
    </w:p>
    <w:p w14:paraId="07D9A382" w14:textId="77777777" w:rsidR="00CC72FE" w:rsidRPr="002A6193" w:rsidRDefault="00E32B6E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Sigillo e traccia di sigillo</w:t>
      </w:r>
    </w:p>
    <w:p w14:paraId="43627510" w14:textId="77777777" w:rsidR="00883289" w:rsidRPr="002A6193" w:rsidRDefault="00883289">
      <w:pPr>
        <w:pStyle w:val="Testopreformattato"/>
        <w:jc w:val="both"/>
        <w:rPr>
          <w:rFonts w:ascii="Times New Roman" w:hAnsi="Times New Roman" w:cs="Times New Roman"/>
        </w:rPr>
      </w:pPr>
    </w:p>
    <w:p w14:paraId="3331C18D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Regesto antico</w:t>
      </w:r>
    </w:p>
    <w:p w14:paraId="16DB16CA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11vC / </w:t>
      </w:r>
    </w:p>
    <w:p w14:paraId="6E0611AE" w14:textId="77777777" w:rsidR="00CC72FE" w:rsidRPr="002A6193" w:rsidRDefault="00BB289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4 marzo 1618 ricevute a</w:t>
      </w:r>
      <w:r w:rsidR="00E32B6E" w:rsidRPr="002A6193">
        <w:rPr>
          <w:rFonts w:ascii="Times New Roman" w:hAnsi="Times New Roman" w:cs="Times New Roman"/>
        </w:rPr>
        <w:t>’ 28 detto</w:t>
      </w:r>
      <w:r w:rsidRPr="002A6193">
        <w:rPr>
          <w:rFonts w:ascii="Times New Roman" w:hAnsi="Times New Roman" w:cs="Times New Roman"/>
        </w:rPr>
        <w:t xml:space="preserve"> | </w:t>
      </w:r>
    </w:p>
    <w:p w14:paraId="79E1394B" w14:textId="2F576FFC" w:rsidR="00BB2892" w:rsidRPr="002A6193" w:rsidRDefault="00BB2892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Aya</w:t>
      </w:r>
      <w:r w:rsidR="00E32B6E" w:rsidRPr="002A6193">
        <w:rPr>
          <w:rFonts w:ascii="Times New Roman" w:hAnsi="Times New Roman" w:cs="Times New Roman"/>
        </w:rPr>
        <w:t xml:space="preserve">. </w:t>
      </w:r>
      <w:r w:rsidR="00F470C8" w:rsidRPr="002A6193">
        <w:rPr>
          <w:rFonts w:ascii="Times New Roman" w:hAnsi="Times New Roman" w:cs="Times New Roman"/>
        </w:rPr>
        <w:t>n°</w:t>
      </w:r>
      <w:r w:rsidRPr="002A6193">
        <w:rPr>
          <w:rFonts w:ascii="Times New Roman" w:hAnsi="Times New Roman" w:cs="Times New Roman"/>
        </w:rPr>
        <w:t xml:space="preserve"> 12 | </w:t>
      </w:r>
    </w:p>
    <w:p w14:paraId="505FE077" w14:textId="77777777" w:rsidR="0003248D" w:rsidRPr="002A6193" w:rsidRDefault="0003248D">
      <w:pPr>
        <w:pStyle w:val="Testopreformattato"/>
        <w:jc w:val="both"/>
        <w:rPr>
          <w:rFonts w:ascii="Times New Roman" w:hAnsi="Times New Roman" w:cs="Times New Roman"/>
        </w:rPr>
      </w:pPr>
    </w:p>
    <w:p w14:paraId="09331691" w14:textId="77777777" w:rsidR="00BB2892" w:rsidRPr="002A6193" w:rsidRDefault="00CC72FE" w:rsidP="00211A7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L. SS. R.</w:t>
      </w:r>
      <w:r w:rsidR="00BB2892" w:rsidRPr="002A6193">
        <w:rPr>
          <w:rFonts w:ascii="Times New Roman" w:hAnsi="Times New Roman" w:cs="Times New Roman"/>
        </w:rPr>
        <w:t xml:space="preserve"> | </w:t>
      </w:r>
    </w:p>
    <w:p w14:paraId="07F56A48" w14:textId="77777777" w:rsidR="00CC72FE" w:rsidRPr="002A6193" w:rsidRDefault="002D55FA" w:rsidP="004014CF">
      <w:pPr>
        <w:jc w:val="center"/>
      </w:pPr>
      <w:r w:rsidRPr="002A6193">
        <w:br w:type="page"/>
      </w:r>
      <w:r w:rsidRPr="002A6193">
        <w:lastRenderedPageBreak/>
        <w:t>n. 4</w:t>
      </w:r>
    </w:p>
    <w:p w14:paraId="6CFB0912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4 marzo 1618</w:t>
      </w:r>
      <w:r w:rsidR="00F7260C" w:rsidRPr="002A6193">
        <w:rPr>
          <w:rFonts w:ascii="Times New Roman" w:hAnsi="Times New Roman" w:cs="Times New Roman"/>
        </w:rPr>
        <w:t>, L’Aia</w:t>
      </w:r>
      <w:r w:rsidR="006660C6" w:rsidRPr="002A6193">
        <w:rPr>
          <w:rFonts w:ascii="Times New Roman" w:hAnsi="Times New Roman" w:cs="Times New Roman"/>
        </w:rPr>
        <w:t xml:space="preserve"> (cc. 12r-13v)</w:t>
      </w:r>
    </w:p>
    <w:p w14:paraId="7597EB3A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6027FB4B" w14:textId="77777777" w:rsidR="00CC72FE" w:rsidRPr="002A6193" w:rsidRDefault="00C8463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12r /</w:t>
      </w:r>
    </w:p>
    <w:p w14:paraId="78E04362" w14:textId="77777777" w:rsidR="00CC72FE" w:rsidRPr="002A6193" w:rsidRDefault="00DD388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R</w:t>
      </w:r>
      <w:r w:rsidR="00BF4DD6" w:rsidRPr="002A6193">
        <w:rPr>
          <w:rFonts w:ascii="Times New Roman" w:hAnsi="Times New Roman" w:cs="Times New Roman"/>
        </w:rPr>
        <w:t xml:space="preserve">eplicata | </w:t>
      </w:r>
    </w:p>
    <w:p w14:paraId="4E861052" w14:textId="77777777" w:rsidR="00CC72FE" w:rsidRPr="002A6193" w:rsidRDefault="00BF4DD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3</w:t>
      </w:r>
      <w:r w:rsidRPr="002A6193">
        <w:rPr>
          <w:rFonts w:ascii="Times New Roman" w:hAnsi="Times New Roman" w:cs="Times New Roman"/>
          <w:vertAlign w:val="superscript"/>
        </w:rPr>
        <w:t>a</w:t>
      </w:r>
      <w:r w:rsidRPr="002A6193">
        <w:rPr>
          <w:rFonts w:ascii="Times New Roman" w:hAnsi="Times New Roman" w:cs="Times New Roman"/>
        </w:rPr>
        <w:t xml:space="preserve"> | </w:t>
      </w:r>
    </w:p>
    <w:p w14:paraId="082CEE3D" w14:textId="77777777" w:rsidR="00CC72FE" w:rsidRPr="002A6193" w:rsidRDefault="00BF4DD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n° 13 | </w:t>
      </w:r>
    </w:p>
    <w:p w14:paraId="3EBC4279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574EEB28" w14:textId="77777777" w:rsidR="00CC72FE" w:rsidRPr="002A6193" w:rsidRDefault="00BF4DD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Serenissimo Principe</w:t>
      </w:r>
    </w:p>
    <w:p w14:paraId="09A03726" w14:textId="39123173" w:rsidR="00CC72FE" w:rsidRPr="002A6193" w:rsidRDefault="00BF4DD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ha il signor principe Mauritio havuta mercordì la copia del testamento | del già Principe suo fratello nel quale </w:t>
      </w:r>
      <w:r w:rsidR="008B3A79" w:rsidRPr="002A6193">
        <w:rPr>
          <w:rFonts w:ascii="Times New Roman" w:hAnsi="Times New Roman" w:cs="Times New Roman"/>
        </w:rPr>
        <w:t>è instituito herede universale | di tutti li beni paterni. Et non ostante, che sua Eccellenza sia nata di | altra madre, in ogni modo per il detto testamento resta patrone | del contado di Buren, et altri beni, che erano della madre | del Principe morto ordinandolo esso così nel detto testamento | con conditione però, che morendo senza figli legitimi capiti | il tutto nella persona del principe Henrico. A questo | testamento con artificiosa maniera è stato attaccato un | codicilo</w:t>
      </w:r>
      <w:r w:rsidR="00AC22A6" w:rsidRPr="002A6193">
        <w:rPr>
          <w:rStyle w:val="FootnoteReference"/>
          <w:rFonts w:ascii="Times New Roman" w:hAnsi="Times New Roman" w:cs="Times New Roman"/>
        </w:rPr>
        <w:footnoteReference w:id="35"/>
      </w:r>
      <w:r w:rsidR="008B3A79" w:rsidRPr="002A6193">
        <w:rPr>
          <w:rFonts w:ascii="Times New Roman" w:hAnsi="Times New Roman" w:cs="Times New Roman"/>
        </w:rPr>
        <w:t xml:space="preserve"> che ben si scuopre essersi fatto espressamente per escluder | del tutto sua Eccellenza dai beni, che sono in Brabant, et nel resto delle </w:t>
      </w:r>
      <w:r w:rsidR="007C6D37" w:rsidRPr="002A6193">
        <w:rPr>
          <w:rFonts w:ascii="Times New Roman" w:hAnsi="Times New Roman" w:cs="Times New Roman"/>
        </w:rPr>
        <w:t>p</w:t>
      </w:r>
      <w:r w:rsidR="008B3A79" w:rsidRPr="002A6193">
        <w:rPr>
          <w:rFonts w:ascii="Times New Roman" w:hAnsi="Times New Roman" w:cs="Times New Roman"/>
        </w:rPr>
        <w:t xml:space="preserve">rovincie soggette alli serenissimi </w:t>
      </w:r>
      <w:r w:rsidR="00DD3886" w:rsidRPr="002A6193">
        <w:rPr>
          <w:rFonts w:ascii="Times New Roman" w:hAnsi="Times New Roman" w:cs="Times New Roman"/>
        </w:rPr>
        <w:t>a</w:t>
      </w:r>
      <w:r w:rsidR="008B3A79" w:rsidRPr="002A6193">
        <w:rPr>
          <w:rFonts w:ascii="Times New Roman" w:hAnsi="Times New Roman" w:cs="Times New Roman"/>
        </w:rPr>
        <w:t>rciduchi, et ne viene | instituita perpetua herede madama Leonora di Borbon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36"/>
      </w:r>
      <w:r w:rsidR="008B3A79" w:rsidRPr="002A6193">
        <w:rPr>
          <w:rFonts w:ascii="Times New Roman" w:hAnsi="Times New Roman" w:cs="Times New Roman"/>
        </w:rPr>
        <w:t xml:space="preserve"> | sorella del principe di Condè moglie del già detto principe | d</w:t>
      </w:r>
      <w:r w:rsidR="00AC22A6" w:rsidRPr="002A6193">
        <w:rPr>
          <w:rFonts w:ascii="Times New Roman" w:hAnsi="Times New Roman" w:cs="Times New Roman"/>
        </w:rPr>
        <w:t xml:space="preserve">i </w:t>
      </w:r>
      <w:r w:rsidR="008B3A79" w:rsidRPr="002A6193">
        <w:rPr>
          <w:rFonts w:ascii="Times New Roman" w:hAnsi="Times New Roman" w:cs="Times New Roman"/>
        </w:rPr>
        <w:t xml:space="preserve">Oranges. Si comprende </w:t>
      </w:r>
      <w:r w:rsidR="00867A92" w:rsidRPr="002A6193">
        <w:rPr>
          <w:rFonts w:ascii="Times New Roman" w:hAnsi="Times New Roman" w:cs="Times New Roman"/>
        </w:rPr>
        <w:t>anco molto bene esser il detto | codicillo stato fatto all</w:t>
      </w:r>
      <w:r w:rsidR="00211A7E" w:rsidRPr="002A6193">
        <w:rPr>
          <w:rFonts w:ascii="Times New Roman" w:hAnsi="Times New Roman" w:cs="Times New Roman"/>
        </w:rPr>
        <w:t>’</w:t>
      </w:r>
      <w:r w:rsidR="00867A92" w:rsidRPr="002A6193">
        <w:rPr>
          <w:rFonts w:ascii="Times New Roman" w:hAnsi="Times New Roman" w:cs="Times New Roman"/>
        </w:rPr>
        <w:t>impressa, essendo mancante, et | caduco per sé stesso in molte parti. Il principe di | Oranges per accidente di offesa fattale da un suo cameriero</w:t>
      </w:r>
      <w:r w:rsidR="008B67C9" w:rsidRPr="002A6193">
        <w:rPr>
          <w:rFonts w:ascii="Times New Roman" w:hAnsi="Times New Roman" w:cs="Times New Roman"/>
        </w:rPr>
        <w:t xml:space="preserve"> </w:t>
      </w:r>
      <w:r w:rsidR="00867A92" w:rsidRPr="002A6193">
        <w:rPr>
          <w:rFonts w:ascii="Times New Roman" w:hAnsi="Times New Roman" w:cs="Times New Roman"/>
        </w:rPr>
        <w:t>| nell</w:t>
      </w:r>
      <w:r w:rsidR="00211A7E" w:rsidRPr="002A6193">
        <w:rPr>
          <w:rFonts w:ascii="Times New Roman" w:hAnsi="Times New Roman" w:cs="Times New Roman"/>
        </w:rPr>
        <w:t>’</w:t>
      </w:r>
      <w:r w:rsidR="00867A92" w:rsidRPr="002A6193">
        <w:rPr>
          <w:rFonts w:ascii="Times New Roman" w:hAnsi="Times New Roman" w:cs="Times New Roman"/>
        </w:rPr>
        <w:t>interiore nel mettergli un crestiero in 24 hore fu | privo di vita, essendosi putrefatto incontinente la parte | offesa, onde non hebbe maggior tempo, che di pensar all</w:t>
      </w:r>
      <w:r w:rsidR="00211A7E" w:rsidRPr="002A6193">
        <w:rPr>
          <w:rFonts w:ascii="Times New Roman" w:hAnsi="Times New Roman" w:cs="Times New Roman"/>
        </w:rPr>
        <w:t>’</w:t>
      </w:r>
      <w:r w:rsidR="00867A92" w:rsidRPr="002A6193">
        <w:rPr>
          <w:rFonts w:ascii="Times New Roman" w:hAnsi="Times New Roman" w:cs="Times New Roman"/>
        </w:rPr>
        <w:t>|anima sua, et non ad altro, il che compreso da quelli, che | havevano in intentione di far la bo</w:t>
      </w:r>
      <w:r w:rsidR="00BD6549" w:rsidRPr="002A6193">
        <w:rPr>
          <w:rFonts w:ascii="Times New Roman" w:hAnsi="Times New Roman" w:cs="Times New Roman"/>
        </w:rPr>
        <w:t>[</w:t>
      </w:r>
      <w:r w:rsidR="00867A92" w:rsidRPr="002A6193">
        <w:rPr>
          <w:rFonts w:ascii="Times New Roman" w:hAnsi="Times New Roman" w:cs="Times New Roman"/>
        </w:rPr>
        <w:t>tt</w:t>
      </w:r>
      <w:r w:rsidR="00BD6549" w:rsidRPr="002A6193">
        <w:rPr>
          <w:rFonts w:ascii="Times New Roman" w:hAnsi="Times New Roman" w:cs="Times New Roman"/>
        </w:rPr>
        <w:t>]</w:t>
      </w:r>
      <w:r w:rsidR="00867A92" w:rsidRPr="002A6193">
        <w:rPr>
          <w:rFonts w:ascii="Times New Roman" w:hAnsi="Times New Roman" w:cs="Times New Roman"/>
        </w:rPr>
        <w:t>a</w:t>
      </w:r>
      <w:r w:rsidR="00CD4465" w:rsidRPr="002A6193">
        <w:rPr>
          <w:rStyle w:val="FootnoteReference"/>
          <w:rFonts w:ascii="Times New Roman" w:hAnsi="Times New Roman" w:cs="Times New Roman"/>
        </w:rPr>
        <w:footnoteReference w:id="37"/>
      </w:r>
      <w:r w:rsidR="00CD4465" w:rsidRPr="002A6193">
        <w:rPr>
          <w:rFonts w:ascii="Times New Roman" w:hAnsi="Times New Roman" w:cs="Times New Roman"/>
        </w:rPr>
        <w:t xml:space="preserve"> </w:t>
      </w:r>
      <w:r w:rsidR="00867A92" w:rsidRPr="002A6193">
        <w:rPr>
          <w:rFonts w:ascii="Times New Roman" w:hAnsi="Times New Roman" w:cs="Times New Roman"/>
        </w:rPr>
        <w:t>formorono | una scrittura in forma di codicillo. Morte il Principe | a</w:t>
      </w:r>
      <w:r w:rsidR="00853C3C" w:rsidRPr="002A6193">
        <w:rPr>
          <w:rFonts w:ascii="Times New Roman" w:hAnsi="Times New Roman" w:cs="Times New Roman"/>
        </w:rPr>
        <w:t>’</w:t>
      </w:r>
      <w:r w:rsidR="00867A92" w:rsidRPr="002A6193">
        <w:rPr>
          <w:rFonts w:ascii="Times New Roman" w:hAnsi="Times New Roman" w:cs="Times New Roman"/>
        </w:rPr>
        <w:t xml:space="preserve"> 21 febraro et la scrittura comincia in francese questo </w:t>
      </w:r>
      <w:r w:rsidR="00185D25" w:rsidRPr="002A6193">
        <w:rPr>
          <w:rFonts w:ascii="Times New Roman" w:hAnsi="Times New Roman" w:cs="Times New Roman"/>
        </w:rPr>
        <w:t xml:space="preserve">| </w:t>
      </w:r>
      <w:r w:rsidR="00867A92" w:rsidRPr="002A6193">
        <w:rPr>
          <w:rFonts w:ascii="Times New Roman" w:hAnsi="Times New Roman" w:cs="Times New Roman"/>
        </w:rPr>
        <w:t>dì 2</w:t>
      </w:r>
      <w:r w:rsidR="00FD5075" w:rsidRPr="002A6193">
        <w:rPr>
          <w:rFonts w:ascii="Times New Roman" w:hAnsi="Times New Roman" w:cs="Times New Roman"/>
        </w:rPr>
        <w:t>3</w:t>
      </w:r>
      <w:r w:rsidR="00867A92" w:rsidRPr="002A6193">
        <w:rPr>
          <w:rFonts w:ascii="Times New Roman" w:hAnsi="Times New Roman" w:cs="Times New Roman"/>
        </w:rPr>
        <w:t xml:space="preserve"> </w:t>
      </w:r>
      <w:r w:rsidR="00E54E37" w:rsidRPr="002A6193">
        <w:rPr>
          <w:rFonts w:ascii="Times New Roman" w:hAnsi="Times New Roman" w:cs="Times New Roman"/>
        </w:rPr>
        <w:t>febraro</w:t>
      </w:r>
      <w:r w:rsidR="00867A92" w:rsidRPr="002A6193">
        <w:rPr>
          <w:rFonts w:ascii="Times New Roman" w:hAnsi="Times New Roman" w:cs="Times New Roman"/>
        </w:rPr>
        <w:t xml:space="preserve"> 1618 il signor principe di Oranges fatti venir | alla sua presenza etc., et continua, che haverà la signora | Principessa sua moglie per la sua vedovanza, oltre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62706992" w14:textId="77777777" w:rsidR="00CC72FE" w:rsidRPr="002A6193" w:rsidRDefault="00C8463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12v / </w:t>
      </w:r>
    </w:p>
    <w:p w14:paraId="0D8EEBCC" w14:textId="77777777" w:rsidR="00CC72FE" w:rsidRPr="002A6193" w:rsidRDefault="0045590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quello, che sta espresso nel suo testamento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è 16 mila fiorini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entrata altri | 20 mil</w:t>
      </w:r>
      <w:r w:rsidR="00527476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 xml:space="preserve"> ma prima era scritto 10 mila nell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originale, et poi cassato fatto | 20 mila. Le lascia 4 signorie, che possono render da 24 mila fiorini per | anno nomina diverse terre in dono tra quali per equivoco si | mette Herental città di ragione dei serenissimi </w:t>
      </w:r>
      <w:r w:rsidR="00527476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rciduchi in luoco | della terra di Heristal, che era del Principe</w:t>
      </w:r>
      <w:r w:rsidR="002446CC" w:rsidRPr="002A6193">
        <w:rPr>
          <w:rFonts w:ascii="Times New Roman" w:hAnsi="Times New Roman" w:cs="Times New Roman"/>
        </w:rPr>
        <w:t xml:space="preserve">. Le fa un donativo | di 200 mila scudi </w:t>
      </w:r>
      <w:r w:rsidR="001C51A7" w:rsidRPr="002A6193">
        <w:rPr>
          <w:rFonts w:ascii="Times New Roman" w:hAnsi="Times New Roman" w:cs="Times New Roman"/>
        </w:rPr>
        <w:t>da pigliarli in contanti dove, et sopra che ella li | vorrà havere. La fa patrona in perpetuo della casa di Brusseles | che vale intorno 60 mila scudi</w:t>
      </w:r>
      <w:r w:rsidR="00AD1F92" w:rsidRPr="002A6193">
        <w:rPr>
          <w:rFonts w:ascii="Times New Roman" w:hAnsi="Times New Roman" w:cs="Times New Roman"/>
        </w:rPr>
        <w:t xml:space="preserve"> </w:t>
      </w:r>
      <w:r w:rsidR="001C51A7" w:rsidRPr="002A6193">
        <w:rPr>
          <w:rFonts w:ascii="Times New Roman" w:hAnsi="Times New Roman" w:cs="Times New Roman"/>
        </w:rPr>
        <w:t>come anco di tutti li mobili, che [</w:t>
      </w:r>
      <w:r w:rsidR="007336BB" w:rsidRPr="002A6193">
        <w:rPr>
          <w:rFonts w:ascii="Times New Roman" w:hAnsi="Times New Roman" w:cs="Times New Roman"/>
        </w:rPr>
        <w:t>…</w:t>
      </w:r>
      <w:r w:rsidR="001C51A7" w:rsidRPr="002A6193">
        <w:rPr>
          <w:rFonts w:ascii="Times New Roman" w:hAnsi="Times New Roman" w:cs="Times New Roman"/>
        </w:rPr>
        <w:t>]</w:t>
      </w:r>
      <w:r w:rsidR="00527476" w:rsidRPr="002A6193">
        <w:rPr>
          <w:rStyle w:val="FootnoteReference"/>
          <w:rFonts w:ascii="Times New Roman" w:hAnsi="Times New Roman" w:cs="Times New Roman"/>
        </w:rPr>
        <w:footnoteReference w:id="38"/>
      </w:r>
      <w:r w:rsidR="001C51A7" w:rsidRPr="002A6193">
        <w:rPr>
          <w:rFonts w:ascii="Times New Roman" w:hAnsi="Times New Roman" w:cs="Times New Roman"/>
        </w:rPr>
        <w:t xml:space="preserve"> | sole argenterie, et gioie vagliono più di 150 mila fiorini, et nel testa</w:t>
      </w:r>
      <w:r w:rsidR="00E76C2B" w:rsidRPr="002A6193">
        <w:rPr>
          <w:rFonts w:ascii="Times New Roman" w:hAnsi="Times New Roman" w:cs="Times New Roman"/>
        </w:rPr>
        <w:t>[</w:t>
      </w:r>
      <w:r w:rsidR="001C51A7" w:rsidRPr="002A6193">
        <w:rPr>
          <w:rFonts w:ascii="Times New Roman" w:hAnsi="Times New Roman" w:cs="Times New Roman"/>
        </w:rPr>
        <w:t>mento] | non è beneficiata, che della metà. A questo codicillo si sono | sottoscritti tre, o quattro cavalieri dell</w:t>
      </w:r>
      <w:r w:rsidR="00211A7E" w:rsidRPr="002A6193">
        <w:rPr>
          <w:rFonts w:ascii="Times New Roman" w:hAnsi="Times New Roman" w:cs="Times New Roman"/>
        </w:rPr>
        <w:t>’</w:t>
      </w:r>
      <w:r w:rsidR="00C74C5C" w:rsidRPr="002A6193">
        <w:rPr>
          <w:rFonts w:ascii="Times New Roman" w:hAnsi="Times New Roman" w:cs="Times New Roman"/>
        </w:rPr>
        <w:t>o</w:t>
      </w:r>
      <w:r w:rsidR="001C51A7" w:rsidRPr="002A6193">
        <w:rPr>
          <w:rFonts w:ascii="Times New Roman" w:hAnsi="Times New Roman" w:cs="Times New Roman"/>
        </w:rPr>
        <w:t>rdine del Tosone, et qualche | altro signore. Vi era nominato un sacerdote, che chiamato alla | lettura ha ricusato di esservi presente, et fatto cassar il suo nome | et sorridendo mi disse il signor principe Mauritio è stato un prete | huomo da bene, anco di questi si trovano nella vostra religione. | Disse poi quei cavallieri hanno fatto parlar un morto acce</w:t>
      </w:r>
      <w:r w:rsidR="00E76C2B" w:rsidRPr="002A6193">
        <w:rPr>
          <w:rFonts w:ascii="Times New Roman" w:hAnsi="Times New Roman" w:cs="Times New Roman"/>
        </w:rPr>
        <w:t>[n-</w:t>
      </w:r>
      <w:r w:rsidR="00C74C5C" w:rsidRPr="002A6193">
        <w:rPr>
          <w:rFonts w:ascii="Times New Roman" w:hAnsi="Times New Roman" w:cs="Times New Roman"/>
        </w:rPr>
        <w:t>]</w:t>
      </w:r>
      <w:r w:rsidR="00E76C2B" w:rsidRPr="002A6193">
        <w:rPr>
          <w:rFonts w:ascii="Times New Roman" w:hAnsi="Times New Roman" w:cs="Times New Roman"/>
        </w:rPr>
        <w:t>|</w:t>
      </w:r>
      <w:r w:rsidR="001C51A7" w:rsidRPr="002A6193">
        <w:rPr>
          <w:rFonts w:ascii="Times New Roman" w:hAnsi="Times New Roman" w:cs="Times New Roman"/>
        </w:rPr>
        <w:t>nando alla data del codicillo, et hanno fatto dir de sì a</w:t>
      </w:r>
      <w:r w:rsidR="00C74C5C" w:rsidRPr="002A6193">
        <w:rPr>
          <w:rFonts w:ascii="Times New Roman" w:hAnsi="Times New Roman" w:cs="Times New Roman"/>
        </w:rPr>
        <w:t>[</w:t>
      </w:r>
      <w:r w:rsidR="001C51A7" w:rsidRPr="002A6193">
        <w:rPr>
          <w:rFonts w:ascii="Times New Roman" w:hAnsi="Times New Roman" w:cs="Times New Roman"/>
        </w:rPr>
        <w:t>l</w:t>
      </w:r>
      <w:r w:rsidR="00C74C5C" w:rsidRPr="002A6193">
        <w:rPr>
          <w:rFonts w:ascii="Times New Roman" w:hAnsi="Times New Roman" w:cs="Times New Roman"/>
        </w:rPr>
        <w:t>]</w:t>
      </w:r>
      <w:r w:rsidR="001C51A7" w:rsidRPr="002A6193">
        <w:rPr>
          <w:rFonts w:ascii="Times New Roman" w:hAnsi="Times New Roman" w:cs="Times New Roman"/>
        </w:rPr>
        <w:t xml:space="preserve"> | Principe mio fratello ancorché non lo volesse o lo potesse dire. | Chiara, et espresse si conosce la caducità della detta scrittura | per quanto è detto di sopra; ma quello, che la fa più caduca è una | particolar dichiaratione, che doi, o tre volte è replicata dal principe | di Oranges nel testamento, che non vaglia altro testamento, o codicillo | se non sarà sottoscritto di sua mano, il che conforma anco | con un placart degl</w:t>
      </w:r>
      <w:r w:rsidR="00211A7E" w:rsidRPr="002A6193">
        <w:rPr>
          <w:rFonts w:ascii="Times New Roman" w:hAnsi="Times New Roman" w:cs="Times New Roman"/>
        </w:rPr>
        <w:t>’</w:t>
      </w:r>
      <w:r w:rsidR="001C51A7" w:rsidRPr="002A6193">
        <w:rPr>
          <w:rFonts w:ascii="Times New Roman" w:hAnsi="Times New Roman" w:cs="Times New Roman"/>
        </w:rPr>
        <w:t xml:space="preserve">istessi </w:t>
      </w:r>
      <w:r w:rsidR="00C74C5C" w:rsidRPr="002A6193">
        <w:rPr>
          <w:rFonts w:ascii="Times New Roman" w:hAnsi="Times New Roman" w:cs="Times New Roman"/>
        </w:rPr>
        <w:t>a</w:t>
      </w:r>
      <w:r w:rsidR="001C51A7" w:rsidRPr="002A6193">
        <w:rPr>
          <w:rFonts w:ascii="Times New Roman" w:hAnsi="Times New Roman" w:cs="Times New Roman"/>
        </w:rPr>
        <w:t xml:space="preserve">rciduchi, che particolarmente annula </w:t>
      </w:r>
      <w:r w:rsidR="00E76C2B" w:rsidRPr="002A6193">
        <w:rPr>
          <w:rFonts w:ascii="Times New Roman" w:hAnsi="Times New Roman" w:cs="Times New Roman"/>
        </w:rPr>
        <w:t xml:space="preserve">[li] </w:t>
      </w:r>
      <w:r w:rsidR="001C51A7" w:rsidRPr="002A6193">
        <w:rPr>
          <w:rFonts w:ascii="Times New Roman" w:hAnsi="Times New Roman" w:cs="Times New Roman"/>
        </w:rPr>
        <w:t>| testamenti, et ultime volontà fatte dagl</w:t>
      </w:r>
      <w:r w:rsidR="00211A7E" w:rsidRPr="002A6193">
        <w:rPr>
          <w:rFonts w:ascii="Times New Roman" w:hAnsi="Times New Roman" w:cs="Times New Roman"/>
        </w:rPr>
        <w:t>’</w:t>
      </w:r>
      <w:r w:rsidR="001C51A7" w:rsidRPr="002A6193">
        <w:rPr>
          <w:rFonts w:ascii="Times New Roman" w:hAnsi="Times New Roman" w:cs="Times New Roman"/>
        </w:rPr>
        <w:t xml:space="preserve">istessi testatori se non | saranno sottoscritte come è il sudetto testamento che fermò di sua | mano esso Principe subito che sentì, che poteva sperar poco | </w:t>
      </w:r>
    </w:p>
    <w:p w14:paraId="3EF897D9" w14:textId="77777777" w:rsidR="00CC72FE" w:rsidRPr="002A6193" w:rsidRDefault="00C8463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 xml:space="preserve">/ 13r / </w:t>
      </w:r>
    </w:p>
    <w:p w14:paraId="61E63626" w14:textId="1F1C7BB9" w:rsidR="001C51A7" w:rsidRPr="002A6193" w:rsidRDefault="001C51A7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della </w:t>
      </w:r>
      <w:r w:rsidR="00706536" w:rsidRPr="002A6193">
        <w:rPr>
          <w:rFonts w:ascii="Times New Roman" w:hAnsi="Times New Roman" w:cs="Times New Roman"/>
        </w:rPr>
        <w:t>sua salut</w:t>
      </w:r>
      <w:r w:rsidR="00AD1F92" w:rsidRPr="002A6193">
        <w:rPr>
          <w:rFonts w:ascii="Times New Roman" w:hAnsi="Times New Roman" w:cs="Times New Roman"/>
        </w:rPr>
        <w:t>a</w:t>
      </w:r>
      <w:r w:rsidR="00706536" w:rsidRPr="002A6193">
        <w:rPr>
          <w:rFonts w:ascii="Times New Roman" w:hAnsi="Times New Roman" w:cs="Times New Roman"/>
        </w:rPr>
        <w:t xml:space="preserve">. Non ostante </w:t>
      </w:r>
      <w:r w:rsidR="00B81104" w:rsidRPr="002A6193">
        <w:rPr>
          <w:rFonts w:ascii="Times New Roman" w:hAnsi="Times New Roman" w:cs="Times New Roman"/>
        </w:rPr>
        <w:t xml:space="preserve">tutto questo mi ha detto il signor principe | Mauritio, che havevano li serenissimi </w:t>
      </w:r>
      <w:r w:rsidR="00DC3965" w:rsidRPr="002A6193">
        <w:rPr>
          <w:rFonts w:ascii="Times New Roman" w:hAnsi="Times New Roman" w:cs="Times New Roman"/>
        </w:rPr>
        <w:t>a</w:t>
      </w:r>
      <w:r w:rsidR="00B81104" w:rsidRPr="002A6193">
        <w:rPr>
          <w:rFonts w:ascii="Times New Roman" w:hAnsi="Times New Roman" w:cs="Times New Roman"/>
        </w:rPr>
        <w:t>rciduchi dato il possesso alla signora | Principessa sua cognata, et tutto è fatto per escluder lui dal beneficio | dell</w:t>
      </w:r>
      <w:r w:rsidR="00211A7E" w:rsidRPr="002A6193">
        <w:rPr>
          <w:rFonts w:ascii="Times New Roman" w:hAnsi="Times New Roman" w:cs="Times New Roman"/>
        </w:rPr>
        <w:t>’</w:t>
      </w:r>
      <w:r w:rsidR="00B81104" w:rsidRPr="002A6193">
        <w:rPr>
          <w:rFonts w:ascii="Times New Roman" w:hAnsi="Times New Roman" w:cs="Times New Roman"/>
        </w:rPr>
        <w:t>heredità; ma particolarmente dalle terre, et signorie che sono nel Bra-|bant, nel Lucemburgh, et al</w:t>
      </w:r>
      <w:r w:rsidR="005A5FE6" w:rsidRPr="002A6193">
        <w:rPr>
          <w:rFonts w:ascii="Times New Roman" w:hAnsi="Times New Roman" w:cs="Times New Roman"/>
        </w:rPr>
        <w:t>t</w:t>
      </w:r>
      <w:r w:rsidR="00B81104" w:rsidRPr="002A6193">
        <w:rPr>
          <w:rFonts w:ascii="Times New Roman" w:hAnsi="Times New Roman" w:cs="Times New Roman"/>
        </w:rPr>
        <w:t>rove, poiché nel codic</w:t>
      </w:r>
      <w:r w:rsidR="005A5FE6" w:rsidRPr="002A6193">
        <w:rPr>
          <w:rFonts w:ascii="Times New Roman" w:hAnsi="Times New Roman" w:cs="Times New Roman"/>
        </w:rPr>
        <w:t>i</w:t>
      </w:r>
      <w:r w:rsidR="00B81104" w:rsidRPr="002A6193">
        <w:rPr>
          <w:rFonts w:ascii="Times New Roman" w:hAnsi="Times New Roman" w:cs="Times New Roman"/>
        </w:rPr>
        <w:t>llo non si tocca | alcun altro luoco, che sia fuori del dominio di sue Altezze. Stante il | detto possesso bisognerà, che sua Eccellenza contesti lite, et mi ha detto, che dov</w:t>
      </w:r>
      <w:r w:rsidR="0064043F" w:rsidRPr="002A6193">
        <w:rPr>
          <w:rFonts w:ascii="Times New Roman" w:hAnsi="Times New Roman" w:cs="Times New Roman"/>
        </w:rPr>
        <w:t>ea</w:t>
      </w:r>
      <w:r w:rsidR="00AD1F92" w:rsidRPr="002A6193">
        <w:rPr>
          <w:rStyle w:val="FootnoteReference"/>
          <w:rFonts w:ascii="Times New Roman" w:hAnsi="Times New Roman" w:cs="Times New Roman"/>
        </w:rPr>
        <w:footnoteReference w:id="39"/>
      </w:r>
      <w:r w:rsidR="00AD1F92" w:rsidRPr="002A6193">
        <w:rPr>
          <w:rFonts w:ascii="Times New Roman" w:hAnsi="Times New Roman" w:cs="Times New Roman"/>
        </w:rPr>
        <w:t xml:space="preserve"> </w:t>
      </w:r>
      <w:r w:rsidR="00B81104" w:rsidRPr="002A6193">
        <w:rPr>
          <w:rFonts w:ascii="Times New Roman" w:hAnsi="Times New Roman" w:cs="Times New Roman"/>
        </w:rPr>
        <w:t>| mandar in Brabant; ma che se bene si promette assai della | bontà dell</w:t>
      </w:r>
      <w:r w:rsidR="00211A7E" w:rsidRPr="002A6193">
        <w:rPr>
          <w:rFonts w:ascii="Times New Roman" w:hAnsi="Times New Roman" w:cs="Times New Roman"/>
        </w:rPr>
        <w:t>’</w:t>
      </w:r>
      <w:r w:rsidR="00B81104" w:rsidRPr="002A6193">
        <w:rPr>
          <w:rFonts w:ascii="Times New Roman" w:hAnsi="Times New Roman" w:cs="Times New Roman"/>
        </w:rPr>
        <w:t>Altezze loro: tuttavia tiene per fermo, che si seguiterà | nell</w:t>
      </w:r>
      <w:r w:rsidR="00211A7E" w:rsidRPr="002A6193">
        <w:rPr>
          <w:rFonts w:ascii="Times New Roman" w:hAnsi="Times New Roman" w:cs="Times New Roman"/>
        </w:rPr>
        <w:t>’</w:t>
      </w:r>
      <w:r w:rsidR="00B81104" w:rsidRPr="002A6193">
        <w:rPr>
          <w:rFonts w:ascii="Times New Roman" w:hAnsi="Times New Roman" w:cs="Times New Roman"/>
        </w:rPr>
        <w:t>ingiusti</w:t>
      </w:r>
      <w:r w:rsidR="00506DA0" w:rsidRPr="002A6193">
        <w:rPr>
          <w:rFonts w:ascii="Times New Roman" w:hAnsi="Times New Roman" w:cs="Times New Roman"/>
        </w:rPr>
        <w:t>t</w:t>
      </w:r>
      <w:r w:rsidR="00B81104" w:rsidRPr="002A6193">
        <w:rPr>
          <w:rFonts w:ascii="Times New Roman" w:hAnsi="Times New Roman" w:cs="Times New Roman"/>
        </w:rPr>
        <w:t xml:space="preserve">ia, che però starà a vedere per risolver poi quello | che si stimerà a proposito. Et qualche spirito inquieto riputando, | che </w:t>
      </w:r>
      <w:r w:rsidR="00C154AD" w:rsidRPr="002A6193">
        <w:rPr>
          <w:rFonts w:ascii="Times New Roman" w:hAnsi="Times New Roman" w:cs="Times New Roman"/>
        </w:rPr>
        <w:t>’</w:t>
      </w:r>
      <w:r w:rsidR="00B81104" w:rsidRPr="002A6193">
        <w:rPr>
          <w:rFonts w:ascii="Times New Roman" w:hAnsi="Times New Roman" w:cs="Times New Roman"/>
        </w:rPr>
        <w:t>l signor Principe habbi ad haver del contrasto forma anco | giudicio, che questo non habbi</w:t>
      </w:r>
      <w:r w:rsidR="00163DEC" w:rsidRPr="002A6193">
        <w:rPr>
          <w:rStyle w:val="FootnoteReference"/>
          <w:rFonts w:ascii="Times New Roman" w:hAnsi="Times New Roman" w:cs="Times New Roman"/>
        </w:rPr>
        <w:footnoteReference w:id="40"/>
      </w:r>
      <w:r w:rsidR="00B81104" w:rsidRPr="002A6193">
        <w:rPr>
          <w:rFonts w:ascii="Times New Roman" w:hAnsi="Times New Roman" w:cs="Times New Roman"/>
        </w:rPr>
        <w:t xml:space="preserve"> ad accommodarsi, che con la | forza et con la spada. Si starà a veder l</w:t>
      </w:r>
      <w:r w:rsidR="00211A7E" w:rsidRPr="002A6193">
        <w:rPr>
          <w:rFonts w:ascii="Times New Roman" w:hAnsi="Times New Roman" w:cs="Times New Roman"/>
        </w:rPr>
        <w:t>’</w:t>
      </w:r>
      <w:r w:rsidR="00B81104" w:rsidRPr="002A6193">
        <w:rPr>
          <w:rFonts w:ascii="Times New Roman" w:hAnsi="Times New Roman" w:cs="Times New Roman"/>
        </w:rPr>
        <w:t>essito. Et io | giudicando tutto ciò degno della notitia della Serenità vostra non | ho voluto tralasciar</w:t>
      </w:r>
      <w:r w:rsidR="00163DEC" w:rsidRPr="002A6193">
        <w:rPr>
          <w:rStyle w:val="FootnoteReference"/>
          <w:rFonts w:ascii="Times New Roman" w:hAnsi="Times New Roman" w:cs="Times New Roman"/>
        </w:rPr>
        <w:footnoteReference w:id="41"/>
      </w:r>
      <w:r w:rsidR="00B81104" w:rsidRPr="002A6193">
        <w:rPr>
          <w:rFonts w:ascii="Times New Roman" w:hAnsi="Times New Roman" w:cs="Times New Roman"/>
        </w:rPr>
        <w:t xml:space="preserve"> di significarglielo riverentemente. Gratie etc.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57B8333C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5092600F" w14:textId="2A678383" w:rsidR="00CC72FE" w:rsidRPr="002A6193" w:rsidRDefault="00F23B6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a</w:t>
      </w:r>
      <w:r w:rsidR="00853C3C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4 marzo 1618 | </w:t>
      </w:r>
    </w:p>
    <w:p w14:paraId="1A7C026F" w14:textId="77777777" w:rsidR="00CC72FE" w:rsidRPr="002A6193" w:rsidRDefault="007F3E9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</w:t>
      </w:r>
      <w:r w:rsidR="00F23B66" w:rsidRPr="002A6193">
        <w:rPr>
          <w:rFonts w:ascii="Times New Roman" w:hAnsi="Times New Roman" w:cs="Times New Roman"/>
        </w:rPr>
        <w:t xml:space="preserve">i vostra Serenità | </w:t>
      </w:r>
    </w:p>
    <w:p w14:paraId="22760DC7" w14:textId="77777777" w:rsidR="00CC72FE" w:rsidRPr="002A6193" w:rsidRDefault="00F23B6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humilissimo</w:t>
      </w:r>
      <w:r w:rsidR="007F3E96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et devotissimo servitore | </w:t>
      </w:r>
    </w:p>
    <w:p w14:paraId="25FB60A3" w14:textId="77777777" w:rsidR="00CC72FE" w:rsidRPr="002A6193" w:rsidRDefault="00F23B6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Christofforo Suriano | </w:t>
      </w:r>
    </w:p>
    <w:p w14:paraId="37B722C9" w14:textId="77777777" w:rsidR="007F3E96" w:rsidRPr="002A6193" w:rsidRDefault="007F3E96">
      <w:pPr>
        <w:pStyle w:val="Testopreformattato"/>
        <w:jc w:val="both"/>
        <w:rPr>
          <w:rFonts w:ascii="Times New Roman" w:hAnsi="Times New Roman" w:cs="Times New Roman"/>
        </w:rPr>
      </w:pPr>
    </w:p>
    <w:p w14:paraId="07BE3D22" w14:textId="77777777" w:rsidR="00CC72FE" w:rsidRPr="002A6193" w:rsidRDefault="00C8463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13v / </w:t>
      </w:r>
    </w:p>
    <w:p w14:paraId="283BF91A" w14:textId="77777777" w:rsidR="00CC72FE" w:rsidRPr="002A6193" w:rsidRDefault="00F52F5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 serenissimo principe di Venetia | </w:t>
      </w:r>
    </w:p>
    <w:p w14:paraId="1FD01351" w14:textId="77777777" w:rsidR="00CC72FE" w:rsidRPr="002A6193" w:rsidRDefault="00F52F5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replicata 3</w:t>
      </w:r>
      <w:r w:rsidRPr="002A6193">
        <w:rPr>
          <w:rFonts w:ascii="Times New Roman" w:hAnsi="Times New Roman" w:cs="Times New Roman"/>
          <w:vertAlign w:val="superscript"/>
        </w:rPr>
        <w:t>a</w:t>
      </w:r>
      <w:r w:rsidRPr="002A6193">
        <w:rPr>
          <w:rFonts w:ascii="Times New Roman" w:hAnsi="Times New Roman" w:cs="Times New Roman"/>
        </w:rPr>
        <w:t xml:space="preserve"> | </w:t>
      </w:r>
    </w:p>
    <w:p w14:paraId="0C81DF19" w14:textId="77777777" w:rsidR="00CC72FE" w:rsidRPr="002A6193" w:rsidRDefault="00F52F5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n° 13 comincia n° 11</w:t>
      </w:r>
      <w:r w:rsidR="007F3E96" w:rsidRPr="002A6193">
        <w:rPr>
          <w:rFonts w:ascii="Times New Roman" w:hAnsi="Times New Roman" w:cs="Times New Roman"/>
        </w:rPr>
        <w:t xml:space="preserve"> |</w:t>
      </w:r>
    </w:p>
    <w:p w14:paraId="6D587F4C" w14:textId="77777777" w:rsidR="00F52F58" w:rsidRPr="002A6193" w:rsidRDefault="00F52F58">
      <w:pPr>
        <w:pStyle w:val="Testopreformattato"/>
        <w:jc w:val="both"/>
        <w:rPr>
          <w:rFonts w:ascii="Times New Roman" w:hAnsi="Times New Roman" w:cs="Times New Roman"/>
        </w:rPr>
      </w:pPr>
    </w:p>
    <w:p w14:paraId="77186FCE" w14:textId="77777777" w:rsidR="007F3E96" w:rsidRPr="002A6193" w:rsidRDefault="005C2BD1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Sigillo e traccia di sigillo</w:t>
      </w:r>
    </w:p>
    <w:p w14:paraId="7F8632EF" w14:textId="77777777" w:rsidR="007F3E96" w:rsidRPr="002A6193" w:rsidRDefault="007F3E96">
      <w:pPr>
        <w:pStyle w:val="Testopreformattato"/>
        <w:jc w:val="both"/>
        <w:rPr>
          <w:rFonts w:ascii="Times New Roman" w:hAnsi="Times New Roman" w:cs="Times New Roman"/>
        </w:rPr>
      </w:pPr>
    </w:p>
    <w:p w14:paraId="5A5CF9D4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Regesto antico</w:t>
      </w:r>
    </w:p>
    <w:p w14:paraId="3BE90F5C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13vC / </w:t>
      </w:r>
    </w:p>
    <w:p w14:paraId="76FF11FD" w14:textId="77777777" w:rsidR="00CC72FE" w:rsidRPr="002A6193" w:rsidRDefault="00F52F5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4 marzo 1618 ricevute a</w:t>
      </w:r>
      <w:r w:rsidR="005C2BD1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28 detto | </w:t>
      </w:r>
    </w:p>
    <w:p w14:paraId="32620162" w14:textId="23F78C2C" w:rsidR="00F52F58" w:rsidRPr="002A6193" w:rsidRDefault="00F52F58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Aya</w:t>
      </w:r>
      <w:r w:rsidR="005C2BD1" w:rsidRPr="002A6193">
        <w:rPr>
          <w:rFonts w:ascii="Times New Roman" w:hAnsi="Times New Roman" w:cs="Times New Roman"/>
        </w:rPr>
        <w:t xml:space="preserve">. </w:t>
      </w:r>
      <w:r w:rsidR="00F470C8" w:rsidRPr="002A6193">
        <w:rPr>
          <w:rFonts w:ascii="Times New Roman" w:hAnsi="Times New Roman" w:cs="Times New Roman"/>
        </w:rPr>
        <w:t>n°</w:t>
      </w:r>
      <w:r w:rsidRPr="002A6193">
        <w:rPr>
          <w:rFonts w:ascii="Times New Roman" w:hAnsi="Times New Roman" w:cs="Times New Roman"/>
        </w:rPr>
        <w:t xml:space="preserve"> 13 | </w:t>
      </w:r>
    </w:p>
    <w:p w14:paraId="74DBEAC9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33CB0739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</w:t>
      </w:r>
      <w:r w:rsidR="007F3E96" w:rsidRPr="002A6193">
        <w:rPr>
          <w:rFonts w:ascii="Times New Roman" w:hAnsi="Times New Roman" w:cs="Times New Roman"/>
        </w:rPr>
        <w:t xml:space="preserve">. SS. R. </w:t>
      </w:r>
      <w:r w:rsidR="00F52F58" w:rsidRPr="002A6193">
        <w:rPr>
          <w:rFonts w:ascii="Times New Roman" w:hAnsi="Times New Roman" w:cs="Times New Roman"/>
        </w:rPr>
        <w:t xml:space="preserve">| </w:t>
      </w:r>
    </w:p>
    <w:p w14:paraId="0EE0E642" w14:textId="77777777" w:rsidR="00F52F58" w:rsidRPr="002A6193" w:rsidRDefault="00F52F58" w:rsidP="00211A7E">
      <w:pPr>
        <w:pStyle w:val="Testopreformattato"/>
        <w:rPr>
          <w:rFonts w:ascii="Times New Roman" w:hAnsi="Times New Roman" w:cs="Times New Roman"/>
        </w:rPr>
      </w:pPr>
    </w:p>
    <w:p w14:paraId="64EE2F91" w14:textId="77777777" w:rsidR="00CC72FE" w:rsidRPr="002A6193" w:rsidRDefault="002D55FA" w:rsidP="004014CF">
      <w:pPr>
        <w:jc w:val="center"/>
      </w:pPr>
      <w:r w:rsidRPr="002A6193">
        <w:br w:type="page"/>
      </w:r>
      <w:r w:rsidRPr="002A6193">
        <w:lastRenderedPageBreak/>
        <w:t>n. 5</w:t>
      </w:r>
    </w:p>
    <w:p w14:paraId="20A3B35B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13 marzo 1618</w:t>
      </w:r>
      <w:r w:rsidR="00CD2756" w:rsidRPr="002A6193">
        <w:rPr>
          <w:rFonts w:ascii="Times New Roman" w:hAnsi="Times New Roman" w:cs="Times New Roman"/>
        </w:rPr>
        <w:t>, L’Aia</w:t>
      </w:r>
      <w:r w:rsidR="006660C6" w:rsidRPr="002A6193">
        <w:rPr>
          <w:rFonts w:ascii="Times New Roman" w:hAnsi="Times New Roman" w:cs="Times New Roman"/>
        </w:rPr>
        <w:t xml:space="preserve"> (cc. 14r-16v, 21r-v)</w:t>
      </w:r>
    </w:p>
    <w:p w14:paraId="43247031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  <w:iCs/>
        </w:rPr>
      </w:pPr>
    </w:p>
    <w:p w14:paraId="67F0E23D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/ 14r / </w:t>
      </w:r>
    </w:p>
    <w:p w14:paraId="1F242138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n° 14 fin 15 | </w:t>
      </w:r>
    </w:p>
    <w:p w14:paraId="481B19C4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</w:p>
    <w:p w14:paraId="52B8456D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Serenissimo Principe</w:t>
      </w:r>
      <w:r w:rsidR="005934C1" w:rsidRPr="002A6193">
        <w:rPr>
          <w:rFonts w:ascii="Times New Roman" w:hAnsi="Times New Roman" w:cs="Times New Roman"/>
        </w:rPr>
        <w:t xml:space="preserve"> |</w:t>
      </w:r>
    </w:p>
    <w:p w14:paraId="024C3C8B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la notte di venerdì mi pervenero le doi lettere della Serenità vostra | de</w:t>
      </w:r>
      <w:r w:rsidR="005934C1" w:rsidRPr="002A6193">
        <w:rPr>
          <w:rFonts w:ascii="Times New Roman" w:hAnsi="Times New Roman" w:cs="Times New Roman"/>
        </w:rPr>
        <w:t>'</w:t>
      </w:r>
      <w:r w:rsidRPr="002A6193">
        <w:rPr>
          <w:rFonts w:ascii="Times New Roman" w:hAnsi="Times New Roman" w:cs="Times New Roman"/>
        </w:rPr>
        <w:t xml:space="preserve"> 23 del passato, et vedendo in esse il commandamento | loro espresso di ringratiar questi signori, et il signor principe | Mauritio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affetto col quale si sono interessati | nell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apprestamento dei dodici vasselli non tardai | a far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ufficio con gl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uni, et con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altro il sabbato | mattina, et procurai che fosse così efficace, et pieno | come la volontà publica me lo deta, et la | prontezza di questi signori lo ricercava. Hebbi | in risposta parole cortesi, che indicorono espressamente | desiderio di far anco più in servitio della Serenità vostra. |</w:t>
      </w:r>
    </w:p>
    <w:p w14:paraId="41BB6116" w14:textId="29EBAFE0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Gratissima riuscì 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signori Stati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attestatione che nell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ufficio | aggiunsi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ottima volontà di lei nel caminar | con essi unita, come ricercava li reciprochi interessi, | la qualità dei tempi, et le machinationi, et | fini di quelli, che mirano dar legge ad ogni | </w:t>
      </w:r>
      <w:r w:rsidR="005934C1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rincipe, né lasciai in ciò concetto, che stimai | proprio, et corrispondente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antecedenti | sue commissioni per tener vivo il negotio come | anco mi significa in queste ultime lettere sue | et la replica, che loro feci che dalla serenissima Republica | tutta sarà vedut</w:t>
      </w:r>
      <w:r w:rsidR="005934C1" w:rsidRPr="002A6193">
        <w:rPr>
          <w:rFonts w:ascii="Times New Roman" w:hAnsi="Times New Roman" w:cs="Times New Roman"/>
        </w:rPr>
        <w:t>o</w:t>
      </w:r>
      <w:r w:rsidRPr="002A6193">
        <w:rPr>
          <w:rFonts w:ascii="Times New Roman" w:hAnsi="Times New Roman" w:cs="Times New Roman"/>
        </w:rPr>
        <w:t xml:space="preserve"> con particolar affetto il </w:t>
      </w:r>
      <w:r w:rsidR="005934C1" w:rsidRPr="002A6193">
        <w:rPr>
          <w:rFonts w:ascii="Times New Roman" w:hAnsi="Times New Roman" w:cs="Times New Roman"/>
        </w:rPr>
        <w:t>M</w:t>
      </w:r>
      <w:r w:rsidRPr="002A6193">
        <w:rPr>
          <w:rFonts w:ascii="Times New Roman" w:hAnsi="Times New Roman" w:cs="Times New Roman"/>
        </w:rPr>
        <w:t>inistro | con il quale havevano in intentione di corrispon</w:t>
      </w:r>
      <w:r w:rsidR="00043117" w:rsidRPr="002A6193">
        <w:rPr>
          <w:rFonts w:ascii="Times New Roman" w:hAnsi="Times New Roman" w:cs="Times New Roman"/>
        </w:rPr>
        <w:t>-|</w:t>
      </w:r>
      <w:r w:rsidRPr="002A6193">
        <w:rPr>
          <w:rFonts w:ascii="Times New Roman" w:hAnsi="Times New Roman" w:cs="Times New Roman"/>
        </w:rPr>
        <w:t>derle ha fatta impressione nel generale, et nel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4C885280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/ 14v / </w:t>
      </w:r>
    </w:p>
    <w:p w14:paraId="24D1CA40" w14:textId="77777777" w:rsidR="00CC72FE" w:rsidRPr="002A6193" w:rsidRDefault="00E87574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particolare ancora, et credo che questa li farà anco | risolver a venirne un giorno a capo. Sono solecitati | da sé medesimi; ma più da</w:t>
      </w:r>
      <w:r w:rsidR="00EB4980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mercanti, che traficano | costì, et massime al presente, che partiranno queste</w:t>
      </w:r>
      <w:r w:rsidR="00666D8A" w:rsidRPr="002A6193">
        <w:rPr>
          <w:rFonts w:ascii="Times New Roman" w:hAnsi="Times New Roman" w:cs="Times New Roman"/>
        </w:rPr>
        <w:t xml:space="preserve"> |</w:t>
      </w:r>
      <w:r w:rsidRPr="002A6193">
        <w:rPr>
          <w:rFonts w:ascii="Times New Roman" w:hAnsi="Times New Roman" w:cs="Times New Roman"/>
        </w:rPr>
        <w:t xml:space="preserve"> navi. Portano li particolari la convenienza, et la | necessità, che in ogni caso habbi ad esser costì [mi</w:t>
      </w:r>
      <w:r w:rsidR="00D14C8D" w:rsidRPr="002A6193">
        <w:rPr>
          <w:rFonts w:ascii="Times New Roman" w:hAnsi="Times New Roman" w:cs="Times New Roman"/>
        </w:rPr>
        <w:t>]</w:t>
      </w:r>
      <w:r w:rsidRPr="002A6193">
        <w:rPr>
          <w:rFonts w:ascii="Times New Roman" w:hAnsi="Times New Roman" w:cs="Times New Roman"/>
        </w:rPr>
        <w:t>nistro</w:t>
      </w:r>
      <w:r w:rsidR="00D14C8D" w:rsidRPr="002A6193">
        <w:rPr>
          <w:rStyle w:val="FootnoteReference"/>
          <w:rFonts w:ascii="Times New Roman" w:hAnsi="Times New Roman" w:cs="Times New Roman"/>
        </w:rPr>
        <w:footnoteReference w:id="42"/>
      </w:r>
      <w:r w:rsidRPr="002A6193">
        <w:rPr>
          <w:rFonts w:ascii="Times New Roman" w:hAnsi="Times New Roman" w:cs="Times New Roman"/>
        </w:rPr>
        <w:t xml:space="preserve"> | a chi nelli loro interessi, et per le loro instanze | possino far ricorso. Ho penetrato che concorrono | la volontà della maggior parte</w:t>
      </w:r>
      <w:r w:rsidR="00017ADD" w:rsidRPr="002A6193">
        <w:rPr>
          <w:rFonts w:ascii="Times New Roman" w:hAnsi="Times New Roman" w:cs="Times New Roman"/>
        </w:rPr>
        <w:t xml:space="preserve"> a questa missione | et so ch</w:t>
      </w:r>
      <w:r w:rsidR="00211A7E" w:rsidRPr="002A6193">
        <w:rPr>
          <w:rFonts w:ascii="Times New Roman" w:hAnsi="Times New Roman" w:cs="Times New Roman"/>
        </w:rPr>
        <w:t>’</w:t>
      </w:r>
      <w:r w:rsidR="00017ADD" w:rsidRPr="002A6193">
        <w:rPr>
          <w:rFonts w:ascii="Times New Roman" w:hAnsi="Times New Roman" w:cs="Times New Roman"/>
        </w:rPr>
        <w:t>è stato discorso del stipendio, che haverebbono | a dar a quello, che fosse destinato residente. Ho | anco saputo, che partito dall</w:t>
      </w:r>
      <w:r w:rsidR="00211A7E" w:rsidRPr="002A6193">
        <w:rPr>
          <w:rFonts w:ascii="Times New Roman" w:hAnsi="Times New Roman" w:cs="Times New Roman"/>
        </w:rPr>
        <w:t>’</w:t>
      </w:r>
      <w:r w:rsidR="00017ADD" w:rsidRPr="002A6193">
        <w:rPr>
          <w:rFonts w:ascii="Times New Roman" w:hAnsi="Times New Roman" w:cs="Times New Roman"/>
        </w:rPr>
        <w:t>audienza</w:t>
      </w:r>
      <w:r w:rsidR="0057561B" w:rsidRPr="002A6193">
        <w:rPr>
          <w:rStyle w:val="FootnoteReference"/>
          <w:rFonts w:ascii="Times New Roman" w:hAnsi="Times New Roman" w:cs="Times New Roman"/>
        </w:rPr>
        <w:footnoteReference w:id="43"/>
      </w:r>
      <w:r w:rsidR="00017ADD" w:rsidRPr="002A6193">
        <w:rPr>
          <w:rFonts w:ascii="Times New Roman" w:hAnsi="Times New Roman" w:cs="Times New Roman"/>
        </w:rPr>
        <w:t xml:space="preserve"> si è | trattato sopra questo particolare d</w:t>
      </w:r>
      <w:r w:rsidR="00211A7E" w:rsidRPr="002A6193">
        <w:rPr>
          <w:rFonts w:ascii="Times New Roman" w:hAnsi="Times New Roman" w:cs="Times New Roman"/>
        </w:rPr>
        <w:t>’</w:t>
      </w:r>
      <w:r w:rsidR="00017ADD" w:rsidRPr="002A6193">
        <w:rPr>
          <w:rFonts w:ascii="Times New Roman" w:hAnsi="Times New Roman" w:cs="Times New Roman"/>
        </w:rPr>
        <w:t>inviar ministro propo-|nendosi, che andasse alcuno dell</w:t>
      </w:r>
      <w:r w:rsidR="00211A7E" w:rsidRPr="002A6193">
        <w:rPr>
          <w:rFonts w:ascii="Times New Roman" w:hAnsi="Times New Roman" w:cs="Times New Roman"/>
        </w:rPr>
        <w:t>’</w:t>
      </w:r>
      <w:r w:rsidR="00C44E4E" w:rsidRPr="002A6193">
        <w:rPr>
          <w:rFonts w:ascii="Times New Roman" w:hAnsi="Times New Roman" w:cs="Times New Roman"/>
        </w:rPr>
        <w:t>a</w:t>
      </w:r>
      <w:r w:rsidR="00017ADD" w:rsidRPr="002A6193">
        <w:rPr>
          <w:rFonts w:ascii="Times New Roman" w:hAnsi="Times New Roman" w:cs="Times New Roman"/>
        </w:rPr>
        <w:t>ssemblea</w:t>
      </w:r>
      <w:r w:rsidR="00865279" w:rsidRPr="002A6193">
        <w:rPr>
          <w:rFonts w:ascii="Times New Roman" w:hAnsi="Times New Roman" w:cs="Times New Roman"/>
        </w:rPr>
        <w:t>; ma non | fu trovata corrispondenza de</w:t>
      </w:r>
      <w:r w:rsidR="00214199" w:rsidRPr="002A6193">
        <w:rPr>
          <w:rFonts w:ascii="Times New Roman" w:hAnsi="Times New Roman" w:cs="Times New Roman"/>
        </w:rPr>
        <w:t>’</w:t>
      </w:r>
      <w:r w:rsidR="00865279" w:rsidRPr="002A6193">
        <w:rPr>
          <w:rFonts w:ascii="Times New Roman" w:hAnsi="Times New Roman" w:cs="Times New Roman"/>
        </w:rPr>
        <w:t xml:space="preserve"> pareri che uno di | quei che sedono</w:t>
      </w:r>
      <w:r w:rsidR="00954EFD" w:rsidRPr="002A6193">
        <w:rPr>
          <w:rFonts w:ascii="Times New Roman" w:hAnsi="Times New Roman" w:cs="Times New Roman"/>
        </w:rPr>
        <w:t xml:space="preserve"> </w:t>
      </w:r>
      <w:r w:rsidR="00865279" w:rsidRPr="002A6193">
        <w:rPr>
          <w:rFonts w:ascii="Times New Roman" w:hAnsi="Times New Roman" w:cs="Times New Roman"/>
        </w:rPr>
        <w:t xml:space="preserve">in detta </w:t>
      </w:r>
      <w:r w:rsidR="00954EFD" w:rsidRPr="002A6193">
        <w:rPr>
          <w:rFonts w:ascii="Times New Roman" w:hAnsi="Times New Roman" w:cs="Times New Roman"/>
        </w:rPr>
        <w:t>a</w:t>
      </w:r>
      <w:r w:rsidR="00865279" w:rsidRPr="002A6193">
        <w:rPr>
          <w:rFonts w:ascii="Times New Roman" w:hAnsi="Times New Roman" w:cs="Times New Roman"/>
        </w:rPr>
        <w:t>ssemblea dovesse andar | col semplice titolo di residente, credo che coi | discorsi si caminerà avanti all</w:t>
      </w:r>
      <w:r w:rsidR="00211A7E" w:rsidRPr="002A6193">
        <w:rPr>
          <w:rFonts w:ascii="Times New Roman" w:hAnsi="Times New Roman" w:cs="Times New Roman"/>
        </w:rPr>
        <w:t>’</w:t>
      </w:r>
      <w:r w:rsidR="00865279" w:rsidRPr="002A6193">
        <w:rPr>
          <w:rFonts w:ascii="Times New Roman" w:hAnsi="Times New Roman" w:cs="Times New Roman"/>
        </w:rPr>
        <w:t>effetto non vi è | altro che possi portar in lungo, che queste | controversie di religione, che ancor stano pendent[i] | in questa provincia di Holanda, et tiene in sospes[o] | l</w:t>
      </w:r>
      <w:r w:rsidR="00211A7E" w:rsidRPr="002A6193">
        <w:rPr>
          <w:rFonts w:ascii="Times New Roman" w:hAnsi="Times New Roman" w:cs="Times New Roman"/>
        </w:rPr>
        <w:t>’</w:t>
      </w:r>
      <w:r w:rsidR="00865279" w:rsidRPr="002A6193">
        <w:rPr>
          <w:rFonts w:ascii="Times New Roman" w:hAnsi="Times New Roman" w:cs="Times New Roman"/>
        </w:rPr>
        <w:t>essecutione ancora d</w:t>
      </w:r>
      <w:r w:rsidR="00211A7E" w:rsidRPr="002A6193">
        <w:rPr>
          <w:rFonts w:ascii="Times New Roman" w:hAnsi="Times New Roman" w:cs="Times New Roman"/>
        </w:rPr>
        <w:t>’</w:t>
      </w:r>
      <w:r w:rsidR="00865279" w:rsidRPr="002A6193">
        <w:rPr>
          <w:rFonts w:ascii="Times New Roman" w:hAnsi="Times New Roman" w:cs="Times New Roman"/>
        </w:rPr>
        <w:t xml:space="preserve">altri più gravi negotii. | Et sì come pare, che tutte le altre </w:t>
      </w:r>
      <w:r w:rsidR="008E3E38" w:rsidRPr="002A6193">
        <w:rPr>
          <w:rFonts w:ascii="Times New Roman" w:hAnsi="Times New Roman" w:cs="Times New Roman"/>
        </w:rPr>
        <w:t>P</w:t>
      </w:r>
      <w:r w:rsidR="00865279" w:rsidRPr="002A6193">
        <w:rPr>
          <w:rFonts w:ascii="Times New Roman" w:hAnsi="Times New Roman" w:cs="Times New Roman"/>
        </w:rPr>
        <w:t>rovincie si dichia-|rino in questo capo del ministro, così quella d</w:t>
      </w:r>
      <w:r w:rsidR="00211A7E" w:rsidRPr="002A6193">
        <w:rPr>
          <w:rFonts w:ascii="Times New Roman" w:hAnsi="Times New Roman" w:cs="Times New Roman"/>
        </w:rPr>
        <w:t>’</w:t>
      </w:r>
      <w:r w:rsidR="00865279" w:rsidRPr="002A6193">
        <w:rPr>
          <w:rFonts w:ascii="Times New Roman" w:hAnsi="Times New Roman" w:cs="Times New Roman"/>
        </w:rPr>
        <w:t>Holand[a]</w:t>
      </w:r>
      <w:r w:rsidR="008E3E38" w:rsidRPr="002A6193">
        <w:rPr>
          <w:rFonts w:ascii="Times New Roman" w:hAnsi="Times New Roman" w:cs="Times New Roman"/>
        </w:rPr>
        <w:t xml:space="preserve"> |</w:t>
      </w:r>
    </w:p>
    <w:p w14:paraId="1F48B33F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/ 15r / </w:t>
      </w:r>
    </w:p>
    <w:p w14:paraId="431141FE" w14:textId="77777777" w:rsidR="00CC72FE" w:rsidRPr="002A6193" w:rsidRDefault="00D6546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non si è ancora lasciata intender; venendomi detto | che si aspetta questa in particolare che dica il suo senso | sopra che communicando avanti hieri col signor Bern</w:t>
      </w:r>
      <w:r w:rsidR="00C26F49" w:rsidRPr="002A6193">
        <w:rPr>
          <w:rFonts w:ascii="Times New Roman" w:hAnsi="Times New Roman" w:cs="Times New Roman"/>
        </w:rPr>
        <w:t>v</w:t>
      </w:r>
      <w:r w:rsidRPr="002A6193">
        <w:rPr>
          <w:rFonts w:ascii="Times New Roman" w:hAnsi="Times New Roman" w:cs="Times New Roman"/>
        </w:rPr>
        <w:t>el | mi disse, che si sarebbe veduto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effetto della pace | tra la serenissima Republica et il re</w:t>
      </w:r>
      <w:r w:rsidR="0057561B" w:rsidRPr="002A6193">
        <w:rPr>
          <w:rStyle w:val="FootnoteReference"/>
          <w:rFonts w:ascii="Times New Roman" w:hAnsi="Times New Roman" w:cs="Times New Roman"/>
        </w:rPr>
        <w:footnoteReference w:id="44"/>
      </w:r>
      <w:r w:rsidRPr="002A6193">
        <w:rPr>
          <w:rFonts w:ascii="Times New Roman" w:hAnsi="Times New Roman" w:cs="Times New Roman"/>
        </w:rPr>
        <w:t xml:space="preserve"> Ferdinando, et se</w:t>
      </w:r>
      <w:r w:rsidR="00FC0F14" w:rsidRPr="002A6193">
        <w:rPr>
          <w:rStyle w:val="FootnoteReference"/>
          <w:rFonts w:ascii="Times New Roman" w:hAnsi="Times New Roman" w:cs="Times New Roman"/>
        </w:rPr>
        <w:footnoteReference w:id="45"/>
      </w:r>
      <w:r w:rsidRPr="002A6193">
        <w:rPr>
          <w:rFonts w:ascii="Times New Roman" w:hAnsi="Times New Roman" w:cs="Times New Roman"/>
        </w:rPr>
        <w:t xml:space="preserve"> vorranno | Spagnoli continuar la guerra alla Republica per far poi | ris[o]lutione</w:t>
      </w:r>
      <w:r w:rsidR="006D69FC" w:rsidRPr="002A6193">
        <w:rPr>
          <w:rStyle w:val="FootnoteReference"/>
          <w:rFonts w:ascii="Times New Roman" w:hAnsi="Times New Roman" w:cs="Times New Roman"/>
        </w:rPr>
        <w:footnoteReference w:id="46"/>
      </w:r>
      <w:r w:rsidRPr="002A6193">
        <w:rPr>
          <w:rFonts w:ascii="Times New Roman" w:hAnsi="Times New Roman" w:cs="Times New Roman"/>
        </w:rPr>
        <w:t xml:space="preserve"> propria</w:t>
      </w:r>
      <w:r w:rsidR="002A76D7" w:rsidRPr="002A6193">
        <w:rPr>
          <w:rFonts w:ascii="Times New Roman" w:hAnsi="Times New Roman" w:cs="Times New Roman"/>
        </w:rPr>
        <w:t>; et che stimava anc</w:t>
      </w:r>
      <w:r w:rsidR="00211A7E" w:rsidRPr="002A6193">
        <w:rPr>
          <w:rFonts w:ascii="Times New Roman" w:hAnsi="Times New Roman" w:cs="Times New Roman"/>
        </w:rPr>
        <w:t>’</w:t>
      </w:r>
      <w:r w:rsidR="002A76D7" w:rsidRPr="002A6193">
        <w:rPr>
          <w:rFonts w:ascii="Times New Roman" w:hAnsi="Times New Roman" w:cs="Times New Roman"/>
        </w:rPr>
        <w:t>egli questa | corrispondenza di ministro giovevole ai communi | interessi. Ha questo</w:t>
      </w:r>
      <w:r w:rsidR="0057561B" w:rsidRPr="002A6193">
        <w:rPr>
          <w:rStyle w:val="FootnoteReference"/>
          <w:rFonts w:ascii="Times New Roman" w:hAnsi="Times New Roman" w:cs="Times New Roman"/>
        </w:rPr>
        <w:footnoteReference w:id="47"/>
      </w:r>
      <w:r w:rsidR="002A76D7" w:rsidRPr="002A6193">
        <w:rPr>
          <w:rFonts w:ascii="Times New Roman" w:hAnsi="Times New Roman" w:cs="Times New Roman"/>
        </w:rPr>
        <w:t xml:space="preserve"> signore li suoi fini reconditi | né sono così facili ad esser penetrati, et parla conforme</w:t>
      </w:r>
      <w:r w:rsidR="0057561B" w:rsidRPr="002A6193">
        <w:rPr>
          <w:rStyle w:val="FootnoteReference"/>
          <w:rFonts w:ascii="Times New Roman" w:hAnsi="Times New Roman" w:cs="Times New Roman"/>
        </w:rPr>
        <w:footnoteReference w:id="48"/>
      </w:r>
      <w:r w:rsidR="00833AFD" w:rsidRPr="002A6193">
        <w:rPr>
          <w:rFonts w:ascii="Times New Roman" w:hAnsi="Times New Roman" w:cs="Times New Roman"/>
        </w:rPr>
        <w:t xml:space="preserve"> </w:t>
      </w:r>
      <w:r w:rsidR="002A76D7" w:rsidRPr="002A6193">
        <w:rPr>
          <w:rFonts w:ascii="Times New Roman" w:hAnsi="Times New Roman" w:cs="Times New Roman"/>
        </w:rPr>
        <w:t xml:space="preserve">| ad essi. Io non mancarò </w:t>
      </w:r>
      <w:r w:rsidR="00593257" w:rsidRPr="002A6193">
        <w:rPr>
          <w:rFonts w:ascii="Times New Roman" w:hAnsi="Times New Roman" w:cs="Times New Roman"/>
        </w:rPr>
        <w:t>d</w:t>
      </w:r>
      <w:r w:rsidR="00211A7E" w:rsidRPr="002A6193">
        <w:rPr>
          <w:rFonts w:ascii="Times New Roman" w:hAnsi="Times New Roman" w:cs="Times New Roman"/>
        </w:rPr>
        <w:t>’</w:t>
      </w:r>
      <w:r w:rsidR="00593257" w:rsidRPr="002A6193">
        <w:rPr>
          <w:rFonts w:ascii="Times New Roman" w:hAnsi="Times New Roman" w:cs="Times New Roman"/>
        </w:rPr>
        <w:t xml:space="preserve">indagarne il senso, et di | quello succederà, ne anderò riverentemente avisando | la Serenità vostra. | </w:t>
      </w:r>
    </w:p>
    <w:p w14:paraId="081D7968" w14:textId="77777777" w:rsidR="00CC72FE" w:rsidRPr="002A6193" w:rsidRDefault="00593257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Dai primi avvisi, che venero</w:t>
      </w:r>
      <w:r w:rsidR="00D21EE2" w:rsidRPr="002A6193">
        <w:rPr>
          <w:rStyle w:val="FootnoteReference"/>
          <w:rFonts w:ascii="Times New Roman" w:hAnsi="Times New Roman" w:cs="Times New Roman"/>
        </w:rPr>
        <w:footnoteReference w:id="49"/>
      </w:r>
      <w:r w:rsidRPr="002A6193">
        <w:rPr>
          <w:rFonts w:ascii="Times New Roman" w:hAnsi="Times New Roman" w:cs="Times New Roman"/>
        </w:rPr>
        <w:t xml:space="preserve"> </w:t>
      </w:r>
      <w:r w:rsidR="00860C84" w:rsidRPr="002A6193">
        <w:rPr>
          <w:rFonts w:ascii="Times New Roman" w:hAnsi="Times New Roman" w:cs="Times New Roman"/>
        </w:rPr>
        <w:t>qui scritti dal medesimo monsignor | di Monthou, che dovesse ritornarsene a questa | residenza per nome del duca di Savoia non | si è inteso altro, se verrà haverò a cuore di osser-|var</w:t>
      </w:r>
      <w:r w:rsidR="00D21EE2" w:rsidRPr="002A6193">
        <w:rPr>
          <w:rFonts w:ascii="Times New Roman" w:hAnsi="Times New Roman" w:cs="Times New Roman"/>
        </w:rPr>
        <w:t xml:space="preserve"> </w:t>
      </w:r>
      <w:r w:rsidR="00860C84" w:rsidRPr="002A6193">
        <w:rPr>
          <w:rFonts w:ascii="Times New Roman" w:hAnsi="Times New Roman" w:cs="Times New Roman"/>
        </w:rPr>
        <w:t>le</w:t>
      </w:r>
      <w:r w:rsidR="0057561B" w:rsidRPr="002A6193">
        <w:rPr>
          <w:rStyle w:val="FootnoteReference"/>
          <w:rFonts w:ascii="Times New Roman" w:hAnsi="Times New Roman" w:cs="Times New Roman"/>
        </w:rPr>
        <w:footnoteReference w:id="50"/>
      </w:r>
      <w:r w:rsidR="00860C84" w:rsidRPr="002A6193">
        <w:rPr>
          <w:rFonts w:ascii="Times New Roman" w:hAnsi="Times New Roman" w:cs="Times New Roman"/>
        </w:rPr>
        <w:t xml:space="preserve"> sue trattationi in conformità di quanto | la Serenità vostra mi commette nelle medesime lettere de</w:t>
      </w:r>
      <w:r w:rsidR="00EB4980" w:rsidRPr="002A6193">
        <w:rPr>
          <w:rFonts w:ascii="Times New Roman" w:hAnsi="Times New Roman" w:cs="Times New Roman"/>
        </w:rPr>
        <w:t>’</w:t>
      </w:r>
      <w:r w:rsidR="00860C84" w:rsidRPr="002A6193">
        <w:rPr>
          <w:rFonts w:ascii="Times New Roman" w:hAnsi="Times New Roman" w:cs="Times New Roman"/>
        </w:rPr>
        <w:t xml:space="preserve"> 23 | del passato. | </w:t>
      </w:r>
    </w:p>
    <w:p w14:paraId="6DC72CDF" w14:textId="77777777" w:rsidR="00CC72FE" w:rsidRPr="002A6193" w:rsidRDefault="00860C8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avviso, che diedi hieri otto ai signori Stati delle consegne | fatte a Noistot delle ratificationi</w:t>
      </w:r>
      <w:r w:rsidR="0057561B" w:rsidRPr="002A6193">
        <w:rPr>
          <w:rStyle w:val="FootnoteReference"/>
          <w:rFonts w:ascii="Times New Roman" w:hAnsi="Times New Roman" w:cs="Times New Roman"/>
        </w:rPr>
        <w:footnoteReference w:id="51"/>
      </w:r>
      <w:r w:rsidRPr="002A6193">
        <w:rPr>
          <w:rFonts w:ascii="Times New Roman" w:hAnsi="Times New Roman" w:cs="Times New Roman"/>
        </w:rPr>
        <w:t xml:space="preserve"> reciproche della | pace tra la serenissima </w:t>
      </w:r>
      <w:r w:rsidR="00F71B34" w:rsidRPr="002A6193">
        <w:rPr>
          <w:rFonts w:ascii="Times New Roman" w:hAnsi="Times New Roman" w:cs="Times New Roman"/>
        </w:rPr>
        <w:t>c</w:t>
      </w:r>
      <w:r w:rsidRPr="002A6193">
        <w:rPr>
          <w:rFonts w:ascii="Times New Roman" w:hAnsi="Times New Roman" w:cs="Times New Roman"/>
        </w:rPr>
        <w:t>asa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Austria, et vostra Serenità, et quanto | ho anco sabbato aggiunto in questo particolare non | </w:t>
      </w:r>
    </w:p>
    <w:p w14:paraId="0D1159A8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/ 15v / </w:t>
      </w:r>
    </w:p>
    <w:p w14:paraId="6DA93235" w14:textId="77777777" w:rsidR="00CC72FE" w:rsidRPr="002A6193" w:rsidRDefault="00DB36A4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mi parve, che grandemente fosse gustato da questi signori, et | alcuni mi hanno detto con quasi un medesimo concetto | Spagnoli inganeranno non bisogna fidarsi. Et sua Eccellenza | in particolare mi disse tenghino pur li vostri signori quello, | che hanno, non liberino Gradisca: perché Spagnoli sono | huomini galanti, et sapranno maneggiarsi in maniera | che se la Republica non sta lesta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ingan[e]ranno</w:t>
      </w:r>
      <w:r w:rsidR="005A50CE" w:rsidRPr="002A6193">
        <w:rPr>
          <w:rStyle w:val="FootnoteReference"/>
          <w:rFonts w:ascii="Times New Roman" w:hAnsi="Times New Roman" w:cs="Times New Roman"/>
        </w:rPr>
        <w:footnoteReference w:id="52"/>
      </w:r>
      <w:r w:rsidRPr="002A6193">
        <w:rPr>
          <w:rFonts w:ascii="Times New Roman" w:hAnsi="Times New Roman" w:cs="Times New Roman"/>
        </w:rPr>
        <w:t xml:space="preserve"> </w:t>
      </w:r>
      <w:r w:rsidR="00E76C2B" w:rsidRPr="002A6193">
        <w:rPr>
          <w:rFonts w:ascii="Times New Roman" w:hAnsi="Times New Roman" w:cs="Times New Roman"/>
        </w:rPr>
        <w:t>ce</w:t>
      </w:r>
      <w:r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 xml:space="preserve">]. | Parmi, che stiano qui sospettosi di questa pace | et che andando ella innanti la guerra habbi | a correr di qua; né il loro sospetto è senza | fondamento derivando dalle secrete trattationi che </w:t>
      </w:r>
      <w:r w:rsidR="005A50C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l | duca di Naiburgh ha havute questi giorni passati | alla corte di Brusseles ove è sta</w:t>
      </w:r>
      <w:r w:rsidR="0057561B" w:rsidRPr="002A6193">
        <w:rPr>
          <w:rStyle w:val="FootnoteReference"/>
          <w:rFonts w:ascii="Times New Roman" w:hAnsi="Times New Roman" w:cs="Times New Roman"/>
        </w:rPr>
        <w:footnoteReference w:id="53"/>
      </w:r>
      <w:r w:rsidRPr="002A6193">
        <w:rPr>
          <w:rFonts w:ascii="Times New Roman" w:hAnsi="Times New Roman" w:cs="Times New Roman"/>
        </w:rPr>
        <w:t xml:space="preserve"> tuttavia</w:t>
      </w:r>
      <w:r w:rsidR="0057561B" w:rsidRPr="002A6193">
        <w:rPr>
          <w:rStyle w:val="FootnoteReference"/>
          <w:rFonts w:ascii="Times New Roman" w:hAnsi="Times New Roman" w:cs="Times New Roman"/>
        </w:rPr>
        <w:footnoteReference w:id="54"/>
      </w:r>
      <w:r w:rsidRPr="002A6193">
        <w:rPr>
          <w:rFonts w:ascii="Times New Roman" w:hAnsi="Times New Roman" w:cs="Times New Roman"/>
        </w:rPr>
        <w:t xml:space="preserve"> doppo che si | è sparsa voce, la quale si va sempr</w:t>
      </w:r>
      <w:r w:rsidR="005A50CE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 augumentando | et dicono anco con effetti di levate per impie-|garle nelli paesi </w:t>
      </w:r>
      <w:r w:rsidR="008A1BC5" w:rsidRPr="002A6193">
        <w:rPr>
          <w:rFonts w:ascii="Times New Roman" w:hAnsi="Times New Roman" w:cs="Times New Roman"/>
        </w:rPr>
        <w:t>di Cleves, et Giuliers, et ho | saputo da qualche intimo servitore di sua Eccellentia | ch</w:t>
      </w:r>
      <w:r w:rsidR="00211A7E" w:rsidRPr="002A6193">
        <w:rPr>
          <w:rFonts w:ascii="Times New Roman" w:hAnsi="Times New Roman" w:cs="Times New Roman"/>
        </w:rPr>
        <w:t>’</w:t>
      </w:r>
      <w:r w:rsidR="008A1BC5" w:rsidRPr="002A6193">
        <w:rPr>
          <w:rFonts w:ascii="Times New Roman" w:hAnsi="Times New Roman" w:cs="Times New Roman"/>
        </w:rPr>
        <w:t xml:space="preserve">ella sia per passarsene presto in Gheldria. | Pensano per tanto questi signori alle cose proprie | </w:t>
      </w:r>
      <w:r w:rsidR="001B6AF1" w:rsidRPr="002A6193">
        <w:rPr>
          <w:rFonts w:ascii="Times New Roman" w:hAnsi="Times New Roman" w:cs="Times New Roman"/>
        </w:rPr>
        <w:t>et già avezzi alla quiete, et tra queste dissensioni | di religione vorrebbono sentir volontieri la | guerra lontana: fanno però riflesso, et sperano | nella continuatione de</w:t>
      </w:r>
      <w:r w:rsidR="00211A7E" w:rsidRPr="002A6193">
        <w:rPr>
          <w:rFonts w:ascii="Times New Roman" w:hAnsi="Times New Roman" w:cs="Times New Roman"/>
        </w:rPr>
        <w:t>’</w:t>
      </w:r>
      <w:r w:rsidR="001B6AF1" w:rsidRPr="002A6193">
        <w:rPr>
          <w:rFonts w:ascii="Times New Roman" w:hAnsi="Times New Roman" w:cs="Times New Roman"/>
        </w:rPr>
        <w:t xml:space="preserve"> pensieri del duca di Ossuna, | et degl</w:t>
      </w:r>
      <w:r w:rsidR="00211A7E" w:rsidRPr="002A6193">
        <w:rPr>
          <w:rFonts w:ascii="Times New Roman" w:hAnsi="Times New Roman" w:cs="Times New Roman"/>
        </w:rPr>
        <w:t>’</w:t>
      </w:r>
      <w:r w:rsidR="001B6AF1" w:rsidRPr="002A6193">
        <w:rPr>
          <w:rFonts w:ascii="Times New Roman" w:hAnsi="Times New Roman" w:cs="Times New Roman"/>
        </w:rPr>
        <w:t xml:space="preserve">altri ministri spagnuoli in Italia. </w:t>
      </w:r>
      <w:r w:rsidR="005A50CE" w:rsidRPr="002A6193">
        <w:rPr>
          <w:rFonts w:ascii="Times New Roman" w:hAnsi="Times New Roman" w:cs="Times New Roman"/>
        </w:rPr>
        <w:t>|</w:t>
      </w:r>
    </w:p>
    <w:p w14:paraId="0EF81398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/ 16r / </w:t>
      </w:r>
    </w:p>
    <w:p w14:paraId="5E1456E7" w14:textId="77777777" w:rsidR="00CC72FE" w:rsidRPr="002A6193" w:rsidRDefault="001B6AF1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Toccante </w:t>
      </w:r>
      <w:r w:rsidR="00F67198" w:rsidRPr="002A6193">
        <w:rPr>
          <w:rFonts w:ascii="Times New Roman" w:hAnsi="Times New Roman" w:cs="Times New Roman"/>
        </w:rPr>
        <w:t>l</w:t>
      </w:r>
      <w:r w:rsidR="00211A7E" w:rsidRPr="002A6193">
        <w:rPr>
          <w:rFonts w:ascii="Times New Roman" w:hAnsi="Times New Roman" w:cs="Times New Roman"/>
        </w:rPr>
        <w:t>’</w:t>
      </w:r>
      <w:r w:rsidR="00F67198" w:rsidRPr="002A6193">
        <w:rPr>
          <w:rFonts w:ascii="Times New Roman" w:hAnsi="Times New Roman" w:cs="Times New Roman"/>
        </w:rPr>
        <w:t>attioni del detto duca di Ossuna io dissi | ai signori Stati quanto l</w:t>
      </w:r>
      <w:r w:rsidR="00211A7E" w:rsidRPr="002A6193">
        <w:rPr>
          <w:rFonts w:ascii="Times New Roman" w:hAnsi="Times New Roman" w:cs="Times New Roman"/>
        </w:rPr>
        <w:t>’</w:t>
      </w:r>
      <w:r w:rsidR="00F67198" w:rsidRPr="002A6193">
        <w:rPr>
          <w:rFonts w:ascii="Times New Roman" w:hAnsi="Times New Roman" w:cs="Times New Roman"/>
        </w:rPr>
        <w:t>Eccellenze vostre mi commessero</w:t>
      </w:r>
      <w:r w:rsidR="00144ABC" w:rsidRPr="002A6193">
        <w:rPr>
          <w:rStyle w:val="FootnoteReference"/>
          <w:rFonts w:ascii="Times New Roman" w:hAnsi="Times New Roman" w:cs="Times New Roman"/>
        </w:rPr>
        <w:footnoteReference w:id="55"/>
      </w:r>
      <w:r w:rsidR="00F67198" w:rsidRPr="002A6193">
        <w:rPr>
          <w:rFonts w:ascii="Times New Roman" w:hAnsi="Times New Roman" w:cs="Times New Roman"/>
        </w:rPr>
        <w:t>, facendo | apparere, che sempre il bisogno della serenissima Republica | si faceva più grande di haver la provisione dei | vasselli et per</w:t>
      </w:r>
      <w:r w:rsidR="00217559" w:rsidRPr="002A6193">
        <w:rPr>
          <w:rFonts w:ascii="Times New Roman" w:hAnsi="Times New Roman" w:cs="Times New Roman"/>
        </w:rPr>
        <w:t xml:space="preserve"> </w:t>
      </w:r>
      <w:r w:rsidR="00F67198" w:rsidRPr="002A6193">
        <w:rPr>
          <w:rFonts w:ascii="Times New Roman" w:hAnsi="Times New Roman" w:cs="Times New Roman"/>
        </w:rPr>
        <w:t>ciò instai per la risposta sopra le | artiglierie. Hanno scritto alle Amiralità, che me | ne provedino quella quantità, che farà bisogno | in conformità di quanto intenderà la Serenità vostra nell</w:t>
      </w:r>
      <w:r w:rsidR="00211A7E" w:rsidRPr="002A6193">
        <w:rPr>
          <w:rFonts w:ascii="Times New Roman" w:hAnsi="Times New Roman" w:cs="Times New Roman"/>
        </w:rPr>
        <w:t>’</w:t>
      </w:r>
      <w:r w:rsidR="00F67198" w:rsidRPr="002A6193">
        <w:rPr>
          <w:rFonts w:ascii="Times New Roman" w:hAnsi="Times New Roman" w:cs="Times New Roman"/>
        </w:rPr>
        <w:t>|aggiunta translatione delle lettere scritte alle dette | Amiralità. Per dibronzo</w:t>
      </w:r>
      <w:r w:rsidR="005E5E25" w:rsidRPr="002A6193">
        <w:rPr>
          <w:rStyle w:val="FootnoteReference"/>
          <w:rFonts w:ascii="Times New Roman" w:hAnsi="Times New Roman" w:cs="Times New Roman"/>
        </w:rPr>
        <w:footnoteReference w:id="56"/>
      </w:r>
      <w:r w:rsidR="00F67198" w:rsidRPr="002A6193">
        <w:rPr>
          <w:rFonts w:ascii="Times New Roman" w:hAnsi="Times New Roman" w:cs="Times New Roman"/>
        </w:rPr>
        <w:t xml:space="preserve"> ho replicati efficaci | ufficii et </w:t>
      </w:r>
      <w:r w:rsidR="00144ABC" w:rsidRPr="002A6193">
        <w:rPr>
          <w:rFonts w:ascii="Times New Roman" w:hAnsi="Times New Roman" w:cs="Times New Roman"/>
        </w:rPr>
        <w:t xml:space="preserve">colli </w:t>
      </w:r>
      <w:r w:rsidR="00F67198" w:rsidRPr="002A6193">
        <w:rPr>
          <w:rFonts w:ascii="Times New Roman" w:hAnsi="Times New Roman" w:cs="Times New Roman"/>
        </w:rPr>
        <w:t>signori Stati, et con sua Eccellentia, et tutti | questi giorni ho premuto anco appresso l</w:t>
      </w:r>
      <w:r w:rsidR="00211A7E" w:rsidRPr="002A6193">
        <w:rPr>
          <w:rFonts w:ascii="Times New Roman" w:hAnsi="Times New Roman" w:cs="Times New Roman"/>
        </w:rPr>
        <w:t>’</w:t>
      </w:r>
      <w:r w:rsidR="00F67198" w:rsidRPr="002A6193">
        <w:rPr>
          <w:rFonts w:ascii="Times New Roman" w:hAnsi="Times New Roman" w:cs="Times New Roman"/>
        </w:rPr>
        <w:t xml:space="preserve">Amiraglio, | et appresso altri; ma ognuno mi ha risposto, che | il </w:t>
      </w:r>
      <w:r w:rsidR="00144ABC" w:rsidRPr="002A6193">
        <w:rPr>
          <w:rFonts w:ascii="Times New Roman" w:hAnsi="Times New Roman" w:cs="Times New Roman"/>
        </w:rPr>
        <w:t>P</w:t>
      </w:r>
      <w:r w:rsidR="00F67198" w:rsidRPr="002A6193">
        <w:rPr>
          <w:rFonts w:ascii="Times New Roman" w:hAnsi="Times New Roman" w:cs="Times New Roman"/>
        </w:rPr>
        <w:t>aese n</w:t>
      </w:r>
      <w:r w:rsidR="00211A7E" w:rsidRPr="002A6193">
        <w:rPr>
          <w:rFonts w:ascii="Times New Roman" w:hAnsi="Times New Roman" w:cs="Times New Roman"/>
        </w:rPr>
        <w:t>’</w:t>
      </w:r>
      <w:r w:rsidR="00F67198" w:rsidRPr="002A6193">
        <w:rPr>
          <w:rFonts w:ascii="Times New Roman" w:hAnsi="Times New Roman" w:cs="Times New Roman"/>
        </w:rPr>
        <w:t xml:space="preserve">è al presente sfornito, che hanno necessità | di metterne sopra le loro navi, né meno haveranno </w:t>
      </w:r>
      <w:r w:rsidR="00A52AA8" w:rsidRPr="002A6193">
        <w:rPr>
          <w:rFonts w:ascii="Times New Roman" w:hAnsi="Times New Roman" w:cs="Times New Roman"/>
        </w:rPr>
        <w:t>| la provisione, che si rice</w:t>
      </w:r>
      <w:r w:rsidR="00A30465" w:rsidRPr="002A6193">
        <w:rPr>
          <w:rFonts w:ascii="Times New Roman" w:hAnsi="Times New Roman" w:cs="Times New Roman"/>
        </w:rPr>
        <w:t>rc</w:t>
      </w:r>
      <w:r w:rsidR="00A52AA8" w:rsidRPr="002A6193">
        <w:rPr>
          <w:rFonts w:ascii="Times New Roman" w:hAnsi="Times New Roman" w:cs="Times New Roman"/>
        </w:rPr>
        <w:t xml:space="preserve">a per cavar buon servitio | et alcuni mi hanno aggiunto, che </w:t>
      </w:r>
      <w:r w:rsidR="00144ABC" w:rsidRPr="002A6193">
        <w:rPr>
          <w:rFonts w:ascii="Times New Roman" w:hAnsi="Times New Roman" w:cs="Times New Roman"/>
        </w:rPr>
        <w:t>’</w:t>
      </w:r>
      <w:r w:rsidR="00A52AA8" w:rsidRPr="002A6193">
        <w:rPr>
          <w:rFonts w:ascii="Times New Roman" w:hAnsi="Times New Roman" w:cs="Times New Roman"/>
        </w:rPr>
        <w:t>l sospetto di nuovi | motivi in queste parti li tiene anco in necessità | di non sfornirsi, et sminuir la poca provisione che | hanno: tuttavia ho dato nuovo memoriale al | Presidente doppo fatto l</w:t>
      </w:r>
      <w:r w:rsidR="00211A7E" w:rsidRPr="002A6193">
        <w:rPr>
          <w:rFonts w:ascii="Times New Roman" w:hAnsi="Times New Roman" w:cs="Times New Roman"/>
        </w:rPr>
        <w:t>’</w:t>
      </w:r>
      <w:r w:rsidR="00A52AA8" w:rsidRPr="002A6193">
        <w:rPr>
          <w:rFonts w:ascii="Times New Roman" w:hAnsi="Times New Roman" w:cs="Times New Roman"/>
        </w:rPr>
        <w:t>ufficio a bocca, ch</w:t>
      </w:r>
      <w:r w:rsidR="00211A7E" w:rsidRPr="002A6193">
        <w:rPr>
          <w:rFonts w:ascii="Times New Roman" w:hAnsi="Times New Roman" w:cs="Times New Roman"/>
        </w:rPr>
        <w:t>’</w:t>
      </w:r>
      <w:r w:rsidR="00A52AA8" w:rsidRPr="002A6193">
        <w:rPr>
          <w:rFonts w:ascii="Times New Roman" w:hAnsi="Times New Roman" w:cs="Times New Roman"/>
        </w:rPr>
        <w:t>è | stato mandato a sua Eccellenza, et ne attendo la risposta, | ma dubito assai: io però non tralascierò</w:t>
      </w:r>
      <w:r w:rsidR="00A30465" w:rsidRPr="002A6193">
        <w:rPr>
          <w:rStyle w:val="FootnoteReference"/>
          <w:rFonts w:ascii="Times New Roman" w:hAnsi="Times New Roman" w:cs="Times New Roman"/>
        </w:rPr>
        <w:footnoteReference w:id="57"/>
      </w:r>
      <w:r w:rsidR="00A52AA8" w:rsidRPr="002A6193">
        <w:rPr>
          <w:rFonts w:ascii="Times New Roman" w:hAnsi="Times New Roman" w:cs="Times New Roman"/>
        </w:rPr>
        <w:t xml:space="preserve"> con | destra, et modesta maniera di avanzar quel più | </w:t>
      </w:r>
    </w:p>
    <w:p w14:paraId="4D56CDF5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/ 16v / </w:t>
      </w:r>
    </w:p>
    <w:p w14:paraId="16281B61" w14:textId="77777777" w:rsidR="00CC72FE" w:rsidRPr="002A6193" w:rsidRDefault="00BF7969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che potrò in questo particolare. | </w:t>
      </w:r>
    </w:p>
    <w:p w14:paraId="1BAF16E2" w14:textId="77777777" w:rsidR="00BF7969" w:rsidRPr="002A6193" w:rsidRDefault="00BF7969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detti signori Stati rifersi la commissione, che tenevo di | sollevarli colla parola della Serenità vostra, come rappresentante | et humile ministro suo da quanto hanno promesso, o | promettessero per me, et ne sono restati molto ben | contenti. Hora havendoli offerto di far la stipulatione | di questo in quella forma, che essi stimeranno la più | propria, et decente, tanto essequirò quanto</w:t>
      </w:r>
      <w:r w:rsidR="005E5E25" w:rsidRPr="002A6193">
        <w:rPr>
          <w:rStyle w:val="FootnoteReference"/>
          <w:rFonts w:ascii="Times New Roman" w:hAnsi="Times New Roman" w:cs="Times New Roman"/>
        </w:rPr>
        <w:footnoteReference w:id="58"/>
      </w:r>
      <w:r w:rsidRPr="002A6193">
        <w:rPr>
          <w:rFonts w:ascii="Times New Roman" w:hAnsi="Times New Roman" w:cs="Times New Roman"/>
        </w:rPr>
        <w:t xml:space="preserve"> si | </w:t>
      </w:r>
      <w:r w:rsidRPr="002A6193">
        <w:rPr>
          <w:rFonts w:ascii="Times New Roman" w:hAnsi="Times New Roman" w:cs="Times New Roman"/>
        </w:rPr>
        <w:lastRenderedPageBreak/>
        <w:t xml:space="preserve">compiaceranno. Gratie etc. | </w:t>
      </w:r>
    </w:p>
    <w:p w14:paraId="270D89E2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</w:p>
    <w:p w14:paraId="4D6F7C44" w14:textId="77777777" w:rsidR="00CC72FE" w:rsidRPr="002A6193" w:rsidRDefault="00BF7969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Dall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a</w:t>
      </w:r>
      <w:r w:rsidR="00A30465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13 marzo 1618 | </w:t>
      </w:r>
    </w:p>
    <w:p w14:paraId="48FF1C63" w14:textId="77777777" w:rsidR="00CC72FE" w:rsidRPr="002A6193" w:rsidRDefault="00A30465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d</w:t>
      </w:r>
      <w:r w:rsidR="00BF7969" w:rsidRPr="002A6193">
        <w:rPr>
          <w:rFonts w:ascii="Times New Roman" w:hAnsi="Times New Roman" w:cs="Times New Roman"/>
        </w:rPr>
        <w:t xml:space="preserve">i vostra Serenità | </w:t>
      </w:r>
    </w:p>
    <w:p w14:paraId="7DF0DA14" w14:textId="77777777" w:rsidR="00CC72FE" w:rsidRPr="002A6193" w:rsidRDefault="00BF7969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humilissimo</w:t>
      </w:r>
      <w:r w:rsidR="00A30465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et devotissimo servitore | </w:t>
      </w:r>
    </w:p>
    <w:p w14:paraId="1BEB227C" w14:textId="77777777" w:rsidR="00BF7969" w:rsidRPr="002A6193" w:rsidRDefault="00BF7969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Christofforo Suriano | </w:t>
      </w:r>
    </w:p>
    <w:p w14:paraId="2696B435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</w:p>
    <w:p w14:paraId="7E8C21D4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/ 21r /</w:t>
      </w:r>
    </w:p>
    <w:p w14:paraId="60FAB448" w14:textId="77777777" w:rsidR="00BF7969" w:rsidRPr="002A6193" w:rsidRDefault="00CC72FE">
      <w:pPr>
        <w:pStyle w:val="Testopreformattato"/>
        <w:jc w:val="both"/>
        <w:rPr>
          <w:rFonts w:ascii="Times New Roman" w:hAnsi="Times New Roman" w:cs="Times New Roman"/>
          <w:i/>
        </w:rPr>
      </w:pPr>
      <w:r w:rsidRPr="002A6193">
        <w:rPr>
          <w:rFonts w:ascii="Times New Roman" w:hAnsi="Times New Roman" w:cs="Times New Roman"/>
          <w:i/>
        </w:rPr>
        <w:t>Bianca</w:t>
      </w:r>
    </w:p>
    <w:p w14:paraId="0CE30826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</w:p>
    <w:p w14:paraId="7CBC530C" w14:textId="77777777" w:rsidR="00CC72FE" w:rsidRPr="002A6193" w:rsidRDefault="00475EAF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/ 21v /</w:t>
      </w:r>
    </w:p>
    <w:p w14:paraId="5FCAEADE" w14:textId="77777777" w:rsidR="00CC72FE" w:rsidRPr="002A6193" w:rsidRDefault="00BF7969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Al serenissimo principe di Venetia | </w:t>
      </w:r>
    </w:p>
    <w:p w14:paraId="06A13C11" w14:textId="77777777" w:rsidR="00CC72FE" w:rsidRPr="002A6193" w:rsidRDefault="00BF7969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prima | </w:t>
      </w:r>
    </w:p>
    <w:p w14:paraId="7289FD7D" w14:textId="77777777" w:rsidR="00CC72FE" w:rsidRPr="002A6193" w:rsidRDefault="00BF7969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n° 14 fin 15 | </w:t>
      </w:r>
    </w:p>
    <w:p w14:paraId="32CE8FC9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</w:p>
    <w:p w14:paraId="6B4A9768" w14:textId="482448C2" w:rsidR="00CC72FE" w:rsidRPr="002A6193" w:rsidRDefault="00683D5A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  <w:i/>
        </w:rPr>
        <w:t>S</w:t>
      </w:r>
      <w:r w:rsidR="00CC72FE" w:rsidRPr="002A6193">
        <w:rPr>
          <w:rFonts w:ascii="Times New Roman" w:hAnsi="Times New Roman" w:cs="Times New Roman"/>
          <w:i/>
        </w:rPr>
        <w:t>igillo</w:t>
      </w:r>
      <w:r w:rsidR="00BF7969" w:rsidRPr="002A6193">
        <w:rPr>
          <w:rFonts w:ascii="Times New Roman" w:hAnsi="Times New Roman" w:cs="Times New Roman"/>
        </w:rPr>
        <w:t xml:space="preserve"> </w:t>
      </w:r>
      <w:r w:rsidR="004F672D" w:rsidRPr="002A6193">
        <w:rPr>
          <w:rFonts w:ascii="Times New Roman" w:hAnsi="Times New Roman" w:cs="Times New Roman"/>
          <w:i/>
        </w:rPr>
        <w:t>e tracce di sigilli</w:t>
      </w:r>
    </w:p>
    <w:p w14:paraId="279F6C31" w14:textId="77777777" w:rsidR="00F77FA4" w:rsidRPr="002A6193" w:rsidRDefault="00F77FA4">
      <w:pPr>
        <w:pStyle w:val="Testopreformattato"/>
        <w:jc w:val="both"/>
        <w:rPr>
          <w:rFonts w:ascii="Times New Roman" w:hAnsi="Times New Roman" w:cs="Times New Roman"/>
          <w:iCs/>
        </w:rPr>
      </w:pPr>
    </w:p>
    <w:p w14:paraId="2A064D92" w14:textId="77777777" w:rsidR="00F77FA4" w:rsidRPr="002A6193" w:rsidRDefault="00F77FA4">
      <w:pPr>
        <w:pStyle w:val="Testopreformattato"/>
        <w:jc w:val="both"/>
        <w:rPr>
          <w:rFonts w:ascii="Times New Roman" w:hAnsi="Times New Roman" w:cs="Times New Roman"/>
          <w:i/>
        </w:rPr>
      </w:pPr>
      <w:r w:rsidRPr="002A6193">
        <w:rPr>
          <w:rFonts w:ascii="Times New Roman" w:hAnsi="Times New Roman" w:cs="Times New Roman"/>
          <w:i/>
        </w:rPr>
        <w:t>Regesto antico</w:t>
      </w:r>
    </w:p>
    <w:p w14:paraId="4EDAB59A" w14:textId="77777777" w:rsidR="00683D5A" w:rsidRPr="002A6193" w:rsidRDefault="00683D5A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/ 21vC / </w:t>
      </w:r>
    </w:p>
    <w:p w14:paraId="3775AD70" w14:textId="77777777" w:rsidR="00CC72FE" w:rsidRPr="002A6193" w:rsidRDefault="00BF7969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13 marzo 1618 ricevute a</w:t>
      </w:r>
      <w:r w:rsidR="00683D5A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28 | </w:t>
      </w:r>
    </w:p>
    <w:p w14:paraId="388B6905" w14:textId="25DED857" w:rsidR="006660C6" w:rsidRPr="002A6193" w:rsidRDefault="00BF7969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Haya</w:t>
      </w:r>
      <w:r w:rsidR="004F672D" w:rsidRPr="002A6193">
        <w:rPr>
          <w:rFonts w:ascii="Times New Roman" w:hAnsi="Times New Roman" w:cs="Times New Roman"/>
        </w:rPr>
        <w:t xml:space="preserve">. </w:t>
      </w:r>
      <w:r w:rsidR="00F470C8" w:rsidRPr="002A6193">
        <w:rPr>
          <w:rFonts w:ascii="Times New Roman" w:hAnsi="Times New Roman" w:cs="Times New Roman"/>
        </w:rPr>
        <w:t>n°</w:t>
      </w:r>
      <w:r w:rsidRPr="002A6193">
        <w:rPr>
          <w:rFonts w:ascii="Times New Roman" w:hAnsi="Times New Roman" w:cs="Times New Roman"/>
        </w:rPr>
        <w:t xml:space="preserve"> 14 | </w:t>
      </w:r>
    </w:p>
    <w:p w14:paraId="5748BBA8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</w:p>
    <w:p w14:paraId="1C5409E1" w14:textId="5958D86A" w:rsidR="00BF7969" w:rsidRPr="002A6193" w:rsidRDefault="00BF7969">
      <w:pPr>
        <w:pStyle w:val="Testopreformattato"/>
        <w:jc w:val="both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>L</w:t>
      </w:r>
      <w:r w:rsidR="00683D5A" w:rsidRPr="002A6193">
        <w:rPr>
          <w:rFonts w:ascii="Times New Roman" w:hAnsi="Times New Roman" w:cs="Times New Roman"/>
        </w:rPr>
        <w:t xml:space="preserve">. </w:t>
      </w:r>
      <w:r w:rsidR="00454322" w:rsidRPr="002A6193">
        <w:rPr>
          <w:rFonts w:ascii="Times New Roman" w:hAnsi="Times New Roman" w:cs="Times New Roman"/>
        </w:rPr>
        <w:t>R</w:t>
      </w:r>
      <w:r w:rsidR="00683D5A" w:rsidRPr="002A6193">
        <w:rPr>
          <w:rFonts w:ascii="Times New Roman" w:hAnsi="Times New Roman" w:cs="Times New Roman"/>
        </w:rPr>
        <w:t>.</w:t>
      </w:r>
      <w:r w:rsidRPr="002A6193">
        <w:rPr>
          <w:rFonts w:ascii="Times New Roman" w:hAnsi="Times New Roman" w:cs="Times New Roman"/>
        </w:rPr>
        <w:t xml:space="preserve">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5F0BBB27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Cs/>
        </w:rPr>
      </w:pPr>
    </w:p>
    <w:p w14:paraId="6017ACC5" w14:textId="774E0BCB" w:rsidR="00CC72FE" w:rsidRPr="002A6193" w:rsidRDefault="00F34F52" w:rsidP="004014CF">
      <w:pPr>
        <w:pStyle w:val="Testopreformattato"/>
        <w:rPr>
          <w:rFonts w:ascii="Times New Roman" w:hAnsi="Times New Roman" w:cs="Times New Roman"/>
          <w:iCs/>
        </w:rPr>
      </w:pPr>
      <w:r w:rsidRPr="002A6193">
        <w:rPr>
          <w:rFonts w:ascii="Times New Roman" w:hAnsi="Times New Roman" w:cs="Times New Roman"/>
        </w:rPr>
        <w:t xml:space="preserve"> </w:t>
      </w:r>
    </w:p>
    <w:p w14:paraId="074BE719" w14:textId="77777777" w:rsidR="00CC72FE" w:rsidRPr="002A6193" w:rsidRDefault="006660C6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n. </w:t>
      </w:r>
      <w:r w:rsidR="00FD4931" w:rsidRPr="002A6193">
        <w:rPr>
          <w:rFonts w:ascii="Times New Roman" w:hAnsi="Times New Roman" w:cs="Times New Roman"/>
        </w:rPr>
        <w:t>6</w:t>
      </w:r>
    </w:p>
    <w:p w14:paraId="05ED6248" w14:textId="01324691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Allegato I al n. 5 </w:t>
      </w:r>
      <w:r w:rsidR="006660C6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>cc. 17</w:t>
      </w:r>
      <w:r w:rsidR="00475EAF" w:rsidRPr="002A6193">
        <w:rPr>
          <w:rFonts w:ascii="Times New Roman" w:hAnsi="Times New Roman" w:cs="Times New Roman"/>
        </w:rPr>
        <w:t>r-v</w:t>
      </w:r>
      <w:r w:rsidRPr="002A6193">
        <w:rPr>
          <w:rFonts w:ascii="Times New Roman" w:hAnsi="Times New Roman" w:cs="Times New Roman"/>
        </w:rPr>
        <w:t>, 20</w:t>
      </w:r>
      <w:r w:rsidR="00475EAF" w:rsidRPr="002A6193">
        <w:rPr>
          <w:rFonts w:ascii="Times New Roman" w:hAnsi="Times New Roman" w:cs="Times New Roman"/>
        </w:rPr>
        <w:t>r-v</w:t>
      </w:r>
      <w:r w:rsidR="006660C6" w:rsidRPr="002A6193">
        <w:rPr>
          <w:rFonts w:ascii="Times New Roman" w:hAnsi="Times New Roman" w:cs="Times New Roman"/>
        </w:rPr>
        <w:t>)</w:t>
      </w:r>
    </w:p>
    <w:p w14:paraId="7EE02078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774AA443" w14:textId="77777777" w:rsidR="00CC72FE" w:rsidRPr="002A6193" w:rsidRDefault="003866E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17r / </w:t>
      </w:r>
    </w:p>
    <w:p w14:paraId="058C842C" w14:textId="77777777" w:rsidR="00CC72FE" w:rsidRPr="002A6193" w:rsidRDefault="005A5FE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Lettera delli signori Stati </w:t>
      </w:r>
      <w:r w:rsidR="00683D5A" w:rsidRPr="002A6193">
        <w:rPr>
          <w:rFonts w:ascii="Times New Roman" w:hAnsi="Times New Roman" w:cs="Times New Roman"/>
        </w:rPr>
        <w:t>G</w:t>
      </w:r>
      <w:r w:rsidRPr="002A6193">
        <w:rPr>
          <w:rFonts w:ascii="Times New Roman" w:hAnsi="Times New Roman" w:cs="Times New Roman"/>
        </w:rPr>
        <w:t>enerali per li | mercanti interessati nella condotta | del signor conte Levestein</w:t>
      </w:r>
      <w:r w:rsidR="00683D5A" w:rsidRPr="002A6193">
        <w:rPr>
          <w:rFonts w:ascii="Times New Roman" w:hAnsi="Times New Roman" w:cs="Times New Roman"/>
        </w:rPr>
        <w:t xml:space="preserve"> |</w:t>
      </w:r>
    </w:p>
    <w:p w14:paraId="7AB739C3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622FED5E" w14:textId="2F0A5FB3" w:rsidR="00CC72FE" w:rsidRPr="002A6193" w:rsidRDefault="005A5FE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Li patroni et compartecipi delli undici vasselli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hanno tran-|sportato verso Venetia li soldati del conte di Levestein | si querelano grandemente et extraordinariamente non essendo pagati | del loro nolo, et spese di bocca, a</w:t>
      </w:r>
      <w:r w:rsidR="00683D5A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detti soldati secondo | la loro conventione, di maniera che </w:t>
      </w:r>
      <w:r w:rsidR="00BC0C3A" w:rsidRPr="002A6193">
        <w:rPr>
          <w:rFonts w:ascii="Times New Roman" w:hAnsi="Times New Roman" w:cs="Times New Roman"/>
        </w:rPr>
        <w:t>temendo che li ma-|rinari per pervenire, et ottenere il detto pagamento essi patroni | hanno fatto ricorso alla intermissione, et intercessione nostra | il che ci ha mossi a comunicar il tutto con il signor Soriano |</w:t>
      </w:r>
      <w:r w:rsidR="00F34F52" w:rsidRPr="002A6193">
        <w:rPr>
          <w:rFonts w:ascii="Times New Roman" w:hAnsi="Times New Roman" w:cs="Times New Roman"/>
        </w:rPr>
        <w:t xml:space="preserve"> </w:t>
      </w:r>
      <w:r w:rsidR="00BC0C3A" w:rsidRPr="002A6193">
        <w:rPr>
          <w:rFonts w:ascii="Times New Roman" w:hAnsi="Times New Roman" w:cs="Times New Roman"/>
        </w:rPr>
        <w:t>residente apresso di noi per nome di vostra Serenità perché egli tro-|vasse qualche expediente, et mezo per far pagar li detti | supplicanti a fine di poter in ogn</w:t>
      </w:r>
      <w:r w:rsidR="00211A7E" w:rsidRPr="002A6193">
        <w:rPr>
          <w:rFonts w:ascii="Times New Roman" w:hAnsi="Times New Roman" w:cs="Times New Roman"/>
        </w:rPr>
        <w:t>’</w:t>
      </w:r>
      <w:r w:rsidR="00BC0C3A" w:rsidRPr="002A6193">
        <w:rPr>
          <w:rFonts w:ascii="Times New Roman" w:hAnsi="Times New Roman" w:cs="Times New Roman"/>
        </w:rPr>
        <w:t>altra occorrenza | avanzar maiormente il servitio della serenissima Republica, et aver</w:t>
      </w:r>
      <w:r w:rsidR="0011181B" w:rsidRPr="002A6193">
        <w:rPr>
          <w:rFonts w:ascii="Times New Roman" w:hAnsi="Times New Roman" w:cs="Times New Roman"/>
        </w:rPr>
        <w:t>-|</w:t>
      </w:r>
      <w:r w:rsidR="00BC0C3A" w:rsidRPr="002A6193">
        <w:rPr>
          <w:rFonts w:ascii="Times New Roman" w:hAnsi="Times New Roman" w:cs="Times New Roman"/>
        </w:rPr>
        <w:t>tirne la Serenità</w:t>
      </w:r>
      <w:r w:rsidR="0011181B" w:rsidRPr="002A6193">
        <w:rPr>
          <w:rFonts w:ascii="Times New Roman" w:hAnsi="Times New Roman" w:cs="Times New Roman"/>
        </w:rPr>
        <w:t xml:space="preserve"> </w:t>
      </w:r>
      <w:r w:rsidR="00BC0C3A" w:rsidRPr="002A6193">
        <w:rPr>
          <w:rFonts w:ascii="Times New Roman" w:hAnsi="Times New Roman" w:cs="Times New Roman"/>
        </w:rPr>
        <w:t>vostra. Sopra che havendolo noi indotto a</w:t>
      </w:r>
      <w:r w:rsidR="0011181B" w:rsidRPr="002A6193">
        <w:rPr>
          <w:rFonts w:ascii="Times New Roman" w:hAnsi="Times New Roman" w:cs="Times New Roman"/>
        </w:rPr>
        <w:t xml:space="preserve"> |</w:t>
      </w:r>
      <w:r w:rsidR="00BC0C3A" w:rsidRPr="002A6193">
        <w:rPr>
          <w:rFonts w:ascii="Times New Roman" w:hAnsi="Times New Roman" w:cs="Times New Roman"/>
        </w:rPr>
        <w:t xml:space="preserve"> raccomandarle seriosamente questo affare, et pagamento </w:t>
      </w:r>
      <w:r w:rsidR="0011181B" w:rsidRPr="002A6193">
        <w:rPr>
          <w:rFonts w:ascii="Times New Roman" w:hAnsi="Times New Roman" w:cs="Times New Roman"/>
        </w:rPr>
        <w:t xml:space="preserve">| </w:t>
      </w:r>
      <w:r w:rsidR="00BC0C3A" w:rsidRPr="002A6193">
        <w:rPr>
          <w:rFonts w:ascii="Times New Roman" w:hAnsi="Times New Roman" w:cs="Times New Roman"/>
        </w:rPr>
        <w:t>conforme all</w:t>
      </w:r>
      <w:r w:rsidR="00211A7E" w:rsidRPr="002A6193">
        <w:rPr>
          <w:rFonts w:ascii="Times New Roman" w:hAnsi="Times New Roman" w:cs="Times New Roman"/>
        </w:rPr>
        <w:t>’</w:t>
      </w:r>
      <w:r w:rsidR="00BC0C3A" w:rsidRPr="002A6193">
        <w:rPr>
          <w:rFonts w:ascii="Times New Roman" w:hAnsi="Times New Roman" w:cs="Times New Roman"/>
        </w:rPr>
        <w:t>importanza sua</w:t>
      </w:r>
      <w:r w:rsidR="0011181B" w:rsidRPr="002A6193">
        <w:rPr>
          <w:rFonts w:ascii="Times New Roman" w:hAnsi="Times New Roman" w:cs="Times New Roman"/>
        </w:rPr>
        <w:t>,</w:t>
      </w:r>
      <w:r w:rsidR="00BC0C3A" w:rsidRPr="002A6193">
        <w:rPr>
          <w:rFonts w:ascii="Times New Roman" w:hAnsi="Times New Roman" w:cs="Times New Roman"/>
        </w:rPr>
        <w:t xml:space="preserve"> habbiamo voluto </w:t>
      </w:r>
      <w:r w:rsidR="0011181B" w:rsidRPr="002A6193">
        <w:rPr>
          <w:rFonts w:ascii="Times New Roman" w:hAnsi="Times New Roman" w:cs="Times New Roman"/>
        </w:rPr>
        <w:t>ag</w:t>
      </w:r>
      <w:r w:rsidR="00BC0C3A" w:rsidRPr="002A6193">
        <w:rPr>
          <w:rFonts w:ascii="Times New Roman" w:hAnsi="Times New Roman" w:cs="Times New Roman"/>
        </w:rPr>
        <w:t>gi</w:t>
      </w:r>
      <w:r w:rsidR="0011181B" w:rsidRPr="002A6193">
        <w:rPr>
          <w:rFonts w:ascii="Times New Roman" w:hAnsi="Times New Roman" w:cs="Times New Roman"/>
        </w:rPr>
        <w:t>o</w:t>
      </w:r>
      <w:r w:rsidR="00BC0C3A" w:rsidRPr="002A6193">
        <w:rPr>
          <w:rFonts w:ascii="Times New Roman" w:hAnsi="Times New Roman" w:cs="Times New Roman"/>
        </w:rPr>
        <w:t xml:space="preserve">nger </w:t>
      </w:r>
      <w:r w:rsidR="0011181B" w:rsidRPr="002A6193">
        <w:rPr>
          <w:rFonts w:ascii="Times New Roman" w:hAnsi="Times New Roman" w:cs="Times New Roman"/>
        </w:rPr>
        <w:t xml:space="preserve">| </w:t>
      </w:r>
      <w:r w:rsidR="00BC0C3A" w:rsidRPr="002A6193">
        <w:rPr>
          <w:rFonts w:ascii="Times New Roman" w:hAnsi="Times New Roman" w:cs="Times New Roman"/>
        </w:rPr>
        <w:t>parimente l</w:t>
      </w:r>
      <w:r w:rsidR="00211A7E" w:rsidRPr="002A6193">
        <w:rPr>
          <w:rFonts w:ascii="Times New Roman" w:hAnsi="Times New Roman" w:cs="Times New Roman"/>
        </w:rPr>
        <w:t>’</w:t>
      </w:r>
      <w:r w:rsidR="00BC0C3A" w:rsidRPr="002A6193">
        <w:rPr>
          <w:rFonts w:ascii="Times New Roman" w:hAnsi="Times New Roman" w:cs="Times New Roman"/>
        </w:rPr>
        <w:t>intercessione nostra per li detti patroni, et p</w:t>
      </w:r>
      <w:r w:rsidR="0011181B" w:rsidRPr="002A6193">
        <w:rPr>
          <w:rFonts w:ascii="Times New Roman" w:hAnsi="Times New Roman" w:cs="Times New Roman"/>
        </w:rPr>
        <w:t>o</w:t>
      </w:r>
      <w:r w:rsidR="00BC0C3A" w:rsidRPr="002A6193">
        <w:rPr>
          <w:rFonts w:ascii="Times New Roman" w:hAnsi="Times New Roman" w:cs="Times New Roman"/>
        </w:rPr>
        <w:t>rtionevoli</w:t>
      </w:r>
      <w:r w:rsidR="0011181B" w:rsidRPr="002A6193">
        <w:rPr>
          <w:rFonts w:ascii="Times New Roman" w:hAnsi="Times New Roman" w:cs="Times New Roman"/>
        </w:rPr>
        <w:t xml:space="preserve"> |</w:t>
      </w:r>
      <w:r w:rsidR="00BC0C3A" w:rsidRPr="002A6193">
        <w:rPr>
          <w:rFonts w:ascii="Times New Roman" w:hAnsi="Times New Roman" w:cs="Times New Roman"/>
        </w:rPr>
        <w:t xml:space="preserve"> pregandola in tanto</w:t>
      </w:r>
      <w:r w:rsidR="007E699A" w:rsidRPr="002A6193">
        <w:rPr>
          <w:rFonts w:ascii="Times New Roman" w:hAnsi="Times New Roman" w:cs="Times New Roman"/>
        </w:rPr>
        <w:t>,</w:t>
      </w:r>
      <w:r w:rsidR="00BC0C3A" w:rsidRPr="002A6193">
        <w:rPr>
          <w:rFonts w:ascii="Times New Roman" w:hAnsi="Times New Roman" w:cs="Times New Roman"/>
        </w:rPr>
        <w:t xml:space="preserve"> serenissimo Pr</w:t>
      </w:r>
      <w:r w:rsidR="0011181B" w:rsidRPr="002A6193">
        <w:rPr>
          <w:rFonts w:ascii="Times New Roman" w:hAnsi="Times New Roman" w:cs="Times New Roman"/>
        </w:rPr>
        <w:t>e</w:t>
      </w:r>
      <w:r w:rsidR="00BC0C3A" w:rsidRPr="002A6193">
        <w:rPr>
          <w:rFonts w:ascii="Times New Roman" w:hAnsi="Times New Roman" w:cs="Times New Roman"/>
        </w:rPr>
        <w:t>ncipe che la Serenità vostra si co</w:t>
      </w:r>
      <w:r w:rsidR="0011181B" w:rsidRPr="002A6193">
        <w:rPr>
          <w:rFonts w:ascii="Times New Roman" w:hAnsi="Times New Roman" w:cs="Times New Roman"/>
        </w:rPr>
        <w:t>n-|</w:t>
      </w:r>
      <w:r w:rsidR="00BC0C3A" w:rsidRPr="002A6193">
        <w:rPr>
          <w:rFonts w:ascii="Times New Roman" w:hAnsi="Times New Roman" w:cs="Times New Roman"/>
        </w:rPr>
        <w:t>piaccia di voler interpo</w:t>
      </w:r>
      <w:r w:rsidR="0011181B" w:rsidRPr="002A6193">
        <w:rPr>
          <w:rFonts w:ascii="Times New Roman" w:hAnsi="Times New Roman" w:cs="Times New Roman"/>
        </w:rPr>
        <w:t>ner</w:t>
      </w:r>
      <w:r w:rsidR="00BC0C3A" w:rsidRPr="002A6193">
        <w:rPr>
          <w:rFonts w:ascii="Times New Roman" w:hAnsi="Times New Roman" w:cs="Times New Roman"/>
        </w:rPr>
        <w:t xml:space="preserve">e, et applicar la sua autorità </w:t>
      </w:r>
      <w:r w:rsidR="0011181B" w:rsidRPr="002A6193">
        <w:rPr>
          <w:rFonts w:ascii="Times New Roman" w:hAnsi="Times New Roman" w:cs="Times New Roman"/>
        </w:rPr>
        <w:t>| perché</w:t>
      </w:r>
      <w:r w:rsidR="00BC0C3A" w:rsidRPr="002A6193">
        <w:rPr>
          <w:rFonts w:ascii="Times New Roman" w:hAnsi="Times New Roman" w:cs="Times New Roman"/>
        </w:rPr>
        <w:t xml:space="preserve"> li detti supplicanti possino esser pagati del detto noleggio</w:t>
      </w:r>
      <w:r w:rsidR="0011181B" w:rsidRPr="002A6193">
        <w:rPr>
          <w:rFonts w:ascii="Times New Roman" w:hAnsi="Times New Roman" w:cs="Times New Roman"/>
        </w:rPr>
        <w:t xml:space="preserve"> |</w:t>
      </w:r>
      <w:r w:rsidR="00BC0C3A" w:rsidRPr="002A6193">
        <w:rPr>
          <w:rFonts w:ascii="Times New Roman" w:hAnsi="Times New Roman" w:cs="Times New Roman"/>
        </w:rPr>
        <w:t xml:space="preserve"> et spese</w:t>
      </w:r>
      <w:r w:rsidR="0011181B" w:rsidRPr="002A6193">
        <w:rPr>
          <w:rFonts w:ascii="Times New Roman" w:hAnsi="Times New Roman" w:cs="Times New Roman"/>
        </w:rPr>
        <w:t>,</w:t>
      </w:r>
      <w:r w:rsidR="00BC0C3A" w:rsidRPr="002A6193">
        <w:rPr>
          <w:rFonts w:ascii="Times New Roman" w:hAnsi="Times New Roman" w:cs="Times New Roman"/>
        </w:rPr>
        <w:t xml:space="preserve"> stante </w:t>
      </w:r>
      <w:r w:rsidR="0011181B" w:rsidRPr="002A6193">
        <w:rPr>
          <w:rFonts w:ascii="Times New Roman" w:hAnsi="Times New Roman" w:cs="Times New Roman"/>
        </w:rPr>
        <w:t>c</w:t>
      </w:r>
      <w:r w:rsidR="00BC0C3A" w:rsidRPr="002A6193">
        <w:rPr>
          <w:rFonts w:ascii="Times New Roman" w:hAnsi="Times New Roman" w:cs="Times New Roman"/>
        </w:rPr>
        <w:t>he non hanno risparmiato d</w:t>
      </w:r>
      <w:r w:rsidR="00211A7E" w:rsidRPr="002A6193">
        <w:rPr>
          <w:rFonts w:ascii="Times New Roman" w:hAnsi="Times New Roman" w:cs="Times New Roman"/>
        </w:rPr>
        <w:t>’</w:t>
      </w:r>
      <w:r w:rsidR="00BC0C3A" w:rsidRPr="002A6193">
        <w:rPr>
          <w:rFonts w:ascii="Times New Roman" w:hAnsi="Times New Roman" w:cs="Times New Roman"/>
        </w:rPr>
        <w:t>impiegar</w:t>
      </w:r>
      <w:r w:rsidR="0011181B" w:rsidRPr="002A6193">
        <w:rPr>
          <w:rFonts w:ascii="Times New Roman" w:hAnsi="Times New Roman" w:cs="Times New Roman"/>
        </w:rPr>
        <w:t xml:space="preserve"> |</w:t>
      </w:r>
      <w:r w:rsidR="00BC0C3A" w:rsidRPr="002A6193">
        <w:rPr>
          <w:rFonts w:ascii="Times New Roman" w:hAnsi="Times New Roman" w:cs="Times New Roman"/>
        </w:rPr>
        <w:t xml:space="preserve"> li loro vascelli, et danari in servitio di vostra Serenità havendo </w:t>
      </w:r>
      <w:r w:rsidR="007E699A" w:rsidRPr="002A6193">
        <w:rPr>
          <w:rFonts w:ascii="Times New Roman" w:hAnsi="Times New Roman" w:cs="Times New Roman"/>
        </w:rPr>
        <w:t>|</w:t>
      </w:r>
    </w:p>
    <w:p w14:paraId="63B20EFB" w14:textId="77777777" w:rsidR="00CC72FE" w:rsidRPr="002A6193" w:rsidRDefault="0011181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17v /</w:t>
      </w:r>
    </w:p>
    <w:p w14:paraId="40F5993C" w14:textId="0A4DEEF4" w:rsidR="0053213C" w:rsidRPr="002A6193" w:rsidRDefault="00BC0C3A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il solo riguardo al</w:t>
      </w:r>
      <w:r w:rsidR="00CA130E" w:rsidRPr="002A6193">
        <w:rPr>
          <w:rStyle w:val="FootnoteReference"/>
          <w:rFonts w:ascii="Times New Roman" w:hAnsi="Times New Roman" w:cs="Times New Roman"/>
        </w:rPr>
        <w:footnoteReference w:id="59"/>
      </w:r>
      <w:r w:rsidRPr="002A6193">
        <w:rPr>
          <w:rFonts w:ascii="Times New Roman" w:hAnsi="Times New Roman" w:cs="Times New Roman"/>
        </w:rPr>
        <w:t xml:space="preserve"> | bon pagamento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è stato fatto da vostra </w:t>
      </w:r>
      <w:r w:rsidR="0037233A" w:rsidRPr="002A6193">
        <w:rPr>
          <w:rFonts w:ascii="Times New Roman" w:hAnsi="Times New Roman" w:cs="Times New Roman"/>
        </w:rPr>
        <w:t>| S</w:t>
      </w:r>
      <w:r w:rsidRPr="002A6193">
        <w:rPr>
          <w:rFonts w:ascii="Times New Roman" w:hAnsi="Times New Roman" w:cs="Times New Roman"/>
        </w:rPr>
        <w:t>erenità, alli vascelli ch</w:t>
      </w:r>
      <w:r w:rsidR="0037233A" w:rsidRPr="002A6193">
        <w:rPr>
          <w:rFonts w:ascii="Times New Roman" w:hAnsi="Times New Roman" w:cs="Times New Roman"/>
        </w:rPr>
        <w:t xml:space="preserve">e </w:t>
      </w:r>
      <w:r w:rsidRPr="002A6193">
        <w:rPr>
          <w:rFonts w:ascii="Times New Roman" w:hAnsi="Times New Roman" w:cs="Times New Roman"/>
        </w:rPr>
        <w:t>han</w:t>
      </w:r>
      <w:r w:rsidR="0037233A" w:rsidRPr="002A6193">
        <w:rPr>
          <w:rFonts w:ascii="Times New Roman" w:hAnsi="Times New Roman" w:cs="Times New Roman"/>
        </w:rPr>
        <w:t xml:space="preserve">no </w:t>
      </w:r>
      <w:r w:rsidRPr="002A6193">
        <w:rPr>
          <w:rFonts w:ascii="Times New Roman" w:hAnsi="Times New Roman" w:cs="Times New Roman"/>
        </w:rPr>
        <w:t xml:space="preserve">transportato il regimento del </w:t>
      </w:r>
      <w:r w:rsidR="0037233A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conte Gio</w:t>
      </w:r>
      <w:r w:rsidR="007E699A" w:rsidRPr="002A6193">
        <w:rPr>
          <w:rFonts w:ascii="Times New Roman" w:hAnsi="Times New Roman" w:cs="Times New Roman"/>
        </w:rPr>
        <w:t>.</w:t>
      </w:r>
      <w:r w:rsidRPr="002A6193">
        <w:rPr>
          <w:rFonts w:ascii="Times New Roman" w:hAnsi="Times New Roman" w:cs="Times New Roman"/>
        </w:rPr>
        <w:t xml:space="preserve"> Arnesto di Nassau di buona memoria</w:t>
      </w:r>
      <w:r w:rsidR="0037233A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</w:t>
      </w:r>
      <w:r w:rsidR="0037233A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t non sopra </w:t>
      </w:r>
      <w:r w:rsidR="0037233A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 xml:space="preserve">la </w:t>
      </w:r>
      <w:r w:rsidRPr="002A6193">
        <w:rPr>
          <w:rFonts w:ascii="Times New Roman" w:hAnsi="Times New Roman" w:cs="Times New Roman"/>
        </w:rPr>
        <w:lastRenderedPageBreak/>
        <w:t xml:space="preserve">persona del detto </w:t>
      </w:r>
      <w:r w:rsidR="0037233A" w:rsidRPr="002A6193">
        <w:rPr>
          <w:rFonts w:ascii="Times New Roman" w:hAnsi="Times New Roman" w:cs="Times New Roman"/>
        </w:rPr>
        <w:t xml:space="preserve">signor </w:t>
      </w:r>
      <w:r w:rsidRPr="002A6193">
        <w:rPr>
          <w:rFonts w:ascii="Times New Roman" w:hAnsi="Times New Roman" w:cs="Times New Roman"/>
        </w:rPr>
        <w:t>conte di Levestein, il che tanto più l</w:t>
      </w:r>
      <w:r w:rsidR="0037233A" w:rsidRPr="002A6193">
        <w:rPr>
          <w:rFonts w:ascii="Times New Roman" w:hAnsi="Times New Roman" w:cs="Times New Roman"/>
        </w:rPr>
        <w:t xml:space="preserve">i </w:t>
      </w:r>
      <w:r w:rsidRPr="002A6193">
        <w:rPr>
          <w:rFonts w:ascii="Times New Roman" w:hAnsi="Times New Roman" w:cs="Times New Roman"/>
        </w:rPr>
        <w:t xml:space="preserve">ha </w:t>
      </w:r>
      <w:r w:rsidR="0037233A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mossi a lasciar che siano levate tutte le armi, et vestim</w:t>
      </w:r>
      <w:r w:rsidR="0037233A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enti</w:t>
      </w:r>
      <w:r w:rsidR="0037233A" w:rsidRPr="002A6193">
        <w:rPr>
          <w:rFonts w:ascii="Times New Roman" w:hAnsi="Times New Roman" w:cs="Times New Roman"/>
        </w:rPr>
        <w:t>]</w:t>
      </w:r>
      <w:r w:rsidR="007E699A" w:rsidRPr="002A6193">
        <w:rPr>
          <w:rStyle w:val="FootnoteReference"/>
          <w:rFonts w:ascii="Times New Roman" w:hAnsi="Times New Roman" w:cs="Times New Roman"/>
        </w:rPr>
        <w:footnoteReference w:id="60"/>
      </w:r>
      <w:r w:rsidRPr="002A6193">
        <w:rPr>
          <w:rFonts w:ascii="Times New Roman" w:hAnsi="Times New Roman" w:cs="Times New Roman"/>
        </w:rPr>
        <w:t xml:space="preserve"> </w:t>
      </w:r>
      <w:r w:rsidR="007E699A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suoi soldati, ch</w:t>
      </w:r>
      <w:r w:rsidR="0037233A" w:rsidRPr="002A6193">
        <w:rPr>
          <w:rFonts w:ascii="Times New Roman" w:hAnsi="Times New Roman" w:cs="Times New Roman"/>
        </w:rPr>
        <w:t xml:space="preserve">e </w:t>
      </w:r>
      <w:r w:rsidRPr="002A6193">
        <w:rPr>
          <w:rFonts w:ascii="Times New Roman" w:hAnsi="Times New Roman" w:cs="Times New Roman"/>
        </w:rPr>
        <w:t>erano bas</w:t>
      </w:r>
      <w:r w:rsidR="0037233A" w:rsidRPr="002A6193">
        <w:rPr>
          <w:rFonts w:ascii="Times New Roman" w:hAnsi="Times New Roman" w:cs="Times New Roman"/>
        </w:rPr>
        <w:t>tan</w:t>
      </w:r>
      <w:r w:rsidRPr="002A6193">
        <w:rPr>
          <w:rFonts w:ascii="Times New Roman" w:hAnsi="Times New Roman" w:cs="Times New Roman"/>
        </w:rPr>
        <w:t>ti per il loro pagamento, i</w:t>
      </w:r>
      <w:r w:rsidR="0037233A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l</w:t>
      </w:r>
      <w:r w:rsidR="00CA130E" w:rsidRPr="002A6193">
        <w:rPr>
          <w:rFonts w:ascii="Times New Roman" w:hAnsi="Times New Roman" w:cs="Times New Roman"/>
        </w:rPr>
        <w:t xml:space="preserve"> …</w:t>
      </w:r>
      <w:r w:rsidR="0037233A" w:rsidRPr="002A6193">
        <w:rPr>
          <w:rFonts w:ascii="Times New Roman" w:hAnsi="Times New Roman" w:cs="Times New Roman"/>
        </w:rPr>
        <w:t xml:space="preserve">] | </w:t>
      </w:r>
      <w:r w:rsidRPr="002A6193">
        <w:rPr>
          <w:rFonts w:ascii="Times New Roman" w:hAnsi="Times New Roman" w:cs="Times New Roman"/>
        </w:rPr>
        <w:t xml:space="preserve">in maniera alcuna, </w:t>
      </w:r>
      <w:r w:rsidR="0037233A" w:rsidRPr="002A6193">
        <w:rPr>
          <w:rFonts w:ascii="Times New Roman" w:hAnsi="Times New Roman" w:cs="Times New Roman"/>
        </w:rPr>
        <w:t>non haverebbono</w:t>
      </w:r>
      <w:r w:rsidRPr="002A6193">
        <w:rPr>
          <w:rFonts w:ascii="Times New Roman" w:hAnsi="Times New Roman" w:cs="Times New Roman"/>
        </w:rPr>
        <w:t xml:space="preserve"> fatto, se non havessero pr</w:t>
      </w:r>
      <w:r w:rsidR="0037233A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e</w:t>
      </w:r>
      <w:r w:rsidR="0037233A" w:rsidRPr="002A6193">
        <w:rPr>
          <w:rFonts w:ascii="Times New Roman" w:hAnsi="Times New Roman" w:cs="Times New Roman"/>
        </w:rPr>
        <w:t>-]|</w:t>
      </w:r>
      <w:r w:rsidRPr="002A6193">
        <w:rPr>
          <w:rFonts w:ascii="Times New Roman" w:hAnsi="Times New Roman" w:cs="Times New Roman"/>
        </w:rPr>
        <w:t xml:space="preserve">so sicuro riguardo quanto </w:t>
      </w:r>
      <w:r w:rsidR="0037233A" w:rsidRPr="002A6193">
        <w:rPr>
          <w:rFonts w:ascii="Times New Roman" w:hAnsi="Times New Roman" w:cs="Times New Roman"/>
        </w:rPr>
        <w:t>al loro pagamento,</w:t>
      </w:r>
      <w:r w:rsidRPr="002A6193">
        <w:rPr>
          <w:rFonts w:ascii="Times New Roman" w:hAnsi="Times New Roman" w:cs="Times New Roman"/>
        </w:rPr>
        <w:t xml:space="preserve"> sopra la serenissima Republica </w:t>
      </w:r>
      <w:r w:rsidR="0037233A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et sopra la</w:t>
      </w:r>
      <w:r w:rsidR="005E5E25" w:rsidRPr="002A6193">
        <w:rPr>
          <w:rStyle w:val="FootnoteReference"/>
          <w:rFonts w:ascii="Times New Roman" w:hAnsi="Times New Roman" w:cs="Times New Roman"/>
        </w:rPr>
        <w:footnoteReference w:id="61"/>
      </w:r>
      <w:r w:rsidR="0037233A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fama altissima et ono</w:t>
      </w:r>
      <w:r w:rsidR="0037233A" w:rsidRPr="002A6193">
        <w:rPr>
          <w:rFonts w:ascii="Times New Roman" w:hAnsi="Times New Roman" w:cs="Times New Roman"/>
        </w:rPr>
        <w:t>ratissima di</w:t>
      </w:r>
      <w:r w:rsidRPr="002A6193">
        <w:rPr>
          <w:rFonts w:ascii="Times New Roman" w:hAnsi="Times New Roman" w:cs="Times New Roman"/>
        </w:rPr>
        <w:t xml:space="preserve"> lei</w:t>
      </w:r>
      <w:r w:rsidR="0037233A" w:rsidRPr="002A6193">
        <w:rPr>
          <w:rFonts w:ascii="Times New Roman" w:hAnsi="Times New Roman" w:cs="Times New Roman"/>
        </w:rPr>
        <w:t>;</w:t>
      </w:r>
      <w:r w:rsidRPr="002A6193">
        <w:rPr>
          <w:rFonts w:ascii="Times New Roman" w:hAnsi="Times New Roman" w:cs="Times New Roman"/>
        </w:rPr>
        <w:t xml:space="preserve"> come essi </w:t>
      </w:r>
      <w:r w:rsidR="0037233A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 xml:space="preserve">asseriscono; nel che vostra Serenità farà quello </w:t>
      </w:r>
      <w:r w:rsidR="0037233A" w:rsidRPr="002A6193">
        <w:rPr>
          <w:rFonts w:ascii="Times New Roman" w:hAnsi="Times New Roman" w:cs="Times New Roman"/>
        </w:rPr>
        <w:t>che gran</w:t>
      </w:r>
      <w:r w:rsidRPr="002A6193">
        <w:rPr>
          <w:rFonts w:ascii="Times New Roman" w:hAnsi="Times New Roman" w:cs="Times New Roman"/>
        </w:rPr>
        <w:t>demente</w:t>
      </w:r>
      <w:r w:rsidR="0037233A" w:rsidRPr="002A6193">
        <w:rPr>
          <w:rFonts w:ascii="Times New Roman" w:hAnsi="Times New Roman" w:cs="Times New Roman"/>
        </w:rPr>
        <w:t xml:space="preserve"> |</w:t>
      </w:r>
      <w:r w:rsidR="00F34F52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importa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avanzamento del suo servitio, et a no</w:t>
      </w:r>
      <w:r w:rsidR="0037233A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 xml:space="preserve"> grandissimo </w:t>
      </w:r>
      <w:r w:rsidR="0053213C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 xml:space="preserve">piacere per il mantenimento del rispetto, et </w:t>
      </w:r>
      <w:r w:rsidR="0053213C" w:rsidRPr="002A6193">
        <w:rPr>
          <w:rFonts w:ascii="Times New Roman" w:hAnsi="Times New Roman" w:cs="Times New Roman"/>
        </w:rPr>
        <w:t>credito</w:t>
      </w:r>
      <w:r w:rsidRPr="002A6193">
        <w:rPr>
          <w:rFonts w:ascii="Times New Roman" w:hAnsi="Times New Roman" w:cs="Times New Roman"/>
        </w:rPr>
        <w:t xml:space="preserve"> con li nostri </w:t>
      </w:r>
      <w:r w:rsidR="0053213C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vassalli</w:t>
      </w:r>
      <w:r w:rsidR="00CA130E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in simili occorrenze</w:t>
      </w:r>
      <w:r w:rsidR="0053213C" w:rsidRPr="002A6193">
        <w:rPr>
          <w:rFonts w:ascii="Times New Roman" w:hAnsi="Times New Roman" w:cs="Times New Roman"/>
        </w:rPr>
        <w:t>;</w:t>
      </w:r>
      <w:r w:rsidRPr="002A6193">
        <w:rPr>
          <w:rFonts w:ascii="Times New Roman" w:hAnsi="Times New Roman" w:cs="Times New Roman"/>
        </w:rPr>
        <w:t xml:space="preserve"> il che attendendo pregam</w:t>
      </w:r>
      <w:r w:rsidR="0053213C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o</w:t>
      </w:r>
      <w:r w:rsidR="0053213C" w:rsidRPr="002A6193">
        <w:rPr>
          <w:rFonts w:ascii="Times New Roman" w:hAnsi="Times New Roman" w:cs="Times New Roman"/>
        </w:rPr>
        <w:t>]</w:t>
      </w:r>
      <w:r w:rsidR="005E5E25" w:rsidRPr="002A6193">
        <w:rPr>
          <w:rFonts w:ascii="Times New Roman" w:hAnsi="Times New Roman" w:cs="Times New Roman"/>
        </w:rPr>
        <w:t xml:space="preserve"> </w:t>
      </w:r>
      <w:r w:rsidR="0053213C" w:rsidRPr="002A6193">
        <w:rPr>
          <w:rFonts w:ascii="Times New Roman" w:hAnsi="Times New Roman" w:cs="Times New Roman"/>
        </w:rPr>
        <w:t>|</w:t>
      </w:r>
      <w:r w:rsidRPr="002A6193">
        <w:rPr>
          <w:rFonts w:ascii="Times New Roman" w:hAnsi="Times New Roman" w:cs="Times New Roman"/>
        </w:rPr>
        <w:t xml:space="preserve"> il Creatore etc. </w:t>
      </w:r>
      <w:r w:rsidR="0053213C" w:rsidRPr="002A6193">
        <w:rPr>
          <w:rFonts w:ascii="Times New Roman" w:hAnsi="Times New Roman" w:cs="Times New Roman"/>
        </w:rPr>
        <w:t xml:space="preserve">| </w:t>
      </w:r>
    </w:p>
    <w:p w14:paraId="29047BC6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2C0D20C4" w14:textId="77777777" w:rsidR="00CC72FE" w:rsidRPr="002A6193" w:rsidRDefault="00BC0C3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Nell</w:t>
      </w:r>
      <w:r w:rsidR="00211A7E" w:rsidRPr="002A6193">
        <w:rPr>
          <w:rFonts w:ascii="Times New Roman" w:hAnsi="Times New Roman" w:cs="Times New Roman"/>
        </w:rPr>
        <w:t>’</w:t>
      </w:r>
      <w:r w:rsidR="00CA130E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 xml:space="preserve">ssemblea delli Stati </w:t>
      </w:r>
      <w:r w:rsidR="00CA130E" w:rsidRPr="002A6193">
        <w:rPr>
          <w:rFonts w:ascii="Times New Roman" w:hAnsi="Times New Roman" w:cs="Times New Roman"/>
        </w:rPr>
        <w:t>G</w:t>
      </w:r>
      <w:r w:rsidRPr="002A6193">
        <w:rPr>
          <w:rFonts w:ascii="Times New Roman" w:hAnsi="Times New Roman" w:cs="Times New Roman"/>
        </w:rPr>
        <w:t>enerali li 3 di marz</w:t>
      </w:r>
      <w:r w:rsidR="00CA130E" w:rsidRPr="002A6193">
        <w:rPr>
          <w:rFonts w:ascii="Times New Roman" w:hAnsi="Times New Roman" w:cs="Times New Roman"/>
        </w:rPr>
        <w:t>i</w:t>
      </w:r>
      <w:r w:rsidR="00CA130E" w:rsidRPr="002A6193">
        <w:rPr>
          <w:rStyle w:val="FootnoteReference"/>
          <w:rFonts w:ascii="Times New Roman" w:hAnsi="Times New Roman" w:cs="Times New Roman"/>
        </w:rPr>
        <w:footnoteReference w:id="62"/>
      </w:r>
      <w:r w:rsidRPr="002A6193">
        <w:rPr>
          <w:rFonts w:ascii="Times New Roman" w:hAnsi="Times New Roman" w:cs="Times New Roman"/>
        </w:rPr>
        <w:t xml:space="preserve"> 1618 | </w:t>
      </w:r>
    </w:p>
    <w:p w14:paraId="0EAEBDC6" w14:textId="77777777" w:rsidR="00CA130E" w:rsidRPr="002A6193" w:rsidRDefault="00CA130E">
      <w:pPr>
        <w:pStyle w:val="Testopreformattato"/>
        <w:jc w:val="both"/>
        <w:rPr>
          <w:rFonts w:ascii="Times New Roman" w:hAnsi="Times New Roman" w:cs="Times New Roman"/>
        </w:rPr>
      </w:pPr>
    </w:p>
    <w:p w14:paraId="60B2FBBE" w14:textId="77777777" w:rsidR="00CC72FE" w:rsidRPr="002A6193" w:rsidRDefault="003866E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20r / </w:t>
      </w:r>
    </w:p>
    <w:p w14:paraId="4D70854F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  <w:i/>
        </w:rPr>
        <w:t>Bianca</w:t>
      </w:r>
    </w:p>
    <w:p w14:paraId="70B70701" w14:textId="77777777" w:rsidR="00CA130E" w:rsidRPr="002A6193" w:rsidRDefault="00CA130E">
      <w:pPr>
        <w:pStyle w:val="Testopreformattato"/>
        <w:jc w:val="both"/>
        <w:rPr>
          <w:rFonts w:ascii="Times New Roman" w:hAnsi="Times New Roman" w:cs="Times New Roman"/>
        </w:rPr>
      </w:pPr>
    </w:p>
    <w:p w14:paraId="3894B35D" w14:textId="77777777" w:rsidR="00CC72FE" w:rsidRPr="002A6193" w:rsidRDefault="003866E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20v</w:t>
      </w:r>
      <w:r w:rsidR="00CA130E" w:rsidRPr="002A6193">
        <w:rPr>
          <w:rFonts w:ascii="Times New Roman" w:hAnsi="Times New Roman" w:cs="Times New Roman"/>
        </w:rPr>
        <w:t>B</w:t>
      </w:r>
      <w:r w:rsidRPr="002A6193">
        <w:rPr>
          <w:rFonts w:ascii="Times New Roman" w:hAnsi="Times New Roman" w:cs="Times New Roman"/>
        </w:rPr>
        <w:t xml:space="preserve"> /</w:t>
      </w:r>
    </w:p>
    <w:p w14:paraId="3BB1D652" w14:textId="77777777" w:rsidR="00CC72FE" w:rsidRPr="002A6193" w:rsidRDefault="0086142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Lettera delli signori Stati per li portionevoli</w:t>
      </w:r>
      <w:r w:rsidR="009A15D7" w:rsidRPr="002A6193">
        <w:rPr>
          <w:rStyle w:val="FootnoteReference"/>
          <w:rFonts w:ascii="Times New Roman" w:hAnsi="Times New Roman" w:cs="Times New Roman"/>
        </w:rPr>
        <w:footnoteReference w:id="63"/>
      </w:r>
      <w:r w:rsidRPr="002A6193">
        <w:rPr>
          <w:rFonts w:ascii="Times New Roman" w:hAnsi="Times New Roman" w:cs="Times New Roman"/>
        </w:rPr>
        <w:t xml:space="preserve"> | dei vasselli che hanno transportato | il conte di Levenstein | </w:t>
      </w:r>
    </w:p>
    <w:p w14:paraId="3077D1F8" w14:textId="77777777" w:rsidR="00CC72FE" w:rsidRPr="002A6193" w:rsidRDefault="0086142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nella prima n</w:t>
      </w:r>
      <w:r w:rsidR="00CA130E" w:rsidRPr="002A6193">
        <w:rPr>
          <w:rFonts w:ascii="Times New Roman" w:hAnsi="Times New Roman" w:cs="Times New Roman"/>
        </w:rPr>
        <w:t>°</w:t>
      </w:r>
      <w:r w:rsidRPr="002A6193">
        <w:rPr>
          <w:rFonts w:ascii="Times New Roman" w:hAnsi="Times New Roman" w:cs="Times New Roman"/>
        </w:rPr>
        <w:t xml:space="preserve"> 11</w:t>
      </w:r>
      <w:r w:rsidR="00CA130E" w:rsidRPr="002A6193">
        <w:rPr>
          <w:rFonts w:ascii="Times New Roman" w:hAnsi="Times New Roman" w:cs="Times New Roman"/>
        </w:rPr>
        <w:t xml:space="preserve"> |</w:t>
      </w:r>
    </w:p>
    <w:p w14:paraId="7FBEEA30" w14:textId="77777777" w:rsidR="00FD4931" w:rsidRPr="002A6193" w:rsidRDefault="003866E2">
      <w:pPr>
        <w:pStyle w:val="Testopreformattato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 </w:t>
      </w:r>
    </w:p>
    <w:p w14:paraId="5A2B1E22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432FF15E" w14:textId="77777777" w:rsidR="00CC72FE" w:rsidRPr="002A6193" w:rsidRDefault="006660C6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n. </w:t>
      </w:r>
      <w:r w:rsidR="00FD4931" w:rsidRPr="002A6193">
        <w:rPr>
          <w:rFonts w:ascii="Times New Roman" w:hAnsi="Times New Roman" w:cs="Times New Roman"/>
        </w:rPr>
        <w:t>7</w:t>
      </w:r>
    </w:p>
    <w:p w14:paraId="214B7605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Allegato II al n. 5 </w:t>
      </w:r>
      <w:r w:rsidR="006660C6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>cc. 18r-19v</w:t>
      </w:r>
      <w:r w:rsidR="006660C6" w:rsidRPr="002A6193">
        <w:rPr>
          <w:rFonts w:ascii="Times New Roman" w:hAnsi="Times New Roman" w:cs="Times New Roman"/>
        </w:rPr>
        <w:t>)</w:t>
      </w:r>
    </w:p>
    <w:p w14:paraId="66FB739B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578F00B0" w14:textId="77777777" w:rsidR="00CC72FE" w:rsidRPr="002A6193" w:rsidRDefault="003866E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18r / </w:t>
      </w:r>
    </w:p>
    <w:p w14:paraId="241A31B0" w14:textId="77777777" w:rsidR="00B04926" w:rsidRPr="002A6193" w:rsidRDefault="00B0492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Le</w:t>
      </w:r>
      <w:r w:rsidR="00B0454B" w:rsidRPr="002A6193">
        <w:rPr>
          <w:rFonts w:ascii="Times New Roman" w:hAnsi="Times New Roman" w:cs="Times New Roman"/>
        </w:rPr>
        <w:t xml:space="preserve">ttera delli signori Stati alle </w:t>
      </w:r>
      <w:r w:rsidR="00822A29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 xml:space="preserve">miralità | </w:t>
      </w:r>
    </w:p>
    <w:p w14:paraId="1BF0E6EF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03D828EF" w14:textId="4248F50E" w:rsidR="00CC72FE" w:rsidRPr="002A6193" w:rsidRDefault="00B0492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Havendo il signor Suriano residente qui per la serenissima </w:t>
      </w:r>
      <w:r w:rsidR="009A15D7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>epublica di Venetia | instantemente ricercato per nome della detta Republica (stante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esser | egli in mancamento di artiglierie bastanti per la preparatione | e</w:t>
      </w:r>
      <w:r w:rsidR="009A15D7" w:rsidRPr="002A6193">
        <w:rPr>
          <w:rFonts w:ascii="Times New Roman" w:hAnsi="Times New Roman" w:cs="Times New Roman"/>
        </w:rPr>
        <w:t>t</w:t>
      </w:r>
      <w:r w:rsidRPr="002A6193">
        <w:rPr>
          <w:rFonts w:ascii="Times New Roman" w:hAnsi="Times New Roman" w:cs="Times New Roman"/>
        </w:rPr>
        <w:t xml:space="preserve"> assicuranza delle dodici navi fatte per lui assoldare | et armare per servitio di essa Republica) che volessimo sup-|plire per esse artiglierie che mancano se fosse possibile | con alcuni pezzi di bronzo</w:t>
      </w:r>
      <w:r w:rsidR="00696358" w:rsidRPr="002A6193">
        <w:rPr>
          <w:rFonts w:ascii="Times New Roman" w:hAnsi="Times New Roman" w:cs="Times New Roman"/>
        </w:rPr>
        <w:t>, o altrimenti almeno con pezzi | grevi di ferro ad imprestido. Et ciò doverà esser | doppo fatta fare la debita stima da persone | perite di esse insieme con li suoi letti, o carri, et | altro dipendente, et necessario sotto conveniente promessa | di restitutione, o pagamento della detta stima. | Essendo noi sufficientemente informati, che li collegi | delle Amiralità sono sobriamente provisti di pezzi | di bronzo, né però possono privarsene, se bene | noi vedressimo vol</w:t>
      </w:r>
      <w:r w:rsidR="0028047A" w:rsidRPr="002A6193">
        <w:rPr>
          <w:rFonts w:ascii="Times New Roman" w:hAnsi="Times New Roman" w:cs="Times New Roman"/>
        </w:rPr>
        <w:t>o</w:t>
      </w:r>
      <w:r w:rsidR="00696358" w:rsidRPr="002A6193">
        <w:rPr>
          <w:rFonts w:ascii="Times New Roman" w:hAnsi="Times New Roman" w:cs="Times New Roman"/>
        </w:rPr>
        <w:t>ntieri accommodata, et servita | la detta Republica: per tanto seriosamente vogliamo | che vostre Signorie (per quello che tocca al vostro collegio di | Roterdam) accomm</w:t>
      </w:r>
      <w:r w:rsidR="0028047A" w:rsidRPr="002A6193">
        <w:rPr>
          <w:rFonts w:ascii="Times New Roman" w:hAnsi="Times New Roman" w:cs="Times New Roman"/>
        </w:rPr>
        <w:t>a</w:t>
      </w:r>
      <w:r w:rsidR="00696358" w:rsidRPr="002A6193">
        <w:rPr>
          <w:rFonts w:ascii="Times New Roman" w:hAnsi="Times New Roman" w:cs="Times New Roman"/>
        </w:rPr>
        <w:t>dino</w:t>
      </w:r>
      <w:r w:rsidR="0028047A" w:rsidRPr="002A6193">
        <w:rPr>
          <w:rStyle w:val="FootnoteReference"/>
          <w:rFonts w:ascii="Times New Roman" w:hAnsi="Times New Roman" w:cs="Times New Roman"/>
        </w:rPr>
        <w:footnoteReference w:id="64"/>
      </w:r>
      <w:r w:rsidR="00696358" w:rsidRPr="002A6193">
        <w:rPr>
          <w:rFonts w:ascii="Times New Roman" w:hAnsi="Times New Roman" w:cs="Times New Roman"/>
        </w:rPr>
        <w:t xml:space="preserve"> le dette navi che sono | alla loro ripartitione con tanti pezzi di arti-|glieria di ferro dei loro magazini ad imprestido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16A6FE97" w14:textId="77777777" w:rsidR="00CC72FE" w:rsidRPr="002A6193" w:rsidRDefault="003866E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18v / </w:t>
      </w:r>
    </w:p>
    <w:p w14:paraId="1F81AF50" w14:textId="77777777" w:rsidR="00EA1C85" w:rsidRPr="002A6193" w:rsidRDefault="001449F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sopra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offerta</w:t>
      </w:r>
      <w:r w:rsidR="00EA1C85" w:rsidRPr="002A6193">
        <w:rPr>
          <w:rStyle w:val="FootnoteReference"/>
          <w:rFonts w:ascii="Times New Roman" w:hAnsi="Times New Roman" w:cs="Times New Roman"/>
        </w:rPr>
        <w:footnoteReference w:id="65"/>
      </w:r>
      <w:r w:rsidRPr="002A6193">
        <w:rPr>
          <w:rFonts w:ascii="Times New Roman" w:hAnsi="Times New Roman" w:cs="Times New Roman"/>
        </w:rPr>
        <w:t xml:space="preserve"> del detto signor residente,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66"/>
      </w:r>
      <w:r w:rsidR="0028047A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| quanti si convengono per provederli, et necessariamente si | ricercano per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assicuranza di detti vasselli, et per il servitio | della detta Republica dandosi con prima occasione avviso | di quello che vostre Signorie in questo haveranno effettuato | et quanto importerà la stima di dette artiglierie | con le sue dipendenze sopra che si riposiamo | raccommandandovi nella santa protettione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omni-|potente Iddio. |</w:t>
      </w:r>
    </w:p>
    <w:p w14:paraId="4D2F5C57" w14:textId="77777777" w:rsidR="00CC72FE" w:rsidRPr="002A6193" w:rsidRDefault="001449F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 xml:space="preserve"> </w:t>
      </w:r>
    </w:p>
    <w:p w14:paraId="2CF64C00" w14:textId="77777777" w:rsidR="001449F6" w:rsidRPr="002A6193" w:rsidRDefault="001449F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Nell</w:t>
      </w:r>
      <w:r w:rsidR="00211A7E" w:rsidRPr="002A6193">
        <w:rPr>
          <w:rFonts w:ascii="Times New Roman" w:hAnsi="Times New Roman" w:cs="Times New Roman"/>
        </w:rPr>
        <w:t>’</w:t>
      </w:r>
      <w:r w:rsidR="00EA1C85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ssemblea nell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a</w:t>
      </w:r>
      <w:r w:rsidR="00EA1C85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10</w:t>
      </w:r>
      <w:r w:rsidR="00EA1C85" w:rsidRPr="002A6193">
        <w:rPr>
          <w:rStyle w:val="FootnoteReference"/>
          <w:rFonts w:ascii="Times New Roman" w:hAnsi="Times New Roman" w:cs="Times New Roman"/>
        </w:rPr>
        <w:footnoteReference w:id="67"/>
      </w:r>
      <w:r w:rsidRPr="002A6193">
        <w:rPr>
          <w:rFonts w:ascii="Times New Roman" w:hAnsi="Times New Roman" w:cs="Times New Roman"/>
        </w:rPr>
        <w:t xml:space="preserve"> marzo 1618 | </w:t>
      </w:r>
    </w:p>
    <w:p w14:paraId="7FCE6008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2B47106A" w14:textId="77777777" w:rsidR="00CC72FE" w:rsidRPr="002A6193" w:rsidRDefault="003866E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19r / </w:t>
      </w:r>
    </w:p>
    <w:p w14:paraId="604D6F93" w14:textId="77777777" w:rsidR="00A075AC" w:rsidRPr="002A6193" w:rsidRDefault="00CC72F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  <w:i/>
        </w:rPr>
        <w:t>Bianca</w:t>
      </w:r>
    </w:p>
    <w:p w14:paraId="15BE35AB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3D1D9DBD" w14:textId="77777777" w:rsidR="00CC72FE" w:rsidRPr="002A6193" w:rsidRDefault="003866E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19v</w:t>
      </w:r>
      <w:r w:rsidR="00EA1C85" w:rsidRPr="002A6193">
        <w:rPr>
          <w:rFonts w:ascii="Times New Roman" w:hAnsi="Times New Roman" w:cs="Times New Roman"/>
        </w:rPr>
        <w:t>B</w:t>
      </w:r>
      <w:r w:rsidRPr="002A6193">
        <w:rPr>
          <w:rFonts w:ascii="Times New Roman" w:hAnsi="Times New Roman" w:cs="Times New Roman"/>
        </w:rPr>
        <w:t xml:space="preserve"> /</w:t>
      </w:r>
    </w:p>
    <w:p w14:paraId="3439337A" w14:textId="77777777" w:rsidR="00CC72FE" w:rsidRPr="002A6193" w:rsidRDefault="00A075A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Le</w:t>
      </w:r>
      <w:r w:rsidR="00FB6686" w:rsidRPr="002A6193">
        <w:rPr>
          <w:rFonts w:ascii="Times New Roman" w:hAnsi="Times New Roman" w:cs="Times New Roman"/>
        </w:rPr>
        <w:t xml:space="preserve">ttera dei signori Stati alle | </w:t>
      </w:r>
      <w:r w:rsidR="00822A29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 xml:space="preserve">miralità per le artiglierie | </w:t>
      </w:r>
    </w:p>
    <w:p w14:paraId="1178A4AB" w14:textId="77777777" w:rsidR="00A075AC" w:rsidRPr="002A6193" w:rsidRDefault="0025144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</w:t>
      </w:r>
      <w:r w:rsidR="00A075AC" w:rsidRPr="002A6193">
        <w:rPr>
          <w:rFonts w:ascii="Times New Roman" w:hAnsi="Times New Roman" w:cs="Times New Roman"/>
        </w:rPr>
        <w:t>ell</w:t>
      </w:r>
      <w:r w:rsidR="00B82270" w:rsidRPr="002A6193">
        <w:rPr>
          <w:rFonts w:ascii="Times New Roman" w:hAnsi="Times New Roman" w:cs="Times New Roman"/>
        </w:rPr>
        <w:t xml:space="preserve">a prima n° 14 | </w:t>
      </w:r>
    </w:p>
    <w:p w14:paraId="5C51E353" w14:textId="77777777" w:rsidR="00EA1C85" w:rsidRPr="002A6193" w:rsidRDefault="00EA1C85">
      <w:pPr>
        <w:pStyle w:val="Testopreformattato"/>
        <w:jc w:val="both"/>
        <w:rPr>
          <w:rFonts w:ascii="Times New Roman" w:hAnsi="Times New Roman" w:cs="Times New Roman"/>
        </w:rPr>
      </w:pPr>
    </w:p>
    <w:p w14:paraId="4C8AD1A0" w14:textId="77777777" w:rsidR="00CC72FE" w:rsidRPr="002A6193" w:rsidRDefault="00EA1C85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br w:type="page"/>
      </w:r>
      <w:r w:rsidR="006660C6" w:rsidRPr="002A6193">
        <w:rPr>
          <w:rFonts w:ascii="Times New Roman" w:hAnsi="Times New Roman" w:cs="Times New Roman"/>
        </w:rPr>
        <w:lastRenderedPageBreak/>
        <w:t xml:space="preserve">n. </w:t>
      </w:r>
      <w:r w:rsidR="00FD4931" w:rsidRPr="002A6193">
        <w:rPr>
          <w:rFonts w:ascii="Times New Roman" w:hAnsi="Times New Roman" w:cs="Times New Roman"/>
        </w:rPr>
        <w:t>8</w:t>
      </w:r>
    </w:p>
    <w:p w14:paraId="0498C53D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13 marzo 1618</w:t>
      </w:r>
      <w:r w:rsidR="00EA1C85" w:rsidRPr="002A6193">
        <w:rPr>
          <w:rFonts w:ascii="Times New Roman" w:hAnsi="Times New Roman" w:cs="Times New Roman"/>
        </w:rPr>
        <w:t xml:space="preserve">, L’Aia </w:t>
      </w:r>
      <w:r w:rsidR="006660C6" w:rsidRPr="002A6193">
        <w:rPr>
          <w:rFonts w:ascii="Times New Roman" w:hAnsi="Times New Roman" w:cs="Times New Roman"/>
        </w:rPr>
        <w:t>(cc. 22r-28v, 41r-v)</w:t>
      </w:r>
    </w:p>
    <w:p w14:paraId="73D36E07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1130FD94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22r / </w:t>
      </w:r>
    </w:p>
    <w:p w14:paraId="1F7CD422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2</w:t>
      </w:r>
      <w:r w:rsidRPr="002A6193">
        <w:rPr>
          <w:rFonts w:ascii="Times New Roman" w:hAnsi="Times New Roman" w:cs="Times New Roman"/>
          <w:vertAlign w:val="superscript"/>
        </w:rPr>
        <w:t>da</w:t>
      </w:r>
      <w:r w:rsidRPr="002A6193">
        <w:rPr>
          <w:rFonts w:ascii="Times New Roman" w:hAnsi="Times New Roman" w:cs="Times New Roman"/>
        </w:rPr>
        <w:t xml:space="preserve"> | </w:t>
      </w:r>
    </w:p>
    <w:p w14:paraId="12E2ED21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n° 15 | </w:t>
      </w:r>
    </w:p>
    <w:p w14:paraId="26AFB71F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3E10F994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Serenissimo Principe | </w:t>
      </w:r>
    </w:p>
    <w:p w14:paraId="2C436A06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già sarà pervenuta alla Serenità vostra la summa dei noleggi | fatti dei vasselli. Hora le mando la tassatione | delli cinque, che sono in Amsterdam a carica di | quell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Amiralità fatta fare dal medesimo Magistrato | et delli tre </w:t>
      </w:r>
      <w:r w:rsidR="00D534CC" w:rsidRPr="002A6193">
        <w:rPr>
          <w:rFonts w:ascii="Times New Roman" w:hAnsi="Times New Roman" w:cs="Times New Roman"/>
        </w:rPr>
        <w:t xml:space="preserve">di Roterdam. </w:t>
      </w:r>
      <w:r w:rsidR="00D4148D" w:rsidRPr="002A6193">
        <w:rPr>
          <w:rFonts w:ascii="Times New Roman" w:hAnsi="Times New Roman" w:cs="Times New Roman"/>
        </w:rPr>
        <w:t>P</w:t>
      </w:r>
      <w:r w:rsidR="00D534CC" w:rsidRPr="002A6193">
        <w:rPr>
          <w:rFonts w:ascii="Times New Roman" w:hAnsi="Times New Roman" w:cs="Times New Roman"/>
        </w:rPr>
        <w:t>er li quattro di Nort-|landia ancor non l</w:t>
      </w:r>
      <w:r w:rsidR="00211A7E" w:rsidRPr="002A6193">
        <w:rPr>
          <w:rFonts w:ascii="Times New Roman" w:hAnsi="Times New Roman" w:cs="Times New Roman"/>
        </w:rPr>
        <w:t>’</w:t>
      </w:r>
      <w:r w:rsidR="00D534CC" w:rsidRPr="002A6193">
        <w:rPr>
          <w:rFonts w:ascii="Times New Roman" w:hAnsi="Times New Roman" w:cs="Times New Roman"/>
        </w:rPr>
        <w:t>ho potuta havere, et la causa | l</w:t>
      </w:r>
      <w:r w:rsidR="00211A7E" w:rsidRPr="002A6193">
        <w:rPr>
          <w:rFonts w:ascii="Times New Roman" w:hAnsi="Times New Roman" w:cs="Times New Roman"/>
        </w:rPr>
        <w:t>’</w:t>
      </w:r>
      <w:r w:rsidR="00D534CC" w:rsidRPr="002A6193">
        <w:rPr>
          <w:rFonts w:ascii="Times New Roman" w:hAnsi="Times New Roman" w:cs="Times New Roman"/>
        </w:rPr>
        <w:t>intenderà dall</w:t>
      </w:r>
      <w:r w:rsidR="00211A7E" w:rsidRPr="002A6193">
        <w:rPr>
          <w:rFonts w:ascii="Times New Roman" w:hAnsi="Times New Roman" w:cs="Times New Roman"/>
        </w:rPr>
        <w:t>’</w:t>
      </w:r>
      <w:r w:rsidR="00D534CC" w:rsidRPr="002A6193">
        <w:rPr>
          <w:rFonts w:ascii="Times New Roman" w:hAnsi="Times New Roman" w:cs="Times New Roman"/>
        </w:rPr>
        <w:t>aggiunto translato delle lettere | del Calandrini. Intenderà anco quanto di van-|taggio si dimanda per mese per li otto sudetti | oltre il noleggio per lasciarli a rischio dei mer-|canti, ch</w:t>
      </w:r>
      <w:r w:rsidR="00211A7E" w:rsidRPr="002A6193">
        <w:rPr>
          <w:rFonts w:ascii="Times New Roman" w:hAnsi="Times New Roman" w:cs="Times New Roman"/>
        </w:rPr>
        <w:t>’</w:t>
      </w:r>
      <w:r w:rsidR="00D534CC" w:rsidRPr="002A6193">
        <w:rPr>
          <w:rFonts w:ascii="Times New Roman" w:hAnsi="Times New Roman" w:cs="Times New Roman"/>
        </w:rPr>
        <w:t>è intorno uno et mezo per cento al mese | et fra tutti dodici computandosi gl</w:t>
      </w:r>
      <w:r w:rsidR="00211A7E" w:rsidRPr="002A6193">
        <w:rPr>
          <w:rFonts w:ascii="Times New Roman" w:hAnsi="Times New Roman" w:cs="Times New Roman"/>
        </w:rPr>
        <w:t>’</w:t>
      </w:r>
      <w:r w:rsidR="00D534CC" w:rsidRPr="002A6193">
        <w:rPr>
          <w:rFonts w:ascii="Times New Roman" w:hAnsi="Times New Roman" w:cs="Times New Roman"/>
        </w:rPr>
        <w:t>uni con gl</w:t>
      </w:r>
      <w:r w:rsidR="00211A7E" w:rsidRPr="002A6193">
        <w:rPr>
          <w:rFonts w:ascii="Times New Roman" w:hAnsi="Times New Roman" w:cs="Times New Roman"/>
        </w:rPr>
        <w:t>’</w:t>
      </w:r>
      <w:r w:rsidR="00D534CC" w:rsidRPr="002A6193">
        <w:rPr>
          <w:rFonts w:ascii="Times New Roman" w:hAnsi="Times New Roman" w:cs="Times New Roman"/>
        </w:rPr>
        <w:t>altri | si haverebbe a pagar da otto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68"/>
      </w:r>
      <w:r w:rsidR="00D534CC" w:rsidRPr="002A6193">
        <w:rPr>
          <w:rFonts w:ascii="Times New Roman" w:hAnsi="Times New Roman" w:cs="Times New Roman"/>
        </w:rPr>
        <w:t xml:space="preserve"> milla fiorini in </w:t>
      </w:r>
      <w:r w:rsidR="00887D9E" w:rsidRPr="002A6193">
        <w:rPr>
          <w:rFonts w:ascii="Times New Roman" w:hAnsi="Times New Roman" w:cs="Times New Roman"/>
        </w:rPr>
        <w:t xml:space="preserve">circa </w:t>
      </w:r>
      <w:r w:rsidR="00D534CC" w:rsidRPr="002A6193">
        <w:rPr>
          <w:rFonts w:ascii="Times New Roman" w:hAnsi="Times New Roman" w:cs="Times New Roman"/>
        </w:rPr>
        <w:t>| il mese di più del noleggio; di maniera che | importando la s</w:t>
      </w:r>
      <w:r w:rsidR="00887D9E" w:rsidRPr="002A6193">
        <w:rPr>
          <w:rFonts w:ascii="Times New Roman" w:hAnsi="Times New Roman" w:cs="Times New Roman"/>
        </w:rPr>
        <w:t>u</w:t>
      </w:r>
      <w:r w:rsidR="00D534CC" w:rsidRPr="002A6193">
        <w:rPr>
          <w:rFonts w:ascii="Times New Roman" w:hAnsi="Times New Roman" w:cs="Times New Roman"/>
        </w:rPr>
        <w:t>mma di esso noleggio da | vintisei milla trecento cinquanta fiorini l</w:t>
      </w:r>
      <w:r w:rsidR="00211A7E" w:rsidRPr="002A6193">
        <w:rPr>
          <w:rFonts w:ascii="Times New Roman" w:hAnsi="Times New Roman" w:cs="Times New Roman"/>
        </w:rPr>
        <w:t>’</w:t>
      </w:r>
      <w:r w:rsidR="00D534CC" w:rsidRPr="002A6193">
        <w:rPr>
          <w:rFonts w:ascii="Times New Roman" w:hAnsi="Times New Roman" w:cs="Times New Roman"/>
        </w:rPr>
        <w:t>aggiunta | sarebbe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69"/>
      </w:r>
      <w:r w:rsidR="00D534CC" w:rsidRPr="002A6193">
        <w:rPr>
          <w:rFonts w:ascii="Times New Roman" w:hAnsi="Times New Roman" w:cs="Times New Roman"/>
        </w:rPr>
        <w:t xml:space="preserve"> sino alli 34 mila et più, che fano | 14 mila ducati poco più, o meno. Vi saranno appresso | le artiglierie, che daranno li signori Stati ad impresti-|do, che saranno in buona quantità per le quali | vostra Serenità non sarà obligata ad altro, che a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70"/>
      </w:r>
      <w:r w:rsidR="00D534CC" w:rsidRPr="002A6193">
        <w:rPr>
          <w:rFonts w:ascii="Times New Roman" w:hAnsi="Times New Roman" w:cs="Times New Roman"/>
        </w:rPr>
        <w:t xml:space="preserve"> rifar | il frusto, o consumo, havendo ordine quelli | delle Amiralità di farne il pezo, et il prezzo | per lasciar a optione della Serenità vostra il pagarle se vorrà </w:t>
      </w:r>
      <w:r w:rsidR="00CB1A47" w:rsidRPr="002A6193">
        <w:rPr>
          <w:rFonts w:ascii="Times New Roman" w:hAnsi="Times New Roman" w:cs="Times New Roman"/>
        </w:rPr>
        <w:t>|</w:t>
      </w:r>
      <w:r w:rsidR="00D534CC" w:rsidRPr="002A6193">
        <w:rPr>
          <w:rFonts w:ascii="Times New Roman" w:hAnsi="Times New Roman" w:cs="Times New Roman"/>
        </w:rPr>
        <w:t xml:space="preserve"> </w:t>
      </w:r>
    </w:p>
    <w:p w14:paraId="3147380E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22v / </w:t>
      </w:r>
    </w:p>
    <w:p w14:paraId="143E3CB1" w14:textId="77777777" w:rsidR="00CC72FE" w:rsidRPr="002A6193" w:rsidRDefault="003A30A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come se ne sarà servita. | </w:t>
      </w:r>
    </w:p>
    <w:p w14:paraId="32AB1058" w14:textId="77777777" w:rsidR="00CC72FE" w:rsidRPr="002A6193" w:rsidRDefault="003A30A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Et la quantità, che metteranno detti signori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Amiralità </w:t>
      </w:r>
      <w:r w:rsidR="001A549F" w:rsidRPr="002A6193">
        <w:rPr>
          <w:rFonts w:ascii="Times New Roman" w:hAnsi="Times New Roman" w:cs="Times New Roman"/>
        </w:rPr>
        <w:t>[d</w:t>
      </w:r>
      <w:r w:rsidR="00265309" w:rsidRPr="002A6193">
        <w:rPr>
          <w:rFonts w:ascii="Times New Roman" w:hAnsi="Times New Roman" w:cs="Times New Roman"/>
        </w:rPr>
        <w:t>i</w:t>
      </w:r>
      <w:r w:rsidR="001A549F" w:rsidRPr="002A6193">
        <w:rPr>
          <w:rFonts w:ascii="Times New Roman" w:hAnsi="Times New Roman" w:cs="Times New Roman"/>
        </w:rPr>
        <w:t>]</w:t>
      </w:r>
      <w:r w:rsidR="001A549F" w:rsidRPr="002A6193">
        <w:rPr>
          <w:rStyle w:val="FootnoteReference"/>
          <w:rFonts w:ascii="Times New Roman" w:hAnsi="Times New Roman" w:cs="Times New Roman"/>
        </w:rPr>
        <w:footnoteReference w:id="71"/>
      </w:r>
      <w:r w:rsidR="001A549F" w:rsidRPr="002A6193">
        <w:rPr>
          <w:rFonts w:ascii="Times New Roman" w:hAnsi="Times New Roman" w:cs="Times New Roman"/>
        </w:rPr>
        <w:t xml:space="preserve"> </w:t>
      </w:r>
      <w:r w:rsidR="00265309" w:rsidRPr="002A6193">
        <w:rPr>
          <w:rFonts w:ascii="Times New Roman" w:hAnsi="Times New Roman" w:cs="Times New Roman"/>
        </w:rPr>
        <w:t>ess</w:t>
      </w:r>
      <w:r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1A549F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| artiglierie è perché fanno levar a</w:t>
      </w:r>
      <w:r w:rsidR="001A549F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mercanti dalle navi | quelle che non sono proprie, et aggiungeranno sino alla | summa necessaria. Affineché le navi siano come si | conviene ben proviste. | </w:t>
      </w:r>
    </w:p>
    <w:p w14:paraId="679EC2BA" w14:textId="29559ADA" w:rsidR="00CC72FE" w:rsidRPr="002A6193" w:rsidRDefault="003A30A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Già li contratti di noleggio dei vasselli si sono fatti, e[t] | vostra Serenità mi creda, che ho fatto tutto quel più, che huma-|namente mi è stato possibile perché non cominciasse il | tempo delle mesate, che dal partir dei vasselli fuori | dai porti, ma è stato impossibile lo spuntare, | essendomi asseverantemente affermato esser così solito | in simili occasioni di armare, che subito data | la mostra habbi principio il mese tanto per li marinari | che per le navi; ma vedrò bene se sarà possibile | arrivar al segno,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ella desidera col prometter | il donativo. Questo quando mi andasse fatto | potrebbe farsi colli portionevoli dei vasselli; ma | non con li marinari: perché a questi entra il mese | allhora, che hanno havuta mostra, et bisogna | pregar Dio, che </w:t>
      </w:r>
      <w:r w:rsidR="00D81266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l tempo servi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uscir in mare | come non dubito, essendo questa la più buona, et | bella stagione, et quanto più andamo innanti tanto | è migliore.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50A153B4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23r / </w:t>
      </w:r>
    </w:p>
    <w:p w14:paraId="5814FD13" w14:textId="77777777" w:rsidR="00CC72FE" w:rsidRPr="002A6193" w:rsidRDefault="00A62CB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Al particolar della libertà alla Serenità vostra di prorogar il tempo | questa resta espressa nel primo capo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una forma | di noleggio, che vedrà qui aggiunta fatta dai signori di | Roterdam, che prima non ho potuta mandare, haven-|do convenuto dal </w:t>
      </w:r>
      <w:r w:rsidR="00D81266" w:rsidRPr="002A6193">
        <w:rPr>
          <w:rFonts w:ascii="Times New Roman" w:hAnsi="Times New Roman" w:cs="Times New Roman"/>
        </w:rPr>
        <w:t>f</w:t>
      </w:r>
      <w:r w:rsidRPr="002A6193">
        <w:rPr>
          <w:rFonts w:ascii="Times New Roman" w:hAnsi="Times New Roman" w:cs="Times New Roman"/>
        </w:rPr>
        <w:t>iamingo farne fare la traduttione | in francese, che ho poi ridotta nel nostro idioma, | et tutti gli altri noleggi mutatis mutandis saranno | della medesima qualità; et per quanto ho instato, ricu-|sato, et detto non ho mai potuto né hanno potuto | li signori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Amiralità riuscire a farli con più vantaggio | della Serenità vostra per li rispetti addotti </w:t>
      </w:r>
      <w:r w:rsidR="002D4F62" w:rsidRPr="002A6193">
        <w:rPr>
          <w:rFonts w:ascii="Times New Roman" w:hAnsi="Times New Roman" w:cs="Times New Roman"/>
        </w:rPr>
        <w:t>da</w:t>
      </w:r>
      <w:r w:rsidR="00D81266" w:rsidRPr="002A6193">
        <w:rPr>
          <w:rFonts w:ascii="Times New Roman" w:hAnsi="Times New Roman" w:cs="Times New Roman"/>
        </w:rPr>
        <w:t>’</w:t>
      </w:r>
      <w:r w:rsidR="002D4F62" w:rsidRPr="002A6193">
        <w:rPr>
          <w:rFonts w:ascii="Times New Roman" w:hAnsi="Times New Roman" w:cs="Times New Roman"/>
        </w:rPr>
        <w:t xml:space="preserve"> mercanti, | come riventemente a</w:t>
      </w:r>
      <w:r w:rsidR="00D81266" w:rsidRPr="002A6193">
        <w:rPr>
          <w:rFonts w:ascii="Times New Roman" w:hAnsi="Times New Roman" w:cs="Times New Roman"/>
        </w:rPr>
        <w:t>vv</w:t>
      </w:r>
      <w:r w:rsidR="002D4F62" w:rsidRPr="002A6193">
        <w:rPr>
          <w:rFonts w:ascii="Times New Roman" w:hAnsi="Times New Roman" w:cs="Times New Roman"/>
        </w:rPr>
        <w:t xml:space="preserve">isai in altre lettere mie. | </w:t>
      </w:r>
    </w:p>
    <w:p w14:paraId="383DB631" w14:textId="77777777" w:rsidR="00CC72FE" w:rsidRPr="002A6193" w:rsidRDefault="002D4F6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haversi fatto differente il noleggio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 da quello |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marinari è stato secondo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ordin</w:t>
      </w:r>
      <w:r w:rsidR="00D81266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>, che sono accostu-|mati li signori Stati in occasione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armar vasselli |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mercanti; et in ciò non vegga, che la Serenità vostra | habbi ad haver alcun disturbo, o pregiudicio perché | ella già saprà quello che </w:t>
      </w:r>
      <w:r w:rsidRPr="002A6193">
        <w:rPr>
          <w:rFonts w:ascii="Times New Roman" w:hAnsi="Times New Roman" w:cs="Times New Roman"/>
        </w:rPr>
        <w:lastRenderedPageBreak/>
        <w:t xml:space="preserve">doverà pagar ai mercanti | in ragione di cinquanta piacchi per ducato, onde | fatta ogni mese la provisione di tanti ducati per | ogni vassello a portione del nolo stabilito, non | haverà che far contar di là in banco tutto in | summa, overo rimetterla a me in lettere di | cambio perché la paghi di qua, che sarà il suo </w:t>
      </w:r>
      <w:r w:rsidR="00D81266" w:rsidRPr="002A6193">
        <w:rPr>
          <w:rFonts w:ascii="Times New Roman" w:hAnsi="Times New Roman" w:cs="Times New Roman"/>
        </w:rPr>
        <w:t>|</w:t>
      </w:r>
    </w:p>
    <w:p w14:paraId="32834C0B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23v / </w:t>
      </w:r>
    </w:p>
    <w:p w14:paraId="72091E74" w14:textId="2C7D05DF" w:rsidR="00CC72FE" w:rsidRPr="002A6193" w:rsidRDefault="009D2081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maggior vantaggio, come parmi haver chiaramente scritto | a vostra Serenità colle mie de</w:t>
      </w:r>
      <w:r w:rsidR="00AA6FC8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27 febraro perché </w:t>
      </w:r>
      <w:r w:rsidR="00B06330" w:rsidRPr="002A6193">
        <w:rPr>
          <w:rFonts w:ascii="Times New Roman" w:hAnsi="Times New Roman" w:cs="Times New Roman"/>
        </w:rPr>
        <w:t>il</w:t>
      </w:r>
      <w:r w:rsidRPr="002A6193">
        <w:rPr>
          <w:rFonts w:ascii="Times New Roman" w:hAnsi="Times New Roman" w:cs="Times New Roman"/>
        </w:rPr>
        <w:t xml:space="preserve"> beneficio, che </w:t>
      </w:r>
      <w:r w:rsidR="00B06330" w:rsidRPr="002A6193">
        <w:rPr>
          <w:rFonts w:ascii="Times New Roman" w:hAnsi="Times New Roman" w:cs="Times New Roman"/>
        </w:rPr>
        <w:t>essi | mercanti cavarebbono colla rimessa del denaro a più di | cinquanta piacchi per ducato ridonderà tutto a servitio di | vostra Serenità, et replico con la mia solita riverenza, et zelo | verso il publico, ch</w:t>
      </w:r>
      <w:r w:rsidR="00211A7E" w:rsidRPr="002A6193">
        <w:rPr>
          <w:rFonts w:ascii="Times New Roman" w:hAnsi="Times New Roman" w:cs="Times New Roman"/>
        </w:rPr>
        <w:t>’</w:t>
      </w:r>
      <w:r w:rsidR="00B06330" w:rsidRPr="002A6193">
        <w:rPr>
          <w:rFonts w:ascii="Times New Roman" w:hAnsi="Times New Roman" w:cs="Times New Roman"/>
        </w:rPr>
        <w:t>ella si compiaccia non mi comm</w:t>
      </w:r>
      <w:r w:rsidR="00265309" w:rsidRPr="002A6193">
        <w:rPr>
          <w:rFonts w:ascii="Times New Roman" w:hAnsi="Times New Roman" w:cs="Times New Roman"/>
        </w:rPr>
        <w:t>e</w:t>
      </w:r>
      <w:r w:rsidR="00B06330"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="00B06330" w:rsidRPr="002A6193">
        <w:rPr>
          <w:rFonts w:ascii="Times New Roman" w:hAnsi="Times New Roman" w:cs="Times New Roman"/>
        </w:rPr>
        <w:t>]</w:t>
      </w:r>
      <w:r w:rsidR="00A52A9C" w:rsidRPr="002A6193">
        <w:rPr>
          <w:rStyle w:val="FootnoteReference"/>
          <w:rFonts w:ascii="Times New Roman" w:hAnsi="Times New Roman" w:cs="Times New Roman"/>
        </w:rPr>
        <w:footnoteReference w:id="72"/>
      </w:r>
      <w:r w:rsidR="00B06330" w:rsidRPr="002A6193">
        <w:rPr>
          <w:rFonts w:ascii="Times New Roman" w:hAnsi="Times New Roman" w:cs="Times New Roman"/>
        </w:rPr>
        <w:t xml:space="preserve"> | che pigli di qua il denaro per il danno grandissimo ch[e] | ne venirebbe a ricever perché in dieci milla cinquec[ento] | quaranta ducati, che sarà la summa per il pagamento | del semplice noleggio, tolendo qui il denaro rivenirebbe | la perdita contandomisi quaranta otto piacchi per ducato | a circa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73"/>
      </w:r>
      <w:r w:rsidR="00B06330" w:rsidRPr="002A6193">
        <w:rPr>
          <w:rFonts w:ascii="Times New Roman" w:hAnsi="Times New Roman" w:cs="Times New Roman"/>
        </w:rPr>
        <w:t xml:space="preserve"> quattrocento venti un ducato | et trenta piacchi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74"/>
      </w:r>
      <w:r w:rsidR="00B06330" w:rsidRPr="002A6193">
        <w:rPr>
          <w:rFonts w:ascii="Times New Roman" w:hAnsi="Times New Roman" w:cs="Times New Roman"/>
        </w:rPr>
        <w:t xml:space="preserve"> per mese contando il ducato a soli | cinquanta piacchi, imaginisi ora vostra Serenità la perdita | che al presente fa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75"/>
      </w:r>
      <w:r w:rsidR="00B06330" w:rsidRPr="002A6193">
        <w:rPr>
          <w:rFonts w:ascii="Times New Roman" w:hAnsi="Times New Roman" w:cs="Times New Roman"/>
        </w:rPr>
        <w:t xml:space="preserve"> in tanta summa di denaro, che | bisogna esborsar di qua, che mi fa spavento. Et | </w:t>
      </w:r>
      <w:r w:rsidR="00EB1BC3" w:rsidRPr="002A6193">
        <w:rPr>
          <w:rFonts w:ascii="Times New Roman" w:hAnsi="Times New Roman" w:cs="Times New Roman"/>
        </w:rPr>
        <w:t>tanto maggiore sarà la perdita se ella vorrà pagar il | rischio a</w:t>
      </w:r>
      <w:r w:rsidR="00211A7E" w:rsidRPr="002A6193">
        <w:rPr>
          <w:rFonts w:ascii="Times New Roman" w:hAnsi="Times New Roman" w:cs="Times New Roman"/>
        </w:rPr>
        <w:t>’</w:t>
      </w:r>
      <w:r w:rsidR="00EB1BC3" w:rsidRPr="002A6193">
        <w:rPr>
          <w:rFonts w:ascii="Times New Roman" w:hAnsi="Times New Roman" w:cs="Times New Roman"/>
        </w:rPr>
        <w:t xml:space="preserve"> mercanti per li vasselli a che non è in alcuna | maniera consigliata: perché non ritrarebbe da essi | il servitio </w:t>
      </w:r>
      <w:r w:rsidR="00A52A9C" w:rsidRPr="002A6193">
        <w:rPr>
          <w:rFonts w:ascii="Times New Roman" w:hAnsi="Times New Roman" w:cs="Times New Roman"/>
        </w:rPr>
        <w:t>conveniente</w:t>
      </w:r>
      <w:r w:rsidR="00EB1BC3" w:rsidRPr="002A6193">
        <w:rPr>
          <w:rFonts w:ascii="Times New Roman" w:hAnsi="Times New Roman" w:cs="Times New Roman"/>
        </w:rPr>
        <w:t>, essendo che li patroni si | retirarebbono assai facilmente dalle fattioni quando | vedessero il pericolo pigliando varii pretesti. | Onde con la dichiaratione della tassa, che le mando | et qualche maggior summa rispetto alle artiglierie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62E24DE3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</w:t>
      </w:r>
      <w:r w:rsidR="00C023C5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24r / </w:t>
      </w:r>
    </w:p>
    <w:p w14:paraId="1ED2E026" w14:textId="77777777" w:rsidR="00CC72FE" w:rsidRPr="002A6193" w:rsidRDefault="00755A7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et per le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76"/>
      </w:r>
      <w:r w:rsidR="009114E4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provisioni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77"/>
      </w:r>
      <w:r w:rsidR="009114E4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da guerra, che si metteranno a conto | di vostra Serenità ella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78"/>
      </w:r>
      <w:r w:rsidRPr="002A6193">
        <w:rPr>
          <w:rFonts w:ascii="Times New Roman" w:hAnsi="Times New Roman" w:cs="Times New Roman"/>
        </w:rPr>
        <w:t xml:space="preserve"> farà vedere se di là con suo maggior | vantaggio</w:t>
      </w:r>
      <w:r w:rsidR="003F29F7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e sicurezza potrà far far la sicurtà del |</w:t>
      </w:r>
      <w:r w:rsidR="009114E4" w:rsidRPr="002A6193">
        <w:rPr>
          <w:rFonts w:ascii="Times New Roman" w:hAnsi="Times New Roman" w:cs="Times New Roman"/>
        </w:rPr>
        <w:t xml:space="preserve"> tutto non mi promettendo poterla io far qui ad uno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79"/>
      </w:r>
      <w:r w:rsidR="009114E4" w:rsidRPr="002A6193">
        <w:rPr>
          <w:rFonts w:ascii="Times New Roman" w:hAnsi="Times New Roman" w:cs="Times New Roman"/>
        </w:rPr>
        <w:t>, et | mezo per cento tant</w:t>
      </w:r>
      <w:r w:rsidR="00211A7E" w:rsidRPr="002A6193">
        <w:rPr>
          <w:rFonts w:ascii="Times New Roman" w:hAnsi="Times New Roman" w:cs="Times New Roman"/>
        </w:rPr>
        <w:t>’</w:t>
      </w:r>
      <w:r w:rsidR="009114E4" w:rsidRPr="002A6193">
        <w:rPr>
          <w:rFonts w:ascii="Times New Roman" w:hAnsi="Times New Roman" w:cs="Times New Roman"/>
        </w:rPr>
        <w:t>è l</w:t>
      </w:r>
      <w:r w:rsidR="00211A7E" w:rsidRPr="002A6193">
        <w:rPr>
          <w:rFonts w:ascii="Times New Roman" w:hAnsi="Times New Roman" w:cs="Times New Roman"/>
        </w:rPr>
        <w:t>’</w:t>
      </w:r>
      <w:r w:rsidR="009114E4" w:rsidRPr="002A6193">
        <w:rPr>
          <w:rFonts w:ascii="Times New Roman" w:hAnsi="Times New Roman" w:cs="Times New Roman"/>
        </w:rPr>
        <w:t>avidità degl</w:t>
      </w:r>
      <w:r w:rsidR="00211A7E" w:rsidRPr="002A6193">
        <w:rPr>
          <w:rFonts w:ascii="Times New Roman" w:hAnsi="Times New Roman" w:cs="Times New Roman"/>
        </w:rPr>
        <w:t>’</w:t>
      </w:r>
      <w:r w:rsidR="009114E4" w:rsidRPr="002A6193">
        <w:rPr>
          <w:rFonts w:ascii="Times New Roman" w:hAnsi="Times New Roman" w:cs="Times New Roman"/>
        </w:rPr>
        <w:t>huomini. |</w:t>
      </w:r>
    </w:p>
    <w:p w14:paraId="1AEDCDC0" w14:textId="77777777" w:rsidR="00CC72FE" w:rsidRPr="002A6193" w:rsidRDefault="009114E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Ella ha molto ben ragione di dubitar del capitale in materia | di alcuna rimessa per gl</w:t>
      </w:r>
      <w:r w:rsidR="003F29F7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accidenti, che succedono ben | spesso nelle piazze; ond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io havendo li giorni a dietro | passato qualche discorso con alcuni in questo particolare | di assicurar il denaro della Serenità vostra promuoverò di | nuovo il concetto, et vedrò se sarà possibile cavarne | il frutto, che si desidera; et già ho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80"/>
      </w:r>
      <w:r w:rsidRPr="002A6193">
        <w:rPr>
          <w:rFonts w:ascii="Times New Roman" w:hAnsi="Times New Roman" w:cs="Times New Roman"/>
        </w:rPr>
        <w:t xml:space="preserve"> cominciato a | farne moto</w:t>
      </w:r>
      <w:r w:rsidR="005E4065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ai signori Stati; ma essendo materia, che ha bisogno |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intelligenza vi vuole tempo; et il mio senso sarebbe, | che </w:t>
      </w:r>
      <w:r w:rsidR="003F29F7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l denaro, che vostra Serenità contasse di là al prezzo della | piazza capitasse nel banco di Amsterdam</w:t>
      </w:r>
      <w:r w:rsidR="005E4065" w:rsidRPr="002A6193">
        <w:rPr>
          <w:rFonts w:ascii="Times New Roman" w:hAnsi="Times New Roman" w:cs="Times New Roman"/>
        </w:rPr>
        <w:t>. Tutto sta nel | trovar il mezo, et la stradd</w:t>
      </w:r>
      <w:r w:rsidR="0085191A" w:rsidRPr="002A6193">
        <w:rPr>
          <w:rFonts w:ascii="Times New Roman" w:hAnsi="Times New Roman" w:cs="Times New Roman"/>
        </w:rPr>
        <w:t>a</w:t>
      </w:r>
      <w:r w:rsidR="005E4065" w:rsidRPr="002A6193">
        <w:rPr>
          <w:rFonts w:ascii="Times New Roman" w:hAnsi="Times New Roman" w:cs="Times New Roman"/>
        </w:rPr>
        <w:t xml:space="preserve">. Io per hora non saprei | dir alla Serenità </w:t>
      </w:r>
      <w:r w:rsidR="00C71189" w:rsidRPr="002A6193">
        <w:rPr>
          <w:rFonts w:ascii="Times New Roman" w:hAnsi="Times New Roman" w:cs="Times New Roman"/>
        </w:rPr>
        <w:t>vostra conoscer in Amsterdam la più buona | dita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81"/>
      </w:r>
      <w:r w:rsidR="00C71189" w:rsidRPr="002A6193">
        <w:rPr>
          <w:rFonts w:ascii="Times New Roman" w:hAnsi="Times New Roman" w:cs="Times New Roman"/>
        </w:rPr>
        <w:t xml:space="preserve"> per mercante ordinario di borsa</w:t>
      </w:r>
      <w:r w:rsidR="003F29F7" w:rsidRPr="002A6193">
        <w:rPr>
          <w:rFonts w:ascii="Times New Roman" w:hAnsi="Times New Roman" w:cs="Times New Roman"/>
        </w:rPr>
        <w:t>,</w:t>
      </w:r>
      <w:r w:rsidR="00C71189" w:rsidRPr="002A6193">
        <w:rPr>
          <w:rFonts w:ascii="Times New Roman" w:hAnsi="Times New Roman" w:cs="Times New Roman"/>
        </w:rPr>
        <w:t xml:space="preserve"> del Calandrini | che mi provede colli suoi compagni il denaro, et | </w:t>
      </w:r>
      <w:r w:rsidR="0061128E" w:rsidRPr="002A6193">
        <w:rPr>
          <w:rFonts w:ascii="Times New Roman" w:hAnsi="Times New Roman" w:cs="Times New Roman"/>
        </w:rPr>
        <w:t>sempre ha havuto col padre Gio</w:t>
      </w:r>
      <w:r w:rsidR="003F29F7" w:rsidRPr="002A6193">
        <w:rPr>
          <w:rFonts w:ascii="Times New Roman" w:hAnsi="Times New Roman" w:cs="Times New Roman"/>
        </w:rPr>
        <w:t xml:space="preserve">. </w:t>
      </w:r>
      <w:r w:rsidR="0061128E" w:rsidRPr="002A6193">
        <w:rPr>
          <w:rFonts w:ascii="Times New Roman" w:hAnsi="Times New Roman" w:cs="Times New Roman"/>
        </w:rPr>
        <w:t xml:space="preserve">Andrea, che hora | si è ridotto ad habitar in Inghilterra buon nome nella | detta piazza di Amsterdam. | </w:t>
      </w:r>
    </w:p>
    <w:p w14:paraId="2FFAFE37" w14:textId="50E7CB00" w:rsidR="00CC72FE" w:rsidRPr="002A6193" w:rsidRDefault="0061128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Sarà necessario che la Serenità vostra non tardi doppo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arrivo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4AF7580D" w14:textId="43BBA86A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24v /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0DF9BCEC" w14:textId="03045370" w:rsidR="00CC72FE" w:rsidRPr="002A6193" w:rsidRDefault="004B215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delle presenti far far rimessa delli undicimilla o più | ducati in </w:t>
      </w:r>
      <w:r w:rsidR="003F29F7" w:rsidRPr="002A6193">
        <w:rPr>
          <w:rFonts w:ascii="Times New Roman" w:hAnsi="Times New Roman" w:cs="Times New Roman"/>
        </w:rPr>
        <w:t>circa</w:t>
      </w:r>
      <w:r w:rsidRPr="002A6193">
        <w:rPr>
          <w:rFonts w:ascii="Times New Roman" w:hAnsi="Times New Roman" w:cs="Times New Roman"/>
        </w:rPr>
        <w:t xml:space="preserve"> che importerà il semplice noleggio </w:t>
      </w:r>
      <w:r w:rsidR="004E3200" w:rsidRPr="002A6193">
        <w:rPr>
          <w:rFonts w:ascii="Times New Roman" w:hAnsi="Times New Roman" w:cs="Times New Roman"/>
        </w:rPr>
        <w:t>d</w:t>
      </w:r>
      <w:r w:rsidR="003F29F7" w:rsidRPr="002A6193">
        <w:rPr>
          <w:rFonts w:ascii="Times New Roman" w:hAnsi="Times New Roman" w:cs="Times New Roman"/>
        </w:rPr>
        <w:t>[</w:t>
      </w:r>
      <w:r w:rsidR="004E3200" w:rsidRPr="002A6193">
        <w:rPr>
          <w:rFonts w:ascii="Times New Roman" w:hAnsi="Times New Roman" w:cs="Times New Roman"/>
        </w:rPr>
        <w:t>oi</w:t>
      </w:r>
      <w:r w:rsidR="003F29F7" w:rsidRPr="002A6193">
        <w:rPr>
          <w:rFonts w:ascii="Times New Roman" w:hAnsi="Times New Roman" w:cs="Times New Roman"/>
        </w:rPr>
        <w:t>]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82"/>
      </w:r>
      <w:r w:rsidR="004E3200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| vasselli perché vi vorrà tempo doi mesi al maturar delle | lettere, cominciando dalla data di esse, et questi | maturati saranno giusto a mio conto passati li doi mesi </w:t>
      </w:r>
      <w:r w:rsidR="003F29F7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che si haveranno pagati anticipati, in tanto si trov</w:t>
      </w:r>
      <w:r w:rsidR="003F29F7" w:rsidRPr="002A6193">
        <w:rPr>
          <w:rFonts w:ascii="Times New Roman" w:hAnsi="Times New Roman" w:cs="Times New Roman"/>
        </w:rPr>
        <w:t>[</w:t>
      </w:r>
      <w:r w:rsidR="004E3200" w:rsidRPr="002A6193">
        <w:rPr>
          <w:rFonts w:ascii="Times New Roman" w:hAnsi="Times New Roman" w:cs="Times New Roman"/>
        </w:rPr>
        <w:t>erà</w:t>
      </w:r>
      <w:r w:rsidR="003F29F7" w:rsidRPr="002A6193">
        <w:rPr>
          <w:rFonts w:ascii="Times New Roman" w:hAnsi="Times New Roman" w:cs="Times New Roman"/>
        </w:rPr>
        <w:t>]</w:t>
      </w:r>
      <w:r w:rsidR="004E3200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| ripiego per stabilir se sarà possibile quanto è dett</w:t>
      </w:r>
      <w:r w:rsidR="003F29F7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o</w:t>
      </w:r>
      <w:r w:rsidR="003F29F7" w:rsidRPr="002A6193">
        <w:rPr>
          <w:rFonts w:ascii="Times New Roman" w:hAnsi="Times New Roman" w:cs="Times New Roman"/>
        </w:rPr>
        <w:t>]</w:t>
      </w:r>
      <w:r w:rsidRPr="002A6193">
        <w:rPr>
          <w:rFonts w:ascii="Times New Roman" w:hAnsi="Times New Roman" w:cs="Times New Roman"/>
        </w:rPr>
        <w:t xml:space="preserve"> | di sopra. | </w:t>
      </w:r>
    </w:p>
    <w:p w14:paraId="40D1672D" w14:textId="77777777" w:rsidR="00CC72FE" w:rsidRPr="002A6193" w:rsidRDefault="004B215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Ai marinari non si pagarà il denaro, che in moneta corrente | et ho stabilito con li signori delle Amiralità, che dichiariscano | che lo scudo sia contato in ragione di cinquanta piacchi |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è con vantaggio di vostra Serenità ridotto a moneta | corrente, et questo ho fatto per la commissione, che | li marinari potessero dare, che di qua fosse pagato</w:t>
      </w:r>
      <w:r w:rsidR="0085191A" w:rsidRPr="002A6193">
        <w:rPr>
          <w:rStyle w:val="FootnoteReference"/>
          <w:rFonts w:ascii="Times New Roman" w:hAnsi="Times New Roman" w:cs="Times New Roman"/>
        </w:rPr>
        <w:footnoteReference w:id="83"/>
      </w:r>
      <w:r w:rsidRPr="002A6193">
        <w:rPr>
          <w:rFonts w:ascii="Times New Roman" w:hAnsi="Times New Roman" w:cs="Times New Roman"/>
        </w:rPr>
        <w:t xml:space="preserve"> | qualche cosa alle loro famiglie; ma non penso, che | mi occorrerà far altro. Ho detto asseverantemente | non voler dar più, che doi paghe anticipate per li doi | primi mesi, con che li capitani eletti già tutti per li | vasselli haveranno a far le provisioni dei viveri | et dar li salarii di maniera che questo servirà per | le paghe anticipate, che pretendono, né haveranno | qui di più, et saranno obligati proveder di viveri | per dieci mesi per la marinarezza, et tre mesi per li | soldati. | </w:t>
      </w:r>
    </w:p>
    <w:p w14:paraId="3C700117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25r /</w:t>
      </w:r>
    </w:p>
    <w:p w14:paraId="2FE69DBB" w14:textId="325D1387" w:rsidR="00CC72FE" w:rsidRPr="002A6193" w:rsidRDefault="00C8664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Ho dato ordine, che sia sopra ogni vassello computato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un </w:t>
      </w:r>
      <w:r w:rsidR="003F29F7" w:rsidRPr="002A6193">
        <w:rPr>
          <w:rFonts w:ascii="Times New Roman" w:hAnsi="Times New Roman" w:cs="Times New Roman"/>
        </w:rPr>
        <w:t>l’</w:t>
      </w:r>
      <w:r w:rsidRPr="002A6193">
        <w:rPr>
          <w:rFonts w:ascii="Times New Roman" w:hAnsi="Times New Roman" w:cs="Times New Roman"/>
        </w:rPr>
        <w:t>altro cento dieci col</w:t>
      </w:r>
      <w:r w:rsidR="002D6E53" w:rsidRPr="002A6193">
        <w:rPr>
          <w:rFonts w:ascii="Times New Roman" w:hAnsi="Times New Roman" w:cs="Times New Roman"/>
        </w:rPr>
        <w:t xml:space="preserve"> c</w:t>
      </w:r>
      <w:r w:rsidRPr="002A6193">
        <w:rPr>
          <w:rFonts w:ascii="Times New Roman" w:hAnsi="Times New Roman" w:cs="Times New Roman"/>
        </w:rPr>
        <w:t xml:space="preserve">apitano, officiali, et marinari. | Di questi dieci ho ordinato, che tre siano bombardieri | et sette soldati marinari, di modo saranno 36 bombar-|dieri, et 84 marinari dei qual cento vinti huomini | vostra Serenità haverà la optione del levarli o tutti, o parte | o a parte a parte secondo che </w:t>
      </w:r>
      <w:r w:rsidR="003F29F7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l suo servitio compor-|terà il valersene. Oltre il detto numero ne faccio | levar altri cento vinti, che assolutamente saranno per | vostra Serenità per metterli sopra altri vasselli. Che è per | essecutione di quanto mi commandò colle prime | commissioni in lettere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84"/>
      </w:r>
      <w:r w:rsidRPr="002A6193">
        <w:rPr>
          <w:rFonts w:ascii="Times New Roman" w:hAnsi="Times New Roman" w:cs="Times New Roman"/>
        </w:rPr>
        <w:t xml:space="preserve"> delli 14 </w:t>
      </w:r>
      <w:r w:rsidR="00E54E37" w:rsidRPr="002A6193">
        <w:rPr>
          <w:rFonts w:ascii="Times New Roman" w:hAnsi="Times New Roman" w:cs="Times New Roman"/>
        </w:rPr>
        <w:t>decembre</w:t>
      </w:r>
      <w:r w:rsidR="003F29F7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passato sopra che | non havendo io fatta risposta di quello operavo, et | meno intorno alla corda, la quale è già compra | in buona quantità la supplico iscusarmi perché | ho havuto più mira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operare, che memoria del | dargliene conto. | </w:t>
      </w:r>
    </w:p>
    <w:p w14:paraId="3D3DE8A0" w14:textId="5286EC4D" w:rsidR="00CC72FE" w:rsidRPr="002A6193" w:rsidRDefault="00C8664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Sopra le navi saranno compartiti li soldati a proportione | della grandezza di esse, et se bene non si ha a metter | difficoltà alcuna che vostra Serenità non possi metter sopra le navi | soldati, et servirsene di esse a qual si sia altro | uso poiché ella sarà patrona del disponerne | a suo piacere, et massime essendo a suo rischio: in | ogni modo non lascierò di procurar che sia aggiunto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0B1205DD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25v / </w:t>
      </w:r>
    </w:p>
    <w:p w14:paraId="4D77AA8E" w14:textId="77777777" w:rsidR="00CC72FE" w:rsidRPr="002A6193" w:rsidRDefault="007F04E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tutto ciò,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ella mi dice se sarà stimato necessario. | </w:t>
      </w:r>
    </w:p>
    <w:p w14:paraId="02D6D711" w14:textId="52130931" w:rsidR="00CC72FE" w:rsidRPr="002A6193" w:rsidRDefault="007F04E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Vostra Serenità haverà inteso dalle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85"/>
      </w:r>
      <w:r w:rsidRPr="002A6193">
        <w:rPr>
          <w:rFonts w:ascii="Times New Roman" w:hAnsi="Times New Roman" w:cs="Times New Roman"/>
        </w:rPr>
        <w:t xml:space="preserve"> precedenti lettere mie de</w:t>
      </w:r>
      <w:r w:rsidR="003F29F7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4 di [</w:t>
      </w:r>
      <w:r w:rsidR="003F29F7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86"/>
      </w:r>
      <w:r w:rsidRPr="002A6193">
        <w:rPr>
          <w:rFonts w:ascii="Times New Roman" w:hAnsi="Times New Roman" w:cs="Times New Roman"/>
        </w:rPr>
        <w:t xml:space="preserve"> | stante n° 11 fin 13 delle quali con queste saranno le | replicate, che era stato nominato per amiraglio, o comman-|dator delli dodici vasselli il Chercoven.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honore della | dichiaratione della persona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ha havuto sua Eccellenza; ma in esse | la confermatione era in me; onde la patente, che </w:t>
      </w:r>
      <w:r w:rsidR="003F29F7" w:rsidRPr="002A6193">
        <w:rPr>
          <w:rFonts w:ascii="Times New Roman" w:hAnsi="Times New Roman" w:cs="Times New Roman"/>
        </w:rPr>
        <w:t>[…]</w:t>
      </w:r>
      <w:r w:rsidR="004E3200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| al detto Chercoven lo dichiara eletto da me amiraglio </w:t>
      </w:r>
      <w:r w:rsidR="003F29F7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d</w:t>
      </w:r>
      <w:r w:rsidR="003F29F7" w:rsidRPr="002A6193">
        <w:rPr>
          <w:rFonts w:ascii="Times New Roman" w:hAnsi="Times New Roman" w:cs="Times New Roman"/>
        </w:rPr>
        <w:t>]</w:t>
      </w:r>
      <w:r w:rsidRPr="002A6193">
        <w:rPr>
          <w:rFonts w:ascii="Times New Roman" w:hAnsi="Times New Roman" w:cs="Times New Roman"/>
        </w:rPr>
        <w:t>ella | flotta, et capitano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uno dei vasselli. Con esso Chercoven | ho agiustati tutti li capi della scrittura per appunto, et | colle stesse parole, et concetti espressimi da vostra Serenità nelle | sue de</w:t>
      </w:r>
      <w:r w:rsidR="003F29F7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23 in che non ho incontrata gran difficoltà | ma più tosto prontezza, et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 anco sottoscritta, | et confirmata di sua mano. Nelle particolari instruttioni | si aggiungerà quello di più, che si contiene nelle | sue antecedenti, et ultime commissioni per miglior | chiarezza del servitio, et obedienza, che deve | prestar egli, et gl</w:t>
      </w:r>
      <w:r w:rsidR="003F29F7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altri capitani, et spero che la Serenità vostra | da questo soggetto sarà molto ben servita per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intelli-|genza, che ha delle cose da mare, et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87"/>
      </w:r>
      <w:r w:rsidRPr="002A6193">
        <w:rPr>
          <w:rFonts w:ascii="Times New Roman" w:hAnsi="Times New Roman" w:cs="Times New Roman"/>
        </w:rPr>
        <w:t xml:space="preserve"> del fatto della | guerra sopra esso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88"/>
      </w:r>
      <w:r w:rsidRPr="002A6193">
        <w:rPr>
          <w:rFonts w:ascii="Times New Roman" w:hAnsi="Times New Roman" w:cs="Times New Roman"/>
        </w:rPr>
        <w:t xml:space="preserve"> per esse</w:t>
      </w:r>
      <w:r w:rsidR="003F29F7" w:rsidRPr="002A6193">
        <w:rPr>
          <w:rFonts w:ascii="Times New Roman" w:hAnsi="Times New Roman" w:cs="Times New Roman"/>
        </w:rPr>
        <w:t xml:space="preserve">r </w:t>
      </w:r>
      <w:r w:rsidRPr="002A6193">
        <w:rPr>
          <w:rFonts w:ascii="Times New Roman" w:hAnsi="Times New Roman" w:cs="Times New Roman"/>
        </w:rPr>
        <w:t>di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89"/>
      </w:r>
      <w:r w:rsidRPr="002A6193">
        <w:rPr>
          <w:rFonts w:ascii="Times New Roman" w:hAnsi="Times New Roman" w:cs="Times New Roman"/>
        </w:rPr>
        <w:t xml:space="preserve"> discretto proceder | et parla</w:t>
      </w:r>
      <w:r w:rsidR="00547A80" w:rsidRPr="002A6193">
        <w:rPr>
          <w:rStyle w:val="FootnoteReference"/>
          <w:rFonts w:ascii="Times New Roman" w:hAnsi="Times New Roman" w:cs="Times New Roman"/>
        </w:rPr>
        <w:footnoteReference w:id="90"/>
      </w:r>
      <w:r w:rsidRPr="002A6193">
        <w:rPr>
          <w:rFonts w:ascii="Times New Roman" w:hAnsi="Times New Roman" w:cs="Times New Roman"/>
        </w:rPr>
        <w:t xml:space="preserve"> molto bene, et benissimo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91"/>
      </w:r>
      <w:r w:rsidRPr="002A6193">
        <w:rPr>
          <w:rFonts w:ascii="Times New Roman" w:hAnsi="Times New Roman" w:cs="Times New Roman"/>
        </w:rPr>
        <w:t xml:space="preserve"> intende la nostra | lingua italiana; ma gl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altri undici capitani non parlano | che la lingua naturale, et qualcheduno intende la | </w:t>
      </w:r>
    </w:p>
    <w:p w14:paraId="0705539D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26r / </w:t>
      </w:r>
    </w:p>
    <w:p w14:paraId="7265567F" w14:textId="77777777" w:rsidR="00CC72FE" w:rsidRPr="002A6193" w:rsidRDefault="007F04E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spagnola </w:t>
      </w:r>
      <w:r w:rsidR="00342238" w:rsidRPr="002A6193">
        <w:rPr>
          <w:rFonts w:ascii="Times New Roman" w:hAnsi="Times New Roman" w:cs="Times New Roman"/>
        </w:rPr>
        <w:t xml:space="preserve">o francese. | </w:t>
      </w:r>
    </w:p>
    <w:p w14:paraId="34B43A44" w14:textId="77777777" w:rsidR="00CC72FE" w:rsidRPr="002A6193" w:rsidRDefault="0034223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L</w:t>
      </w:r>
      <w:r w:rsidR="00211A7E" w:rsidRPr="002A6193">
        <w:rPr>
          <w:rFonts w:ascii="Times New Roman" w:hAnsi="Times New Roman" w:cs="Times New Roman"/>
        </w:rPr>
        <w:t>’</w:t>
      </w:r>
      <w:r w:rsidR="004E3200" w:rsidRPr="002A6193">
        <w:rPr>
          <w:rFonts w:ascii="Times New Roman" w:hAnsi="Times New Roman" w:cs="Times New Roman"/>
        </w:rPr>
        <w:t>[Alag]</w:t>
      </w:r>
      <w:r w:rsidRPr="002A6193">
        <w:rPr>
          <w:rFonts w:ascii="Times New Roman" w:hAnsi="Times New Roman" w:cs="Times New Roman"/>
        </w:rPr>
        <w:t>ambe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92"/>
      </w:r>
      <w:r w:rsidRPr="002A6193">
        <w:rPr>
          <w:rFonts w:ascii="Times New Roman" w:hAnsi="Times New Roman" w:cs="Times New Roman"/>
        </w:rPr>
        <w:t xml:space="preserve"> è arrivato in Brusseles, et il Pasini con sue lettere dei | 9 me lo avvisa, et che si parlava, che havesse a levar | doi milla </w:t>
      </w:r>
      <w:r w:rsidR="003F29F7" w:rsidRPr="002A6193">
        <w:rPr>
          <w:rFonts w:ascii="Times New Roman" w:hAnsi="Times New Roman" w:cs="Times New Roman"/>
        </w:rPr>
        <w:t>V</w:t>
      </w:r>
      <w:r w:rsidRPr="002A6193">
        <w:rPr>
          <w:rFonts w:ascii="Times New Roman" w:hAnsi="Times New Roman" w:cs="Times New Roman"/>
        </w:rPr>
        <w:t>aloni, et condurli a Napoli per mare, dovendoli | imbarcar a Doncherchen, che questa però con voce di corte | né ci era cosa di sicuro, et facendosi, bisogna, che presto se | ne vedi qualche segno; onde mi promette, che sarebbe | stato attento ad ogni suo andamento per avvisarmelo in-|continente.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arrivo di costui ho inteso haverne | avviso anco il signor Bern</w:t>
      </w:r>
      <w:r w:rsidR="003F29F7" w:rsidRPr="002A6193">
        <w:rPr>
          <w:rFonts w:ascii="Times New Roman" w:hAnsi="Times New Roman" w:cs="Times New Roman"/>
        </w:rPr>
        <w:t>v</w:t>
      </w:r>
      <w:r w:rsidRPr="002A6193">
        <w:rPr>
          <w:rFonts w:ascii="Times New Roman" w:hAnsi="Times New Roman" w:cs="Times New Roman"/>
        </w:rPr>
        <w:t xml:space="preserve">el. Se va avanti questa provisione | </w:t>
      </w:r>
      <w:r w:rsidR="00AF7BD2" w:rsidRPr="002A6193">
        <w:rPr>
          <w:rFonts w:ascii="Times New Roman" w:hAnsi="Times New Roman" w:cs="Times New Roman"/>
        </w:rPr>
        <w:t>potrebbe succeder, che li vasselli di vostra Serenità incontrassero con | quelli, et forse attaccarsi, come si discorre, che non sarebbe | riputatione, che questi capitani non li incontrassero; io però | gli darò l</w:t>
      </w:r>
      <w:r w:rsidR="00211A7E" w:rsidRPr="002A6193">
        <w:rPr>
          <w:rFonts w:ascii="Times New Roman" w:hAnsi="Times New Roman" w:cs="Times New Roman"/>
        </w:rPr>
        <w:t>’</w:t>
      </w:r>
      <w:r w:rsidR="00AF7BD2" w:rsidRPr="002A6193">
        <w:rPr>
          <w:rFonts w:ascii="Times New Roman" w:hAnsi="Times New Roman" w:cs="Times New Roman"/>
        </w:rPr>
        <w:t>ordine spetiale, che vostra Serenità mi commesse nelle | sue lettere de</w:t>
      </w:r>
      <w:r w:rsidR="003F29F7" w:rsidRPr="002A6193">
        <w:rPr>
          <w:rFonts w:ascii="Times New Roman" w:hAnsi="Times New Roman" w:cs="Times New Roman"/>
        </w:rPr>
        <w:t>’</w:t>
      </w:r>
      <w:r w:rsidR="00AF7BD2" w:rsidRPr="002A6193">
        <w:rPr>
          <w:rFonts w:ascii="Times New Roman" w:hAnsi="Times New Roman" w:cs="Times New Roman"/>
        </w:rPr>
        <w:t xml:space="preserve"> 6 genaro: tuttavia ad ogni buon fine | non ho voluto far di meno di non fargli capitar questo | avviso ordinando in Amsterdam al Calandrini, che di là | ispedisca il presente di</w:t>
      </w:r>
      <w:r w:rsidR="00E46883" w:rsidRPr="002A6193">
        <w:rPr>
          <w:rFonts w:ascii="Times New Roman" w:hAnsi="Times New Roman" w:cs="Times New Roman"/>
        </w:rPr>
        <w:t>s</w:t>
      </w:r>
      <w:r w:rsidR="00AF7BD2" w:rsidRPr="002A6193">
        <w:rPr>
          <w:rFonts w:ascii="Times New Roman" w:hAnsi="Times New Roman" w:cs="Times New Roman"/>
        </w:rPr>
        <w:t>paccio con qualche diligenza a | Venetia. Ella l</w:t>
      </w:r>
      <w:r w:rsidR="00211A7E" w:rsidRPr="002A6193">
        <w:rPr>
          <w:rFonts w:ascii="Times New Roman" w:hAnsi="Times New Roman" w:cs="Times New Roman"/>
        </w:rPr>
        <w:t>’</w:t>
      </w:r>
      <w:r w:rsidR="00AF7BD2" w:rsidRPr="002A6193">
        <w:rPr>
          <w:rFonts w:ascii="Times New Roman" w:hAnsi="Times New Roman" w:cs="Times New Roman"/>
        </w:rPr>
        <w:t xml:space="preserve">haverà per mano del signor Melchior Noirot | et per la stessa stradda, et colla medesima maniera con | </w:t>
      </w:r>
      <w:r w:rsidR="00241B81" w:rsidRPr="002A6193">
        <w:rPr>
          <w:rFonts w:ascii="Times New Roman" w:hAnsi="Times New Roman" w:cs="Times New Roman"/>
        </w:rPr>
        <w:t>minor spesa publica potrà inviarmi la risposta, acciò | capitando in tempo mi possi meglio governare; et così | sarò anche avvisato quanto alla risolutione che farà per | il rischio dei vasselli. Si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93"/>
      </w:r>
      <w:r w:rsidR="00241B81" w:rsidRPr="002A6193">
        <w:rPr>
          <w:rFonts w:ascii="Times New Roman" w:hAnsi="Times New Roman" w:cs="Times New Roman"/>
        </w:rPr>
        <w:t xml:space="preserve"> attende con diligenza a solecitar | </w:t>
      </w:r>
    </w:p>
    <w:p w14:paraId="012C223E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26v / </w:t>
      </w:r>
    </w:p>
    <w:p w14:paraId="152A4858" w14:textId="3F54749E" w:rsidR="003F29F7" w:rsidRPr="002A6193" w:rsidRDefault="001578F1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ispeditione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essi, et hora che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94"/>
      </w:r>
      <w:r w:rsidRPr="002A6193">
        <w:rPr>
          <w:rFonts w:ascii="Times New Roman" w:hAnsi="Times New Roman" w:cs="Times New Roman"/>
        </w:rPr>
        <w:t xml:space="preserve"> l</w:t>
      </w:r>
      <w:r w:rsidR="00211A7E" w:rsidRPr="002A6193">
        <w:rPr>
          <w:rFonts w:ascii="Times New Roman" w:hAnsi="Times New Roman" w:cs="Times New Roman"/>
        </w:rPr>
        <w:t>’</w:t>
      </w:r>
      <w:r w:rsidR="003A0D88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miraglio, et tutti | li capitani sono eletti non si lasci</w:t>
      </w:r>
      <w:r w:rsidR="003F29F7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rà perder tempo: per </w:t>
      </w:r>
      <w:r w:rsidR="003F29F7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i</w:t>
      </w:r>
      <w:r w:rsidR="003F29F7" w:rsidRPr="002A6193">
        <w:rPr>
          <w:rFonts w:ascii="Times New Roman" w:hAnsi="Times New Roman" w:cs="Times New Roman"/>
        </w:rPr>
        <w:t>]</w:t>
      </w:r>
      <w:r w:rsidRPr="002A6193">
        <w:rPr>
          <w:rFonts w:ascii="Times New Roman" w:hAnsi="Times New Roman" w:cs="Times New Roman"/>
        </w:rPr>
        <w:t>l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95"/>
      </w:r>
      <w:r w:rsidRPr="002A6193">
        <w:rPr>
          <w:rFonts w:ascii="Times New Roman" w:hAnsi="Times New Roman" w:cs="Times New Roman"/>
        </w:rPr>
        <w:t xml:space="preserve"> qual | effetto io non tralascierò studio né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96"/>
      </w:r>
      <w:r w:rsidR="0048390E" w:rsidRPr="002A6193">
        <w:rPr>
          <w:rFonts w:ascii="Times New Roman" w:hAnsi="Times New Roman" w:cs="Times New Roman"/>
        </w:rPr>
        <w:t xml:space="preserve"> diligenza imaginab</w:t>
      </w:r>
      <w:r w:rsidR="003F29F7" w:rsidRPr="002A6193">
        <w:rPr>
          <w:rFonts w:ascii="Times New Roman" w:hAnsi="Times New Roman" w:cs="Times New Roman"/>
        </w:rPr>
        <w:t>[</w:t>
      </w:r>
      <w:r w:rsidR="0048390E" w:rsidRPr="002A6193">
        <w:rPr>
          <w:rFonts w:ascii="Times New Roman" w:hAnsi="Times New Roman" w:cs="Times New Roman"/>
        </w:rPr>
        <w:t>ile</w:t>
      </w:r>
      <w:r w:rsidR="003F29F7" w:rsidRPr="002A6193">
        <w:rPr>
          <w:rFonts w:ascii="Times New Roman" w:hAnsi="Times New Roman" w:cs="Times New Roman"/>
        </w:rPr>
        <w:t>.]</w:t>
      </w:r>
      <w:r w:rsidR="0048390E" w:rsidRPr="002A6193">
        <w:rPr>
          <w:rFonts w:ascii="Times New Roman" w:hAnsi="Times New Roman" w:cs="Times New Roman"/>
        </w:rPr>
        <w:t xml:space="preserve"> | </w:t>
      </w:r>
    </w:p>
    <w:p w14:paraId="122604B5" w14:textId="01AB9C98" w:rsidR="00CC72FE" w:rsidRPr="002A6193" w:rsidRDefault="0048390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Io credo certo, che la settimana ventura sarò chiamato a da</w:t>
      </w:r>
      <w:r w:rsidR="004D1940" w:rsidRPr="002A6193">
        <w:rPr>
          <w:rFonts w:ascii="Times New Roman" w:hAnsi="Times New Roman" w:cs="Times New Roman"/>
        </w:rPr>
        <w:t xml:space="preserve">r </w:t>
      </w:r>
      <w:r w:rsidRPr="002A6193">
        <w:rPr>
          <w:rFonts w:ascii="Times New Roman" w:hAnsi="Times New Roman" w:cs="Times New Roman"/>
        </w:rPr>
        <w:t>| mostra alla soldatesca. Si è convenuto m</w:t>
      </w:r>
      <w:r w:rsidR="003F29F7" w:rsidRPr="002A6193">
        <w:rPr>
          <w:rFonts w:ascii="Times New Roman" w:hAnsi="Times New Roman" w:cs="Times New Roman"/>
        </w:rPr>
        <w:t>utar</w:t>
      </w:r>
      <w:r w:rsidRPr="002A6193">
        <w:rPr>
          <w:rFonts w:ascii="Times New Roman" w:hAnsi="Times New Roman" w:cs="Times New Roman"/>
        </w:rPr>
        <w:t xml:space="preserve"> doi gua</w:t>
      </w:r>
      <w:r w:rsidR="003F29F7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rni-</w:t>
      </w:r>
      <w:r w:rsidR="003F29F7" w:rsidRPr="002A6193">
        <w:rPr>
          <w:rFonts w:ascii="Times New Roman" w:hAnsi="Times New Roman" w:cs="Times New Roman"/>
        </w:rPr>
        <w:t>]</w:t>
      </w:r>
      <w:r w:rsidRPr="002A6193">
        <w:rPr>
          <w:rFonts w:ascii="Times New Roman" w:hAnsi="Times New Roman" w:cs="Times New Roman"/>
        </w:rPr>
        <w:t xml:space="preserve">|gioni non havendo quelli di Horn voluto accettar </w:t>
      </w:r>
      <w:r w:rsidR="004D1940" w:rsidRPr="002A6193">
        <w:rPr>
          <w:rFonts w:ascii="Times New Roman" w:hAnsi="Times New Roman" w:cs="Times New Roman"/>
        </w:rPr>
        <w:t xml:space="preserve">[so]ldat[i] </w:t>
      </w:r>
      <w:r w:rsidRPr="002A6193">
        <w:rPr>
          <w:rFonts w:ascii="Times New Roman" w:hAnsi="Times New Roman" w:cs="Times New Roman"/>
        </w:rPr>
        <w:t xml:space="preserve">| essendo, </w:t>
      </w:r>
      <w:r w:rsidR="003F29F7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>per quanto è stato publicato</w:t>
      </w:r>
      <w:r w:rsidR="003F29F7" w:rsidRPr="002A6193">
        <w:rPr>
          <w:rFonts w:ascii="Times New Roman" w:hAnsi="Times New Roman" w:cs="Times New Roman"/>
        </w:rPr>
        <w:t>)</w:t>
      </w:r>
      <w:r w:rsidRPr="002A6193">
        <w:rPr>
          <w:rFonts w:ascii="Times New Roman" w:hAnsi="Times New Roman" w:cs="Times New Roman"/>
        </w:rPr>
        <w:t xml:space="preserve"> entrati </w:t>
      </w:r>
      <w:r w:rsidR="004D1940" w:rsidRPr="002A6193">
        <w:rPr>
          <w:rFonts w:ascii="Times New Roman" w:hAnsi="Times New Roman" w:cs="Times New Roman"/>
        </w:rPr>
        <w:t xml:space="preserve">in sospetto </w:t>
      </w:r>
      <w:r w:rsidRPr="002A6193">
        <w:rPr>
          <w:rFonts w:ascii="Times New Roman" w:hAnsi="Times New Roman" w:cs="Times New Roman"/>
        </w:rPr>
        <w:t>[</w:t>
      </w:r>
      <w:r w:rsidR="00475A70" w:rsidRPr="002A6193">
        <w:rPr>
          <w:rFonts w:ascii="Times New Roman" w:hAnsi="Times New Roman" w:cs="Times New Roman"/>
        </w:rPr>
        <w:t>de’</w:t>
      </w:r>
      <w:r w:rsidRPr="002A6193">
        <w:rPr>
          <w:rFonts w:ascii="Times New Roman" w:hAnsi="Times New Roman" w:cs="Times New Roman"/>
        </w:rPr>
        <w:t>] | borghesi, che sua Eccellenza si servisse di questo pretesto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97"/>
      </w:r>
      <w:r w:rsidRPr="002A6193">
        <w:rPr>
          <w:rFonts w:ascii="Times New Roman" w:hAnsi="Times New Roman" w:cs="Times New Roman"/>
        </w:rPr>
        <w:t xml:space="preserve"> della Republica | per far il fatto suo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98"/>
      </w:r>
      <w:r w:rsidRPr="002A6193">
        <w:rPr>
          <w:rFonts w:ascii="Times New Roman" w:hAnsi="Times New Roman" w:cs="Times New Roman"/>
        </w:rPr>
        <w:t xml:space="preserve"> et contener in ufficio quella città in queste | disse</w:t>
      </w:r>
      <w:r w:rsidR="003F29F7" w:rsidRPr="002A6193">
        <w:rPr>
          <w:rFonts w:ascii="Times New Roman" w:hAnsi="Times New Roman" w:cs="Times New Roman"/>
        </w:rPr>
        <w:t>n</w:t>
      </w:r>
      <w:r w:rsidRPr="002A6193">
        <w:rPr>
          <w:rFonts w:ascii="Times New Roman" w:hAnsi="Times New Roman" w:cs="Times New Roman"/>
        </w:rPr>
        <w:t>sioni di religione, come quelli che sono del partito | erminian</w:t>
      </w:r>
      <w:r w:rsidR="0088618C" w:rsidRPr="002A6193">
        <w:rPr>
          <w:rFonts w:ascii="Times New Roman" w:hAnsi="Times New Roman" w:cs="Times New Roman"/>
        </w:rPr>
        <w:t>o</w:t>
      </w:r>
      <w:r w:rsidRPr="002A6193">
        <w:rPr>
          <w:rFonts w:ascii="Times New Roman" w:hAnsi="Times New Roman" w:cs="Times New Roman"/>
        </w:rPr>
        <w:t>.</w:t>
      </w:r>
      <w:r w:rsidR="003F29F7" w:rsidRPr="002A6193">
        <w:rPr>
          <w:rFonts w:ascii="Times New Roman" w:hAnsi="Times New Roman" w:cs="Times New Roman"/>
        </w:rPr>
        <w:t xml:space="preserve"> |</w:t>
      </w:r>
    </w:p>
    <w:p w14:paraId="578F3D3A" w14:textId="77777777" w:rsidR="00CC72FE" w:rsidRPr="002A6193" w:rsidRDefault="0048390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Il Pasini, et lo stesso cavalier Studer m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avvisa che deve partir | sabbato venturo per costì, et quelle parole che messi | nella patente di dover esser intartenuto in servitio quando | questo riuscirà grato a vostra Serenità li han dato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99"/>
      </w:r>
      <w:r w:rsidRPr="002A6193">
        <w:rPr>
          <w:rFonts w:ascii="Times New Roman" w:hAnsi="Times New Roman" w:cs="Times New Roman"/>
        </w:rPr>
        <w:t xml:space="preserve"> | fastidio, et non voleva farne altro dubitando che venissero | ad inferire che subito fatta la pace</w:t>
      </w:r>
      <w:r w:rsidR="003F29F7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(come anco egli me ne | scrive) havesse ad esser riformato: onde il Pasini ha | convenuto consolarlo, et essorta</w:t>
      </w:r>
      <w:r w:rsidR="003F29F7" w:rsidRPr="002A6193">
        <w:rPr>
          <w:rFonts w:ascii="Times New Roman" w:hAnsi="Times New Roman" w:cs="Times New Roman"/>
        </w:rPr>
        <w:t>rl</w:t>
      </w:r>
      <w:r w:rsidRPr="002A6193">
        <w:rPr>
          <w:rFonts w:ascii="Times New Roman" w:hAnsi="Times New Roman" w:cs="Times New Roman"/>
        </w:rPr>
        <w:t>o al partire con | dargli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100"/>
      </w:r>
      <w:r w:rsidRPr="002A6193">
        <w:rPr>
          <w:rFonts w:ascii="Times New Roman" w:hAnsi="Times New Roman" w:cs="Times New Roman"/>
        </w:rPr>
        <w:t xml:space="preserve">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aggiunta nota, che starà | poi a vostra Serenità il farla buona; et ciò ha fatto per non | perder il denaro, che già li haveva esborsato. |</w:t>
      </w:r>
    </w:p>
    <w:p w14:paraId="2D2CB55F" w14:textId="77777777" w:rsidR="00CC72FE" w:rsidRPr="002A6193" w:rsidRDefault="0048390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Di altri capitani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101"/>
      </w:r>
      <w:r w:rsidRPr="002A6193">
        <w:rPr>
          <w:rFonts w:ascii="Times New Roman" w:hAnsi="Times New Roman" w:cs="Times New Roman"/>
        </w:rPr>
        <w:t xml:space="preserve"> o altri per servitio di vostra Serenità osserverò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ordine che coll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ultime lettere mi commette espress</w:t>
      </w:r>
      <w:r w:rsidR="004D1940" w:rsidRPr="002A6193">
        <w:rPr>
          <w:rFonts w:ascii="Times New Roman" w:hAnsi="Times New Roman" w:cs="Times New Roman"/>
        </w:rPr>
        <w:t xml:space="preserve">o </w:t>
      </w:r>
      <w:r w:rsidRPr="002A6193">
        <w:rPr>
          <w:rFonts w:ascii="Times New Roman" w:hAnsi="Times New Roman" w:cs="Times New Roman"/>
        </w:rPr>
        <w:t xml:space="preserve">| </w:t>
      </w:r>
    </w:p>
    <w:p w14:paraId="2736D0D5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27r /</w:t>
      </w:r>
    </w:p>
    <w:p w14:paraId="7CF6549D" w14:textId="77777777" w:rsidR="00CC72FE" w:rsidRPr="002A6193" w:rsidRDefault="0048390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per accordar </w:t>
      </w:r>
      <w:r w:rsidR="00C27AC0" w:rsidRPr="002A6193">
        <w:rPr>
          <w:rFonts w:ascii="Times New Roman" w:hAnsi="Times New Roman" w:cs="Times New Roman"/>
        </w:rPr>
        <w:t>con essi per qualche anno di fermo, et altri di | rispetto, et per officiali per cavallaria se ne troverò farò quanto | ella mi commanda, et in ciò, come in tutte le altre cose di | suo servitio usarò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102"/>
      </w:r>
      <w:r w:rsidR="00C27AC0" w:rsidRPr="002A6193">
        <w:rPr>
          <w:rFonts w:ascii="Times New Roman" w:hAnsi="Times New Roman" w:cs="Times New Roman"/>
        </w:rPr>
        <w:t xml:space="preserve"> ogni studio</w:t>
      </w:r>
      <w:r w:rsidR="000A2B48" w:rsidRPr="002A6193">
        <w:rPr>
          <w:rFonts w:ascii="Times New Roman" w:hAnsi="Times New Roman" w:cs="Times New Roman"/>
        </w:rPr>
        <w:t>, et ogni diligenza maggiore. | Chi scrisse al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103"/>
      </w:r>
      <w:r w:rsidR="000A2B48" w:rsidRPr="002A6193">
        <w:rPr>
          <w:rFonts w:ascii="Times New Roman" w:hAnsi="Times New Roman" w:cs="Times New Roman"/>
        </w:rPr>
        <w:t xml:space="preserve"> signor principe di Analt sta ancora attendendo | la risposta,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104"/>
      </w:r>
      <w:r w:rsidR="000A2B48" w:rsidRPr="002A6193">
        <w:rPr>
          <w:rFonts w:ascii="Times New Roman" w:hAnsi="Times New Roman" w:cs="Times New Roman"/>
        </w:rPr>
        <w:t xml:space="preserve"> come venga non tralascierò immediate | </w:t>
      </w:r>
      <w:r w:rsidR="00AA3812" w:rsidRPr="002A6193">
        <w:rPr>
          <w:rFonts w:ascii="Times New Roman" w:hAnsi="Times New Roman" w:cs="Times New Roman"/>
        </w:rPr>
        <w:t>di significargliela; et qualcheduni di questi signori a chi è perve-|nuto questo avviso mi hanno fatto sotto mano capitar | all</w:t>
      </w:r>
      <w:r w:rsidR="00211A7E" w:rsidRPr="002A6193">
        <w:rPr>
          <w:rFonts w:ascii="Times New Roman" w:hAnsi="Times New Roman" w:cs="Times New Roman"/>
        </w:rPr>
        <w:t>’</w:t>
      </w:r>
      <w:r w:rsidR="00AA3812" w:rsidRPr="002A6193">
        <w:rPr>
          <w:rFonts w:ascii="Times New Roman" w:hAnsi="Times New Roman" w:cs="Times New Roman"/>
        </w:rPr>
        <w:t xml:space="preserve">orrecchio, che manco che ella può si impacci con | Tedeschi, perché sono pieni di pretensioni, et che di qua | haverà forte maggiore, et più buon rancontro. Et io ascolto | et parmi di comprender, che tutti corremo ad un segno, </w:t>
      </w:r>
      <w:r w:rsidR="00AA3812" w:rsidRPr="002A6193">
        <w:rPr>
          <w:rFonts w:ascii="Times New Roman" w:hAnsi="Times New Roman" w:cs="Times New Roman"/>
        </w:rPr>
        <w:lastRenderedPageBreak/>
        <w:t>| massime quando si scorge il bisogno. Mi è stato accennato | della persona del conte Ernesto</w:t>
      </w:r>
      <w:r w:rsidR="001A1B74" w:rsidRPr="002A6193">
        <w:rPr>
          <w:rFonts w:ascii="Times New Roman" w:hAnsi="Times New Roman" w:cs="Times New Roman"/>
        </w:rPr>
        <w:t xml:space="preserve"> di Nassau zio carnale | del conte Gio</w:t>
      </w:r>
      <w:r w:rsidR="003F29F7" w:rsidRPr="002A6193">
        <w:rPr>
          <w:rFonts w:ascii="Times New Roman" w:hAnsi="Times New Roman" w:cs="Times New Roman"/>
        </w:rPr>
        <w:t>.</w:t>
      </w:r>
      <w:r w:rsidR="001A1B74" w:rsidRPr="002A6193">
        <w:rPr>
          <w:rFonts w:ascii="Times New Roman" w:hAnsi="Times New Roman" w:cs="Times New Roman"/>
        </w:rPr>
        <w:t xml:space="preserve"> Ernesto, et dell</w:t>
      </w:r>
      <w:r w:rsidR="00211A7E" w:rsidRPr="002A6193">
        <w:rPr>
          <w:rFonts w:ascii="Times New Roman" w:hAnsi="Times New Roman" w:cs="Times New Roman"/>
        </w:rPr>
        <w:t>’</w:t>
      </w:r>
      <w:r w:rsidR="001A1B74" w:rsidRPr="002A6193">
        <w:rPr>
          <w:rFonts w:ascii="Times New Roman" w:hAnsi="Times New Roman" w:cs="Times New Roman"/>
        </w:rPr>
        <w:t xml:space="preserve">altro conte Gioanni. </w:t>
      </w:r>
      <w:r w:rsidR="003F29F7" w:rsidRPr="002A6193">
        <w:rPr>
          <w:rFonts w:ascii="Times New Roman" w:hAnsi="Times New Roman" w:cs="Times New Roman"/>
        </w:rPr>
        <w:t>È</w:t>
      </w:r>
      <w:r w:rsidR="001A1B74" w:rsidRPr="002A6193">
        <w:rPr>
          <w:rFonts w:ascii="Times New Roman" w:hAnsi="Times New Roman" w:cs="Times New Roman"/>
        </w:rPr>
        <w:t xml:space="preserve"> huomo | certo, che ha nome singolare di diligente, et valoroso | soldato, ma è in servitio dei signori Stati, et la quarta | persona in carica in queste </w:t>
      </w:r>
      <w:r w:rsidR="003F29F7" w:rsidRPr="002A6193">
        <w:rPr>
          <w:rFonts w:ascii="Times New Roman" w:hAnsi="Times New Roman" w:cs="Times New Roman"/>
        </w:rPr>
        <w:t>P</w:t>
      </w:r>
      <w:r w:rsidR="001A1B74" w:rsidRPr="002A6193">
        <w:rPr>
          <w:rFonts w:ascii="Times New Roman" w:hAnsi="Times New Roman" w:cs="Times New Roman"/>
        </w:rPr>
        <w:t xml:space="preserve">rovincie, né vorrebbe se non | un gran titolo, et con esso le consequenze. | </w:t>
      </w:r>
    </w:p>
    <w:p w14:paraId="1119180E" w14:textId="77777777" w:rsidR="00CC72FE" w:rsidRPr="002A6193" w:rsidRDefault="001A1B7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Il conte Gio</w:t>
      </w:r>
      <w:r w:rsidR="003F29F7" w:rsidRPr="002A6193">
        <w:rPr>
          <w:rFonts w:ascii="Times New Roman" w:hAnsi="Times New Roman" w:cs="Times New Roman"/>
        </w:rPr>
        <w:t>.</w:t>
      </w:r>
      <w:r w:rsidRPr="002A6193">
        <w:rPr>
          <w:rFonts w:ascii="Times New Roman" w:hAnsi="Times New Roman" w:cs="Times New Roman"/>
        </w:rPr>
        <w:t xml:space="preserve"> di Nassau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105"/>
      </w:r>
      <w:r w:rsidRPr="002A6193">
        <w:rPr>
          <w:rFonts w:ascii="Times New Roman" w:hAnsi="Times New Roman" w:cs="Times New Roman"/>
        </w:rPr>
        <w:t xml:space="preserve"> sudetto pochi giorni doppo, che </w:t>
      </w:r>
      <w:r w:rsidR="009F4BFA" w:rsidRPr="002A6193">
        <w:rPr>
          <w:rFonts w:ascii="Times New Roman" w:hAnsi="Times New Roman" w:cs="Times New Roman"/>
        </w:rPr>
        <w:t>| di lui scrissi alla Serenità vostra passò a Brusseles, et perché | sua Eccellenza mi parlò così affettuosamente (come allhora rappre-|sentai riverentemente) della persona di lui raccommandandomelo, | et commendandomelo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106"/>
      </w:r>
      <w:r w:rsidR="009F4BFA" w:rsidRPr="002A6193">
        <w:rPr>
          <w:rFonts w:ascii="Times New Roman" w:hAnsi="Times New Roman" w:cs="Times New Roman"/>
        </w:rPr>
        <w:t>, stimai bene dar parte all</w:t>
      </w:r>
      <w:r w:rsidR="00211A7E" w:rsidRPr="002A6193">
        <w:rPr>
          <w:rFonts w:ascii="Times New Roman" w:hAnsi="Times New Roman" w:cs="Times New Roman"/>
        </w:rPr>
        <w:t>’</w:t>
      </w:r>
      <w:r w:rsidR="009F4BFA" w:rsidRPr="002A6193">
        <w:rPr>
          <w:rFonts w:ascii="Times New Roman" w:hAnsi="Times New Roman" w:cs="Times New Roman"/>
        </w:rPr>
        <w:t xml:space="preserve">Eccellenza sua </w:t>
      </w:r>
      <w:r w:rsidR="003F29F7" w:rsidRPr="002A6193">
        <w:rPr>
          <w:rFonts w:ascii="Times New Roman" w:hAnsi="Times New Roman" w:cs="Times New Roman"/>
        </w:rPr>
        <w:t>|</w:t>
      </w:r>
    </w:p>
    <w:p w14:paraId="0ABC7EDF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27v /</w:t>
      </w:r>
    </w:p>
    <w:p w14:paraId="7C5BE3CF" w14:textId="56EE1263" w:rsidR="00CC72FE" w:rsidRPr="002A6193" w:rsidRDefault="00730137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di quanto ella mi commette di trattar con esso conte Gioanni</w:t>
      </w:r>
      <w:r w:rsidR="003F29F7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| la quale sentì gusto particolarissimo, et disse, che volev</w:t>
      </w:r>
      <w:r w:rsidR="004D1940" w:rsidRPr="002A6193">
        <w:rPr>
          <w:rFonts w:ascii="Times New Roman" w:hAnsi="Times New Roman" w:cs="Times New Roman"/>
        </w:rPr>
        <w:t>a ella</w:t>
      </w:r>
      <w:r w:rsidRPr="002A6193">
        <w:rPr>
          <w:rFonts w:ascii="Times New Roman" w:hAnsi="Times New Roman" w:cs="Times New Roman"/>
        </w:rPr>
        <w:t xml:space="preserve"> | stessa scrivergli, et essortarlo ad accommodarsi. </w:t>
      </w:r>
      <w:r w:rsidR="008B0665" w:rsidRPr="002A6193">
        <w:rPr>
          <w:rFonts w:ascii="Times New Roman" w:hAnsi="Times New Roman" w:cs="Times New Roman"/>
        </w:rPr>
        <w:t xml:space="preserve">Ha scritte </w:t>
      </w:r>
      <w:r w:rsidRPr="002A6193">
        <w:rPr>
          <w:rFonts w:ascii="Times New Roman" w:hAnsi="Times New Roman" w:cs="Times New Roman"/>
        </w:rPr>
        <w:t xml:space="preserve">| le lettere, nelle quali li promesse tutto quel favore </w:t>
      </w:r>
      <w:r w:rsidR="008B0665" w:rsidRPr="002A6193">
        <w:rPr>
          <w:rFonts w:ascii="Times New Roman" w:hAnsi="Times New Roman" w:cs="Times New Roman"/>
        </w:rPr>
        <w:t xml:space="preserve">et </w:t>
      </w:r>
      <w:r w:rsidRPr="002A6193">
        <w:rPr>
          <w:rFonts w:ascii="Times New Roman" w:hAnsi="Times New Roman" w:cs="Times New Roman"/>
        </w:rPr>
        <w:t>| assistenza, che potrà; et quando le dissi se crede</w:t>
      </w:r>
      <w:r w:rsidR="008B0665" w:rsidRPr="002A6193">
        <w:rPr>
          <w:rFonts w:ascii="Times New Roman" w:hAnsi="Times New Roman" w:cs="Times New Roman"/>
        </w:rPr>
        <w:t>v[a]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107"/>
      </w:r>
      <w:r w:rsidR="008B0665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| che havesse potuto far doi milla in tre milla fanti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2F5535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| la Republica lo haverebbe voluto obligare per leva</w:t>
      </w:r>
      <w:r w:rsidR="003F29F7" w:rsidRPr="002A6193">
        <w:rPr>
          <w:rFonts w:ascii="Times New Roman" w:hAnsi="Times New Roman" w:cs="Times New Roman"/>
        </w:rPr>
        <w:t>rli</w:t>
      </w:r>
      <w:r w:rsidRPr="002A6193">
        <w:rPr>
          <w:rFonts w:ascii="Times New Roman" w:hAnsi="Times New Roman" w:cs="Times New Roman"/>
        </w:rPr>
        <w:t xml:space="preserve"> qua[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2F5535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| havesse comm</w:t>
      </w:r>
      <w:r w:rsidR="003F29F7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 xml:space="preserve">ndato, rispose che sì perché haverebbe potuto | farli in Alemagna, et particolarmente sopra il </w:t>
      </w:r>
      <w:r w:rsidR="003F29F7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rincipato di | Oranges; et quanto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ubidir a capo forestiere, che | commandasse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armi della serenissima Republica et alli publici | rappresentanti, rispose, che questo era di dovere. | Et ben mi avidi, et m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è stato </w:t>
      </w:r>
      <w:r w:rsidR="003F29F7" w:rsidRPr="002A6193">
        <w:rPr>
          <w:rFonts w:ascii="Times New Roman" w:hAnsi="Times New Roman" w:cs="Times New Roman"/>
        </w:rPr>
        <w:t xml:space="preserve">ancor </w:t>
      </w:r>
      <w:r w:rsidRPr="002A6193">
        <w:rPr>
          <w:rFonts w:ascii="Times New Roman" w:hAnsi="Times New Roman" w:cs="Times New Roman"/>
        </w:rPr>
        <w:t>riferto, che | sua Eccellenza ne ha havuto gusto. Il detto conte Gioanni è stato | luogotenente del conte di Holach</w:t>
      </w:r>
      <w:r w:rsidR="003F29F7" w:rsidRPr="002A6193">
        <w:rPr>
          <w:rStyle w:val="FootnoteReference"/>
          <w:rFonts w:ascii="Times New Roman" w:hAnsi="Times New Roman" w:cs="Times New Roman"/>
        </w:rPr>
        <w:footnoteReference w:id="108"/>
      </w:r>
      <w:r w:rsidRPr="002A6193">
        <w:rPr>
          <w:rFonts w:ascii="Times New Roman" w:hAnsi="Times New Roman" w:cs="Times New Roman"/>
        </w:rPr>
        <w:t xml:space="preserve"> nipote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109"/>
      </w:r>
      <w:r w:rsidRPr="002A6193">
        <w:rPr>
          <w:rFonts w:ascii="Times New Roman" w:hAnsi="Times New Roman" w:cs="Times New Roman"/>
        </w:rPr>
        <w:t xml:space="preserve"> del principe | Mauritio</w:t>
      </w:r>
      <w:r w:rsidR="00257E86" w:rsidRPr="002A6193">
        <w:rPr>
          <w:rFonts w:ascii="Times New Roman" w:hAnsi="Times New Roman" w:cs="Times New Roman"/>
        </w:rPr>
        <w:t>, in Ongaria, et poi capo pur in Ongaria di | 500 cavalli al servitio dell</w:t>
      </w:r>
      <w:r w:rsidR="00211A7E" w:rsidRPr="002A6193">
        <w:rPr>
          <w:rFonts w:ascii="Times New Roman" w:hAnsi="Times New Roman" w:cs="Times New Roman"/>
        </w:rPr>
        <w:t>’</w:t>
      </w:r>
      <w:r w:rsidR="00257E86" w:rsidRPr="002A6193">
        <w:rPr>
          <w:rFonts w:ascii="Times New Roman" w:hAnsi="Times New Roman" w:cs="Times New Roman"/>
        </w:rPr>
        <w:t xml:space="preserve">Imperatore che li furono fatti dal | lantgravio di Hassia suo cognato; qui ha militato | col signor principe Henrico in diverse fattioni, et anco | sotto Giuliers colla sua compagnia di cavallaria; </w:t>
      </w:r>
      <w:r w:rsidR="003F29F7" w:rsidRPr="002A6193">
        <w:rPr>
          <w:rFonts w:ascii="Times New Roman" w:hAnsi="Times New Roman" w:cs="Times New Roman"/>
        </w:rPr>
        <w:t>è</w:t>
      </w:r>
      <w:r w:rsidR="00257E86" w:rsidRPr="002A6193">
        <w:rPr>
          <w:rFonts w:ascii="Times New Roman" w:hAnsi="Times New Roman" w:cs="Times New Roman"/>
        </w:rPr>
        <w:t xml:space="preserve"> | stato al servitio del duca di Savoia, dal quale hebbe poi ordine di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110"/>
      </w:r>
      <w:r w:rsidR="0088618C" w:rsidRPr="002A6193">
        <w:rPr>
          <w:rFonts w:ascii="Times New Roman" w:hAnsi="Times New Roman" w:cs="Times New Roman"/>
        </w:rPr>
        <w:t xml:space="preserve"> </w:t>
      </w:r>
      <w:r w:rsidR="00257E86" w:rsidRPr="002A6193">
        <w:rPr>
          <w:rFonts w:ascii="Times New Roman" w:hAnsi="Times New Roman" w:cs="Times New Roman"/>
        </w:rPr>
        <w:t>condur</w:t>
      </w:r>
      <w:r w:rsidR="0088618C" w:rsidRPr="002A6193">
        <w:rPr>
          <w:rStyle w:val="FootnoteReference"/>
          <w:rFonts w:ascii="Times New Roman" w:hAnsi="Times New Roman" w:cs="Times New Roman"/>
        </w:rPr>
        <w:footnoteReference w:id="111"/>
      </w:r>
      <w:r w:rsidR="002C4E8B" w:rsidRPr="002A6193">
        <w:rPr>
          <w:rFonts w:ascii="Times New Roman" w:hAnsi="Times New Roman" w:cs="Times New Roman"/>
        </w:rPr>
        <w:t xml:space="preserve"> | da questi paesi mille cinquecento cavalli, et doi milla | fanti, già posti insieme, et incaminati fino ai | confini de</w:t>
      </w:r>
      <w:r w:rsidR="00211A7E" w:rsidRPr="002A6193">
        <w:rPr>
          <w:rFonts w:ascii="Times New Roman" w:hAnsi="Times New Roman" w:cs="Times New Roman"/>
        </w:rPr>
        <w:t>’</w:t>
      </w:r>
      <w:r w:rsidR="002C4E8B" w:rsidRPr="002A6193">
        <w:rPr>
          <w:rFonts w:ascii="Times New Roman" w:hAnsi="Times New Roman" w:cs="Times New Roman"/>
        </w:rPr>
        <w:t xml:space="preserve"> Svizzeri, che furono poi licentiati; </w:t>
      </w:r>
      <w:r w:rsidR="003F29F7" w:rsidRPr="002A6193">
        <w:rPr>
          <w:rFonts w:ascii="Times New Roman" w:hAnsi="Times New Roman" w:cs="Times New Roman"/>
        </w:rPr>
        <w:t>|</w:t>
      </w:r>
    </w:p>
    <w:p w14:paraId="6C3F823E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28r / </w:t>
      </w:r>
    </w:p>
    <w:p w14:paraId="5B748313" w14:textId="77777777" w:rsidR="00CC72FE" w:rsidRPr="002A6193" w:rsidRDefault="002C4E8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et quanto </w:t>
      </w:r>
      <w:r w:rsidR="00BF624D" w:rsidRPr="002A6193">
        <w:rPr>
          <w:rFonts w:ascii="Times New Roman" w:hAnsi="Times New Roman" w:cs="Times New Roman"/>
        </w:rPr>
        <w:t>alla persona sua ha nome di bravo, et va-|loroso soldato, ch</w:t>
      </w:r>
      <w:r w:rsidR="00211A7E" w:rsidRPr="002A6193">
        <w:rPr>
          <w:rFonts w:ascii="Times New Roman" w:hAnsi="Times New Roman" w:cs="Times New Roman"/>
        </w:rPr>
        <w:t>’</w:t>
      </w:r>
      <w:r w:rsidR="00BF624D" w:rsidRPr="002A6193">
        <w:rPr>
          <w:rFonts w:ascii="Times New Roman" w:hAnsi="Times New Roman" w:cs="Times New Roman"/>
        </w:rPr>
        <w:t xml:space="preserve">è quanto per riverente essecutione | del suo commandamento li posso dire in questo particolare. | </w:t>
      </w:r>
    </w:p>
    <w:p w14:paraId="1FD5682A" w14:textId="77777777" w:rsidR="00CC72FE" w:rsidRPr="002A6193" w:rsidRDefault="00BF624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Mi resta aggiunger alla Serenità vostra quanto alli biscotti, che | fatti di mezo formento, et meza segalla veniranno | a costar sette fiorini et mezo il cento, o sette fiorini | et cinque piacchi così lo comprano li capitani dei vasselli | et sono più di 28 ducati o la intorno al migliaro. |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haverne sarebbe facile, ma siamo tanto alle | strette, et in congiontura tale, che difficilmente quando anco | fosse il prezzo eguale a quello delli 25 ducati, | che ella mi commette non potrei forse haverli in | tempo: ve ne sono di manco prezzo tutto di segala | a cinque fiorini et mezo in c</w:t>
      </w:r>
      <w:r w:rsidR="0017142B" w:rsidRPr="002A6193">
        <w:rPr>
          <w:rFonts w:ascii="Times New Roman" w:hAnsi="Times New Roman" w:cs="Times New Roman"/>
        </w:rPr>
        <w:t>irca</w:t>
      </w:r>
      <w:r w:rsidRPr="002A6193">
        <w:rPr>
          <w:rFonts w:ascii="Times New Roman" w:hAnsi="Times New Roman" w:cs="Times New Roman"/>
        </w:rPr>
        <w:t xml:space="preserve"> il cento</w:t>
      </w:r>
      <w:r w:rsidR="00EB56BD" w:rsidRPr="002A6193">
        <w:rPr>
          <w:rStyle w:val="FootnoteReference"/>
          <w:rFonts w:ascii="Times New Roman" w:hAnsi="Times New Roman" w:cs="Times New Roman"/>
        </w:rPr>
        <w:footnoteReference w:id="112"/>
      </w:r>
      <w:r w:rsidR="000C75AC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et qualche cosa men</w:t>
      </w:r>
      <w:r w:rsidR="00EB56BD" w:rsidRPr="002A6193">
        <w:rPr>
          <w:rFonts w:ascii="Times New Roman" w:hAnsi="Times New Roman" w:cs="Times New Roman"/>
        </w:rPr>
        <w:t>o</w:t>
      </w:r>
      <w:r w:rsidR="00EB56BD" w:rsidRPr="002A6193">
        <w:rPr>
          <w:rStyle w:val="FootnoteReference"/>
          <w:rFonts w:ascii="Times New Roman" w:hAnsi="Times New Roman" w:cs="Times New Roman"/>
        </w:rPr>
        <w:footnoteReference w:id="113"/>
      </w:r>
      <w:r w:rsidRPr="002A6193">
        <w:rPr>
          <w:rFonts w:ascii="Times New Roman" w:hAnsi="Times New Roman" w:cs="Times New Roman"/>
        </w:rPr>
        <w:t>; ma | di questo non sarei consigliato a pigliarne essendo facile | a corromperli o far il verme, che lo fa poi divenir | frisopp</w:t>
      </w:r>
      <w:r w:rsidR="00EB56BD" w:rsidRPr="002A6193">
        <w:rPr>
          <w:rFonts w:ascii="Times New Roman" w:hAnsi="Times New Roman" w:cs="Times New Roman"/>
        </w:rPr>
        <w:t>o</w:t>
      </w:r>
      <w:r w:rsidR="000C75AC" w:rsidRPr="002A6193">
        <w:rPr>
          <w:rFonts w:ascii="Times New Roman" w:hAnsi="Times New Roman" w:cs="Times New Roman"/>
        </w:rPr>
        <w:t>;</w:t>
      </w:r>
      <w:r w:rsidR="00E35F44" w:rsidRPr="002A6193">
        <w:rPr>
          <w:rFonts w:ascii="Times New Roman" w:hAnsi="Times New Roman" w:cs="Times New Roman"/>
        </w:rPr>
        <w:t xml:space="preserve"> né alcuna nave fa provisione di tal sorte | per la mala riuscita. Vedrò nondimeno della prima | sorte se potessi haver buono, et profitevol riscontro | et mi regolerò con esso per il</w:t>
      </w:r>
      <w:r w:rsidR="009B18DE" w:rsidRPr="002A6193">
        <w:rPr>
          <w:rStyle w:val="FootnoteReference"/>
          <w:rFonts w:ascii="Times New Roman" w:hAnsi="Times New Roman" w:cs="Times New Roman"/>
        </w:rPr>
        <w:footnoteReference w:id="114"/>
      </w:r>
      <w:r w:rsidR="00E35F44" w:rsidRPr="002A6193">
        <w:rPr>
          <w:rFonts w:ascii="Times New Roman" w:hAnsi="Times New Roman" w:cs="Times New Roman"/>
        </w:rPr>
        <w:t xml:space="preserve"> servitio di vostra Serenità. Li sette fiorini | et cinque soldi il cento si intende di</w:t>
      </w:r>
      <w:r w:rsidR="00EB56BD" w:rsidRPr="002A6193">
        <w:rPr>
          <w:rStyle w:val="FootnoteReference"/>
          <w:rFonts w:ascii="Times New Roman" w:hAnsi="Times New Roman" w:cs="Times New Roman"/>
        </w:rPr>
        <w:footnoteReference w:id="115"/>
      </w:r>
      <w:r w:rsidR="00E35F44" w:rsidRPr="002A6193">
        <w:rPr>
          <w:rFonts w:ascii="Times New Roman" w:hAnsi="Times New Roman" w:cs="Times New Roman"/>
        </w:rPr>
        <w:t xml:space="preserve"> pagarlo così qua, vi | sarebbono poi le spese del nolo del transporto, che | al presente non si pagarebbe, essendo i corpi dei vasselli | tutti a sua dispositione, et nei quali</w:t>
      </w:r>
      <w:r w:rsidR="00EB56BD" w:rsidRPr="002A6193">
        <w:rPr>
          <w:rStyle w:val="FootnoteReference"/>
          <w:rFonts w:ascii="Times New Roman" w:hAnsi="Times New Roman" w:cs="Times New Roman"/>
        </w:rPr>
        <w:footnoteReference w:id="116"/>
      </w:r>
      <w:r w:rsidR="00E35F44" w:rsidRPr="002A6193">
        <w:rPr>
          <w:rFonts w:ascii="Times New Roman" w:hAnsi="Times New Roman" w:cs="Times New Roman"/>
        </w:rPr>
        <w:t xml:space="preserve"> non lascierò </w:t>
      </w:r>
      <w:r w:rsidR="0017142B" w:rsidRPr="002A6193">
        <w:rPr>
          <w:rFonts w:ascii="Times New Roman" w:hAnsi="Times New Roman" w:cs="Times New Roman"/>
        </w:rPr>
        <w:t>|</w:t>
      </w:r>
      <w:r w:rsidR="00E35F44" w:rsidRPr="002A6193">
        <w:rPr>
          <w:rFonts w:ascii="Times New Roman" w:hAnsi="Times New Roman" w:cs="Times New Roman"/>
        </w:rPr>
        <w:t xml:space="preserve"> </w:t>
      </w:r>
    </w:p>
    <w:p w14:paraId="5909DB30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28v / </w:t>
      </w:r>
    </w:p>
    <w:p w14:paraId="6A2AA8A9" w14:textId="77777777" w:rsidR="00CC72FE" w:rsidRPr="002A6193" w:rsidRDefault="005A46C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metter alcuna mercantia se non fosse per servitio della | serenissima Republica. Et credo bene che tredici mesi di viveri teni-|ranno, et occuperanno del luoco assai; oltre li alloggia-|menti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soldati, et marinari, che</w:t>
      </w:r>
      <w:r w:rsidR="009C4BD7" w:rsidRPr="002A6193">
        <w:rPr>
          <w:rStyle w:val="FootnoteReference"/>
          <w:rFonts w:ascii="Times New Roman" w:hAnsi="Times New Roman" w:cs="Times New Roman"/>
        </w:rPr>
        <w:footnoteReference w:id="117"/>
      </w:r>
      <w:r w:rsidRPr="002A6193">
        <w:rPr>
          <w:rFonts w:ascii="Times New Roman" w:hAnsi="Times New Roman" w:cs="Times New Roman"/>
        </w:rPr>
        <w:t xml:space="preserve"> imbarazzano |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avantaggio</w:t>
      </w:r>
      <w:r w:rsidR="00C16B88" w:rsidRPr="002A6193">
        <w:rPr>
          <w:rStyle w:val="FootnoteReference"/>
          <w:rFonts w:ascii="Times New Roman" w:hAnsi="Times New Roman" w:cs="Times New Roman"/>
        </w:rPr>
        <w:footnoteReference w:id="118"/>
      </w:r>
      <w:r w:rsidRPr="002A6193">
        <w:rPr>
          <w:rFonts w:ascii="Times New Roman" w:hAnsi="Times New Roman" w:cs="Times New Roman"/>
        </w:rPr>
        <w:t>. |</w:t>
      </w:r>
    </w:p>
    <w:p w14:paraId="01954EA3" w14:textId="40A847BC" w:rsidR="00CC72FE" w:rsidRPr="002A6193" w:rsidRDefault="005A46C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Il Re christianissimo ha inviato qui monsignor di Marsigliach per | far ufficio di complimento col signor principe Mauritio | per la morte del fratello, et suc</w:t>
      </w:r>
      <w:r w:rsidR="00542928" w:rsidRPr="002A6193">
        <w:rPr>
          <w:rFonts w:ascii="Times New Roman" w:hAnsi="Times New Roman" w:cs="Times New Roman"/>
        </w:rPr>
        <w:t>c</w:t>
      </w:r>
      <w:r w:rsidRPr="002A6193">
        <w:rPr>
          <w:rFonts w:ascii="Times New Roman" w:hAnsi="Times New Roman" w:cs="Times New Roman"/>
        </w:rPr>
        <w:t>essione di lui al principe | di Oranges, p</w:t>
      </w:r>
      <w:r w:rsidR="00542928" w:rsidRPr="002A6193">
        <w:rPr>
          <w:rFonts w:ascii="Times New Roman" w:hAnsi="Times New Roman" w:cs="Times New Roman"/>
        </w:rPr>
        <w:t>ort</w:t>
      </w:r>
      <w:r w:rsidRPr="002A6193">
        <w:rPr>
          <w:rFonts w:ascii="Times New Roman" w:hAnsi="Times New Roman" w:cs="Times New Roman"/>
        </w:rPr>
        <w:t>ando lettere della Maestà sua | nelle quali (sono assicurato) che li dà</w:t>
      </w:r>
      <w:r w:rsidR="009C4BD7" w:rsidRPr="002A6193">
        <w:rPr>
          <w:rStyle w:val="FootnoteReference"/>
          <w:rFonts w:ascii="Times New Roman" w:hAnsi="Times New Roman" w:cs="Times New Roman"/>
        </w:rPr>
        <w:footnoteReference w:id="119"/>
      </w:r>
      <w:r w:rsidRPr="002A6193">
        <w:rPr>
          <w:rFonts w:ascii="Times New Roman" w:hAnsi="Times New Roman" w:cs="Times New Roman"/>
        </w:rPr>
        <w:t xml:space="preserve"> titolo | di principe di Oranges; et il medesimo cavalliere in passa[</w:t>
      </w:r>
      <w:r w:rsidR="00F34F52" w:rsidRPr="002A6193">
        <w:rPr>
          <w:rFonts w:ascii="Times New Roman" w:hAnsi="Times New Roman" w:cs="Times New Roman"/>
        </w:rPr>
        <w:t>…</w:t>
      </w:r>
      <w:r w:rsidR="00542928" w:rsidRPr="002A6193">
        <w:rPr>
          <w:rFonts w:ascii="Times New Roman" w:hAnsi="Times New Roman" w:cs="Times New Roman"/>
        </w:rPr>
        <w:t>]</w:t>
      </w:r>
      <w:r w:rsidRPr="002A6193">
        <w:rPr>
          <w:rFonts w:ascii="Times New Roman" w:hAnsi="Times New Roman" w:cs="Times New Roman"/>
        </w:rPr>
        <w:t xml:space="preserve"> | per cavar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intentione ha promosso</w:t>
      </w:r>
      <w:r w:rsidR="00EB56BD" w:rsidRPr="002A6193">
        <w:rPr>
          <w:rStyle w:val="FootnoteReference"/>
          <w:rFonts w:ascii="Times New Roman" w:hAnsi="Times New Roman" w:cs="Times New Roman"/>
        </w:rPr>
        <w:footnoteReference w:id="120"/>
      </w:r>
      <w:r w:rsidRPr="002A6193">
        <w:rPr>
          <w:rFonts w:ascii="Times New Roman" w:hAnsi="Times New Roman" w:cs="Times New Roman"/>
        </w:rPr>
        <w:t xml:space="preserve"> se sua Eccellenza volesse | vender il </w:t>
      </w:r>
      <w:r w:rsidR="005C697E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rincipato sudetto; ma non ha travato</w:t>
      </w:r>
      <w:r w:rsidR="00EB56BD" w:rsidRPr="002A6193">
        <w:rPr>
          <w:rStyle w:val="FootnoteReference"/>
          <w:rFonts w:ascii="Times New Roman" w:hAnsi="Times New Roman" w:cs="Times New Roman"/>
        </w:rPr>
        <w:footnoteReference w:id="121"/>
      </w:r>
      <w:r w:rsidR="00EB56BD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| rancontro, anzi che malamente è stato inteso anco | quello</w:t>
      </w:r>
      <w:r w:rsidR="00D43A6D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che ha proferito; et qualcheduno degl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int[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F06EE6" w:rsidRPr="002A6193">
        <w:rPr>
          <w:rStyle w:val="FootnoteReference"/>
          <w:rFonts w:ascii="Times New Roman" w:hAnsi="Times New Roman" w:cs="Times New Roman"/>
        </w:rPr>
        <w:footnoteReference w:id="122"/>
      </w:r>
      <w:r w:rsidRPr="002A6193">
        <w:rPr>
          <w:rFonts w:ascii="Times New Roman" w:hAnsi="Times New Roman" w:cs="Times New Roman"/>
        </w:rPr>
        <w:t xml:space="preserve"> |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Eccellenza sua ha detto, che se vi è qualcheduno che vogli | comprar le scarpe vecch</w:t>
      </w:r>
      <w:r w:rsidR="003F2078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>e di lei elle sono a ve[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 xml:space="preserve">] | ma non il </w:t>
      </w:r>
      <w:r w:rsidR="00D43A6D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rincipato. Et più si burla ognuno d</w:t>
      </w:r>
      <w:r w:rsidR="008B0665" w:rsidRPr="002A6193">
        <w:rPr>
          <w:rFonts w:ascii="Times New Roman" w:hAnsi="Times New Roman" w:cs="Times New Roman"/>
        </w:rPr>
        <w:t xml:space="preserve">el </w:t>
      </w:r>
      <w:r w:rsidRPr="002A6193">
        <w:rPr>
          <w:rFonts w:ascii="Times New Roman" w:hAnsi="Times New Roman" w:cs="Times New Roman"/>
        </w:rPr>
        <w:t xml:space="preserve">| motivo fatto dal nontio Bentivoglio, che la Sede | apostolica pretendi sopra il detto </w:t>
      </w:r>
      <w:r w:rsidR="00D43A6D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 xml:space="preserve">rincipato o </w:t>
      </w:r>
      <w:r w:rsidR="008B0665" w:rsidRPr="002A6193">
        <w:rPr>
          <w:rFonts w:ascii="Times New Roman" w:hAnsi="Times New Roman" w:cs="Times New Roman"/>
        </w:rPr>
        <w:t xml:space="preserve">in </w:t>
      </w:r>
      <w:r w:rsidR="007C191A" w:rsidRPr="002A6193">
        <w:rPr>
          <w:rFonts w:ascii="Times New Roman" w:hAnsi="Times New Roman" w:cs="Times New Roman"/>
        </w:rPr>
        <w:t xml:space="preserve">| parte o in tutto come annesso al contado di Avi-|gnone; di dove essendo nativo monsignor di </w:t>
      </w:r>
      <w:r w:rsidR="008B0665" w:rsidRPr="002A6193">
        <w:rPr>
          <w:rFonts w:ascii="Times New Roman" w:hAnsi="Times New Roman" w:cs="Times New Roman"/>
        </w:rPr>
        <w:t xml:space="preserve">Luines </w:t>
      </w:r>
      <w:r w:rsidR="007C191A" w:rsidRPr="002A6193">
        <w:rPr>
          <w:rFonts w:ascii="Times New Roman" w:hAnsi="Times New Roman" w:cs="Times New Roman"/>
        </w:rPr>
        <w:t>| fa</w:t>
      </w:r>
      <w:r w:rsidR="003F2078" w:rsidRPr="002A6193">
        <w:rPr>
          <w:rFonts w:ascii="Times New Roman" w:hAnsi="Times New Roman" w:cs="Times New Roman"/>
        </w:rPr>
        <w:t>v</w:t>
      </w:r>
      <w:r w:rsidR="007C191A" w:rsidRPr="002A6193">
        <w:rPr>
          <w:rFonts w:ascii="Times New Roman" w:hAnsi="Times New Roman" w:cs="Times New Roman"/>
        </w:rPr>
        <w:t>orito del Christianissimo si crede che li</w:t>
      </w:r>
      <w:r w:rsidR="004F57A4" w:rsidRPr="002A6193">
        <w:rPr>
          <w:rStyle w:val="FootnoteReference"/>
          <w:rFonts w:ascii="Times New Roman" w:hAnsi="Times New Roman" w:cs="Times New Roman"/>
        </w:rPr>
        <w:footnoteReference w:id="123"/>
      </w:r>
      <w:r w:rsidR="003F2078" w:rsidRPr="002A6193">
        <w:rPr>
          <w:rFonts w:ascii="Times New Roman" w:hAnsi="Times New Roman" w:cs="Times New Roman"/>
        </w:rPr>
        <w:t xml:space="preserve"> </w:t>
      </w:r>
      <w:r w:rsidR="007C191A" w:rsidRPr="002A6193">
        <w:rPr>
          <w:rFonts w:ascii="Times New Roman" w:hAnsi="Times New Roman" w:cs="Times New Roman"/>
        </w:rPr>
        <w:t>motivi</w:t>
      </w:r>
      <w:r w:rsidR="004F57A4" w:rsidRPr="002A6193">
        <w:rPr>
          <w:rStyle w:val="FootnoteReference"/>
          <w:rFonts w:ascii="Times New Roman" w:hAnsi="Times New Roman" w:cs="Times New Roman"/>
        </w:rPr>
        <w:footnoteReference w:id="124"/>
      </w:r>
      <w:r w:rsidR="007C191A" w:rsidRPr="002A6193">
        <w:rPr>
          <w:rFonts w:ascii="Times New Roman" w:hAnsi="Times New Roman" w:cs="Times New Roman"/>
        </w:rPr>
        <w:t xml:space="preserve"> de</w:t>
      </w:r>
      <w:r w:rsidR="008B0665" w:rsidRPr="002A6193">
        <w:rPr>
          <w:rFonts w:ascii="Times New Roman" w:hAnsi="Times New Roman" w:cs="Times New Roman"/>
        </w:rPr>
        <w:t xml:space="preserve">lla </w:t>
      </w:r>
      <w:r w:rsidR="007C191A" w:rsidRPr="002A6193">
        <w:rPr>
          <w:rFonts w:ascii="Times New Roman" w:hAnsi="Times New Roman" w:cs="Times New Roman"/>
        </w:rPr>
        <w:t>| compreda et del nontio</w:t>
      </w:r>
      <w:r w:rsidR="004F57A4" w:rsidRPr="002A6193">
        <w:rPr>
          <w:rStyle w:val="FootnoteReference"/>
          <w:rFonts w:ascii="Times New Roman" w:hAnsi="Times New Roman" w:cs="Times New Roman"/>
        </w:rPr>
        <w:footnoteReference w:id="125"/>
      </w:r>
      <w:r w:rsidR="003F2078" w:rsidRPr="002A6193">
        <w:rPr>
          <w:rFonts w:ascii="Times New Roman" w:hAnsi="Times New Roman" w:cs="Times New Roman"/>
        </w:rPr>
        <w:t xml:space="preserve"> </w:t>
      </w:r>
      <w:r w:rsidR="007C191A" w:rsidRPr="002A6193">
        <w:rPr>
          <w:rFonts w:ascii="Times New Roman" w:hAnsi="Times New Roman" w:cs="Times New Roman"/>
        </w:rPr>
        <w:t>siano nati</w:t>
      </w:r>
      <w:r w:rsidR="004F57A4" w:rsidRPr="002A6193">
        <w:rPr>
          <w:rStyle w:val="FootnoteReference"/>
          <w:rFonts w:ascii="Times New Roman" w:hAnsi="Times New Roman" w:cs="Times New Roman"/>
        </w:rPr>
        <w:footnoteReference w:id="126"/>
      </w:r>
      <w:r w:rsidR="008438E8" w:rsidRPr="002A6193">
        <w:rPr>
          <w:rFonts w:ascii="Times New Roman" w:hAnsi="Times New Roman" w:cs="Times New Roman"/>
        </w:rPr>
        <w:t xml:space="preserve"> </w:t>
      </w:r>
      <w:r w:rsidR="007C191A" w:rsidRPr="002A6193">
        <w:rPr>
          <w:rFonts w:ascii="Times New Roman" w:hAnsi="Times New Roman" w:cs="Times New Roman"/>
        </w:rPr>
        <w:t>di là. Hieri a sera capi</w:t>
      </w:r>
      <w:r w:rsidR="004A386D"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="004A386D" w:rsidRPr="002A6193">
        <w:rPr>
          <w:rFonts w:ascii="Times New Roman" w:hAnsi="Times New Roman" w:cs="Times New Roman"/>
        </w:rPr>
        <w:t>]</w:t>
      </w:r>
      <w:r w:rsidR="00B0454B" w:rsidRPr="002A6193">
        <w:rPr>
          <w:rFonts w:ascii="Times New Roman" w:hAnsi="Times New Roman" w:cs="Times New Roman"/>
        </w:rPr>
        <w:t xml:space="preserve"> </w:t>
      </w:r>
      <w:r w:rsidR="004A386D" w:rsidRPr="002A6193">
        <w:rPr>
          <w:rFonts w:ascii="Times New Roman" w:hAnsi="Times New Roman" w:cs="Times New Roman"/>
        </w:rPr>
        <w:t>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57F684A0" w14:textId="77777777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41r / </w:t>
      </w:r>
    </w:p>
    <w:p w14:paraId="274ADDEC" w14:textId="77777777" w:rsidR="004A386D" w:rsidRPr="002A6193" w:rsidRDefault="004A386D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huomo </w:t>
      </w:r>
      <w:r w:rsidR="00A12359" w:rsidRPr="002A6193">
        <w:rPr>
          <w:rFonts w:ascii="Times New Roman" w:hAnsi="Times New Roman" w:cs="Times New Roman"/>
        </w:rPr>
        <w:t>a posta da Oranges con avviso esser stata | giurata fedeltà con applauso universale da tutti quei | popoli alla persona del signor principe Mauritio. Al quale | (sia detto riverentemente) sarà</w:t>
      </w:r>
      <w:r w:rsidR="004F57A4" w:rsidRPr="002A6193">
        <w:rPr>
          <w:rStyle w:val="FootnoteReference"/>
          <w:rFonts w:ascii="Times New Roman" w:hAnsi="Times New Roman" w:cs="Times New Roman"/>
        </w:rPr>
        <w:footnoteReference w:id="127"/>
      </w:r>
      <w:r w:rsidR="00A12359" w:rsidRPr="002A6193">
        <w:rPr>
          <w:rFonts w:ascii="Times New Roman" w:hAnsi="Times New Roman" w:cs="Times New Roman"/>
        </w:rPr>
        <w:t xml:space="preserve"> bene, che vostra Serenità scrivi | sue particolari di complimento; se ben presupongo, che | all</w:t>
      </w:r>
      <w:r w:rsidR="00211A7E" w:rsidRPr="002A6193">
        <w:rPr>
          <w:rFonts w:ascii="Times New Roman" w:hAnsi="Times New Roman" w:cs="Times New Roman"/>
        </w:rPr>
        <w:t>’</w:t>
      </w:r>
      <w:r w:rsidR="00A12359" w:rsidRPr="002A6193">
        <w:rPr>
          <w:rFonts w:ascii="Times New Roman" w:hAnsi="Times New Roman" w:cs="Times New Roman"/>
        </w:rPr>
        <w:t xml:space="preserve">arrivo delle presenti saranno in camino. Gratie etc. | </w:t>
      </w:r>
    </w:p>
    <w:p w14:paraId="7E3065F8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21C4E6FD" w14:textId="77777777" w:rsidR="00CC72FE" w:rsidRPr="002A6193" w:rsidRDefault="00A1235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a</w:t>
      </w:r>
      <w:r w:rsidR="00FB6686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13 marzo 1618 | </w:t>
      </w:r>
    </w:p>
    <w:p w14:paraId="19DE302F" w14:textId="77777777" w:rsidR="00CC72FE" w:rsidRPr="002A6193" w:rsidRDefault="00C533C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</w:t>
      </w:r>
      <w:r w:rsidR="00A12359" w:rsidRPr="002A6193">
        <w:rPr>
          <w:rFonts w:ascii="Times New Roman" w:hAnsi="Times New Roman" w:cs="Times New Roman"/>
        </w:rPr>
        <w:t xml:space="preserve">i vostra Serenità | </w:t>
      </w:r>
    </w:p>
    <w:p w14:paraId="7BEB3E5B" w14:textId="77777777" w:rsidR="00CC72FE" w:rsidRPr="002A6193" w:rsidRDefault="00A1235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humilissimo et devotissimo servitore | </w:t>
      </w:r>
    </w:p>
    <w:p w14:paraId="0AC42D9C" w14:textId="77777777" w:rsidR="00A12359" w:rsidRPr="002A6193" w:rsidRDefault="00A12359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Christofforo Suriano | </w:t>
      </w:r>
    </w:p>
    <w:p w14:paraId="23167996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30434702" w14:textId="5DBF887C" w:rsidR="00CC72FE" w:rsidRPr="002A6193" w:rsidRDefault="004C10E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41v /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2007F790" w14:textId="77777777" w:rsidR="00CC72FE" w:rsidRPr="002A6193" w:rsidRDefault="00174F5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 serenissimo principe di Venetia | </w:t>
      </w:r>
    </w:p>
    <w:p w14:paraId="6CB10F00" w14:textId="77777777" w:rsidR="00FA2DB9" w:rsidRPr="002A6193" w:rsidRDefault="00174F5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2</w:t>
      </w:r>
      <w:r w:rsidRPr="002A6193">
        <w:rPr>
          <w:rFonts w:ascii="Times New Roman" w:hAnsi="Times New Roman" w:cs="Times New Roman"/>
          <w:vertAlign w:val="superscript"/>
        </w:rPr>
        <w:t>da</w:t>
      </w:r>
      <w:r w:rsidRPr="002A6193">
        <w:rPr>
          <w:rFonts w:ascii="Times New Roman" w:hAnsi="Times New Roman" w:cs="Times New Roman"/>
        </w:rPr>
        <w:t xml:space="preserve"> | </w:t>
      </w:r>
    </w:p>
    <w:p w14:paraId="5F995BF9" w14:textId="77777777" w:rsidR="00CC72FE" w:rsidRPr="002A6193" w:rsidRDefault="00174F5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n° 15 comincia 14 | </w:t>
      </w:r>
    </w:p>
    <w:p w14:paraId="196A4BBB" w14:textId="77777777" w:rsidR="00174F5A" w:rsidRPr="002A6193" w:rsidRDefault="00174F5A">
      <w:pPr>
        <w:pStyle w:val="Testopreformattato"/>
        <w:jc w:val="both"/>
        <w:rPr>
          <w:rFonts w:ascii="Times New Roman" w:hAnsi="Times New Roman" w:cs="Times New Roman"/>
        </w:rPr>
      </w:pPr>
    </w:p>
    <w:p w14:paraId="1DE80A78" w14:textId="77777777" w:rsidR="00C533C0" w:rsidRPr="002A6193" w:rsidRDefault="00CC72FE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Tracce di sigilli</w:t>
      </w:r>
    </w:p>
    <w:p w14:paraId="69E666A6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46FCCBF7" w14:textId="77777777" w:rsidR="00F77FA4" w:rsidRPr="002A6193" w:rsidRDefault="00F77FA4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Regesto antico</w:t>
      </w:r>
    </w:p>
    <w:p w14:paraId="6B299E84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41vC</w:t>
      </w:r>
      <w:r w:rsidR="00C533C0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/ </w:t>
      </w:r>
    </w:p>
    <w:p w14:paraId="36B31B59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13 marzo 1618. Ricevute a</w:t>
      </w:r>
      <w:r w:rsidR="00FB6686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28 | </w:t>
      </w:r>
    </w:p>
    <w:p w14:paraId="102D06AB" w14:textId="4DB49F35" w:rsidR="00C533C0" w:rsidRPr="002A6193" w:rsidRDefault="009D1DB8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Haya</w:t>
      </w:r>
      <w:r w:rsidR="004F672D" w:rsidRPr="002A6193">
        <w:rPr>
          <w:rFonts w:ascii="Times New Roman" w:hAnsi="Times New Roman" w:cs="Times New Roman"/>
        </w:rPr>
        <w:t>.</w:t>
      </w:r>
      <w:r w:rsidRPr="002A6193">
        <w:rPr>
          <w:rFonts w:ascii="Times New Roman" w:hAnsi="Times New Roman" w:cs="Times New Roman"/>
        </w:rPr>
        <w:t xml:space="preserve"> </w:t>
      </w:r>
      <w:r w:rsidR="00F470C8" w:rsidRPr="002A6193">
        <w:rPr>
          <w:rFonts w:ascii="Times New Roman" w:hAnsi="Times New Roman" w:cs="Times New Roman"/>
        </w:rPr>
        <w:t>n°</w:t>
      </w:r>
      <w:r w:rsidRPr="002A6193">
        <w:rPr>
          <w:rFonts w:ascii="Times New Roman" w:hAnsi="Times New Roman" w:cs="Times New Roman"/>
        </w:rPr>
        <w:t xml:space="preserve"> 15 |</w:t>
      </w:r>
    </w:p>
    <w:p w14:paraId="2A657FBA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 </w:t>
      </w:r>
    </w:p>
    <w:p w14:paraId="12E1BF7D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1. Manda tassation di 5 vasselli che | sono in Amsterdam; per li 4 di Nortlandia | non la</w:t>
      </w:r>
      <w:r w:rsidR="00C533C0" w:rsidRPr="002A6193">
        <w:rPr>
          <w:rFonts w:ascii="Times New Roman" w:hAnsi="Times New Roman" w:cs="Times New Roman"/>
        </w:rPr>
        <w:t xml:space="preserve"> ha</w:t>
      </w:r>
      <w:r w:rsidRPr="002A6193">
        <w:rPr>
          <w:rFonts w:ascii="Times New Roman" w:hAnsi="Times New Roman" w:cs="Times New Roman"/>
        </w:rPr>
        <w:t xml:space="preserve"> potuta havere: | </w:t>
      </w:r>
    </w:p>
    <w:p w14:paraId="797BEBBC" w14:textId="48A98FEA" w:rsidR="00CC72FE" w:rsidRPr="002A6193" w:rsidRDefault="00EF755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p</w:t>
      </w:r>
      <w:r w:rsidR="009D1DB8" w:rsidRPr="002A6193">
        <w:rPr>
          <w:rFonts w:ascii="Times New Roman" w:hAnsi="Times New Roman" w:cs="Times New Roman"/>
        </w:rPr>
        <w:t xml:space="preserve">er lasciarli a risico di mercanti dimandano | 1 </w:t>
      </w:r>
      <w:r w:rsidR="00FF36EB" w:rsidRPr="002A6193">
        <w:rPr>
          <w:rFonts w:ascii="Times New Roman" w:hAnsi="Times New Roman" w:cs="Times New Roman"/>
        </w:rPr>
        <w:t xml:space="preserve">1/2 </w:t>
      </w:r>
      <w:r w:rsidR="009D1DB8" w:rsidRPr="002A6193">
        <w:rPr>
          <w:rFonts w:ascii="Times New Roman" w:hAnsi="Times New Roman" w:cs="Times New Roman"/>
        </w:rPr>
        <w:t xml:space="preserve">per cento al mese: </w:t>
      </w:r>
      <w:r w:rsidR="00C533C0" w:rsidRPr="002A6193">
        <w:rPr>
          <w:rFonts w:ascii="Times New Roman" w:hAnsi="Times New Roman" w:cs="Times New Roman"/>
        </w:rPr>
        <w:t>impo</w:t>
      </w:r>
      <w:r w:rsidR="00EF5A0E" w:rsidRPr="002A6193">
        <w:rPr>
          <w:rFonts w:ascii="Times New Roman" w:hAnsi="Times New Roman" w:cs="Times New Roman"/>
        </w:rPr>
        <w:t>rtano</w:t>
      </w:r>
      <w:r w:rsidR="009D1DB8" w:rsidRPr="002A6193">
        <w:rPr>
          <w:rFonts w:ascii="Times New Roman" w:hAnsi="Times New Roman" w:cs="Times New Roman"/>
        </w:rPr>
        <w:t xml:space="preserve"> 8 mila fiorini. | </w:t>
      </w:r>
    </w:p>
    <w:p w14:paraId="220F7685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Per l</w:t>
      </w:r>
      <w:r w:rsidR="00211A7E" w:rsidRPr="002A6193">
        <w:rPr>
          <w:rFonts w:ascii="Times New Roman" w:hAnsi="Times New Roman" w:cs="Times New Roman"/>
        </w:rPr>
        <w:t>’</w:t>
      </w:r>
      <w:r w:rsidR="004D59EB" w:rsidRPr="002A6193">
        <w:rPr>
          <w:rFonts w:ascii="Times New Roman" w:hAnsi="Times New Roman" w:cs="Times New Roman"/>
        </w:rPr>
        <w:t>artiglierie</w:t>
      </w:r>
      <w:r w:rsidR="004D59EB" w:rsidRPr="002A6193">
        <w:rPr>
          <w:rStyle w:val="FootnoteReference"/>
          <w:rFonts w:ascii="Times New Roman" w:hAnsi="Times New Roman" w:cs="Times New Roman"/>
        </w:rPr>
        <w:footnoteReference w:id="128"/>
      </w:r>
      <w:r w:rsidRPr="002A6193">
        <w:rPr>
          <w:rFonts w:ascii="Times New Roman" w:hAnsi="Times New Roman" w:cs="Times New Roman"/>
        </w:rPr>
        <w:t xml:space="preserve"> </w:t>
      </w:r>
      <w:r w:rsidR="000B47E6" w:rsidRPr="002A6193">
        <w:rPr>
          <w:rFonts w:ascii="Times New Roman" w:hAnsi="Times New Roman" w:cs="Times New Roman"/>
        </w:rPr>
        <w:t>non hav</w:t>
      </w:r>
      <w:r w:rsidR="00484104" w:rsidRPr="002A6193">
        <w:rPr>
          <w:rFonts w:ascii="Times New Roman" w:hAnsi="Times New Roman" w:cs="Times New Roman"/>
        </w:rPr>
        <w:t>e</w:t>
      </w:r>
      <w:r w:rsidR="000B47E6" w:rsidRPr="002A6193">
        <w:rPr>
          <w:rFonts w:ascii="Times New Roman" w:hAnsi="Times New Roman" w:cs="Times New Roman"/>
        </w:rPr>
        <w:t xml:space="preserve">ria </w:t>
      </w:r>
      <w:r w:rsidRPr="002A6193">
        <w:rPr>
          <w:rFonts w:ascii="Times New Roman" w:hAnsi="Times New Roman" w:cs="Times New Roman"/>
        </w:rPr>
        <w:t xml:space="preserve">altro obligo | che del </w:t>
      </w:r>
      <w:r w:rsidR="004D59EB" w:rsidRPr="002A6193">
        <w:rPr>
          <w:rFonts w:ascii="Times New Roman" w:hAnsi="Times New Roman" w:cs="Times New Roman"/>
        </w:rPr>
        <w:t>frusto</w:t>
      </w:r>
      <w:r w:rsidR="00C425DD" w:rsidRPr="002A6193">
        <w:rPr>
          <w:rFonts w:ascii="Times New Roman" w:hAnsi="Times New Roman" w:cs="Times New Roman"/>
        </w:rPr>
        <w:t>. |</w:t>
      </w:r>
    </w:p>
    <w:p w14:paraId="4642A375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Ha fatto li contratti di nolleggi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vasselli. | </w:t>
      </w:r>
    </w:p>
    <w:p w14:paraId="0585A2DD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Data la mostra </w:t>
      </w:r>
      <w:r w:rsidR="00C425DD" w:rsidRPr="002A6193">
        <w:rPr>
          <w:rFonts w:ascii="Times New Roman" w:hAnsi="Times New Roman" w:cs="Times New Roman"/>
        </w:rPr>
        <w:t>hav</w:t>
      </w:r>
      <w:r w:rsidR="00484104" w:rsidRPr="002A6193">
        <w:rPr>
          <w:rFonts w:ascii="Times New Roman" w:hAnsi="Times New Roman" w:cs="Times New Roman"/>
        </w:rPr>
        <w:t>e</w:t>
      </w:r>
      <w:r w:rsidR="00C425DD" w:rsidRPr="002A6193">
        <w:rPr>
          <w:rFonts w:ascii="Times New Roman" w:hAnsi="Times New Roman" w:cs="Times New Roman"/>
        </w:rPr>
        <w:t>ria</w:t>
      </w:r>
      <w:r w:rsidRPr="002A6193">
        <w:rPr>
          <w:rFonts w:ascii="Times New Roman" w:hAnsi="Times New Roman" w:cs="Times New Roman"/>
        </w:rPr>
        <w:t xml:space="preserve"> principio il | mese, non si può spontar altro. | </w:t>
      </w:r>
    </w:p>
    <w:p w14:paraId="72C5A637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Procurerà con promessa del donativo | avantaggiarsi con li parcinevoli</w:t>
      </w:r>
      <w:r w:rsidR="00C425DD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| ma con i marinari non occorre pensar. | </w:t>
      </w:r>
    </w:p>
    <w:p w14:paraId="23867315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2. La libertà di prorogar il tempo sarà | espressa, ne manda forma del nolleggio. | </w:t>
      </w:r>
    </w:p>
    <w:p w14:paraId="77F9C411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Li nolleggi differenti da</w:t>
      </w:r>
      <w:r w:rsidR="0084004F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 a</w:t>
      </w:r>
      <w:r w:rsidR="0084004F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marinari | è ordinario: non vi sarà disturbo alcuno | nei pagamenti: meglio sarà rimetter | i danari che pigliar</w:t>
      </w:r>
      <w:r w:rsidR="007E0445" w:rsidRPr="002A6193">
        <w:rPr>
          <w:rFonts w:ascii="Times New Roman" w:hAnsi="Times New Roman" w:cs="Times New Roman"/>
        </w:rPr>
        <w:t>l</w:t>
      </w:r>
      <w:r w:rsidRPr="002A6193">
        <w:rPr>
          <w:rFonts w:ascii="Times New Roman" w:hAnsi="Times New Roman" w:cs="Times New Roman"/>
        </w:rPr>
        <w:t xml:space="preserve">i di là. | </w:t>
      </w:r>
    </w:p>
    <w:p w14:paraId="43E3BF67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Considera non esser bene pagar il | rischio 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mercanti per li vasselli. | </w:t>
      </w:r>
    </w:p>
    <w:p w14:paraId="1332BCBF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Manda la causa per far le sicurtà. | </w:t>
      </w:r>
    </w:p>
    <w:p w14:paraId="1C7F9533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3. Promoverà negotio di assicurar il | danaro. | </w:t>
      </w:r>
    </w:p>
    <w:p w14:paraId="658B86A3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Dimanda rimessa di 11 mila ducati. | </w:t>
      </w:r>
    </w:p>
    <w:p w14:paraId="34B91580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marinari si pagherà a </w:t>
      </w:r>
      <w:r w:rsidR="007E0445" w:rsidRPr="002A6193">
        <w:rPr>
          <w:rFonts w:ascii="Times New Roman" w:hAnsi="Times New Roman" w:cs="Times New Roman"/>
        </w:rPr>
        <w:t>moneta corrente</w:t>
      </w:r>
      <w:r w:rsidRPr="002A6193">
        <w:rPr>
          <w:rFonts w:ascii="Times New Roman" w:hAnsi="Times New Roman" w:cs="Times New Roman"/>
        </w:rPr>
        <w:t xml:space="preserve">. | </w:t>
      </w:r>
    </w:p>
    <w:p w14:paraId="3B7A93C3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Ha detto non voler dar paghe che per doi | mesi anticipati. | </w:t>
      </w:r>
    </w:p>
    <w:p w14:paraId="68836585" w14:textId="12A39FFC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Saranno sopra ogni vassello 110</w:t>
      </w:r>
      <w:r w:rsidR="007E0445" w:rsidRPr="002A6193">
        <w:rPr>
          <w:rFonts w:ascii="Times New Roman" w:hAnsi="Times New Roman" w:cs="Times New Roman"/>
        </w:rPr>
        <w:t>:</w:t>
      </w:r>
      <w:r w:rsidRPr="002A6193">
        <w:rPr>
          <w:rFonts w:ascii="Times New Roman" w:hAnsi="Times New Roman" w:cs="Times New Roman"/>
        </w:rPr>
        <w:t xml:space="preserve"> capitano </w:t>
      </w:r>
      <w:r w:rsidR="007E0445" w:rsidRPr="002A6193">
        <w:rPr>
          <w:rFonts w:ascii="Times New Roman" w:hAnsi="Times New Roman" w:cs="Times New Roman"/>
        </w:rPr>
        <w:t>officiali</w:t>
      </w:r>
      <w:r w:rsidRPr="002A6193">
        <w:rPr>
          <w:rFonts w:ascii="Times New Roman" w:hAnsi="Times New Roman" w:cs="Times New Roman"/>
        </w:rPr>
        <w:t xml:space="preserve"> | bombardieri</w:t>
      </w:r>
      <w:r w:rsidR="003C7965" w:rsidRPr="002A6193">
        <w:rPr>
          <w:rFonts w:ascii="Times New Roman" w:hAnsi="Times New Roman" w:cs="Times New Roman"/>
        </w:rPr>
        <w:t xml:space="preserve"> etc</w:t>
      </w:r>
      <w:r w:rsidRPr="002A6193">
        <w:rPr>
          <w:rFonts w:ascii="Times New Roman" w:hAnsi="Times New Roman" w:cs="Times New Roman"/>
        </w:rPr>
        <w:t>. Si potranno levar tutti o parte: oltre il detto numero ne fa levar | altri 120: saranno però compartiti | a</w:t>
      </w:r>
      <w:r w:rsidR="00D70BD9" w:rsidRPr="002A6193">
        <w:rPr>
          <w:rStyle w:val="FootnoteReference"/>
          <w:rFonts w:ascii="Times New Roman" w:hAnsi="Times New Roman" w:cs="Times New Roman"/>
        </w:rPr>
        <w:footnoteReference w:id="129"/>
      </w:r>
      <w:r w:rsidRPr="002A6193">
        <w:rPr>
          <w:rFonts w:ascii="Times New Roman" w:hAnsi="Times New Roman" w:cs="Times New Roman"/>
        </w:rPr>
        <w:t xml:space="preserve"> </w:t>
      </w:r>
      <w:r w:rsidR="00682D2A" w:rsidRPr="002A6193">
        <w:rPr>
          <w:rFonts w:ascii="Times New Roman" w:hAnsi="Times New Roman" w:cs="Times New Roman"/>
        </w:rPr>
        <w:t>portione</w:t>
      </w:r>
      <w:r w:rsidRPr="002A6193">
        <w:rPr>
          <w:rFonts w:ascii="Times New Roman" w:hAnsi="Times New Roman" w:cs="Times New Roman"/>
        </w:rPr>
        <w:t xml:space="preserve"> della grandezza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vasselli. | </w:t>
      </w:r>
    </w:p>
    <w:p w14:paraId="13DA9CAD" w14:textId="77777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Farà aggionger che si possano metter | sopra le navi altri soldati. | </w:t>
      </w:r>
    </w:p>
    <w:p w14:paraId="44B947E7" w14:textId="4A1F8777" w:rsidR="00CC72FE" w:rsidRPr="002A6193" w:rsidRDefault="009D1D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4. Chercoven nominato</w:t>
      </w:r>
      <w:r w:rsidR="00D70BD9" w:rsidRPr="002A6193">
        <w:rPr>
          <w:rStyle w:val="FootnoteReference"/>
          <w:rFonts w:ascii="Times New Roman" w:hAnsi="Times New Roman" w:cs="Times New Roman"/>
        </w:rPr>
        <w:footnoteReference w:id="130"/>
      </w:r>
      <w:r w:rsidRPr="002A6193">
        <w:rPr>
          <w:rFonts w:ascii="Times New Roman" w:hAnsi="Times New Roman" w:cs="Times New Roman"/>
        </w:rPr>
        <w:t xml:space="preserve"> amiraglio, li ha fatto | la patente. Ha agiustato seco </w:t>
      </w:r>
      <w:r w:rsidR="00B91F61" w:rsidRPr="002A6193">
        <w:rPr>
          <w:rFonts w:ascii="Times New Roman" w:hAnsi="Times New Roman" w:cs="Times New Roman"/>
        </w:rPr>
        <w:t>scrittura</w:t>
      </w:r>
      <w:r w:rsidR="00F34F52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| si aggiongerà a</w:t>
      </w:r>
      <w:r w:rsidR="00B91F61" w:rsidRPr="002A6193">
        <w:rPr>
          <w:rFonts w:ascii="Times New Roman" w:hAnsi="Times New Roman" w:cs="Times New Roman"/>
        </w:rPr>
        <w:t xml:space="preserve"> quello</w:t>
      </w:r>
      <w:r w:rsidRPr="002A6193">
        <w:rPr>
          <w:rFonts w:ascii="Times New Roman" w:hAnsi="Times New Roman" w:cs="Times New Roman"/>
        </w:rPr>
        <w:t xml:space="preserve"> </w:t>
      </w:r>
      <w:r w:rsidR="00B91F61" w:rsidRPr="002A6193">
        <w:rPr>
          <w:rFonts w:ascii="Times New Roman" w:hAnsi="Times New Roman" w:cs="Times New Roman"/>
        </w:rPr>
        <w:t>commanda</w:t>
      </w:r>
      <w:r w:rsidRPr="002A6193">
        <w:rPr>
          <w:rFonts w:ascii="Times New Roman" w:hAnsi="Times New Roman" w:cs="Times New Roman"/>
        </w:rPr>
        <w:t xml:space="preserve"> sua Serenità.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13084575" w14:textId="77777777" w:rsidR="00D70BD9" w:rsidRPr="002A6193" w:rsidRDefault="00D70BD9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3F5D597E" w14:textId="77777777" w:rsidR="00D70BD9" w:rsidRPr="002A6193" w:rsidRDefault="00D70BD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L. R.</w:t>
      </w:r>
      <w:r w:rsidRPr="002A6193">
        <w:rPr>
          <w:rStyle w:val="FootnoteReference"/>
          <w:rFonts w:ascii="Times New Roman" w:hAnsi="Times New Roman" w:cs="Times New Roman"/>
        </w:rPr>
        <w:footnoteReference w:id="131"/>
      </w:r>
      <w:r w:rsidRPr="002A6193">
        <w:rPr>
          <w:rFonts w:ascii="Times New Roman" w:hAnsi="Times New Roman" w:cs="Times New Roman"/>
        </w:rPr>
        <w:t xml:space="preserve"> |</w:t>
      </w:r>
    </w:p>
    <w:p w14:paraId="7B3F1541" w14:textId="77777777" w:rsidR="00D70BD9" w:rsidRPr="002A6193" w:rsidRDefault="00D70BD9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3E1F60B0" w14:textId="77777777" w:rsidR="00CC72FE" w:rsidRPr="002A6193" w:rsidRDefault="00B91F61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</w:rPr>
        <w:t xml:space="preserve">/ 41vD / </w:t>
      </w:r>
    </w:p>
    <w:p w14:paraId="54CD265D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Parla italiano ma non li altri capitani. |</w:t>
      </w:r>
    </w:p>
    <w:p w14:paraId="5D45A33D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5.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Alagambe a Brusseles per levar | Valloni e Tedeschi per Napoli. | </w:t>
      </w:r>
    </w:p>
    <w:p w14:paraId="539432C0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Se andasse avanti la provisione potriano | incontrarsi con li vasselli. | </w:t>
      </w:r>
    </w:p>
    <w:p w14:paraId="776BD68C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Espedisce per via di mercanti </w:t>
      </w:r>
      <w:r w:rsidR="00484104" w:rsidRPr="002A6193">
        <w:rPr>
          <w:rFonts w:ascii="Times New Roman" w:hAnsi="Times New Roman" w:cs="Times New Roman"/>
        </w:rPr>
        <w:t>aspetta</w:t>
      </w:r>
      <w:r w:rsidRPr="002A6193">
        <w:rPr>
          <w:rFonts w:ascii="Times New Roman" w:hAnsi="Times New Roman" w:cs="Times New Roman"/>
        </w:rPr>
        <w:t xml:space="preserve"> | per la medesima </w:t>
      </w:r>
      <w:r w:rsidR="00484104" w:rsidRPr="002A6193">
        <w:rPr>
          <w:rFonts w:ascii="Times New Roman" w:hAnsi="Times New Roman" w:cs="Times New Roman"/>
        </w:rPr>
        <w:t>via</w:t>
      </w:r>
      <w:r w:rsidRPr="002A6193">
        <w:rPr>
          <w:rFonts w:ascii="Times New Roman" w:hAnsi="Times New Roman" w:cs="Times New Roman"/>
        </w:rPr>
        <w:t xml:space="preserve"> la risposta. | </w:t>
      </w:r>
    </w:p>
    <w:p w14:paraId="7F12C127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6. La settimana ventura sarà chiamato | a dar mostra 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soldati: s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ha | mutato 2 governi per sospetti. | </w:t>
      </w:r>
    </w:p>
    <w:p w14:paraId="0D88DE98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Cavalier Studer deve partir per </w:t>
      </w:r>
      <w:r w:rsidR="00EF5A0E" w:rsidRPr="002A6193">
        <w:rPr>
          <w:rFonts w:ascii="Times New Roman" w:hAnsi="Times New Roman" w:cs="Times New Roman"/>
        </w:rPr>
        <w:t>Venetia</w:t>
      </w:r>
      <w:r w:rsidRPr="002A6193">
        <w:rPr>
          <w:rFonts w:ascii="Times New Roman" w:hAnsi="Times New Roman" w:cs="Times New Roman"/>
        </w:rPr>
        <w:t xml:space="preserve"> | restava in dubio per parole nella | patente: ma il Pasini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ha consolato | </w:t>
      </w:r>
      <w:r w:rsidR="00EF5A0E" w:rsidRPr="002A6193">
        <w:rPr>
          <w:rFonts w:ascii="Times New Roman" w:hAnsi="Times New Roman" w:cs="Times New Roman"/>
        </w:rPr>
        <w:t>oserverà</w:t>
      </w:r>
      <w:r w:rsidRPr="002A6193">
        <w:rPr>
          <w:rFonts w:ascii="Times New Roman" w:hAnsi="Times New Roman" w:cs="Times New Roman"/>
        </w:rPr>
        <w:t xml:space="preserve">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ordine per altri capitani. | </w:t>
      </w:r>
    </w:p>
    <w:p w14:paraId="56D03693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Aspetta risposta dal </w:t>
      </w:r>
      <w:r w:rsidR="00210725" w:rsidRPr="002A6193">
        <w:rPr>
          <w:rFonts w:ascii="Times New Roman" w:hAnsi="Times New Roman" w:cs="Times New Roman"/>
        </w:rPr>
        <w:t>principe</w:t>
      </w:r>
      <w:r w:rsidRPr="002A6193">
        <w:rPr>
          <w:rFonts w:ascii="Times New Roman" w:hAnsi="Times New Roman" w:cs="Times New Roman"/>
        </w:rPr>
        <w:t xml:space="preserve">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Analt. | </w:t>
      </w:r>
    </w:p>
    <w:p w14:paraId="0CCA7894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Quei signori raccordano non si | impaciar con Tedeschi che pretendono assai. | </w:t>
      </w:r>
    </w:p>
    <w:p w14:paraId="4E806AB4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7. Raccorda il conte Ernesto di Nasau | pretenderebbe gran titolo. | </w:t>
      </w:r>
    </w:p>
    <w:p w14:paraId="2F8A6A49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Sua Eccellenza li ha scritto che </w:t>
      </w:r>
      <w:r w:rsidR="002B2D0E" w:rsidRPr="002A6193">
        <w:rPr>
          <w:rFonts w:ascii="Times New Roman" w:hAnsi="Times New Roman" w:cs="Times New Roman"/>
        </w:rPr>
        <w:t>s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accom-|modi: discorse che potrebbe | far genti. </w:t>
      </w:r>
      <w:r w:rsidR="002B2D0E" w:rsidRPr="002A6193">
        <w:rPr>
          <w:rFonts w:ascii="Times New Roman" w:hAnsi="Times New Roman" w:cs="Times New Roman"/>
        </w:rPr>
        <w:t>Et</w:t>
      </w:r>
      <w:r w:rsidR="008C0BC3" w:rsidRPr="002A6193">
        <w:rPr>
          <w:rStyle w:val="FootnoteReference"/>
          <w:rFonts w:ascii="Times New Roman" w:hAnsi="Times New Roman" w:cs="Times New Roman"/>
        </w:rPr>
        <w:footnoteReference w:id="132"/>
      </w:r>
      <w:r w:rsidRPr="002A6193">
        <w:rPr>
          <w:rFonts w:ascii="Times New Roman" w:hAnsi="Times New Roman" w:cs="Times New Roman"/>
        </w:rPr>
        <w:t xml:space="preserve"> carichi ha havuto. | </w:t>
      </w:r>
    </w:p>
    <w:p w14:paraId="6C1C45C3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8. Di biscotti. | </w:t>
      </w:r>
    </w:p>
    <w:p w14:paraId="13AD427A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Monsignor di Marigliach per il </w:t>
      </w:r>
      <w:r w:rsidR="00B51C87" w:rsidRPr="002A6193">
        <w:rPr>
          <w:rFonts w:ascii="Times New Roman" w:hAnsi="Times New Roman" w:cs="Times New Roman"/>
        </w:rPr>
        <w:t>Christiano</w:t>
      </w:r>
      <w:r w:rsidRPr="002A6193">
        <w:rPr>
          <w:rFonts w:ascii="Times New Roman" w:hAnsi="Times New Roman" w:cs="Times New Roman"/>
        </w:rPr>
        <w:t xml:space="preserve"> | per officio di complimento per la | successione al </w:t>
      </w:r>
      <w:r w:rsidR="00B51C87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rincipato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Oranges</w:t>
      </w:r>
      <w:r w:rsidR="00B51C87" w:rsidRPr="002A6193">
        <w:rPr>
          <w:rStyle w:val="FootnoteReference"/>
          <w:rFonts w:ascii="Times New Roman" w:hAnsi="Times New Roman" w:cs="Times New Roman"/>
        </w:rPr>
        <w:footnoteReference w:id="133"/>
      </w:r>
      <w:r w:rsidRPr="002A6193">
        <w:rPr>
          <w:rFonts w:ascii="Times New Roman" w:hAnsi="Times New Roman" w:cs="Times New Roman"/>
        </w:rPr>
        <w:t xml:space="preserve">. | Ha mosso negotio di comprar il | detto Principato: non è stato | ben inteso. | </w:t>
      </w:r>
    </w:p>
    <w:p w14:paraId="78DC06E0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La messa del nontio di </w:t>
      </w:r>
      <w:r w:rsidR="0065189A" w:rsidRPr="002A6193">
        <w:rPr>
          <w:rFonts w:ascii="Times New Roman" w:hAnsi="Times New Roman" w:cs="Times New Roman"/>
        </w:rPr>
        <w:t>Pontefice</w:t>
      </w:r>
      <w:r w:rsidR="0065189A" w:rsidRPr="002A6193">
        <w:rPr>
          <w:rStyle w:val="FootnoteReference"/>
          <w:rFonts w:ascii="Times New Roman" w:hAnsi="Times New Roman" w:cs="Times New Roman"/>
        </w:rPr>
        <w:footnoteReference w:id="134"/>
      </w:r>
      <w:r w:rsidRPr="002A6193">
        <w:rPr>
          <w:rFonts w:ascii="Times New Roman" w:hAnsi="Times New Roman" w:cs="Times New Roman"/>
        </w:rPr>
        <w:t xml:space="preserve"> | sopra il detto Principato come | annesso ad </w:t>
      </w:r>
      <w:r w:rsidR="0065189A" w:rsidRPr="002A6193">
        <w:rPr>
          <w:rFonts w:ascii="Times New Roman" w:hAnsi="Times New Roman" w:cs="Times New Roman"/>
        </w:rPr>
        <w:t>Avignone</w:t>
      </w:r>
      <w:r w:rsidRPr="002A6193">
        <w:rPr>
          <w:rFonts w:ascii="Times New Roman" w:hAnsi="Times New Roman" w:cs="Times New Roman"/>
        </w:rPr>
        <w:t xml:space="preserve">. | </w:t>
      </w:r>
    </w:p>
    <w:p w14:paraId="2C00C74C" w14:textId="77777777" w:rsidR="00CC72FE" w:rsidRPr="002A6193" w:rsidRDefault="004F2CF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Sarà bene sua Serenità faccia ufficio | di complimento </w:t>
      </w:r>
      <w:r w:rsidR="00E54E37" w:rsidRPr="002A6193">
        <w:rPr>
          <w:rFonts w:ascii="Times New Roman" w:hAnsi="Times New Roman" w:cs="Times New Roman"/>
        </w:rPr>
        <w:t>col</w:t>
      </w:r>
      <w:r w:rsidRPr="002A6193">
        <w:rPr>
          <w:rFonts w:ascii="Times New Roman" w:hAnsi="Times New Roman" w:cs="Times New Roman"/>
        </w:rPr>
        <w:t xml:space="preserve"> principe Mauritio. | </w:t>
      </w:r>
    </w:p>
    <w:p w14:paraId="34EA7545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21A1968F" w14:textId="77777777" w:rsidR="003F29F7" w:rsidRPr="002A6193" w:rsidRDefault="003F29F7">
      <w:pPr>
        <w:pStyle w:val="Testopreformattato"/>
        <w:jc w:val="center"/>
        <w:rPr>
          <w:rFonts w:ascii="Times New Roman" w:hAnsi="Times New Roman" w:cs="Times New Roman"/>
        </w:rPr>
      </w:pPr>
    </w:p>
    <w:p w14:paraId="4F19B228" w14:textId="77777777" w:rsidR="00CC72FE" w:rsidRPr="002A6193" w:rsidRDefault="006660C6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 xml:space="preserve">n. </w:t>
      </w:r>
      <w:r w:rsidR="00FD4931" w:rsidRPr="002A6193">
        <w:rPr>
          <w:rFonts w:ascii="Times New Roman" w:hAnsi="Times New Roman" w:cs="Times New Roman"/>
        </w:rPr>
        <w:t>9</w:t>
      </w:r>
    </w:p>
    <w:p w14:paraId="27D489F1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Allegato I al n. 8 </w:t>
      </w:r>
      <w:r w:rsidR="006660C6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>cc. 29</w:t>
      </w:r>
      <w:r w:rsidR="004C10EF" w:rsidRPr="002A6193">
        <w:rPr>
          <w:rFonts w:ascii="Times New Roman" w:hAnsi="Times New Roman" w:cs="Times New Roman"/>
        </w:rPr>
        <w:t>r-v</w:t>
      </w:r>
      <w:r w:rsidRPr="002A6193">
        <w:rPr>
          <w:rFonts w:ascii="Times New Roman" w:hAnsi="Times New Roman" w:cs="Times New Roman"/>
        </w:rPr>
        <w:t>, 40</w:t>
      </w:r>
      <w:r w:rsidR="004C10EF" w:rsidRPr="002A6193">
        <w:rPr>
          <w:rFonts w:ascii="Times New Roman" w:hAnsi="Times New Roman" w:cs="Times New Roman"/>
        </w:rPr>
        <w:t>r-v</w:t>
      </w:r>
      <w:r w:rsidR="006660C6" w:rsidRPr="002A6193">
        <w:rPr>
          <w:rFonts w:ascii="Times New Roman" w:hAnsi="Times New Roman" w:cs="Times New Roman"/>
        </w:rPr>
        <w:t>)</w:t>
      </w:r>
    </w:p>
    <w:p w14:paraId="1FBC9B20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2197D36C" w14:textId="77777777" w:rsidR="00CC72FE" w:rsidRPr="002A6193" w:rsidRDefault="00FB4F8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29r / </w:t>
      </w:r>
    </w:p>
    <w:p w14:paraId="5896A3EF" w14:textId="77777777" w:rsidR="00FB4F80" w:rsidRPr="002A6193" w:rsidRDefault="00FB4F80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Li Stati </w:t>
      </w:r>
      <w:r w:rsidR="0015543E" w:rsidRPr="002A6193">
        <w:rPr>
          <w:rFonts w:ascii="Times New Roman" w:hAnsi="Times New Roman" w:cs="Times New Roman"/>
        </w:rPr>
        <w:t>G</w:t>
      </w:r>
      <w:r w:rsidRPr="002A6193">
        <w:rPr>
          <w:rFonts w:ascii="Times New Roman" w:hAnsi="Times New Roman" w:cs="Times New Roman"/>
        </w:rPr>
        <w:t xml:space="preserve">enerali delle Provincie </w:t>
      </w:r>
      <w:r w:rsidR="0015543E" w:rsidRPr="002A6193">
        <w:rPr>
          <w:rFonts w:ascii="Times New Roman" w:hAnsi="Times New Roman" w:cs="Times New Roman"/>
        </w:rPr>
        <w:t>U</w:t>
      </w:r>
      <w:r w:rsidRPr="002A6193">
        <w:rPr>
          <w:rFonts w:ascii="Times New Roman" w:hAnsi="Times New Roman" w:cs="Times New Roman"/>
        </w:rPr>
        <w:t xml:space="preserve">nite | </w:t>
      </w:r>
    </w:p>
    <w:p w14:paraId="261BEF87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18C0D082" w14:textId="77777777" w:rsidR="00CC72FE" w:rsidRPr="002A6193" w:rsidRDefault="00FB4F8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Nobili etc. delle vostre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17 del presente intendemo </w:t>
      </w:r>
      <w:r w:rsidR="00AC1788" w:rsidRPr="002A6193">
        <w:rPr>
          <w:rFonts w:ascii="Times New Roman" w:hAnsi="Times New Roman" w:cs="Times New Roman"/>
        </w:rPr>
        <w:t>l</w:t>
      </w:r>
      <w:r w:rsidRPr="002A6193">
        <w:rPr>
          <w:rFonts w:ascii="Times New Roman" w:hAnsi="Times New Roman" w:cs="Times New Roman"/>
        </w:rPr>
        <w:t>e difficultà che a | loro sono occorse nell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effettuare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affittamento delle sette restanti | navi per la serenissima </w:t>
      </w:r>
      <w:r w:rsidR="0015543E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>epublica di Venetia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istesso ci ha rimost</w:t>
      </w:r>
      <w:r w:rsidR="00EC74F5" w:rsidRPr="002A6193">
        <w:rPr>
          <w:rFonts w:ascii="Times New Roman" w:hAnsi="Times New Roman" w:cs="Times New Roman"/>
        </w:rPr>
        <w:t>rato</w:t>
      </w:r>
      <w:r w:rsidRPr="002A6193">
        <w:rPr>
          <w:rFonts w:ascii="Times New Roman" w:hAnsi="Times New Roman" w:cs="Times New Roman"/>
        </w:rPr>
        <w:t xml:space="preserve"> questa | matina nella nostra </w:t>
      </w:r>
      <w:r w:rsidR="00A405A3" w:rsidRPr="002A6193">
        <w:rPr>
          <w:rFonts w:ascii="Times New Roman" w:hAnsi="Times New Roman" w:cs="Times New Roman"/>
        </w:rPr>
        <w:t>C</w:t>
      </w:r>
      <w:r w:rsidRPr="002A6193">
        <w:rPr>
          <w:rFonts w:ascii="Times New Roman" w:hAnsi="Times New Roman" w:cs="Times New Roman"/>
        </w:rPr>
        <w:t>ongregatione il signor Soriano residente di quella | Republica co</w:t>
      </w:r>
      <w:r w:rsidR="0015543E" w:rsidRPr="002A6193">
        <w:rPr>
          <w:rFonts w:ascii="Times New Roman" w:hAnsi="Times New Roman" w:cs="Times New Roman"/>
        </w:rPr>
        <w:t>m</w:t>
      </w:r>
      <w:r w:rsidRPr="002A6193">
        <w:rPr>
          <w:rFonts w:ascii="Times New Roman" w:hAnsi="Times New Roman" w:cs="Times New Roman"/>
        </w:rPr>
        <w:t xml:space="preserve">municandoci la lettera vostra, et così come sua </w:t>
      </w:r>
      <w:r w:rsidR="0015543E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>ignoria in questo | ci ha dato parimente ad intendere essere risoluto di transferirsi in | Amstradamo a fine di poter con la sua presenza agiuta</w:t>
      </w:r>
      <w:r w:rsidR="0015543E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 xml:space="preserve">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accom-|odamento al meglio possibile di dette difficultà, non</w:t>
      </w:r>
      <w:r w:rsidR="007259C4" w:rsidRPr="002A6193">
        <w:rPr>
          <w:rStyle w:val="FootnoteReference"/>
          <w:rFonts w:ascii="Times New Roman" w:hAnsi="Times New Roman" w:cs="Times New Roman"/>
        </w:rPr>
        <w:footnoteReference w:id="135"/>
      </w:r>
      <w:r w:rsidR="00D65EE9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habbiamo</w:t>
      </w:r>
      <w:r w:rsidR="007259C4" w:rsidRPr="002A6193">
        <w:rPr>
          <w:rStyle w:val="FootnoteReference"/>
          <w:rFonts w:ascii="Times New Roman" w:hAnsi="Times New Roman" w:cs="Times New Roman"/>
        </w:rPr>
        <w:footnoteReference w:id="136"/>
      </w:r>
      <w:r w:rsidR="00D65EE9" w:rsidRPr="002A6193">
        <w:rPr>
          <w:rFonts w:ascii="Times New Roman" w:hAnsi="Times New Roman" w:cs="Times New Roman"/>
        </w:rPr>
        <w:t xml:space="preserve"> | vol</w:t>
      </w:r>
      <w:r w:rsidR="00DE624E" w:rsidRPr="002A6193">
        <w:rPr>
          <w:rFonts w:ascii="Times New Roman" w:hAnsi="Times New Roman" w:cs="Times New Roman"/>
        </w:rPr>
        <w:t>s</w:t>
      </w:r>
      <w:r w:rsidR="00D65EE9" w:rsidRPr="002A6193">
        <w:rPr>
          <w:rFonts w:ascii="Times New Roman" w:hAnsi="Times New Roman" w:cs="Times New Roman"/>
        </w:rPr>
        <w:t>uto</w:t>
      </w:r>
      <w:r w:rsidR="007259C4" w:rsidRPr="002A6193">
        <w:rPr>
          <w:rStyle w:val="FootnoteReference"/>
          <w:rFonts w:ascii="Times New Roman" w:hAnsi="Times New Roman" w:cs="Times New Roman"/>
        </w:rPr>
        <w:footnoteReference w:id="137"/>
      </w:r>
      <w:r w:rsidR="00243FF3" w:rsidRPr="002A6193">
        <w:rPr>
          <w:rFonts w:ascii="Times New Roman" w:hAnsi="Times New Roman" w:cs="Times New Roman"/>
        </w:rPr>
        <w:t xml:space="preserve"> tralasciar di exortarvi di nuovo, et commandarvi di pigliare | a cuore, et aiutare ad avanzare il restante affittamento delle dette | navi con ogni avantaggio così come se fusse, per il proprio, et necessario | servitio del </w:t>
      </w:r>
      <w:r w:rsidR="00DE624E" w:rsidRPr="002A6193">
        <w:rPr>
          <w:rFonts w:ascii="Times New Roman" w:hAnsi="Times New Roman" w:cs="Times New Roman"/>
        </w:rPr>
        <w:t>P</w:t>
      </w:r>
      <w:r w:rsidR="00243FF3" w:rsidRPr="002A6193">
        <w:rPr>
          <w:rFonts w:ascii="Times New Roman" w:hAnsi="Times New Roman" w:cs="Times New Roman"/>
        </w:rPr>
        <w:t>aese, et a questo fine far tutto quello ch</w:t>
      </w:r>
      <w:r w:rsidR="00211A7E" w:rsidRPr="002A6193">
        <w:rPr>
          <w:rFonts w:ascii="Times New Roman" w:hAnsi="Times New Roman" w:cs="Times New Roman"/>
        </w:rPr>
        <w:t>’</w:t>
      </w:r>
      <w:r w:rsidR="00243FF3" w:rsidRPr="002A6193">
        <w:rPr>
          <w:rFonts w:ascii="Times New Roman" w:hAnsi="Times New Roman" w:cs="Times New Roman"/>
        </w:rPr>
        <w:t>è possibile per | impedire le conventicule che sopra di ciò potrebbero fare li patroni | compartecipi di nave, o da altri essere interpreso</w:t>
      </w:r>
      <w:r w:rsidR="007259C4" w:rsidRPr="002A6193">
        <w:rPr>
          <w:rFonts w:ascii="Times New Roman" w:hAnsi="Times New Roman" w:cs="Times New Roman"/>
        </w:rPr>
        <w:t xml:space="preserve"> </w:t>
      </w:r>
      <w:r w:rsidR="00243FF3" w:rsidRPr="002A6193">
        <w:rPr>
          <w:rFonts w:ascii="Times New Roman" w:hAnsi="Times New Roman" w:cs="Times New Roman"/>
        </w:rPr>
        <w:t xml:space="preserve">come fidamo in | voi, et sopra di ciò si riposiamo. | </w:t>
      </w:r>
    </w:p>
    <w:p w14:paraId="380BC320" w14:textId="106068AF" w:rsidR="00CC72FE" w:rsidRPr="002A6193" w:rsidRDefault="00243FF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Et sì come de poi haver mandato le nostre lettere delli 16 di questo alli | colleggi</w:t>
      </w:r>
      <w:r w:rsidR="00DE624E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 xml:space="preserve">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Ammiralità ci è venuto nuovo aviso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il viceré</w:t>
      </w:r>
      <w:r w:rsidR="007259C4" w:rsidRPr="002A6193">
        <w:rPr>
          <w:rStyle w:val="FootnoteReference"/>
          <w:rFonts w:ascii="Times New Roman" w:hAnsi="Times New Roman" w:cs="Times New Roman"/>
        </w:rPr>
        <w:footnoteReference w:id="138"/>
      </w:r>
      <w:r w:rsidRPr="002A6193">
        <w:rPr>
          <w:rFonts w:ascii="Times New Roman" w:hAnsi="Times New Roman" w:cs="Times New Roman"/>
        </w:rPr>
        <w:t xml:space="preserve"> | di Napoli habbia mandato ordine, et provisione per assoldare alcu-|ni vascelli qui, et in Fiandra sotto pretesto di volersene servire | contro il Turco, ma con intentione de impiegarli contro la detta </w:t>
      </w:r>
      <w:r w:rsidR="00DE624E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 xml:space="preserve">epublica | di Venetia; così volontieri vedressimo che con ogni mezo possibile | ciò fusse impedito. | Voressimo adunque, et desideraressimo che le Signorie | vostre dicessero il parer loro, li mezi et modi più commodi, che potri-|ano servire per impedir simil noleggio di nave in questi paesi et per | impedire effettivamente che non sia venduto né armato alcun | vascello direttamente o indirettamente in pregiuditio della sudetta </w:t>
      </w:r>
      <w:r w:rsidR="00DE624E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>epublica | di Venetia et specialmente se questo non potesse essere impedito con suf-|ficiente, et bastante cautione, a fin che inteso il vostro aviso possi | da noi essere sopra di ciò risoluto quanto si troverà conveniente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3649696F" w14:textId="77777777" w:rsidR="00CC72FE" w:rsidRPr="002A6193" w:rsidRDefault="00FB4F8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29v / </w:t>
      </w:r>
    </w:p>
    <w:p w14:paraId="395E93C0" w14:textId="77777777" w:rsidR="00F95111" w:rsidRPr="002A6193" w:rsidRDefault="00F95111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et con questo vi raccomandiamo alla protectione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onnipotente | Dio </w:t>
      </w:r>
      <w:r w:rsidR="00AC1788" w:rsidRPr="002A6193">
        <w:rPr>
          <w:rFonts w:ascii="Times New Roman" w:hAnsi="Times New Roman" w:cs="Times New Roman"/>
        </w:rPr>
        <w:t>d</w:t>
      </w:r>
      <w:r w:rsidRPr="002A6193">
        <w:rPr>
          <w:rFonts w:ascii="Times New Roman" w:hAnsi="Times New Roman" w:cs="Times New Roman"/>
        </w:rPr>
        <w:t>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Haya li 20 di febraro 1618. | </w:t>
      </w:r>
    </w:p>
    <w:p w14:paraId="7C571113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33370E6C" w14:textId="77777777" w:rsidR="00CC72FE" w:rsidRPr="002A6193" w:rsidRDefault="00FB4F8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40r / </w:t>
      </w:r>
    </w:p>
    <w:p w14:paraId="62311D46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  <w:i/>
        </w:rPr>
        <w:t>Bianca</w:t>
      </w:r>
      <w:r w:rsidR="00F95111" w:rsidRPr="002A6193">
        <w:rPr>
          <w:rFonts w:ascii="Times New Roman" w:hAnsi="Times New Roman" w:cs="Times New Roman"/>
        </w:rPr>
        <w:t xml:space="preserve"> </w:t>
      </w:r>
    </w:p>
    <w:p w14:paraId="113CF0AE" w14:textId="77777777" w:rsidR="00AC1788" w:rsidRPr="002A6193" w:rsidRDefault="00AC1788">
      <w:pPr>
        <w:pStyle w:val="Testopreformattato"/>
        <w:jc w:val="both"/>
        <w:rPr>
          <w:rFonts w:ascii="Times New Roman" w:hAnsi="Times New Roman" w:cs="Times New Roman"/>
        </w:rPr>
      </w:pPr>
    </w:p>
    <w:p w14:paraId="69EA0C6A" w14:textId="77777777" w:rsidR="00CC72FE" w:rsidRPr="002A6193" w:rsidRDefault="00FB4F8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40v</w:t>
      </w:r>
      <w:r w:rsidR="00AC1788" w:rsidRPr="002A6193">
        <w:rPr>
          <w:rFonts w:ascii="Times New Roman" w:hAnsi="Times New Roman" w:cs="Times New Roman"/>
        </w:rPr>
        <w:t>B</w:t>
      </w:r>
      <w:r w:rsidRPr="002A6193">
        <w:rPr>
          <w:rFonts w:ascii="Times New Roman" w:hAnsi="Times New Roman" w:cs="Times New Roman"/>
        </w:rPr>
        <w:t xml:space="preserve"> / </w:t>
      </w:r>
    </w:p>
    <w:p w14:paraId="52EB2A1B" w14:textId="77777777" w:rsidR="00CC72FE" w:rsidRPr="002A6193" w:rsidRDefault="000E412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Lettera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signori Stati alli signori delle Amiralità | perché non si affitino</w:t>
      </w:r>
      <w:r w:rsidR="00924BCD" w:rsidRPr="002A6193">
        <w:rPr>
          <w:rStyle w:val="FootnoteReference"/>
          <w:rFonts w:ascii="Times New Roman" w:hAnsi="Times New Roman" w:cs="Times New Roman"/>
        </w:rPr>
        <w:footnoteReference w:id="139"/>
      </w:r>
      <w:r w:rsidRPr="002A6193">
        <w:rPr>
          <w:rFonts w:ascii="Times New Roman" w:hAnsi="Times New Roman" w:cs="Times New Roman"/>
        </w:rPr>
        <w:t>, o comprino | navi i</w:t>
      </w:r>
      <w:r w:rsidR="00AC1788" w:rsidRPr="002A6193">
        <w:rPr>
          <w:rStyle w:val="FootnoteReference"/>
          <w:rFonts w:ascii="Times New Roman" w:hAnsi="Times New Roman" w:cs="Times New Roman"/>
        </w:rPr>
        <w:footnoteReference w:id="140"/>
      </w:r>
      <w:r w:rsidR="00B0454B" w:rsidRPr="002A6193">
        <w:rPr>
          <w:rFonts w:ascii="Times New Roman" w:hAnsi="Times New Roman" w:cs="Times New Roman"/>
        </w:rPr>
        <w:t xml:space="preserve"> pregiuditio della Republica</w:t>
      </w:r>
      <w:r w:rsidRPr="002A6193">
        <w:rPr>
          <w:rFonts w:ascii="Times New Roman" w:hAnsi="Times New Roman" w:cs="Times New Roman"/>
        </w:rPr>
        <w:t xml:space="preserve"> | </w:t>
      </w:r>
    </w:p>
    <w:p w14:paraId="22BB215B" w14:textId="77777777" w:rsidR="00CC72FE" w:rsidRPr="002A6193" w:rsidRDefault="0025144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</w:t>
      </w:r>
      <w:r w:rsidR="00B0454B" w:rsidRPr="002A6193">
        <w:rPr>
          <w:rFonts w:ascii="Times New Roman" w:hAnsi="Times New Roman" w:cs="Times New Roman"/>
        </w:rPr>
        <w:t>elle prime</w:t>
      </w:r>
      <w:r w:rsidR="000E412F" w:rsidRPr="002A6193">
        <w:rPr>
          <w:rFonts w:ascii="Times New Roman" w:hAnsi="Times New Roman" w:cs="Times New Roman"/>
        </w:rPr>
        <w:t xml:space="preserve"> | </w:t>
      </w:r>
    </w:p>
    <w:p w14:paraId="7FFB67D6" w14:textId="77777777" w:rsidR="00FD4931" w:rsidRPr="002A6193" w:rsidRDefault="00FD4931">
      <w:pPr>
        <w:pStyle w:val="Testopreformattato"/>
        <w:rPr>
          <w:rFonts w:ascii="Times New Roman" w:hAnsi="Times New Roman" w:cs="Times New Roman"/>
        </w:rPr>
      </w:pPr>
    </w:p>
    <w:p w14:paraId="6ACB7D64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1B9660E3" w14:textId="77777777" w:rsidR="00CC72FE" w:rsidRPr="002A6193" w:rsidRDefault="006660C6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n. </w:t>
      </w:r>
      <w:r w:rsidR="00FD4931" w:rsidRPr="002A6193">
        <w:rPr>
          <w:rFonts w:ascii="Times New Roman" w:hAnsi="Times New Roman" w:cs="Times New Roman"/>
        </w:rPr>
        <w:t>10</w:t>
      </w:r>
    </w:p>
    <w:p w14:paraId="730FAC2B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Allegato II al n. 8 </w:t>
      </w:r>
      <w:r w:rsidR="006660C6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>cc. 30</w:t>
      </w:r>
      <w:r w:rsidR="006740FF" w:rsidRPr="002A6193">
        <w:rPr>
          <w:rFonts w:ascii="Times New Roman" w:hAnsi="Times New Roman" w:cs="Times New Roman"/>
        </w:rPr>
        <w:t>r-v</w:t>
      </w:r>
      <w:r w:rsidRPr="002A6193">
        <w:rPr>
          <w:rFonts w:ascii="Times New Roman" w:hAnsi="Times New Roman" w:cs="Times New Roman"/>
        </w:rPr>
        <w:t>, 39</w:t>
      </w:r>
      <w:r w:rsidR="006740FF" w:rsidRPr="002A6193">
        <w:rPr>
          <w:rFonts w:ascii="Times New Roman" w:hAnsi="Times New Roman" w:cs="Times New Roman"/>
        </w:rPr>
        <w:t>r-v</w:t>
      </w:r>
      <w:r w:rsidR="006660C6" w:rsidRPr="002A6193">
        <w:rPr>
          <w:rFonts w:ascii="Times New Roman" w:hAnsi="Times New Roman" w:cs="Times New Roman"/>
        </w:rPr>
        <w:t>)</w:t>
      </w:r>
    </w:p>
    <w:p w14:paraId="3B4CE74E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10527494" w14:textId="77777777" w:rsidR="00CC72FE" w:rsidRPr="002A6193" w:rsidRDefault="006740F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30r / </w:t>
      </w:r>
    </w:p>
    <w:p w14:paraId="464F120E" w14:textId="77777777" w:rsidR="00CC72FE" w:rsidRPr="002A6193" w:rsidRDefault="004C3CC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Estratto da una lettera del Calandrini di Amsterdam de</w:t>
      </w:r>
      <w:r w:rsidR="00AC1788" w:rsidRPr="002A6193">
        <w:rPr>
          <w:rFonts w:ascii="Times New Roman" w:hAnsi="Times New Roman" w:cs="Times New Roman"/>
        </w:rPr>
        <w:t>’</w:t>
      </w:r>
      <w:r w:rsidR="009A4CEE" w:rsidRPr="002A6193">
        <w:rPr>
          <w:rFonts w:ascii="Times New Roman" w:hAnsi="Times New Roman" w:cs="Times New Roman"/>
        </w:rPr>
        <w:t xml:space="preserve"> 9 | marzo</w:t>
      </w:r>
      <w:r w:rsidRPr="002A6193">
        <w:rPr>
          <w:rFonts w:ascii="Times New Roman" w:hAnsi="Times New Roman" w:cs="Times New Roman"/>
        </w:rPr>
        <w:t xml:space="preserve"> | </w:t>
      </w:r>
    </w:p>
    <w:p w14:paraId="62747714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29092BDC" w14:textId="77777777" w:rsidR="00CC72FE" w:rsidRPr="002A6193" w:rsidRDefault="004C3CC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Ognuno è appresso ad apparecchiar le navi facendo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uno a gara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altro </w:t>
      </w:r>
      <w:r w:rsidR="002474A5" w:rsidRPr="002A6193">
        <w:rPr>
          <w:rFonts w:ascii="Times New Roman" w:hAnsi="Times New Roman" w:cs="Times New Roman"/>
        </w:rPr>
        <w:t>San Marco haverà l</w:t>
      </w:r>
      <w:r w:rsidR="00211A7E" w:rsidRPr="002A6193">
        <w:rPr>
          <w:rFonts w:ascii="Times New Roman" w:hAnsi="Times New Roman" w:cs="Times New Roman"/>
        </w:rPr>
        <w:t>’</w:t>
      </w:r>
      <w:r w:rsidR="002474A5" w:rsidRPr="002A6193">
        <w:rPr>
          <w:rFonts w:ascii="Times New Roman" w:hAnsi="Times New Roman" w:cs="Times New Roman"/>
        </w:rPr>
        <w:t>honore | di esser il primo all</w:t>
      </w:r>
      <w:r w:rsidR="00211A7E" w:rsidRPr="002A6193">
        <w:rPr>
          <w:rFonts w:ascii="Times New Roman" w:hAnsi="Times New Roman" w:cs="Times New Roman"/>
        </w:rPr>
        <w:t>’</w:t>
      </w:r>
      <w:r w:rsidR="002474A5" w:rsidRPr="002A6193">
        <w:rPr>
          <w:rFonts w:ascii="Times New Roman" w:hAnsi="Times New Roman" w:cs="Times New Roman"/>
        </w:rPr>
        <w:t>ordine, ma li altri non tarderanno | et spero che le genti anco saranno all</w:t>
      </w:r>
      <w:r w:rsidR="00211A7E" w:rsidRPr="002A6193">
        <w:rPr>
          <w:rFonts w:ascii="Times New Roman" w:hAnsi="Times New Roman" w:cs="Times New Roman"/>
        </w:rPr>
        <w:t>’</w:t>
      </w:r>
      <w:r w:rsidR="002474A5" w:rsidRPr="002A6193">
        <w:rPr>
          <w:rFonts w:ascii="Times New Roman" w:hAnsi="Times New Roman" w:cs="Times New Roman"/>
        </w:rPr>
        <w:t>ordine | da non haver ad aspettar l</w:t>
      </w:r>
      <w:r w:rsidR="00211A7E" w:rsidRPr="002A6193">
        <w:rPr>
          <w:rFonts w:ascii="Times New Roman" w:hAnsi="Times New Roman" w:cs="Times New Roman"/>
        </w:rPr>
        <w:t>’</w:t>
      </w:r>
      <w:r w:rsidR="002474A5" w:rsidRPr="002A6193">
        <w:rPr>
          <w:rFonts w:ascii="Times New Roman" w:hAnsi="Times New Roman" w:cs="Times New Roman"/>
        </w:rPr>
        <w:t>un l</w:t>
      </w:r>
      <w:r w:rsidR="00211A7E" w:rsidRPr="002A6193">
        <w:rPr>
          <w:rFonts w:ascii="Times New Roman" w:hAnsi="Times New Roman" w:cs="Times New Roman"/>
        </w:rPr>
        <w:t>’</w:t>
      </w:r>
      <w:r w:rsidR="002474A5" w:rsidRPr="002A6193">
        <w:rPr>
          <w:rFonts w:ascii="Times New Roman" w:hAnsi="Times New Roman" w:cs="Times New Roman"/>
        </w:rPr>
        <w:t xml:space="preserve">altro. </w:t>
      </w:r>
      <w:r w:rsidR="00180936" w:rsidRPr="002A6193">
        <w:rPr>
          <w:rFonts w:ascii="Times New Roman" w:hAnsi="Times New Roman" w:cs="Times New Roman"/>
        </w:rPr>
        <w:t xml:space="preserve">È </w:t>
      </w:r>
      <w:r w:rsidR="002474A5" w:rsidRPr="002A6193">
        <w:rPr>
          <w:rFonts w:ascii="Times New Roman" w:hAnsi="Times New Roman" w:cs="Times New Roman"/>
        </w:rPr>
        <w:t>molto | bene habbino ad andar unite insieme; ma di | poter affermativamente nominar il tempo | che sariano all</w:t>
      </w:r>
      <w:r w:rsidR="00211A7E" w:rsidRPr="002A6193">
        <w:rPr>
          <w:rFonts w:ascii="Times New Roman" w:hAnsi="Times New Roman" w:cs="Times New Roman"/>
        </w:rPr>
        <w:t>’</w:t>
      </w:r>
      <w:r w:rsidR="002474A5" w:rsidRPr="002A6193">
        <w:rPr>
          <w:rFonts w:ascii="Times New Roman" w:hAnsi="Times New Roman" w:cs="Times New Roman"/>
        </w:rPr>
        <w:t>ordine non si puol</w:t>
      </w:r>
      <w:r w:rsidR="00924BCD" w:rsidRPr="002A6193">
        <w:rPr>
          <w:rFonts w:ascii="Times New Roman" w:hAnsi="Times New Roman" w:cs="Times New Roman"/>
        </w:rPr>
        <w:t>e</w:t>
      </w:r>
      <w:r w:rsidR="002474A5" w:rsidRPr="002A6193">
        <w:rPr>
          <w:rFonts w:ascii="Times New Roman" w:hAnsi="Times New Roman" w:cs="Times New Roman"/>
        </w:rPr>
        <w:t>; ma mi imagino | che queste saranno ben così pronte come quelle | d</w:t>
      </w:r>
      <w:r w:rsidR="00211A7E" w:rsidRPr="002A6193">
        <w:rPr>
          <w:rFonts w:ascii="Times New Roman" w:hAnsi="Times New Roman" w:cs="Times New Roman"/>
        </w:rPr>
        <w:t>’</w:t>
      </w:r>
      <w:r w:rsidR="002474A5" w:rsidRPr="002A6193">
        <w:rPr>
          <w:rFonts w:ascii="Times New Roman" w:hAnsi="Times New Roman" w:cs="Times New Roman"/>
        </w:rPr>
        <w:t xml:space="preserve">Inghilterra. | </w:t>
      </w:r>
    </w:p>
    <w:p w14:paraId="5FE4587C" w14:textId="77777777" w:rsidR="00CC72FE" w:rsidRPr="002A6193" w:rsidRDefault="002474A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Havrò pur in fine la tassa delle navi di qua | da mandar con queste. Sono qui li signori di | Horn 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quali ho parlato questa mattina | sono provisti delle quattro navi, et promettono | esser così presto ad ordine, che questi, et quelli | della Mosa faranno in emulatione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uno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|altro per acquistarne honore </w:t>
      </w:r>
      <w:r w:rsidR="00180936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 xml:space="preserve">ichesi di | haver la tassa delle quattro navi non la possono | ancor dare havendo assai difficoltà con li patroni | di nave, che la vogliono più alta di quello | </w:t>
      </w:r>
    </w:p>
    <w:p w14:paraId="5623646A" w14:textId="77777777" w:rsidR="00CC72FE" w:rsidRPr="002A6193" w:rsidRDefault="006740F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30v / </w:t>
      </w:r>
    </w:p>
    <w:p w14:paraId="26D00868" w14:textId="77777777" w:rsidR="00CC72FE" w:rsidRPr="002A6193" w:rsidRDefault="00193F8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converria massine</w:t>
      </w:r>
      <w:r w:rsidR="005E1D39" w:rsidRPr="002A6193">
        <w:rPr>
          <w:rStyle w:val="FootnoteReference"/>
          <w:rFonts w:ascii="Times New Roman" w:hAnsi="Times New Roman" w:cs="Times New Roman"/>
        </w:rPr>
        <w:footnoteReference w:id="141"/>
      </w:r>
      <w:r w:rsidRPr="002A6193">
        <w:rPr>
          <w:rFonts w:ascii="Times New Roman" w:hAnsi="Times New Roman" w:cs="Times New Roman"/>
        </w:rPr>
        <w:t xml:space="preserve">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una di 1400 fiorini fa assai giuoco | vedranno superarla, et fra tre o quattro giorni al | più mandarla. | </w:t>
      </w:r>
    </w:p>
    <w:p w14:paraId="15DF45B7" w14:textId="77777777" w:rsidR="00CC72FE" w:rsidRPr="002A6193" w:rsidRDefault="00193F8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Post scritta. | </w:t>
      </w:r>
    </w:p>
    <w:p w14:paraId="31823F58" w14:textId="77777777" w:rsidR="00CC72FE" w:rsidRPr="002A6193" w:rsidRDefault="00193F82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Mando alligata la tassa delle navi noleggiate da questa | Amiralità quella di Pietro Eversen resta tassata | come era prima; ma alli signori pare, che per contentarlo | et non dar occasione di lamentarsi si potria augumentar</w:t>
      </w:r>
      <w:r w:rsidR="00CD2AB9" w:rsidRPr="002A6193">
        <w:rPr>
          <w:rFonts w:ascii="Times New Roman" w:hAnsi="Times New Roman" w:cs="Times New Roman"/>
        </w:rPr>
        <w:t>la</w:t>
      </w:r>
      <w:r w:rsidRPr="002A6193">
        <w:rPr>
          <w:rFonts w:ascii="Times New Roman" w:hAnsi="Times New Roman" w:cs="Times New Roman"/>
        </w:rPr>
        <w:t xml:space="preserve"> | a 2000 fiorini più essendo effettivamente stata | tassata bassa; ma non hanno voluto risolvere senza | prima vostra Signoria ne sia avvertita. Questo</w:t>
      </w:r>
      <w:r w:rsidR="00180936" w:rsidRPr="002A6193">
        <w:rPr>
          <w:rStyle w:val="FootnoteReference"/>
          <w:rFonts w:ascii="Times New Roman" w:hAnsi="Times New Roman" w:cs="Times New Roman"/>
        </w:rPr>
        <w:footnoteReference w:id="142"/>
      </w:r>
      <w:r w:rsidRPr="002A6193">
        <w:rPr>
          <w:rFonts w:ascii="Times New Roman" w:hAnsi="Times New Roman" w:cs="Times New Roman"/>
        </w:rPr>
        <w:t xml:space="preserve"> è quanto mi | è stato imposto da questi signori di scriver etc.</w:t>
      </w:r>
      <w:r w:rsidR="00180936" w:rsidRPr="002A6193">
        <w:rPr>
          <w:rFonts w:ascii="Times New Roman" w:hAnsi="Times New Roman" w:cs="Times New Roman"/>
        </w:rPr>
        <w:t xml:space="preserve"> |</w:t>
      </w:r>
    </w:p>
    <w:p w14:paraId="6CC4DFD8" w14:textId="77777777" w:rsidR="00180936" w:rsidRPr="002A6193" w:rsidRDefault="00180936">
      <w:pPr>
        <w:pStyle w:val="Testopreformattato"/>
        <w:jc w:val="both"/>
        <w:rPr>
          <w:rFonts w:ascii="Times New Roman" w:hAnsi="Times New Roman" w:cs="Times New Roman"/>
        </w:rPr>
      </w:pPr>
    </w:p>
    <w:p w14:paraId="57CC493E" w14:textId="77777777" w:rsidR="00CC72FE" w:rsidRPr="002A6193" w:rsidRDefault="006740F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39r / </w:t>
      </w:r>
    </w:p>
    <w:p w14:paraId="5322BF64" w14:textId="77777777" w:rsidR="00AF24C6" w:rsidRPr="002A6193" w:rsidRDefault="00CC72FE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Bianca</w:t>
      </w:r>
    </w:p>
    <w:p w14:paraId="7715406F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0555CBC1" w14:textId="77777777" w:rsidR="00CC72FE" w:rsidRPr="002A6193" w:rsidRDefault="006740F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39v</w:t>
      </w:r>
      <w:r w:rsidR="00180936" w:rsidRPr="002A6193">
        <w:rPr>
          <w:rFonts w:ascii="Times New Roman" w:hAnsi="Times New Roman" w:cs="Times New Roman"/>
        </w:rPr>
        <w:t>B</w:t>
      </w:r>
      <w:r w:rsidRPr="002A6193">
        <w:rPr>
          <w:rFonts w:ascii="Times New Roman" w:hAnsi="Times New Roman" w:cs="Times New Roman"/>
        </w:rPr>
        <w:t xml:space="preserve"> / </w:t>
      </w:r>
    </w:p>
    <w:p w14:paraId="47764E1B" w14:textId="77777777" w:rsidR="00180936" w:rsidRPr="002A6193" w:rsidRDefault="0025144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2</w:t>
      </w:r>
      <w:r w:rsidR="00AF24C6" w:rsidRPr="002A6193">
        <w:rPr>
          <w:rFonts w:ascii="Times New Roman" w:hAnsi="Times New Roman" w:cs="Times New Roman"/>
        </w:rPr>
        <w:t xml:space="preserve"> | </w:t>
      </w:r>
    </w:p>
    <w:p w14:paraId="209F34FB" w14:textId="77777777" w:rsidR="00251443" w:rsidRPr="002A6193" w:rsidRDefault="00AF24C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Estratto di lettere del Calandrini | </w:t>
      </w:r>
    </w:p>
    <w:p w14:paraId="16C04C7D" w14:textId="77777777" w:rsidR="00CC72FE" w:rsidRPr="002A6193" w:rsidRDefault="00AF24C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nella 2</w:t>
      </w:r>
      <w:r w:rsidRPr="002A6193">
        <w:rPr>
          <w:rFonts w:ascii="Times New Roman" w:hAnsi="Times New Roman" w:cs="Times New Roman"/>
          <w:vertAlign w:val="superscript"/>
        </w:rPr>
        <w:t>da</w:t>
      </w:r>
      <w:r w:rsidRPr="002A6193">
        <w:rPr>
          <w:rFonts w:ascii="Times New Roman" w:hAnsi="Times New Roman" w:cs="Times New Roman"/>
        </w:rPr>
        <w:t xml:space="preserve"> n° 15</w:t>
      </w:r>
      <w:r w:rsidR="0064036B" w:rsidRPr="002A6193">
        <w:rPr>
          <w:rFonts w:ascii="Times New Roman" w:hAnsi="Times New Roman" w:cs="Times New Roman"/>
        </w:rPr>
        <w:t xml:space="preserve"> |</w:t>
      </w:r>
    </w:p>
    <w:p w14:paraId="6A431FF0" w14:textId="77777777" w:rsidR="00FD4931" w:rsidRPr="002A6193" w:rsidRDefault="00FD4931">
      <w:pPr>
        <w:pStyle w:val="Testopreformattato"/>
        <w:rPr>
          <w:rFonts w:ascii="Times New Roman" w:hAnsi="Times New Roman" w:cs="Times New Roman"/>
        </w:rPr>
      </w:pPr>
    </w:p>
    <w:p w14:paraId="23042337" w14:textId="77777777" w:rsidR="0064036B" w:rsidRPr="002A6193" w:rsidRDefault="0064036B" w:rsidP="00495E1F">
      <w:pPr>
        <w:pStyle w:val="Testopreformattato"/>
        <w:rPr>
          <w:rFonts w:ascii="Times New Roman" w:hAnsi="Times New Roman" w:cs="Times New Roman"/>
        </w:rPr>
      </w:pPr>
    </w:p>
    <w:p w14:paraId="70C7AD2D" w14:textId="77777777" w:rsidR="00CC72FE" w:rsidRPr="002A6193" w:rsidRDefault="00470C3E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n. </w:t>
      </w:r>
      <w:r w:rsidR="00FD4931" w:rsidRPr="002A6193">
        <w:rPr>
          <w:rFonts w:ascii="Times New Roman" w:hAnsi="Times New Roman" w:cs="Times New Roman"/>
        </w:rPr>
        <w:t>11</w:t>
      </w:r>
    </w:p>
    <w:p w14:paraId="374B7A07" w14:textId="37E95F0B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Allegato I</w:t>
      </w:r>
      <w:r w:rsidR="002D6E53" w:rsidRPr="002A6193">
        <w:rPr>
          <w:rFonts w:ascii="Times New Roman" w:hAnsi="Times New Roman" w:cs="Times New Roman"/>
        </w:rPr>
        <w:t>II</w:t>
      </w:r>
      <w:r w:rsidRPr="002A6193">
        <w:rPr>
          <w:rFonts w:ascii="Times New Roman" w:hAnsi="Times New Roman" w:cs="Times New Roman"/>
        </w:rPr>
        <w:t xml:space="preserve"> al n. 8 </w:t>
      </w:r>
      <w:r w:rsidR="00470C3E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>cc. 32</w:t>
      </w:r>
      <w:r w:rsidR="00EC236C" w:rsidRPr="002A6193">
        <w:rPr>
          <w:rFonts w:ascii="Times New Roman" w:hAnsi="Times New Roman" w:cs="Times New Roman"/>
        </w:rPr>
        <w:t>r-v</w:t>
      </w:r>
      <w:r w:rsidRPr="002A6193">
        <w:rPr>
          <w:rFonts w:ascii="Times New Roman" w:hAnsi="Times New Roman" w:cs="Times New Roman"/>
        </w:rPr>
        <w:t>, 37</w:t>
      </w:r>
      <w:r w:rsidR="00EC236C" w:rsidRPr="002A6193">
        <w:rPr>
          <w:rFonts w:ascii="Times New Roman" w:hAnsi="Times New Roman" w:cs="Times New Roman"/>
        </w:rPr>
        <w:t>r-v</w:t>
      </w:r>
      <w:r w:rsidR="00470C3E" w:rsidRPr="002A6193">
        <w:rPr>
          <w:rFonts w:ascii="Times New Roman" w:hAnsi="Times New Roman" w:cs="Times New Roman"/>
        </w:rPr>
        <w:t>)</w:t>
      </w:r>
    </w:p>
    <w:p w14:paraId="659540EC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29E88A88" w14:textId="77777777" w:rsidR="00CC72FE" w:rsidRPr="002A6193" w:rsidRDefault="00EC236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32r / </w:t>
      </w:r>
    </w:p>
    <w:p w14:paraId="5917535B" w14:textId="77777777" w:rsidR="00CC72FE" w:rsidRPr="002A6193" w:rsidRDefault="00EC236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In lettere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n° 15 de</w:t>
      </w:r>
      <w:r w:rsidR="0064036B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13 marzo 1618 |</w:t>
      </w:r>
    </w:p>
    <w:p w14:paraId="6EE59CA1" w14:textId="77777777" w:rsidR="00F942E6" w:rsidRPr="002A6193" w:rsidRDefault="00F942E6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79B6ACC5" w14:textId="77777777" w:rsidR="00CC72FE" w:rsidRPr="002A6193" w:rsidRDefault="00EC236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Scrittura fatta dal Pasini al cavalier Studer | </w:t>
      </w:r>
    </w:p>
    <w:p w14:paraId="700EEB23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075F9B60" w14:textId="363C2808" w:rsidR="00EC236C" w:rsidRPr="002A6193" w:rsidRDefault="00EC236C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Dico io Gi</w:t>
      </w:r>
      <w:r w:rsidR="002432FE" w:rsidRPr="002A6193">
        <w:rPr>
          <w:rFonts w:ascii="Times New Roman" w:hAnsi="Times New Roman" w:cs="Times New Roman"/>
        </w:rPr>
        <w:t>o.</w:t>
      </w:r>
      <w:r w:rsidRPr="002A6193">
        <w:rPr>
          <w:rFonts w:ascii="Times New Roman" w:hAnsi="Times New Roman" w:cs="Times New Roman"/>
        </w:rPr>
        <w:t xml:space="preserve"> Battista Pasini, che qu</w:t>
      </w:r>
      <w:r w:rsidR="00391A5E" w:rsidRPr="002A6193">
        <w:rPr>
          <w:rFonts w:ascii="Times New Roman" w:hAnsi="Times New Roman" w:cs="Times New Roman"/>
        </w:rPr>
        <w:t>elle parole quando | il suo servitio resterà grato a sua Serenità nella patente | del signor Suriano s</w:t>
      </w:r>
      <w:r w:rsidR="00211A7E" w:rsidRPr="002A6193">
        <w:rPr>
          <w:rFonts w:ascii="Times New Roman" w:hAnsi="Times New Roman" w:cs="Times New Roman"/>
        </w:rPr>
        <w:t>’</w:t>
      </w:r>
      <w:r w:rsidR="00391A5E" w:rsidRPr="002A6193">
        <w:rPr>
          <w:rFonts w:ascii="Times New Roman" w:hAnsi="Times New Roman" w:cs="Times New Roman"/>
        </w:rPr>
        <w:t xml:space="preserve">intende che </w:t>
      </w:r>
      <w:r w:rsidR="002432FE" w:rsidRPr="002A6193">
        <w:rPr>
          <w:rFonts w:ascii="Times New Roman" w:hAnsi="Times New Roman" w:cs="Times New Roman"/>
        </w:rPr>
        <w:t>’</w:t>
      </w:r>
      <w:r w:rsidR="00391A5E" w:rsidRPr="002A6193">
        <w:rPr>
          <w:rFonts w:ascii="Times New Roman" w:hAnsi="Times New Roman" w:cs="Times New Roman"/>
        </w:rPr>
        <w:t>l cavalier ser Tomaso Studer | servendo bene come soldato honorato, et fedele resterà | al servitio di sua Serenità così in pace, come in guerra | senza riformatione nessuna della quale io prometto | così in fede di ciò io ho formata di mia mano. Al | villaggio di Oppen li 7 di marzo 1618.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79D85683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7B7BD8F8" w14:textId="77777777" w:rsidR="00CC72FE" w:rsidRPr="002A6193" w:rsidRDefault="00EC236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32v / </w:t>
      </w:r>
    </w:p>
    <w:p w14:paraId="593FAC2F" w14:textId="77777777" w:rsidR="00391A5E" w:rsidRPr="002A6193" w:rsidRDefault="00CC72FE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Bianca</w:t>
      </w:r>
    </w:p>
    <w:p w14:paraId="7ABD7E48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52A28FFC" w14:textId="77777777" w:rsidR="00CC72FE" w:rsidRPr="002A6193" w:rsidRDefault="00EC236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 xml:space="preserve">/ 37r / </w:t>
      </w:r>
    </w:p>
    <w:p w14:paraId="417A8BE4" w14:textId="77777777" w:rsidR="00391A5E" w:rsidRPr="002A6193" w:rsidRDefault="00CC72F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  <w:i/>
        </w:rPr>
        <w:t>Bianca</w:t>
      </w:r>
      <w:r w:rsidR="00391A5E" w:rsidRPr="002A6193">
        <w:rPr>
          <w:rFonts w:ascii="Times New Roman" w:hAnsi="Times New Roman" w:cs="Times New Roman"/>
        </w:rPr>
        <w:t xml:space="preserve"> </w:t>
      </w:r>
    </w:p>
    <w:p w14:paraId="15557F66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0C05302B" w14:textId="77777777" w:rsidR="00CC72FE" w:rsidRPr="002A6193" w:rsidRDefault="00EC236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37v</w:t>
      </w:r>
      <w:r w:rsidR="002432FE" w:rsidRPr="002A6193">
        <w:rPr>
          <w:rFonts w:ascii="Times New Roman" w:hAnsi="Times New Roman" w:cs="Times New Roman"/>
        </w:rPr>
        <w:t>B</w:t>
      </w:r>
      <w:r w:rsidRPr="002A6193">
        <w:rPr>
          <w:rFonts w:ascii="Times New Roman" w:hAnsi="Times New Roman" w:cs="Times New Roman"/>
        </w:rPr>
        <w:t xml:space="preserve"> /</w:t>
      </w:r>
    </w:p>
    <w:p w14:paraId="3E15995E" w14:textId="77777777" w:rsidR="00251443" w:rsidRPr="002A6193" w:rsidRDefault="00391A5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4 | </w:t>
      </w:r>
    </w:p>
    <w:p w14:paraId="5DA98A61" w14:textId="77777777" w:rsidR="002432FE" w:rsidRPr="002A6193" w:rsidRDefault="00F42DB9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</w:t>
      </w:r>
      <w:r w:rsidR="00391A5E" w:rsidRPr="002A6193">
        <w:rPr>
          <w:rFonts w:ascii="Times New Roman" w:hAnsi="Times New Roman" w:cs="Times New Roman"/>
        </w:rPr>
        <w:t>crittura</w:t>
      </w:r>
      <w:r w:rsidR="00B0454B" w:rsidRPr="002A6193">
        <w:rPr>
          <w:rFonts w:ascii="Times New Roman" w:hAnsi="Times New Roman" w:cs="Times New Roman"/>
        </w:rPr>
        <w:t xml:space="preserve"> del Pasini fatta | allo Studer</w:t>
      </w:r>
      <w:r w:rsidR="00391A5E" w:rsidRPr="002A6193">
        <w:rPr>
          <w:rFonts w:ascii="Times New Roman" w:hAnsi="Times New Roman" w:cs="Times New Roman"/>
        </w:rPr>
        <w:t xml:space="preserve"> | </w:t>
      </w:r>
    </w:p>
    <w:p w14:paraId="4C2EA645" w14:textId="77777777" w:rsidR="00391A5E" w:rsidRPr="002A6193" w:rsidRDefault="0025144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</w:t>
      </w:r>
      <w:r w:rsidR="00391A5E" w:rsidRPr="002A6193">
        <w:rPr>
          <w:rFonts w:ascii="Times New Roman" w:hAnsi="Times New Roman" w:cs="Times New Roman"/>
        </w:rPr>
        <w:t>ella 2</w:t>
      </w:r>
      <w:r w:rsidR="00391A5E" w:rsidRPr="002A6193">
        <w:rPr>
          <w:rFonts w:ascii="Times New Roman" w:hAnsi="Times New Roman" w:cs="Times New Roman"/>
          <w:vertAlign w:val="superscript"/>
        </w:rPr>
        <w:t>da</w:t>
      </w:r>
      <w:r w:rsidR="00391A5E" w:rsidRPr="002A6193">
        <w:rPr>
          <w:rFonts w:ascii="Times New Roman" w:hAnsi="Times New Roman" w:cs="Times New Roman"/>
        </w:rPr>
        <w:t xml:space="preserve"> |</w:t>
      </w:r>
    </w:p>
    <w:p w14:paraId="34AD88A6" w14:textId="77777777" w:rsidR="008147A6" w:rsidRPr="002A6193" w:rsidRDefault="008147A6">
      <w:pPr>
        <w:pStyle w:val="Testopreformattato"/>
        <w:jc w:val="both"/>
        <w:rPr>
          <w:rFonts w:ascii="Times New Roman" w:hAnsi="Times New Roman" w:cs="Times New Roman"/>
        </w:rPr>
      </w:pPr>
    </w:p>
    <w:p w14:paraId="00600B25" w14:textId="77777777" w:rsidR="008147A6" w:rsidRPr="002A6193" w:rsidRDefault="008147A6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  <w:iCs/>
        </w:rPr>
        <w:t>Regesto antico</w:t>
      </w:r>
    </w:p>
    <w:p w14:paraId="7F983ED0" w14:textId="77777777" w:rsidR="002432FE" w:rsidRPr="002A6193" w:rsidRDefault="00CC72FE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37vC /</w:t>
      </w:r>
    </w:p>
    <w:p w14:paraId="0EAEB07F" w14:textId="77777777" w:rsidR="00CC72FE" w:rsidRPr="002A6193" w:rsidRDefault="00391A5E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In lettere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| n° 15 de</w:t>
      </w:r>
      <w:r w:rsidR="002432F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13 marzo | 1618</w:t>
      </w:r>
      <w:r w:rsidR="002432FE" w:rsidRPr="002A6193">
        <w:rPr>
          <w:rFonts w:ascii="Times New Roman" w:hAnsi="Times New Roman" w:cs="Times New Roman"/>
        </w:rPr>
        <w:t xml:space="preserve"> |</w:t>
      </w:r>
    </w:p>
    <w:p w14:paraId="5EB5AE75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7AF2B2CA" w14:textId="77777777" w:rsidR="0064036B" w:rsidRPr="002A6193" w:rsidRDefault="0064036B">
      <w:pPr>
        <w:pStyle w:val="Testopreformattato"/>
        <w:jc w:val="center"/>
        <w:rPr>
          <w:rFonts w:ascii="Times New Roman" w:hAnsi="Times New Roman" w:cs="Times New Roman"/>
        </w:rPr>
      </w:pPr>
    </w:p>
    <w:p w14:paraId="4BC1EBFD" w14:textId="77777777" w:rsidR="00CC72FE" w:rsidRPr="002A6193" w:rsidRDefault="00470C3E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n. </w:t>
      </w:r>
      <w:r w:rsidR="00FD4931" w:rsidRPr="002A6193">
        <w:rPr>
          <w:rFonts w:ascii="Times New Roman" w:hAnsi="Times New Roman" w:cs="Times New Roman"/>
        </w:rPr>
        <w:t>12</w:t>
      </w:r>
    </w:p>
    <w:p w14:paraId="69872572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Allegato </w:t>
      </w:r>
      <w:r w:rsidR="002D6E53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 xml:space="preserve">V al n. 8 </w:t>
      </w:r>
      <w:r w:rsidR="00470C3E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 xml:space="preserve">cc. </w:t>
      </w:r>
      <w:r w:rsidR="002D6E53" w:rsidRPr="002A6193">
        <w:rPr>
          <w:rFonts w:ascii="Times New Roman" w:hAnsi="Times New Roman" w:cs="Times New Roman"/>
        </w:rPr>
        <w:t xml:space="preserve">31r-v, </w:t>
      </w:r>
      <w:r w:rsidRPr="002A6193">
        <w:rPr>
          <w:rFonts w:ascii="Times New Roman" w:hAnsi="Times New Roman" w:cs="Times New Roman"/>
        </w:rPr>
        <w:t>33r-34v</w:t>
      </w:r>
      <w:r w:rsidR="002D6E53" w:rsidRPr="002A6193">
        <w:rPr>
          <w:rFonts w:ascii="Times New Roman" w:hAnsi="Times New Roman" w:cs="Times New Roman"/>
        </w:rPr>
        <w:t>, 38r-v</w:t>
      </w:r>
      <w:r w:rsidR="00470C3E" w:rsidRPr="002A6193">
        <w:rPr>
          <w:rFonts w:ascii="Times New Roman" w:hAnsi="Times New Roman" w:cs="Times New Roman"/>
        </w:rPr>
        <w:t>)</w:t>
      </w:r>
      <w:r w:rsidR="00D06D06" w:rsidRPr="002A6193">
        <w:rPr>
          <w:rStyle w:val="FootnoteReference"/>
          <w:rFonts w:ascii="Times New Roman" w:hAnsi="Times New Roman" w:cs="Times New Roman"/>
        </w:rPr>
        <w:footnoteReference w:id="143"/>
      </w:r>
    </w:p>
    <w:p w14:paraId="00B46CC5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24BD79B1" w14:textId="77777777" w:rsidR="00CC72FE" w:rsidRPr="002A6193" w:rsidRDefault="00184353" w:rsidP="004014CF">
      <w:pPr>
        <w:pStyle w:val="Testopreformattato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33r / </w:t>
      </w:r>
    </w:p>
    <w:p w14:paraId="13F230A7" w14:textId="77777777" w:rsidR="00CC72FE" w:rsidRPr="002A6193" w:rsidRDefault="005A267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In lettere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n° 15 de</w:t>
      </w:r>
      <w:r w:rsidR="006F42A2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13 marzo | 1618 | </w:t>
      </w:r>
    </w:p>
    <w:p w14:paraId="4D41423C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5B96C589" w14:textId="77777777" w:rsidR="00CC72FE" w:rsidRPr="002A6193" w:rsidRDefault="005A267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Conditioni, et conventioni sopra le quali li deputati delli rispettivi colleggi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|Amiralità in Holanda et Westfrisia affittano alcuni vasselli al servitio della serenissima | signoria di Venetia. | </w:t>
      </w:r>
    </w:p>
    <w:p w14:paraId="4224F0BC" w14:textId="77777777" w:rsidR="00CC72FE" w:rsidRPr="002A6193" w:rsidRDefault="005A267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Primieramente saranno li detti vasselli accettati, et noleggiati per lo spatio di sei mesi per esser | impiegati, alla guerra nel servitio della detta </w:t>
      </w:r>
      <w:r w:rsidR="006F42A2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 xml:space="preserve">ignoria, et venendo il caso che la </w:t>
      </w:r>
      <w:r w:rsidR="006F42A2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>ignoria appresso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expiratione del detto tempo, vorrà ritener li detti vasselli più longo tempo ancora in suo | servitio, sara</w:t>
      </w:r>
      <w:r w:rsidR="006F42A2" w:rsidRPr="002A6193">
        <w:rPr>
          <w:rFonts w:ascii="Times New Roman" w:hAnsi="Times New Roman" w:cs="Times New Roman"/>
        </w:rPr>
        <w:t>m</w:t>
      </w:r>
      <w:r w:rsidRPr="002A6193">
        <w:rPr>
          <w:rFonts w:ascii="Times New Roman" w:hAnsi="Times New Roman" w:cs="Times New Roman"/>
        </w:rPr>
        <w:t>no</w:t>
      </w:r>
      <w:r w:rsidR="006F42A2" w:rsidRPr="002A6193">
        <w:rPr>
          <w:rStyle w:val="FootnoteReference"/>
          <w:rFonts w:ascii="Times New Roman" w:hAnsi="Times New Roman" w:cs="Times New Roman"/>
        </w:rPr>
        <w:footnoteReference w:id="144"/>
      </w:r>
      <w:r w:rsidRPr="002A6193">
        <w:rPr>
          <w:rFonts w:ascii="Times New Roman" w:hAnsi="Times New Roman" w:cs="Times New Roman"/>
        </w:rPr>
        <w:t xml:space="preserve"> li affittatori tenuti sopra le medeme conditioni fatte con li detti | deputati, o ancora a farsi, di servir per tanto tempo quanto piacerà alla </w:t>
      </w:r>
      <w:r w:rsidR="006F42A2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 xml:space="preserve">ignoria. | </w:t>
      </w:r>
    </w:p>
    <w:p w14:paraId="1E343F94" w14:textId="77777777" w:rsidR="00CC72FE" w:rsidRPr="002A6193" w:rsidRDefault="005A267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Li patroni, et partionevoli delli vasselli saranno tenuti di bene, et debitamente preparar | li loro vasselli, et provederli di quattro buone anchore, una picciola anchora con | sei cable, doppie vele, et altre necessità che si ricercano ad un tal apprestamento | et montarli con tanti pezzi di artigliaria di ferro, et petriere come intorno ciò | potranno insieme accordare. | </w:t>
      </w:r>
    </w:p>
    <w:p w14:paraId="5577DE17" w14:textId="77777777" w:rsidR="00CC72FE" w:rsidRPr="002A6193" w:rsidRDefault="00FF707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Saranno anco obligati di far fare a loro spese tante lettiere, come sarà bisogno per | cento ma</w:t>
      </w:r>
      <w:r w:rsidR="0028553D" w:rsidRPr="002A6193">
        <w:rPr>
          <w:rFonts w:ascii="Times New Roman" w:hAnsi="Times New Roman" w:cs="Times New Roman"/>
        </w:rPr>
        <w:t>t</w:t>
      </w:r>
      <w:r w:rsidRPr="002A6193">
        <w:rPr>
          <w:rFonts w:ascii="Times New Roman" w:hAnsi="Times New Roman" w:cs="Times New Roman"/>
        </w:rPr>
        <w:t>alotti, et in</w:t>
      </w:r>
      <w:r w:rsidR="0028553D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oltre di far le cucine di legno conforme al solito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elle | si fanno ne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 di guerra. | </w:t>
      </w:r>
    </w:p>
    <w:p w14:paraId="72900393" w14:textId="77777777" w:rsidR="00CC72FE" w:rsidRPr="002A6193" w:rsidRDefault="00FF707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Et in caso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il signor </w:t>
      </w:r>
      <w:r w:rsidR="0028553D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 xml:space="preserve">esidente della </w:t>
      </w:r>
      <w:r w:rsidR="0028553D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 xml:space="preserve">ignoria con li detti vasselli noleggiati, vorrà mandar | qualche soldato verso Venetia, saranno li detti patroni, et partionevoli obligati | a loro spese procurar, che siano fatte, et accommodate piazze proprie per alloggiare | fino a cento teste più o meno a proportione de la grandezza et capacità </w:t>
      </w:r>
      <w:r w:rsidR="00F03B74" w:rsidRPr="002A6193">
        <w:rPr>
          <w:rFonts w:ascii="Times New Roman" w:hAnsi="Times New Roman" w:cs="Times New Roman"/>
        </w:rPr>
        <w:t xml:space="preserve">di | detti vasselli. | </w:t>
      </w:r>
    </w:p>
    <w:p w14:paraId="19E61BD6" w14:textId="77777777" w:rsidR="00CC72FE" w:rsidRPr="002A6193" w:rsidRDefault="00F03B7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Il soldo del mese di paga per le dette navi haverà il suo principio, et si pagherà così | tosto che li capitani et marinari haveranno passato mostra. | </w:t>
      </w:r>
    </w:p>
    <w:p w14:paraId="2BC696EB" w14:textId="77777777" w:rsidR="00CC72FE" w:rsidRPr="002A6193" w:rsidRDefault="00F03B7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Et sarà dato 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patroni, et participanti, alla mano prima del partir delli vasselli | avanti la città ove le genti, et marinari haveranno passato monstra, doi mesi | di paga di quello che haveranno accordato, et insieme convenuto. | </w:t>
      </w:r>
    </w:p>
    <w:p w14:paraId="7C98755B" w14:textId="77777777" w:rsidR="00CC72FE" w:rsidRPr="002A6193" w:rsidRDefault="00F03B7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Il resto, et altri mesi della loro paga saranno pagati a Venetia di mese in mese in | banco, per il qual pagamento li signori Stati </w:t>
      </w:r>
      <w:r w:rsidR="0028553D" w:rsidRPr="002A6193">
        <w:rPr>
          <w:rFonts w:ascii="Times New Roman" w:hAnsi="Times New Roman" w:cs="Times New Roman"/>
        </w:rPr>
        <w:t>G</w:t>
      </w:r>
      <w:r w:rsidRPr="002A6193">
        <w:rPr>
          <w:rFonts w:ascii="Times New Roman" w:hAnsi="Times New Roman" w:cs="Times New Roman"/>
        </w:rPr>
        <w:t xml:space="preserve">enerali per parte del </w:t>
      </w:r>
      <w:r w:rsidR="0028553D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 xml:space="preserve">aese, o li colleggi | sudetti respettivamente haveranno a rispondere. | </w:t>
      </w:r>
    </w:p>
    <w:p w14:paraId="7FDB28E7" w14:textId="5BDD081B" w:rsidR="00CC72FE" w:rsidRPr="002A6193" w:rsidRDefault="00F03B7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Li detti vasselli saranno per li patroni, et per li partionevoli noleggiati a tal conditione |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essi con li detti vasselli haveranno a correr il rischio, et il pericolo, et fortu-|ne ordinarie del mare, et della sabbia, et in</w:t>
      </w:r>
      <w:r w:rsidR="0090366D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oltre tutto quello che potesse sopra-|venire, et arivare ad essi vasselli fin tanto saranno arivati a Corfù o altr</w:t>
      </w:r>
      <w:r w:rsidR="00744F78" w:rsidRPr="002A6193">
        <w:rPr>
          <w:rFonts w:ascii="Times New Roman" w:hAnsi="Times New Roman" w:cs="Times New Roman"/>
        </w:rPr>
        <w:t xml:space="preserve">o | luoco dove saranno ordinati che si habbino a rendere, et che dopo tutti li peri-|coli, et </w:t>
      </w:r>
      <w:r w:rsidR="00744F78" w:rsidRPr="002A6193">
        <w:rPr>
          <w:rFonts w:ascii="Times New Roman" w:hAnsi="Times New Roman" w:cs="Times New Roman"/>
        </w:rPr>
        <w:lastRenderedPageBreak/>
        <w:t>danni</w:t>
      </w:r>
      <w:r w:rsidR="0090366D" w:rsidRPr="002A6193">
        <w:rPr>
          <w:rStyle w:val="FootnoteReference"/>
          <w:rFonts w:ascii="Times New Roman" w:hAnsi="Times New Roman" w:cs="Times New Roman"/>
        </w:rPr>
        <w:footnoteReference w:id="145"/>
      </w:r>
      <w:r w:rsidR="00744F78" w:rsidRPr="002A6193">
        <w:rPr>
          <w:rFonts w:ascii="Times New Roman" w:hAnsi="Times New Roman" w:cs="Times New Roman"/>
        </w:rPr>
        <w:t xml:space="preserve"> che potessero avenire a detti vasselli per la guerra in qualunque | maniera che ciò potesse essere, et che similmente ch</w:t>
      </w:r>
      <w:r w:rsidR="00211A7E" w:rsidRPr="002A6193">
        <w:rPr>
          <w:rFonts w:ascii="Times New Roman" w:hAnsi="Times New Roman" w:cs="Times New Roman"/>
        </w:rPr>
        <w:t>’</w:t>
      </w:r>
      <w:r w:rsidR="00744F78" w:rsidRPr="002A6193">
        <w:rPr>
          <w:rFonts w:ascii="Times New Roman" w:hAnsi="Times New Roman" w:cs="Times New Roman"/>
        </w:rPr>
        <w:t>alli medesimi vasselli potesse | succedere per il mare o sabbia durante la guerra sarà alla carica, et pericolo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15BD2812" w14:textId="77777777" w:rsidR="00CC72FE" w:rsidRPr="002A6193" w:rsidRDefault="0018435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33v / </w:t>
      </w:r>
    </w:p>
    <w:p w14:paraId="14B701A6" w14:textId="77777777" w:rsidR="00CC72FE" w:rsidRPr="002A6193" w:rsidRDefault="00CF5AF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della Republica ben inteso, che dopo ritornando li detti vasselli di qua a</w:t>
      </w:r>
      <w:r w:rsidR="00CD2AB9" w:rsidRPr="002A6193">
        <w:rPr>
          <w:rFonts w:ascii="Times New Roman" w:hAnsi="Times New Roman" w:cs="Times New Roman"/>
        </w:rPr>
        <w:t>lla</w:t>
      </w:r>
      <w:r w:rsidRPr="002A6193">
        <w:rPr>
          <w:rFonts w:ascii="Times New Roman" w:hAnsi="Times New Roman" w:cs="Times New Roman"/>
        </w:rPr>
        <w:t xml:space="preserve"> | sua stanza haveranno di nuovo a correr il pericolo, et fortuna ordinaria de</w:t>
      </w:r>
      <w:r w:rsidR="00CD2AB9" w:rsidRPr="002A6193">
        <w:rPr>
          <w:rFonts w:ascii="Times New Roman" w:hAnsi="Times New Roman" w:cs="Times New Roman"/>
        </w:rPr>
        <w:t xml:space="preserve">l </w:t>
      </w:r>
      <w:r w:rsidRPr="002A6193">
        <w:rPr>
          <w:rFonts w:ascii="Times New Roman" w:hAnsi="Times New Roman" w:cs="Times New Roman"/>
        </w:rPr>
        <w:t xml:space="preserve">| mare, et sabbia overo altramente come per appunto hanno corso, et sofferto verso </w:t>
      </w:r>
      <w:r w:rsidR="00CD2AB9" w:rsidRPr="002A6193">
        <w:rPr>
          <w:rFonts w:ascii="Times New Roman" w:hAnsi="Times New Roman" w:cs="Times New Roman"/>
        </w:rPr>
        <w:t>l</w:t>
      </w:r>
      <w:r w:rsidR="0090366D" w:rsidRPr="002A6193">
        <w:rPr>
          <w:rFonts w:ascii="Times New Roman" w:hAnsi="Times New Roman" w:cs="Times New Roman"/>
        </w:rPr>
        <w:t xml:space="preserve">ì </w:t>
      </w:r>
      <w:r w:rsidRPr="002A6193">
        <w:rPr>
          <w:rFonts w:ascii="Times New Roman" w:hAnsi="Times New Roman" w:cs="Times New Roman"/>
        </w:rPr>
        <w:t>| andandosene; con tal riserva però, et conditione che venendo il caso che li vass[</w:t>
      </w:r>
      <w:r w:rsidR="00CD2AB9" w:rsidRPr="002A6193">
        <w:rPr>
          <w:rFonts w:ascii="Times New Roman" w:hAnsi="Times New Roman" w:cs="Times New Roman"/>
        </w:rPr>
        <w:t>elli</w:t>
      </w:r>
      <w:r w:rsidRPr="002A6193">
        <w:rPr>
          <w:rFonts w:ascii="Times New Roman" w:hAnsi="Times New Roman" w:cs="Times New Roman"/>
        </w:rPr>
        <w:t xml:space="preserve">] | tanto andando verso là, che ritornando di qua fussero danneggiati o presi | da una flotta generale dalla parte del re di Spagna, che tutto ciò ridon-|derà alla carica et al pericolo della sudetta </w:t>
      </w:r>
      <w:r w:rsidR="002203AB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 xml:space="preserve">ignoria. | </w:t>
      </w:r>
    </w:p>
    <w:p w14:paraId="4BC6FF3E" w14:textId="77777777" w:rsidR="00CC72FE" w:rsidRPr="002A6193" w:rsidRDefault="0072600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Et saranno li locatori tenuti davanti al partir loro di far sinceramente et fedelmente | tassar li detti vasselli quanto al valsente di essi con tutte le appartenenze | et questo per persone neutrali da eleggersi dalle dua parti, et sopra la qual | tassa haverà la </w:t>
      </w:r>
      <w:r w:rsidR="002203AB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>ignoria la sua volontà, et optione o scielta per poter | haver, et prendere a sua proprietà li detti vasselli per compred</w:t>
      </w:r>
      <w:r w:rsidR="008B5395" w:rsidRPr="002A6193">
        <w:rPr>
          <w:rFonts w:ascii="Times New Roman" w:hAnsi="Times New Roman" w:cs="Times New Roman"/>
        </w:rPr>
        <w:t>o</w:t>
      </w:r>
      <w:r w:rsidR="005E1D39" w:rsidRPr="002A6193">
        <w:rPr>
          <w:rStyle w:val="FootnoteReference"/>
          <w:rFonts w:ascii="Times New Roman" w:hAnsi="Times New Roman" w:cs="Times New Roman"/>
        </w:rPr>
        <w:footnoteReference w:id="146"/>
      </w:r>
      <w:r w:rsidRPr="002A6193">
        <w:rPr>
          <w:rFonts w:ascii="Times New Roman" w:hAnsi="Times New Roman" w:cs="Times New Roman"/>
        </w:rPr>
        <w:t xml:space="preserve"> non</w:t>
      </w:r>
      <w:r w:rsidR="00CD2AB9" w:rsidRPr="002A6193">
        <w:rPr>
          <w:rFonts w:ascii="Times New Roman" w:hAnsi="Times New Roman" w:cs="Times New Roman"/>
        </w:rPr>
        <w:t>;</w:t>
      </w:r>
      <w:r w:rsidRPr="002A6193">
        <w:rPr>
          <w:rFonts w:ascii="Times New Roman" w:hAnsi="Times New Roman" w:cs="Times New Roman"/>
        </w:rPr>
        <w:t xml:space="preserve"> </w:t>
      </w:r>
      <w:r w:rsidR="00CD2AB9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2203AB" w:rsidRPr="002A6193">
        <w:rPr>
          <w:rStyle w:val="FootnoteReference"/>
          <w:rFonts w:ascii="Times New Roman" w:hAnsi="Times New Roman" w:cs="Times New Roman"/>
        </w:rPr>
        <w:footnoteReference w:id="147"/>
      </w:r>
      <w:r w:rsidRPr="002A6193">
        <w:rPr>
          <w:rFonts w:ascii="Times New Roman" w:hAnsi="Times New Roman" w:cs="Times New Roman"/>
        </w:rPr>
        <w:t xml:space="preserve"> | che ne sia di ciò fatta dichiaratione, in termine di 14 giorni dopo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arivo | di detti vasselli </w:t>
      </w:r>
      <w:r w:rsidR="002203AB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 xml:space="preserve">l luoco destinato; ove essi doveranno rendersi. Et in | caso che la </w:t>
      </w:r>
      <w:r w:rsidR="002203AB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>ignoria dopo la tassa fatta vorrà pigliar li detti vasselli in | compredo doveranno li locatori ricevere, et goder li loro mesi accorda</w:t>
      </w:r>
      <w:r w:rsidR="00CD2AB9" w:rsidRPr="002A6193">
        <w:rPr>
          <w:rFonts w:ascii="Times New Roman" w:hAnsi="Times New Roman" w:cs="Times New Roman"/>
        </w:rPr>
        <w:t xml:space="preserve">ti </w:t>
      </w:r>
      <w:r w:rsidRPr="002A6193">
        <w:rPr>
          <w:rFonts w:ascii="Times New Roman" w:hAnsi="Times New Roman" w:cs="Times New Roman"/>
        </w:rPr>
        <w:t>| del nolo a proportione del tempo che saranno noleggiati, et presi in sc</w:t>
      </w:r>
      <w:r w:rsidR="00CD2AB9" w:rsidRPr="002A6193">
        <w:rPr>
          <w:rFonts w:ascii="Times New Roman" w:hAnsi="Times New Roman" w:cs="Times New Roman"/>
        </w:rPr>
        <w:t>o[nt</w:t>
      </w:r>
      <w:r w:rsidR="008B5395" w:rsidRPr="002A6193">
        <w:rPr>
          <w:rFonts w:ascii="Times New Roman" w:hAnsi="Times New Roman" w:cs="Times New Roman"/>
        </w:rPr>
        <w:t>o</w:t>
      </w:r>
      <w:r w:rsidR="00CD2AB9" w:rsidRPr="002A6193">
        <w:rPr>
          <w:rFonts w:ascii="Times New Roman" w:hAnsi="Times New Roman" w:cs="Times New Roman"/>
        </w:rPr>
        <w:t xml:space="preserve">]. </w:t>
      </w:r>
      <w:r w:rsidRPr="002A6193">
        <w:rPr>
          <w:rFonts w:ascii="Times New Roman" w:hAnsi="Times New Roman" w:cs="Times New Roman"/>
        </w:rPr>
        <w:t xml:space="preserve">| </w:t>
      </w:r>
    </w:p>
    <w:p w14:paraId="2C3AC15F" w14:textId="77777777" w:rsidR="00CC72FE" w:rsidRPr="002A6193" w:rsidRDefault="0072600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Et occorrendo che la detta </w:t>
      </w:r>
      <w:r w:rsidR="008B5395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 xml:space="preserve">ignoria non vogli comprar li detti vasselli dopo la | tassatione fatta ma lassarli nelle mani, et </w:t>
      </w:r>
      <w:r w:rsidR="0090241B" w:rsidRPr="002A6193">
        <w:rPr>
          <w:rFonts w:ascii="Times New Roman" w:hAnsi="Times New Roman" w:cs="Times New Roman"/>
        </w:rPr>
        <w:t xml:space="preserve">posesso </w:t>
      </w:r>
      <w:r w:rsidR="003E6313" w:rsidRPr="002A6193">
        <w:rPr>
          <w:rFonts w:ascii="Times New Roman" w:hAnsi="Times New Roman" w:cs="Times New Roman"/>
        </w:rPr>
        <w:t>delli locatori. Allhora | in detto caso li locatori che saranno obligati di rimenar li detti soldati, et | matalotti di nuovo di qua, come haveranno</w:t>
      </w:r>
      <w:r w:rsidR="001D7928" w:rsidRPr="002A6193">
        <w:rPr>
          <w:rStyle w:val="FootnoteReference"/>
          <w:rFonts w:ascii="Times New Roman" w:hAnsi="Times New Roman" w:cs="Times New Roman"/>
        </w:rPr>
        <w:footnoteReference w:id="148"/>
      </w:r>
      <w:r w:rsidR="003E6313" w:rsidRPr="002A6193">
        <w:rPr>
          <w:rFonts w:ascii="Times New Roman" w:hAnsi="Times New Roman" w:cs="Times New Roman"/>
        </w:rPr>
        <w:t xml:space="preserve"> fatto andando là, haveranno | a godere, et ricever il loro noleggio, et pagamento per mese delli loro | vasselli dal giorno della mostra fino a tanto che li detti vasselli sar[anno]</w:t>
      </w:r>
      <w:r w:rsidR="008B5395" w:rsidRPr="002A6193">
        <w:rPr>
          <w:rStyle w:val="FootnoteReference"/>
          <w:rFonts w:ascii="Times New Roman" w:hAnsi="Times New Roman" w:cs="Times New Roman"/>
        </w:rPr>
        <w:footnoteReference w:id="149"/>
      </w:r>
      <w:r w:rsidR="003E6313" w:rsidRPr="002A6193">
        <w:rPr>
          <w:rFonts w:ascii="Times New Roman" w:hAnsi="Times New Roman" w:cs="Times New Roman"/>
        </w:rPr>
        <w:t xml:space="preserve"> | di nuovo ritornati nel </w:t>
      </w:r>
      <w:r w:rsidR="001D7928" w:rsidRPr="002A6193">
        <w:rPr>
          <w:rFonts w:ascii="Times New Roman" w:hAnsi="Times New Roman" w:cs="Times New Roman"/>
        </w:rPr>
        <w:t>P</w:t>
      </w:r>
      <w:r w:rsidR="003E6313" w:rsidRPr="002A6193">
        <w:rPr>
          <w:rFonts w:ascii="Times New Roman" w:hAnsi="Times New Roman" w:cs="Times New Roman"/>
        </w:rPr>
        <w:t xml:space="preserve">aese di qua; se però non avenisse che li patroni et | compartecipi delli vasselli havessero fatto, et stipulato altre conditioni | di là con la </w:t>
      </w:r>
      <w:r w:rsidR="001D7928" w:rsidRPr="002A6193">
        <w:rPr>
          <w:rFonts w:ascii="Times New Roman" w:hAnsi="Times New Roman" w:cs="Times New Roman"/>
        </w:rPr>
        <w:t>S</w:t>
      </w:r>
      <w:r w:rsidR="003E6313" w:rsidRPr="002A6193">
        <w:rPr>
          <w:rFonts w:ascii="Times New Roman" w:hAnsi="Times New Roman" w:cs="Times New Roman"/>
        </w:rPr>
        <w:t xml:space="preserve">ignoria avanti il ritorno delli detti vasselli verso questo | </w:t>
      </w:r>
      <w:r w:rsidR="001D7928" w:rsidRPr="002A6193">
        <w:rPr>
          <w:rFonts w:ascii="Times New Roman" w:hAnsi="Times New Roman" w:cs="Times New Roman"/>
        </w:rPr>
        <w:t>P</w:t>
      </w:r>
      <w:r w:rsidR="003E6313" w:rsidRPr="002A6193">
        <w:rPr>
          <w:rFonts w:ascii="Times New Roman" w:hAnsi="Times New Roman" w:cs="Times New Roman"/>
        </w:rPr>
        <w:t xml:space="preserve">aese. | </w:t>
      </w:r>
    </w:p>
    <w:p w14:paraId="651916CD" w14:textId="77777777" w:rsidR="00CC72FE" w:rsidRPr="002A6193" w:rsidRDefault="00DE6D9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Et ritornando di qua sarà la </w:t>
      </w:r>
      <w:r w:rsidR="001D7928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>ignoria tenuta di lassar nelli detti vasselli con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|artillarie di essi tanta polvere balle et altre monitioni da guerra, vi-|veri, et genti che li capitani et patroni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 sudetti vorranno | ritener presso di essi, pur</w:t>
      </w:r>
      <w:r w:rsidR="001D7928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ché il sopra più di tali monitioni di | guerra, essendo tornati li vasselli di qua nel </w:t>
      </w:r>
      <w:r w:rsidR="001D7928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aese saranno res-|tituiti nelle mani dell</w:t>
      </w:r>
      <w:r w:rsidR="00F86B0B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 xml:space="preserve"> signori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Amiralità a profitto della detta </w:t>
      </w:r>
      <w:r w:rsidR="001D7928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 xml:space="preserve">ignoria. | </w:t>
      </w:r>
    </w:p>
    <w:p w14:paraId="0E8CA6A5" w14:textId="77777777" w:rsidR="00CC72FE" w:rsidRPr="002A6193" w:rsidRDefault="00F86B0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Li patroni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 saranno impiegati per patroni et commendatori con | paga tale per mese, come nel </w:t>
      </w:r>
      <w:r w:rsidR="001D7928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 xml:space="preserve">aese è di costume pagare o altrimente | così come insieme si potrà accordare. | </w:t>
      </w:r>
    </w:p>
    <w:p w14:paraId="44E1B832" w14:textId="77777777" w:rsidR="00CC72FE" w:rsidRPr="002A6193" w:rsidRDefault="00F86B0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In conformità delli sudetti articoli, et conditioni et parimente con le condi</w:t>
      </w:r>
      <w:r w:rsidR="0034579B" w:rsidRPr="002A6193">
        <w:rPr>
          <w:rFonts w:ascii="Times New Roman" w:hAnsi="Times New Roman" w:cs="Times New Roman"/>
        </w:rPr>
        <w:t xml:space="preserve">tioni </w:t>
      </w:r>
      <w:r w:rsidRPr="002A6193">
        <w:rPr>
          <w:rFonts w:ascii="Times New Roman" w:hAnsi="Times New Roman" w:cs="Times New Roman"/>
        </w:rPr>
        <w:t>|</w:t>
      </w:r>
    </w:p>
    <w:p w14:paraId="22642F1B" w14:textId="77777777" w:rsidR="00CC72FE" w:rsidRPr="002A6193" w:rsidRDefault="0018435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34r / </w:t>
      </w:r>
    </w:p>
    <w:p w14:paraId="786FE995" w14:textId="77777777" w:rsidR="00CC72FE" w:rsidRPr="002A6193" w:rsidRDefault="0034579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et patti che seguitano con matura deliberatione si sono insieme accordati | et convenuti li detti signori deputati delli respettivi colleggi dell</w:t>
      </w:r>
      <w:r w:rsidR="00211A7E" w:rsidRPr="002A6193">
        <w:rPr>
          <w:rFonts w:ascii="Times New Roman" w:hAnsi="Times New Roman" w:cs="Times New Roman"/>
        </w:rPr>
        <w:t>’</w:t>
      </w:r>
      <w:r w:rsidR="007B05AD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 xml:space="preserve">miralità | in Holanda et Frisia occidentale al nome delli altri, et potenti signori | li </w:t>
      </w:r>
      <w:r w:rsidR="00F31CD9" w:rsidRPr="002A6193">
        <w:rPr>
          <w:rFonts w:ascii="Times New Roman" w:hAnsi="Times New Roman" w:cs="Times New Roman"/>
        </w:rPr>
        <w:t xml:space="preserve">signori </w:t>
      </w:r>
      <w:r w:rsidRPr="002A6193">
        <w:rPr>
          <w:rFonts w:ascii="Times New Roman" w:hAnsi="Times New Roman" w:cs="Times New Roman"/>
        </w:rPr>
        <w:t xml:space="preserve">Stati </w:t>
      </w:r>
      <w:r w:rsidR="00F31CD9" w:rsidRPr="002A6193">
        <w:rPr>
          <w:rFonts w:ascii="Times New Roman" w:hAnsi="Times New Roman" w:cs="Times New Roman"/>
        </w:rPr>
        <w:t>G</w:t>
      </w:r>
      <w:r w:rsidRPr="002A6193">
        <w:rPr>
          <w:rFonts w:ascii="Times New Roman" w:hAnsi="Times New Roman" w:cs="Times New Roman"/>
        </w:rPr>
        <w:t xml:space="preserve">enerali delle Provincie </w:t>
      </w:r>
      <w:r w:rsidR="00F31CD9" w:rsidRPr="002A6193">
        <w:rPr>
          <w:rFonts w:ascii="Times New Roman" w:hAnsi="Times New Roman" w:cs="Times New Roman"/>
        </w:rPr>
        <w:t>U</w:t>
      </w:r>
      <w:r w:rsidRPr="002A6193">
        <w:rPr>
          <w:rFonts w:ascii="Times New Roman" w:hAnsi="Times New Roman" w:cs="Times New Roman"/>
        </w:rPr>
        <w:t>nite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Paesi </w:t>
      </w:r>
      <w:r w:rsidR="00F31CD9" w:rsidRPr="002A6193">
        <w:rPr>
          <w:rFonts w:ascii="Times New Roman" w:hAnsi="Times New Roman" w:cs="Times New Roman"/>
        </w:rPr>
        <w:t>B</w:t>
      </w:r>
      <w:r w:rsidRPr="002A6193">
        <w:rPr>
          <w:rFonts w:ascii="Times New Roman" w:hAnsi="Times New Roman" w:cs="Times New Roman"/>
        </w:rPr>
        <w:t xml:space="preserve">assi da una parte, et | il signor Elia Trip mercante di Amstradam come proprietario della nave | nominata </w:t>
      </w:r>
      <w:r w:rsidR="000D3AC6" w:rsidRPr="002A6193">
        <w:rPr>
          <w:rFonts w:ascii="Times New Roman" w:hAnsi="Times New Roman" w:cs="Times New Roman"/>
        </w:rPr>
        <w:t>L</w:t>
      </w:r>
      <w:r w:rsidRPr="002A6193">
        <w:rPr>
          <w:rFonts w:ascii="Times New Roman" w:hAnsi="Times New Roman" w:cs="Times New Roman"/>
        </w:rPr>
        <w:t xml:space="preserve">a </w:t>
      </w:r>
      <w:r w:rsidR="000D3AC6" w:rsidRPr="002A6193">
        <w:rPr>
          <w:rFonts w:ascii="Times New Roman" w:hAnsi="Times New Roman" w:cs="Times New Roman"/>
        </w:rPr>
        <w:t>v</w:t>
      </w:r>
      <w:r w:rsidRPr="002A6193">
        <w:rPr>
          <w:rFonts w:ascii="Times New Roman" w:hAnsi="Times New Roman" w:cs="Times New Roman"/>
        </w:rPr>
        <w:t>ergine di Dordrecht grande di circa doicento last</w:t>
      </w:r>
      <w:r w:rsidR="00F31CD9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>, sopra la | quale sarà ordinato per pron</w:t>
      </w:r>
      <w:r w:rsidR="009D00CA" w:rsidRPr="002A6193">
        <w:rPr>
          <w:rStyle w:val="FootnoteReference"/>
          <w:rFonts w:ascii="Times New Roman" w:hAnsi="Times New Roman" w:cs="Times New Roman"/>
        </w:rPr>
        <w:footnoteReference w:id="150"/>
      </w:r>
      <w:r w:rsidRPr="002A6193">
        <w:rPr>
          <w:rFonts w:ascii="Times New Roman" w:hAnsi="Times New Roman" w:cs="Times New Roman"/>
        </w:rPr>
        <w:t xml:space="preserve"> del detto vassello. | </w:t>
      </w:r>
    </w:p>
    <w:p w14:paraId="786103F8" w14:textId="77777777" w:rsidR="00CC72FE" w:rsidRPr="002A6193" w:rsidRDefault="0034579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altra parte cioè che il detto Elias Trip sarà obligato di procurare | che il detto vassello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 presente si trova inanti detta città di Amsterdam | quanto più presto sarà possibile di far sarrà</w:t>
      </w:r>
      <w:r w:rsidR="0069442E" w:rsidRPr="002A6193">
        <w:rPr>
          <w:rStyle w:val="FootnoteReference"/>
          <w:rFonts w:ascii="Times New Roman" w:hAnsi="Times New Roman" w:cs="Times New Roman"/>
        </w:rPr>
        <w:footnoteReference w:id="151"/>
      </w:r>
      <w:r w:rsidRPr="002A6193">
        <w:rPr>
          <w:rFonts w:ascii="Times New Roman" w:hAnsi="Times New Roman" w:cs="Times New Roman"/>
        </w:rPr>
        <w:t xml:space="preserve"> menata a sue spese, carico | et rischio, et pericolo delli partecipanti dentro alla Moza inanti | la città di Rotterdam, et là lo consegnarà con tutte le cose ad esso | appertinent</w:t>
      </w:r>
      <w:r w:rsidR="009D00CA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 xml:space="preserve">, con ogni diligenza, et prestezza; </w:t>
      </w:r>
      <w:r w:rsidRPr="002A6193">
        <w:rPr>
          <w:rFonts w:ascii="Times New Roman" w:hAnsi="Times New Roman" w:cs="Times New Roman"/>
        </w:rPr>
        <w:lastRenderedPageBreak/>
        <w:t>ad ordine, serrato, chiuso, | et ben calafatato, et proveduto di tali apprestamenti come di sopra | è stato nominato, et specificato, et in</w:t>
      </w:r>
      <w:r w:rsidR="0069442E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oltre dovrà montar detto vassello </w:t>
      </w:r>
      <w:r w:rsidR="009737DD" w:rsidRPr="002A6193">
        <w:rPr>
          <w:rFonts w:ascii="Times New Roman" w:hAnsi="Times New Roman" w:cs="Times New Roman"/>
        </w:rPr>
        <w:t>| con 24 cannoni di ferro, et quattro petriere con li bastoni per nettar, | caricare, et altri instrumenti necessarii, il tutto conforme all</w:t>
      </w:r>
      <w:r w:rsidR="00211A7E" w:rsidRPr="002A6193">
        <w:rPr>
          <w:rFonts w:ascii="Times New Roman" w:hAnsi="Times New Roman" w:cs="Times New Roman"/>
        </w:rPr>
        <w:t>’</w:t>
      </w:r>
      <w:r w:rsidR="009737DD" w:rsidRPr="002A6193">
        <w:rPr>
          <w:rFonts w:ascii="Times New Roman" w:hAnsi="Times New Roman" w:cs="Times New Roman"/>
        </w:rPr>
        <w:t>inventa-|rio, et specificatione, sopra di che seguirà la tassatione sopra nominata | della nave con le sue appertinenze, preparamenti, et cannoni, et dependen-|ze, et le restanti provisioni, et appare che del detto vassello sarà alla | carica, et spesa della serenissima Republica. Ben inteso che la detta nave riceverà | et profitterà per mese per il servitio con li articoli sudetti nominati la somma | di doi mila quattrocento fiorini carolos a 20 piache l</w:t>
      </w:r>
      <w:r w:rsidR="00211A7E" w:rsidRPr="002A6193">
        <w:rPr>
          <w:rFonts w:ascii="Times New Roman" w:hAnsi="Times New Roman" w:cs="Times New Roman"/>
        </w:rPr>
        <w:t>’</w:t>
      </w:r>
      <w:r w:rsidR="009737DD" w:rsidRPr="002A6193">
        <w:rPr>
          <w:rFonts w:ascii="Times New Roman" w:hAnsi="Times New Roman" w:cs="Times New Roman"/>
        </w:rPr>
        <w:t xml:space="preserve">uno, et questo in | ducati in Venetia in banco per riduttione assegnato et contato il | ducato di Venetia a due fiorini, et mezo, o vero si farà di qua in queste | parti il pagamento a optione della </w:t>
      </w:r>
      <w:r w:rsidR="0069442E" w:rsidRPr="002A6193">
        <w:rPr>
          <w:rFonts w:ascii="Times New Roman" w:hAnsi="Times New Roman" w:cs="Times New Roman"/>
        </w:rPr>
        <w:t>S</w:t>
      </w:r>
      <w:r w:rsidR="009737DD" w:rsidRPr="002A6193">
        <w:rPr>
          <w:rFonts w:ascii="Times New Roman" w:hAnsi="Times New Roman" w:cs="Times New Roman"/>
        </w:rPr>
        <w:t xml:space="preserve">ignoria. | </w:t>
      </w:r>
    </w:p>
    <w:p w14:paraId="3CE23143" w14:textId="02582626" w:rsidR="00CC72FE" w:rsidRPr="002A6193" w:rsidRDefault="009737D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Et parimente espressamente aggiunto, et accordato ch</w:t>
      </w:r>
      <w:r w:rsidR="00E14412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il signor </w:t>
      </w:r>
      <w:r w:rsidR="00E14412" w:rsidRPr="002A6193">
        <w:rPr>
          <w:rFonts w:ascii="Times New Roman" w:hAnsi="Times New Roman" w:cs="Times New Roman"/>
        </w:rPr>
        <w:t>re</w:t>
      </w:r>
      <w:r w:rsidRPr="002A6193">
        <w:rPr>
          <w:rFonts w:ascii="Times New Roman" w:hAnsi="Times New Roman" w:cs="Times New Roman"/>
        </w:rPr>
        <w:t xml:space="preserve">sidente della | serenissima </w:t>
      </w:r>
      <w:r w:rsidR="00E14412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>epublica di Venetia potrà, come quello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havrà solo la scelta; lassar |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il detto vassello con li suoi apprestamenti sopranominati, canoni, et dipendenze qui a basso più ampiamente specificato durante tutto il | tempo del servitio, et viaggio di sopra largamente expresso, andar, et correr, | la fortuna al rischio del patrone, et partecipante della nave totalmente | tal pericolo, infortunio, et rincontro niuno eccettuato; et altrimente | come la detta </w:t>
      </w:r>
      <w:r w:rsidR="00E14412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>ignoria in conformità delle sudette conditioni deve correr, et sopportare | et questo per la somma di 600 fiori</w:t>
      </w:r>
      <w:r w:rsidR="00E14412" w:rsidRPr="002A6193">
        <w:rPr>
          <w:rFonts w:ascii="Times New Roman" w:hAnsi="Times New Roman" w:cs="Times New Roman"/>
        </w:rPr>
        <w:t>ni</w:t>
      </w:r>
      <w:r w:rsidR="00E14412" w:rsidRPr="002A6193">
        <w:rPr>
          <w:rStyle w:val="FootnoteReference"/>
          <w:rFonts w:ascii="Times New Roman" w:hAnsi="Times New Roman" w:cs="Times New Roman"/>
        </w:rPr>
        <w:footnoteReference w:id="152"/>
      </w:r>
      <w:r w:rsidRPr="002A6193">
        <w:rPr>
          <w:rFonts w:ascii="Times New Roman" w:hAnsi="Times New Roman" w:cs="Times New Roman"/>
        </w:rPr>
        <w:t xml:space="preserve"> carolus per mese di vantaggio di | quello che di sopra è detto, et trattato, di maniera che il signor </w:t>
      </w:r>
      <w:r w:rsidR="00E14412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>esidente, otto | o quattordici giorni prima del partir del detto vassello farà la sua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4C88AE08" w14:textId="77777777" w:rsidR="00CC72FE" w:rsidRPr="002A6193" w:rsidRDefault="0018435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34v / </w:t>
      </w:r>
    </w:p>
    <w:p w14:paraId="328948D1" w14:textId="77777777" w:rsidR="00CC72FE" w:rsidRPr="002A6193" w:rsidRDefault="00A0284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dichiaratione, et apertura, sopra di che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huomo haverà da regolarsi | in segno di verità fatto di questi doi accordi</w:t>
      </w:r>
      <w:r w:rsidR="00920724" w:rsidRPr="002A6193">
        <w:rPr>
          <w:rStyle w:val="FootnoteReference"/>
          <w:rFonts w:ascii="Times New Roman" w:hAnsi="Times New Roman" w:cs="Times New Roman"/>
        </w:rPr>
        <w:footnoteReference w:id="153"/>
      </w:r>
      <w:r w:rsidRPr="002A6193">
        <w:rPr>
          <w:rFonts w:ascii="Times New Roman" w:hAnsi="Times New Roman" w:cs="Times New Roman"/>
        </w:rPr>
        <w:t xml:space="preserve"> simili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uno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altro, et | per le parti sopradette respettivamente segnate, di che ciascheduna parte ne </w:t>
      </w:r>
      <w:r w:rsidR="0090241B" w:rsidRPr="002A6193">
        <w:rPr>
          <w:rFonts w:ascii="Times New Roman" w:hAnsi="Times New Roman" w:cs="Times New Roman"/>
        </w:rPr>
        <w:t xml:space="preserve">ha </w:t>
      </w:r>
      <w:r w:rsidRPr="002A6193">
        <w:rPr>
          <w:rFonts w:ascii="Times New Roman" w:hAnsi="Times New Roman" w:cs="Times New Roman"/>
        </w:rPr>
        <w:t>| uno fatto in Amstradam a</w:t>
      </w:r>
      <w:r w:rsidR="00B75F8B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24 di febraro 1618, et era segnato </w:t>
      </w:r>
      <w:r w:rsidR="00B75F8B" w:rsidRPr="002A6193">
        <w:rPr>
          <w:rFonts w:ascii="Times New Roman" w:hAnsi="Times New Roman" w:cs="Times New Roman"/>
        </w:rPr>
        <w:t xml:space="preserve">H. </w:t>
      </w:r>
      <w:r w:rsidR="0090241B" w:rsidRPr="002A6193">
        <w:rPr>
          <w:rFonts w:ascii="Times New Roman" w:hAnsi="Times New Roman" w:cs="Times New Roman"/>
        </w:rPr>
        <w:t xml:space="preserve">de </w:t>
      </w:r>
      <w:r w:rsidRPr="002A6193">
        <w:rPr>
          <w:rFonts w:ascii="Times New Roman" w:hAnsi="Times New Roman" w:cs="Times New Roman"/>
        </w:rPr>
        <w:t>| Braumont FV</w:t>
      </w:r>
      <w:r w:rsidR="009D00CA" w:rsidRPr="002A6193">
        <w:rPr>
          <w:rStyle w:val="FootnoteReference"/>
          <w:rFonts w:ascii="Times New Roman" w:hAnsi="Times New Roman" w:cs="Times New Roman"/>
        </w:rPr>
        <w:footnoteReference w:id="154"/>
      </w:r>
      <w:r w:rsidRPr="002A6193">
        <w:rPr>
          <w:rFonts w:ascii="Times New Roman" w:hAnsi="Times New Roman" w:cs="Times New Roman"/>
        </w:rPr>
        <w:t xml:space="preserve"> Versyde, Elias Trip. | </w:t>
      </w:r>
    </w:p>
    <w:p w14:paraId="57BB4095" w14:textId="77777777" w:rsidR="00CC72FE" w:rsidRPr="002A6193" w:rsidRDefault="00A0284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Doppo la </w:t>
      </w:r>
      <w:r w:rsidR="00045258" w:rsidRPr="002A6193">
        <w:rPr>
          <w:rFonts w:ascii="Times New Roman" w:hAnsi="Times New Roman" w:cs="Times New Roman"/>
        </w:rPr>
        <w:t xml:space="preserve">ratificatione, et confirmatione del detto contratto per nome delle sudette </w:t>
      </w:r>
      <w:r w:rsidR="0090241B" w:rsidRPr="002A6193">
        <w:rPr>
          <w:rFonts w:ascii="Times New Roman" w:hAnsi="Times New Roman" w:cs="Times New Roman"/>
        </w:rPr>
        <w:t xml:space="preserve">parti </w:t>
      </w:r>
      <w:r w:rsidR="00920724" w:rsidRPr="002A6193">
        <w:rPr>
          <w:rFonts w:ascii="Times New Roman" w:hAnsi="Times New Roman" w:cs="Times New Roman"/>
        </w:rPr>
        <w:t xml:space="preserve">| </w:t>
      </w:r>
      <w:r w:rsidR="00045258" w:rsidRPr="002A6193">
        <w:rPr>
          <w:rFonts w:ascii="Times New Roman" w:hAnsi="Times New Roman" w:cs="Times New Roman"/>
        </w:rPr>
        <w:t>da dui parte sono stati richiesti li honorati huomini Kellebrant den Ott</w:t>
      </w:r>
      <w:r w:rsidR="0090241B" w:rsidRPr="002A6193">
        <w:rPr>
          <w:rFonts w:ascii="Times New Roman" w:hAnsi="Times New Roman" w:cs="Times New Roman"/>
        </w:rPr>
        <w:t xml:space="preserve">er </w:t>
      </w:r>
      <w:r w:rsidR="00045258" w:rsidRPr="002A6193">
        <w:rPr>
          <w:rFonts w:ascii="Times New Roman" w:hAnsi="Times New Roman" w:cs="Times New Roman"/>
        </w:rPr>
        <w:t>| et Dierck Claissen Schepel mercanti et borghesi della sudetta città, li q[uali] | alla requisitione delle dette parti hanno sinceramente tassato, et pre</w:t>
      </w:r>
      <w:r w:rsidR="0090241B" w:rsidRPr="002A6193">
        <w:rPr>
          <w:rFonts w:ascii="Times New Roman" w:hAnsi="Times New Roman" w:cs="Times New Roman"/>
        </w:rPr>
        <w:t xml:space="preserve">giato </w:t>
      </w:r>
      <w:r w:rsidR="00045258" w:rsidRPr="002A6193">
        <w:rPr>
          <w:rFonts w:ascii="Times New Roman" w:hAnsi="Times New Roman" w:cs="Times New Roman"/>
        </w:rPr>
        <w:t>| il detto vassello, con li suoi apprestamenti, et preparament</w:t>
      </w:r>
      <w:r w:rsidR="00920724" w:rsidRPr="002A6193">
        <w:rPr>
          <w:rFonts w:ascii="Times New Roman" w:hAnsi="Times New Roman" w:cs="Times New Roman"/>
        </w:rPr>
        <w:t>i</w:t>
      </w:r>
      <w:r w:rsidR="00045258" w:rsidRPr="002A6193">
        <w:rPr>
          <w:rFonts w:ascii="Times New Roman" w:hAnsi="Times New Roman" w:cs="Times New Roman"/>
        </w:rPr>
        <w:t xml:space="preserve"> nominati </w:t>
      </w:r>
      <w:r w:rsidR="00CA0881" w:rsidRPr="002A6193">
        <w:rPr>
          <w:rFonts w:ascii="Times New Roman" w:hAnsi="Times New Roman" w:cs="Times New Roman"/>
        </w:rPr>
        <w:t xml:space="preserve">nel </w:t>
      </w:r>
      <w:r w:rsidR="00045258" w:rsidRPr="002A6193">
        <w:rPr>
          <w:rFonts w:ascii="Times New Roman" w:hAnsi="Times New Roman" w:cs="Times New Roman"/>
        </w:rPr>
        <w:t>| detto contratto di noleggio alla somma di vitiseimilla cinquecento fiori</w:t>
      </w:r>
      <w:r w:rsidR="001A2692" w:rsidRPr="002A6193">
        <w:rPr>
          <w:rFonts w:ascii="Times New Roman" w:hAnsi="Times New Roman" w:cs="Times New Roman"/>
        </w:rPr>
        <w:t>ni</w:t>
      </w:r>
      <w:r w:rsidR="001A2692" w:rsidRPr="002A6193">
        <w:rPr>
          <w:rStyle w:val="FootnoteReference"/>
          <w:rFonts w:ascii="Times New Roman" w:hAnsi="Times New Roman" w:cs="Times New Roman"/>
        </w:rPr>
        <w:footnoteReference w:id="155"/>
      </w:r>
      <w:r w:rsidR="00045258" w:rsidRPr="002A6193">
        <w:rPr>
          <w:rFonts w:ascii="Times New Roman" w:hAnsi="Times New Roman" w:cs="Times New Roman"/>
        </w:rPr>
        <w:t xml:space="preserve"> corr</w:t>
      </w:r>
      <w:r w:rsidR="00CA0881" w:rsidRPr="002A6193">
        <w:rPr>
          <w:rFonts w:ascii="Times New Roman" w:hAnsi="Times New Roman" w:cs="Times New Roman"/>
        </w:rPr>
        <w:t xml:space="preserve">en[ti]. </w:t>
      </w:r>
      <w:r w:rsidR="00045258" w:rsidRPr="002A6193">
        <w:rPr>
          <w:rFonts w:ascii="Times New Roman" w:hAnsi="Times New Roman" w:cs="Times New Roman"/>
        </w:rPr>
        <w:t xml:space="preserve">| </w:t>
      </w:r>
    </w:p>
    <w:p w14:paraId="45A978FB" w14:textId="77777777" w:rsidR="00CC72FE" w:rsidRPr="002A6193" w:rsidRDefault="0004525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Seguita la qualità, et quantità, insieme il valor dei canoni di fer[</w:t>
      </w:r>
      <w:r w:rsidR="001A2692" w:rsidRPr="002A6193">
        <w:rPr>
          <w:rFonts w:ascii="Times New Roman" w:hAnsi="Times New Roman" w:cs="Times New Roman"/>
        </w:rPr>
        <w:t>ro</w:t>
      </w:r>
      <w:r w:rsidRPr="002A6193">
        <w:rPr>
          <w:rFonts w:ascii="Times New Roman" w:hAnsi="Times New Roman" w:cs="Times New Roman"/>
        </w:rPr>
        <w:t>]</w:t>
      </w:r>
      <w:r w:rsidR="001A2692" w:rsidRPr="002A6193">
        <w:rPr>
          <w:rStyle w:val="FootnoteReference"/>
          <w:rFonts w:ascii="Times New Roman" w:hAnsi="Times New Roman" w:cs="Times New Roman"/>
        </w:rPr>
        <w:footnoteReference w:id="156"/>
      </w:r>
      <w:r w:rsidRPr="002A6193">
        <w:rPr>
          <w:rFonts w:ascii="Times New Roman" w:hAnsi="Times New Roman" w:cs="Times New Roman"/>
        </w:rPr>
        <w:t xml:space="preserve"> | et petriere che sono in detto vassello. | </w:t>
      </w:r>
    </w:p>
    <w:p w14:paraId="119321C2" w14:textId="77777777" w:rsidR="00D06D06" w:rsidRPr="002A6193" w:rsidRDefault="00D06D06" w:rsidP="004014CF">
      <w:pPr>
        <w:pStyle w:val="Testopreformatta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21"/>
        <w:gridCol w:w="2018"/>
      </w:tblGrid>
      <w:tr w:rsidR="00EB00E0" w:rsidRPr="002A6193" w14:paraId="74418968" w14:textId="77777777">
        <w:tc>
          <w:tcPr>
            <w:tcW w:w="7621" w:type="dxa"/>
          </w:tcPr>
          <w:p w14:paraId="5482CA85" w14:textId="77777777" w:rsidR="00D06D06" w:rsidRPr="002A6193" w:rsidRDefault="00D06D06" w:rsidP="004014CF">
            <w:pPr>
              <w:pStyle w:val="Testopreformattato"/>
              <w:jc w:val="both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Otto pezzi nominati meze colobrine che tirano una balla di 9 libre di ferro | pesanti ciascheduno in circa 3100</w:t>
            </w:r>
            <w:r w:rsidRPr="002A6193">
              <w:rPr>
                <w:rStyle w:val="FootnoteReference"/>
                <w:rFonts w:ascii="Times New Roman" w:hAnsi="Times New Roman" w:cs="Times New Roman"/>
              </w:rPr>
              <w:footnoteReference w:id="157"/>
            </w:r>
            <w:r w:rsidRPr="002A6193">
              <w:rPr>
                <w:rFonts w:ascii="Times New Roman" w:hAnsi="Times New Roman" w:cs="Times New Roman"/>
              </w:rPr>
              <w:t xml:space="preserve"> fa 3100 libre</w:t>
            </w:r>
          </w:p>
        </w:tc>
        <w:tc>
          <w:tcPr>
            <w:tcW w:w="2018" w:type="dxa"/>
            <w:vAlign w:val="bottom"/>
          </w:tcPr>
          <w:p w14:paraId="38A02F40" w14:textId="77777777" w:rsidR="00471402" w:rsidRPr="002A6193" w:rsidRDefault="00D06D06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24800 libre</w:t>
            </w:r>
            <w:r w:rsidR="00D672E6" w:rsidRPr="002A6193">
              <w:rPr>
                <w:rFonts w:ascii="Times New Roman" w:hAnsi="Times New Roman" w:cs="Times New Roman"/>
              </w:rPr>
              <w:t xml:space="preserve"> |</w:t>
            </w:r>
          </w:p>
        </w:tc>
      </w:tr>
      <w:tr w:rsidR="00EB00E0" w:rsidRPr="002A6193" w14:paraId="27C8E651" w14:textId="77777777">
        <w:tc>
          <w:tcPr>
            <w:tcW w:w="7621" w:type="dxa"/>
          </w:tcPr>
          <w:p w14:paraId="11414ED9" w14:textId="77777777" w:rsidR="00D06D06" w:rsidRPr="002A6193" w:rsidRDefault="00D06D06" w:rsidP="004014CF">
            <w:pPr>
              <w:pStyle w:val="Testopreformattato"/>
              <w:jc w:val="both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8 pezzi nominati colobrine bastarde pesanti cadauno 3800</w:t>
            </w:r>
          </w:p>
        </w:tc>
        <w:tc>
          <w:tcPr>
            <w:tcW w:w="2018" w:type="dxa"/>
          </w:tcPr>
          <w:p w14:paraId="117A9C3F" w14:textId="77777777" w:rsidR="00471402" w:rsidRPr="002A6193" w:rsidRDefault="00D06D06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30400 libre</w:t>
            </w:r>
            <w:r w:rsidR="00D672E6" w:rsidRPr="002A6193">
              <w:rPr>
                <w:rFonts w:ascii="Times New Roman" w:hAnsi="Times New Roman" w:cs="Times New Roman"/>
              </w:rPr>
              <w:t xml:space="preserve"> |</w:t>
            </w:r>
          </w:p>
        </w:tc>
      </w:tr>
      <w:tr w:rsidR="00EB00E0" w:rsidRPr="002A6193" w14:paraId="5EE0C0D3" w14:textId="77777777">
        <w:tc>
          <w:tcPr>
            <w:tcW w:w="7621" w:type="dxa"/>
          </w:tcPr>
          <w:p w14:paraId="61388B90" w14:textId="77777777" w:rsidR="00D06D06" w:rsidRPr="002A6193" w:rsidRDefault="00D06D06" w:rsidP="004014CF">
            <w:pPr>
              <w:pStyle w:val="Testopreformattato"/>
              <w:jc w:val="both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4 pezzi con le camere di 18</w:t>
            </w:r>
            <w:r w:rsidRPr="002A6193">
              <w:rPr>
                <w:rStyle w:val="FootnoteReference"/>
                <w:rFonts w:ascii="Times New Roman" w:hAnsi="Times New Roman" w:cs="Times New Roman"/>
              </w:rPr>
              <w:footnoteReference w:id="158"/>
            </w:r>
            <w:r w:rsidRPr="002A6193">
              <w:rPr>
                <w:rFonts w:ascii="Times New Roman" w:hAnsi="Times New Roman" w:cs="Times New Roman"/>
              </w:rPr>
              <w:t xml:space="preserve"> di ferro pesanti insieme</w:t>
            </w:r>
          </w:p>
        </w:tc>
        <w:tc>
          <w:tcPr>
            <w:tcW w:w="2018" w:type="dxa"/>
          </w:tcPr>
          <w:p w14:paraId="514F00DB" w14:textId="77777777" w:rsidR="00471402" w:rsidRPr="002A6193" w:rsidRDefault="00D06D06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9382</w:t>
            </w:r>
            <w:r w:rsidR="00D672E6" w:rsidRPr="002A6193">
              <w:rPr>
                <w:rFonts w:ascii="Times New Roman" w:hAnsi="Times New Roman" w:cs="Times New Roman"/>
              </w:rPr>
              <w:t xml:space="preserve"> |</w:t>
            </w:r>
          </w:p>
        </w:tc>
      </w:tr>
      <w:tr w:rsidR="00EB00E0" w:rsidRPr="002A6193" w14:paraId="72CBDEA8" w14:textId="77777777">
        <w:tc>
          <w:tcPr>
            <w:tcW w:w="7621" w:type="dxa"/>
          </w:tcPr>
          <w:p w14:paraId="6F5254BD" w14:textId="77777777" w:rsidR="00D06D06" w:rsidRPr="002A6193" w:rsidRDefault="00D06D06" w:rsidP="004014CF">
            <w:pPr>
              <w:pStyle w:val="Testopreformattato"/>
              <w:jc w:val="both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2 pezzi leggieri pesanti cadauno in circa 800</w:t>
            </w:r>
          </w:p>
        </w:tc>
        <w:tc>
          <w:tcPr>
            <w:tcW w:w="2018" w:type="dxa"/>
          </w:tcPr>
          <w:p w14:paraId="4489BAB1" w14:textId="77777777" w:rsidR="00471402" w:rsidRPr="002A6193" w:rsidRDefault="00D06D06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1600</w:t>
            </w:r>
            <w:r w:rsidR="00D672E6" w:rsidRPr="002A6193">
              <w:rPr>
                <w:rFonts w:ascii="Times New Roman" w:hAnsi="Times New Roman" w:cs="Times New Roman"/>
              </w:rPr>
              <w:t xml:space="preserve"> |</w:t>
            </w:r>
          </w:p>
        </w:tc>
      </w:tr>
      <w:tr w:rsidR="00EB00E0" w:rsidRPr="002A6193" w14:paraId="53856153" w14:textId="77777777">
        <w:tc>
          <w:tcPr>
            <w:tcW w:w="7621" w:type="dxa"/>
          </w:tcPr>
          <w:p w14:paraId="1229C261" w14:textId="77777777" w:rsidR="00D06D06" w:rsidRPr="002A6193" w:rsidRDefault="00D06D06" w:rsidP="004014CF">
            <w:pPr>
              <w:pStyle w:val="Testopreformattato"/>
              <w:jc w:val="both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2 pezzi di camera cadauno di 1600 di ferro riviene a</w:t>
            </w:r>
          </w:p>
        </w:tc>
        <w:tc>
          <w:tcPr>
            <w:tcW w:w="2018" w:type="dxa"/>
          </w:tcPr>
          <w:p w14:paraId="6712B3B7" w14:textId="77777777" w:rsidR="00471402" w:rsidRPr="002A6193" w:rsidRDefault="00D06D06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3200</w:t>
            </w:r>
            <w:r w:rsidR="00D672E6" w:rsidRPr="002A6193">
              <w:rPr>
                <w:rFonts w:ascii="Times New Roman" w:hAnsi="Times New Roman" w:cs="Times New Roman"/>
              </w:rPr>
              <w:t xml:space="preserve"> |</w:t>
            </w:r>
          </w:p>
        </w:tc>
      </w:tr>
    </w:tbl>
    <w:p w14:paraId="3EF391EE" w14:textId="4736C784" w:rsidR="00EB00E0" w:rsidRPr="002A6193" w:rsidRDefault="0004525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7"/>
        <w:gridCol w:w="2107"/>
      </w:tblGrid>
      <w:tr w:rsidR="00EB00E0" w:rsidRPr="002A6193" w14:paraId="5F450C2A" w14:textId="77777777">
        <w:tc>
          <w:tcPr>
            <w:tcW w:w="7513" w:type="dxa"/>
          </w:tcPr>
          <w:p w14:paraId="21323D11" w14:textId="77777777" w:rsidR="00EB00E0" w:rsidRPr="002A6193" w:rsidRDefault="00EB00E0" w:rsidP="004014CF">
            <w:pPr>
              <w:pStyle w:val="Testopreformattato"/>
              <w:jc w:val="both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4 pezzi petriere pesano cadauno 300 fanno</w:t>
            </w:r>
          </w:p>
        </w:tc>
        <w:tc>
          <w:tcPr>
            <w:tcW w:w="2126" w:type="dxa"/>
            <w:vAlign w:val="bottom"/>
          </w:tcPr>
          <w:p w14:paraId="1F5D7458" w14:textId="77777777" w:rsidR="00471402" w:rsidRPr="002A6193" w:rsidRDefault="00EB00E0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1200</w:t>
            </w:r>
            <w:r w:rsidR="005C7D78" w:rsidRPr="002A6193">
              <w:rPr>
                <w:rFonts w:ascii="Times New Roman" w:hAnsi="Times New Roman" w:cs="Times New Roman"/>
              </w:rPr>
              <w:t xml:space="preserve"> |</w:t>
            </w:r>
          </w:p>
        </w:tc>
      </w:tr>
      <w:tr w:rsidR="00EB00E0" w:rsidRPr="002A6193" w14:paraId="6B152D99" w14:textId="77777777">
        <w:tc>
          <w:tcPr>
            <w:tcW w:w="7513" w:type="dxa"/>
          </w:tcPr>
          <w:p w14:paraId="76F089EF" w14:textId="77777777" w:rsidR="00EB00E0" w:rsidRPr="002A6193" w:rsidRDefault="008B0E04" w:rsidP="004014CF">
            <w:pPr>
              <w:pStyle w:val="Testopreformattato"/>
              <w:jc w:val="both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r</w:t>
            </w:r>
            <w:r w:rsidR="00EB00E0" w:rsidRPr="002A6193">
              <w:rPr>
                <w:rFonts w:ascii="Times New Roman" w:hAnsi="Times New Roman" w:cs="Times New Roman"/>
              </w:rPr>
              <w:t>ivengono insieme</w:t>
            </w:r>
          </w:p>
        </w:tc>
        <w:tc>
          <w:tcPr>
            <w:tcW w:w="2126" w:type="dxa"/>
            <w:vAlign w:val="bottom"/>
          </w:tcPr>
          <w:p w14:paraId="04E89E7F" w14:textId="77777777" w:rsidR="00471402" w:rsidRPr="002A6193" w:rsidRDefault="00EB00E0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70582</w:t>
            </w:r>
            <w:r w:rsidR="0056662F" w:rsidRPr="002A6193">
              <w:rPr>
                <w:rFonts w:ascii="Times New Roman" w:hAnsi="Times New Roman" w:cs="Times New Roman"/>
              </w:rPr>
              <w:t xml:space="preserve"> |</w:t>
            </w:r>
          </w:p>
        </w:tc>
      </w:tr>
      <w:tr w:rsidR="00EB00E0" w:rsidRPr="002A6193" w14:paraId="0FF86BDB" w14:textId="77777777">
        <w:tc>
          <w:tcPr>
            <w:tcW w:w="7513" w:type="dxa"/>
          </w:tcPr>
          <w:p w14:paraId="26834104" w14:textId="77777777" w:rsidR="00EB00E0" w:rsidRPr="002A6193" w:rsidRDefault="008B0E04" w:rsidP="004014CF">
            <w:pPr>
              <w:pStyle w:val="Testopreformattato"/>
              <w:jc w:val="both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c</w:t>
            </w:r>
            <w:r w:rsidR="00EB00E0" w:rsidRPr="002A6193">
              <w:rPr>
                <w:rFonts w:ascii="Times New Roman" w:hAnsi="Times New Roman" w:cs="Times New Roman"/>
              </w:rPr>
              <w:t>adauna cento libre computata una per l’altra a quindici fiorini la lira riviene</w:t>
            </w:r>
          </w:p>
        </w:tc>
        <w:tc>
          <w:tcPr>
            <w:tcW w:w="2126" w:type="dxa"/>
            <w:vAlign w:val="bottom"/>
          </w:tcPr>
          <w:p w14:paraId="146208CD" w14:textId="4718A5A4" w:rsidR="00471402" w:rsidRPr="002A6193" w:rsidRDefault="00EB00E0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10587</w:t>
            </w:r>
            <w:r w:rsidR="004E0846" w:rsidRPr="002A6193">
              <w:rPr>
                <w:rFonts w:ascii="Times New Roman" w:hAnsi="Times New Roman" w:cs="Times New Roman"/>
              </w:rPr>
              <w:t>,</w:t>
            </w:r>
            <w:r w:rsidRPr="002A6193">
              <w:rPr>
                <w:rFonts w:ascii="Times New Roman" w:hAnsi="Times New Roman" w:cs="Times New Roman"/>
              </w:rPr>
              <w:t xml:space="preserve"> 6</w:t>
            </w:r>
            <w:r w:rsidR="0056662F" w:rsidRPr="002A6193">
              <w:rPr>
                <w:rFonts w:ascii="Times New Roman" w:hAnsi="Times New Roman" w:cs="Times New Roman"/>
              </w:rPr>
              <w:t xml:space="preserve"> |</w:t>
            </w:r>
          </w:p>
        </w:tc>
      </w:tr>
      <w:tr w:rsidR="00EB00E0" w:rsidRPr="002A6193" w14:paraId="1623FBCC" w14:textId="77777777">
        <w:trPr>
          <w:trHeight w:val="550"/>
        </w:trPr>
        <w:tc>
          <w:tcPr>
            <w:tcW w:w="7513" w:type="dxa"/>
          </w:tcPr>
          <w:p w14:paraId="484E59B2" w14:textId="77777777" w:rsidR="00EB00E0" w:rsidRPr="002A6193" w:rsidRDefault="008B0E04" w:rsidP="004014CF">
            <w:pPr>
              <w:pStyle w:val="Testopreformattato"/>
              <w:jc w:val="both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lastRenderedPageBreak/>
              <w:t>r</w:t>
            </w:r>
            <w:r w:rsidR="00EB00E0" w:rsidRPr="002A6193">
              <w:rPr>
                <w:rFonts w:ascii="Times New Roman" w:hAnsi="Times New Roman" w:cs="Times New Roman"/>
              </w:rPr>
              <w:t>iviene il detto vassello con li suoi apparechi canoni, et | apartenenze seguitando insieme la sudetta tassatione fiorini</w:t>
            </w:r>
          </w:p>
        </w:tc>
        <w:tc>
          <w:tcPr>
            <w:tcW w:w="2126" w:type="dxa"/>
            <w:vAlign w:val="bottom"/>
          </w:tcPr>
          <w:p w14:paraId="00D3D0CB" w14:textId="77777777" w:rsidR="00471402" w:rsidRPr="002A6193" w:rsidRDefault="00471402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</w:p>
          <w:p w14:paraId="58FDA807" w14:textId="76D7179F" w:rsidR="00471402" w:rsidRPr="002A6193" w:rsidRDefault="00EB00E0">
            <w:pPr>
              <w:pStyle w:val="Testopreformattato"/>
              <w:jc w:val="right"/>
              <w:rPr>
                <w:rFonts w:ascii="Times New Roman" w:hAnsi="Times New Roman" w:cs="Times New Roman"/>
              </w:rPr>
            </w:pPr>
            <w:r w:rsidRPr="002A6193">
              <w:rPr>
                <w:rFonts w:ascii="Times New Roman" w:hAnsi="Times New Roman" w:cs="Times New Roman"/>
              </w:rPr>
              <w:t>37087</w:t>
            </w:r>
            <w:r w:rsidR="004E0846" w:rsidRPr="002A6193">
              <w:rPr>
                <w:rFonts w:ascii="Times New Roman" w:hAnsi="Times New Roman" w:cs="Times New Roman"/>
              </w:rPr>
              <w:t>,</w:t>
            </w:r>
            <w:r w:rsidRPr="002A6193">
              <w:rPr>
                <w:rFonts w:ascii="Times New Roman" w:hAnsi="Times New Roman" w:cs="Times New Roman"/>
              </w:rPr>
              <w:t xml:space="preserve"> 6</w:t>
            </w:r>
            <w:r w:rsidR="0056662F" w:rsidRPr="002A6193">
              <w:rPr>
                <w:rFonts w:ascii="Times New Roman" w:hAnsi="Times New Roman" w:cs="Times New Roman"/>
              </w:rPr>
              <w:t xml:space="preserve"> |</w:t>
            </w:r>
          </w:p>
        </w:tc>
      </w:tr>
    </w:tbl>
    <w:p w14:paraId="7D7F8B96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4DCC0C29" w14:textId="77777777" w:rsidR="00CC72FE" w:rsidRPr="002A6193" w:rsidRDefault="007D44C4" w:rsidP="00EB00E0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Ben inteso, s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il detto vassello sarà compro dalla Republica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allora il detto | cannone a spese della </w:t>
      </w:r>
      <w:r w:rsidR="00520CF9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>ignoria sarà messo fuori del bordo, et pesato | et quell</w:t>
      </w:r>
      <w:r w:rsidR="00520CF9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 ch</w:t>
      </w:r>
      <w:r w:rsidR="00211A7E" w:rsidRPr="002A6193">
        <w:rPr>
          <w:rFonts w:ascii="Times New Roman" w:hAnsi="Times New Roman" w:cs="Times New Roman"/>
        </w:rPr>
        <w:t>’</w:t>
      </w:r>
      <w:r w:rsidR="00520CF9" w:rsidRPr="002A6193">
        <w:rPr>
          <w:rFonts w:ascii="Times New Roman" w:hAnsi="Times New Roman" w:cs="Times New Roman"/>
        </w:rPr>
        <w:t>i</w:t>
      </w:r>
      <w:r w:rsidRPr="002A6193">
        <w:rPr>
          <w:rFonts w:ascii="Times New Roman" w:hAnsi="Times New Roman" w:cs="Times New Roman"/>
        </w:rPr>
        <w:t>l detto cannone si troverà più o meno pesante di quello | che qui di sopra, è scritto, et specificato che le parti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un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altra lo farà bono secondo il prezzo sopranominato in | segno della verità etc. </w:t>
      </w:r>
      <w:r w:rsidR="00520CF9" w:rsidRPr="002A6193">
        <w:rPr>
          <w:rFonts w:ascii="Times New Roman" w:hAnsi="Times New Roman" w:cs="Times New Roman"/>
        </w:rPr>
        <w:t>|</w:t>
      </w:r>
    </w:p>
    <w:p w14:paraId="27FB63F4" w14:textId="77777777" w:rsidR="002D6E53" w:rsidRPr="002A6193" w:rsidRDefault="002D6E53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7236400F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31r / </w:t>
      </w:r>
    </w:p>
    <w:p w14:paraId="26447709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Bianca</w:t>
      </w:r>
    </w:p>
    <w:p w14:paraId="2B976A37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</w:rPr>
      </w:pPr>
    </w:p>
    <w:p w14:paraId="6AD28091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31vB / </w:t>
      </w:r>
    </w:p>
    <w:p w14:paraId="289B2A8C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3</w:t>
      </w:r>
      <w:r w:rsidRPr="002A6193">
        <w:rPr>
          <w:rStyle w:val="FootnoteReference"/>
          <w:rFonts w:ascii="Times New Roman" w:hAnsi="Times New Roman" w:cs="Times New Roman"/>
        </w:rPr>
        <w:footnoteReference w:id="159"/>
      </w:r>
      <w:r w:rsidRPr="002A6193">
        <w:rPr>
          <w:rFonts w:ascii="Times New Roman" w:hAnsi="Times New Roman" w:cs="Times New Roman"/>
        </w:rPr>
        <w:t xml:space="preserve"> | </w:t>
      </w:r>
    </w:p>
    <w:p w14:paraId="63BBF7AD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Nella 2</w:t>
      </w:r>
      <w:r w:rsidRPr="002A6193">
        <w:rPr>
          <w:rFonts w:ascii="Times New Roman" w:hAnsi="Times New Roman" w:cs="Times New Roman"/>
          <w:vertAlign w:val="superscript"/>
        </w:rPr>
        <w:t>da</w:t>
      </w:r>
      <w:r w:rsidRPr="002A6193">
        <w:rPr>
          <w:rFonts w:ascii="Times New Roman" w:hAnsi="Times New Roman" w:cs="Times New Roman"/>
        </w:rPr>
        <w:t xml:space="preserve"> n° 15 | </w:t>
      </w:r>
    </w:p>
    <w:p w14:paraId="3D19983E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forma di noleggio |</w:t>
      </w:r>
    </w:p>
    <w:p w14:paraId="19F247AF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</w:rPr>
      </w:pPr>
    </w:p>
    <w:p w14:paraId="7EB4D126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38r-v / </w:t>
      </w:r>
    </w:p>
    <w:p w14:paraId="79C89111" w14:textId="77777777" w:rsidR="002D6E53" w:rsidRPr="002A6193" w:rsidRDefault="002D6E53" w:rsidP="002D6E5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  <w:i/>
        </w:rPr>
        <w:t>Tagliata</w:t>
      </w:r>
    </w:p>
    <w:p w14:paraId="1E723988" w14:textId="77777777" w:rsidR="002D6E53" w:rsidRPr="002A6193" w:rsidRDefault="002D6E53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22CEEAB0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770E2CCA" w14:textId="77777777" w:rsidR="00CC72FE" w:rsidRPr="002A6193" w:rsidRDefault="00470C3E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n. </w:t>
      </w:r>
      <w:r w:rsidR="00FD4931" w:rsidRPr="002A6193">
        <w:rPr>
          <w:rFonts w:ascii="Times New Roman" w:hAnsi="Times New Roman" w:cs="Times New Roman"/>
        </w:rPr>
        <w:t>13</w:t>
      </w:r>
    </w:p>
    <w:p w14:paraId="75D92CD4" w14:textId="38123BF2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Allegato V al n. 8 </w:t>
      </w:r>
      <w:r w:rsidR="00470C3E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>cc. 35r-36v</w:t>
      </w:r>
      <w:r w:rsidR="00470C3E" w:rsidRPr="002A6193">
        <w:rPr>
          <w:rFonts w:ascii="Times New Roman" w:hAnsi="Times New Roman" w:cs="Times New Roman"/>
        </w:rPr>
        <w:t>)</w:t>
      </w:r>
    </w:p>
    <w:p w14:paraId="2799AD24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4D93F5C0" w14:textId="77777777" w:rsidR="00CC72FE" w:rsidRPr="002A6193" w:rsidRDefault="0018435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35r / </w:t>
      </w:r>
    </w:p>
    <w:p w14:paraId="40479F04" w14:textId="1EBCB6C7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In lettere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n° 15 de</w:t>
      </w:r>
      <w:r w:rsidR="001659D8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13 marzo | 1618 | </w:t>
      </w:r>
    </w:p>
    <w:p w14:paraId="16AC353F" w14:textId="77777777" w:rsidR="00F942E6" w:rsidRPr="002A6193" w:rsidRDefault="00F942E6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67836EBA" w14:textId="77777777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Tassatione delle navi senza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artigliarie, et sono le cinque | tolte dall</w:t>
      </w:r>
      <w:r w:rsidR="00211A7E" w:rsidRPr="002A6193">
        <w:rPr>
          <w:rFonts w:ascii="Times New Roman" w:hAnsi="Times New Roman" w:cs="Times New Roman"/>
        </w:rPr>
        <w:t>’</w:t>
      </w:r>
      <w:r w:rsidR="0081579D" w:rsidRPr="002A6193">
        <w:rPr>
          <w:rFonts w:ascii="Times New Roman" w:hAnsi="Times New Roman" w:cs="Times New Roman"/>
        </w:rPr>
        <w:t>a</w:t>
      </w:r>
      <w:r w:rsidR="009A4CEE" w:rsidRPr="002A6193">
        <w:rPr>
          <w:rFonts w:ascii="Times New Roman" w:hAnsi="Times New Roman" w:cs="Times New Roman"/>
        </w:rPr>
        <w:t>miralità di Amstradam a nolo</w:t>
      </w:r>
      <w:r w:rsidRPr="002A6193">
        <w:rPr>
          <w:rFonts w:ascii="Times New Roman" w:hAnsi="Times New Roman" w:cs="Times New Roman"/>
        </w:rPr>
        <w:t xml:space="preserve"> | </w:t>
      </w:r>
    </w:p>
    <w:p w14:paraId="383BC24B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67998039" w14:textId="37E39BD4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La nave di Pietro Claesen di Udam grande 360 lasti in circa, a fiorini | 5200. Haverà per mese fiorini 3600, et correndo li portionali</w:t>
      </w:r>
      <w:r w:rsidR="0081579D" w:rsidRPr="002A6193">
        <w:rPr>
          <w:rFonts w:ascii="Times New Roman" w:hAnsi="Times New Roman" w:cs="Times New Roman"/>
        </w:rPr>
        <w:t xml:space="preserve"> [</w:t>
      </w:r>
      <w:r w:rsidR="00F34F52" w:rsidRPr="002A6193">
        <w:rPr>
          <w:rFonts w:ascii="Times New Roman" w:hAnsi="Times New Roman" w:cs="Times New Roman"/>
        </w:rPr>
        <w:t>…</w:t>
      </w:r>
      <w:r w:rsidR="0081579D" w:rsidRPr="002A6193">
        <w:rPr>
          <w:rFonts w:ascii="Times New Roman" w:hAnsi="Times New Roman" w:cs="Times New Roman"/>
        </w:rPr>
        <w:t>]</w:t>
      </w:r>
      <w:r w:rsidR="0040209D" w:rsidRPr="002A6193">
        <w:rPr>
          <w:rStyle w:val="FootnoteReference"/>
          <w:rFonts w:ascii="Times New Roman" w:hAnsi="Times New Roman" w:cs="Times New Roman"/>
        </w:rPr>
        <w:footnoteReference w:id="160"/>
      </w:r>
      <w:r w:rsidRPr="002A6193">
        <w:rPr>
          <w:rFonts w:ascii="Times New Roman" w:hAnsi="Times New Roman" w:cs="Times New Roman"/>
        </w:rPr>
        <w:t xml:space="preserve"> | pericolo a fiorini 800 più il mese in optione della serenissima Republica di </w:t>
      </w:r>
      <w:r w:rsidR="00E54E37" w:rsidRPr="002A6193">
        <w:rPr>
          <w:rFonts w:ascii="Times New Roman" w:hAnsi="Times New Roman" w:cs="Times New Roman"/>
        </w:rPr>
        <w:t>[…-]|cettarlo</w:t>
      </w:r>
      <w:r w:rsidRPr="002A6193">
        <w:rPr>
          <w:rFonts w:ascii="Times New Roman" w:hAnsi="Times New Roman" w:cs="Times New Roman"/>
        </w:rPr>
        <w:t xml:space="preserve"> così. Sarà montata dalli partionevoli con pezze ven</w:t>
      </w:r>
      <w:r w:rsidR="00CA0881" w:rsidRPr="002A6193">
        <w:rPr>
          <w:rFonts w:ascii="Times New Roman" w:hAnsi="Times New Roman" w:cs="Times New Roman"/>
        </w:rPr>
        <w:t xml:space="preserve">ti </w:t>
      </w:r>
      <w:r w:rsidRPr="002A6193">
        <w:rPr>
          <w:rFonts w:ascii="Times New Roman" w:hAnsi="Times New Roman" w:cs="Times New Roman"/>
        </w:rPr>
        <w:t xml:space="preserve">| di artellaria. | </w:t>
      </w:r>
    </w:p>
    <w:p w14:paraId="06D907C4" w14:textId="77777777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La nave Meus Tanam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Edam grande 300 lasti in circa, tassata fiorini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 xml:space="preserve">]. | Havrà per mese fiorini 2400 et per il pericolo da correre fiorini 700 | al mese in optione come sopra senza artigliaria. | </w:t>
      </w:r>
    </w:p>
    <w:p w14:paraId="4F0BA3BF" w14:textId="77777777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La nave di Pietro Everesen grande circa 300 lasti tassata a fiorini 32[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 xml:space="preserve">]. | Havrà per mese fiorini 2400 et li pericoli da correre fiorini 600 </w:t>
      </w:r>
      <w:r w:rsidR="00957349" w:rsidRPr="002A6193">
        <w:rPr>
          <w:rFonts w:ascii="Times New Roman" w:hAnsi="Times New Roman" w:cs="Times New Roman"/>
        </w:rPr>
        <w:t xml:space="preserve">più </w:t>
      </w:r>
      <w:r w:rsidRPr="002A6193">
        <w:rPr>
          <w:rFonts w:ascii="Times New Roman" w:hAnsi="Times New Roman" w:cs="Times New Roman"/>
        </w:rPr>
        <w:t>| al mese, in optione come sopra senz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artillarie. | </w:t>
      </w:r>
    </w:p>
    <w:p w14:paraId="0C95C369" w14:textId="77777777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La nave di Pietro Claesen Ministe</w:t>
      </w:r>
      <w:r w:rsidR="009B1F81" w:rsidRPr="002A6193">
        <w:rPr>
          <w:rFonts w:ascii="Times New Roman" w:hAnsi="Times New Roman" w:cs="Times New Roman"/>
        </w:rPr>
        <w:t xml:space="preserve"> K</w:t>
      </w:r>
      <w:r w:rsidRPr="002A6193">
        <w:rPr>
          <w:rFonts w:ascii="Times New Roman" w:hAnsi="Times New Roman" w:cs="Times New Roman"/>
        </w:rPr>
        <w:t xml:space="preserve">erch, grande lasti 260 in circa, tassata [fiorini] | 28500. Havrà per mese fiorini 2550 et per li pericoli da correre fiorini </w:t>
      </w:r>
      <w:r w:rsidR="009B1F81" w:rsidRPr="002A6193">
        <w:rPr>
          <w:rFonts w:ascii="Times New Roman" w:hAnsi="Times New Roman" w:cs="Times New Roman"/>
        </w:rPr>
        <w:t>4</w:t>
      </w:r>
      <w:r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 xml:space="preserve">] | più al mese in optione come sopra, sarà montata dalli partionevoli con | pezzi 20 di artigliaria. | </w:t>
      </w:r>
    </w:p>
    <w:p w14:paraId="687651A2" w14:textId="77777777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La nave di Anna Rivetten grande lasti 170 in circa tassata fiorini 24000. | Havrà per mese fiorini 1800 et per li pericoli da correre, fi</w:t>
      </w:r>
      <w:r w:rsidR="009B1F81" w:rsidRPr="002A6193">
        <w:rPr>
          <w:rFonts w:ascii="Times New Roman" w:hAnsi="Times New Roman" w:cs="Times New Roman"/>
        </w:rPr>
        <w:t>ori</w:t>
      </w:r>
      <w:r w:rsidRPr="002A6193">
        <w:rPr>
          <w:rFonts w:ascii="Times New Roman" w:hAnsi="Times New Roman" w:cs="Times New Roman"/>
        </w:rPr>
        <w:t>ni 450 più al | mese, in optione come sopra, sarà montata da p</w:t>
      </w:r>
      <w:r w:rsidR="00CE7D18" w:rsidRPr="002A6193">
        <w:rPr>
          <w:rFonts w:ascii="Times New Roman" w:hAnsi="Times New Roman" w:cs="Times New Roman"/>
        </w:rPr>
        <w:t>o</w:t>
      </w:r>
      <w:r w:rsidRPr="002A6193">
        <w:rPr>
          <w:rFonts w:ascii="Times New Roman" w:hAnsi="Times New Roman" w:cs="Times New Roman"/>
        </w:rPr>
        <w:t>rtionevoli con 14 pezzi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|artillaria. | </w:t>
      </w:r>
    </w:p>
    <w:p w14:paraId="1E26A06D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4AE530A4" w14:textId="77777777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artigliarie delli portionevoli che giungono | alle navi, vengono tassate separatamente. | </w:t>
      </w:r>
    </w:p>
    <w:p w14:paraId="5587E283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59099ABF" w14:textId="77777777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Tassatione delle navi tolte dalli signori dell</w:t>
      </w:r>
      <w:r w:rsidR="00211A7E" w:rsidRPr="002A6193">
        <w:rPr>
          <w:rFonts w:ascii="Times New Roman" w:hAnsi="Times New Roman" w:cs="Times New Roman"/>
        </w:rPr>
        <w:t>’</w:t>
      </w:r>
      <w:r w:rsidR="00CE7D18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miralità di</w:t>
      </w:r>
      <w:r w:rsidR="009A4CEE" w:rsidRPr="002A6193">
        <w:rPr>
          <w:rFonts w:ascii="Times New Roman" w:hAnsi="Times New Roman" w:cs="Times New Roman"/>
        </w:rPr>
        <w:t xml:space="preserve"> | Rotterdam con le artigliarie</w:t>
      </w:r>
      <w:r w:rsidRPr="002A6193">
        <w:rPr>
          <w:rFonts w:ascii="Times New Roman" w:hAnsi="Times New Roman" w:cs="Times New Roman"/>
        </w:rPr>
        <w:t xml:space="preserve"> | </w:t>
      </w:r>
    </w:p>
    <w:p w14:paraId="60828573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0A46747B" w14:textId="067FCBFE" w:rsidR="00CC72FE" w:rsidRPr="002A6193" w:rsidRDefault="007F337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La nave di Elias Trip grande circa 200 lasti tassata a fiorini 37087</w:t>
      </w:r>
      <w:r w:rsidR="004E0846" w:rsidRPr="002A6193">
        <w:rPr>
          <w:rFonts w:ascii="Times New Roman" w:hAnsi="Times New Roman" w:cs="Times New Roman"/>
        </w:rPr>
        <w:t xml:space="preserve">, </w:t>
      </w:r>
      <w:r w:rsidR="00957349" w:rsidRPr="002A6193">
        <w:rPr>
          <w:rFonts w:ascii="Times New Roman" w:hAnsi="Times New Roman" w:cs="Times New Roman"/>
        </w:rPr>
        <w:t>6</w:t>
      </w:r>
      <w:r w:rsidRPr="002A6193">
        <w:rPr>
          <w:rFonts w:ascii="Times New Roman" w:hAnsi="Times New Roman" w:cs="Times New Roman"/>
        </w:rPr>
        <w:t xml:space="preserve"> | con 24 cannoni di ferro, et 4 pietrere. Haverà per mese fiorini 240</w:t>
      </w:r>
      <w:r w:rsidR="00957349" w:rsidRPr="002A6193">
        <w:rPr>
          <w:rFonts w:ascii="Times New Roman" w:hAnsi="Times New Roman" w:cs="Times New Roman"/>
        </w:rPr>
        <w:t xml:space="preserve">[0] </w:t>
      </w:r>
      <w:r w:rsidRPr="002A6193">
        <w:rPr>
          <w:rFonts w:ascii="Times New Roman" w:hAnsi="Times New Roman" w:cs="Times New Roman"/>
        </w:rPr>
        <w:t xml:space="preserve">| et per li pericoli da correre fiorini 600 più al mese, in optione </w:t>
      </w:r>
      <w:r w:rsidRPr="002A6193">
        <w:rPr>
          <w:rFonts w:ascii="Times New Roman" w:hAnsi="Times New Roman" w:cs="Times New Roman"/>
        </w:rPr>
        <w:lastRenderedPageBreak/>
        <w:t>della serenissima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4BEF5525" w14:textId="77777777" w:rsidR="00CC72FE" w:rsidRPr="002A6193" w:rsidRDefault="0018435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35v / </w:t>
      </w:r>
    </w:p>
    <w:p w14:paraId="37A24AB4" w14:textId="77777777" w:rsidR="00CC72FE" w:rsidRPr="002A6193" w:rsidRDefault="00A46ED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Republica ma vol</w:t>
      </w:r>
      <w:r w:rsidR="006E2A4D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essere avertito otto o vero 14 giorni prima del partir | delli vasselli. | </w:t>
      </w:r>
    </w:p>
    <w:p w14:paraId="6818A232" w14:textId="6FC1831F" w:rsidR="00CC72FE" w:rsidRPr="002A6193" w:rsidRDefault="00A46ED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La nave di Dierich Pietersen Proost da Encusen grande di 180 lasti in circa | haverà sopra venti pezze di cannoni di ferro et sei petriere, et è </w:t>
      </w:r>
      <w:r w:rsidR="006E2A4D" w:rsidRPr="002A6193">
        <w:rPr>
          <w:rFonts w:ascii="Times New Roman" w:hAnsi="Times New Roman" w:cs="Times New Roman"/>
        </w:rPr>
        <w:t>tass</w:t>
      </w:r>
      <w:r w:rsidRPr="002A6193">
        <w:rPr>
          <w:rFonts w:ascii="Times New Roman" w:hAnsi="Times New Roman" w:cs="Times New Roman"/>
        </w:rPr>
        <w:t>ata | con dette artigliarie fiorini 37257</w:t>
      </w:r>
      <w:r w:rsidR="004E0846" w:rsidRPr="002A6193">
        <w:rPr>
          <w:rFonts w:ascii="Times New Roman" w:hAnsi="Times New Roman" w:cs="Times New Roman"/>
        </w:rPr>
        <w:t xml:space="preserve">, </w:t>
      </w:r>
      <w:r w:rsidRPr="002A6193">
        <w:rPr>
          <w:rFonts w:ascii="Times New Roman" w:hAnsi="Times New Roman" w:cs="Times New Roman"/>
        </w:rPr>
        <w:t xml:space="preserve">15. Haverà per mese fiorini 2400 | et per li pericoli da correre fiorini 600 più il mese in optione della | serenissima Republica ma vol esser avertito come di sopra. | </w:t>
      </w:r>
    </w:p>
    <w:p w14:paraId="14134AF5" w14:textId="77777777" w:rsidR="00CC72FE" w:rsidRPr="002A6193" w:rsidRDefault="00A46ED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La nave di Henrico Cornelissen Denys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Amsterdam nominata </w:t>
      </w:r>
      <w:r w:rsidR="00823CA0" w:rsidRPr="002A6193">
        <w:rPr>
          <w:rFonts w:ascii="Times New Roman" w:hAnsi="Times New Roman" w:cs="Times New Roman"/>
        </w:rPr>
        <w:t>L</w:t>
      </w:r>
      <w:r w:rsidRPr="002A6193">
        <w:rPr>
          <w:rFonts w:ascii="Times New Roman" w:hAnsi="Times New Roman" w:cs="Times New Roman"/>
        </w:rPr>
        <w:t xml:space="preserve">i </w:t>
      </w:r>
      <w:r w:rsidR="00823CA0" w:rsidRPr="002A6193">
        <w:rPr>
          <w:rFonts w:ascii="Times New Roman" w:hAnsi="Times New Roman" w:cs="Times New Roman"/>
        </w:rPr>
        <w:t>t</w:t>
      </w:r>
      <w:r w:rsidRPr="002A6193">
        <w:rPr>
          <w:rFonts w:ascii="Times New Roman" w:hAnsi="Times New Roman" w:cs="Times New Roman"/>
        </w:rPr>
        <w:t xml:space="preserve">re </w:t>
      </w:r>
      <w:r w:rsidR="00D26F02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>e di | lasti 200 in circa, tassata fiorini 25000 senza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artigliarie che dovrà | anch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e</w:t>
      </w:r>
      <w:r w:rsidR="003077BC" w:rsidRPr="002A6193">
        <w:rPr>
          <w:rFonts w:ascii="Times New Roman" w:hAnsi="Times New Roman" w:cs="Times New Roman"/>
        </w:rPr>
        <w:t>ll</w:t>
      </w:r>
      <w:r w:rsidRPr="002A6193">
        <w:rPr>
          <w:rFonts w:ascii="Times New Roman" w:hAnsi="Times New Roman" w:cs="Times New Roman"/>
        </w:rPr>
        <w:t>a esser tassata; et sarà montata di 20 pezzi di cannone di | ferro doi piccoli pezze, et sei pezze petriere. Haverà per mese la | somma di doi mille cinquanta fiorini al mese per li pericoli da correr | in optione della serenissima Republica et questo anco sarà alla medesima conditione |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altre sopradette. | </w:t>
      </w:r>
    </w:p>
    <w:p w14:paraId="432F56F8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0A284A41" w14:textId="77777777" w:rsidR="00A46ED3" w:rsidRPr="002A6193" w:rsidRDefault="00A46ED3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Di quelle di Encusen non è potuto haversi la | tassa. Ma fatto il conto così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ingrosso sarà | per il correr del rischio in circa settemila | doi centocinquanta fiorini poco più o meno. | </w:t>
      </w:r>
    </w:p>
    <w:p w14:paraId="46B55124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34F6AE64" w14:textId="77777777" w:rsidR="00CC72FE" w:rsidRPr="002A6193" w:rsidRDefault="0018435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36r / </w:t>
      </w:r>
    </w:p>
    <w:p w14:paraId="768D03C6" w14:textId="77777777" w:rsidR="00181EA2" w:rsidRPr="002A6193" w:rsidRDefault="00CC72FE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Bianca</w:t>
      </w:r>
    </w:p>
    <w:p w14:paraId="1AD6ADC8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</w:p>
    <w:p w14:paraId="38D58608" w14:textId="77777777" w:rsidR="00CC72FE" w:rsidRPr="002A6193" w:rsidRDefault="00184353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</w:rPr>
        <w:t>/ 36v</w:t>
      </w:r>
      <w:r w:rsidR="00BB742F" w:rsidRPr="002A6193">
        <w:rPr>
          <w:rFonts w:ascii="Times New Roman" w:hAnsi="Times New Roman" w:cs="Times New Roman"/>
        </w:rPr>
        <w:t>B</w:t>
      </w:r>
      <w:r w:rsidRPr="002A6193">
        <w:rPr>
          <w:rFonts w:ascii="Times New Roman" w:hAnsi="Times New Roman" w:cs="Times New Roman"/>
        </w:rPr>
        <w:t xml:space="preserve"> /</w:t>
      </w:r>
    </w:p>
    <w:p w14:paraId="7283B978" w14:textId="77777777" w:rsidR="009141F0" w:rsidRPr="002A6193" w:rsidRDefault="00891AB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1 | </w:t>
      </w:r>
    </w:p>
    <w:p w14:paraId="426F2542" w14:textId="77777777" w:rsidR="009141F0" w:rsidRPr="002A6193" w:rsidRDefault="00F42DB9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T</w:t>
      </w:r>
      <w:r w:rsidR="009141F0" w:rsidRPr="002A6193">
        <w:rPr>
          <w:rFonts w:ascii="Times New Roman" w:hAnsi="Times New Roman" w:cs="Times New Roman"/>
        </w:rPr>
        <w:t>assatione di otto navi</w:t>
      </w:r>
      <w:r w:rsidR="00181EA2" w:rsidRPr="002A6193">
        <w:rPr>
          <w:rFonts w:ascii="Times New Roman" w:hAnsi="Times New Roman" w:cs="Times New Roman"/>
        </w:rPr>
        <w:t xml:space="preserve"> | </w:t>
      </w:r>
    </w:p>
    <w:p w14:paraId="3CF527C6" w14:textId="2EEDA740" w:rsidR="00CC72FE" w:rsidRPr="002A6193" w:rsidRDefault="009141F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</w:t>
      </w:r>
      <w:r w:rsidR="00181EA2" w:rsidRPr="002A6193">
        <w:rPr>
          <w:rFonts w:ascii="Times New Roman" w:hAnsi="Times New Roman" w:cs="Times New Roman"/>
        </w:rPr>
        <w:t>ella 2</w:t>
      </w:r>
      <w:r w:rsidR="00181EA2" w:rsidRPr="002A6193">
        <w:rPr>
          <w:rFonts w:ascii="Times New Roman" w:hAnsi="Times New Roman" w:cs="Times New Roman"/>
          <w:vertAlign w:val="superscript"/>
        </w:rPr>
        <w:t>da</w:t>
      </w:r>
      <w:r w:rsidRPr="002A6193">
        <w:rPr>
          <w:rFonts w:ascii="Times New Roman" w:hAnsi="Times New Roman" w:cs="Times New Roman"/>
        </w:rPr>
        <w:t xml:space="preserve"> n° 15</w:t>
      </w:r>
      <w:r w:rsidR="00181EA2" w:rsidRPr="002A6193">
        <w:rPr>
          <w:rFonts w:ascii="Times New Roman" w:hAnsi="Times New Roman" w:cs="Times New Roman"/>
        </w:rPr>
        <w:t xml:space="preserve">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2403A5C2" w14:textId="77777777" w:rsidR="00CC72FE" w:rsidRPr="002A6193" w:rsidRDefault="00E54E37" w:rsidP="004014CF">
      <w:pPr>
        <w:jc w:val="center"/>
      </w:pPr>
      <w:r w:rsidRPr="002A6193">
        <w:br w:type="page"/>
      </w:r>
      <w:r w:rsidRPr="002A6193">
        <w:lastRenderedPageBreak/>
        <w:t>n. 14</w:t>
      </w:r>
    </w:p>
    <w:p w14:paraId="3AFABA40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18 marzo 1618</w:t>
      </w:r>
      <w:r w:rsidR="009C5CA0" w:rsidRPr="002A6193">
        <w:rPr>
          <w:rFonts w:ascii="Times New Roman" w:hAnsi="Times New Roman" w:cs="Times New Roman"/>
        </w:rPr>
        <w:t>, L’Aia</w:t>
      </w:r>
      <w:r w:rsidRPr="002A6193">
        <w:rPr>
          <w:rFonts w:ascii="Times New Roman" w:hAnsi="Times New Roman" w:cs="Times New Roman"/>
        </w:rPr>
        <w:t xml:space="preserve"> </w:t>
      </w:r>
      <w:r w:rsidR="00470C3E" w:rsidRPr="002A6193">
        <w:rPr>
          <w:rFonts w:ascii="Times New Roman" w:hAnsi="Times New Roman" w:cs="Times New Roman"/>
        </w:rPr>
        <w:t xml:space="preserve">(cc. 42r-45v, </w:t>
      </w:r>
      <w:r w:rsidR="00B0454B" w:rsidRPr="002A6193">
        <w:rPr>
          <w:rFonts w:ascii="Times New Roman" w:hAnsi="Times New Roman" w:cs="Times New Roman"/>
        </w:rPr>
        <w:t>47bis r</w:t>
      </w:r>
      <w:r w:rsidR="00470C3E" w:rsidRPr="002A6193">
        <w:rPr>
          <w:rFonts w:ascii="Times New Roman" w:hAnsi="Times New Roman" w:cs="Times New Roman"/>
        </w:rPr>
        <w:t>-</w:t>
      </w:r>
      <w:r w:rsidR="00B0454B" w:rsidRPr="002A6193">
        <w:rPr>
          <w:rFonts w:ascii="Times New Roman" w:hAnsi="Times New Roman" w:cs="Times New Roman"/>
        </w:rPr>
        <w:t>48</w:t>
      </w:r>
      <w:r w:rsidR="00470C3E" w:rsidRPr="002A6193">
        <w:rPr>
          <w:rFonts w:ascii="Times New Roman" w:hAnsi="Times New Roman" w:cs="Times New Roman"/>
        </w:rPr>
        <w:t>v)</w:t>
      </w:r>
    </w:p>
    <w:p w14:paraId="3FC7FA9F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75E689A3" w14:textId="77777777" w:rsidR="00CC72FE" w:rsidRPr="002A6193" w:rsidRDefault="00C379B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42r /</w:t>
      </w:r>
    </w:p>
    <w:p w14:paraId="283B374A" w14:textId="77777777" w:rsidR="00CC72FE" w:rsidRPr="002A6193" w:rsidRDefault="0087467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P</w:t>
      </w:r>
      <w:r w:rsidR="00C379BB" w:rsidRPr="002A6193">
        <w:rPr>
          <w:rFonts w:ascii="Times New Roman" w:hAnsi="Times New Roman" w:cs="Times New Roman"/>
        </w:rPr>
        <w:t xml:space="preserve">rima | </w:t>
      </w:r>
    </w:p>
    <w:p w14:paraId="02C4DC24" w14:textId="77777777" w:rsidR="00CC72FE" w:rsidRPr="002A6193" w:rsidRDefault="00C379B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n° 16 fin 17 | </w:t>
      </w:r>
    </w:p>
    <w:p w14:paraId="553E04C7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474A2CDF" w14:textId="77777777" w:rsidR="00CC72FE" w:rsidRPr="002A6193" w:rsidRDefault="00C379B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Serenissi</w:t>
      </w:r>
      <w:r w:rsidR="0087467A" w:rsidRPr="002A6193">
        <w:rPr>
          <w:rFonts w:ascii="Times New Roman" w:hAnsi="Times New Roman" w:cs="Times New Roman"/>
        </w:rPr>
        <w:t>m</w:t>
      </w:r>
      <w:r w:rsidRPr="002A6193">
        <w:rPr>
          <w:rFonts w:ascii="Times New Roman" w:hAnsi="Times New Roman" w:cs="Times New Roman"/>
        </w:rPr>
        <w:t>o Principe</w:t>
      </w:r>
      <w:r w:rsidR="0087467A" w:rsidRPr="002A6193">
        <w:rPr>
          <w:rFonts w:ascii="Times New Roman" w:hAnsi="Times New Roman" w:cs="Times New Roman"/>
        </w:rPr>
        <w:t xml:space="preserve"> | </w:t>
      </w:r>
    </w:p>
    <w:p w14:paraId="03A84B0C" w14:textId="77777777" w:rsidR="00CC72FE" w:rsidRPr="002A6193" w:rsidRDefault="0087467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f</w:t>
      </w:r>
      <w:r w:rsidR="00C379BB" w:rsidRPr="002A6193">
        <w:rPr>
          <w:rFonts w:ascii="Times New Roman" w:hAnsi="Times New Roman" w:cs="Times New Roman"/>
        </w:rPr>
        <w:t>ino alli 14 del presente non era arrivato in Anversa l</w:t>
      </w:r>
      <w:r w:rsidR="00211A7E" w:rsidRPr="002A6193">
        <w:rPr>
          <w:rFonts w:ascii="Times New Roman" w:hAnsi="Times New Roman" w:cs="Times New Roman"/>
        </w:rPr>
        <w:t>’</w:t>
      </w:r>
      <w:r w:rsidR="00C379BB" w:rsidRPr="002A6193">
        <w:rPr>
          <w:rFonts w:ascii="Times New Roman" w:hAnsi="Times New Roman" w:cs="Times New Roman"/>
        </w:rPr>
        <w:t>|ordinario d</w:t>
      </w:r>
      <w:r w:rsidR="00211A7E" w:rsidRPr="002A6193">
        <w:rPr>
          <w:rFonts w:ascii="Times New Roman" w:hAnsi="Times New Roman" w:cs="Times New Roman"/>
        </w:rPr>
        <w:t>’</w:t>
      </w:r>
      <w:r w:rsidR="00C379BB" w:rsidRPr="002A6193">
        <w:rPr>
          <w:rFonts w:ascii="Times New Roman" w:hAnsi="Times New Roman" w:cs="Times New Roman"/>
        </w:rPr>
        <w:t xml:space="preserve">Italia onde sono restato senza lettera della | Serenità vostra dubitando di qualche sinistro. | </w:t>
      </w:r>
    </w:p>
    <w:p w14:paraId="6A53AB47" w14:textId="6A122BD4" w:rsidR="00CC72FE" w:rsidRPr="002A6193" w:rsidRDefault="00C379B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Alli 13 ispedii mio dispaccio per la via di Colonia con la repli-|cata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antecedente perché capitasse con qualche | diligenza, et a fine che ella più prontamente fosse | avvisata degl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incidenti per potermi commandare quello | occorrerà tanto per il rischio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vasselli; quanto per quello </w:t>
      </w:r>
      <w:r w:rsidR="0087467A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che</w:t>
      </w:r>
      <w:r w:rsidR="0087467A" w:rsidRPr="002A6193">
        <w:rPr>
          <w:rStyle w:val="FootnoteReference"/>
          <w:rFonts w:ascii="Times New Roman" w:hAnsi="Times New Roman" w:cs="Times New Roman"/>
        </w:rPr>
        <w:footnoteReference w:id="161"/>
      </w:r>
      <w:r w:rsidRPr="002A6193">
        <w:rPr>
          <w:rFonts w:ascii="Times New Roman" w:hAnsi="Times New Roman" w:cs="Times New Roman"/>
        </w:rPr>
        <w:t xml:space="preserve"> dovevano fare li capitani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essi con le | navi, et le genti del </w:t>
      </w:r>
      <w:r w:rsidR="00E54E37" w:rsidRPr="002A6193">
        <w:rPr>
          <w:rFonts w:ascii="Times New Roman" w:hAnsi="Times New Roman" w:cs="Times New Roman"/>
        </w:rPr>
        <w:t>vice</w:t>
      </w:r>
      <w:r w:rsidR="004055B1" w:rsidRPr="002A6193">
        <w:rPr>
          <w:rFonts w:ascii="Times New Roman" w:hAnsi="Times New Roman" w:cs="Times New Roman"/>
        </w:rPr>
        <w:t>ré</w:t>
      </w:r>
      <w:r w:rsidRPr="002A6193">
        <w:rPr>
          <w:rFonts w:ascii="Times New Roman" w:hAnsi="Times New Roman" w:cs="Times New Roman"/>
        </w:rPr>
        <w:t xml:space="preserve"> di Napoli. Ho nuova | </w:t>
      </w:r>
      <w:r w:rsidR="009D04B7" w:rsidRPr="002A6193">
        <w:rPr>
          <w:rFonts w:ascii="Times New Roman" w:hAnsi="Times New Roman" w:cs="Times New Roman"/>
        </w:rPr>
        <w:t>confermatione, che quel Gio</w:t>
      </w:r>
      <w:r w:rsidR="0090063B" w:rsidRPr="002A6193">
        <w:rPr>
          <w:rFonts w:ascii="Times New Roman" w:hAnsi="Times New Roman" w:cs="Times New Roman"/>
        </w:rPr>
        <w:t>.</w:t>
      </w:r>
      <w:r w:rsidR="009D04B7" w:rsidRPr="002A6193">
        <w:rPr>
          <w:rFonts w:ascii="Times New Roman" w:hAnsi="Times New Roman" w:cs="Times New Roman"/>
        </w:rPr>
        <w:t xml:space="preserve"> </w:t>
      </w:r>
      <w:r w:rsidR="00C8412B" w:rsidRPr="002A6193">
        <w:rPr>
          <w:rFonts w:ascii="Times New Roman" w:hAnsi="Times New Roman" w:cs="Times New Roman"/>
        </w:rPr>
        <w:t>d</w:t>
      </w:r>
      <w:r w:rsidR="009D04B7" w:rsidRPr="002A6193">
        <w:rPr>
          <w:rFonts w:ascii="Times New Roman" w:hAnsi="Times New Roman" w:cs="Times New Roman"/>
        </w:rPr>
        <w:t>ella Gamba solecita | per far la levata di doi milla Valoni per il che | attendeva il denaro; ma che trovava difficoltà per | non esservi vasselli proprii a Doncherchen: tuttavia io | non dubito, ch</w:t>
      </w:r>
      <w:r w:rsidR="00211A7E" w:rsidRPr="002A6193">
        <w:rPr>
          <w:rFonts w:ascii="Times New Roman" w:hAnsi="Times New Roman" w:cs="Times New Roman"/>
        </w:rPr>
        <w:t>’</w:t>
      </w:r>
      <w:r w:rsidR="009D04B7" w:rsidRPr="002A6193">
        <w:rPr>
          <w:rFonts w:ascii="Times New Roman" w:hAnsi="Times New Roman" w:cs="Times New Roman"/>
        </w:rPr>
        <w:t>egli non habbi ad haver ciò che | desidera, perché, mi scrive il Pasini haver da | buona parte inteso in Brusseles, che Spagnoli cercano, | et mirano di tender mille insidie alla serenissima Republica | per sfogar la rabbia, che hanno interna contro di | lei. Hiersera ricevei questi avvisi, et imediate | scri</w:t>
      </w:r>
      <w:r w:rsidR="00710D36" w:rsidRPr="002A6193">
        <w:rPr>
          <w:rFonts w:ascii="Times New Roman" w:hAnsi="Times New Roman" w:cs="Times New Roman"/>
        </w:rPr>
        <w:t>ss</w:t>
      </w:r>
      <w:r w:rsidR="009D04B7" w:rsidRPr="002A6193">
        <w:rPr>
          <w:rFonts w:ascii="Times New Roman" w:hAnsi="Times New Roman" w:cs="Times New Roman"/>
        </w:rPr>
        <w:t xml:space="preserve">i in Amsterdam perché il Calandrini procurasse | in qualche maniera haver </w:t>
      </w:r>
      <w:r w:rsidR="000C4C78" w:rsidRPr="002A6193">
        <w:rPr>
          <w:rFonts w:ascii="Times New Roman" w:hAnsi="Times New Roman" w:cs="Times New Roman"/>
        </w:rPr>
        <w:t xml:space="preserve">il </w:t>
      </w:r>
      <w:r w:rsidR="009D04B7" w:rsidRPr="002A6193">
        <w:rPr>
          <w:rFonts w:ascii="Times New Roman" w:hAnsi="Times New Roman" w:cs="Times New Roman"/>
        </w:rPr>
        <w:t>certo da Doncherchen | se quivi dovevano imbarcarsi le genti, che fossero</w:t>
      </w:r>
      <w:r w:rsidR="00710D36" w:rsidRPr="002A6193">
        <w:rPr>
          <w:rFonts w:ascii="Times New Roman" w:hAnsi="Times New Roman" w:cs="Times New Roman"/>
        </w:rPr>
        <w:t xml:space="preserve"> | </w:t>
      </w:r>
    </w:p>
    <w:p w14:paraId="26DEAB2C" w14:textId="39B435E1" w:rsidR="00CC72FE" w:rsidRPr="002A6193" w:rsidRDefault="00C379B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42v /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47596B6F" w14:textId="77777777" w:rsidR="001A0BC9" w:rsidRPr="002A6193" w:rsidRDefault="00797DAA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levate per Napoli in quanti vasselli, et come provisti, et armati | affine di poter darne parte a vostra Serenità, et avvertir li </w:t>
      </w:r>
      <w:r w:rsidR="008F127C" w:rsidRPr="002A6193">
        <w:rPr>
          <w:rFonts w:ascii="Times New Roman" w:hAnsi="Times New Roman" w:cs="Times New Roman"/>
        </w:rPr>
        <w:t>cap[itani]</w:t>
      </w:r>
      <w:r w:rsidR="00F05DE1" w:rsidRPr="002A6193">
        <w:rPr>
          <w:rStyle w:val="FootnoteReference"/>
          <w:rFonts w:ascii="Times New Roman" w:hAnsi="Times New Roman" w:cs="Times New Roman"/>
        </w:rPr>
        <w:footnoteReference w:id="162"/>
      </w:r>
      <w:r w:rsidR="008F127C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| che haveranno la condotta di quelli della </w:t>
      </w:r>
      <w:r w:rsidR="001A0BC9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 xml:space="preserve">erenissima </w:t>
      </w:r>
      <w:r w:rsidR="001A0BC9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>epublica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 xml:space="preserve">]. | </w:t>
      </w:r>
    </w:p>
    <w:p w14:paraId="4C7B60DB" w14:textId="77777777" w:rsidR="00CC72FE" w:rsidRPr="002A6193" w:rsidRDefault="00797DAA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Quanto</w:t>
      </w:r>
      <w:r w:rsidR="009D00CA" w:rsidRPr="002A6193">
        <w:rPr>
          <w:rStyle w:val="FootnoteReference"/>
          <w:rFonts w:ascii="Times New Roman" w:hAnsi="Times New Roman" w:cs="Times New Roman"/>
        </w:rPr>
        <w:footnoteReference w:id="163"/>
      </w:r>
      <w:r w:rsidRPr="002A6193">
        <w:rPr>
          <w:rFonts w:ascii="Times New Roman" w:hAnsi="Times New Roman" w:cs="Times New Roman"/>
        </w:rPr>
        <w:t xml:space="preserve"> maggiore conosco la necessità della prest[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 | di queste navi; tanto più mi aggrava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animo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 xml:space="preserve">] | </w:t>
      </w:r>
      <w:r w:rsidR="001341E5" w:rsidRPr="002A6193">
        <w:rPr>
          <w:rFonts w:ascii="Times New Roman" w:hAnsi="Times New Roman" w:cs="Times New Roman"/>
        </w:rPr>
        <w:t xml:space="preserve">dilatione, che vi si frapone, et le difficoltà </w:t>
      </w:r>
      <w:r w:rsidR="008F127C" w:rsidRPr="002A6193">
        <w:rPr>
          <w:rFonts w:ascii="Times New Roman" w:hAnsi="Times New Roman" w:cs="Times New Roman"/>
        </w:rPr>
        <w:t xml:space="preserve">che </w:t>
      </w:r>
      <w:r w:rsidR="001341E5"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="001341E5" w:rsidRPr="002A6193">
        <w:rPr>
          <w:rFonts w:ascii="Times New Roman" w:hAnsi="Times New Roman" w:cs="Times New Roman"/>
        </w:rPr>
        <w:t xml:space="preserve">] | di giorno in giorno sopravengono alla total conclusione | di questo affare. | </w:t>
      </w:r>
    </w:p>
    <w:p w14:paraId="343FA21A" w14:textId="77777777" w:rsidR="00CC72FE" w:rsidRPr="002A6193" w:rsidRDefault="001341E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Noleggiati li vasselli mi persuadevo non dover incontrar | difficoltà nel particolar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capitani, et marinari, et | pur ultimamente li signori dell</w:t>
      </w:r>
      <w:r w:rsidR="00211A7E" w:rsidRPr="002A6193">
        <w:rPr>
          <w:rFonts w:ascii="Times New Roman" w:hAnsi="Times New Roman" w:cs="Times New Roman"/>
        </w:rPr>
        <w:t>’</w:t>
      </w:r>
      <w:r w:rsidR="001A0BC9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miralità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Amsterdam | mi fecero scriver, che li capitani sudetti erano ricorsi | al loro magistrato asserendo non esser ad essi possi-|bile trovar genti, et officiali per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ordinario sold[o] | di paga, che dà il </w:t>
      </w:r>
      <w:r w:rsidR="001A0BC9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aese, onde li pregavano | alzarla a qualche cosa di più s</w:t>
      </w:r>
      <w:r w:rsidR="001A0BC9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 si voleva haver | servitio, et buone genti. Ma li sudetti signori non | hanno voluto risolver alcuna cosa senza che | prima non mi facessero communicar il tutto | dicendomi in sue lettere il Calandrini che la | medesima difficoltà era stata rappresentata ad essi | dai capitani, che anderanno sopra li vasselli da | guerra, che si armano contra pirati, et che saranno | </w:t>
      </w:r>
    </w:p>
    <w:p w14:paraId="083A928B" w14:textId="77777777" w:rsidR="00CC72FE" w:rsidRPr="002A6193" w:rsidRDefault="00105E4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43r / </w:t>
      </w:r>
    </w:p>
    <w:p w14:paraId="4A14A2D5" w14:textId="77777777" w:rsidR="00CC72FE" w:rsidRPr="002A6193" w:rsidRDefault="00105E4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appresso per alzar il</w:t>
      </w:r>
      <w:r w:rsidR="009D00CA" w:rsidRPr="002A6193">
        <w:rPr>
          <w:rStyle w:val="FootnoteReference"/>
          <w:rFonts w:ascii="Times New Roman" w:hAnsi="Times New Roman" w:cs="Times New Roman"/>
        </w:rPr>
        <w:footnoteReference w:id="164"/>
      </w:r>
      <w:r w:rsidRPr="002A6193">
        <w:rPr>
          <w:rFonts w:ascii="Times New Roman" w:hAnsi="Times New Roman" w:cs="Times New Roman"/>
        </w:rPr>
        <w:t xml:space="preserve"> soldo, come la Serenità vostra | intenderà più particolarmente dall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aggiunto translato | delle medesime lettere del Calandrini.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altra difficoltà | </w:t>
      </w:r>
      <w:r w:rsidR="00BB17F3" w:rsidRPr="002A6193">
        <w:rPr>
          <w:rFonts w:ascii="Times New Roman" w:hAnsi="Times New Roman" w:cs="Times New Roman"/>
        </w:rPr>
        <w:t>è sopra il vettovagliar con li doi mesi anticipati le</w:t>
      </w:r>
      <w:r w:rsidR="009D00CA" w:rsidRPr="002A6193">
        <w:rPr>
          <w:rStyle w:val="FootnoteReference"/>
          <w:rFonts w:ascii="Times New Roman" w:hAnsi="Times New Roman" w:cs="Times New Roman"/>
        </w:rPr>
        <w:footnoteReference w:id="165"/>
      </w:r>
      <w:r w:rsidR="00BB17F3" w:rsidRPr="002A6193">
        <w:rPr>
          <w:rFonts w:ascii="Times New Roman" w:hAnsi="Times New Roman" w:cs="Times New Roman"/>
        </w:rPr>
        <w:t xml:space="preserve"> | navi per dieci mesi, et tre mesi per la soldatesca | volendo questi capitani esser sicuri, che se vostra Serenità li licentierà | nello spatio delli sei mesi, li restanti viveri non restino | sopra di loro; o stando più in servitio della provisione fatta | essendo li viveri più cari di là la Serenità vostra vi habbi ad | haver la debita conveniente</w:t>
      </w:r>
      <w:r w:rsidR="009D00CA" w:rsidRPr="002A6193">
        <w:rPr>
          <w:rStyle w:val="FootnoteReference"/>
          <w:rFonts w:ascii="Times New Roman" w:hAnsi="Times New Roman" w:cs="Times New Roman"/>
        </w:rPr>
        <w:footnoteReference w:id="166"/>
      </w:r>
      <w:r w:rsidR="00BB17F3" w:rsidRPr="002A6193">
        <w:rPr>
          <w:rFonts w:ascii="Times New Roman" w:hAnsi="Times New Roman" w:cs="Times New Roman"/>
        </w:rPr>
        <w:t xml:space="preserve"> consideratione. | </w:t>
      </w:r>
    </w:p>
    <w:p w14:paraId="14B79209" w14:textId="77777777" w:rsidR="00CC72FE" w:rsidRPr="002A6193" w:rsidRDefault="00BB17F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Questi nuovi incontri, et impensate difficoltà</w:t>
      </w:r>
      <w:r w:rsidR="009D00CA" w:rsidRPr="002A6193">
        <w:rPr>
          <w:rStyle w:val="FootnoteReference"/>
          <w:rFonts w:ascii="Times New Roman" w:hAnsi="Times New Roman" w:cs="Times New Roman"/>
        </w:rPr>
        <w:footnoteReference w:id="167"/>
      </w:r>
      <w:r w:rsidRPr="002A6193">
        <w:rPr>
          <w:rFonts w:ascii="Times New Roman" w:hAnsi="Times New Roman" w:cs="Times New Roman"/>
        </w:rPr>
        <w:t xml:space="preserve"> mi | capitano contra tempo</w:t>
      </w:r>
      <w:r w:rsidR="003A2062" w:rsidRPr="002A6193">
        <w:rPr>
          <w:rFonts w:ascii="Times New Roman" w:hAnsi="Times New Roman" w:cs="Times New Roman"/>
        </w:rPr>
        <w:t>, et contra tutta quella | speranza, che già tenevo ferma di haver la stradda | piana all</w:t>
      </w:r>
      <w:r w:rsidR="00211A7E" w:rsidRPr="002A6193">
        <w:rPr>
          <w:rFonts w:ascii="Times New Roman" w:hAnsi="Times New Roman" w:cs="Times New Roman"/>
        </w:rPr>
        <w:t>’</w:t>
      </w:r>
      <w:r w:rsidR="003A2062" w:rsidRPr="002A6193">
        <w:rPr>
          <w:rFonts w:ascii="Times New Roman" w:hAnsi="Times New Roman" w:cs="Times New Roman"/>
        </w:rPr>
        <w:t xml:space="preserve">effettuatione di questo preparamento. </w:t>
      </w:r>
      <w:r w:rsidR="002A68B8" w:rsidRPr="002A6193">
        <w:rPr>
          <w:rFonts w:ascii="Times New Roman" w:hAnsi="Times New Roman" w:cs="Times New Roman"/>
        </w:rPr>
        <w:t>L</w:t>
      </w:r>
      <w:r w:rsidR="003A2062" w:rsidRPr="002A6193">
        <w:rPr>
          <w:rFonts w:ascii="Times New Roman" w:hAnsi="Times New Roman" w:cs="Times New Roman"/>
        </w:rPr>
        <w:t>a congi</w:t>
      </w:r>
      <w:r w:rsidR="002A68B8" w:rsidRPr="002A6193">
        <w:rPr>
          <w:rFonts w:ascii="Times New Roman" w:hAnsi="Times New Roman" w:cs="Times New Roman"/>
        </w:rPr>
        <w:t>o</w:t>
      </w:r>
      <w:r w:rsidR="003A2062" w:rsidRPr="002A6193">
        <w:rPr>
          <w:rFonts w:ascii="Times New Roman" w:hAnsi="Times New Roman" w:cs="Times New Roman"/>
        </w:rPr>
        <w:t xml:space="preserve">ntura | </w:t>
      </w:r>
      <w:r w:rsidR="004D6C48" w:rsidRPr="002A6193">
        <w:rPr>
          <w:rFonts w:ascii="Times New Roman" w:hAnsi="Times New Roman" w:cs="Times New Roman"/>
        </w:rPr>
        <w:t xml:space="preserve">nella quale si trova il </w:t>
      </w:r>
      <w:r w:rsidR="002A68B8" w:rsidRPr="002A6193">
        <w:rPr>
          <w:rFonts w:ascii="Times New Roman" w:hAnsi="Times New Roman" w:cs="Times New Roman"/>
        </w:rPr>
        <w:t>P</w:t>
      </w:r>
      <w:r w:rsidR="004D6C48" w:rsidRPr="002A6193">
        <w:rPr>
          <w:rFonts w:ascii="Times New Roman" w:hAnsi="Times New Roman" w:cs="Times New Roman"/>
        </w:rPr>
        <w:t>aese dell</w:t>
      </w:r>
      <w:r w:rsidR="00211A7E" w:rsidRPr="002A6193">
        <w:rPr>
          <w:rFonts w:ascii="Times New Roman" w:hAnsi="Times New Roman" w:cs="Times New Roman"/>
        </w:rPr>
        <w:t>’</w:t>
      </w:r>
      <w:r w:rsidR="004D6C48" w:rsidRPr="002A6193">
        <w:rPr>
          <w:rFonts w:ascii="Times New Roman" w:hAnsi="Times New Roman" w:cs="Times New Roman"/>
        </w:rPr>
        <w:t>armar contra li pirati | dovendo esser li vasselli in numero di 14 sopra quali | doverà esser messa quantità considerabile de</w:t>
      </w:r>
      <w:r w:rsidR="00214199" w:rsidRPr="002A6193">
        <w:rPr>
          <w:rFonts w:ascii="Times New Roman" w:hAnsi="Times New Roman" w:cs="Times New Roman"/>
        </w:rPr>
        <w:t>’</w:t>
      </w:r>
      <w:r w:rsidR="004D6C48" w:rsidRPr="002A6193">
        <w:rPr>
          <w:rFonts w:ascii="Times New Roman" w:hAnsi="Times New Roman" w:cs="Times New Roman"/>
        </w:rPr>
        <w:t xml:space="preserve"> marinari | altrettanto sopra le navi di vostra Serenità altre di questo | solamente dal porto del Tessel doveranno uscire più | di millecinquecento vasselli di mercantia destinati | per diverse scale, che asporteranno per consequente | (dovendo andar ben provisti per difesa delle mercan-|tie) gran quantità di marinari: io però ho fatto | </w:t>
      </w:r>
    </w:p>
    <w:p w14:paraId="616A0FC6" w14:textId="77777777" w:rsidR="00CC72FE" w:rsidRPr="002A6193" w:rsidRDefault="004D6C4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43v / </w:t>
      </w:r>
    </w:p>
    <w:p w14:paraId="3CEC1B16" w14:textId="77777777" w:rsidR="00CC72FE" w:rsidRPr="002A6193" w:rsidRDefault="0061597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sapere a quei signori, che non vorrei fosse passata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ordinaria | tassa per quei rispetti, che io ho considerati alli signori | Stati, li quali per</w:t>
      </w:r>
      <w:r w:rsidR="00217559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ciò ne scrissero a loro Signorie, non ess</w:t>
      </w:r>
      <w:r w:rsidR="008F127C" w:rsidRPr="002A6193">
        <w:rPr>
          <w:rFonts w:ascii="Times New Roman" w:hAnsi="Times New Roman" w:cs="Times New Roman"/>
        </w:rPr>
        <w:t xml:space="preserve">endo </w:t>
      </w:r>
      <w:r w:rsidRPr="002A6193">
        <w:rPr>
          <w:rFonts w:ascii="Times New Roman" w:hAnsi="Times New Roman" w:cs="Times New Roman"/>
        </w:rPr>
        <w:t>| bene dar occasione di mal essempio, et dar man[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0C6F70" w:rsidRPr="002A6193">
        <w:rPr>
          <w:rStyle w:val="FootnoteReference"/>
          <w:rFonts w:ascii="Times New Roman" w:hAnsi="Times New Roman" w:cs="Times New Roman"/>
        </w:rPr>
        <w:footnoteReference w:id="168"/>
      </w:r>
      <w:r w:rsidRPr="002A6193">
        <w:rPr>
          <w:rFonts w:ascii="Times New Roman" w:hAnsi="Times New Roman" w:cs="Times New Roman"/>
        </w:rPr>
        <w:t xml:space="preserve"> | a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capitani di formar legge dall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accidente; che sperav[o] | essi manco haverebbono voluto farlo per li suoi </w:t>
      </w:r>
      <w:r w:rsidR="00486273" w:rsidRPr="002A6193">
        <w:rPr>
          <w:rFonts w:ascii="Times New Roman" w:hAnsi="Times New Roman" w:cs="Times New Roman"/>
        </w:rPr>
        <w:t xml:space="preserve">che </w:t>
      </w:r>
      <w:r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 xml:space="preserve">] | devono andar contro corsari, replicando pur nelle lettere | che bramano </w:t>
      </w:r>
      <w:r w:rsidR="00DB4E1F" w:rsidRPr="002A6193">
        <w:rPr>
          <w:rFonts w:ascii="Times New Roman" w:hAnsi="Times New Roman" w:cs="Times New Roman"/>
        </w:rPr>
        <w:t>si stasse all</w:t>
      </w:r>
      <w:r w:rsidR="00211A7E" w:rsidRPr="002A6193">
        <w:rPr>
          <w:rFonts w:ascii="Times New Roman" w:hAnsi="Times New Roman" w:cs="Times New Roman"/>
        </w:rPr>
        <w:t>’</w:t>
      </w:r>
      <w:r w:rsidR="00DB4E1F" w:rsidRPr="002A6193">
        <w:rPr>
          <w:rFonts w:ascii="Times New Roman" w:hAnsi="Times New Roman" w:cs="Times New Roman"/>
        </w:rPr>
        <w:t>ordinaria pagha; ma che | accrescendo per li suoi non sapevo che dirli, se non che | haverebbono apportato in tutti in malissimo essempio. | In tale sostanza sopra questo particolare sono state le | lettere mie, le quali ho mandate in Amsterdam con | uno espresso affineché colla intelligenza, ch</w:t>
      </w:r>
      <w:r w:rsidR="00211A7E" w:rsidRPr="002A6193">
        <w:rPr>
          <w:rFonts w:ascii="Times New Roman" w:hAnsi="Times New Roman" w:cs="Times New Roman"/>
        </w:rPr>
        <w:t>’</w:t>
      </w:r>
      <w:r w:rsidR="00DB4E1F" w:rsidRPr="002A6193">
        <w:rPr>
          <w:rFonts w:ascii="Times New Roman" w:hAnsi="Times New Roman" w:cs="Times New Roman"/>
        </w:rPr>
        <w:t xml:space="preserve">egli ha | di simil negotii procuri appresso quei signori il vantaggio | maggiore, che si possi per servitio della Serenità vostra </w:t>
      </w:r>
      <w:r w:rsidR="00746AC5" w:rsidRPr="002A6193">
        <w:rPr>
          <w:rFonts w:ascii="Times New Roman" w:hAnsi="Times New Roman" w:cs="Times New Roman"/>
        </w:rPr>
        <w:t>d</w:t>
      </w:r>
      <w:r w:rsidR="00DB4E1F" w:rsidRPr="002A6193">
        <w:rPr>
          <w:rFonts w:ascii="Times New Roman" w:hAnsi="Times New Roman" w:cs="Times New Roman"/>
        </w:rPr>
        <w:t>oveva | questo esser solamente venerdì a sera in Amsterdam | onde partendo fra un</w:t>
      </w:r>
      <w:r w:rsidR="00211A7E" w:rsidRPr="002A6193">
        <w:rPr>
          <w:rFonts w:ascii="Times New Roman" w:hAnsi="Times New Roman" w:cs="Times New Roman"/>
        </w:rPr>
        <w:t>’</w:t>
      </w:r>
      <w:r w:rsidR="00DB4E1F" w:rsidRPr="002A6193">
        <w:rPr>
          <w:rFonts w:ascii="Times New Roman" w:hAnsi="Times New Roman" w:cs="Times New Roman"/>
        </w:rPr>
        <w:t>hora il corriero non è possibile | ch</w:t>
      </w:r>
      <w:r w:rsidR="00211A7E" w:rsidRPr="002A6193">
        <w:rPr>
          <w:rFonts w:ascii="Times New Roman" w:hAnsi="Times New Roman" w:cs="Times New Roman"/>
        </w:rPr>
        <w:t>’</w:t>
      </w:r>
      <w:r w:rsidR="00DB4E1F" w:rsidRPr="002A6193">
        <w:rPr>
          <w:rFonts w:ascii="Times New Roman" w:hAnsi="Times New Roman" w:cs="Times New Roman"/>
        </w:rPr>
        <w:t>io possi tanto in tempo quanto haverà sperato | hieri, et ciò che haverà cavato, se ben attendo | di momento in momento le lettere di lui, et del | Calandrini. Questo istesso, che ho inviato in Amsterdam | doverà passarsene ad Encusen, per solecitar da quella | parte ancora la preparatione di tre vasselli</w:t>
      </w:r>
      <w:r w:rsidR="00746AC5" w:rsidRPr="002A6193">
        <w:rPr>
          <w:rFonts w:ascii="Times New Roman" w:hAnsi="Times New Roman" w:cs="Times New Roman"/>
        </w:rPr>
        <w:t>,</w:t>
      </w:r>
      <w:r w:rsidR="00DB4E1F" w:rsidRPr="002A6193">
        <w:rPr>
          <w:rFonts w:ascii="Times New Roman" w:hAnsi="Times New Roman" w:cs="Times New Roman"/>
        </w:rPr>
        <w:t xml:space="preserve"> che sono | </w:t>
      </w:r>
    </w:p>
    <w:p w14:paraId="48D7F402" w14:textId="77777777" w:rsidR="00CC72FE" w:rsidRPr="002A6193" w:rsidRDefault="00E03F1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44r / </w:t>
      </w:r>
    </w:p>
    <w:p w14:paraId="1FB8C27A" w14:textId="77777777" w:rsidR="00CC72FE" w:rsidRPr="002A6193" w:rsidRDefault="00137E1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in quel porto; un altro ho mandato all</w:t>
      </w:r>
      <w:r w:rsidR="00211A7E" w:rsidRPr="002A6193">
        <w:rPr>
          <w:rFonts w:ascii="Times New Roman" w:hAnsi="Times New Roman" w:cs="Times New Roman"/>
        </w:rPr>
        <w:t>’</w:t>
      </w:r>
      <w:r w:rsidR="00EC7036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>miralità di | Roterdam, et Dio sa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afflitione, ch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io ho di vedermi | portar il tempo tanto avanti. Quanto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altro punto | toccante li viveri io ho scritto, che essendo ragionevole, | che questi capitani non habbino a perder ne haverei scritto | a vostra Serenità, et in</w:t>
      </w:r>
      <w:r w:rsidR="008E7D81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>tanto potevano essi assicurarsi, che | ella vi haverebbe havuto il debito riguardo. Così camina-|no lenti gl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humori, et gl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huomini</w:t>
      </w:r>
      <w:r w:rsidR="00DF6798" w:rsidRPr="002A6193">
        <w:rPr>
          <w:rStyle w:val="FootnoteReference"/>
          <w:rFonts w:ascii="Times New Roman" w:hAnsi="Times New Roman" w:cs="Times New Roman"/>
        </w:rPr>
        <w:footnoteReference w:id="169"/>
      </w:r>
      <w:r w:rsidRPr="002A6193">
        <w:rPr>
          <w:rFonts w:ascii="Times New Roman" w:hAnsi="Times New Roman" w:cs="Times New Roman"/>
        </w:rPr>
        <w:t xml:space="preserve"> in questi </w:t>
      </w:r>
      <w:r w:rsidR="009154D5" w:rsidRPr="002A6193">
        <w:rPr>
          <w:rFonts w:ascii="Times New Roman" w:hAnsi="Times New Roman" w:cs="Times New Roman"/>
        </w:rPr>
        <w:t>p</w:t>
      </w:r>
      <w:r w:rsidRPr="002A6193">
        <w:rPr>
          <w:rFonts w:ascii="Times New Roman" w:hAnsi="Times New Roman" w:cs="Times New Roman"/>
        </w:rPr>
        <w:t>aesi, che | promovono difficoltà anco nelle cose più chiare, et | ancorché possono imaginarsi, che vi si possi trovar il | ripiego non vogliono proseguir nel resto, che la | difficoltà proposta non sia dichiarita, et così di cosa in | cosa. Da qui nasce per</w:t>
      </w:r>
      <w:r w:rsidR="008E7D81" w:rsidRPr="002A6193">
        <w:rPr>
          <w:rFonts w:ascii="Times New Roman" w:hAnsi="Times New Roman" w:cs="Times New Roman"/>
        </w:rPr>
        <w:t xml:space="preserve"> </w:t>
      </w:r>
      <w:r w:rsidRPr="002A6193">
        <w:rPr>
          <w:rFonts w:ascii="Times New Roman" w:hAnsi="Times New Roman" w:cs="Times New Roman"/>
        </w:rPr>
        <w:t xml:space="preserve">tanto molto maggiore dilatione. | </w:t>
      </w:r>
    </w:p>
    <w:p w14:paraId="0E097C51" w14:textId="77777777" w:rsidR="00CC72FE" w:rsidRPr="002A6193" w:rsidRDefault="00137E1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Quello che mi preme in estremo serenissi</w:t>
      </w:r>
      <w:r w:rsidR="00961854" w:rsidRPr="002A6193">
        <w:rPr>
          <w:rFonts w:ascii="Times New Roman" w:hAnsi="Times New Roman" w:cs="Times New Roman"/>
        </w:rPr>
        <w:t>m</w:t>
      </w:r>
      <w:r w:rsidRPr="002A6193">
        <w:rPr>
          <w:rFonts w:ascii="Times New Roman" w:hAnsi="Times New Roman" w:cs="Times New Roman"/>
        </w:rPr>
        <w:t xml:space="preserve">o Principe è di vedermi | scorso il tempo, et non haver una certa sicurezza del | giorno di questa speditione, et massime essendo chia-|mato dai capitani a dargli mostra. Il </w:t>
      </w:r>
      <w:r w:rsidR="00961854" w:rsidRPr="002A6193">
        <w:rPr>
          <w:rFonts w:ascii="Times New Roman" w:hAnsi="Times New Roman" w:cs="Times New Roman"/>
        </w:rPr>
        <w:t>C</w:t>
      </w:r>
      <w:r w:rsidRPr="002A6193">
        <w:rPr>
          <w:rFonts w:ascii="Times New Roman" w:hAnsi="Times New Roman" w:cs="Times New Roman"/>
        </w:rPr>
        <w:t>olonello anc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|egli è venuto a tal effetto: onde se mi trovi confuso | lo lascio considerar alla prudenza di vostra Serenità, perché | doverà entrar il mese, né altro sarà che perdita poiché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esborso della prima paga resterà infruttuoso al servitio | della Serenità vostra, né servirà, che a sola riputatione, che | in questa occasione non la so dir di gran consequenza | </w:t>
      </w:r>
    </w:p>
    <w:p w14:paraId="1CF2F988" w14:textId="77777777" w:rsidR="00CC72FE" w:rsidRPr="002A6193" w:rsidRDefault="00137E14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44v /</w:t>
      </w:r>
    </w:p>
    <w:p w14:paraId="305BA289" w14:textId="77777777" w:rsidR="00CC72FE" w:rsidRPr="002A6193" w:rsidRDefault="005B649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</w:t>
      </w:r>
      <w:r w:rsidR="00C73000" w:rsidRPr="002A6193">
        <w:rPr>
          <w:rFonts w:ascii="Times New Roman" w:hAnsi="Times New Roman" w:cs="Times New Roman"/>
        </w:rPr>
        <w:t xml:space="preserve">egar di dar la mostra non lo posso fare mentre hanno </w:t>
      </w:r>
      <w:r w:rsidR="00B4707E" w:rsidRPr="002A6193">
        <w:rPr>
          <w:rFonts w:ascii="Times New Roman" w:hAnsi="Times New Roman" w:cs="Times New Roman"/>
        </w:rPr>
        <w:t>[il]</w:t>
      </w:r>
      <w:r w:rsidR="00B4707E" w:rsidRPr="002A6193">
        <w:rPr>
          <w:rStyle w:val="FootnoteReference"/>
          <w:rFonts w:ascii="Times New Roman" w:hAnsi="Times New Roman" w:cs="Times New Roman"/>
        </w:rPr>
        <w:footnoteReference w:id="170"/>
      </w:r>
      <w:r w:rsidR="00B4707E" w:rsidRPr="002A6193">
        <w:rPr>
          <w:rFonts w:ascii="Times New Roman" w:hAnsi="Times New Roman" w:cs="Times New Roman"/>
        </w:rPr>
        <w:t xml:space="preserve"> </w:t>
      </w:r>
      <w:r w:rsidR="00C73000" w:rsidRPr="002A6193">
        <w:rPr>
          <w:rFonts w:ascii="Times New Roman" w:hAnsi="Times New Roman" w:cs="Times New Roman"/>
        </w:rPr>
        <w:t>| colonello, et li capitani le loro compagnie pronte, è ben | vero, che tutte non sono pronte: nondimeno tre sono | affatto compite, et per tutta la settim</w:t>
      </w:r>
      <w:r w:rsidR="00B4707E" w:rsidRPr="002A6193">
        <w:rPr>
          <w:rFonts w:ascii="Times New Roman" w:hAnsi="Times New Roman" w:cs="Times New Roman"/>
        </w:rPr>
        <w:t>[</w:t>
      </w:r>
      <w:r w:rsidR="00C73000" w:rsidRPr="002A6193">
        <w:rPr>
          <w:rFonts w:ascii="Times New Roman" w:hAnsi="Times New Roman" w:cs="Times New Roman"/>
        </w:rPr>
        <w:t>ana</w:t>
      </w:r>
      <w:r w:rsidR="00B4707E" w:rsidRPr="002A6193">
        <w:rPr>
          <w:rFonts w:ascii="Times New Roman" w:hAnsi="Times New Roman" w:cs="Times New Roman"/>
        </w:rPr>
        <w:t>]</w:t>
      </w:r>
      <w:r w:rsidR="00C73000" w:rsidRPr="002A6193">
        <w:rPr>
          <w:rFonts w:ascii="Times New Roman" w:hAnsi="Times New Roman" w:cs="Times New Roman"/>
        </w:rPr>
        <w:t xml:space="preserve"> | che entramo così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71"/>
      </w:r>
      <w:r w:rsidR="00C73000" w:rsidRPr="002A6193">
        <w:rPr>
          <w:rFonts w:ascii="Times New Roman" w:hAnsi="Times New Roman" w:cs="Times New Roman"/>
        </w:rPr>
        <w:t xml:space="preserve"> saranno l</w:t>
      </w:r>
      <w:r w:rsidR="00211A7E" w:rsidRPr="002A6193">
        <w:rPr>
          <w:rFonts w:ascii="Times New Roman" w:hAnsi="Times New Roman" w:cs="Times New Roman"/>
        </w:rPr>
        <w:t>’</w:t>
      </w:r>
      <w:r w:rsidR="00C73000" w:rsidRPr="002A6193">
        <w:rPr>
          <w:rFonts w:ascii="Times New Roman" w:hAnsi="Times New Roman" w:cs="Times New Roman"/>
        </w:rPr>
        <w:t xml:space="preserve">altre. Se habbi a </w:t>
      </w:r>
      <w:r w:rsidR="00486273" w:rsidRPr="002A6193">
        <w:rPr>
          <w:rFonts w:ascii="Times New Roman" w:hAnsi="Times New Roman" w:cs="Times New Roman"/>
        </w:rPr>
        <w:t>p</w:t>
      </w:r>
      <w:r w:rsidR="00C73000"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="00C73000" w:rsidRPr="002A6193">
        <w:rPr>
          <w:rFonts w:ascii="Times New Roman" w:hAnsi="Times New Roman" w:cs="Times New Roman"/>
        </w:rPr>
        <w:t>] | l</w:t>
      </w:r>
      <w:r w:rsidR="00211A7E" w:rsidRPr="002A6193">
        <w:rPr>
          <w:rFonts w:ascii="Times New Roman" w:hAnsi="Times New Roman" w:cs="Times New Roman"/>
        </w:rPr>
        <w:t>’</w:t>
      </w:r>
      <w:r w:rsidR="00C73000" w:rsidRPr="002A6193">
        <w:rPr>
          <w:rFonts w:ascii="Times New Roman" w:hAnsi="Times New Roman" w:cs="Times New Roman"/>
        </w:rPr>
        <w:t xml:space="preserve">animo mio di veder consumar così miseramente </w:t>
      </w:r>
      <w:r w:rsidR="00486273" w:rsidRPr="002A6193">
        <w:rPr>
          <w:rFonts w:ascii="Times New Roman" w:hAnsi="Times New Roman" w:cs="Times New Roman"/>
        </w:rPr>
        <w:t>[</w:t>
      </w:r>
      <w:r w:rsidR="00C73000" w:rsidRPr="002A6193">
        <w:rPr>
          <w:rFonts w:ascii="Times New Roman" w:hAnsi="Times New Roman" w:cs="Times New Roman"/>
        </w:rPr>
        <w:t>il] | denaro di vostra Serenità Dio, et la mia conscienza me ne | s</w:t>
      </w:r>
      <w:r w:rsidR="008273EE" w:rsidRPr="002A6193">
        <w:rPr>
          <w:rFonts w:ascii="Times New Roman" w:hAnsi="Times New Roman" w:cs="Times New Roman"/>
        </w:rPr>
        <w:t>iano</w:t>
      </w:r>
      <w:r w:rsidR="00C73000" w:rsidRPr="002A6193">
        <w:rPr>
          <w:rFonts w:ascii="Times New Roman" w:hAnsi="Times New Roman" w:cs="Times New Roman"/>
        </w:rPr>
        <w:t xml:space="preserve"> testimonii, et se sapessi trovar qualche pret</w:t>
      </w:r>
      <w:r w:rsidR="00486273" w:rsidRPr="002A6193">
        <w:rPr>
          <w:rFonts w:ascii="Times New Roman" w:hAnsi="Times New Roman" w:cs="Times New Roman"/>
        </w:rPr>
        <w:t xml:space="preserve">esto </w:t>
      </w:r>
      <w:r w:rsidR="00C73000" w:rsidRPr="002A6193">
        <w:rPr>
          <w:rFonts w:ascii="Times New Roman" w:hAnsi="Times New Roman" w:cs="Times New Roman"/>
        </w:rPr>
        <w:t>| lo farei di buon cuore posso ben portar qualche gio</w:t>
      </w:r>
      <w:r w:rsidR="00486273" w:rsidRPr="002A6193">
        <w:rPr>
          <w:rFonts w:ascii="Times New Roman" w:hAnsi="Times New Roman" w:cs="Times New Roman"/>
        </w:rPr>
        <w:t xml:space="preserve">rno </w:t>
      </w:r>
      <w:r w:rsidR="00C73000" w:rsidRPr="002A6193">
        <w:rPr>
          <w:rFonts w:ascii="Times New Roman" w:hAnsi="Times New Roman" w:cs="Times New Roman"/>
        </w:rPr>
        <w:t xml:space="preserve">| ma malamente per molti; protestando li capitani non | esser conveniente, che paghino delle loro borse le | genti per </w:t>
      </w:r>
      <w:r w:rsidR="00C73000" w:rsidRPr="002A6193">
        <w:rPr>
          <w:rFonts w:ascii="Times New Roman" w:hAnsi="Times New Roman" w:cs="Times New Roman"/>
        </w:rPr>
        <w:lastRenderedPageBreak/>
        <w:t>molto tempo doppo che elle sono ad | ordine. Non vi veggo altro rimedio, che pregar | sua divina Maestà, che tutto sia preparato prontamente | nel che io non mancarò di sollecitare con tutto lo | spirito; ma dubito assai, che di tre sett</w:t>
      </w:r>
      <w:r w:rsidR="0075508E" w:rsidRPr="002A6193">
        <w:rPr>
          <w:rFonts w:ascii="Times New Roman" w:hAnsi="Times New Roman" w:cs="Times New Roman"/>
        </w:rPr>
        <w:t>i</w:t>
      </w:r>
      <w:r w:rsidR="00C73000" w:rsidRPr="002A6193">
        <w:rPr>
          <w:rFonts w:ascii="Times New Roman" w:hAnsi="Times New Roman" w:cs="Times New Roman"/>
        </w:rPr>
        <w:t>mane | ancora non si sarà pronti, et Dio voglia, che non | habbi anco la risposta delle presenti. Oltre la | quantità di marinari, come ho detto di sopra | si leveranno anco moltissimi viveri, che causa sca[</w:t>
      </w:r>
      <w:r w:rsidR="0075508E" w:rsidRPr="002A6193">
        <w:rPr>
          <w:rFonts w:ascii="Times New Roman" w:hAnsi="Times New Roman" w:cs="Times New Roman"/>
        </w:rPr>
        <w:t>rsez-]</w:t>
      </w:r>
      <w:r w:rsidR="00C73000" w:rsidRPr="002A6193">
        <w:rPr>
          <w:rFonts w:ascii="Times New Roman" w:hAnsi="Times New Roman" w:cs="Times New Roman"/>
        </w:rPr>
        <w:t xml:space="preserve">|za nel </w:t>
      </w:r>
      <w:r w:rsidR="0075508E" w:rsidRPr="002A6193">
        <w:rPr>
          <w:rFonts w:ascii="Times New Roman" w:hAnsi="Times New Roman" w:cs="Times New Roman"/>
        </w:rPr>
        <w:t>P</w:t>
      </w:r>
      <w:r w:rsidR="00C73000" w:rsidRPr="002A6193">
        <w:rPr>
          <w:rFonts w:ascii="Times New Roman" w:hAnsi="Times New Roman" w:cs="Times New Roman"/>
        </w:rPr>
        <w:t xml:space="preserve">aese, et chi li ha ne </w:t>
      </w:r>
      <w:r w:rsidR="0075508E" w:rsidRPr="002A6193">
        <w:rPr>
          <w:rFonts w:ascii="Times New Roman" w:hAnsi="Times New Roman" w:cs="Times New Roman"/>
        </w:rPr>
        <w:t>v</w:t>
      </w:r>
      <w:r w:rsidR="00C73000" w:rsidRPr="002A6193">
        <w:rPr>
          <w:rFonts w:ascii="Times New Roman" w:hAnsi="Times New Roman" w:cs="Times New Roman"/>
        </w:rPr>
        <w:t>uol far poiché la | congiontura lor serve al suo profitto. Se conosce</w:t>
      </w:r>
      <w:r w:rsidR="00486273" w:rsidRPr="002A6193">
        <w:rPr>
          <w:rFonts w:ascii="Times New Roman" w:hAnsi="Times New Roman" w:cs="Times New Roman"/>
        </w:rPr>
        <w:t xml:space="preserve">rò </w:t>
      </w:r>
      <w:r w:rsidR="00C73000" w:rsidRPr="002A6193">
        <w:rPr>
          <w:rFonts w:ascii="Times New Roman" w:hAnsi="Times New Roman" w:cs="Times New Roman"/>
        </w:rPr>
        <w:t>| che la mia presenza possi avanzar tanto magg</w:t>
      </w:r>
      <w:r w:rsidR="00486273" w:rsidRPr="002A6193">
        <w:rPr>
          <w:rFonts w:ascii="Times New Roman" w:hAnsi="Times New Roman" w:cs="Times New Roman"/>
        </w:rPr>
        <w:t>iormente</w:t>
      </w:r>
      <w:r w:rsidR="0075508E" w:rsidRPr="002A6193">
        <w:rPr>
          <w:rFonts w:ascii="Times New Roman" w:hAnsi="Times New Roman" w:cs="Times New Roman"/>
        </w:rPr>
        <w:t xml:space="preserve"> </w:t>
      </w:r>
      <w:r w:rsidR="00C73000" w:rsidRPr="002A6193">
        <w:rPr>
          <w:rFonts w:ascii="Times New Roman" w:hAnsi="Times New Roman" w:cs="Times New Roman"/>
        </w:rPr>
        <w:t xml:space="preserve">| </w:t>
      </w:r>
    </w:p>
    <w:p w14:paraId="46772A3A" w14:textId="77777777" w:rsidR="00CC72FE" w:rsidRPr="002A6193" w:rsidRDefault="00C7300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45r / </w:t>
      </w:r>
    </w:p>
    <w:p w14:paraId="649BBF58" w14:textId="77777777" w:rsidR="00CC72FE" w:rsidRPr="002A6193" w:rsidRDefault="0037782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il negotio non lascierò di correr giorno, et notte ovunque | conoscerò il bisogno; ancorché le spese per la Serenità vostra | nel mandar genti di qua, et di là a solecitare, et per | la mia andata ancora importino molto, et molto | come doveranno esser di qualche consideratione per necessi-|tà quelle, che farò nell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andar da una piazza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|altra da questa parte della Mosa, nella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72"/>
      </w:r>
      <w:r w:rsidRPr="002A6193">
        <w:rPr>
          <w:rFonts w:ascii="Times New Roman" w:hAnsi="Times New Roman" w:cs="Times New Roman"/>
        </w:rPr>
        <w:t xml:space="preserve"> Nortolandia, | et nella Gheldria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73"/>
      </w:r>
      <w:r w:rsidRPr="002A6193">
        <w:rPr>
          <w:rFonts w:ascii="Times New Roman" w:hAnsi="Times New Roman" w:cs="Times New Roman"/>
        </w:rPr>
        <w:t xml:space="preserve"> a dar le mostre, che mi pesa grandemente. | </w:t>
      </w:r>
    </w:p>
    <w:p w14:paraId="46088FB9" w14:textId="77777777" w:rsidR="00CC72FE" w:rsidRPr="002A6193" w:rsidRDefault="00377828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Quanto più sono andato considerando sopra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74"/>
      </w:r>
      <w:r w:rsidRPr="002A6193">
        <w:rPr>
          <w:rFonts w:ascii="Times New Roman" w:hAnsi="Times New Roman" w:cs="Times New Roman"/>
        </w:rPr>
        <w:t xml:space="preserve"> li partiti di | noleggio dei vasselli, et sopra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assicuranza </w:t>
      </w:r>
      <w:r w:rsidR="00E278E5" w:rsidRPr="002A6193">
        <w:rPr>
          <w:rFonts w:ascii="Times New Roman" w:hAnsi="Times New Roman" w:cs="Times New Roman"/>
        </w:rPr>
        <w:t>del servitio | di doi mesi per essi, et per le genti, et per il ritorno | per l</w:t>
      </w:r>
      <w:r w:rsidR="00211A7E" w:rsidRPr="002A6193">
        <w:rPr>
          <w:rFonts w:ascii="Times New Roman" w:hAnsi="Times New Roman" w:cs="Times New Roman"/>
        </w:rPr>
        <w:t>’</w:t>
      </w:r>
      <w:r w:rsidR="00E278E5" w:rsidRPr="002A6193">
        <w:rPr>
          <w:rFonts w:ascii="Times New Roman" w:hAnsi="Times New Roman" w:cs="Times New Roman"/>
        </w:rPr>
        <w:t>uno, et per l</w:t>
      </w:r>
      <w:r w:rsidR="00211A7E" w:rsidRPr="002A6193">
        <w:rPr>
          <w:rFonts w:ascii="Times New Roman" w:hAnsi="Times New Roman" w:cs="Times New Roman"/>
        </w:rPr>
        <w:t>’</w:t>
      </w:r>
      <w:r w:rsidR="00E278E5" w:rsidRPr="002A6193">
        <w:rPr>
          <w:rFonts w:ascii="Times New Roman" w:hAnsi="Times New Roman" w:cs="Times New Roman"/>
        </w:rPr>
        <w:t>altro; tanto più mi pare, et mi | persuado che vostra Serenità ha per devenir a risolutione | di comprar li vasselli almeno arrivati al suo servitio | perché potrebbe con certi ordinarii imprestidi, che | suol fare a</w:t>
      </w:r>
      <w:r w:rsidR="00211A7E" w:rsidRPr="002A6193">
        <w:rPr>
          <w:rFonts w:ascii="Times New Roman" w:hAnsi="Times New Roman" w:cs="Times New Roman"/>
        </w:rPr>
        <w:t>’</w:t>
      </w:r>
      <w:r w:rsidR="00E278E5" w:rsidRPr="002A6193">
        <w:rPr>
          <w:rFonts w:ascii="Times New Roman" w:hAnsi="Times New Roman" w:cs="Times New Roman"/>
        </w:rPr>
        <w:t xml:space="preserve"> suoi mercanti far che essi medesimi li | comprassero, arrivati, che fossero a Venetia, o all</w:t>
      </w:r>
      <w:r w:rsidR="00211A7E" w:rsidRPr="002A6193">
        <w:rPr>
          <w:rFonts w:ascii="Times New Roman" w:hAnsi="Times New Roman" w:cs="Times New Roman"/>
        </w:rPr>
        <w:t>’</w:t>
      </w:r>
      <w:r w:rsidR="00E278E5" w:rsidRPr="002A6193">
        <w:rPr>
          <w:rFonts w:ascii="Times New Roman" w:hAnsi="Times New Roman" w:cs="Times New Roman"/>
        </w:rPr>
        <w:t>|obedienza per meglio dire dell</w:t>
      </w:r>
      <w:r w:rsidR="00211A7E" w:rsidRPr="002A6193">
        <w:rPr>
          <w:rFonts w:ascii="Times New Roman" w:hAnsi="Times New Roman" w:cs="Times New Roman"/>
        </w:rPr>
        <w:t>’</w:t>
      </w:r>
      <w:r w:rsidR="00E278E5" w:rsidRPr="002A6193">
        <w:rPr>
          <w:rFonts w:ascii="Times New Roman" w:hAnsi="Times New Roman" w:cs="Times New Roman"/>
        </w:rPr>
        <w:t xml:space="preserve">eccellentissimo signor Capitano generale | et pigliarli poi dalli medesimi suoi mercanti a nolo, essendo meglio che li suoi ne </w:t>
      </w:r>
      <w:r w:rsidR="00486273" w:rsidRPr="002A6193">
        <w:rPr>
          <w:rFonts w:ascii="Times New Roman" w:hAnsi="Times New Roman" w:cs="Times New Roman"/>
        </w:rPr>
        <w:t>ca</w:t>
      </w:r>
      <w:r w:rsidR="00E278E5" w:rsidRPr="002A6193">
        <w:rPr>
          <w:rFonts w:ascii="Times New Roman" w:hAnsi="Times New Roman" w:cs="Times New Roman"/>
        </w:rPr>
        <w:t>vino il profitto</w:t>
      </w:r>
      <w:r w:rsidR="00026BEE" w:rsidRPr="002A6193">
        <w:rPr>
          <w:rFonts w:ascii="Times New Roman" w:hAnsi="Times New Roman" w:cs="Times New Roman"/>
        </w:rPr>
        <w:t>,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75"/>
      </w:r>
      <w:r w:rsidR="00E278E5" w:rsidRPr="002A6193">
        <w:rPr>
          <w:rFonts w:ascii="Times New Roman" w:hAnsi="Times New Roman" w:cs="Times New Roman"/>
        </w:rPr>
        <w:t xml:space="preserve"> perché così parte de</w:t>
      </w:r>
      <w:r w:rsidR="00211A7E" w:rsidRPr="002A6193">
        <w:rPr>
          <w:rFonts w:ascii="Times New Roman" w:hAnsi="Times New Roman" w:cs="Times New Roman"/>
        </w:rPr>
        <w:t>’</w:t>
      </w:r>
      <w:r w:rsidR="00E278E5" w:rsidRPr="002A6193">
        <w:rPr>
          <w:rFonts w:ascii="Times New Roman" w:hAnsi="Times New Roman" w:cs="Times New Roman"/>
        </w:rPr>
        <w:t xml:space="preserve"> marinari resterebbe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76"/>
      </w:r>
      <w:r w:rsidR="00E278E5" w:rsidRPr="002A6193">
        <w:rPr>
          <w:rFonts w:ascii="Times New Roman" w:hAnsi="Times New Roman" w:cs="Times New Roman"/>
        </w:rPr>
        <w:t xml:space="preserve"> in servitio | loro finita la guerra, che vuol dir in servitio publico | et gl</w:t>
      </w:r>
      <w:r w:rsidR="00211A7E" w:rsidRPr="002A6193">
        <w:rPr>
          <w:rFonts w:ascii="Times New Roman" w:hAnsi="Times New Roman" w:cs="Times New Roman"/>
        </w:rPr>
        <w:t>’</w:t>
      </w:r>
      <w:r w:rsidR="00E278E5" w:rsidRPr="002A6193">
        <w:rPr>
          <w:rFonts w:ascii="Times New Roman" w:hAnsi="Times New Roman" w:cs="Times New Roman"/>
        </w:rPr>
        <w:t xml:space="preserve">altri, che volessero partire o farebbono il | viaggio per terra, o altrimenti con un tal donativo | </w:t>
      </w:r>
    </w:p>
    <w:p w14:paraId="517E969B" w14:textId="77777777" w:rsidR="00CC72FE" w:rsidRPr="002A6193" w:rsidRDefault="00E278E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45v / </w:t>
      </w:r>
    </w:p>
    <w:p w14:paraId="00648F74" w14:textId="77777777" w:rsidR="007B513D" w:rsidRPr="002A6193" w:rsidRDefault="008443E7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che forse sarà espresso prima che partino di qua, o </w:t>
      </w:r>
      <w:r w:rsidR="002B118D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dic</w:t>
      </w:r>
      <w:r w:rsidR="00026BEE" w:rsidRPr="002A6193">
        <w:rPr>
          <w:rFonts w:ascii="Times New Roman" w:hAnsi="Times New Roman" w:cs="Times New Roman"/>
        </w:rPr>
        <w:t>h</w:t>
      </w:r>
      <w:r w:rsidRPr="002A6193">
        <w:rPr>
          <w:rFonts w:ascii="Times New Roman" w:hAnsi="Times New Roman" w:cs="Times New Roman"/>
        </w:rPr>
        <w:t>iarito da vostra Serenità per il loro ritorno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77"/>
      </w:r>
      <w:r w:rsidRPr="002A6193">
        <w:rPr>
          <w:rFonts w:ascii="Times New Roman" w:hAnsi="Times New Roman" w:cs="Times New Roman"/>
        </w:rPr>
        <w:t xml:space="preserve"> </w:t>
      </w:r>
      <w:r w:rsidR="002B118D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et così resterebbe anco libera dal nolo per il ritorno dei vasselli in questi paesi doppo il servitio</w:t>
      </w:r>
      <w:r w:rsidR="00124587" w:rsidRPr="002A6193">
        <w:rPr>
          <w:rFonts w:ascii="Times New Roman" w:hAnsi="Times New Roman" w:cs="Times New Roman"/>
        </w:rPr>
        <w:t>.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78"/>
      </w:r>
      <w:r w:rsidRPr="002A6193">
        <w:rPr>
          <w:rFonts w:ascii="Times New Roman" w:hAnsi="Times New Roman" w:cs="Times New Roman"/>
        </w:rPr>
        <w:t xml:space="preserve"> </w:t>
      </w:r>
      <w:r w:rsidR="002B118D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Questo è il mio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79"/>
      </w:r>
      <w:r w:rsidRPr="002A6193">
        <w:rPr>
          <w:rFonts w:ascii="Times New Roman" w:hAnsi="Times New Roman" w:cs="Times New Roman"/>
        </w:rPr>
        <w:t xml:space="preserve"> debol senso, che stimo proprio al servitio di lei, et | lo proferisco</w:t>
      </w:r>
      <w:r w:rsidR="00E278E5" w:rsidRPr="002A6193">
        <w:rPr>
          <w:rFonts w:ascii="Times New Roman" w:hAnsi="Times New Roman" w:cs="Times New Roman"/>
        </w:rPr>
        <w:t xml:space="preserve"> </w:t>
      </w:r>
      <w:r w:rsidR="0045193C" w:rsidRPr="002A6193">
        <w:rPr>
          <w:rFonts w:ascii="Times New Roman" w:hAnsi="Times New Roman" w:cs="Times New Roman"/>
        </w:rPr>
        <w:t>con ogni debita riverenza. Dei detti | vasselli ella sarà assolutamente patrona col nol</w:t>
      </w:r>
      <w:r w:rsidR="00486273" w:rsidRPr="002A6193">
        <w:rPr>
          <w:rFonts w:ascii="Times New Roman" w:hAnsi="Times New Roman" w:cs="Times New Roman"/>
        </w:rPr>
        <w:t xml:space="preserve">o </w:t>
      </w:r>
      <w:r w:rsidR="0045193C"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="0045193C" w:rsidRPr="002A6193">
        <w:rPr>
          <w:rFonts w:ascii="Times New Roman" w:hAnsi="Times New Roman" w:cs="Times New Roman"/>
        </w:rPr>
        <w:t>]</w:t>
      </w:r>
      <w:r w:rsidR="00730076" w:rsidRPr="002A6193">
        <w:rPr>
          <w:rStyle w:val="FootnoteReference"/>
          <w:rFonts w:ascii="Times New Roman" w:hAnsi="Times New Roman" w:cs="Times New Roman"/>
        </w:rPr>
        <w:footnoteReference w:id="180"/>
      </w:r>
      <w:r w:rsidR="0045193C" w:rsidRPr="002A6193">
        <w:rPr>
          <w:rFonts w:ascii="Times New Roman" w:hAnsi="Times New Roman" w:cs="Times New Roman"/>
        </w:rPr>
        <w:t xml:space="preserve"> | con questi mercanti</w:t>
      </w:r>
      <w:r w:rsidR="00046357" w:rsidRPr="002A6193">
        <w:rPr>
          <w:rFonts w:ascii="Times New Roman" w:hAnsi="Times New Roman" w:cs="Times New Roman"/>
        </w:rPr>
        <w:t>:</w:t>
      </w:r>
      <w:r w:rsidR="0045193C" w:rsidRPr="002A6193">
        <w:rPr>
          <w:rFonts w:ascii="Times New Roman" w:hAnsi="Times New Roman" w:cs="Times New Roman"/>
        </w:rPr>
        <w:t xml:space="preserve"> perché essi non s</w:t>
      </w:r>
      <w:r w:rsidR="00211A7E" w:rsidRPr="002A6193">
        <w:rPr>
          <w:rFonts w:ascii="Times New Roman" w:hAnsi="Times New Roman" w:cs="Times New Roman"/>
        </w:rPr>
        <w:t>’</w:t>
      </w:r>
      <w:r w:rsidR="0045193C" w:rsidRPr="002A6193">
        <w:rPr>
          <w:rFonts w:ascii="Times New Roman" w:hAnsi="Times New Roman" w:cs="Times New Roman"/>
        </w:rPr>
        <w:t>impediran</w:t>
      </w:r>
      <w:r w:rsidR="00486273" w:rsidRPr="002A6193">
        <w:rPr>
          <w:rFonts w:ascii="Times New Roman" w:hAnsi="Times New Roman" w:cs="Times New Roman"/>
        </w:rPr>
        <w:t xml:space="preserve">no </w:t>
      </w:r>
      <w:r w:rsidR="0045193C" w:rsidRPr="002A6193">
        <w:rPr>
          <w:rFonts w:ascii="Times New Roman" w:hAnsi="Times New Roman" w:cs="Times New Roman"/>
        </w:rPr>
        <w:t>[</w:t>
      </w:r>
      <w:r w:rsidR="007336BB" w:rsidRPr="002A6193">
        <w:rPr>
          <w:rFonts w:ascii="Times New Roman" w:hAnsi="Times New Roman" w:cs="Times New Roman"/>
        </w:rPr>
        <w:t>…</w:t>
      </w:r>
      <w:r w:rsidR="0045193C" w:rsidRPr="002A6193">
        <w:rPr>
          <w:rFonts w:ascii="Times New Roman" w:hAnsi="Times New Roman" w:cs="Times New Roman"/>
        </w:rPr>
        <w:t>] | alcuna maniera, se non quanto, che lascieranno | ben venir qualcheduno de</w:t>
      </w:r>
      <w:r w:rsidR="00211A7E" w:rsidRPr="002A6193">
        <w:rPr>
          <w:rFonts w:ascii="Times New Roman" w:hAnsi="Times New Roman" w:cs="Times New Roman"/>
        </w:rPr>
        <w:t>’</w:t>
      </w:r>
      <w:r w:rsidR="0045193C" w:rsidRPr="002A6193">
        <w:rPr>
          <w:rFonts w:ascii="Times New Roman" w:hAnsi="Times New Roman" w:cs="Times New Roman"/>
        </w:rPr>
        <w:t xml:space="preserve"> patroni sopra per haverne | buona cura; ma più per accordar appresso il tempo della | guerra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81"/>
      </w:r>
      <w:r w:rsidR="0045193C" w:rsidRPr="002A6193">
        <w:rPr>
          <w:rFonts w:ascii="Times New Roman" w:hAnsi="Times New Roman" w:cs="Times New Roman"/>
        </w:rPr>
        <w:t xml:space="preserve"> colla Serenità vostra forse in qualche donativo per passar-|sene poi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82"/>
      </w:r>
      <w:r w:rsidR="0045193C" w:rsidRPr="002A6193">
        <w:rPr>
          <w:rFonts w:ascii="Times New Roman" w:hAnsi="Times New Roman" w:cs="Times New Roman"/>
        </w:rPr>
        <w:t xml:space="preserve"> a qualche altro viaggio di trafico</w:t>
      </w:r>
      <w:r w:rsidR="00A61291" w:rsidRPr="002A6193">
        <w:rPr>
          <w:rFonts w:ascii="Times New Roman" w:hAnsi="Times New Roman" w:cs="Times New Roman"/>
        </w:rPr>
        <w:t xml:space="preserve">, et forse | caricar di là in Venetia mercantie per ritornarsene | in queste </w:t>
      </w:r>
      <w:r w:rsidR="00046357" w:rsidRPr="002A6193">
        <w:rPr>
          <w:rFonts w:ascii="Times New Roman" w:hAnsi="Times New Roman" w:cs="Times New Roman"/>
        </w:rPr>
        <w:t>P</w:t>
      </w:r>
      <w:r w:rsidR="00A61291" w:rsidRPr="002A6193">
        <w:rPr>
          <w:rFonts w:ascii="Times New Roman" w:hAnsi="Times New Roman" w:cs="Times New Roman"/>
        </w:rPr>
        <w:t>rovincie, ma</w:t>
      </w:r>
      <w:r w:rsidR="00046357" w:rsidRPr="002A6193">
        <w:rPr>
          <w:rStyle w:val="FootnoteReference"/>
          <w:rFonts w:ascii="Times New Roman" w:hAnsi="Times New Roman" w:cs="Times New Roman"/>
        </w:rPr>
        <w:footnoteReference w:id="183"/>
      </w:r>
      <w:r w:rsidR="00A61291" w:rsidRPr="002A6193">
        <w:rPr>
          <w:rFonts w:ascii="Times New Roman" w:hAnsi="Times New Roman" w:cs="Times New Roman"/>
        </w:rPr>
        <w:t xml:space="preserve"> </w:t>
      </w:r>
      <w:r w:rsidR="009327E5" w:rsidRPr="002A6193">
        <w:rPr>
          <w:rFonts w:ascii="Times New Roman" w:hAnsi="Times New Roman" w:cs="Times New Roman"/>
        </w:rPr>
        <w:t>l</w:t>
      </w:r>
      <w:r w:rsidR="00A61291" w:rsidRPr="002A6193">
        <w:rPr>
          <w:rFonts w:ascii="Times New Roman" w:hAnsi="Times New Roman" w:cs="Times New Roman"/>
        </w:rPr>
        <w:t>i</w:t>
      </w:r>
      <w:r w:rsidR="007B513D" w:rsidRPr="002A6193">
        <w:rPr>
          <w:rStyle w:val="FootnoteReference"/>
          <w:rFonts w:ascii="Times New Roman" w:hAnsi="Times New Roman" w:cs="Times New Roman"/>
        </w:rPr>
        <w:footnoteReference w:id="184"/>
      </w:r>
      <w:r w:rsidR="009327E5" w:rsidRPr="002A6193">
        <w:rPr>
          <w:rFonts w:ascii="Times New Roman" w:hAnsi="Times New Roman" w:cs="Times New Roman"/>
        </w:rPr>
        <w:t xml:space="preserve"> </w:t>
      </w:r>
      <w:r w:rsidR="00A61291" w:rsidRPr="002A6193">
        <w:rPr>
          <w:rFonts w:ascii="Times New Roman" w:hAnsi="Times New Roman" w:cs="Times New Roman"/>
        </w:rPr>
        <w:t>detti patroni non have-|ranno pur minima auttorità sopra esso vassello | se non da Serenità vostra cioè che rappresenterà per lei; et | li marinari anco così dipenderanno dalla serenissima | Republica senza riconoscer in alcuna parte li mercanti | o compartecipi. Questo tanto ho voluto aggiunger | per maggior espressione, et più chiara, che non feci col</w:t>
      </w:r>
      <w:r w:rsidR="00A568BC" w:rsidRPr="002A6193">
        <w:rPr>
          <w:rStyle w:val="FootnoteReference"/>
          <w:rFonts w:ascii="Times New Roman" w:hAnsi="Times New Roman" w:cs="Times New Roman"/>
        </w:rPr>
        <w:footnoteReference w:id="185"/>
      </w:r>
      <w:r w:rsidR="00A61291" w:rsidRPr="002A6193">
        <w:rPr>
          <w:rFonts w:ascii="Times New Roman" w:hAnsi="Times New Roman" w:cs="Times New Roman"/>
        </w:rPr>
        <w:t xml:space="preserve"> | passato, et con gl</w:t>
      </w:r>
      <w:r w:rsidR="00211A7E" w:rsidRPr="002A6193">
        <w:rPr>
          <w:rFonts w:ascii="Times New Roman" w:hAnsi="Times New Roman" w:cs="Times New Roman"/>
        </w:rPr>
        <w:t>’</w:t>
      </w:r>
      <w:r w:rsidR="00A61291" w:rsidRPr="002A6193">
        <w:rPr>
          <w:rFonts w:ascii="Times New Roman" w:hAnsi="Times New Roman" w:cs="Times New Roman"/>
        </w:rPr>
        <w:t xml:space="preserve">altri dispacci della qualità di questo | noleggio, et accordo separato. Gratie etc. | </w:t>
      </w:r>
    </w:p>
    <w:p w14:paraId="2CE01222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2B2476A6" w14:textId="77777777" w:rsidR="00CC72FE" w:rsidRPr="002A6193" w:rsidRDefault="00A61291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Haya a</w:t>
      </w:r>
      <w:r w:rsidR="00FB6686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18 marzo 1618 | </w:t>
      </w:r>
    </w:p>
    <w:p w14:paraId="30E88D6E" w14:textId="77777777" w:rsidR="00CC72FE" w:rsidRPr="002A6193" w:rsidRDefault="002F2CF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</w:t>
      </w:r>
      <w:r w:rsidR="00A61291" w:rsidRPr="002A6193">
        <w:rPr>
          <w:rFonts w:ascii="Times New Roman" w:hAnsi="Times New Roman" w:cs="Times New Roman"/>
        </w:rPr>
        <w:t xml:space="preserve">i vostra Serenità | </w:t>
      </w:r>
    </w:p>
    <w:p w14:paraId="6486879B" w14:textId="77777777" w:rsidR="00CC72FE" w:rsidRPr="002A6193" w:rsidRDefault="00A61291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lastRenderedPageBreak/>
        <w:t>humilissimo</w:t>
      </w:r>
      <w:r w:rsidR="0010095E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et devotissimo servitore | </w:t>
      </w:r>
    </w:p>
    <w:p w14:paraId="180D2C90" w14:textId="0EE40436" w:rsidR="00C73000" w:rsidRPr="002A6193" w:rsidRDefault="00A61291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Christofforo Suriano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4C734F54" w14:textId="77777777" w:rsidR="00B0454B" w:rsidRPr="002A6193" w:rsidRDefault="00B0454B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7EB71A23" w14:textId="77777777" w:rsidR="00B0454B" w:rsidRPr="002A6193" w:rsidRDefault="00B0454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47bis r-v /</w:t>
      </w:r>
    </w:p>
    <w:p w14:paraId="51729BA3" w14:textId="77777777" w:rsidR="00B0454B" w:rsidRPr="002A6193" w:rsidRDefault="00B0454B" w:rsidP="004014CF">
      <w:pPr>
        <w:pStyle w:val="Testopreformattato"/>
        <w:jc w:val="both"/>
        <w:rPr>
          <w:rFonts w:ascii="Times New Roman" w:hAnsi="Times New Roman" w:cs="Times New Roman"/>
          <w:i/>
        </w:rPr>
      </w:pPr>
      <w:r w:rsidRPr="002A6193">
        <w:rPr>
          <w:rFonts w:ascii="Times New Roman" w:hAnsi="Times New Roman" w:cs="Times New Roman"/>
          <w:i/>
        </w:rPr>
        <w:t>Carta tagliata non numerata</w:t>
      </w:r>
    </w:p>
    <w:p w14:paraId="34C99DD9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  <w:i/>
        </w:rPr>
      </w:pPr>
    </w:p>
    <w:p w14:paraId="35B95B4F" w14:textId="77777777" w:rsidR="00CC72FE" w:rsidRPr="002A6193" w:rsidRDefault="00642B8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48r / </w:t>
      </w:r>
    </w:p>
    <w:p w14:paraId="22F0B87F" w14:textId="77777777" w:rsidR="00642B8F" w:rsidRPr="002A6193" w:rsidRDefault="00CC72FE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 xml:space="preserve">Bianca </w:t>
      </w:r>
    </w:p>
    <w:p w14:paraId="07E2AEF7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1E5EF081" w14:textId="77777777" w:rsidR="00CC72FE" w:rsidRPr="002A6193" w:rsidRDefault="00642B8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48v / </w:t>
      </w:r>
    </w:p>
    <w:p w14:paraId="3B3D563C" w14:textId="77777777" w:rsidR="00CC72FE" w:rsidRPr="002A6193" w:rsidRDefault="00EE3DF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 serenissimo principe di Venetia | </w:t>
      </w:r>
    </w:p>
    <w:p w14:paraId="3B221FAD" w14:textId="77777777" w:rsidR="00FA2DB9" w:rsidRPr="002A6193" w:rsidRDefault="00EE3DF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prima | </w:t>
      </w:r>
    </w:p>
    <w:p w14:paraId="27260E8F" w14:textId="77777777" w:rsidR="00FA2DB9" w:rsidRPr="002A6193" w:rsidRDefault="00EE3DF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n° 16 fin 17 | </w:t>
      </w:r>
    </w:p>
    <w:p w14:paraId="7A094E33" w14:textId="77777777" w:rsidR="00EE3DF6" w:rsidRPr="002A6193" w:rsidRDefault="00FA2DB9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aggiunto</w:t>
      </w:r>
      <w:r w:rsidR="00EE3DF6" w:rsidRPr="002A6193">
        <w:rPr>
          <w:rFonts w:ascii="Times New Roman" w:hAnsi="Times New Roman" w:cs="Times New Roman"/>
        </w:rPr>
        <w:t xml:space="preserve"> </w:t>
      </w:r>
      <w:r w:rsidR="0071078C" w:rsidRPr="002A6193">
        <w:rPr>
          <w:rFonts w:ascii="Times New Roman" w:hAnsi="Times New Roman" w:cs="Times New Roman"/>
        </w:rPr>
        <w:t xml:space="preserve">| </w:t>
      </w:r>
    </w:p>
    <w:p w14:paraId="5209FAF4" w14:textId="77777777" w:rsidR="0071078C" w:rsidRPr="002A6193" w:rsidRDefault="0071078C">
      <w:pPr>
        <w:pStyle w:val="Testopreformattato"/>
        <w:jc w:val="both"/>
        <w:rPr>
          <w:rFonts w:ascii="Times New Roman" w:hAnsi="Times New Roman" w:cs="Times New Roman"/>
        </w:rPr>
      </w:pPr>
    </w:p>
    <w:p w14:paraId="63ED495E" w14:textId="77777777" w:rsidR="00CC72FE" w:rsidRPr="002A6193" w:rsidRDefault="0071078C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Sigillo e tracce di sigillo</w:t>
      </w:r>
    </w:p>
    <w:p w14:paraId="2124761D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0ED3FDA5" w14:textId="77777777" w:rsidR="00F77FA4" w:rsidRPr="002A6193" w:rsidRDefault="00F77FA4" w:rsidP="00F77FA4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  <w:i/>
        </w:rPr>
        <w:t>Regesto antico</w:t>
      </w:r>
    </w:p>
    <w:p w14:paraId="75B664E0" w14:textId="77777777" w:rsidR="00CC72FE" w:rsidRPr="002A6193" w:rsidRDefault="0071078C" w:rsidP="004014CF">
      <w:pPr>
        <w:pStyle w:val="Testopreformattato"/>
        <w:jc w:val="both"/>
        <w:rPr>
          <w:rFonts w:ascii="Times New Roman" w:hAnsi="Times New Roman" w:cs="Times New Roman"/>
          <w:i/>
          <w:iCs/>
        </w:rPr>
      </w:pPr>
      <w:r w:rsidRPr="002A6193">
        <w:rPr>
          <w:rFonts w:ascii="Times New Roman" w:hAnsi="Times New Roman" w:cs="Times New Roman"/>
        </w:rPr>
        <w:t xml:space="preserve">/ 48vC / </w:t>
      </w:r>
    </w:p>
    <w:p w14:paraId="7148DF95" w14:textId="77777777" w:rsidR="0071078C" w:rsidRPr="002A6193" w:rsidRDefault="00EE3DF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18 marzo 1618 </w:t>
      </w:r>
      <w:r w:rsidR="0071078C" w:rsidRPr="002A6193">
        <w:rPr>
          <w:rFonts w:ascii="Times New Roman" w:hAnsi="Times New Roman" w:cs="Times New Roman"/>
        </w:rPr>
        <w:t>r</w:t>
      </w:r>
      <w:r w:rsidRPr="002A6193">
        <w:rPr>
          <w:rFonts w:ascii="Times New Roman" w:hAnsi="Times New Roman" w:cs="Times New Roman"/>
        </w:rPr>
        <w:t xml:space="preserve">icevute 4 aprile | </w:t>
      </w:r>
    </w:p>
    <w:p w14:paraId="13B63ADD" w14:textId="77777777" w:rsidR="00EE3DF6" w:rsidRPr="002A6193" w:rsidRDefault="00EE3DF6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Aia</w:t>
      </w:r>
      <w:r w:rsidR="004F672D" w:rsidRPr="002A6193">
        <w:rPr>
          <w:rFonts w:ascii="Times New Roman" w:hAnsi="Times New Roman" w:cs="Times New Roman"/>
        </w:rPr>
        <w:t>.</w:t>
      </w:r>
      <w:r w:rsidRPr="002A6193">
        <w:rPr>
          <w:rFonts w:ascii="Times New Roman" w:hAnsi="Times New Roman" w:cs="Times New Roman"/>
        </w:rPr>
        <w:t xml:space="preserve"> 16 | </w:t>
      </w:r>
    </w:p>
    <w:p w14:paraId="50FCDAC5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0F619109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ordinario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Anversa non era gionto. |</w:t>
      </w:r>
    </w:p>
    <w:p w14:paraId="2D05B51A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Ha espedito per via di Colonia per saper | quello doveriano far li capitani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vasselli | incontrando quelli di Napoli. | </w:t>
      </w:r>
    </w:p>
    <w:p w14:paraId="4F016E13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Conferma che</w:t>
      </w:r>
      <w:r w:rsidR="0071078C" w:rsidRPr="002A6193">
        <w:rPr>
          <w:rFonts w:ascii="Times New Roman" w:hAnsi="Times New Roman" w:cs="Times New Roman"/>
        </w:rPr>
        <w:t xml:space="preserve"> 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l Gio</w:t>
      </w:r>
      <w:r w:rsidR="00EB444E" w:rsidRPr="002A6193">
        <w:rPr>
          <w:rFonts w:ascii="Times New Roman" w:hAnsi="Times New Roman" w:cs="Times New Roman"/>
        </w:rPr>
        <w:t>.</w:t>
      </w:r>
      <w:r w:rsidRPr="002A6193">
        <w:rPr>
          <w:rFonts w:ascii="Times New Roman" w:hAnsi="Times New Roman" w:cs="Times New Roman"/>
        </w:rPr>
        <w:t xml:space="preserve"> della Gamba facci | la levata delli 2 mila Valloni. | </w:t>
      </w:r>
    </w:p>
    <w:p w14:paraId="04E8C19F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Il Pa</w:t>
      </w:r>
      <w:r w:rsidR="00EB444E" w:rsidRPr="002A6193">
        <w:rPr>
          <w:rFonts w:ascii="Times New Roman" w:hAnsi="Times New Roman" w:cs="Times New Roman"/>
        </w:rPr>
        <w:t>s</w:t>
      </w:r>
      <w:r w:rsidRPr="002A6193">
        <w:rPr>
          <w:rFonts w:ascii="Times New Roman" w:hAnsi="Times New Roman" w:cs="Times New Roman"/>
        </w:rPr>
        <w:t xml:space="preserve">ini scrive </w:t>
      </w:r>
      <w:r w:rsidR="00EB444E" w:rsidRPr="002A6193">
        <w:rPr>
          <w:rFonts w:ascii="Times New Roman" w:hAnsi="Times New Roman" w:cs="Times New Roman"/>
        </w:rPr>
        <w:t xml:space="preserve">intendersi </w:t>
      </w:r>
      <w:r w:rsidRPr="002A6193">
        <w:rPr>
          <w:rFonts w:ascii="Times New Roman" w:hAnsi="Times New Roman" w:cs="Times New Roman"/>
        </w:rPr>
        <w:t xml:space="preserve">in Bruselles | che Spagnoli tendeno insidie alla serenissima Republica. | </w:t>
      </w:r>
    </w:p>
    <w:p w14:paraId="7058A7C2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Ha scritto per saper se haveranno li Valloni vaselli a Do</w:t>
      </w:r>
      <w:r w:rsidR="00893397" w:rsidRPr="002A6193">
        <w:rPr>
          <w:rFonts w:ascii="Times New Roman" w:hAnsi="Times New Roman" w:cs="Times New Roman"/>
        </w:rPr>
        <w:t>n</w:t>
      </w:r>
      <w:r w:rsidRPr="002A6193">
        <w:rPr>
          <w:rFonts w:ascii="Times New Roman" w:hAnsi="Times New Roman" w:cs="Times New Roman"/>
        </w:rPr>
        <w:t>che</w:t>
      </w:r>
      <w:r w:rsidR="00893397" w:rsidRPr="002A6193">
        <w:rPr>
          <w:rFonts w:ascii="Times New Roman" w:hAnsi="Times New Roman" w:cs="Times New Roman"/>
        </w:rPr>
        <w:t>r</w:t>
      </w:r>
      <w:r w:rsidR="00EB444E" w:rsidRPr="002A6193">
        <w:rPr>
          <w:rFonts w:ascii="Times New Roman" w:hAnsi="Times New Roman" w:cs="Times New Roman"/>
        </w:rPr>
        <w:t>ch</w:t>
      </w:r>
      <w:r w:rsidRPr="002A6193">
        <w:rPr>
          <w:rFonts w:ascii="Times New Roman" w:hAnsi="Times New Roman" w:cs="Times New Roman"/>
        </w:rPr>
        <w:t xml:space="preserve">er. | </w:t>
      </w:r>
    </w:p>
    <w:p w14:paraId="1428A3C2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Di giorno in giorno trova difficoltà per la | espeditione </w:t>
      </w:r>
      <w:r w:rsidR="00EB444E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de</w:t>
      </w:r>
      <w:r w:rsidR="00211A7E" w:rsidRPr="002A6193">
        <w:rPr>
          <w:rFonts w:ascii="Times New Roman" w:hAnsi="Times New Roman" w:cs="Times New Roman"/>
        </w:rPr>
        <w:t>’</w:t>
      </w:r>
      <w:r w:rsidR="00EB444E" w:rsidRPr="002A6193">
        <w:rPr>
          <w:rFonts w:ascii="Times New Roman" w:hAnsi="Times New Roman" w:cs="Times New Roman"/>
        </w:rPr>
        <w:t>]</w:t>
      </w:r>
      <w:r w:rsidR="00EB444E" w:rsidRPr="002A6193">
        <w:rPr>
          <w:rStyle w:val="FootnoteReference"/>
          <w:rFonts w:ascii="Times New Roman" w:hAnsi="Times New Roman" w:cs="Times New Roman"/>
        </w:rPr>
        <w:footnoteReference w:id="186"/>
      </w:r>
      <w:r w:rsidRPr="002A6193">
        <w:rPr>
          <w:rFonts w:ascii="Times New Roman" w:hAnsi="Times New Roman" w:cs="Times New Roman"/>
        </w:rPr>
        <w:t xml:space="preserve"> vasselli. | </w:t>
      </w:r>
    </w:p>
    <w:p w14:paraId="761EFAB4" w14:textId="52781CFF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Capitani sono ricorsi al </w:t>
      </w:r>
      <w:r w:rsidR="00BD67D0" w:rsidRPr="002A6193">
        <w:rPr>
          <w:rFonts w:ascii="Times New Roman" w:hAnsi="Times New Roman" w:cs="Times New Roman"/>
        </w:rPr>
        <w:t>m</w:t>
      </w:r>
      <w:r w:rsidRPr="002A6193">
        <w:rPr>
          <w:rFonts w:ascii="Times New Roman" w:hAnsi="Times New Roman" w:cs="Times New Roman"/>
        </w:rPr>
        <w:t>agistrato</w:t>
      </w:r>
      <w:r w:rsidR="00893397" w:rsidRPr="002A6193">
        <w:rPr>
          <w:rFonts w:ascii="Times New Roman" w:hAnsi="Times New Roman" w:cs="Times New Roman"/>
        </w:rPr>
        <w:t xml:space="preserve"> |</w:t>
      </w:r>
      <w:r w:rsidRPr="002A6193">
        <w:rPr>
          <w:rFonts w:ascii="Times New Roman" w:hAnsi="Times New Roman" w:cs="Times New Roman"/>
        </w:rPr>
        <w:t xml:space="preserve"> dolendosi non poter trovar genti | et </w:t>
      </w:r>
      <w:r w:rsidR="00893397" w:rsidRPr="002A6193">
        <w:rPr>
          <w:rFonts w:ascii="Times New Roman" w:hAnsi="Times New Roman" w:cs="Times New Roman"/>
        </w:rPr>
        <w:t>officiali</w:t>
      </w:r>
      <w:r w:rsidRPr="002A6193">
        <w:rPr>
          <w:rFonts w:ascii="Times New Roman" w:hAnsi="Times New Roman" w:cs="Times New Roman"/>
        </w:rPr>
        <w:t xml:space="preserve"> coll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ordinario soldo</w:t>
      </w:r>
      <w:r w:rsidR="00893397" w:rsidRPr="002A6193">
        <w:rPr>
          <w:rFonts w:ascii="Times New Roman" w:hAnsi="Times New Roman" w:cs="Times New Roman"/>
        </w:rPr>
        <w:t>:</w:t>
      </w:r>
      <w:r w:rsidRPr="002A6193">
        <w:rPr>
          <w:rFonts w:ascii="Times New Roman" w:hAnsi="Times New Roman" w:cs="Times New Roman"/>
        </w:rPr>
        <w:t xml:space="preserve"> </w:t>
      </w:r>
      <w:r w:rsidR="00893397" w:rsidRPr="002A6193">
        <w:rPr>
          <w:rFonts w:ascii="Times New Roman" w:hAnsi="Times New Roman" w:cs="Times New Roman"/>
        </w:rPr>
        <w:t>l</w:t>
      </w:r>
      <w:r w:rsidRPr="002A6193">
        <w:rPr>
          <w:rFonts w:ascii="Times New Roman" w:hAnsi="Times New Roman" w:cs="Times New Roman"/>
        </w:rPr>
        <w:t>i signori</w:t>
      </w:r>
      <w:r w:rsidR="00893397" w:rsidRPr="002A6193">
        <w:rPr>
          <w:rFonts w:ascii="Times New Roman" w:hAnsi="Times New Roman" w:cs="Times New Roman"/>
        </w:rPr>
        <w:t xml:space="preserve"> |</w:t>
      </w:r>
      <w:r w:rsidRPr="002A6193">
        <w:rPr>
          <w:rFonts w:ascii="Times New Roman" w:hAnsi="Times New Roman" w:cs="Times New Roman"/>
        </w:rPr>
        <w:t xml:space="preserve"> non hanno voluto risolver cosa alcuna | senza farlo saper a lui</w:t>
      </w:r>
      <w:r w:rsidR="005A765D" w:rsidRPr="002A6193">
        <w:rPr>
          <w:rFonts w:ascii="Times New Roman" w:hAnsi="Times New Roman" w:cs="Times New Roman"/>
        </w:rPr>
        <w:t>: s</w:t>
      </w:r>
      <w:r w:rsidRPr="002A6193">
        <w:rPr>
          <w:rFonts w:ascii="Times New Roman" w:hAnsi="Times New Roman" w:cs="Times New Roman"/>
        </w:rPr>
        <w:t>crive il | Calandrini che la medesima dificoltà vi è | portata per li vasselli armati contra pirati | et chi se li accrescerà il soldo</w:t>
      </w:r>
      <w:r w:rsidR="005A765D" w:rsidRPr="002A6193">
        <w:rPr>
          <w:rFonts w:ascii="Times New Roman" w:hAnsi="Times New Roman" w:cs="Times New Roman"/>
        </w:rPr>
        <w:t>:</w:t>
      </w:r>
      <w:r w:rsidRPr="002A6193">
        <w:rPr>
          <w:rFonts w:ascii="Times New Roman" w:hAnsi="Times New Roman" w:cs="Times New Roman"/>
        </w:rPr>
        <w:t xml:space="preserve"> | manda l</w:t>
      </w:r>
      <w:r w:rsidR="005A765D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 medesim</w:t>
      </w:r>
      <w:r w:rsidR="005A765D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 letter</w:t>
      </w:r>
      <w:r w:rsidR="005A765D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 del Calandrini. | </w:t>
      </w:r>
    </w:p>
    <w:p w14:paraId="1D84B232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2. Seconda dificoltà sopra il vettovagliar | con li 2 mesi anticipati le navi per | </w:t>
      </w:r>
      <w:r w:rsidR="00CC72FE" w:rsidRPr="002A6193">
        <w:rPr>
          <w:rFonts w:ascii="Times New Roman" w:hAnsi="Times New Roman" w:cs="Times New Roman"/>
          <w:smallCaps/>
        </w:rPr>
        <w:t>x</w:t>
      </w:r>
      <w:r w:rsidRPr="002A6193">
        <w:rPr>
          <w:rFonts w:ascii="Times New Roman" w:hAnsi="Times New Roman" w:cs="Times New Roman"/>
        </w:rPr>
        <w:t xml:space="preserve"> mesi e 3 mesi per la soldatesca. | Vogliono li capitani esser sicuri che | se la serenissima Republica li licentierà in capo a | 6 mesi</w:t>
      </w:r>
      <w:r w:rsidR="005A765D" w:rsidRPr="002A6193">
        <w:rPr>
          <w:rFonts w:ascii="Times New Roman" w:hAnsi="Times New Roman" w:cs="Times New Roman"/>
        </w:rPr>
        <w:t>,</w:t>
      </w:r>
      <w:r w:rsidRPr="002A6193">
        <w:rPr>
          <w:rFonts w:ascii="Times New Roman" w:hAnsi="Times New Roman" w:cs="Times New Roman"/>
        </w:rPr>
        <w:t xml:space="preserve"> li restanti viveri non restino | sopra di loro: overo stando più tempo | in servitio essendo qui li viveri più | cari non se n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habbi consideratione. | </w:t>
      </w:r>
    </w:p>
    <w:p w14:paraId="06B4E3BC" w14:textId="615DB52A" w:rsidR="00D6049C" w:rsidRPr="002A6193" w:rsidRDefault="00D6049C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Si duol</w:t>
      </w:r>
      <w:r w:rsidR="005A765D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 dell</w:t>
      </w:r>
      <w:r w:rsidR="00211A7E" w:rsidRPr="002A6193">
        <w:rPr>
          <w:rFonts w:ascii="Times New Roman" w:hAnsi="Times New Roman" w:cs="Times New Roman"/>
        </w:rPr>
        <w:t>’</w:t>
      </w:r>
      <w:r w:rsidR="005A765D" w:rsidRPr="002A6193">
        <w:rPr>
          <w:rFonts w:ascii="Times New Roman" w:hAnsi="Times New Roman" w:cs="Times New Roman"/>
        </w:rPr>
        <w:t>incontro</w:t>
      </w:r>
      <w:r w:rsidR="005A765D" w:rsidRPr="002A6193">
        <w:rPr>
          <w:rStyle w:val="FootnoteReference"/>
          <w:rFonts w:ascii="Times New Roman" w:hAnsi="Times New Roman" w:cs="Times New Roman"/>
        </w:rPr>
        <w:footnoteReference w:id="187"/>
      </w:r>
      <w:r w:rsidRPr="002A6193">
        <w:rPr>
          <w:rFonts w:ascii="Times New Roman" w:hAnsi="Times New Roman" w:cs="Times New Roman"/>
        </w:rPr>
        <w:t xml:space="preserve"> et considera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occasione di armar contra pirati </w:t>
      </w:r>
      <w:r w:rsidR="00B327A0" w:rsidRPr="002A6193">
        <w:rPr>
          <w:rFonts w:ascii="Times New Roman" w:hAnsi="Times New Roman" w:cs="Times New Roman"/>
        </w:rPr>
        <w:t>della</w:t>
      </w:r>
      <w:r w:rsidR="00B327A0" w:rsidRPr="002A6193">
        <w:rPr>
          <w:rStyle w:val="FootnoteReference"/>
          <w:rFonts w:ascii="Times New Roman" w:hAnsi="Times New Roman" w:cs="Times New Roman"/>
        </w:rPr>
        <w:footnoteReference w:id="188"/>
      </w:r>
      <w:r w:rsidRPr="002A6193">
        <w:rPr>
          <w:rFonts w:ascii="Times New Roman" w:hAnsi="Times New Roman" w:cs="Times New Roman"/>
        </w:rPr>
        <w:t xml:space="preserve">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64916648" w14:textId="77777777" w:rsidR="00B327A0" w:rsidRPr="002A6193" w:rsidRDefault="00B327A0">
      <w:pPr>
        <w:pStyle w:val="Testopreformattato"/>
        <w:jc w:val="both"/>
        <w:rPr>
          <w:rFonts w:ascii="Times New Roman" w:hAnsi="Times New Roman" w:cs="Times New Roman"/>
        </w:rPr>
      </w:pPr>
    </w:p>
    <w:p w14:paraId="390DC0D5" w14:textId="77777777" w:rsidR="00B327A0" w:rsidRPr="002A6193" w:rsidRDefault="00D37508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[</w:t>
      </w:r>
      <w:r w:rsidR="00B327A0" w:rsidRPr="002A6193">
        <w:rPr>
          <w:rFonts w:ascii="Times New Roman" w:hAnsi="Times New Roman" w:cs="Times New Roman"/>
        </w:rPr>
        <w:t>L. R.</w:t>
      </w:r>
      <w:r w:rsidRPr="002A6193">
        <w:rPr>
          <w:rFonts w:ascii="Times New Roman" w:hAnsi="Times New Roman" w:cs="Times New Roman"/>
        </w:rPr>
        <w:t>]</w:t>
      </w:r>
      <w:r w:rsidR="00B327A0" w:rsidRPr="002A6193">
        <w:rPr>
          <w:rStyle w:val="FootnoteReference"/>
          <w:rFonts w:ascii="Times New Roman" w:hAnsi="Times New Roman" w:cs="Times New Roman"/>
        </w:rPr>
        <w:footnoteReference w:id="189"/>
      </w:r>
      <w:r w:rsidR="00B327A0" w:rsidRPr="002A6193">
        <w:rPr>
          <w:rFonts w:ascii="Times New Roman" w:hAnsi="Times New Roman" w:cs="Times New Roman"/>
        </w:rPr>
        <w:t xml:space="preserve"> |</w:t>
      </w:r>
    </w:p>
    <w:p w14:paraId="5FAB7BB3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50B57770" w14:textId="77777777" w:rsidR="00EE3DF6" w:rsidRPr="002A6193" w:rsidRDefault="00B327A0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48vD/</w:t>
      </w:r>
    </w:p>
    <w:p w14:paraId="5CB3F5BA" w14:textId="77777777" w:rsidR="00CC72FE" w:rsidRPr="002A6193" w:rsidRDefault="00B327A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[…]</w:t>
      </w:r>
      <w:r w:rsidRPr="002A6193">
        <w:rPr>
          <w:rStyle w:val="FootnoteReference"/>
          <w:rFonts w:ascii="Times New Roman" w:hAnsi="Times New Roman" w:cs="Times New Roman"/>
        </w:rPr>
        <w:footnoteReference w:id="190"/>
      </w:r>
      <w:r w:rsidR="00081C6E" w:rsidRPr="002A6193">
        <w:rPr>
          <w:rFonts w:ascii="Times New Roman" w:hAnsi="Times New Roman" w:cs="Times New Roman"/>
        </w:rPr>
        <w:t xml:space="preserve"> |</w:t>
      </w:r>
    </w:p>
    <w:p w14:paraId="7EE6CBF0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mercantia dove vi vogliono molte genti. | </w:t>
      </w:r>
    </w:p>
    <w:p w14:paraId="772AC18D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Ha fatto saper che non vorria passar | 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ordinario tassa, né metter così mal essempio | cred</w:t>
      </w:r>
      <w:r w:rsidR="005E4AB6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 non lo </w:t>
      </w:r>
      <w:r w:rsidRPr="002A6193">
        <w:rPr>
          <w:rFonts w:ascii="Times New Roman" w:hAnsi="Times New Roman" w:cs="Times New Roman"/>
        </w:rPr>
        <w:lastRenderedPageBreak/>
        <w:t xml:space="preserve">faranno loro per i suoi. | </w:t>
      </w:r>
    </w:p>
    <w:p w14:paraId="3E5038BB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Ha espedito lettere e messo perciò in | A</w:t>
      </w:r>
      <w:r w:rsidR="00081C6E" w:rsidRPr="002A6193">
        <w:rPr>
          <w:rFonts w:ascii="Times New Roman" w:hAnsi="Times New Roman" w:cs="Times New Roman"/>
        </w:rPr>
        <w:t>n</w:t>
      </w:r>
      <w:r w:rsidRPr="002A6193">
        <w:rPr>
          <w:rFonts w:ascii="Times New Roman" w:hAnsi="Times New Roman" w:cs="Times New Roman"/>
        </w:rPr>
        <w:t xml:space="preserve">sterdam, aspetta risposta. | </w:t>
      </w:r>
    </w:p>
    <w:p w14:paraId="269D372D" w14:textId="77777777" w:rsidR="00CC72FE" w:rsidRPr="002A6193" w:rsidRDefault="00D6049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Ha mandato a Encusen et a | Roterdam per </w:t>
      </w:r>
      <w:r w:rsidR="00052E0C" w:rsidRPr="002A6193">
        <w:rPr>
          <w:rFonts w:ascii="Times New Roman" w:hAnsi="Times New Roman" w:cs="Times New Roman"/>
        </w:rPr>
        <w:t>sollecitar l</w:t>
      </w:r>
      <w:r w:rsidR="00211A7E" w:rsidRPr="002A6193">
        <w:rPr>
          <w:rFonts w:ascii="Times New Roman" w:hAnsi="Times New Roman" w:cs="Times New Roman"/>
        </w:rPr>
        <w:t>’</w:t>
      </w:r>
      <w:r w:rsidR="00052E0C" w:rsidRPr="002A6193">
        <w:rPr>
          <w:rFonts w:ascii="Times New Roman" w:hAnsi="Times New Roman" w:cs="Times New Roman"/>
        </w:rPr>
        <w:t xml:space="preserve">espeditione. | </w:t>
      </w:r>
    </w:p>
    <w:p w14:paraId="785A79A2" w14:textId="77777777" w:rsidR="00CC72FE" w:rsidRPr="002A6193" w:rsidRDefault="001C06E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3. </w:t>
      </w:r>
      <w:r w:rsidR="00052E0C" w:rsidRPr="002A6193">
        <w:rPr>
          <w:rFonts w:ascii="Times New Roman" w:hAnsi="Times New Roman" w:cs="Times New Roman"/>
        </w:rPr>
        <w:t>Ch</w:t>
      </w:r>
      <w:r w:rsidR="005E4AB6" w:rsidRPr="002A6193">
        <w:rPr>
          <w:rFonts w:ascii="Times New Roman" w:hAnsi="Times New Roman" w:cs="Times New Roman"/>
        </w:rPr>
        <w:t>e</w:t>
      </w:r>
      <w:r w:rsidR="00052E0C" w:rsidRPr="002A6193">
        <w:rPr>
          <w:rFonts w:ascii="Times New Roman" w:hAnsi="Times New Roman" w:cs="Times New Roman"/>
        </w:rPr>
        <w:t xml:space="preserve"> quanto </w:t>
      </w:r>
      <w:r w:rsidR="005E4AB6" w:rsidRPr="002A6193">
        <w:rPr>
          <w:rFonts w:ascii="Times New Roman" w:hAnsi="Times New Roman" w:cs="Times New Roman"/>
        </w:rPr>
        <w:t>a</w:t>
      </w:r>
      <w:r w:rsidR="00052E0C" w:rsidRPr="002A6193">
        <w:rPr>
          <w:rFonts w:ascii="Times New Roman" w:hAnsi="Times New Roman" w:cs="Times New Roman"/>
        </w:rPr>
        <w:t>i viveri ha risposto | non esser ragionevole che i capitani | perdino; che ne haveria servitio | et sua Serenità vi haverà riguardo. |</w:t>
      </w:r>
      <w:r w:rsidR="00D6049C" w:rsidRPr="002A6193">
        <w:rPr>
          <w:rFonts w:ascii="Times New Roman" w:hAnsi="Times New Roman" w:cs="Times New Roman"/>
        </w:rPr>
        <w:t xml:space="preserve"> </w:t>
      </w:r>
    </w:p>
    <w:p w14:paraId="41F93636" w14:textId="77777777" w:rsidR="00CC72FE" w:rsidRPr="002A6193" w:rsidRDefault="00052E0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Vogliono esser risoluti di | cosa in cosa senza passar avanti. | </w:t>
      </w:r>
    </w:p>
    <w:p w14:paraId="10A180EC" w14:textId="77777777" w:rsidR="00CC72FE" w:rsidRPr="002A6193" w:rsidRDefault="00052E0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Si duol</w:t>
      </w:r>
      <w:r w:rsidR="005E4AB6" w:rsidRPr="002A6193">
        <w:rPr>
          <w:rFonts w:ascii="Times New Roman" w:hAnsi="Times New Roman" w:cs="Times New Roman"/>
        </w:rPr>
        <w:t>e</w:t>
      </w:r>
      <w:r w:rsidRPr="002A6193">
        <w:rPr>
          <w:rFonts w:ascii="Times New Roman" w:hAnsi="Times New Roman" w:cs="Times New Roman"/>
        </w:rPr>
        <w:t xml:space="preserve"> non haver sicurezza | del giorno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espeditione. | </w:t>
      </w:r>
    </w:p>
    <w:p w14:paraId="1EDBA644" w14:textId="77777777" w:rsidR="00CC72FE" w:rsidRPr="002A6193" w:rsidRDefault="005E4AB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È </w:t>
      </w:r>
      <w:r w:rsidR="00052E0C" w:rsidRPr="002A6193">
        <w:rPr>
          <w:rFonts w:ascii="Times New Roman" w:hAnsi="Times New Roman" w:cs="Times New Roman"/>
        </w:rPr>
        <w:t>chiamato da</w:t>
      </w:r>
      <w:r w:rsidR="00211A7E" w:rsidRPr="002A6193">
        <w:rPr>
          <w:rFonts w:ascii="Times New Roman" w:hAnsi="Times New Roman" w:cs="Times New Roman"/>
        </w:rPr>
        <w:t>’</w:t>
      </w:r>
      <w:r w:rsidR="00052E0C" w:rsidRPr="002A6193">
        <w:rPr>
          <w:rFonts w:ascii="Times New Roman" w:hAnsi="Times New Roman" w:cs="Times New Roman"/>
        </w:rPr>
        <w:t xml:space="preserve"> capitani a | dar mostra et è giunto | perciò il colonello Ani. | </w:t>
      </w:r>
    </w:p>
    <w:p w14:paraId="6B8651F2" w14:textId="77777777" w:rsidR="00CC72FE" w:rsidRPr="002A6193" w:rsidRDefault="00052E0C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esborso però della prima paga | sarà infruttuoso. | </w:t>
      </w:r>
    </w:p>
    <w:p w14:paraId="1B02A98D" w14:textId="77777777" w:rsidR="00CC72FE" w:rsidRPr="002A6193" w:rsidRDefault="002B14C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Non p</w:t>
      </w:r>
      <w:r w:rsidR="005E4AB6" w:rsidRPr="002A6193">
        <w:rPr>
          <w:rFonts w:ascii="Times New Roman" w:hAnsi="Times New Roman" w:cs="Times New Roman"/>
        </w:rPr>
        <w:t>[</w:t>
      </w:r>
      <w:r w:rsidRPr="002A6193">
        <w:rPr>
          <w:rFonts w:ascii="Times New Roman" w:hAnsi="Times New Roman" w:cs="Times New Roman"/>
        </w:rPr>
        <w:t>uò</w:t>
      </w:r>
      <w:r w:rsidR="005E4AB6" w:rsidRPr="002A6193">
        <w:rPr>
          <w:rFonts w:ascii="Times New Roman" w:hAnsi="Times New Roman" w:cs="Times New Roman"/>
        </w:rPr>
        <w:t>]</w:t>
      </w:r>
      <w:r w:rsidR="005E4AB6" w:rsidRPr="002A6193">
        <w:rPr>
          <w:rStyle w:val="FootnoteReference"/>
          <w:rFonts w:ascii="Times New Roman" w:hAnsi="Times New Roman" w:cs="Times New Roman"/>
        </w:rPr>
        <w:footnoteReference w:id="191"/>
      </w:r>
      <w:r w:rsidRPr="002A6193">
        <w:rPr>
          <w:rFonts w:ascii="Times New Roman" w:hAnsi="Times New Roman" w:cs="Times New Roman"/>
        </w:rPr>
        <w:t xml:space="preserve"> negar di dar | la mostra: saranno | tutte le compagnie pronte | per la settimana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5E4AB6" w:rsidRPr="002A6193">
        <w:rPr>
          <w:rStyle w:val="FootnoteReference"/>
          <w:rFonts w:ascii="Times New Roman" w:hAnsi="Times New Roman" w:cs="Times New Roman"/>
        </w:rPr>
        <w:footnoteReference w:id="192"/>
      </w:r>
      <w:r w:rsidRPr="002A6193">
        <w:rPr>
          <w:rFonts w:ascii="Times New Roman" w:hAnsi="Times New Roman" w:cs="Times New Roman"/>
        </w:rPr>
        <w:t xml:space="preserve"> | sussequente: può | passar avanti qualche | giorno ma non molti. | </w:t>
      </w:r>
    </w:p>
    <w:p w14:paraId="502F4AC8" w14:textId="77777777" w:rsidR="00CC72FE" w:rsidRPr="002A6193" w:rsidRDefault="002B14C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Dubita che di 3 | settimane ancora non | si sarà in pronto | et forse alla | risposta delle presenti. | </w:t>
      </w:r>
    </w:p>
    <w:p w14:paraId="4154BC37" w14:textId="77777777" w:rsidR="00CC72FE" w:rsidRPr="002A6193" w:rsidRDefault="002B14C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Oltre marinari | si leverà viveri. | </w:t>
      </w:r>
    </w:p>
    <w:p w14:paraId="6AC5507C" w14:textId="60586304" w:rsidR="00CC72FE" w:rsidRPr="002A6193" w:rsidRDefault="002B14C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Convenirà far | spese </w:t>
      </w:r>
      <w:r w:rsidR="001C06E5" w:rsidRPr="002A6193">
        <w:rPr>
          <w:rFonts w:ascii="Times New Roman" w:hAnsi="Times New Roman" w:cs="Times New Roman"/>
        </w:rPr>
        <w:t>in andar</w:t>
      </w:r>
      <w:r w:rsidRPr="002A6193">
        <w:rPr>
          <w:rFonts w:ascii="Times New Roman" w:hAnsi="Times New Roman" w:cs="Times New Roman"/>
        </w:rPr>
        <w:t xml:space="preserve"> | e mandar | da una | piazza | all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altra</w:t>
      </w:r>
      <w:r w:rsidR="001C06E5" w:rsidRPr="002A6193">
        <w:rPr>
          <w:rFonts w:ascii="Times New Roman" w:hAnsi="Times New Roman" w:cs="Times New Roman"/>
        </w:rPr>
        <w:t>.</w:t>
      </w:r>
      <w:r w:rsidRPr="002A6193">
        <w:rPr>
          <w:rFonts w:ascii="Times New Roman" w:hAnsi="Times New Roman" w:cs="Times New Roman"/>
        </w:rPr>
        <w:t xml:space="preserve">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2EADA254" w14:textId="77777777" w:rsidR="00CC72FE" w:rsidRPr="002A6193" w:rsidRDefault="001C06E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48vA /</w:t>
      </w:r>
    </w:p>
    <w:p w14:paraId="56393EF7" w14:textId="77777777" w:rsidR="00CC72FE" w:rsidRPr="002A6193" w:rsidRDefault="00615B4D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Consider[</w:t>
      </w:r>
      <w:r w:rsidR="001C06E5" w:rsidRPr="002A6193">
        <w:rPr>
          <w:rFonts w:ascii="Times New Roman" w:hAnsi="Times New Roman" w:cs="Times New Roman"/>
        </w:rPr>
        <w:t>a …</w:t>
      </w:r>
      <w:r w:rsidRPr="002A6193">
        <w:rPr>
          <w:rFonts w:ascii="Times New Roman" w:hAnsi="Times New Roman" w:cs="Times New Roman"/>
        </w:rPr>
        <w:t>]</w:t>
      </w:r>
      <w:r w:rsidR="001C06E5" w:rsidRPr="002A6193">
        <w:rPr>
          <w:rStyle w:val="FootnoteReference"/>
          <w:rFonts w:ascii="Times New Roman" w:hAnsi="Times New Roman" w:cs="Times New Roman"/>
        </w:rPr>
        <w:footnoteReference w:id="193"/>
      </w:r>
      <w:r w:rsidRPr="002A6193">
        <w:rPr>
          <w:rFonts w:ascii="Times New Roman" w:hAnsi="Times New Roman" w:cs="Times New Roman"/>
        </w:rPr>
        <w:t xml:space="preserve"> | li vasselli gionti [</w:t>
      </w:r>
      <w:r w:rsidR="007336BB" w:rsidRPr="002A6193">
        <w:rPr>
          <w:rFonts w:ascii="Times New Roman" w:hAnsi="Times New Roman" w:cs="Times New Roman"/>
        </w:rPr>
        <w:t>…</w:t>
      </w:r>
      <w:r w:rsidRPr="002A6193">
        <w:rPr>
          <w:rFonts w:ascii="Times New Roman" w:hAnsi="Times New Roman" w:cs="Times New Roman"/>
        </w:rPr>
        <w:t>]</w:t>
      </w:r>
      <w:r w:rsidR="001C06E5" w:rsidRPr="002A6193">
        <w:rPr>
          <w:rStyle w:val="FootnoteReference"/>
          <w:rFonts w:ascii="Times New Roman" w:hAnsi="Times New Roman" w:cs="Times New Roman"/>
        </w:rPr>
        <w:footnoteReference w:id="194"/>
      </w:r>
      <w:r w:rsidRPr="002A6193">
        <w:rPr>
          <w:rFonts w:ascii="Times New Roman" w:hAnsi="Times New Roman" w:cs="Times New Roman"/>
        </w:rPr>
        <w:t xml:space="preserve"> | facendo che ciò </w:t>
      </w:r>
      <w:r w:rsidR="001C06E5" w:rsidRPr="002A6193">
        <w:rPr>
          <w:rFonts w:ascii="Times New Roman" w:hAnsi="Times New Roman" w:cs="Times New Roman"/>
        </w:rPr>
        <w:t xml:space="preserve">facciano mercanti con </w:t>
      </w:r>
      <w:r w:rsidRPr="002A6193">
        <w:rPr>
          <w:rFonts w:ascii="Times New Roman" w:hAnsi="Times New Roman" w:cs="Times New Roman"/>
        </w:rPr>
        <w:t xml:space="preserve">| dar loro imprestidi: così si | libereria dal nollo di ritorno | con un donativo, che si potria | </w:t>
      </w:r>
      <w:r w:rsidR="00012C61" w:rsidRPr="002A6193">
        <w:rPr>
          <w:rFonts w:ascii="Times New Roman" w:hAnsi="Times New Roman" w:cs="Times New Roman"/>
        </w:rPr>
        <w:t xml:space="preserve">esprimer prima partino di là. | </w:t>
      </w:r>
    </w:p>
    <w:p w14:paraId="6D316A63" w14:textId="77777777" w:rsidR="00CC72FE" w:rsidRPr="002A6193" w:rsidRDefault="00012C61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Dei vasselli sarà la serenissina Republica | patrona col nollo stabilito: sopra vi | venirà alcuno de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patroni ma più per | accordar il tempo et per altri loro | negocii sperandomi qua</w:t>
      </w:r>
      <w:r w:rsidR="00B6239F" w:rsidRPr="002A6193">
        <w:rPr>
          <w:rFonts w:ascii="Times New Roman" w:hAnsi="Times New Roman" w:cs="Times New Roman"/>
        </w:rPr>
        <w:t>l</w:t>
      </w:r>
      <w:r w:rsidRPr="002A6193">
        <w:rPr>
          <w:rFonts w:ascii="Times New Roman" w:hAnsi="Times New Roman" w:cs="Times New Roman"/>
        </w:rPr>
        <w:t xml:space="preserve">che donativo. | </w:t>
      </w:r>
    </w:p>
    <w:p w14:paraId="1BCB3DF2" w14:textId="77777777" w:rsidR="00B6239F" w:rsidRPr="002A6193" w:rsidRDefault="00B6239F">
      <w:pPr>
        <w:pStyle w:val="Testopreformattato"/>
        <w:jc w:val="both"/>
        <w:rPr>
          <w:rFonts w:ascii="Times New Roman" w:hAnsi="Times New Roman" w:cs="Times New Roman"/>
        </w:rPr>
      </w:pPr>
    </w:p>
    <w:p w14:paraId="5F1428A1" w14:textId="77777777" w:rsidR="00CC72FE" w:rsidRPr="002A6193" w:rsidRDefault="00012C61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L</w:t>
      </w:r>
      <w:r w:rsidR="004F672D" w:rsidRPr="002A6193">
        <w:rPr>
          <w:rFonts w:ascii="Times New Roman" w:hAnsi="Times New Roman" w:cs="Times New Roman"/>
        </w:rPr>
        <w:t>. R</w:t>
      </w:r>
      <w:r w:rsidR="004F672D" w:rsidRPr="002A6193">
        <w:rPr>
          <w:rFonts w:ascii="Times New Roman" w:hAnsi="Times New Roman" w:cs="Times New Roman"/>
          <w:vertAlign w:val="superscript"/>
        </w:rPr>
        <w:t>tis</w:t>
      </w:r>
      <w:r w:rsidRPr="002A6193">
        <w:rPr>
          <w:rFonts w:ascii="Times New Roman" w:hAnsi="Times New Roman" w:cs="Times New Roman"/>
        </w:rPr>
        <w:t xml:space="preserve"> | </w:t>
      </w:r>
    </w:p>
    <w:p w14:paraId="23679FC7" w14:textId="77777777" w:rsidR="000526E3" w:rsidRPr="002A6193" w:rsidRDefault="000526E3">
      <w:pPr>
        <w:pStyle w:val="Testopreformattato"/>
        <w:rPr>
          <w:rFonts w:ascii="Times New Roman" w:hAnsi="Times New Roman" w:cs="Times New Roman"/>
        </w:rPr>
      </w:pPr>
    </w:p>
    <w:p w14:paraId="59694F5C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381673DC" w14:textId="77777777" w:rsidR="00CC72FE" w:rsidRPr="002A6193" w:rsidRDefault="00470C3E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n. </w:t>
      </w:r>
      <w:r w:rsidR="00FD4931" w:rsidRPr="002A6193">
        <w:rPr>
          <w:rFonts w:ascii="Times New Roman" w:hAnsi="Times New Roman" w:cs="Times New Roman"/>
        </w:rPr>
        <w:t>15</w:t>
      </w:r>
    </w:p>
    <w:p w14:paraId="506786ED" w14:textId="77777777" w:rsidR="00CC72FE" w:rsidRPr="002A6193" w:rsidRDefault="00FD4931" w:rsidP="004014CF">
      <w:pPr>
        <w:pStyle w:val="Testopreformattato"/>
        <w:jc w:val="center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Allegato I al n. 14 </w:t>
      </w:r>
      <w:r w:rsidR="00470C3E" w:rsidRPr="002A6193">
        <w:rPr>
          <w:rFonts w:ascii="Times New Roman" w:hAnsi="Times New Roman" w:cs="Times New Roman"/>
        </w:rPr>
        <w:t>(</w:t>
      </w:r>
      <w:r w:rsidRPr="002A6193">
        <w:rPr>
          <w:rFonts w:ascii="Times New Roman" w:hAnsi="Times New Roman" w:cs="Times New Roman"/>
        </w:rPr>
        <w:t>cc. 46r-47v</w:t>
      </w:r>
      <w:r w:rsidR="00470C3E" w:rsidRPr="002A6193">
        <w:rPr>
          <w:rFonts w:ascii="Times New Roman" w:hAnsi="Times New Roman" w:cs="Times New Roman"/>
        </w:rPr>
        <w:t>)</w:t>
      </w:r>
    </w:p>
    <w:p w14:paraId="2EB0214B" w14:textId="77777777" w:rsidR="00CC72FE" w:rsidRPr="002A6193" w:rsidRDefault="00CC72FE" w:rsidP="004014CF">
      <w:pPr>
        <w:pStyle w:val="Testopreformattato"/>
        <w:rPr>
          <w:rFonts w:ascii="Times New Roman" w:hAnsi="Times New Roman" w:cs="Times New Roman"/>
        </w:rPr>
      </w:pPr>
    </w:p>
    <w:p w14:paraId="35FA0301" w14:textId="77777777" w:rsidR="00CC72FE" w:rsidRPr="002A6193" w:rsidRDefault="000526E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46r / </w:t>
      </w:r>
    </w:p>
    <w:p w14:paraId="5351FF26" w14:textId="77777777" w:rsidR="00CC72FE" w:rsidRPr="002A6193" w:rsidRDefault="00C93F8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Translato da lettere d</w:t>
      </w:r>
      <w:r w:rsidR="00B6239F" w:rsidRPr="002A6193">
        <w:rPr>
          <w:rFonts w:ascii="Times New Roman" w:hAnsi="Times New Roman" w:cs="Times New Roman"/>
        </w:rPr>
        <w:t>a</w:t>
      </w:r>
      <w:r w:rsidRPr="002A6193">
        <w:rPr>
          <w:rFonts w:ascii="Times New Roman" w:hAnsi="Times New Roman" w:cs="Times New Roman"/>
        </w:rPr>
        <w:t xml:space="preserve"> Calandrini de</w:t>
      </w:r>
      <w:r w:rsidR="00B6239F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 14 marzo 1618 d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Amsterdam | </w:t>
      </w:r>
    </w:p>
    <w:p w14:paraId="0BB64114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69EB61CC" w14:textId="77777777" w:rsidR="00CC72FE" w:rsidRPr="002A6193" w:rsidRDefault="00C93F8F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Un</w:t>
      </w:r>
      <w:r w:rsidR="00B6239F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 xml:space="preserve">hora inanti ricevei le lettere </w:t>
      </w:r>
      <w:r w:rsidR="00870B51" w:rsidRPr="002A6193">
        <w:rPr>
          <w:rFonts w:ascii="Times New Roman" w:hAnsi="Times New Roman" w:cs="Times New Roman"/>
        </w:rPr>
        <w:t>di vostra Signoria fui chiamato dalli signori dell</w:t>
      </w:r>
      <w:r w:rsidR="00211A7E" w:rsidRPr="002A6193">
        <w:rPr>
          <w:rFonts w:ascii="Times New Roman" w:hAnsi="Times New Roman" w:cs="Times New Roman"/>
        </w:rPr>
        <w:t>’</w:t>
      </w:r>
      <w:r w:rsidR="00870B51" w:rsidRPr="002A6193">
        <w:rPr>
          <w:rFonts w:ascii="Times New Roman" w:hAnsi="Times New Roman" w:cs="Times New Roman"/>
        </w:rPr>
        <w:t>|Amiralità, li quali mi trattorno di dui punti sopra questo armamento delle | nave che richedeno celerità, et da haverne pronta risposta. Il primo sopra | il soldo delle gente per il servitio delle nave, li capitani giuntamente si dogliano | non poterne trovar a satisfattione per il soldo ordinario di questi signori dell</w:t>
      </w:r>
      <w:r w:rsidR="00211A7E" w:rsidRPr="002A6193">
        <w:rPr>
          <w:rFonts w:ascii="Times New Roman" w:hAnsi="Times New Roman" w:cs="Times New Roman"/>
        </w:rPr>
        <w:t>’</w:t>
      </w:r>
      <w:r w:rsidR="00870B51" w:rsidRPr="002A6193">
        <w:rPr>
          <w:rFonts w:ascii="Times New Roman" w:hAnsi="Times New Roman" w:cs="Times New Roman"/>
        </w:rPr>
        <w:t xml:space="preserve">Amira-|lità non sendo cui vogli servire a quella rata. Il simile anche | </w:t>
      </w:r>
      <w:r w:rsidR="00672367" w:rsidRPr="002A6193">
        <w:rPr>
          <w:rFonts w:ascii="Times New Roman" w:hAnsi="Times New Roman" w:cs="Times New Roman"/>
        </w:rPr>
        <w:t>fa</w:t>
      </w:r>
      <w:r w:rsidR="00870B51" w:rsidRPr="002A6193">
        <w:rPr>
          <w:rFonts w:ascii="Times New Roman" w:hAnsi="Times New Roman" w:cs="Times New Roman"/>
        </w:rPr>
        <w:t>nno</w:t>
      </w:r>
      <w:r w:rsidR="009B6946" w:rsidRPr="002A6193">
        <w:rPr>
          <w:rFonts w:ascii="Times New Roman" w:hAnsi="Times New Roman" w:cs="Times New Roman"/>
        </w:rPr>
        <w:t xml:space="preserve"> </w:t>
      </w:r>
      <w:r w:rsidR="00870B51" w:rsidRPr="002A6193">
        <w:rPr>
          <w:rFonts w:ascii="Times New Roman" w:hAnsi="Times New Roman" w:cs="Times New Roman"/>
        </w:rPr>
        <w:t>li capitani delle nave</w:t>
      </w:r>
      <w:r w:rsidR="009B6946" w:rsidRPr="002A6193">
        <w:rPr>
          <w:rStyle w:val="FootnoteReference"/>
          <w:rFonts w:ascii="Times New Roman" w:hAnsi="Times New Roman" w:cs="Times New Roman"/>
        </w:rPr>
        <w:footnoteReference w:id="195"/>
      </w:r>
      <w:r w:rsidR="00870B51" w:rsidRPr="002A6193">
        <w:rPr>
          <w:rFonts w:ascii="Times New Roman" w:hAnsi="Times New Roman" w:cs="Times New Roman"/>
        </w:rPr>
        <w:t xml:space="preserve"> di guerra delli Stati non trovando anche</w:t>
      </w:r>
      <w:r w:rsidR="00672367" w:rsidRPr="002A6193">
        <w:rPr>
          <w:rFonts w:ascii="Times New Roman" w:hAnsi="Times New Roman" w:cs="Times New Roman"/>
        </w:rPr>
        <w:t xml:space="preserve"> |</w:t>
      </w:r>
      <w:r w:rsidR="00870B51" w:rsidRPr="002A6193">
        <w:rPr>
          <w:rFonts w:ascii="Times New Roman" w:hAnsi="Times New Roman" w:cs="Times New Roman"/>
        </w:rPr>
        <w:t xml:space="preserve"> [</w:t>
      </w:r>
      <w:r w:rsidR="007336BB" w:rsidRPr="002A6193">
        <w:rPr>
          <w:rFonts w:ascii="Times New Roman" w:hAnsi="Times New Roman" w:cs="Times New Roman"/>
        </w:rPr>
        <w:t>…</w:t>
      </w:r>
      <w:r w:rsidR="00870B51" w:rsidRPr="002A6193">
        <w:rPr>
          <w:rFonts w:ascii="Times New Roman" w:hAnsi="Times New Roman" w:cs="Times New Roman"/>
        </w:rPr>
        <w:t>]</w:t>
      </w:r>
      <w:r w:rsidR="009B6946" w:rsidRPr="002A6193">
        <w:rPr>
          <w:rStyle w:val="FootnoteReference"/>
          <w:rFonts w:ascii="Times New Roman" w:hAnsi="Times New Roman" w:cs="Times New Roman"/>
        </w:rPr>
        <w:footnoteReference w:id="196"/>
      </w:r>
      <w:r w:rsidR="00672367" w:rsidRPr="002A6193">
        <w:rPr>
          <w:rFonts w:ascii="Times New Roman" w:hAnsi="Times New Roman" w:cs="Times New Roman"/>
        </w:rPr>
        <w:t xml:space="preserve"> </w:t>
      </w:r>
      <w:r w:rsidR="00870B51" w:rsidRPr="002A6193">
        <w:rPr>
          <w:rFonts w:ascii="Times New Roman" w:hAnsi="Times New Roman" w:cs="Times New Roman"/>
        </w:rPr>
        <w:t xml:space="preserve">lor nave per il soldo ordinario cui ci vogli andare et sono apresso | per ribaltare il soldo delli offitieri et marinari di nave; ma non hanno | volsuto risolver cosa alcuna per quelli della serenissima Republica senza | prima haverne aviso da vostra </w:t>
      </w:r>
      <w:r w:rsidR="00603A25" w:rsidRPr="002A6193">
        <w:rPr>
          <w:rFonts w:ascii="Times New Roman" w:hAnsi="Times New Roman" w:cs="Times New Roman"/>
        </w:rPr>
        <w:t>Signoria</w:t>
      </w:r>
      <w:r w:rsidR="00870B51" w:rsidRPr="002A6193">
        <w:rPr>
          <w:rFonts w:ascii="Times New Roman" w:hAnsi="Times New Roman" w:cs="Times New Roman"/>
        </w:rPr>
        <w:t>. A questi signori è cosa ordinaria che in | qualche lontana speditione alsano la tassa ordinaria per esser serviti | tanto meglio et che però non habbi da parer tanto nuovo a vostra Signoria che | immediate ricevuto l</w:t>
      </w:r>
      <w:r w:rsidR="00211A7E" w:rsidRPr="002A6193">
        <w:rPr>
          <w:rFonts w:ascii="Times New Roman" w:hAnsi="Times New Roman" w:cs="Times New Roman"/>
        </w:rPr>
        <w:t>’</w:t>
      </w:r>
      <w:r w:rsidR="00870B51" w:rsidRPr="002A6193">
        <w:rPr>
          <w:rFonts w:ascii="Times New Roman" w:hAnsi="Times New Roman" w:cs="Times New Roman"/>
        </w:rPr>
        <w:t>ordine et la volontà sua daranno ordine alli | capitani di pigliar le gente et per haver quelli in optione della serenissima | Republica principalmente staranno per haver maggior consideratione. A vostra Signoria piacerà un po</w:t>
      </w:r>
      <w:r w:rsidR="00211A7E" w:rsidRPr="002A6193">
        <w:rPr>
          <w:rFonts w:ascii="Times New Roman" w:hAnsi="Times New Roman" w:cs="Times New Roman"/>
        </w:rPr>
        <w:t>’</w:t>
      </w:r>
      <w:r w:rsidR="00870B51" w:rsidRPr="002A6193">
        <w:rPr>
          <w:rFonts w:ascii="Times New Roman" w:hAnsi="Times New Roman" w:cs="Times New Roman"/>
        </w:rPr>
        <w:t xml:space="preserve"> esprimer la sua mente spiacendomi di questa nuova difficultà | che conviene accommodarsi. L</w:t>
      </w:r>
      <w:r w:rsidR="00211A7E" w:rsidRPr="002A6193">
        <w:rPr>
          <w:rFonts w:ascii="Times New Roman" w:hAnsi="Times New Roman" w:cs="Times New Roman"/>
        </w:rPr>
        <w:t>’</w:t>
      </w:r>
      <w:r w:rsidR="00870B51" w:rsidRPr="002A6193">
        <w:rPr>
          <w:rFonts w:ascii="Times New Roman" w:hAnsi="Times New Roman" w:cs="Times New Roman"/>
        </w:rPr>
        <w:t xml:space="preserve">altro punto sta nel far le vettovaglie, le | nave sono noleggiatte a sei mesi di fermo </w:t>
      </w:r>
      <w:r w:rsidR="00870B51" w:rsidRPr="002A6193">
        <w:rPr>
          <w:rFonts w:ascii="Times New Roman" w:hAnsi="Times New Roman" w:cs="Times New Roman"/>
        </w:rPr>
        <w:lastRenderedPageBreak/>
        <w:t>servitio et vostra Signoria ha messo | in notta</w:t>
      </w:r>
      <w:r w:rsidR="00603A25" w:rsidRPr="002A6193">
        <w:rPr>
          <w:rFonts w:ascii="Times New Roman" w:hAnsi="Times New Roman" w:cs="Times New Roman"/>
        </w:rPr>
        <w:t xml:space="preserve"> </w:t>
      </w:r>
      <w:r w:rsidR="00870B51" w:rsidRPr="002A6193">
        <w:rPr>
          <w:rFonts w:ascii="Times New Roman" w:hAnsi="Times New Roman" w:cs="Times New Roman"/>
        </w:rPr>
        <w:t>di proveder per 10 mesi et 3 mesi sopra di</w:t>
      </w:r>
      <w:r w:rsidR="00D15BAB" w:rsidRPr="002A6193">
        <w:rPr>
          <w:rStyle w:val="FootnoteReference"/>
          <w:rFonts w:ascii="Times New Roman" w:hAnsi="Times New Roman" w:cs="Times New Roman"/>
        </w:rPr>
        <w:footnoteReference w:id="197"/>
      </w:r>
      <w:r w:rsidR="00870B51" w:rsidRPr="002A6193">
        <w:rPr>
          <w:rFonts w:ascii="Times New Roman" w:hAnsi="Times New Roman" w:cs="Times New Roman"/>
        </w:rPr>
        <w:t xml:space="preserve"> che li capitani </w:t>
      </w:r>
      <w:r w:rsidR="0041159C" w:rsidRPr="002A6193">
        <w:rPr>
          <w:rFonts w:ascii="Times New Roman" w:hAnsi="Times New Roman" w:cs="Times New Roman"/>
        </w:rPr>
        <w:t>| anche si trovano aggravati che caso avenendo la serenissima Republica li licentiasse | fra 6 mesi il resto del vito</w:t>
      </w:r>
      <w:r w:rsidR="00603A25" w:rsidRPr="002A6193">
        <w:rPr>
          <w:rFonts w:ascii="Times New Roman" w:hAnsi="Times New Roman" w:cs="Times New Roman"/>
        </w:rPr>
        <w:t xml:space="preserve"> </w:t>
      </w:r>
      <w:r w:rsidR="0041159C" w:rsidRPr="002A6193">
        <w:rPr>
          <w:rFonts w:ascii="Times New Roman" w:hAnsi="Times New Roman" w:cs="Times New Roman"/>
        </w:rPr>
        <w:t>li resteria a dosso. Questo punto è facilmente | da esser deciso perché caso avenendo che fussero licentiati con li sei | mesi la serenissima Republica haveria di pigliar a sé il restante vito con | farlo buono sì come anc</w:t>
      </w:r>
      <w:r w:rsidR="00211A7E" w:rsidRPr="002A6193">
        <w:rPr>
          <w:rFonts w:ascii="Times New Roman" w:hAnsi="Times New Roman" w:cs="Times New Roman"/>
        </w:rPr>
        <w:t>’</w:t>
      </w:r>
      <w:r w:rsidR="0041159C" w:rsidRPr="002A6193">
        <w:rPr>
          <w:rFonts w:ascii="Times New Roman" w:hAnsi="Times New Roman" w:cs="Times New Roman"/>
        </w:rPr>
        <w:t xml:space="preserve">essa è obligata riconoscer a fargli | </w:t>
      </w:r>
    </w:p>
    <w:p w14:paraId="0613BE88" w14:textId="77777777" w:rsidR="00CC72FE" w:rsidRPr="002A6193" w:rsidRDefault="000526E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46v / </w:t>
      </w:r>
    </w:p>
    <w:p w14:paraId="3E811EB4" w14:textId="77777777" w:rsidR="00CC72FE" w:rsidRPr="002A6193" w:rsidRDefault="00603A25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qualche a</w:t>
      </w:r>
      <w:r w:rsidR="007A43D1" w:rsidRPr="002A6193">
        <w:rPr>
          <w:rFonts w:ascii="Times New Roman" w:hAnsi="Times New Roman" w:cs="Times New Roman"/>
        </w:rPr>
        <w:t>giovolezza</w:t>
      </w:r>
      <w:r w:rsidRPr="002A6193">
        <w:rPr>
          <w:rFonts w:ascii="Times New Roman" w:hAnsi="Times New Roman" w:cs="Times New Roman"/>
        </w:rPr>
        <w:t xml:space="preserve"> </w:t>
      </w:r>
      <w:r w:rsidR="007A43D1" w:rsidRPr="002A6193">
        <w:rPr>
          <w:rFonts w:ascii="Times New Roman" w:hAnsi="Times New Roman" w:cs="Times New Roman"/>
        </w:rPr>
        <w:t>in caso servir</w:t>
      </w:r>
      <w:r w:rsidRPr="002A6193">
        <w:rPr>
          <w:rFonts w:ascii="Times New Roman" w:hAnsi="Times New Roman" w:cs="Times New Roman"/>
        </w:rPr>
        <w:t xml:space="preserve">ò </w:t>
      </w:r>
      <w:r w:rsidR="007A43D1" w:rsidRPr="002A6193">
        <w:rPr>
          <w:rFonts w:ascii="Times New Roman" w:hAnsi="Times New Roman" w:cs="Times New Roman"/>
        </w:rPr>
        <w:t>più</w:t>
      </w:r>
      <w:r w:rsidR="00D15BAB" w:rsidRPr="002A6193">
        <w:rPr>
          <w:rStyle w:val="FootnoteReference"/>
          <w:rFonts w:ascii="Times New Roman" w:hAnsi="Times New Roman" w:cs="Times New Roman"/>
        </w:rPr>
        <w:footnoteReference w:id="198"/>
      </w:r>
      <w:r w:rsidR="007A43D1" w:rsidRPr="002A6193">
        <w:rPr>
          <w:rFonts w:ascii="Times New Roman" w:hAnsi="Times New Roman" w:cs="Times New Roman"/>
        </w:rPr>
        <w:t xml:space="preserve"> longo tempo | et che a Venetia habbino a provedersi di nuove vituagle</w:t>
      </w:r>
      <w:r w:rsidRPr="002A6193">
        <w:rPr>
          <w:rFonts w:ascii="Times New Roman" w:hAnsi="Times New Roman" w:cs="Times New Roman"/>
        </w:rPr>
        <w:t>.</w:t>
      </w:r>
      <w:r w:rsidR="007A43D1" w:rsidRPr="002A6193">
        <w:rPr>
          <w:rFonts w:ascii="Times New Roman" w:hAnsi="Times New Roman" w:cs="Times New Roman"/>
        </w:rPr>
        <w:t xml:space="preserve"> | Sopra questi doi punti li piacerà immediate dar risposta | perché se fosse possibile ne darei anco la risposta domani | in collegio acciò possino pigliar rissolutione. | </w:t>
      </w:r>
    </w:p>
    <w:p w14:paraId="7A83BB2D" w14:textId="32A4BB3A" w:rsidR="00CC72FE" w:rsidRPr="002A6193" w:rsidRDefault="007A43D1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Mi scusi di gratia vostra Signoria in non haverlo dato raguaglio sop[</w:t>
      </w:r>
      <w:r w:rsidR="000004BE" w:rsidRPr="002A6193">
        <w:rPr>
          <w:rFonts w:ascii="Times New Roman" w:hAnsi="Times New Roman" w:cs="Times New Roman"/>
        </w:rPr>
        <w:t xml:space="preserve">ra </w:t>
      </w:r>
      <w:r w:rsidR="00741718" w:rsidRPr="002A6193">
        <w:rPr>
          <w:rFonts w:ascii="Times New Roman" w:hAnsi="Times New Roman" w:cs="Times New Roman"/>
        </w:rPr>
        <w:t>il]</w:t>
      </w:r>
      <w:r w:rsidR="000004BE" w:rsidRPr="002A6193">
        <w:rPr>
          <w:rStyle w:val="FootnoteReference"/>
          <w:rFonts w:ascii="Times New Roman" w:hAnsi="Times New Roman" w:cs="Times New Roman"/>
        </w:rPr>
        <w:footnoteReference w:id="199"/>
      </w:r>
      <w:r w:rsidRPr="002A6193">
        <w:rPr>
          <w:rFonts w:ascii="Times New Roman" w:hAnsi="Times New Roman" w:cs="Times New Roman"/>
        </w:rPr>
        <w:t xml:space="preserve"> | biscotto che da un amico me ne era stato promesso buona </w:t>
      </w:r>
      <w:r w:rsidR="00672367" w:rsidRPr="002A6193">
        <w:rPr>
          <w:rFonts w:ascii="Times New Roman" w:hAnsi="Times New Roman" w:cs="Times New Roman"/>
        </w:rPr>
        <w:t>re</w:t>
      </w:r>
      <w:r w:rsidRPr="002A6193">
        <w:rPr>
          <w:rFonts w:ascii="Times New Roman" w:hAnsi="Times New Roman" w:cs="Times New Roman"/>
        </w:rPr>
        <w:t>[</w:t>
      </w:r>
      <w:r w:rsidR="000004BE" w:rsidRPr="002A6193">
        <w:rPr>
          <w:rFonts w:ascii="Times New Roman" w:hAnsi="Times New Roman" w:cs="Times New Roman"/>
        </w:rPr>
        <w:t>la-</w:t>
      </w:r>
      <w:r w:rsidRPr="002A6193">
        <w:rPr>
          <w:rFonts w:ascii="Times New Roman" w:hAnsi="Times New Roman" w:cs="Times New Roman"/>
        </w:rPr>
        <w:t>]|tione</w:t>
      </w:r>
      <w:r w:rsidR="000004BE" w:rsidRPr="002A6193">
        <w:rPr>
          <w:rStyle w:val="FootnoteReference"/>
          <w:rFonts w:ascii="Times New Roman" w:hAnsi="Times New Roman" w:cs="Times New Roman"/>
        </w:rPr>
        <w:footnoteReference w:id="200"/>
      </w:r>
      <w:r w:rsidRPr="002A6193">
        <w:rPr>
          <w:rFonts w:ascii="Times New Roman" w:hAnsi="Times New Roman" w:cs="Times New Roman"/>
        </w:rPr>
        <w:t xml:space="preserve"> il quale mi mancò hora sul suo scrivere et instanza me ne | sono particularmente informato tanto da quelli dell</w:t>
      </w:r>
      <w:r w:rsidR="00211A7E" w:rsidRPr="002A6193">
        <w:rPr>
          <w:rFonts w:ascii="Times New Roman" w:hAnsi="Times New Roman" w:cs="Times New Roman"/>
        </w:rPr>
        <w:t>’</w:t>
      </w:r>
      <w:r w:rsidRPr="002A6193">
        <w:rPr>
          <w:rFonts w:ascii="Times New Roman" w:hAnsi="Times New Roman" w:cs="Times New Roman"/>
        </w:rPr>
        <w:t>Indie come di |</w:t>
      </w:r>
      <w:r w:rsidR="003D0417" w:rsidRPr="002A6193">
        <w:rPr>
          <w:rFonts w:ascii="Times New Roman" w:hAnsi="Times New Roman" w:cs="Times New Roman"/>
        </w:rPr>
        <w:t xml:space="preserve"> questi marinari che provedono le lor nave per qualche longho | viaggio li pigliano ordinariamente meschiato</w:t>
      </w:r>
      <w:r w:rsidR="00532F40" w:rsidRPr="002A6193">
        <w:rPr>
          <w:rFonts w:ascii="Times New Roman" w:hAnsi="Times New Roman" w:cs="Times New Roman"/>
        </w:rPr>
        <w:t xml:space="preserve"> con 1/3</w:t>
      </w:r>
      <w:r w:rsidR="00FF36EB" w:rsidRPr="002A6193">
        <w:rPr>
          <w:rFonts w:ascii="Times New Roman" w:hAnsi="Times New Roman" w:cs="Times New Roman"/>
        </w:rPr>
        <w:t xml:space="preserve"> di</w:t>
      </w:r>
      <w:r w:rsidR="003D0417" w:rsidRPr="002A6193">
        <w:rPr>
          <w:rFonts w:ascii="Times New Roman" w:hAnsi="Times New Roman" w:cs="Times New Roman"/>
        </w:rPr>
        <w:t xml:space="preserve"> frumento</w:t>
      </w:r>
      <w:r w:rsidR="000004BE" w:rsidRPr="002A6193">
        <w:rPr>
          <w:rFonts w:ascii="Times New Roman" w:hAnsi="Times New Roman" w:cs="Times New Roman"/>
        </w:rPr>
        <w:t xml:space="preserve"> |</w:t>
      </w:r>
      <w:r w:rsidR="003D0417" w:rsidRPr="002A6193">
        <w:rPr>
          <w:rFonts w:ascii="Times New Roman" w:hAnsi="Times New Roman" w:cs="Times New Roman"/>
        </w:rPr>
        <w:t xml:space="preserve"> et 2/3 d</w:t>
      </w:r>
      <w:r w:rsidR="000004BE" w:rsidRPr="002A6193">
        <w:rPr>
          <w:rFonts w:ascii="Times New Roman" w:hAnsi="Times New Roman" w:cs="Times New Roman"/>
        </w:rPr>
        <w:t>e</w:t>
      </w:r>
      <w:r w:rsidR="003D0417" w:rsidRPr="002A6193">
        <w:rPr>
          <w:rFonts w:ascii="Times New Roman" w:hAnsi="Times New Roman" w:cs="Times New Roman"/>
        </w:rPr>
        <w:t xml:space="preserve"> segale così fanno quelli per l</w:t>
      </w:r>
      <w:r w:rsidR="00211A7E" w:rsidRPr="002A6193">
        <w:rPr>
          <w:rFonts w:ascii="Times New Roman" w:hAnsi="Times New Roman" w:cs="Times New Roman"/>
        </w:rPr>
        <w:t>’</w:t>
      </w:r>
      <w:r w:rsidR="003D0417" w:rsidRPr="002A6193">
        <w:rPr>
          <w:rFonts w:ascii="Times New Roman" w:hAnsi="Times New Roman" w:cs="Times New Roman"/>
        </w:rPr>
        <w:t>Indie et questi | capitani di nave li qual paghano fiorini 8 et 3 piacchi delle 100 | libre</w:t>
      </w:r>
      <w:r w:rsidR="00E754EE" w:rsidRPr="002A6193">
        <w:rPr>
          <w:rFonts w:ascii="Times New Roman" w:hAnsi="Times New Roman" w:cs="Times New Roman"/>
        </w:rPr>
        <w:t>,</w:t>
      </w:r>
      <w:r w:rsidR="003D0417" w:rsidRPr="002A6193">
        <w:rPr>
          <w:rFonts w:ascii="Times New Roman" w:hAnsi="Times New Roman" w:cs="Times New Roman"/>
        </w:rPr>
        <w:t xml:space="preserve"> et il signor Kerckhoven che mi dicie haver preso metà fru-|mento et l</w:t>
      </w:r>
      <w:r w:rsidR="00211A7E" w:rsidRPr="002A6193">
        <w:rPr>
          <w:rFonts w:ascii="Times New Roman" w:hAnsi="Times New Roman" w:cs="Times New Roman"/>
        </w:rPr>
        <w:t>’</w:t>
      </w:r>
      <w:r w:rsidR="003D0417" w:rsidRPr="002A6193">
        <w:rPr>
          <w:rFonts w:ascii="Times New Roman" w:hAnsi="Times New Roman" w:cs="Times New Roman"/>
        </w:rPr>
        <w:t>altra</w:t>
      </w:r>
      <w:r w:rsidR="000004BE" w:rsidRPr="002A6193">
        <w:rPr>
          <w:rStyle w:val="FootnoteReference"/>
          <w:rFonts w:ascii="Times New Roman" w:hAnsi="Times New Roman" w:cs="Times New Roman"/>
        </w:rPr>
        <w:footnoteReference w:id="201"/>
      </w:r>
      <w:r w:rsidR="003D0417" w:rsidRPr="002A6193">
        <w:rPr>
          <w:rFonts w:ascii="Times New Roman" w:hAnsi="Times New Roman" w:cs="Times New Roman"/>
        </w:rPr>
        <w:t xml:space="preserve"> seghale non pagha che fiorini 8</w:t>
      </w:r>
      <w:r w:rsidR="004E0846" w:rsidRPr="002A6193">
        <w:rPr>
          <w:rFonts w:ascii="Times New Roman" w:hAnsi="Times New Roman" w:cs="Times New Roman"/>
        </w:rPr>
        <w:t>,</w:t>
      </w:r>
      <w:r w:rsidR="003D0417" w:rsidRPr="002A6193">
        <w:rPr>
          <w:rFonts w:ascii="Times New Roman" w:hAnsi="Times New Roman" w:cs="Times New Roman"/>
        </w:rPr>
        <w:t xml:space="preserve"> 2</w:t>
      </w:r>
      <w:r w:rsidR="00E942A0" w:rsidRPr="002A6193">
        <w:rPr>
          <w:rFonts w:ascii="Times New Roman" w:hAnsi="Times New Roman" w:cs="Times New Roman"/>
        </w:rPr>
        <w:t xml:space="preserve"> 1/2</w:t>
      </w:r>
      <w:r w:rsidR="003D0417" w:rsidRPr="002A6193">
        <w:rPr>
          <w:rFonts w:ascii="Times New Roman" w:hAnsi="Times New Roman" w:cs="Times New Roman"/>
        </w:rPr>
        <w:t xml:space="preserve"> piacchi</w:t>
      </w:r>
      <w:r w:rsidR="00E754EE" w:rsidRPr="002A6193">
        <w:rPr>
          <w:rFonts w:ascii="Times New Roman" w:hAnsi="Times New Roman" w:cs="Times New Roman"/>
        </w:rPr>
        <w:t xml:space="preserve"> |</w:t>
      </w:r>
      <w:r w:rsidR="003D0417" w:rsidRPr="002A6193">
        <w:rPr>
          <w:rFonts w:ascii="Times New Roman" w:hAnsi="Times New Roman" w:cs="Times New Roman"/>
        </w:rPr>
        <w:t xml:space="preserve"> che il migliaro delle</w:t>
      </w:r>
      <w:r w:rsidR="00E54E37" w:rsidRPr="002A6193">
        <w:rPr>
          <w:rStyle w:val="FootnoteReference"/>
          <w:rFonts w:ascii="Times New Roman" w:hAnsi="Times New Roman" w:cs="Times New Roman"/>
        </w:rPr>
        <w:footnoteReference w:id="202"/>
      </w:r>
      <w:r w:rsidR="003D0417" w:rsidRPr="002A6193">
        <w:rPr>
          <w:rFonts w:ascii="Times New Roman" w:hAnsi="Times New Roman" w:cs="Times New Roman"/>
        </w:rPr>
        <w:t xml:space="preserve"> libre saria fiorini 81</w:t>
      </w:r>
      <w:r w:rsidR="004E0846" w:rsidRPr="002A6193">
        <w:rPr>
          <w:rFonts w:ascii="Times New Roman" w:hAnsi="Times New Roman" w:cs="Times New Roman"/>
        </w:rPr>
        <w:t>,</w:t>
      </w:r>
      <w:r w:rsidR="00E754EE" w:rsidRPr="002A6193">
        <w:rPr>
          <w:rFonts w:ascii="Times New Roman" w:hAnsi="Times New Roman" w:cs="Times New Roman"/>
        </w:rPr>
        <w:t xml:space="preserve"> </w:t>
      </w:r>
      <w:r w:rsidR="003D0417" w:rsidRPr="002A6193">
        <w:rPr>
          <w:rFonts w:ascii="Times New Roman" w:hAnsi="Times New Roman" w:cs="Times New Roman"/>
        </w:rPr>
        <w:t>5 di questo peso | hora con il comprar a denari contanti o pr</w:t>
      </w:r>
      <w:r w:rsidR="00E754EE" w:rsidRPr="002A6193">
        <w:rPr>
          <w:rFonts w:ascii="Times New Roman" w:hAnsi="Times New Roman" w:cs="Times New Roman"/>
        </w:rPr>
        <w:t>o</w:t>
      </w:r>
      <w:r w:rsidR="003D0417" w:rsidRPr="002A6193">
        <w:rPr>
          <w:rFonts w:ascii="Times New Roman" w:hAnsi="Times New Roman" w:cs="Times New Roman"/>
        </w:rPr>
        <w:t>veder questi fornari | di frumento il segale si havria a fiorini 8 et qualche cosa meno | ma questa rata riverria ancora più cara di ducati 25 il migliaro | come avisano a vostra Signori</w:t>
      </w:r>
      <w:r w:rsidR="00220CBC" w:rsidRPr="002A6193">
        <w:rPr>
          <w:rFonts w:ascii="Times New Roman" w:hAnsi="Times New Roman" w:cs="Times New Roman"/>
        </w:rPr>
        <w:t>e</w:t>
      </w:r>
      <w:r w:rsidR="00220CBC" w:rsidRPr="002A6193">
        <w:rPr>
          <w:rStyle w:val="FootnoteReference"/>
          <w:rFonts w:ascii="Times New Roman" w:hAnsi="Times New Roman" w:cs="Times New Roman"/>
        </w:rPr>
        <w:footnoteReference w:id="203"/>
      </w:r>
      <w:r w:rsidR="003D0417" w:rsidRPr="002A6193">
        <w:rPr>
          <w:rFonts w:ascii="Times New Roman" w:hAnsi="Times New Roman" w:cs="Times New Roman"/>
        </w:rPr>
        <w:t xml:space="preserve"> paghar a Venetia altre sorte non fanno | poso</w:t>
      </w:r>
      <w:r w:rsidR="00D15BAB" w:rsidRPr="002A6193">
        <w:rPr>
          <w:rStyle w:val="FootnoteReference"/>
          <w:rFonts w:ascii="Times New Roman" w:hAnsi="Times New Roman" w:cs="Times New Roman"/>
        </w:rPr>
        <w:footnoteReference w:id="204"/>
      </w:r>
      <w:r w:rsidR="003D0417" w:rsidRPr="002A6193">
        <w:rPr>
          <w:rFonts w:ascii="Times New Roman" w:hAnsi="Times New Roman" w:cs="Times New Roman"/>
        </w:rPr>
        <w:t xml:space="preserve"> della </w:t>
      </w:r>
      <w:r w:rsidR="00EC2261" w:rsidRPr="002A6193">
        <w:rPr>
          <w:rFonts w:ascii="Times New Roman" w:hAnsi="Times New Roman" w:cs="Times New Roman"/>
        </w:rPr>
        <w:t>M</w:t>
      </w:r>
      <w:r w:rsidR="003D0417" w:rsidRPr="002A6193">
        <w:rPr>
          <w:rFonts w:ascii="Times New Roman" w:hAnsi="Times New Roman" w:cs="Times New Roman"/>
        </w:rPr>
        <w:t xml:space="preserve">arina che per la camera di </w:t>
      </w:r>
      <w:r w:rsidR="00741718" w:rsidRPr="002A6193">
        <w:rPr>
          <w:rFonts w:ascii="Times New Roman" w:hAnsi="Times New Roman" w:cs="Times New Roman"/>
        </w:rPr>
        <w:t>[p]</w:t>
      </w:r>
      <w:r w:rsidR="003D0417" w:rsidRPr="002A6193">
        <w:rPr>
          <w:rFonts w:ascii="Times New Roman" w:hAnsi="Times New Roman" w:cs="Times New Roman"/>
        </w:rPr>
        <w:t>ogga</w:t>
      </w:r>
      <w:r w:rsidR="00741718" w:rsidRPr="002A6193">
        <w:rPr>
          <w:rStyle w:val="FootnoteReference"/>
          <w:rFonts w:ascii="Times New Roman" w:hAnsi="Times New Roman" w:cs="Times New Roman"/>
        </w:rPr>
        <w:footnoteReference w:id="205"/>
      </w:r>
      <w:r w:rsidR="003D0417" w:rsidRPr="002A6193">
        <w:rPr>
          <w:rFonts w:ascii="Times New Roman" w:hAnsi="Times New Roman" w:cs="Times New Roman"/>
        </w:rPr>
        <w:t xml:space="preserve"> si piglia alquant</w:t>
      </w:r>
      <w:r w:rsidR="00741718" w:rsidRPr="002A6193">
        <w:rPr>
          <w:rFonts w:ascii="Times New Roman" w:hAnsi="Times New Roman" w:cs="Times New Roman"/>
        </w:rPr>
        <w:t>i</w:t>
      </w:r>
      <w:r w:rsidR="00741718" w:rsidRPr="002A6193">
        <w:rPr>
          <w:rStyle w:val="FootnoteReference"/>
          <w:rFonts w:ascii="Times New Roman" w:hAnsi="Times New Roman" w:cs="Times New Roman"/>
        </w:rPr>
        <w:footnoteReference w:id="206"/>
      </w:r>
      <w:r w:rsidR="003D0417" w:rsidRPr="002A6193">
        <w:rPr>
          <w:rFonts w:ascii="Times New Roman" w:hAnsi="Times New Roman" w:cs="Times New Roman"/>
        </w:rPr>
        <w:t xml:space="preserve"> | tonelli di biscotto bianco solo per servire de regalo</w:t>
      </w:r>
      <w:r w:rsidR="00741718" w:rsidRPr="002A6193">
        <w:rPr>
          <w:rStyle w:val="FootnoteReference"/>
          <w:rFonts w:ascii="Times New Roman" w:hAnsi="Times New Roman" w:cs="Times New Roman"/>
        </w:rPr>
        <w:footnoteReference w:id="207"/>
      </w:r>
      <w:r w:rsidR="003D0417" w:rsidRPr="002A6193">
        <w:rPr>
          <w:rFonts w:ascii="Times New Roman" w:hAnsi="Times New Roman" w:cs="Times New Roman"/>
        </w:rPr>
        <w:t xml:space="preserve"> a quelli | </w:t>
      </w:r>
    </w:p>
    <w:p w14:paraId="2AB09ABF" w14:textId="77777777" w:rsidR="00CC72FE" w:rsidRPr="002A6193" w:rsidRDefault="000526E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 xml:space="preserve">/ 47r / </w:t>
      </w:r>
    </w:p>
    <w:p w14:paraId="542D4C5B" w14:textId="7527BDEA" w:rsidR="00C842B6" w:rsidRPr="002A6193" w:rsidRDefault="00062E11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che possono venir in nave. Se si risolverà a far far qualcosa | si faranno forti di haverne al ordine in 3 settimane da 3 in più</w:t>
      </w:r>
      <w:r w:rsidR="00D15BAB" w:rsidRPr="002A6193">
        <w:rPr>
          <w:rStyle w:val="FootnoteReference"/>
          <w:rFonts w:ascii="Times New Roman" w:hAnsi="Times New Roman" w:cs="Times New Roman"/>
        </w:rPr>
        <w:footnoteReference w:id="208"/>
      </w:r>
      <w:r w:rsidRPr="002A6193">
        <w:rPr>
          <w:rFonts w:ascii="Times New Roman" w:hAnsi="Times New Roman" w:cs="Times New Roman"/>
        </w:rPr>
        <w:t xml:space="preserve"> </w:t>
      </w:r>
      <w:r w:rsidR="00027B2C" w:rsidRPr="002A6193">
        <w:rPr>
          <w:rFonts w:ascii="Times New Roman" w:hAnsi="Times New Roman" w:cs="Times New Roman"/>
        </w:rPr>
        <w:t xml:space="preserve">| </w:t>
      </w:r>
      <w:r w:rsidRPr="002A6193">
        <w:rPr>
          <w:rFonts w:ascii="Times New Roman" w:hAnsi="Times New Roman" w:cs="Times New Roman"/>
        </w:rPr>
        <w:t>cento migliara</w:t>
      </w:r>
      <w:r w:rsidR="00027B2C" w:rsidRPr="002A6193">
        <w:rPr>
          <w:rFonts w:ascii="Times New Roman" w:hAnsi="Times New Roman" w:cs="Times New Roman"/>
        </w:rPr>
        <w:t xml:space="preserve">. Ma il disegno che fa vostra Signoria di mandarlo con | queste nave non ci faria luogo per ponerlo perché se havranno | </w:t>
      </w:r>
      <w:r w:rsidR="002F21ED" w:rsidRPr="002A6193">
        <w:rPr>
          <w:rFonts w:ascii="Times New Roman" w:hAnsi="Times New Roman" w:cs="Times New Roman"/>
        </w:rPr>
        <w:t xml:space="preserve">da </w:t>
      </w:r>
      <w:r w:rsidR="00027B2C" w:rsidRPr="002A6193">
        <w:rPr>
          <w:rFonts w:ascii="Times New Roman" w:hAnsi="Times New Roman" w:cs="Times New Roman"/>
        </w:rPr>
        <w:t xml:space="preserve">provedersi per li 13 mesi come è stato detto, alcune nave | non potranno portare le lor proprie vettovaglie et sarà forza alle | più grande di accommodarli di parte. La corda è provista </w:t>
      </w:r>
      <w:r w:rsidR="002F21ED" w:rsidRPr="002A6193">
        <w:rPr>
          <w:rFonts w:ascii="Times New Roman" w:hAnsi="Times New Roman" w:cs="Times New Roman"/>
        </w:rPr>
        <w:t>sendrà</w:t>
      </w:r>
      <w:r w:rsidR="002F21ED" w:rsidRPr="002A6193">
        <w:rPr>
          <w:rStyle w:val="FootnoteReference"/>
          <w:rFonts w:ascii="Times New Roman" w:hAnsi="Times New Roman" w:cs="Times New Roman"/>
        </w:rPr>
        <w:footnoteReference w:id="209"/>
      </w:r>
      <w:r w:rsidR="00027B2C" w:rsidRPr="002A6193">
        <w:rPr>
          <w:rFonts w:ascii="Times New Roman" w:hAnsi="Times New Roman" w:cs="Times New Roman"/>
        </w:rPr>
        <w:t xml:space="preserve"> | circa 5</w:t>
      </w:r>
      <w:r w:rsidR="00F62429" w:rsidRPr="002A6193">
        <w:rPr>
          <w:rFonts w:ascii="Times New Roman" w:hAnsi="Times New Roman" w:cs="Times New Roman"/>
        </w:rPr>
        <w:t>5</w:t>
      </w:r>
      <w:r w:rsidR="00027B2C" w:rsidRPr="002A6193">
        <w:rPr>
          <w:rFonts w:ascii="Times New Roman" w:hAnsi="Times New Roman" w:cs="Times New Roman"/>
        </w:rPr>
        <w:t xml:space="preserve"> migliara vostra Signoria havrà buon </w:t>
      </w:r>
      <w:r w:rsidR="00F62429" w:rsidRPr="002A6193">
        <w:rPr>
          <w:rFonts w:ascii="Times New Roman" w:hAnsi="Times New Roman" w:cs="Times New Roman"/>
        </w:rPr>
        <w:t>però</w:t>
      </w:r>
      <w:r w:rsidR="00F62429" w:rsidRPr="002A6193">
        <w:rPr>
          <w:rStyle w:val="FootnoteReference"/>
          <w:rFonts w:ascii="Times New Roman" w:hAnsi="Times New Roman" w:cs="Times New Roman"/>
        </w:rPr>
        <w:footnoteReference w:id="210"/>
      </w:r>
      <w:r w:rsidR="00F62429" w:rsidRPr="002A6193">
        <w:rPr>
          <w:rFonts w:ascii="Times New Roman" w:hAnsi="Times New Roman" w:cs="Times New Roman"/>
        </w:rPr>
        <w:t xml:space="preserve"> </w:t>
      </w:r>
      <w:r w:rsidR="00027B2C" w:rsidRPr="002A6193">
        <w:rPr>
          <w:rFonts w:ascii="Times New Roman" w:hAnsi="Times New Roman" w:cs="Times New Roman"/>
        </w:rPr>
        <w:t>et per questi ci sarà da | fare ametterli in queste nave</w:t>
      </w:r>
      <w:r w:rsidR="00F62429" w:rsidRPr="002A6193">
        <w:rPr>
          <w:rStyle w:val="FootnoteReference"/>
          <w:rFonts w:ascii="Times New Roman" w:hAnsi="Times New Roman" w:cs="Times New Roman"/>
        </w:rPr>
        <w:footnoteReference w:id="211"/>
      </w:r>
      <w:r w:rsidR="00027B2C" w:rsidRPr="002A6193">
        <w:rPr>
          <w:rFonts w:ascii="Times New Roman" w:hAnsi="Times New Roman" w:cs="Times New Roman"/>
        </w:rPr>
        <w:t xml:space="preserve"> perché saranno in tutto da 50 | tonelli grandi che pigliano assai luogho. L</w:t>
      </w:r>
      <w:r w:rsidR="00F62429" w:rsidRPr="002A6193">
        <w:rPr>
          <w:rFonts w:ascii="Times New Roman" w:hAnsi="Times New Roman" w:cs="Times New Roman"/>
        </w:rPr>
        <w:t>e</w:t>
      </w:r>
      <w:r w:rsidR="00F62429" w:rsidRPr="002A6193">
        <w:rPr>
          <w:rStyle w:val="FootnoteReference"/>
          <w:rFonts w:ascii="Times New Roman" w:hAnsi="Times New Roman" w:cs="Times New Roman"/>
        </w:rPr>
        <w:footnoteReference w:id="212"/>
      </w:r>
      <w:r w:rsidR="00027B2C" w:rsidRPr="002A6193">
        <w:rPr>
          <w:rFonts w:ascii="Times New Roman" w:hAnsi="Times New Roman" w:cs="Times New Roman"/>
        </w:rPr>
        <w:t xml:space="preserve"> vostra Signoria si risolverà</w:t>
      </w:r>
      <w:r w:rsidR="00F62429" w:rsidRPr="002A6193">
        <w:rPr>
          <w:rStyle w:val="FootnoteReference"/>
          <w:rFonts w:ascii="Times New Roman" w:hAnsi="Times New Roman" w:cs="Times New Roman"/>
        </w:rPr>
        <w:footnoteReference w:id="213"/>
      </w:r>
      <w:r w:rsidR="00027B2C" w:rsidRPr="002A6193">
        <w:rPr>
          <w:rFonts w:ascii="Times New Roman" w:hAnsi="Times New Roman" w:cs="Times New Roman"/>
        </w:rPr>
        <w:t xml:space="preserve"> a | far far qualche biscotto la mia opinione saria di noleggiare | una di quelle nave grande senz</w:t>
      </w:r>
      <w:r w:rsidR="00211A7E" w:rsidRPr="002A6193">
        <w:rPr>
          <w:rFonts w:ascii="Times New Roman" w:hAnsi="Times New Roman" w:cs="Times New Roman"/>
        </w:rPr>
        <w:t>’</w:t>
      </w:r>
      <w:r w:rsidR="00027B2C" w:rsidRPr="002A6193">
        <w:rPr>
          <w:rFonts w:ascii="Times New Roman" w:hAnsi="Times New Roman" w:cs="Times New Roman"/>
        </w:rPr>
        <w:t>artiglieria che si haverà per | modera</w:t>
      </w:r>
      <w:r w:rsidR="00F62429" w:rsidRPr="002A6193">
        <w:rPr>
          <w:rFonts w:ascii="Times New Roman" w:hAnsi="Times New Roman" w:cs="Times New Roman"/>
        </w:rPr>
        <w:t>r</w:t>
      </w:r>
      <w:r w:rsidR="00027B2C" w:rsidRPr="002A6193">
        <w:rPr>
          <w:rFonts w:ascii="Times New Roman" w:hAnsi="Times New Roman" w:cs="Times New Roman"/>
        </w:rPr>
        <w:t>to</w:t>
      </w:r>
      <w:r w:rsidR="00F62429" w:rsidRPr="002A6193">
        <w:rPr>
          <w:rStyle w:val="FootnoteReference"/>
          <w:rFonts w:ascii="Times New Roman" w:hAnsi="Times New Roman" w:cs="Times New Roman"/>
        </w:rPr>
        <w:footnoteReference w:id="214"/>
      </w:r>
      <w:r w:rsidR="00027B2C" w:rsidRPr="002A6193">
        <w:rPr>
          <w:rFonts w:ascii="Times New Roman" w:hAnsi="Times New Roman" w:cs="Times New Roman"/>
        </w:rPr>
        <w:t xml:space="preserve"> prezzo et caricarà poi le corde et biscotti, et che altro | potesse occorrere </w:t>
      </w:r>
      <w:r w:rsidR="00F62429" w:rsidRPr="002A6193">
        <w:rPr>
          <w:rFonts w:ascii="Times New Roman" w:hAnsi="Times New Roman" w:cs="Times New Roman"/>
        </w:rPr>
        <w:t>perché</w:t>
      </w:r>
      <w:r w:rsidR="00027B2C" w:rsidRPr="002A6193">
        <w:rPr>
          <w:rFonts w:ascii="Times New Roman" w:hAnsi="Times New Roman" w:cs="Times New Roman"/>
        </w:rPr>
        <w:t xml:space="preserve"> effettivamente dubito assai che queste corde </w:t>
      </w:r>
      <w:r w:rsidR="0016563E" w:rsidRPr="002A6193">
        <w:rPr>
          <w:rFonts w:ascii="Times New Roman" w:hAnsi="Times New Roman" w:cs="Times New Roman"/>
        </w:rPr>
        <w:t xml:space="preserve">| </w:t>
      </w:r>
      <w:r w:rsidR="00027B2C" w:rsidRPr="002A6193">
        <w:rPr>
          <w:rFonts w:ascii="Times New Roman" w:hAnsi="Times New Roman" w:cs="Times New Roman"/>
        </w:rPr>
        <w:t>non si potranno caricare in queste nave, sono del tutto al ordine et | in quella di San Marco che farò per in principio mettere 10 tonelli</w:t>
      </w:r>
      <w:r w:rsidR="0016563E" w:rsidRPr="002A6193">
        <w:rPr>
          <w:rStyle w:val="FootnoteReference"/>
          <w:rFonts w:ascii="Times New Roman" w:hAnsi="Times New Roman" w:cs="Times New Roman"/>
        </w:rPr>
        <w:footnoteReference w:id="215"/>
      </w:r>
      <w:r w:rsidR="00027B2C" w:rsidRPr="002A6193">
        <w:rPr>
          <w:rFonts w:ascii="Times New Roman" w:hAnsi="Times New Roman" w:cs="Times New Roman"/>
        </w:rPr>
        <w:t>, | ma sarà necessario per haver l</w:t>
      </w:r>
      <w:r w:rsidR="00211A7E" w:rsidRPr="002A6193">
        <w:rPr>
          <w:rFonts w:ascii="Times New Roman" w:hAnsi="Times New Roman" w:cs="Times New Roman"/>
        </w:rPr>
        <w:t>’</w:t>
      </w:r>
      <w:r w:rsidR="00027B2C" w:rsidRPr="002A6193">
        <w:rPr>
          <w:rFonts w:ascii="Times New Roman" w:hAnsi="Times New Roman" w:cs="Times New Roman"/>
        </w:rPr>
        <w:t xml:space="preserve">estrattione </w:t>
      </w:r>
      <w:r w:rsidR="00027B2C" w:rsidRPr="002A6193">
        <w:rPr>
          <w:rFonts w:ascii="Times New Roman" w:hAnsi="Times New Roman" w:cs="Times New Roman"/>
        </w:rPr>
        <w:lastRenderedPageBreak/>
        <w:t>libera vostra Signoria scrivi un | motto a questi signori dell</w:t>
      </w:r>
      <w:r w:rsidR="00211A7E" w:rsidRPr="002A6193">
        <w:rPr>
          <w:rFonts w:ascii="Times New Roman" w:hAnsi="Times New Roman" w:cs="Times New Roman"/>
        </w:rPr>
        <w:t>’</w:t>
      </w:r>
      <w:r w:rsidR="00027B2C" w:rsidRPr="002A6193">
        <w:rPr>
          <w:rFonts w:ascii="Times New Roman" w:hAnsi="Times New Roman" w:cs="Times New Roman"/>
        </w:rPr>
        <w:t>Amiralità dichiarando servire per uso | della serenissima Republica perché altramente non pott</w:t>
      </w:r>
      <w:r w:rsidR="00AE7F20" w:rsidRPr="002A6193">
        <w:rPr>
          <w:rFonts w:ascii="Times New Roman" w:hAnsi="Times New Roman" w:cs="Times New Roman"/>
        </w:rPr>
        <w:t>iano</w:t>
      </w:r>
      <w:r w:rsidR="00D15BAB" w:rsidRPr="002A6193">
        <w:rPr>
          <w:rStyle w:val="FootnoteReference"/>
          <w:rFonts w:ascii="Times New Roman" w:hAnsi="Times New Roman" w:cs="Times New Roman"/>
        </w:rPr>
        <w:footnoteReference w:id="216"/>
      </w:r>
      <w:r w:rsidR="00AE7F20" w:rsidRPr="002A6193">
        <w:rPr>
          <w:rFonts w:ascii="Times New Roman" w:hAnsi="Times New Roman" w:cs="Times New Roman"/>
        </w:rPr>
        <w:t xml:space="preserve"> uscire et haveriano | da paghare assai per gabella. |</w:t>
      </w:r>
      <w:r w:rsidR="00F34F52" w:rsidRPr="002A6193">
        <w:rPr>
          <w:rFonts w:ascii="Times New Roman" w:hAnsi="Times New Roman" w:cs="Times New Roman"/>
        </w:rPr>
        <w:t xml:space="preserve"> </w:t>
      </w:r>
    </w:p>
    <w:p w14:paraId="68D71706" w14:textId="77777777" w:rsidR="00CC72FE" w:rsidRPr="002A6193" w:rsidRDefault="00CC72FE" w:rsidP="004014CF">
      <w:pPr>
        <w:pStyle w:val="Testopreformattato"/>
        <w:jc w:val="both"/>
        <w:rPr>
          <w:rFonts w:ascii="Times New Roman" w:hAnsi="Times New Roman" w:cs="Times New Roman"/>
        </w:rPr>
      </w:pPr>
    </w:p>
    <w:p w14:paraId="1E9B2476" w14:textId="77777777" w:rsidR="00CC72FE" w:rsidRPr="002A6193" w:rsidRDefault="000526E3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/ 47v</w:t>
      </w:r>
      <w:r w:rsidR="00220CBC" w:rsidRPr="002A6193">
        <w:rPr>
          <w:rFonts w:ascii="Times New Roman" w:hAnsi="Times New Roman" w:cs="Times New Roman"/>
        </w:rPr>
        <w:t>B</w:t>
      </w:r>
      <w:r w:rsidRPr="002A6193">
        <w:rPr>
          <w:rFonts w:ascii="Times New Roman" w:hAnsi="Times New Roman" w:cs="Times New Roman"/>
        </w:rPr>
        <w:t xml:space="preserve"> / </w:t>
      </w:r>
    </w:p>
    <w:p w14:paraId="40D29032" w14:textId="77777777" w:rsidR="00CC72FE" w:rsidRPr="002A6193" w:rsidRDefault="00EE3DF6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Translato delle lettere del Calandrini | de</w:t>
      </w:r>
      <w:r w:rsidR="00220CBC" w:rsidRPr="002A6193">
        <w:rPr>
          <w:rFonts w:ascii="Times New Roman" w:hAnsi="Times New Roman" w:cs="Times New Roman"/>
        </w:rPr>
        <w:t>’</w:t>
      </w:r>
      <w:r w:rsidR="00B0454B" w:rsidRPr="002A6193">
        <w:rPr>
          <w:rFonts w:ascii="Times New Roman" w:hAnsi="Times New Roman" w:cs="Times New Roman"/>
        </w:rPr>
        <w:t xml:space="preserve"> 14 marzo</w:t>
      </w:r>
      <w:r w:rsidRPr="002A6193">
        <w:rPr>
          <w:rFonts w:ascii="Times New Roman" w:hAnsi="Times New Roman" w:cs="Times New Roman"/>
        </w:rPr>
        <w:t xml:space="preserve"> | </w:t>
      </w:r>
    </w:p>
    <w:p w14:paraId="79ADD30C" w14:textId="77777777" w:rsidR="004E0846" w:rsidRPr="002A6193" w:rsidRDefault="009141F0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</w:t>
      </w:r>
      <w:r w:rsidR="00B0454B" w:rsidRPr="002A6193">
        <w:rPr>
          <w:rFonts w:ascii="Times New Roman" w:hAnsi="Times New Roman" w:cs="Times New Roman"/>
        </w:rPr>
        <w:t xml:space="preserve">elle prime | </w:t>
      </w:r>
    </w:p>
    <w:p w14:paraId="68F29305" w14:textId="1A3EE397" w:rsidR="00CC72FE" w:rsidRPr="002A6193" w:rsidRDefault="00B0454B" w:rsidP="004014CF">
      <w:pPr>
        <w:pStyle w:val="Testopreformattato"/>
        <w:jc w:val="both"/>
        <w:rPr>
          <w:rFonts w:ascii="Times New Roman" w:hAnsi="Times New Roman" w:cs="Times New Roman"/>
        </w:rPr>
      </w:pPr>
      <w:r w:rsidRPr="002A6193">
        <w:rPr>
          <w:rFonts w:ascii="Times New Roman" w:hAnsi="Times New Roman" w:cs="Times New Roman"/>
        </w:rPr>
        <w:t>n° 16</w:t>
      </w:r>
      <w:r w:rsidR="00EE3DF6" w:rsidRPr="002A6193">
        <w:rPr>
          <w:rFonts w:ascii="Times New Roman" w:hAnsi="Times New Roman" w:cs="Times New Roman"/>
        </w:rPr>
        <w:t xml:space="preserve"> | </w:t>
      </w:r>
    </w:p>
    <w:p w14:paraId="3CFF243F" w14:textId="77777777" w:rsidR="00901FDD" w:rsidRPr="002A6193" w:rsidRDefault="00901FDD" w:rsidP="00211A7E">
      <w:pPr>
        <w:jc w:val="both"/>
        <w:sectPr w:rsidR="00901FDD" w:rsidRPr="002A6193">
          <w:headerReference w:type="default" r:id="rId8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231E6147" w14:textId="77777777" w:rsidR="00901FDD" w:rsidRPr="002A6193" w:rsidRDefault="00E54E37" w:rsidP="00901FDD">
      <w:pPr>
        <w:jc w:val="center"/>
        <w:rPr>
          <w:rFonts w:eastAsia="Calibri"/>
        </w:rPr>
      </w:pPr>
      <w:r w:rsidRPr="002A6193">
        <w:rPr>
          <w:rFonts w:eastAsia="Calibri"/>
        </w:rPr>
        <w:lastRenderedPageBreak/>
        <w:t>n. 16</w:t>
      </w:r>
    </w:p>
    <w:p w14:paraId="5F8692D8" w14:textId="77777777" w:rsidR="00901FDD" w:rsidRPr="002A6193" w:rsidRDefault="00E54E37" w:rsidP="00901FDD">
      <w:pPr>
        <w:widowControl w:val="0"/>
        <w:jc w:val="center"/>
        <w:rPr>
          <w:rFonts w:eastAsia="Calibri"/>
        </w:rPr>
      </w:pPr>
      <w:r w:rsidRPr="002A6193">
        <w:rPr>
          <w:rFonts w:eastAsia="Calibri"/>
        </w:rPr>
        <w:t>18 marzo 1618, L’Aia (cc. 49r-52v)</w:t>
      </w:r>
    </w:p>
    <w:p w14:paraId="48BC4F32" w14:textId="77777777" w:rsidR="00901FDD" w:rsidRPr="002A6193" w:rsidRDefault="00901FDD" w:rsidP="00901FDD">
      <w:pPr>
        <w:widowControl w:val="0"/>
        <w:jc w:val="center"/>
        <w:rPr>
          <w:rFonts w:eastAsia="Calibri"/>
        </w:rPr>
      </w:pPr>
    </w:p>
    <w:p w14:paraId="7B370C20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/ 49r /</w:t>
      </w:r>
    </w:p>
    <w:p w14:paraId="09D91519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2</w:t>
      </w:r>
      <w:r w:rsidRPr="002A6193">
        <w:rPr>
          <w:rFonts w:eastAsia="Calibri"/>
          <w:vertAlign w:val="superscript"/>
        </w:rPr>
        <w:t xml:space="preserve">da </w:t>
      </w:r>
      <w:r w:rsidRPr="002A6193">
        <w:rPr>
          <w:rFonts w:eastAsia="Calibri"/>
        </w:rPr>
        <w:t>|</w:t>
      </w:r>
    </w:p>
    <w:p w14:paraId="680B2217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n° 17</w:t>
      </w:r>
      <w:r w:rsidRPr="002A6193">
        <w:rPr>
          <w:rFonts w:eastAsia="Calibri"/>
          <w:vertAlign w:val="superscript"/>
        </w:rPr>
        <w:footnoteReference w:id="217"/>
      </w:r>
      <w:r w:rsidRPr="002A6193">
        <w:rPr>
          <w:rFonts w:eastAsia="Calibri"/>
        </w:rPr>
        <w:t xml:space="preserve"> |</w:t>
      </w:r>
    </w:p>
    <w:p w14:paraId="0E27CD89" w14:textId="77777777" w:rsidR="00901FDD" w:rsidRPr="002A6193" w:rsidRDefault="00901FDD" w:rsidP="00901FDD">
      <w:pPr>
        <w:widowControl w:val="0"/>
        <w:jc w:val="both"/>
        <w:rPr>
          <w:rFonts w:eastAsia="Calibri"/>
        </w:rPr>
      </w:pPr>
    </w:p>
    <w:p w14:paraId="2804B9F1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585E1CBB" w14:textId="10ADA875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oltre quanto avvisai</w:t>
      </w:r>
      <w:r w:rsidRPr="002A6193">
        <w:rPr>
          <w:rFonts w:eastAsia="Calibri"/>
          <w:vertAlign w:val="superscript"/>
        </w:rPr>
        <w:footnoteReference w:id="218"/>
      </w:r>
      <w:r w:rsidRPr="002A6193">
        <w:rPr>
          <w:rFonts w:eastAsia="Calibri"/>
        </w:rPr>
        <w:t xml:space="preserve"> riverentemente alla Serenità vostra coll’ultime | lettere mie intorno ai biscotti haverà inteso</w:t>
      </w:r>
      <w:r w:rsidRPr="002A6193">
        <w:rPr>
          <w:rFonts w:eastAsia="Calibri"/>
          <w:vertAlign w:val="superscript"/>
        </w:rPr>
        <w:footnoteReference w:id="219"/>
      </w:r>
      <w:r w:rsidRPr="002A6193">
        <w:rPr>
          <w:rFonts w:eastAsia="Calibri"/>
        </w:rPr>
        <w:t xml:space="preserve"> nelle | medesime lettere del Calandrini l’informatione, che | egli me ne ha data, che mi pare ecceder la prima | che hebbi qui: ho però commesso di nuovo a quello | che ho mandato in Amsterdam, che s’informi parti-|colarmente et essatamente per risolver quello, che stimerò | di suo vantaggio, et servitio. Quello, che mi dispiace | è l’aggiunta, che esso Calandrini mi fa nelle stesse | lettere sue, ch’è in conformità del dubio, che mi posi | come haverà veduto nell’ultime mie rispetto</w:t>
      </w:r>
      <w:r w:rsidRPr="002A6193">
        <w:rPr>
          <w:rFonts w:eastAsia="Calibri"/>
          <w:vertAlign w:val="superscript"/>
        </w:rPr>
        <w:footnoteReference w:id="220"/>
      </w:r>
      <w:r w:rsidRPr="002A6193">
        <w:rPr>
          <w:rFonts w:eastAsia="Calibri"/>
        </w:rPr>
        <w:t xml:space="preserve"> che</w:t>
      </w:r>
      <w:r w:rsidRPr="002A6193">
        <w:rPr>
          <w:rFonts w:eastAsia="Calibri"/>
          <w:vertAlign w:val="superscript"/>
        </w:rPr>
        <w:footnoteReference w:id="221"/>
      </w:r>
      <w:r w:rsidRPr="002A6193">
        <w:rPr>
          <w:rFonts w:eastAsia="Calibri"/>
        </w:rPr>
        <w:t xml:space="preserve"> li</w:t>
      </w:r>
      <w:r w:rsidRPr="002A6193">
        <w:rPr>
          <w:rFonts w:eastAsia="Calibri"/>
          <w:vertAlign w:val="superscript"/>
        </w:rPr>
        <w:footnoteReference w:id="222"/>
      </w:r>
      <w:r w:rsidRPr="002A6193">
        <w:rPr>
          <w:rFonts w:eastAsia="Calibri"/>
        </w:rPr>
        <w:t xml:space="preserve"> | viveri di 13 mesi, et l’alloggio delle genti have-|rebbono preso una gran parte delle navi, | essendo necessario lasciar luoco aperto, et spatioso | per il combatter, et del pigliar per questo un’|altra nave a nolo non devo risolvermene così | facilmente se ’l vantaggio del prezzo del biscotto | non mi compensasse la perdita, che in tal caso | mi risolverei al farlo; starò attendendo altro | avviso, et mi regolerò secondo quello. |</w:t>
      </w:r>
    </w:p>
    <w:p w14:paraId="2D810508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Il Pasini mi scrive esservi un cavalliere soggetto eminente | </w:t>
      </w:r>
    </w:p>
    <w:p w14:paraId="49AAC83E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/ 49v /</w:t>
      </w:r>
    </w:p>
    <w:p w14:paraId="37D0BF2D" w14:textId="747CE8FB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che volontieri</w:t>
      </w:r>
      <w:r w:rsidRPr="002A6193">
        <w:rPr>
          <w:rFonts w:eastAsia="Calibri"/>
          <w:vertAlign w:val="superscript"/>
        </w:rPr>
        <w:footnoteReference w:id="223"/>
      </w:r>
      <w:r w:rsidRPr="002A6193">
        <w:rPr>
          <w:rFonts w:eastAsia="Calibri"/>
        </w:rPr>
        <w:t xml:space="preserve"> in servitio della Serenità vostra intraprenderebbe di levar | sei milla Valoni, buoni soldati, et condurli cinquanta | leghe lontano di Lieges; non mi aggiunge di lui né | conditioni, né altra cosa solo, che darebbe sicurt[à]</w:t>
      </w:r>
      <w:r w:rsidRPr="002A6193">
        <w:rPr>
          <w:rFonts w:eastAsia="Calibri"/>
          <w:vertAlign w:val="superscript"/>
        </w:rPr>
        <w:footnoteReference w:id="224"/>
      </w:r>
      <w:r w:rsidRPr="002A6193">
        <w:rPr>
          <w:rFonts w:eastAsia="Calibri"/>
        </w:rPr>
        <w:t xml:space="preserve"> | del denaro, che se gli esborsasse, et ogn’altra […]</w:t>
      </w:r>
      <w:r w:rsidR="00DE1DE6" w:rsidRPr="002A6193">
        <w:rPr>
          <w:rFonts w:eastAsia="Calibri"/>
          <w:vertAlign w:val="superscript"/>
        </w:rPr>
        <w:t xml:space="preserve"> </w:t>
      </w:r>
      <w:r w:rsidRPr="002A6193">
        <w:rPr>
          <w:rFonts w:eastAsia="Calibri"/>
        </w:rPr>
        <w:t>| che si potesse pretender. Io gli rescrivo appunto con | quest’ordinario, che prendi più chiara informatione | perché possi significarla a vostra Serenità. |</w:t>
      </w:r>
    </w:p>
    <w:p w14:paraId="5E42F438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Mi raccorda anco esservi doi capitani che verrebbono al servitio | della Serenità vostra uno per infanteria, et l’altro per cavallaria | che uno pretendi 80 ducati per mese, et l’altro | quaranta così mi pare, come in guerra, et che vi | siano anco altri simil soggetti, che pigliarebbono servir | appresso vostra Serenità della medesima maniera. Queste | sono le pretensioni, che hanno gl’huomini perché se si | levano da un servitio, et trattenimento fermo, et | con abandonar qualche crediti, che hanno col Re | catholico vogliono esser assicurati di un sicuro et | perpetuo servitio. Gli scriverò che procuri di ridur | quelli, che si offeriscono ad accordarsi per un tempo | di certo, et qualche altro di rispetto con aggiunger ad | </w:t>
      </w:r>
    </w:p>
    <w:p w14:paraId="499FDE23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/ 50r /</w:t>
      </w:r>
    </w:p>
    <w:p w14:paraId="1519BDBC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essi quelle considerationi del buon trattamento della serenissima Republica | che li potesse ridurre a contentarsi. | </w:t>
      </w:r>
    </w:p>
    <w:p w14:paraId="179080AF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Non con tanta facilità si può trovar di qua soggetti, che | siano buoni per farle servitio, come si farà dalla parte | delli arciduchi: perché questi si contentano di viver | con un’honesta sicura commodità, et gl’altri malamente | si accommodano al vedersi ogni giorno accrescer il credito | col Re con poca speranza di haver a ricever sodisfatione. |</w:t>
      </w:r>
    </w:p>
    <w:p w14:paraId="1DA57392" w14:textId="53DA0471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Il signor colonello Anstenraedt, che condurrà li mille fanti | se vostra Serenità vorrà lo potrà haver in servitio. È bravo, | et corraggioso soldato di buonissima condotta, et mi | ha dichiarito, che ’l suo </w:t>
      </w:r>
      <w:r w:rsidRPr="002A6193">
        <w:rPr>
          <w:rFonts w:eastAsia="Calibri"/>
        </w:rPr>
        <w:lastRenderedPageBreak/>
        <w:t xml:space="preserve">desiderio sarebbe di servirla | per lungo tempo, et particolarmente nella cavallaria mi ha pregato di far apertura all’Eccellenze vostre di questo suo | desiderio, sperando con questa occasione, che viene | a servirla di darsele a conoscer così buon servitore, | che forse ella lo farà degno della gratia sua, et di | continuarlo per qualche tempo in suo servitio. | </w:t>
      </w:r>
    </w:p>
    <w:p w14:paraId="6F4F7224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Egli prese licenza hieri dalli signori Stati, et partirà dimani | verso Hardervich ove fa la massa della sua compagnia | et li signori Stati lo accompagnaranno con lettere d’ufficio, et | </w:t>
      </w:r>
    </w:p>
    <w:p w14:paraId="55DAC191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/ 50v /</w:t>
      </w:r>
    </w:p>
    <w:p w14:paraId="4440C67F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di raccommandatione a vostra Serenità. Ha preso anco licenza dall’|Eccellenza sua la quale lo ha incaricato di scrivergli spesso del successo | delle cose di là, et dettogli, che prima del mettersi in nave | ritorni a vederla; et hieri sua Eccellenza mi parlò di lui molto | honoratamente. | </w:t>
      </w:r>
    </w:p>
    <w:p w14:paraId="040BC26B" w14:textId="04C466D6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Fui hieri al signor Principe per augurarle il buon viaggio, dove[…]</w:t>
      </w:r>
      <w:r w:rsidRPr="002A6193">
        <w:rPr>
          <w:rFonts w:eastAsia="Calibri"/>
          <w:vertAlign w:val="superscript"/>
        </w:rPr>
        <w:footnoteReference w:id="225"/>
      </w:r>
      <w:r w:rsidRPr="002A6193">
        <w:rPr>
          <w:rFonts w:eastAsia="Calibri"/>
        </w:rPr>
        <w:t xml:space="preserve"> | partir dimani verso Gheldria la causa è per assister | alla riduttione dei stati di quella Provincia, ove disse | a me, che erano molti anni, che non era stato in simil | occasione. La risolutione di quest’andata porge | materia di discorso, et di gelosia al partito degl’|erminiani, che l’hanno intesa con qualche sentimento | non fidandosi, che nella detta riduttione di quella Provincia | la quale, come ducato ha preminenza nell’assemblea | dei Stati Generali non si deliberi qualche cosa pregiu-|dicale al detto loro partito per quello si sostenta in | materia di religione. Seguitano li rancori, | et li intestini disgusti né ancor è possibile trovar un | ripiego, che basti ad unir gl’animi delle città di | questa provincia di Holanda: poiché quello, che uno | propone, l’altra tenta di stringerlo, et così passano | </w:t>
      </w:r>
    </w:p>
    <w:p w14:paraId="522E32E6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/ 51r /</w:t>
      </w:r>
    </w:p>
    <w:p w14:paraId="51638BF4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li congressi dall’uno all’altro senz’alcun buon effetto. Et il signor | ambasciator di Francia mercordì passato fece nuovo ufficio | a nome del suo Re, et molto efficace</w:t>
      </w:r>
      <w:r w:rsidRPr="002A6193">
        <w:rPr>
          <w:rFonts w:eastAsia="Calibri"/>
          <w:vertAlign w:val="superscript"/>
        </w:rPr>
        <w:footnoteReference w:id="226"/>
      </w:r>
      <w:r w:rsidRPr="002A6193">
        <w:rPr>
          <w:rFonts w:eastAsia="Calibri"/>
        </w:rPr>
        <w:t xml:space="preserve"> nella Congregatione | di Holanda, essortando in generale a trovar ripiego alle | presenti dissensioni. Starà il signor principe Mauritio se</w:t>
      </w:r>
      <w:r w:rsidRPr="002A6193">
        <w:rPr>
          <w:rFonts w:eastAsia="Calibri"/>
          <w:vertAlign w:val="superscript"/>
        </w:rPr>
        <w:footnoteReference w:id="227"/>
      </w:r>
      <w:r w:rsidRPr="002A6193">
        <w:rPr>
          <w:rFonts w:eastAsia="Calibri"/>
        </w:rPr>
        <w:t xml:space="preserve"> | partirà, che ancor non era assolutamente sicuro da dieci in | dodici giorni a ritornare. |</w:t>
      </w:r>
    </w:p>
    <w:p w14:paraId="72FCE6C8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Non cessano Spagnoli di publicare, et far correr da per tutto | che la pace resterà stabilita in Italia, dicendosi, che | il signor duca di Savoia assolutamente disarmerà ad instanza | di sua Maestà christianissima; ma di questo la Serenità vostra ne | haverà più certi particolari non servono però le mie ad | altro, che perché ella intenda (essendo altrimenti) | come Spagnoli da questa parte diano ad intender le cose secondo che possono giovar alli loro artificii. |</w:t>
      </w:r>
    </w:p>
    <w:p w14:paraId="6B2E6A02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Qui non cessa il suspetto, che nella prossima stagione le cose | non habbino ad haver alteratione. Continuava</w:t>
      </w:r>
      <w:r w:rsidRPr="002A6193">
        <w:rPr>
          <w:rFonts w:eastAsia="Calibri"/>
          <w:vertAlign w:val="superscript"/>
        </w:rPr>
        <w:footnoteReference w:id="228"/>
      </w:r>
      <w:r w:rsidRPr="002A6193">
        <w:rPr>
          <w:rFonts w:eastAsia="Calibri"/>
        </w:rPr>
        <w:t xml:space="preserve"> il duca di | Naiburgh la sua dimora a Brusseles, et vi | era fino alli 12 di questo con 100 huomini, et | altrettanti cavalli a spese di sue Altezze; ma non pareva, | che nelle cose proposte da lui ricevesse quelle sodisfattioni, |</w:t>
      </w:r>
    </w:p>
    <w:p w14:paraId="6EA5C988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/ 51v /</w:t>
      </w:r>
    </w:p>
    <w:p w14:paraId="69315B84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che vorrebbe, et massime nel desiderar, che sia levato il | presidio spagnuolo, ch’è a Duceldorf, et in altre piazze | del ducato di Cleves, et Giuliers per metterne altro a suo | nome, et far anco maggior levata a questo effetto. | </w:t>
      </w:r>
    </w:p>
    <w:p w14:paraId="2590D390" w14:textId="1CB144E9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Si duolse meco il signor principe Mauritio del</w:t>
      </w:r>
      <w:r w:rsidRPr="002A6193">
        <w:rPr>
          <w:rFonts w:eastAsia="Calibri"/>
          <w:vertAlign w:val="superscript"/>
        </w:rPr>
        <w:footnoteReference w:id="229"/>
      </w:r>
      <w:r w:rsidRPr="002A6193">
        <w:rPr>
          <w:rFonts w:eastAsia="Calibri"/>
        </w:rPr>
        <w:t xml:space="preserve"> torto […]</w:t>
      </w:r>
      <w:r w:rsidRPr="002A6193">
        <w:rPr>
          <w:rFonts w:eastAsia="Calibri"/>
          <w:vertAlign w:val="superscript"/>
        </w:rPr>
        <w:footnoteReference w:id="230"/>
      </w:r>
      <w:r w:rsidRPr="002A6193">
        <w:rPr>
          <w:rFonts w:eastAsia="Calibri"/>
        </w:rPr>
        <w:t xml:space="preserve"> | che gli veniva scritto da Brusseles dai suoi essergli fatto, | dicendo, che non trovava manco avocati, che volessero | intraprender di sostentar l’invalidità del codicillo del | fratello, et a me viene scritto, che si tiene, che haverà | effetto a favor della Principessa, allegandosi, che conti | chiaramente della mente del Principe morto, la quale basta | a supplire a qualche mancamento, che </w:t>
      </w:r>
      <w:r w:rsidRPr="002A6193">
        <w:t>’</w:t>
      </w:r>
      <w:r w:rsidRPr="002A6193">
        <w:rPr>
          <w:rFonts w:eastAsia="Calibri"/>
        </w:rPr>
        <w:t xml:space="preserve">l detto codicillo | potesse havere. Ma sua Eccellenza non abandonerà certo l’impresa | et si crede che in fine converrà far qualche generosa risolutione. | </w:t>
      </w:r>
    </w:p>
    <w:p w14:paraId="4010F169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Era arrivato in Brusseles uno per parte del duca di Vmena, | et un altro del conte di Suisson per compir </w:t>
      </w:r>
      <w:r w:rsidRPr="002A6193">
        <w:rPr>
          <w:rFonts w:eastAsia="Calibri"/>
        </w:rPr>
        <w:lastRenderedPageBreak/>
        <w:t>con la principessa | d’Oranges per nome loro, et che esso di Vmena la | ricercava in matrimonio. |</w:t>
      </w:r>
    </w:p>
    <w:p w14:paraId="650A2887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Le replicate delle sue lettere de’ 13 dello stante n° 14</w:t>
      </w:r>
      <w:r w:rsidRPr="002A6193">
        <w:rPr>
          <w:rFonts w:eastAsia="Calibri"/>
          <w:vertAlign w:val="superscript"/>
        </w:rPr>
        <w:footnoteReference w:id="231"/>
      </w:r>
      <w:r w:rsidRPr="002A6193">
        <w:rPr>
          <w:rFonts w:eastAsia="Calibri"/>
        </w:rPr>
        <w:t xml:space="preserve"> | fin 15 saranno aggiunte a queste con le scritture chiamate | in esse. Gratie etc. | </w:t>
      </w:r>
    </w:p>
    <w:p w14:paraId="51C1A5A6" w14:textId="77777777" w:rsidR="00901FDD" w:rsidRPr="002A6193" w:rsidRDefault="00901FDD" w:rsidP="00901FDD">
      <w:pPr>
        <w:widowControl w:val="0"/>
        <w:jc w:val="both"/>
        <w:rPr>
          <w:rFonts w:eastAsia="Calibri"/>
        </w:rPr>
      </w:pPr>
    </w:p>
    <w:p w14:paraId="0CFCACA5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Dall’Haya a</w:t>
      </w:r>
      <w:r w:rsidRPr="002A6193">
        <w:t>’</w:t>
      </w:r>
      <w:r w:rsidRPr="002A6193">
        <w:rPr>
          <w:rFonts w:eastAsia="Calibri"/>
        </w:rPr>
        <w:t xml:space="preserve"> 18 marzo 1618 | </w:t>
      </w:r>
    </w:p>
    <w:p w14:paraId="5477F987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di vostra Serenità | </w:t>
      </w:r>
    </w:p>
    <w:p w14:paraId="19AC83BE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 xml:space="preserve">humilissimo, et devotissimo servitore | </w:t>
      </w:r>
    </w:p>
    <w:p w14:paraId="0A46BF62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5728BE49" w14:textId="77777777" w:rsidR="00901FDD" w:rsidRPr="002A6193" w:rsidRDefault="00901FDD" w:rsidP="00901FDD">
      <w:pPr>
        <w:widowControl w:val="0"/>
        <w:jc w:val="both"/>
        <w:rPr>
          <w:rFonts w:eastAsia="Calibri"/>
        </w:rPr>
      </w:pPr>
    </w:p>
    <w:p w14:paraId="5118CC63" w14:textId="77777777" w:rsidR="00901FDD" w:rsidRPr="002A6193" w:rsidRDefault="00E54E37" w:rsidP="00901FDD">
      <w:pPr>
        <w:widowControl w:val="0"/>
        <w:jc w:val="both"/>
        <w:rPr>
          <w:rFonts w:eastAsia="Calibri"/>
        </w:rPr>
      </w:pPr>
      <w:r w:rsidRPr="002A6193">
        <w:rPr>
          <w:rFonts w:eastAsia="Calibri"/>
        </w:rPr>
        <w:t>/ 52r /</w:t>
      </w:r>
    </w:p>
    <w:p w14:paraId="3F65D1F3" w14:textId="77777777" w:rsidR="00901FDD" w:rsidRPr="002A6193" w:rsidRDefault="00E54E37" w:rsidP="00901FDD">
      <w:pPr>
        <w:widowContro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Bianca</w:t>
      </w:r>
    </w:p>
    <w:p w14:paraId="403424E7" w14:textId="77777777" w:rsidR="00901FDD" w:rsidRPr="002A6193" w:rsidRDefault="00901FDD" w:rsidP="00901FDD">
      <w:pPr>
        <w:widowControl w:val="0"/>
        <w:rPr>
          <w:rFonts w:eastAsia="Calibri"/>
          <w:i/>
          <w:iCs/>
        </w:rPr>
      </w:pPr>
    </w:p>
    <w:p w14:paraId="2B7892A7" w14:textId="77777777" w:rsidR="00901FDD" w:rsidRPr="002A6193" w:rsidRDefault="00E54E37" w:rsidP="00901FDD">
      <w:pPr>
        <w:widowControl w:val="0"/>
        <w:rPr>
          <w:rFonts w:eastAsia="Calibri"/>
        </w:rPr>
      </w:pPr>
      <w:r w:rsidRPr="002A6193">
        <w:rPr>
          <w:rFonts w:eastAsia="Calibri"/>
        </w:rPr>
        <w:t>/ 52v /</w:t>
      </w:r>
    </w:p>
    <w:p w14:paraId="4B9ED740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Al serenissimo principe di Venetia | </w:t>
      </w:r>
    </w:p>
    <w:p w14:paraId="27B4902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2</w:t>
      </w:r>
      <w:r w:rsidRPr="002A6193">
        <w:rPr>
          <w:rFonts w:eastAsia="Calibri"/>
          <w:vertAlign w:val="superscript"/>
        </w:rPr>
        <w:t>da</w:t>
      </w:r>
      <w:r w:rsidRPr="002A6193">
        <w:rPr>
          <w:rFonts w:eastAsia="Calibri"/>
        </w:rPr>
        <w:t xml:space="preserve"> |</w:t>
      </w:r>
    </w:p>
    <w:p w14:paraId="550A590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n° 17</w:t>
      </w:r>
      <w:r w:rsidRPr="002A6193">
        <w:rPr>
          <w:rFonts w:eastAsia="Calibri"/>
          <w:vertAlign w:val="superscript"/>
        </w:rPr>
        <w:footnoteReference w:id="232"/>
      </w:r>
      <w:r w:rsidRPr="002A6193">
        <w:rPr>
          <w:rFonts w:eastAsia="Calibri"/>
        </w:rPr>
        <w:t xml:space="preserve"> comincia 16</w:t>
      </w:r>
      <w:r w:rsidRPr="002A6193">
        <w:rPr>
          <w:rStyle w:val="FootnoteReference"/>
          <w:rFonts w:eastAsia="Calibri"/>
        </w:rPr>
        <w:footnoteReference w:id="233"/>
      </w:r>
      <w:r w:rsidRPr="002A6193">
        <w:rPr>
          <w:rFonts w:eastAsia="Calibri"/>
        </w:rPr>
        <w:t xml:space="preserve"> |</w:t>
      </w:r>
    </w:p>
    <w:p w14:paraId="0906DC0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si aggiunge n° 17 |</w:t>
      </w:r>
    </w:p>
    <w:p w14:paraId="6733DAFF" w14:textId="77777777" w:rsidR="00901FDD" w:rsidRPr="002A6193" w:rsidRDefault="00901FDD" w:rsidP="00901FDD">
      <w:pPr>
        <w:widowControl w:val="0"/>
        <w:rPr>
          <w:rFonts w:eastAsia="Calibri"/>
        </w:rPr>
      </w:pPr>
    </w:p>
    <w:p w14:paraId="4B655C67" w14:textId="77777777" w:rsidR="00901FDD" w:rsidRPr="002A6193" w:rsidRDefault="00E54E37" w:rsidP="00901FDD">
      <w:pPr>
        <w:widowContro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Traccia di sigillo</w:t>
      </w:r>
    </w:p>
    <w:p w14:paraId="0A96A740" w14:textId="77777777" w:rsidR="00901FDD" w:rsidRPr="002A6193" w:rsidRDefault="00901FDD" w:rsidP="00901FDD">
      <w:pPr>
        <w:widowControl w:val="0"/>
        <w:rPr>
          <w:rFonts w:eastAsia="Calibri"/>
          <w:i/>
          <w:iCs/>
        </w:rPr>
      </w:pPr>
    </w:p>
    <w:p w14:paraId="509AEED5" w14:textId="77777777" w:rsidR="00901FDD" w:rsidRPr="002A6193" w:rsidRDefault="00E54E37" w:rsidP="00901FDD">
      <w:pPr>
        <w:jc w:val="both"/>
        <w:outlineLv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Regesto antico</w:t>
      </w:r>
    </w:p>
    <w:p w14:paraId="62C93E23" w14:textId="74B41EC3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52</w:t>
      </w:r>
      <w:r w:rsidR="00C561DF" w:rsidRPr="002A6193">
        <w:rPr>
          <w:rFonts w:eastAsia="Calibri"/>
        </w:rPr>
        <w:t>vC</w:t>
      </w:r>
      <w:r w:rsidRPr="002A6193">
        <w:rPr>
          <w:rFonts w:eastAsia="Calibri"/>
        </w:rPr>
        <w:t xml:space="preserve"> /</w:t>
      </w:r>
    </w:p>
    <w:p w14:paraId="5D61BFF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18 marzo 1618 ricevute 4 aprile |</w:t>
      </w:r>
    </w:p>
    <w:p w14:paraId="0A0E859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Aia. 17</w:t>
      </w:r>
      <w:r w:rsidRPr="002A6193">
        <w:rPr>
          <w:rFonts w:eastAsia="Calibri"/>
          <w:vertAlign w:val="superscript"/>
        </w:rPr>
        <w:t xml:space="preserve"> </w:t>
      </w:r>
      <w:r w:rsidRPr="002A6193">
        <w:rPr>
          <w:rFonts w:eastAsia="Calibri"/>
        </w:rPr>
        <w:t>|</w:t>
      </w:r>
    </w:p>
    <w:p w14:paraId="6A275B99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02F1FED0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Oltre quanto ha scritto de’ biscotti, ha | dato ordine in Ansterdam per informatione. | </w:t>
      </w:r>
    </w:p>
    <w:p w14:paraId="18C91934" w14:textId="3A475192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Dubio del Calandrini che li viveri | occuperanno i vasselli che vi bisogna | un’altra nave: se </w:t>
      </w:r>
      <w:r w:rsidRPr="002A6193">
        <w:t>’</w:t>
      </w:r>
      <w:r w:rsidRPr="002A6193">
        <w:rPr>
          <w:rFonts w:eastAsia="Calibri"/>
        </w:rPr>
        <w:t>l vantaggio del | biscotto compensasse la spesa, lo farà; | starà aspettando risposta. |</w:t>
      </w:r>
    </w:p>
    <w:p w14:paraId="75D896B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Pasini propone soggetto per levar 6 mila Valoni | et condurli 50 leghe lontano da Liege | ha scritto per più chiara informatione. | </w:t>
      </w:r>
    </w:p>
    <w:p w14:paraId="111BC00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Propone anco due capitani; et che altri | soggetti vi sariano. |</w:t>
      </w:r>
    </w:p>
    <w:p w14:paraId="70A1BD3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Colonnello</w:t>
      </w:r>
      <w:r w:rsidRPr="002A6193">
        <w:rPr>
          <w:rFonts w:eastAsia="Calibri"/>
          <w:vertAlign w:val="superscript"/>
        </w:rPr>
        <w:footnoteReference w:id="234"/>
      </w:r>
      <w:r w:rsidRPr="002A6193">
        <w:rPr>
          <w:rFonts w:eastAsia="Calibri"/>
        </w:rPr>
        <w:t xml:space="preserve"> Anstrazarde</w:t>
      </w:r>
      <w:r w:rsidRPr="002A6193">
        <w:rPr>
          <w:rFonts w:eastAsia="Calibri"/>
          <w:vertAlign w:val="superscript"/>
        </w:rPr>
        <w:footnoteReference w:id="235"/>
      </w:r>
      <w:r w:rsidRPr="002A6193">
        <w:rPr>
          <w:rFonts w:eastAsia="Calibri"/>
        </w:rPr>
        <w:t xml:space="preserve"> che condurrà | mille fanti; se si vorrà: venirà</w:t>
      </w:r>
      <w:r w:rsidRPr="002A6193">
        <w:rPr>
          <w:rFonts w:eastAsia="Calibri"/>
          <w:vertAlign w:val="superscript"/>
        </w:rPr>
        <w:footnoteReference w:id="236"/>
      </w:r>
      <w:r w:rsidRPr="002A6193">
        <w:rPr>
          <w:rFonts w:eastAsia="Calibri"/>
        </w:rPr>
        <w:t xml:space="preserve"> in servitio</w:t>
      </w:r>
      <w:r w:rsidRPr="002A6193">
        <w:rPr>
          <w:rFonts w:eastAsia="Calibri"/>
          <w:vertAlign w:val="superscript"/>
        </w:rPr>
        <w:footnoteReference w:id="237"/>
      </w:r>
      <w:r w:rsidRPr="002A6193">
        <w:rPr>
          <w:rFonts w:eastAsia="Calibri"/>
        </w:rPr>
        <w:t xml:space="preserve"> lo loda. | È accompagnato con lettere d’ufficio de’ signori Stati. |</w:t>
      </w:r>
    </w:p>
    <w:p w14:paraId="07E461B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Ha complito col Principe che va in Gheldria | la qual andata dà gelosia alli erminiani. |</w:t>
      </w:r>
    </w:p>
    <w:p w14:paraId="5F864E39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Dissensione tra le Provincie. | </w:t>
      </w:r>
    </w:p>
    <w:p w14:paraId="3E73D43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Spagnoli publicano la pace in Italia | per loro fine et interesse. |</w:t>
      </w:r>
    </w:p>
    <w:p w14:paraId="7CA2522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Sospetto che a nuova stagione, le cose | di là prendino alteratione. | </w:t>
      </w:r>
    </w:p>
    <w:p w14:paraId="7A37414A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Il duca di Noilburgh</w:t>
      </w:r>
      <w:r w:rsidRPr="002A6193">
        <w:rPr>
          <w:rFonts w:eastAsia="Calibri"/>
          <w:vertAlign w:val="superscript"/>
        </w:rPr>
        <w:footnoteReference w:id="238"/>
      </w:r>
      <w:r w:rsidRPr="002A6193">
        <w:rPr>
          <w:rFonts w:eastAsia="Calibri"/>
        </w:rPr>
        <w:t xml:space="preserve"> a Brusseles | continua gli uffici et per levar il presidio | spagnolo dà Duceldorf. Ma senza frutto. |</w:t>
      </w:r>
    </w:p>
    <w:p w14:paraId="34D0B5E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Duolsi il Principe delle trattationi a Brusseles | sopra il codicilo del fratello, et che converrà | far qualche generosa risolutione. | </w:t>
      </w:r>
    </w:p>
    <w:p w14:paraId="45DE7EA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Humena ricerca in matrimonio la principessa | di Oranges. |</w:t>
      </w:r>
    </w:p>
    <w:p w14:paraId="03ACFD6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Manda replicata. |</w:t>
      </w:r>
    </w:p>
    <w:p w14:paraId="1E81DECA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774CAFB7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L. R. R</w:t>
      </w:r>
      <w:r w:rsidRPr="002A6193">
        <w:rPr>
          <w:rFonts w:eastAsia="Calibri"/>
          <w:vertAlign w:val="superscript"/>
        </w:rPr>
        <w:t>tis</w:t>
      </w:r>
      <w:r w:rsidRPr="002A6193">
        <w:rPr>
          <w:rFonts w:eastAsia="Calibri"/>
          <w:i/>
        </w:rPr>
        <w:t xml:space="preserve"> </w:t>
      </w:r>
      <w:r w:rsidRPr="002A6193">
        <w:rPr>
          <w:rFonts w:eastAsia="Calibri"/>
        </w:rPr>
        <w:t xml:space="preserve">| </w:t>
      </w:r>
    </w:p>
    <w:p w14:paraId="53FDF27F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504CC515" w14:textId="77777777" w:rsidR="00901FDD" w:rsidRPr="002A6193" w:rsidRDefault="00E54E37" w:rsidP="0069134C">
      <w:pPr>
        <w:jc w:val="center"/>
        <w:rPr>
          <w:rFonts w:eastAsia="Times New Roman"/>
          <w:lang w:eastAsia="it-IT"/>
        </w:rPr>
      </w:pPr>
      <w:r w:rsidRPr="002A6193">
        <w:rPr>
          <w:rFonts w:eastAsia="Calibri"/>
          <w:i/>
        </w:rPr>
        <w:br w:type="page"/>
      </w:r>
      <w:r w:rsidRPr="002A6193">
        <w:rPr>
          <w:rFonts w:eastAsia="Times New Roman"/>
          <w:lang w:eastAsia="it-IT"/>
        </w:rPr>
        <w:lastRenderedPageBreak/>
        <w:t>n. 17</w:t>
      </w:r>
    </w:p>
    <w:p w14:paraId="2C319364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18 marzo 1618, L’Aia (cc. 53r-v, 60r-v)</w:t>
      </w:r>
    </w:p>
    <w:p w14:paraId="04F0383A" w14:textId="77777777" w:rsidR="00901FDD" w:rsidRPr="002A6193" w:rsidRDefault="00901FDD" w:rsidP="00901FDD">
      <w:pPr>
        <w:widowControl w:val="0"/>
        <w:suppressAutoHyphens/>
        <w:jc w:val="center"/>
        <w:rPr>
          <w:rFonts w:eastAsia="Times New Roman"/>
          <w:lang w:eastAsia="it-IT"/>
        </w:rPr>
      </w:pPr>
    </w:p>
    <w:p w14:paraId="0EA9B4D5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53r /</w:t>
      </w:r>
    </w:p>
    <w:p w14:paraId="1F8B05DB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3</w:t>
      </w:r>
      <w:r w:rsidRPr="002A6193">
        <w:rPr>
          <w:rFonts w:eastAsia="Times New Roman"/>
          <w:vertAlign w:val="superscript"/>
          <w:lang w:eastAsia="it-IT"/>
        </w:rPr>
        <w:t xml:space="preserve">a </w:t>
      </w:r>
      <w:r w:rsidRPr="002A6193">
        <w:rPr>
          <w:rFonts w:eastAsia="Times New Roman"/>
          <w:lang w:eastAsia="it-IT"/>
        </w:rPr>
        <w:t>|</w:t>
      </w:r>
    </w:p>
    <w:p w14:paraId="336C580F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n° 18 comincia n° 16 et | già fermate in questo giorno |</w:t>
      </w:r>
    </w:p>
    <w:p w14:paraId="5E7B0573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308CE9FD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Serenissimo Principe | </w:t>
      </w:r>
    </w:p>
    <w:p w14:paraId="28F96741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già le mie lettere n° 15, et 16 con le replicate 14 et 15 | che metto aggionte a queste erano in mano del messaggie-|ro ordinario d’Anversa, che se ne partiva a quella volta | quando mi arrivò huomo espresso con lettere del | Calandrini, et del Luz che invia[i a]lla</w:t>
      </w:r>
      <w:r w:rsidRPr="002A6193">
        <w:rPr>
          <w:rFonts w:eastAsia="Times New Roman"/>
          <w:vertAlign w:val="superscript"/>
          <w:lang w:eastAsia="it-IT"/>
        </w:rPr>
        <w:footnoteReference w:id="239"/>
      </w:r>
      <w:r w:rsidRPr="002A6193">
        <w:rPr>
          <w:rFonts w:eastAsia="Times New Roman"/>
          <w:lang w:eastAsia="it-IT"/>
        </w:rPr>
        <w:t xml:space="preserve"> Serenità vostra perché | ella vegga a che li signori dell’Amiralità hanno conve-|nuto condescender con li capitani delli vasselli di lei | come</w:t>
      </w:r>
      <w:r w:rsidRPr="002A6193">
        <w:rPr>
          <w:rFonts w:eastAsia="Times New Roman"/>
          <w:vertAlign w:val="superscript"/>
          <w:lang w:eastAsia="it-IT"/>
        </w:rPr>
        <w:footnoteReference w:id="240"/>
      </w:r>
      <w:r w:rsidRPr="002A6193">
        <w:rPr>
          <w:rFonts w:eastAsia="Times New Roman"/>
          <w:lang w:eastAsia="it-IT"/>
        </w:rPr>
        <w:t xml:space="preserve"> hanno fatto anco altrettanto con li proprii | nella speditione loro contra corsari. |</w:t>
      </w:r>
    </w:p>
    <w:p w14:paraId="02FAE20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La concorrenza delle provisioni de’ viveri ben</w:t>
      </w:r>
      <w:r w:rsidRPr="002A6193">
        <w:rPr>
          <w:rFonts w:eastAsia="Times New Roman"/>
          <w:vertAlign w:val="superscript"/>
          <w:lang w:eastAsia="it-IT"/>
        </w:rPr>
        <w:footnoteReference w:id="241"/>
      </w:r>
      <w:r w:rsidRPr="002A6193">
        <w:rPr>
          <w:rFonts w:eastAsia="Times New Roman"/>
          <w:lang w:eastAsia="it-IT"/>
        </w:rPr>
        <w:t xml:space="preserve"> può | comprender la Serenità vostra che habbi causata come ho | accennato riverentemente nelle altre mie esser nata | dall’allestirsi tante navi da guerra, et mercantili | onde ne riesce l’alteratione delli doi alli tre mesi | anticipati; et per le paghe anco il medesimo et però | colla prudenza sua considererà, che bisogna | accommodarsi alla necessità, et far quello che non | si farebbe in altro tempo; che non vi fosse tanta | concorrenza, et minor</w:t>
      </w:r>
      <w:r w:rsidRPr="002A6193">
        <w:rPr>
          <w:rFonts w:eastAsia="Times New Roman"/>
          <w:vertAlign w:val="superscript"/>
          <w:lang w:eastAsia="it-IT"/>
        </w:rPr>
        <w:footnoteReference w:id="242"/>
      </w:r>
      <w:r w:rsidRPr="002A6193">
        <w:rPr>
          <w:rFonts w:eastAsia="Times New Roman"/>
          <w:lang w:eastAsia="it-IT"/>
        </w:rPr>
        <w:t xml:space="preserve"> occasione di levata | de’ marinari; come ho detto la congiontura è | difficile, et cattiva, et l’opera necessaria ad | effettuarsi. |</w:t>
      </w:r>
    </w:p>
    <w:p w14:paraId="6DBD45CF" w14:textId="6C7D700E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Anco per il ripigliarsi dei viveri da vostra Serenità licentiandosi | la flotta innanti </w:t>
      </w:r>
      <w:r w:rsidRPr="002A6193">
        <w:t>’</w:t>
      </w:r>
      <w:r w:rsidRPr="002A6193">
        <w:rPr>
          <w:rFonts w:eastAsia="Times New Roman"/>
          <w:lang w:eastAsia="it-IT"/>
        </w:rPr>
        <w:t>l tempo delli dieci mesi secondo il |</w:t>
      </w:r>
    </w:p>
    <w:p w14:paraId="112C034D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53v /</w:t>
      </w:r>
    </w:p>
    <w:p w14:paraId="60875725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loro costo, o essendo tenuti in servitio più del detto tempo | dovendo provisionarsi di là se pagaranno di più esser | riconosciuti intenderà quello è stato risoluto; né in ciò | vostra Serenità resta aggravata a creder mio in alcuna parte. |</w:t>
      </w:r>
    </w:p>
    <w:p w14:paraId="43270CCB" w14:textId="30EB10AA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Intorno all’[…]</w:t>
      </w:r>
      <w:r w:rsidRPr="002A6193">
        <w:rPr>
          <w:rFonts w:eastAsia="Times New Roman"/>
          <w:vertAlign w:val="superscript"/>
          <w:lang w:eastAsia="it-IT"/>
        </w:rPr>
        <w:footnoteReference w:id="243"/>
      </w:r>
      <w:r w:rsidRPr="002A6193">
        <w:rPr>
          <w:rFonts w:eastAsia="Times New Roman"/>
          <w:lang w:eastAsia="it-IT"/>
        </w:rPr>
        <w:t xml:space="preserve"> artiglierie vedrà la promessa, che io ho | havuta di là haverne quattro pezzi di metalo sop[ra la]</w:t>
      </w:r>
      <w:r w:rsidRPr="002A6193">
        <w:rPr>
          <w:rFonts w:eastAsia="Times New Roman"/>
          <w:vertAlign w:val="superscript"/>
          <w:lang w:eastAsia="it-IT"/>
        </w:rPr>
        <w:footnoteReference w:id="244"/>
      </w:r>
      <w:r w:rsidRPr="002A6193">
        <w:rPr>
          <w:rFonts w:eastAsia="Times New Roman"/>
          <w:lang w:eastAsia="it-IT"/>
        </w:rPr>
        <w:t xml:space="preserve"> | nave San Marco da quelli di Amsterdam. Et forse dim[an]i | mi transferirò a Roterdam per haverne qualche altr[i] | pezzi; ma prima non lascierò di replicare colla | relatione, che manderanno li signori di Amsterdam a’ signori | Stati, che mi si aggiungano pezzi pur di bronzo | di vantaggio. |</w:t>
      </w:r>
    </w:p>
    <w:p w14:paraId="4C22A63B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Intenderà, che mi si dice che si metterà tempo di tre | settimane in circa ancora alla perfettione</w:t>
      </w:r>
      <w:r w:rsidRPr="002A6193">
        <w:rPr>
          <w:rFonts w:eastAsia="Times New Roman"/>
          <w:vertAlign w:val="superscript"/>
          <w:lang w:eastAsia="it-IT"/>
        </w:rPr>
        <w:footnoteReference w:id="245"/>
      </w:r>
      <w:r w:rsidRPr="002A6193">
        <w:rPr>
          <w:rFonts w:eastAsia="Times New Roman"/>
          <w:lang w:eastAsia="it-IT"/>
        </w:rPr>
        <w:t xml:space="preserve"> et uscita | di quest’armata. Piacesse a Dio, che fosse a quel | tempo, et che per Pasqua havessero le navi fatta | vela, et non vorrei, che risoluta una difficoltà | ne sorgesse un’altra. | </w:t>
      </w:r>
    </w:p>
    <w:p w14:paraId="68500125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Del biscotto poiché sono assicurato, che queste navi non lo | possono ricevere ma più che ascende a più del | prezzo, che vostra Serenità è informata di là valere, come | mi viene confermato non veggo potermi risolver | a pigliarlo, dovendomi metter in spesa</w:t>
      </w:r>
      <w:r w:rsidRPr="002A6193">
        <w:rPr>
          <w:rFonts w:eastAsia="Times New Roman"/>
          <w:vertAlign w:val="superscript"/>
          <w:lang w:eastAsia="it-IT"/>
        </w:rPr>
        <w:footnoteReference w:id="246"/>
      </w:r>
      <w:r w:rsidRPr="002A6193">
        <w:rPr>
          <w:rFonts w:eastAsia="Times New Roman"/>
          <w:lang w:eastAsia="it-IT"/>
        </w:rPr>
        <w:t xml:space="preserve"> (aggiunto | il rischio) di altri tre in quattro milla fiorini per | </w:t>
      </w:r>
    </w:p>
    <w:p w14:paraId="6048CEDE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/ 60r / </w:t>
      </w:r>
    </w:p>
    <w:p w14:paraId="64350019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il noleggio di un’altra nave: tuttavia se vedrò di | poterne caricar qualche summa nelle stesse navi | non mancarò del farlo. | </w:t>
      </w:r>
    </w:p>
    <w:p w14:paraId="6051BD09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Oltre altri particolari nell’una, et l’altra delle dette lettere | che non replico per non attediar la Serenità vostra ella | intenderà l’instanza, che fanno li signori dell’Amiralità | di haver nuova provisione di </w:t>
      </w:r>
      <w:r w:rsidRPr="002A6193">
        <w:rPr>
          <w:rFonts w:eastAsia="Times New Roman"/>
          <w:lang w:eastAsia="it-IT"/>
        </w:rPr>
        <w:lastRenderedPageBreak/>
        <w:t>denaro per preparar | prontamente</w:t>
      </w:r>
      <w:r w:rsidRPr="002A6193">
        <w:rPr>
          <w:rFonts w:eastAsia="Times New Roman"/>
          <w:vertAlign w:val="superscript"/>
          <w:lang w:eastAsia="it-IT"/>
        </w:rPr>
        <w:footnoteReference w:id="247"/>
      </w:r>
      <w:r w:rsidRPr="002A6193">
        <w:rPr>
          <w:rFonts w:eastAsia="Times New Roman"/>
          <w:lang w:eastAsia="it-IT"/>
        </w:rPr>
        <w:t xml:space="preserve"> ciò che occorre nelli | vasselli sopra più a quello che già è stato provisto | dal Calandrini; anco il secretario delli signori Stati per | parte loro, havendo havute lettere in questo | proposito mi è venuto mentre scrivevo a ritrovare | per farmi la medesima instanza. Onde ho fatto nuovo | ordine al medesimo Calandrini, che li provedi, et per | ciò gli ho per ora mandate lettere di cambio | di vinticinque milla ducati per aggiunger poi | quello di più, che sarà necessario, et saranno sotto | la data dei 20 di questo pagabili per li 20 di | maggio prossimo il signor Melchior Noirot, come | sono tutti gl’altri. Gratie etc. |</w:t>
      </w:r>
    </w:p>
    <w:p w14:paraId="3ACDE912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08733979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Dall’Haya a</w:t>
      </w:r>
      <w:r w:rsidRPr="002A6193">
        <w:t xml:space="preserve">’ </w:t>
      </w:r>
      <w:r w:rsidRPr="002A6193">
        <w:rPr>
          <w:rFonts w:eastAsia="Times New Roman"/>
          <w:lang w:eastAsia="it-IT"/>
        </w:rPr>
        <w:t>18 marzo 1618 |</w:t>
      </w:r>
    </w:p>
    <w:p w14:paraId="477099F1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di vostra Serenità |</w:t>
      </w:r>
    </w:p>
    <w:p w14:paraId="45CE9B3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humilissimo et devotissimo servitore | </w:t>
      </w:r>
    </w:p>
    <w:p w14:paraId="2225D065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Christofforo Suriano | </w:t>
      </w:r>
    </w:p>
    <w:p w14:paraId="1FB881BE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045621B4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60v /</w:t>
      </w:r>
    </w:p>
    <w:p w14:paraId="7757BB6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Al serenissimo principe di Venetia |</w:t>
      </w:r>
    </w:p>
    <w:p w14:paraId="7BBD1D0E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3</w:t>
      </w:r>
      <w:r w:rsidRPr="002A6193">
        <w:rPr>
          <w:rFonts w:eastAsia="Times New Roman"/>
          <w:vertAlign w:val="superscript"/>
          <w:lang w:eastAsia="it-IT"/>
        </w:rPr>
        <w:t>a</w:t>
      </w:r>
      <w:r w:rsidRPr="002A6193">
        <w:rPr>
          <w:rFonts w:eastAsia="Times New Roman"/>
          <w:lang w:eastAsia="it-IT"/>
        </w:rPr>
        <w:t xml:space="preserve"> |</w:t>
      </w:r>
    </w:p>
    <w:p w14:paraId="21109C99" w14:textId="77777777" w:rsidR="0032214A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n° 18 comincia 16</w:t>
      </w:r>
      <w:r w:rsidRPr="002A6193">
        <w:rPr>
          <w:rFonts w:eastAsia="Times New Roman"/>
          <w:vertAlign w:val="superscript"/>
          <w:lang w:eastAsia="it-IT"/>
        </w:rPr>
        <w:footnoteReference w:id="248"/>
      </w:r>
      <w:r w:rsidRPr="002A6193">
        <w:rPr>
          <w:rFonts w:eastAsia="Times New Roman"/>
          <w:lang w:eastAsia="it-IT"/>
        </w:rPr>
        <w:t xml:space="preserve"> fin 17</w:t>
      </w:r>
      <w:r w:rsidRPr="002A6193">
        <w:rPr>
          <w:rFonts w:eastAsia="Times New Roman"/>
          <w:vertAlign w:val="superscript"/>
          <w:lang w:eastAsia="it-IT"/>
        </w:rPr>
        <w:footnoteReference w:id="249"/>
      </w:r>
      <w:r w:rsidRPr="002A6193">
        <w:rPr>
          <w:rFonts w:eastAsia="Times New Roman"/>
          <w:lang w:eastAsia="it-IT"/>
        </w:rPr>
        <w:t xml:space="preserve"> | </w:t>
      </w:r>
    </w:p>
    <w:p w14:paraId="15544C7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già fermato | </w:t>
      </w:r>
    </w:p>
    <w:p w14:paraId="5E060B27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28E6D187" w14:textId="77777777" w:rsidR="00901FDD" w:rsidRPr="002A6193" w:rsidRDefault="00E54E37" w:rsidP="00901FDD">
      <w:pPr>
        <w:widowContro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Sigillo e tracce di sigilli</w:t>
      </w:r>
    </w:p>
    <w:p w14:paraId="3A00F346" w14:textId="77777777" w:rsidR="00901FDD" w:rsidRPr="002A6193" w:rsidRDefault="00901FDD" w:rsidP="00901FDD">
      <w:pPr>
        <w:widowControl w:val="0"/>
        <w:rPr>
          <w:rFonts w:eastAsia="Calibri"/>
          <w:i/>
          <w:iCs/>
        </w:rPr>
      </w:pPr>
    </w:p>
    <w:p w14:paraId="518185FE" w14:textId="77777777" w:rsidR="00901FDD" w:rsidRPr="002A6193" w:rsidRDefault="00E54E37" w:rsidP="00901FDD">
      <w:pPr>
        <w:jc w:val="both"/>
        <w:outlineLv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Regesto antico</w:t>
      </w:r>
    </w:p>
    <w:p w14:paraId="70FE38A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60vC /</w:t>
      </w:r>
    </w:p>
    <w:p w14:paraId="63CFBD79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18 marzo 1618 ricevute 4 aprile |</w:t>
      </w:r>
    </w:p>
    <w:p w14:paraId="33A4B95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Aia. 18</w:t>
      </w:r>
      <w:r w:rsidRPr="002A6193">
        <w:rPr>
          <w:rFonts w:eastAsia="Calibri"/>
          <w:vertAlign w:val="superscript"/>
        </w:rPr>
        <w:t xml:space="preserve"> </w:t>
      </w:r>
      <w:r w:rsidRPr="002A6193">
        <w:rPr>
          <w:rFonts w:eastAsia="Calibri"/>
        </w:rPr>
        <w:t>|</w:t>
      </w:r>
    </w:p>
    <w:p w14:paraId="51669458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6755E31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Manda lettere del Calandrini dove si vede | che l’Amiralità ha condesceso con li | capitani delle navi come con li loro proprii. | </w:t>
      </w:r>
    </w:p>
    <w:p w14:paraId="64F5AB24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L’alteratione da due a 3 mesi anticipati | è precessa dalla concorrenza di provisione | di viveri a tanti vasselli. |</w:t>
      </w:r>
    </w:p>
    <w:p w14:paraId="3FB3705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Di quanto s’è risoluto intorno per il | ripigliar de’ viveri et altro non resta | la serenissima Republica aggravata. |</w:t>
      </w:r>
    </w:p>
    <w:p w14:paraId="61E9F23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Ha ottenuto qualche pezzo di metalo | et procura haverne degl’altri. |</w:t>
      </w:r>
    </w:p>
    <w:p w14:paraId="66FE8A7D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Tempo di 3 settimane all’uscita de’ | vasselli: se ne contenterebbe. |</w:t>
      </w:r>
    </w:p>
    <w:p w14:paraId="4E13BB12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Non prenderà biscotto per non noleggiar | altra nave: se potrà, ne caricherà | sopra le medesime nolleggiate. |</w:t>
      </w:r>
    </w:p>
    <w:p w14:paraId="65FC7D5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Instanza dell’Amiralità di nuova | provisione de danaro per preparar li vasselli. |</w:t>
      </w:r>
    </w:p>
    <w:p w14:paraId="2260C68D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Ha dato ordine al Calandrini, che li | provedi et mandatoli lettere per 25 mila ducati. |</w:t>
      </w:r>
    </w:p>
    <w:p w14:paraId="75ADCA30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273291C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L. R. R</w:t>
      </w:r>
      <w:r w:rsidRPr="002A6193">
        <w:rPr>
          <w:rFonts w:eastAsia="Calibri"/>
          <w:vertAlign w:val="superscript"/>
        </w:rPr>
        <w:t>tis</w:t>
      </w:r>
      <w:r w:rsidRPr="002A6193">
        <w:rPr>
          <w:rFonts w:eastAsia="Calibri"/>
          <w:i/>
        </w:rPr>
        <w:t xml:space="preserve"> </w:t>
      </w:r>
      <w:r w:rsidRPr="002A6193">
        <w:rPr>
          <w:rFonts w:eastAsia="Calibri"/>
        </w:rPr>
        <w:t xml:space="preserve">| </w:t>
      </w:r>
    </w:p>
    <w:p w14:paraId="5A0EEFA2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0A0BF51E" w14:textId="77777777" w:rsidR="00901FDD" w:rsidRPr="002A6193" w:rsidRDefault="00901FDD" w:rsidP="00901FDD">
      <w:pPr>
        <w:widowControl w:val="0"/>
        <w:suppressAutoHyphens/>
        <w:rPr>
          <w:rFonts w:eastAsia="Times New Roman"/>
          <w:lang w:eastAsia="it-IT"/>
        </w:rPr>
      </w:pPr>
    </w:p>
    <w:p w14:paraId="07C73C85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n. 18</w:t>
      </w:r>
    </w:p>
    <w:p w14:paraId="01696BC6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Allegato I al n. 17 (cc. 54r-56v, 59r-v)</w:t>
      </w:r>
    </w:p>
    <w:p w14:paraId="445839E9" w14:textId="77777777" w:rsidR="00901FDD" w:rsidRPr="002A6193" w:rsidRDefault="00901FDD" w:rsidP="00901FDD">
      <w:pPr>
        <w:widowControl w:val="0"/>
        <w:suppressAutoHyphens/>
        <w:jc w:val="center"/>
        <w:rPr>
          <w:rFonts w:eastAsia="Times New Roman"/>
          <w:lang w:eastAsia="it-IT"/>
        </w:rPr>
      </w:pPr>
    </w:p>
    <w:p w14:paraId="07B27538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54r /</w:t>
      </w:r>
    </w:p>
    <w:p w14:paraId="64478E8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Trasunto della lettera del Luz d’Amsterdam a’ 17 marzo 1618 |</w:t>
      </w:r>
    </w:p>
    <w:p w14:paraId="2834B3AE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08DDE8B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Questa mattina sono stato col signor Calandrini nella assemblea | di signor dell’Amiralità ad lor instanza, et habiamo resolto tutto | le difficultà, et prima toccante li viveri, faranno provisioni | di 10 mesi di viveri per li marinari et tre mesi per li soldati, | et caso che fussero licentiati prima, et tornando qua dovrà | la serenissima Republica o li signori dell’Amiralità per loro ricevere | li viveri, che avanseranno appresso che valeranno al detto tempo | overo restando costì le nave vendute alla serenissima Republica in poter | dalli proprietari di essi vasselli doverà la serenissima Republica recevere | et pagar detti restanti viveri al prezzo, quello</w:t>
      </w:r>
      <w:r w:rsidRPr="002A6193">
        <w:rPr>
          <w:rFonts w:eastAsia="Calibri"/>
          <w:vertAlign w:val="superscript"/>
        </w:rPr>
        <w:footnoteReference w:id="250"/>
      </w:r>
      <w:r w:rsidRPr="002A6193">
        <w:rPr>
          <w:rFonts w:eastAsia="Calibri"/>
        </w:rPr>
        <w:t xml:space="preserve"> haverano</w:t>
      </w:r>
      <w:r w:rsidRPr="002A6193">
        <w:rPr>
          <w:rFonts w:eastAsia="Calibri"/>
          <w:vertAlign w:val="superscript"/>
        </w:rPr>
        <w:footnoteReference w:id="251"/>
      </w:r>
      <w:r w:rsidRPr="002A6193">
        <w:rPr>
          <w:rFonts w:eastAsia="Calibri"/>
        </w:rPr>
        <w:t xml:space="preserve"> costati | qua, secondo l’uso che questi signori usano in simili negoti, | come si hanno assecurato, et non è stato possibile prevenir o | far altrimenti di prometter o che essi signori doveranno prometter | alli capitani dei vasselli di dar loro tre mesi di viveri anticipati | et sei settimane doppo la lor partenza di qua o del Tessel | un altro mese di viveri, perché altrementi non era possibile | ch’essi capitani le potesero far et haver robba buona che | hora essi signori faranno con estrema diligenza visitar si | saranno buoni et al dovere. Il che anco essi signori hanno et | sono stati sforsati di far il medesimo in questa loro speditione. |</w:t>
      </w:r>
    </w:p>
    <w:p w14:paraId="44365BE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In quanto al soldo di capitani officiali et marinari essi signori | ci</w:t>
      </w:r>
      <w:r w:rsidRPr="002A6193">
        <w:rPr>
          <w:rFonts w:eastAsia="Calibri"/>
          <w:vertAlign w:val="superscript"/>
        </w:rPr>
        <w:footnoteReference w:id="252"/>
      </w:r>
      <w:r w:rsidRPr="002A6193">
        <w:rPr>
          <w:rFonts w:eastAsia="Calibri"/>
        </w:rPr>
        <w:t xml:space="preserve"> hanno anco letto</w:t>
      </w:r>
      <w:r w:rsidRPr="002A6193">
        <w:rPr>
          <w:rFonts w:eastAsia="Calibri"/>
          <w:vertAlign w:val="superscript"/>
        </w:rPr>
        <w:footnoteReference w:id="253"/>
      </w:r>
      <w:r w:rsidRPr="002A6193">
        <w:rPr>
          <w:rFonts w:eastAsia="Calibri"/>
        </w:rPr>
        <w:t xml:space="preserve"> la variation del soldo ch’essi hanno fatto | in questa medesima loro speditione, et il medesimo seguirà | nella speditione che si fa per la serenissima Republica, che altrimenti | non era possibile havere gente buone et doveranno | anco havere doi mesate alla</w:t>
      </w:r>
      <w:r w:rsidRPr="002A6193">
        <w:rPr>
          <w:rFonts w:eastAsia="Calibri"/>
          <w:vertAlign w:val="superscript"/>
        </w:rPr>
        <w:footnoteReference w:id="254"/>
      </w:r>
      <w:r w:rsidRPr="002A6193">
        <w:rPr>
          <w:rFonts w:eastAsia="Calibri"/>
        </w:rPr>
        <w:t xml:space="preserve"> mano come hanno dato</w:t>
      </w:r>
      <w:r w:rsidRPr="002A6193">
        <w:rPr>
          <w:rFonts w:eastAsia="Calibri"/>
          <w:vertAlign w:val="superscript"/>
        </w:rPr>
        <w:footnoteReference w:id="255"/>
      </w:r>
      <w:r w:rsidRPr="002A6193">
        <w:rPr>
          <w:rFonts w:eastAsia="Calibri"/>
        </w:rPr>
        <w:t xml:space="preserve"> | et a quelli</w:t>
      </w:r>
      <w:r w:rsidRPr="002A6193">
        <w:rPr>
          <w:rFonts w:eastAsia="Calibri"/>
          <w:vertAlign w:val="superscript"/>
        </w:rPr>
        <w:footnoteReference w:id="256"/>
      </w:r>
      <w:r w:rsidRPr="002A6193">
        <w:rPr>
          <w:rFonts w:eastAsia="Calibri"/>
        </w:rPr>
        <w:t xml:space="preserve"> del Quast</w:t>
      </w:r>
      <w:r w:rsidRPr="002A6193">
        <w:rPr>
          <w:rFonts w:eastAsia="Calibri"/>
          <w:vertAlign w:val="superscript"/>
        </w:rPr>
        <w:footnoteReference w:id="257"/>
      </w:r>
      <w:r w:rsidRPr="002A6193">
        <w:rPr>
          <w:rFonts w:eastAsia="Calibri"/>
        </w:rPr>
        <w:t xml:space="preserve"> hanno dato un</w:t>
      </w:r>
      <w:r w:rsidRPr="002A6193">
        <w:rPr>
          <w:rFonts w:eastAsia="Calibri"/>
          <w:vertAlign w:val="superscript"/>
        </w:rPr>
        <w:footnoteReference w:id="258"/>
      </w:r>
      <w:r w:rsidRPr="002A6193">
        <w:rPr>
          <w:rFonts w:eastAsia="Calibri"/>
        </w:rPr>
        <w:t xml:space="preserve"> mese et mezo alla mano | con prometter alle mogli</w:t>
      </w:r>
      <w:r w:rsidRPr="002A6193">
        <w:rPr>
          <w:rFonts w:eastAsia="Calibri"/>
          <w:vertAlign w:val="superscript"/>
        </w:rPr>
        <w:footnoteReference w:id="259"/>
      </w:r>
      <w:r w:rsidRPr="002A6193">
        <w:rPr>
          <w:rFonts w:eastAsia="Calibri"/>
        </w:rPr>
        <w:t xml:space="preserve"> di essi marinari di soccorrerle | </w:t>
      </w:r>
    </w:p>
    <w:p w14:paraId="74714E9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54v /</w:t>
      </w:r>
    </w:p>
    <w:p w14:paraId="39E0D93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di tempo in tempo ch’</w:t>
      </w:r>
      <w:r w:rsidRPr="002A6193">
        <w:rPr>
          <w:rFonts w:eastAsia="Calibri"/>
          <w:vertAlign w:val="superscript"/>
        </w:rPr>
        <w:footnoteReference w:id="260"/>
      </w:r>
      <w:r w:rsidRPr="002A6193">
        <w:rPr>
          <w:rFonts w:eastAsia="Calibri"/>
        </w:rPr>
        <w:t>in questa speditione di Venetia non | si puol fare et anco loro per sgavarsi di questa briga | sono</w:t>
      </w:r>
      <w:r w:rsidRPr="002A6193">
        <w:rPr>
          <w:rFonts w:eastAsia="Calibri"/>
          <w:vertAlign w:val="superscript"/>
        </w:rPr>
        <w:footnoteReference w:id="261"/>
      </w:r>
      <w:r w:rsidRPr="002A6193">
        <w:rPr>
          <w:rFonts w:eastAsia="Calibri"/>
        </w:rPr>
        <w:t xml:space="preserve"> resolti</w:t>
      </w:r>
      <w:r w:rsidRPr="002A6193">
        <w:rPr>
          <w:rFonts w:eastAsia="Calibri"/>
          <w:vertAlign w:val="superscript"/>
        </w:rPr>
        <w:footnoteReference w:id="262"/>
      </w:r>
      <w:r w:rsidRPr="002A6193">
        <w:rPr>
          <w:rFonts w:eastAsia="Calibri"/>
        </w:rPr>
        <w:t xml:space="preserve"> di far il simile per loro per l’avvenire vostra Signoria […]</w:t>
      </w:r>
      <w:r w:rsidRPr="002A6193">
        <w:rPr>
          <w:rFonts w:eastAsia="Calibri"/>
          <w:vertAlign w:val="superscript"/>
        </w:rPr>
        <w:footnoteReference w:id="263"/>
      </w:r>
      <w:r w:rsidRPr="002A6193">
        <w:rPr>
          <w:rFonts w:eastAsia="Calibri"/>
        </w:rPr>
        <w:t xml:space="preserve"> | si assicuri che queste navi saranno armate di brava | gente et d’ogni altra cosa. In quanto</w:t>
      </w:r>
      <w:r w:rsidRPr="002A6193">
        <w:rPr>
          <w:rFonts w:eastAsia="Calibri"/>
          <w:vertAlign w:val="superscript"/>
        </w:rPr>
        <w:footnoteReference w:id="264"/>
      </w:r>
      <w:r w:rsidRPr="002A6193">
        <w:rPr>
          <w:rFonts w:eastAsia="Calibri"/>
        </w:rPr>
        <w:t xml:space="preserve"> all’artiglieria | hanno acconsentito 4 pezzi di bronzo per il San Marco mezi | canoni et il resto artiglierie di ferro di 18 libre dodeci | libre, otto, et cinque libre</w:t>
      </w:r>
      <w:r w:rsidRPr="002A6193">
        <w:rPr>
          <w:rFonts w:eastAsia="Calibri"/>
          <w:vertAlign w:val="superscript"/>
        </w:rPr>
        <w:footnoteReference w:id="265"/>
      </w:r>
      <w:r w:rsidRPr="002A6193">
        <w:rPr>
          <w:rFonts w:eastAsia="Calibri"/>
        </w:rPr>
        <w:t xml:space="preserve"> di balla pezzi esquisiti et | belli, della ligiera di 5 libre ve ne sarà per ogni vassello | poca solo</w:t>
      </w:r>
      <w:r w:rsidRPr="002A6193">
        <w:rPr>
          <w:rFonts w:eastAsia="Calibri"/>
          <w:vertAlign w:val="superscript"/>
        </w:rPr>
        <w:footnoteReference w:id="266"/>
      </w:r>
      <w:r w:rsidRPr="002A6193">
        <w:rPr>
          <w:rFonts w:eastAsia="Calibri"/>
        </w:rPr>
        <w:t xml:space="preserve"> per quella che starà di sopra, il resto sarà | tutto artiglierie greve come ho detto, et havendo noi fatto | straordinaria instanza per gl’artiglierie di bronzo</w:t>
      </w:r>
      <w:r w:rsidRPr="002A6193">
        <w:rPr>
          <w:rFonts w:eastAsia="Calibri"/>
          <w:vertAlign w:val="superscript"/>
        </w:rPr>
        <w:footnoteReference w:id="267"/>
      </w:r>
      <w:r w:rsidRPr="002A6193">
        <w:rPr>
          <w:rFonts w:eastAsia="Calibri"/>
        </w:rPr>
        <w:t xml:space="preserve"> | di doi pezzi per ogni vassello scrivono</w:t>
      </w:r>
      <w:r w:rsidRPr="002A6193">
        <w:rPr>
          <w:rFonts w:eastAsia="Calibri"/>
          <w:vertAlign w:val="superscript"/>
        </w:rPr>
        <w:footnoteReference w:id="268"/>
      </w:r>
      <w:r w:rsidRPr="002A6193">
        <w:rPr>
          <w:rFonts w:eastAsia="Calibri"/>
        </w:rPr>
        <w:t xml:space="preserve"> alli signori Stati Generali | il numero delle pezzi del bronzo</w:t>
      </w:r>
      <w:r w:rsidRPr="002A6193">
        <w:rPr>
          <w:rFonts w:eastAsia="Calibri"/>
          <w:vertAlign w:val="superscript"/>
        </w:rPr>
        <w:footnoteReference w:id="269"/>
      </w:r>
      <w:r w:rsidRPr="002A6193">
        <w:rPr>
          <w:rFonts w:eastAsia="Calibri"/>
        </w:rPr>
        <w:t xml:space="preserve"> ch’essi signori hanno qui | et si essi ordinaranno ne diano le daranno sarò donque | buono che vostra Signoria illustre</w:t>
      </w:r>
      <w:r w:rsidRPr="002A6193">
        <w:rPr>
          <w:rFonts w:eastAsia="Calibri"/>
          <w:vertAlign w:val="superscript"/>
        </w:rPr>
        <w:footnoteReference w:id="270"/>
      </w:r>
      <w:r w:rsidRPr="002A6193">
        <w:rPr>
          <w:rFonts w:eastAsia="Calibri"/>
        </w:rPr>
        <w:t xml:space="preserve"> vadi subito a parlare alli detti | signori et sua Eccellenza et indurli che le vogliano acconsentirlo almeno | quel maggior numero possibile et, caso potessero dire che | l’havessero di bisogno per la lor </w:t>
      </w:r>
      <w:r w:rsidRPr="002A6193">
        <w:rPr>
          <w:rFonts w:eastAsia="Calibri"/>
        </w:rPr>
        <w:lastRenderedPageBreak/>
        <w:t>armata vostra Signoria illustre</w:t>
      </w:r>
      <w:r w:rsidRPr="002A6193">
        <w:rPr>
          <w:rFonts w:eastAsia="Calibri"/>
          <w:vertAlign w:val="superscript"/>
        </w:rPr>
        <w:footnoteReference w:id="271"/>
      </w:r>
      <w:r w:rsidRPr="002A6193">
        <w:rPr>
          <w:rFonts w:eastAsia="Calibri"/>
        </w:rPr>
        <w:t xml:space="preserve"> le | potrà replicare che la</w:t>
      </w:r>
      <w:r w:rsidRPr="002A6193">
        <w:rPr>
          <w:rFonts w:eastAsia="Calibri"/>
          <w:vertAlign w:val="superscript"/>
        </w:rPr>
        <w:footnoteReference w:id="272"/>
      </w:r>
      <w:r w:rsidRPr="002A6193">
        <w:rPr>
          <w:rFonts w:eastAsia="Calibri"/>
        </w:rPr>
        <w:t xml:space="preserve"> Generalità et città particolare hanno | gran quantità d’artiglierie di bronzo. Che in casi di bisogno | le s’ampristreranno</w:t>
      </w:r>
      <w:r w:rsidRPr="002A6193">
        <w:rPr>
          <w:rFonts w:eastAsia="Calibri"/>
          <w:vertAlign w:val="superscript"/>
        </w:rPr>
        <w:footnoteReference w:id="273"/>
      </w:r>
      <w:r w:rsidRPr="002A6193">
        <w:rPr>
          <w:rFonts w:eastAsia="Calibri"/>
        </w:rPr>
        <w:t xml:space="preserve"> volentieri, et che queste nave vanno hora | la prima volta in simil impresa in Italia et perciò | bisogna siano sufficientamente armati per acquistare reputatione | </w:t>
      </w:r>
    </w:p>
    <w:p w14:paraId="01FABFA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55r /</w:t>
      </w:r>
    </w:p>
    <w:p w14:paraId="0B97DA0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con l’aiuto di Dio accompagiandolo in oltra con altre vive ra-|gione necessarie, che ella sa meglio di me allegare et supera | nella mia capacità. |</w:t>
      </w:r>
    </w:p>
    <w:p w14:paraId="5B94801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Hanno ordinato de consegnare alli capitani de’ vasselli 90 pezzi</w:t>
      </w:r>
      <w:r w:rsidRPr="002A6193">
        <w:rPr>
          <w:rFonts w:eastAsia="Calibri"/>
          <w:vertAlign w:val="superscript"/>
        </w:rPr>
        <w:footnoteReference w:id="274"/>
      </w:r>
      <w:r w:rsidRPr="002A6193">
        <w:rPr>
          <w:rFonts w:eastAsia="Calibri"/>
        </w:rPr>
        <w:t xml:space="preserve"> | d’artiglierie di ferro grevi</w:t>
      </w:r>
      <w:r w:rsidRPr="002A6193">
        <w:rPr>
          <w:rFonts w:eastAsia="Calibri"/>
          <w:vertAlign w:val="superscript"/>
        </w:rPr>
        <w:footnoteReference w:id="275"/>
      </w:r>
      <w:r w:rsidRPr="002A6193">
        <w:rPr>
          <w:rFonts w:eastAsia="Calibri"/>
        </w:rPr>
        <w:t xml:space="preserve"> compresi, li quattro di bronzo | una bella provisione et aiuto per questa armata; tutto | conforme lla</w:t>
      </w:r>
      <w:r w:rsidRPr="002A6193">
        <w:rPr>
          <w:rFonts w:eastAsia="Calibri"/>
          <w:vertAlign w:val="superscript"/>
        </w:rPr>
        <w:footnoteReference w:id="276"/>
      </w:r>
      <w:r w:rsidRPr="002A6193">
        <w:rPr>
          <w:rFonts w:eastAsia="Calibri"/>
        </w:rPr>
        <w:t xml:space="preserve"> dimanda, del signor Kerchhoven et tutti li capitani | de’ vasselli fatto secondo</w:t>
      </w:r>
      <w:r w:rsidRPr="002A6193">
        <w:rPr>
          <w:rFonts w:eastAsia="Calibri"/>
          <w:vertAlign w:val="superscript"/>
        </w:rPr>
        <w:footnoteReference w:id="277"/>
      </w:r>
      <w:r w:rsidRPr="002A6193">
        <w:rPr>
          <w:rFonts w:eastAsia="Calibri"/>
        </w:rPr>
        <w:t xml:space="preserve"> il bisogno delli vasselli et circa il | resto per quello toccarà all’ispeditione dell’armata | faranno come per loro stessi sono</w:t>
      </w:r>
      <w:r w:rsidRPr="002A6193">
        <w:rPr>
          <w:rFonts w:eastAsia="Calibri"/>
          <w:vertAlign w:val="superscript"/>
        </w:rPr>
        <w:footnoteReference w:id="278"/>
      </w:r>
      <w:r w:rsidRPr="002A6193">
        <w:rPr>
          <w:rFonts w:eastAsia="Calibri"/>
        </w:rPr>
        <w:t xml:space="preserve"> accostumati di fare et se Dio nostro | Signore darà gratia che possino</w:t>
      </w:r>
      <w:r w:rsidRPr="002A6193">
        <w:rPr>
          <w:rFonts w:eastAsia="Calibri"/>
          <w:vertAlign w:val="superscript"/>
        </w:rPr>
        <w:footnoteReference w:id="279"/>
      </w:r>
      <w:r w:rsidRPr="002A6193">
        <w:rPr>
          <w:rFonts w:eastAsia="Calibri"/>
        </w:rPr>
        <w:t xml:space="preserve"> arrivare a salvamento nel</w:t>
      </w:r>
      <w:r w:rsidRPr="002A6193">
        <w:rPr>
          <w:rFonts w:eastAsia="Calibri"/>
          <w:vertAlign w:val="superscript"/>
        </w:rPr>
        <w:footnoteReference w:id="280"/>
      </w:r>
      <w:r w:rsidRPr="002A6193">
        <w:rPr>
          <w:rFonts w:eastAsia="Calibri"/>
        </w:rPr>
        <w:t xml:space="preserve"> | golfo restaranno stupidi, essi signori a veder una simile speditione | et se mai vostra Signoria haverà havuto laude del suo operato in | queste parti l’haverà adesso et in ogni modo la serenissima | Republica verrà</w:t>
      </w:r>
      <w:r w:rsidRPr="002A6193">
        <w:rPr>
          <w:rFonts w:eastAsia="Calibri"/>
          <w:vertAlign w:val="superscript"/>
        </w:rPr>
        <w:footnoteReference w:id="281"/>
      </w:r>
      <w:r w:rsidRPr="002A6193">
        <w:rPr>
          <w:rFonts w:eastAsia="Calibri"/>
        </w:rPr>
        <w:t xml:space="preserve"> avenzata, come per effetto la vedrà al saldo | di conti et faranno ben cavar l’elmo a Ferraù</w:t>
      </w:r>
      <w:r w:rsidRPr="002A6193">
        <w:rPr>
          <w:rFonts w:eastAsia="Calibri"/>
          <w:vertAlign w:val="superscript"/>
        </w:rPr>
        <w:footnoteReference w:id="282"/>
      </w:r>
      <w:r w:rsidRPr="002A6193">
        <w:rPr>
          <w:rFonts w:eastAsia="Calibri"/>
        </w:rPr>
        <w:t>, et di buona maniera; et coll’aiuto di Dio spero che di qua | tre settimane saranno lontani di qua. La nave San | Marco perché non potrà avanti la città ricever il carica | dell’artiglierie et viveri per passar le seccagne</w:t>
      </w:r>
      <w:r w:rsidRPr="002A6193">
        <w:rPr>
          <w:rFonts w:eastAsia="Calibri"/>
          <w:vertAlign w:val="superscript"/>
        </w:rPr>
        <w:footnoteReference w:id="283"/>
      </w:r>
      <w:r w:rsidRPr="002A6193">
        <w:rPr>
          <w:rFonts w:eastAsia="Calibri"/>
        </w:rPr>
        <w:t xml:space="preserve"> | partirà li primi giorni de qua al Tessel per riceverle, là sarà un bellissimo vassello. | </w:t>
      </w:r>
    </w:p>
    <w:p w14:paraId="6B029D47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Et le</w:t>
      </w:r>
      <w:r w:rsidRPr="002A6193">
        <w:rPr>
          <w:rFonts w:eastAsia="Calibri"/>
          <w:vertAlign w:val="superscript"/>
        </w:rPr>
        <w:footnoteReference w:id="284"/>
      </w:r>
      <w:r w:rsidRPr="002A6193">
        <w:rPr>
          <w:rFonts w:eastAsia="Calibri"/>
        </w:rPr>
        <w:t xml:space="preserve"> aggiongo che la serenissima Republica non sarà solamente avvantag-|giato nelli pezzi ma anco nella qualità delli vasselli, et spe-|ditione che per me si deve stimare più</w:t>
      </w:r>
      <w:r w:rsidRPr="002A6193">
        <w:rPr>
          <w:rFonts w:eastAsia="Calibri"/>
          <w:vertAlign w:val="superscript"/>
        </w:rPr>
        <w:footnoteReference w:id="285"/>
      </w:r>
      <w:r w:rsidRPr="002A6193">
        <w:rPr>
          <w:rFonts w:eastAsia="Calibri"/>
        </w:rPr>
        <w:t xml:space="preserve"> che</w:t>
      </w:r>
      <w:r w:rsidRPr="002A6193">
        <w:rPr>
          <w:rFonts w:eastAsia="Calibri"/>
          <w:vertAlign w:val="superscript"/>
        </w:rPr>
        <w:footnoteReference w:id="286"/>
      </w:r>
      <w:r w:rsidRPr="002A6193">
        <w:rPr>
          <w:rFonts w:eastAsia="Calibri"/>
        </w:rPr>
        <w:t xml:space="preserve"> tutto il resto ch’una | </w:t>
      </w:r>
    </w:p>
    <w:p w14:paraId="5E58A0C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55v /</w:t>
      </w:r>
    </w:p>
    <w:p w14:paraId="091CF96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di queste nave sarà bastante a combatter con doi o tre</w:t>
      </w:r>
      <w:r w:rsidRPr="002A6193">
        <w:rPr>
          <w:rFonts w:eastAsia="Calibri"/>
          <w:vertAlign w:val="superscript"/>
        </w:rPr>
        <w:footnoteReference w:id="287"/>
      </w:r>
      <w:r w:rsidRPr="002A6193">
        <w:rPr>
          <w:rFonts w:eastAsia="Calibri"/>
        </w:rPr>
        <w:t xml:space="preserve"> | che</w:t>
      </w:r>
      <w:r w:rsidRPr="002A6193">
        <w:rPr>
          <w:rFonts w:eastAsia="Calibri"/>
          <w:vertAlign w:val="superscript"/>
        </w:rPr>
        <w:footnoteReference w:id="288"/>
      </w:r>
      <w:r w:rsidRPr="002A6193">
        <w:rPr>
          <w:rFonts w:eastAsia="Calibri"/>
        </w:rPr>
        <w:t xml:space="preserve"> hanno là, che tutto</w:t>
      </w:r>
      <w:r w:rsidRPr="002A6193">
        <w:rPr>
          <w:rFonts w:eastAsia="Calibri"/>
          <w:vertAlign w:val="superscript"/>
        </w:rPr>
        <w:footnoteReference w:id="289"/>
      </w:r>
      <w:r w:rsidRPr="002A6193">
        <w:rPr>
          <w:rFonts w:eastAsia="Calibri"/>
        </w:rPr>
        <w:t xml:space="preserve"> si deve considerar[e]</w:t>
      </w:r>
      <w:r w:rsidRPr="002A6193">
        <w:rPr>
          <w:rFonts w:eastAsia="Calibri"/>
          <w:vertAlign w:val="superscript"/>
        </w:rPr>
        <w:footnoteReference w:id="290"/>
      </w:r>
      <w:r w:rsidRPr="002A6193">
        <w:rPr>
          <w:rFonts w:eastAsia="Calibri"/>
        </w:rPr>
        <w:t>. |</w:t>
      </w:r>
    </w:p>
    <w:p w14:paraId="379837E9" w14:textId="18B17FFD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La reputation</w:t>
      </w:r>
      <w:r w:rsidRPr="002A6193">
        <w:rPr>
          <w:rFonts w:eastAsia="Calibri"/>
          <w:vertAlign w:val="superscript"/>
        </w:rPr>
        <w:footnoteReference w:id="291"/>
      </w:r>
      <w:r w:rsidRPr="002A6193">
        <w:rPr>
          <w:rFonts w:eastAsia="Calibri"/>
        </w:rPr>
        <w:t xml:space="preserve"> del publico si</w:t>
      </w:r>
      <w:r w:rsidRPr="002A6193">
        <w:rPr>
          <w:rFonts w:eastAsia="Calibri"/>
          <w:vertAlign w:val="superscript"/>
        </w:rPr>
        <w:footnoteReference w:id="292"/>
      </w:r>
      <w:r w:rsidRPr="002A6193">
        <w:rPr>
          <w:rFonts w:eastAsia="Calibri"/>
        </w:rPr>
        <w:t xml:space="preserve"> ha in tutto convenientamente | et al mio arrivo portarò le</w:t>
      </w:r>
      <w:r w:rsidRPr="002A6193">
        <w:rPr>
          <w:rFonts w:eastAsia="Calibri"/>
          <w:vertAlign w:val="superscript"/>
        </w:rPr>
        <w:footnoteReference w:id="293"/>
      </w:r>
      <w:r w:rsidRPr="002A6193">
        <w:rPr>
          <w:rFonts w:eastAsia="Calibri"/>
        </w:rPr>
        <w:t xml:space="preserve"> instruttioni et la lettera d[…]</w:t>
      </w:r>
      <w:r w:rsidRPr="002A6193">
        <w:rPr>
          <w:rFonts w:eastAsia="Calibri"/>
          <w:vertAlign w:val="superscript"/>
        </w:rPr>
        <w:footnoteReference w:id="294"/>
      </w:r>
      <w:r w:rsidRPr="002A6193">
        <w:rPr>
          <w:rFonts w:eastAsia="Calibri"/>
        </w:rPr>
        <w:t xml:space="preserve"> | M[…]</w:t>
      </w:r>
      <w:r w:rsidRPr="002A6193">
        <w:rPr>
          <w:rFonts w:eastAsia="Calibri"/>
          <w:vertAlign w:val="superscript"/>
        </w:rPr>
        <w:footnoteReference w:id="295"/>
      </w:r>
      <w:r w:rsidRPr="002A6193">
        <w:rPr>
          <w:rFonts w:eastAsia="Calibri"/>
        </w:rPr>
        <w:t xml:space="preserve"> d’</w:t>
      </w:r>
      <w:r w:rsidRPr="002A6193">
        <w:rPr>
          <w:rFonts w:eastAsia="Calibri"/>
          <w:vertAlign w:val="superscript"/>
        </w:rPr>
        <w:footnoteReference w:id="296"/>
      </w:r>
      <w:r w:rsidRPr="002A6193">
        <w:rPr>
          <w:rFonts w:eastAsia="Calibri"/>
        </w:rPr>
        <w:t>articoli vostra Signoria ha</w:t>
      </w:r>
      <w:r w:rsidRPr="002A6193">
        <w:rPr>
          <w:rFonts w:eastAsia="Calibri"/>
          <w:vertAlign w:val="superscript"/>
        </w:rPr>
        <w:footnoteReference w:id="297"/>
      </w:r>
      <w:r w:rsidRPr="002A6193">
        <w:rPr>
          <w:rFonts w:eastAsia="Calibri"/>
        </w:rPr>
        <w:t xml:space="preserve"> costì, et tutto si farà conforme | vostra Signoria troverà</w:t>
      </w:r>
      <w:r w:rsidRPr="002A6193">
        <w:rPr>
          <w:rFonts w:eastAsia="Calibri"/>
          <w:vertAlign w:val="superscript"/>
        </w:rPr>
        <w:footnoteReference w:id="298"/>
      </w:r>
      <w:r w:rsidRPr="002A6193">
        <w:rPr>
          <w:rFonts w:eastAsia="Calibri"/>
        </w:rPr>
        <w:t xml:space="preserve"> buono. | </w:t>
      </w:r>
    </w:p>
    <w:p w14:paraId="65A5C387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lastRenderedPageBreak/>
        <w:t>Circa li biscotti</w:t>
      </w:r>
      <w:r w:rsidRPr="002A6193">
        <w:rPr>
          <w:rFonts w:eastAsia="Calibri"/>
          <w:vertAlign w:val="superscript"/>
        </w:rPr>
        <w:footnoteReference w:id="299"/>
      </w:r>
      <w:r w:rsidRPr="002A6193">
        <w:rPr>
          <w:rFonts w:eastAsia="Calibri"/>
        </w:rPr>
        <w:t xml:space="preserve"> non è possibile haverli a prezzo</w:t>
      </w:r>
      <w:r w:rsidRPr="002A6193">
        <w:rPr>
          <w:rFonts w:eastAsia="Calibri"/>
          <w:vertAlign w:val="superscript"/>
        </w:rPr>
        <w:footnoteReference w:id="300"/>
      </w:r>
      <w:r w:rsidRPr="002A6193">
        <w:rPr>
          <w:rFonts w:eastAsia="Calibri"/>
        </w:rPr>
        <w:t xml:space="preserve"> minore del scrittole | et anco non sarà possibile di caricarlo tutto in questa nave | ma bisognerà farlo</w:t>
      </w:r>
      <w:r w:rsidRPr="002A6193">
        <w:rPr>
          <w:rFonts w:eastAsia="Calibri"/>
          <w:vertAlign w:val="superscript"/>
        </w:rPr>
        <w:footnoteReference w:id="301"/>
      </w:r>
      <w:r w:rsidRPr="002A6193">
        <w:rPr>
          <w:rFonts w:eastAsia="Calibri"/>
        </w:rPr>
        <w:t xml:space="preserve"> fare quando il grano si trova a | buon mercato come li mesi passati che non veniva | a costar più di sei fiorini et mezo et così bisognoria | pigliare</w:t>
      </w:r>
      <w:r w:rsidRPr="002A6193">
        <w:rPr>
          <w:rFonts w:eastAsia="Calibri"/>
          <w:vertAlign w:val="superscript"/>
        </w:rPr>
        <w:footnoteReference w:id="302"/>
      </w:r>
      <w:r w:rsidRPr="002A6193">
        <w:rPr>
          <w:rFonts w:eastAsia="Calibri"/>
        </w:rPr>
        <w:t xml:space="preserve"> la stagione et poi farlo fare et mandarlo et una nave | nominata Fleute si haverà senz’altro pur 3 mille in 4 | milla fiorini di portata de’ doicento lasti senza artiglieria | per fino a Venetia et mi sono informato da diversi | et tutti mi rispondeno ad un modo. Così che bisogna | in questa</w:t>
      </w:r>
      <w:r w:rsidRPr="002A6193">
        <w:rPr>
          <w:rFonts w:eastAsia="Calibri"/>
          <w:vertAlign w:val="superscript"/>
        </w:rPr>
        <w:footnoteReference w:id="303"/>
      </w:r>
      <w:r w:rsidRPr="002A6193">
        <w:rPr>
          <w:rFonts w:eastAsia="Calibri"/>
        </w:rPr>
        <w:t xml:space="preserve"> pigliar l’occasione quando il grano è | buon mercato come fece il granduca Ferdinando. |</w:t>
      </w:r>
    </w:p>
    <w:p w14:paraId="234B02BD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0FB4C75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56r /</w:t>
      </w:r>
    </w:p>
    <w:p w14:paraId="254FC3F9" w14:textId="77777777" w:rsidR="00901FDD" w:rsidRPr="002A6193" w:rsidRDefault="00E54E37" w:rsidP="00901FDD">
      <w:pPr>
        <w:jc w:val="both"/>
        <w:outlineLv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Bianca</w:t>
      </w:r>
    </w:p>
    <w:p w14:paraId="001DF4DD" w14:textId="77777777" w:rsidR="00901FDD" w:rsidRPr="002A6193" w:rsidRDefault="00901FDD" w:rsidP="00901FDD">
      <w:pPr>
        <w:jc w:val="both"/>
        <w:outlineLvl w:val="0"/>
        <w:rPr>
          <w:rFonts w:eastAsia="Calibri"/>
          <w:i/>
          <w:iCs/>
        </w:rPr>
      </w:pPr>
    </w:p>
    <w:p w14:paraId="184767C1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56vB /</w:t>
      </w:r>
    </w:p>
    <w:p w14:paraId="066403B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2 | </w:t>
      </w:r>
    </w:p>
    <w:p w14:paraId="45EEAEC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Lettera del Luz d’Amsterdam | </w:t>
      </w:r>
    </w:p>
    <w:p w14:paraId="70B479B1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nelle 3</w:t>
      </w:r>
      <w:r w:rsidRPr="002A6193">
        <w:rPr>
          <w:rFonts w:eastAsia="Calibri"/>
          <w:vertAlign w:val="superscript"/>
        </w:rPr>
        <w:t>e</w:t>
      </w:r>
      <w:r w:rsidRPr="002A6193">
        <w:rPr>
          <w:rFonts w:eastAsia="Calibri"/>
        </w:rPr>
        <w:t xml:space="preserve"> n° 17 |</w:t>
      </w:r>
    </w:p>
    <w:p w14:paraId="56AD6672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55401A0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/ 59r-v / </w:t>
      </w:r>
    </w:p>
    <w:p w14:paraId="173346A0" w14:textId="77777777" w:rsidR="00901FDD" w:rsidRPr="002A6193" w:rsidRDefault="00E54E37" w:rsidP="00901FDD">
      <w:pPr>
        <w:jc w:val="both"/>
        <w:outlineLvl w:val="0"/>
        <w:rPr>
          <w:rFonts w:eastAsia="Calibri"/>
          <w:i/>
        </w:rPr>
      </w:pPr>
      <w:r w:rsidRPr="002A6193">
        <w:rPr>
          <w:rFonts w:eastAsia="Calibri"/>
          <w:i/>
        </w:rPr>
        <w:t>Tagliata</w:t>
      </w:r>
    </w:p>
    <w:p w14:paraId="252937ED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395343BC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4A5A4575" w14:textId="77777777" w:rsidR="00901FDD" w:rsidRPr="002A6193" w:rsidRDefault="00E54E37" w:rsidP="00901FDD">
      <w:pPr>
        <w:jc w:val="center"/>
        <w:outlineLvl w:val="0"/>
        <w:rPr>
          <w:rFonts w:eastAsia="Calibri"/>
        </w:rPr>
      </w:pPr>
      <w:r w:rsidRPr="002A6193">
        <w:rPr>
          <w:rFonts w:eastAsia="Calibri"/>
        </w:rPr>
        <w:t>n. 19</w:t>
      </w:r>
    </w:p>
    <w:p w14:paraId="04278242" w14:textId="77777777" w:rsidR="00901FDD" w:rsidRPr="002A6193" w:rsidRDefault="00E54E37" w:rsidP="00901FDD">
      <w:pPr>
        <w:jc w:val="center"/>
        <w:outlineLvl w:val="0"/>
        <w:rPr>
          <w:rFonts w:eastAsia="Calibri"/>
        </w:rPr>
      </w:pPr>
      <w:r w:rsidRPr="002A6193">
        <w:rPr>
          <w:rFonts w:eastAsia="Calibri"/>
        </w:rPr>
        <w:t>Allegato II al n. 17 (cc. 57r-58v)</w:t>
      </w:r>
    </w:p>
    <w:p w14:paraId="7ABCCEE7" w14:textId="77777777" w:rsidR="00901FDD" w:rsidRPr="002A6193" w:rsidRDefault="00901FDD" w:rsidP="00901FDD">
      <w:pPr>
        <w:jc w:val="center"/>
        <w:outlineLvl w:val="0"/>
        <w:rPr>
          <w:rFonts w:eastAsia="Calibri"/>
        </w:rPr>
      </w:pPr>
    </w:p>
    <w:p w14:paraId="385A653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57r /</w:t>
      </w:r>
    </w:p>
    <w:p w14:paraId="7EE994AA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Transonto dalle lettere del Calandrini de’ 17 marzo 1618 |</w:t>
      </w:r>
    </w:p>
    <w:p w14:paraId="61F94BF8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33E4600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Fussimo chiamati; avanti al colleggio dell’Ammiralità; chiamati per risol-|vere sopra le difficultà, state date in memoria, la maggior fu per | li viveri, per il tempo della provisione, et come si havriano da gover-|nare essendo licentiati prima, su che è stato risoluto, dovere in questo | particolare seguir la metoda di questi signori avenenti in tal caso che | è di dovere, la serenissima Republica in caso di esso prima licentiati delli 10 | mesi; o che pigli a sé in compra le dette navi, dover anche pigliar | li viveri alla rata che hanno costato, et servendo più longamente | esser considerato dalla Republica caso habbiano da pigliar lor viveri | più cari. Il soldo delle genti hanno augumentato li loro come | per risolutione ci hanno mostrato, et dubitano anche che non troveranno | assai, secondo questa rata si governaranno per questi per Venetia ma ci | è la difficultà, che queste genti mettono avanti ch’in servitio | de’ forastieri, hanno da haver più che per il Paese, tutta volta | faranno come per loro istessi, le pagaranno tre mesi anticipati | et ci è difficultà dalli capitani che per sì lungo viaggio non si | possano così provedere, et li signori piglieranno in consideratione che in un | mese, o sei settemane partiti siano; pagare qui alle moglie un’altra | mesata per farli far tanto meglio il dovere. Quanto all’altellarie | si è fatto grand’instanza per alcune pezze di bronzo per nave, l’hanno | concesso per l’ammiraglio di 4 pezze, et con un expresso che mandano | domani, costì inviano nota del peso delle pezze di ferro, et quante | pezze di metallo hanno, lassando in consideratione alli signori Stati Generali </w:t>
      </w:r>
      <w:r w:rsidRPr="002A6193">
        <w:rPr>
          <w:rFonts w:eastAsia="Calibri"/>
        </w:rPr>
        <w:lastRenderedPageBreak/>
        <w:t>| de ordinar quanto li parrà bene ci mettino, che così sarà</w:t>
      </w:r>
      <w:r w:rsidRPr="002A6193">
        <w:rPr>
          <w:rFonts w:eastAsia="Calibri"/>
          <w:vertAlign w:val="superscript"/>
        </w:rPr>
        <w:footnoteReference w:id="304"/>
      </w:r>
      <w:r w:rsidRPr="002A6193">
        <w:rPr>
          <w:rFonts w:eastAsia="Calibri"/>
        </w:rPr>
        <w:t xml:space="preserve"> | osservato. Vostra Signoria potrà hora tenere la mano verso quelli signori che segua</w:t>
      </w:r>
      <w:r w:rsidRPr="002A6193">
        <w:rPr>
          <w:rFonts w:eastAsia="Calibri"/>
          <w:vertAlign w:val="superscript"/>
        </w:rPr>
        <w:footnoteReference w:id="305"/>
      </w:r>
      <w:r w:rsidRPr="002A6193">
        <w:rPr>
          <w:rFonts w:eastAsia="Calibri"/>
        </w:rPr>
        <w:t xml:space="preserve"> |</w:t>
      </w:r>
    </w:p>
    <w:p w14:paraId="5B43EA51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57v /</w:t>
      </w:r>
    </w:p>
    <w:p w14:paraId="57810B1A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del più numero possibile, il che ha fatto tanto più risolvere | a spedir questo expresso acciò vostra Signoria sia avertita del seguito. A questo | mastro di equipaggi, si è promesso che in facendo bene il dovere | sollecitando il negotio, non si mancherà di riconoscenza verso di | lui come sarà intieramente necessario, et quasi anche alcuni signori che | s’impiegano con molta affettione in questa espedittione, et per far | tanto più avanzar l’opra; hanno deputato 3 del colleggio | per pigliar intieramente la cura, et l’assunto a loro, che sono molto | affettionati, a’ quali non si mancherà raccomandar la cosa, et | spero che le cose passaranno bene, et si anderà avanzando da | poter levar presto vostra Signoria da un rompimento de testa grande et | potersi mettere un poco in riposo. |</w:t>
      </w:r>
    </w:p>
    <w:p w14:paraId="0C93D0F2" w14:textId="069D17D5" w:rsidR="00901FDD" w:rsidRPr="002A6193" w:rsidRDefault="00132A5F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M</w:t>
      </w:r>
      <w:r w:rsidR="00E54E37" w:rsidRPr="002A6193">
        <w:rPr>
          <w:rFonts w:eastAsia="Calibri"/>
        </w:rPr>
        <w:t>astro David ingegniero ha detto di venir costì con il signor Luz a trattar | con vostra Signoria a che mi rimetto. Ho hauto la lettera per la corda, et in conformità | di quella dovranno</w:t>
      </w:r>
      <w:r w:rsidR="00E54E37" w:rsidRPr="002A6193">
        <w:rPr>
          <w:rFonts w:eastAsia="Calibri"/>
          <w:vertAlign w:val="superscript"/>
        </w:rPr>
        <w:footnoteReference w:id="306"/>
      </w:r>
      <w:r w:rsidR="00E54E37" w:rsidRPr="002A6193">
        <w:rPr>
          <w:rFonts w:eastAsia="Calibri"/>
        </w:rPr>
        <w:t xml:space="preserve"> concedere l’extrattione. Si fa tuttavia | impaccare, et sarà all’ordine ma dubito che mancherà</w:t>
      </w:r>
      <w:r w:rsidR="00E54E37" w:rsidRPr="002A6193">
        <w:rPr>
          <w:rFonts w:eastAsia="Calibri"/>
          <w:vertAlign w:val="superscript"/>
        </w:rPr>
        <w:footnoteReference w:id="307"/>
      </w:r>
      <w:r w:rsidR="00E54E37" w:rsidRPr="002A6193">
        <w:rPr>
          <w:rFonts w:eastAsia="Calibri"/>
        </w:rPr>
        <w:t xml:space="preserve"> luogo</w:t>
      </w:r>
      <w:r w:rsidR="00E54E37" w:rsidRPr="002A6193">
        <w:rPr>
          <w:rFonts w:eastAsia="Calibri"/>
          <w:vertAlign w:val="superscript"/>
        </w:rPr>
        <w:footnoteReference w:id="308"/>
      </w:r>
      <w:r w:rsidR="00E54E37" w:rsidRPr="002A6193">
        <w:rPr>
          <w:rFonts w:eastAsia="Calibri"/>
        </w:rPr>
        <w:t>. Questi | signori hanno fatto nuova instanza per danari et che li occorreran cento | mille</w:t>
      </w:r>
      <w:r w:rsidR="00E54E37" w:rsidRPr="002A6193">
        <w:rPr>
          <w:rFonts w:eastAsia="Calibri"/>
          <w:vertAlign w:val="superscript"/>
        </w:rPr>
        <w:footnoteReference w:id="309"/>
      </w:r>
      <w:r w:rsidR="00E54E37" w:rsidRPr="002A6193">
        <w:rPr>
          <w:rFonts w:eastAsia="Calibri"/>
        </w:rPr>
        <w:t xml:space="preserve"> fiorini</w:t>
      </w:r>
      <w:r w:rsidR="00E54E37" w:rsidRPr="002A6193">
        <w:rPr>
          <w:rFonts w:eastAsia="Calibri"/>
          <w:vertAlign w:val="superscript"/>
        </w:rPr>
        <w:footnoteReference w:id="310"/>
      </w:r>
      <w:r w:rsidR="00E54E37" w:rsidRPr="002A6193">
        <w:rPr>
          <w:rFonts w:eastAsia="Calibri"/>
        </w:rPr>
        <w:t xml:space="preserve"> cioè per tutto le 12 nave. Ho detto scrivere a vostra Signoria illustre</w:t>
      </w:r>
      <w:r w:rsidR="00E54E37" w:rsidRPr="002A6193">
        <w:rPr>
          <w:rFonts w:eastAsia="Calibri"/>
          <w:vertAlign w:val="superscript"/>
        </w:rPr>
        <w:footnoteReference w:id="311"/>
      </w:r>
      <w:r w:rsidR="00E54E37" w:rsidRPr="002A6193">
        <w:rPr>
          <w:rFonts w:eastAsia="Calibri"/>
        </w:rPr>
        <w:t xml:space="preserve"> et che sul | suo scrivere li metterò all’ordine. In tanto mi converrà altre lettere di | cambio per poter dar li ordini in tutti li luoghi che occorrono far | le provisioni</w:t>
      </w:r>
      <w:r w:rsidR="00E54E37" w:rsidRPr="002A6193">
        <w:rPr>
          <w:rFonts w:eastAsia="Calibri"/>
          <w:vertAlign w:val="superscript"/>
        </w:rPr>
        <w:footnoteReference w:id="312"/>
      </w:r>
      <w:r w:rsidR="00E54E37" w:rsidRPr="002A6193">
        <w:rPr>
          <w:rFonts w:eastAsia="Calibri"/>
        </w:rPr>
        <w:t xml:space="preserve"> qua, et trar a Venetia et se pare a vostra Signoria mandarmi lettera | per ducati</w:t>
      </w:r>
      <w:r w:rsidR="00E54E37" w:rsidRPr="002A6193">
        <w:rPr>
          <w:rFonts w:eastAsia="Calibri"/>
          <w:vertAlign w:val="superscript"/>
        </w:rPr>
        <w:footnoteReference w:id="313"/>
      </w:r>
      <w:r w:rsidR="00E54E37" w:rsidRPr="002A6193">
        <w:rPr>
          <w:rFonts w:eastAsia="Calibri"/>
        </w:rPr>
        <w:t xml:space="preserve"> 50000. Sarà bene acciò mi possa tener pronto a ogni occasione. | </w:t>
      </w:r>
    </w:p>
    <w:p w14:paraId="1DC387F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La venuta del signor Luz qua è stata molto a proposito, come sarà anche a far | un torno a Edam et Enchusen, a sollecitar quelli signori et veder in che | grado sono quelle navi. Al ritorno si vedrà come le cose saranno qua | </w:t>
      </w:r>
    </w:p>
    <w:p w14:paraId="7144D7F6" w14:textId="77777777" w:rsidR="00901FDD" w:rsidRPr="002A6193" w:rsidRDefault="00E54E37" w:rsidP="00901FDD">
      <w:pPr>
        <w:outlineLvl w:val="0"/>
        <w:rPr>
          <w:rFonts w:eastAsia="Calibri"/>
        </w:rPr>
      </w:pPr>
      <w:r w:rsidRPr="002A6193">
        <w:rPr>
          <w:rFonts w:eastAsia="Calibri"/>
        </w:rPr>
        <w:t>/ 58r /</w:t>
      </w:r>
    </w:p>
    <w:p w14:paraId="791DFD83" w14:textId="0D2C9989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et sua presenza per qualche giorno non potrà che molto giovare, tutta | volta in quello doverà governarsi conforme da vostra Signoria sarà scritto. | Aspetterò quello a vostra Signoria occorerà ordinare circa il biscotto, et torno a | confirmarli che dovendosene fare provisione non bisogna perderci tempo | et che per navigarli non occorre pensar di poterlo</w:t>
      </w:r>
      <w:r w:rsidRPr="002A6193">
        <w:rPr>
          <w:rFonts w:eastAsia="Calibri"/>
          <w:vertAlign w:val="superscript"/>
        </w:rPr>
        <w:footnoteReference w:id="314"/>
      </w:r>
      <w:r w:rsidRPr="002A6193">
        <w:rPr>
          <w:rFonts w:eastAsia="Calibri"/>
        </w:rPr>
        <w:t xml:space="preserve"> ripartir in queste | navi, che sarà tutto quello potran fare di portar li loro viveri | per 13 mesi, et però che si dovria pigliar un’altra nave senza | artigliarie e che si haverà una di lasti</w:t>
      </w:r>
      <w:r w:rsidRPr="002A6193">
        <w:rPr>
          <w:rFonts w:eastAsia="Calibri"/>
          <w:vertAlign w:val="superscript"/>
        </w:rPr>
        <w:footnoteReference w:id="315"/>
      </w:r>
      <w:r w:rsidRPr="002A6193">
        <w:rPr>
          <w:rFonts w:eastAsia="Calibri"/>
        </w:rPr>
        <w:t xml:space="preserve"> 200 in più per 3500 in 4 mila | fiorini in circa nella quale oltra ciò si potrà mettere che altre necessarie | occorrenze che faranno di bisogno. | </w:t>
      </w:r>
    </w:p>
    <w:p w14:paraId="0E938241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4BF8AE3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58vB /</w:t>
      </w:r>
    </w:p>
    <w:p w14:paraId="1E411D99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Transonto delle lettere del | Calandrini | </w:t>
      </w:r>
    </w:p>
    <w:p w14:paraId="43193C57" w14:textId="77777777" w:rsidR="0069134C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nella 3</w:t>
      </w:r>
      <w:r w:rsidRPr="002A6193">
        <w:rPr>
          <w:rFonts w:eastAsia="Calibri"/>
          <w:vertAlign w:val="superscript"/>
        </w:rPr>
        <w:t>a</w:t>
      </w:r>
      <w:r w:rsidRPr="002A6193">
        <w:rPr>
          <w:rFonts w:eastAsia="Calibri"/>
        </w:rPr>
        <w:t xml:space="preserve"> n° 18 |</w:t>
      </w:r>
    </w:p>
    <w:p w14:paraId="3A2CB391" w14:textId="77777777" w:rsidR="00901FDD" w:rsidRPr="002A6193" w:rsidRDefault="00E54E37" w:rsidP="0069134C">
      <w:pPr>
        <w:jc w:val="center"/>
        <w:rPr>
          <w:rFonts w:eastAsia="Times New Roman"/>
          <w:lang w:eastAsia="it-IT"/>
        </w:rPr>
      </w:pPr>
      <w:r w:rsidRPr="002A6193">
        <w:rPr>
          <w:rFonts w:eastAsia="Calibri"/>
        </w:rPr>
        <w:br w:type="page"/>
      </w:r>
      <w:r w:rsidRPr="002A6193">
        <w:rPr>
          <w:rFonts w:eastAsia="Times New Roman"/>
          <w:lang w:eastAsia="it-IT"/>
        </w:rPr>
        <w:lastRenderedPageBreak/>
        <w:t>n. 20</w:t>
      </w:r>
    </w:p>
    <w:p w14:paraId="5FF192F9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27 marzo 1618, Amsterdam (cc. 61r-64v, 67r-68v)</w:t>
      </w:r>
    </w:p>
    <w:p w14:paraId="51A0375E" w14:textId="77777777" w:rsidR="00901FDD" w:rsidRPr="002A6193" w:rsidRDefault="00901FDD" w:rsidP="00901FDD">
      <w:pPr>
        <w:widowControl w:val="0"/>
        <w:suppressAutoHyphens/>
        <w:jc w:val="center"/>
        <w:rPr>
          <w:rFonts w:eastAsia="Times New Roman"/>
          <w:lang w:eastAsia="it-IT"/>
        </w:rPr>
      </w:pPr>
    </w:p>
    <w:p w14:paraId="0A78F3FC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61r /</w:t>
      </w:r>
    </w:p>
    <w:p w14:paraId="5D34AE10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Prima | </w:t>
      </w:r>
    </w:p>
    <w:p w14:paraId="4906796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n° 19 fin 20 | </w:t>
      </w:r>
    </w:p>
    <w:p w14:paraId="186C12E0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051CE688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Serenissimo Principe |</w:t>
      </w:r>
    </w:p>
    <w:p w14:paraId="40C4AA00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doppo esser stato hoggi otto col colonello a Schidam a | dar la mostra ad una delle compagnie d’infanteria | me ne sono passato nella Nortolandia per rasignarne | delle altre come ho fatto, et holle trovate tutte formate, | et compite di cento cinquanta teste. La gente è | buona, et bella; quello mo che mi aggrava, è, che | scorri il tempo della paga in conformità delle | capitulationi del giorno della mostra, onde mi | bisogna andar soministrando di settimana in | settimana denaro per il loro intartenimento</w:t>
      </w:r>
      <w:r w:rsidRPr="002A6193">
        <w:rPr>
          <w:rFonts w:eastAsia="Times New Roman"/>
          <w:vertAlign w:val="superscript"/>
          <w:lang w:eastAsia="it-IT"/>
        </w:rPr>
        <w:footnoteReference w:id="316"/>
      </w:r>
      <w:r w:rsidRPr="002A6193">
        <w:rPr>
          <w:rFonts w:eastAsia="Times New Roman"/>
          <w:lang w:eastAsia="it-IT"/>
        </w:rPr>
        <w:t xml:space="preserve"> | affineché le compagnie non si sbandino, o non | succedi qualche inconveniente nelle piazze | sin tanto che coll’aiuto di Dio siano ad ordine | le navi per riceverle, et far vela con esse</w:t>
      </w:r>
      <w:r w:rsidRPr="002A6193">
        <w:rPr>
          <w:rFonts w:eastAsia="Times New Roman"/>
          <w:vertAlign w:val="superscript"/>
          <w:lang w:eastAsia="it-IT"/>
        </w:rPr>
        <w:footnoteReference w:id="317"/>
      </w:r>
      <w:r w:rsidRPr="002A6193">
        <w:rPr>
          <w:rFonts w:eastAsia="Times New Roman"/>
          <w:lang w:eastAsia="it-IT"/>
        </w:rPr>
        <w:t>. Per | affrettar questo ho stimata con tal occasione necessaria | et propria la mia venuta in questa città, dando | di tal maniera calore</w:t>
      </w:r>
      <w:r w:rsidRPr="002A6193">
        <w:rPr>
          <w:rFonts w:eastAsia="Times New Roman"/>
          <w:vertAlign w:val="superscript"/>
          <w:lang w:eastAsia="it-IT"/>
        </w:rPr>
        <w:footnoteReference w:id="318"/>
      </w:r>
      <w:r w:rsidRPr="002A6193">
        <w:rPr>
          <w:rFonts w:eastAsia="Times New Roman"/>
          <w:lang w:eastAsia="it-IT"/>
        </w:rPr>
        <w:t xml:space="preserve"> all’ispeditione dei | vasselli che sono in queste acque. Ho trovato | che l’amiraglio Kerckoven solecita la provisione | </w:t>
      </w:r>
    </w:p>
    <w:p w14:paraId="53BA9D7D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61v /</w:t>
      </w:r>
    </w:p>
    <w:p w14:paraId="393895EF" w14:textId="28597308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de’ viveri, et delle munitioni di guerra, et che per la | fine della presente settimana le navi saranno del | tutto pronte (</w:t>
      </w:r>
      <w:r w:rsidRPr="002A6193">
        <w:rPr>
          <w:rFonts w:eastAsia="Times New Roman"/>
          <w:vertAlign w:val="superscript"/>
          <w:lang w:eastAsia="it-IT"/>
        </w:rPr>
        <w:footnoteReference w:id="319"/>
      </w:r>
      <w:r w:rsidRPr="002A6193">
        <w:rPr>
          <w:rFonts w:eastAsia="Times New Roman"/>
          <w:lang w:eastAsia="it-IT"/>
        </w:rPr>
        <w:t>come affermano questi compartecipi | di quelle, che sono alla carica di quest’Amiralità | per armare; et quanto all’altre di Encusen saranno | anc’elle si crede</w:t>
      </w:r>
      <w:r w:rsidRPr="002A6193">
        <w:rPr>
          <w:rFonts w:eastAsia="Times New Roman"/>
          <w:vertAlign w:val="superscript"/>
          <w:lang w:eastAsia="it-IT"/>
        </w:rPr>
        <w:footnoteReference w:id="320"/>
      </w:r>
      <w:r w:rsidRPr="002A6193">
        <w:rPr>
          <w:rFonts w:eastAsia="Times New Roman"/>
          <w:lang w:eastAsia="it-IT"/>
        </w:rPr>
        <w:t xml:space="preserve"> ad ordine, et così le tre di | Roterdam, perché io non ho mancato di metter ordine | tale, che spero, che così succederà. Li tre, che l’ami-|ralità di questa città ha deputati per ispedir | per sua parte questi vasselli furono a trovarmi | et habbiamo insieme concertato del giorno del | dar la mostra alli marinari, che anderanno | sopra li detti cinque vasselli, et sarà per lunedì | prossimo, et quel giorno stesso, se ’l tempo servirà | si tireranno verso</w:t>
      </w:r>
      <w:r w:rsidRPr="002A6193">
        <w:rPr>
          <w:rFonts w:eastAsia="Times New Roman"/>
          <w:vertAlign w:val="superscript"/>
          <w:lang w:eastAsia="it-IT"/>
        </w:rPr>
        <w:footnoteReference w:id="321"/>
      </w:r>
      <w:r w:rsidRPr="002A6193">
        <w:rPr>
          <w:rFonts w:eastAsia="Times New Roman"/>
          <w:lang w:eastAsia="it-IT"/>
        </w:rPr>
        <w:t xml:space="preserve"> alla bocca del Tessel. Certo io ho | scoperto in questi signori un’ottima volontà verso | il servitio della Serenità vostra adoperandosi con affetto | et solecitando con ogni diligenza per la parte loro | questo preparamento. Io per corrisponder in qualche | </w:t>
      </w:r>
    </w:p>
    <w:p w14:paraId="4ADCBD47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62r /</w:t>
      </w:r>
    </w:p>
    <w:p w14:paraId="1156234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parte alla loro buona volontà li invitai hieri a desinar | meco di che restorono con gusto. Queste sono anco spese | ma sono proprie, et dirò necessarie in questi paesi per | avanzar li negotii, et chi non seguita l’humore non | ha così facile, né pronta la riuscita. Oltre li quattro | pezzi di bronzo, che scrissi riverentemente alla Serenità vostra | colle mie de’ 18 n° 16 fino 18 che vengono replicate | aggiunte alle presenti, ho fatto ogni ufficio con questi | tre signori per haverne delle altre, et m’hanno parlato | in maniera, che ho qualche speranza, che mi | aggiungano ancor</w:t>
      </w:r>
      <w:r w:rsidRPr="002A6193">
        <w:rPr>
          <w:rFonts w:eastAsia="Times New Roman"/>
          <w:vertAlign w:val="superscript"/>
          <w:lang w:eastAsia="it-IT"/>
        </w:rPr>
        <w:footnoteReference w:id="322"/>
      </w:r>
      <w:r w:rsidRPr="002A6193">
        <w:rPr>
          <w:rFonts w:eastAsia="Times New Roman"/>
          <w:lang w:eastAsia="it-IT"/>
        </w:rPr>
        <w:t xml:space="preserve"> altri pezzi sopra l’altre quattro | navi; perché li quattro sudetti sono destinati per | la nave San Marco, che sarà l’amiraglio; et questo | servirà anco d’essempio alle altre Amiralità di | far forse il medesimo. Ad Encusen ho scritto in questo | particolare, et scritto anco a Roterdam, ove dovendo | conferirmi dimani anco presentialmente tanto più effica-|cemente sarà da me fatto l’ufficio. Devo andar | a Roterdam per far che quei signori faccino immediate | </w:t>
      </w:r>
    </w:p>
    <w:p w14:paraId="30938C58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62v /</w:t>
      </w:r>
    </w:p>
    <w:p w14:paraId="277BDEFE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ispedir</w:t>
      </w:r>
      <w:r w:rsidRPr="002A6193">
        <w:rPr>
          <w:rFonts w:eastAsia="Times New Roman"/>
          <w:vertAlign w:val="superscript"/>
          <w:lang w:eastAsia="it-IT"/>
        </w:rPr>
        <w:footnoteReference w:id="323"/>
      </w:r>
      <w:r w:rsidRPr="002A6193">
        <w:rPr>
          <w:rFonts w:eastAsia="Times New Roman"/>
          <w:lang w:eastAsia="it-IT"/>
        </w:rPr>
        <w:t xml:space="preserve"> li loro tre capitani. Uno doverà imbarcar le | sue vettovaglie sopra la Moza, essendo arrivato </w:t>
      </w:r>
      <w:r w:rsidRPr="002A6193">
        <w:rPr>
          <w:rFonts w:eastAsia="Times New Roman"/>
          <w:lang w:eastAsia="it-IT"/>
        </w:rPr>
        <w:lastRenderedPageBreak/>
        <w:t>| là il vassello sopra il quale doverà egli, et le sue | genti imbarcarsi, et gl’altri doi transportar</w:t>
      </w:r>
      <w:r w:rsidRPr="002A6193">
        <w:rPr>
          <w:rFonts w:eastAsia="Times New Roman"/>
          <w:vertAlign w:val="superscript"/>
          <w:lang w:eastAsia="it-IT"/>
        </w:rPr>
        <w:footnoteReference w:id="324"/>
      </w:r>
      <w:r w:rsidRPr="002A6193">
        <w:rPr>
          <w:rFonts w:eastAsia="Times New Roman"/>
          <w:lang w:eastAsia="it-IT"/>
        </w:rPr>
        <w:t xml:space="preserve"> di qua | tutto: poiché essendo obligati doi vasselli di andar | anc’essi alla Mosa, né essendo ancor partiti da | queste rive troppo perdita di tempo sarebbe stata | poiché bisognava che andassero in Tessel, et di là | aspettar il tempo di uscire per entrar nella Mosa. | Io per tanto ho stimato bene</w:t>
      </w:r>
      <w:r w:rsidRPr="002A6193">
        <w:rPr>
          <w:rFonts w:eastAsia="Times New Roman"/>
          <w:vertAlign w:val="superscript"/>
          <w:lang w:eastAsia="it-IT"/>
        </w:rPr>
        <w:footnoteReference w:id="325"/>
      </w:r>
      <w:r w:rsidRPr="002A6193">
        <w:rPr>
          <w:rFonts w:eastAsia="Times New Roman"/>
          <w:lang w:eastAsia="it-IT"/>
        </w:rPr>
        <w:t xml:space="preserve"> stabilir colli | participanti, che non vadino là, ma da questa | parte habbino a ricever il loro carico, et essi l’hanno | fatto volontieri per fuggir il pericolo a che | soggiacevano nell’uscir, et nell’entrar dei porti, | et per questo anco si rilasciano dall’accordo di noleggio | fatto di seicento fiorini per uno per tutti li sei mesi | che sono assicurati di servitio. | </w:t>
      </w:r>
    </w:p>
    <w:p w14:paraId="562673A4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Al mio arrivo in questa città trovai doi dell’amiralità | d’Encusen, che erano venuti per pigliar un altro | </w:t>
      </w:r>
    </w:p>
    <w:p w14:paraId="1C2F2B5A" w14:textId="77777777" w:rsidR="00901FDD" w:rsidRPr="002A6193" w:rsidRDefault="00E54E37" w:rsidP="00901FDD">
      <w:pPr>
        <w:widowControl w:val="0"/>
        <w:suppressAutoHyphens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63r /</w:t>
      </w:r>
    </w:p>
    <w:p w14:paraId="589EEE31" w14:textId="0A9ECBF5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vassello, havendo scoperto, che uno delli quattro della | loro ripartitione non era sufficiente per portar viveri | munitioni, et soldatesca, et marinari in quella quantità | che era necessaria a proportione della compartita | fatta per le altre. Anzi di più il Luz che mandai | ad Encusen trovò oltre il sudetto mancamento | che ’l vassello era vecchio di dodici anni, onde | ho risoluto di pigliarne uno qui di 260 lasti in circa</w:t>
      </w:r>
      <w:r w:rsidRPr="002A6193">
        <w:rPr>
          <w:rFonts w:eastAsia="Times New Roman"/>
          <w:vertAlign w:val="superscript"/>
          <w:lang w:eastAsia="it-IT"/>
        </w:rPr>
        <w:footnoteReference w:id="326"/>
      </w:r>
      <w:r w:rsidRPr="002A6193">
        <w:rPr>
          <w:rFonts w:eastAsia="Times New Roman"/>
          <w:lang w:eastAsia="it-IT"/>
        </w:rPr>
        <w:t xml:space="preserve"> che ancor è stato | a partito di noleggio; ma non si puote per allhora | accordare volendo haver più che doi milla, et | seicento fiorini, et hora, vedendo, che gl’altri fanno | il viaggio si è contentato di lasciarsi condurre con | doi milla quattrocento fiorini per mese. Ha havuta la | carena, è totalmente calafatrato, et per sabbato | sarà pronto del tutto con li alloggiamenti per li soldati | et per marinari, et d’ogni altra commodità per | andar ad Encusen a ricever il suo carico. |</w:t>
      </w:r>
    </w:p>
    <w:p w14:paraId="6424A71D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Tutte queste cose mi sono successe, et vado superando | a passo a passo le difficoltà, che si vanno | </w:t>
      </w:r>
    </w:p>
    <w:p w14:paraId="6D2BF127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63v /</w:t>
      </w:r>
    </w:p>
    <w:p w14:paraId="49CF5B68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incontrando, né intermetterò fatica, o diligenza per venir | a buon fine di questo negotio. |</w:t>
      </w:r>
    </w:p>
    <w:p w14:paraId="32F27089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Hanno havuto avviso qui dell’arresto, che a Napoli ha</w:t>
      </w:r>
      <w:r w:rsidRPr="002A6193">
        <w:rPr>
          <w:rFonts w:eastAsia="Times New Roman"/>
          <w:vertAlign w:val="superscript"/>
          <w:lang w:eastAsia="it-IT"/>
        </w:rPr>
        <w:footnoteReference w:id="327"/>
      </w:r>
      <w:r w:rsidRPr="002A6193">
        <w:rPr>
          <w:rFonts w:eastAsia="Times New Roman"/>
          <w:lang w:eastAsia="it-IT"/>
        </w:rPr>
        <w:t xml:space="preserve"> | fatto fare quel vostro Re d’un bellissimo vassello, onde | li participanti di questo, et d’altri, che stano tuttavia | sequestrati</w:t>
      </w:r>
      <w:r w:rsidRPr="002A6193">
        <w:rPr>
          <w:rFonts w:eastAsia="Times New Roman"/>
          <w:vertAlign w:val="superscript"/>
          <w:lang w:eastAsia="it-IT"/>
        </w:rPr>
        <w:footnoteReference w:id="328"/>
      </w:r>
      <w:r w:rsidRPr="002A6193">
        <w:rPr>
          <w:rFonts w:eastAsia="Times New Roman"/>
          <w:lang w:eastAsia="it-IT"/>
        </w:rPr>
        <w:t xml:space="preserve"> hanno fatto ricorso alli signori Stati Generali | si sono doluti, et hanno cavate le lettere del tenore, | che l’Eccellenze vostre intenderanno dall’aggiunta traduttione, | che pare a me</w:t>
      </w:r>
      <w:r w:rsidRPr="002A6193">
        <w:rPr>
          <w:rFonts w:eastAsia="Times New Roman"/>
          <w:vertAlign w:val="superscript"/>
          <w:lang w:eastAsia="it-IT"/>
        </w:rPr>
        <w:footnoteReference w:id="329"/>
      </w:r>
      <w:r w:rsidRPr="002A6193">
        <w:rPr>
          <w:rFonts w:eastAsia="Times New Roman"/>
          <w:lang w:eastAsia="it-IT"/>
        </w:rPr>
        <w:t xml:space="preserve"> siano assai risolute nel dire, tutto starà | nell’effetto, quando il vostro Re non habbi volontà | di assentir all’instanza dei signori Stati; se bene | hieri uno di questi signori dell’Amiralità mi disse</w:t>
      </w:r>
      <w:r w:rsidRPr="002A6193">
        <w:rPr>
          <w:rFonts w:eastAsia="Times New Roman"/>
          <w:vertAlign w:val="superscript"/>
          <w:lang w:eastAsia="it-IT"/>
        </w:rPr>
        <w:footnoteReference w:id="330"/>
      </w:r>
      <w:r w:rsidRPr="002A6193">
        <w:rPr>
          <w:rFonts w:eastAsia="Times New Roman"/>
          <w:lang w:eastAsia="it-IT"/>
        </w:rPr>
        <w:t>, che | erano risoluti di non tolerar più tanta insolenza, | ma</w:t>
      </w:r>
      <w:r w:rsidRPr="002A6193">
        <w:rPr>
          <w:rFonts w:eastAsia="Times New Roman"/>
          <w:vertAlign w:val="superscript"/>
          <w:lang w:eastAsia="it-IT"/>
        </w:rPr>
        <w:footnoteReference w:id="331"/>
      </w:r>
      <w:r w:rsidRPr="002A6193">
        <w:rPr>
          <w:rFonts w:eastAsia="Times New Roman"/>
          <w:lang w:eastAsia="it-IT"/>
        </w:rPr>
        <w:t xml:space="preserve"> risarcirsi in qualche maniera contra la flotta | di Spagna; asserendo che se contra i patti, et gl’ordi[ni] | della tregua Spagnoli si fanno lecito di far quello, che | vogliono, né il loro interesse, né la riputatione di questi | paesi comportava, che si stasse sempre aspettando | nuove ingiurie. Se tutti parlassero di questa maniera | </w:t>
      </w:r>
    </w:p>
    <w:p w14:paraId="19D403C0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64r /</w:t>
      </w:r>
    </w:p>
    <w:p w14:paraId="75A09744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si potrebbe sperar maggior bene da questa parte. | Le lettere partiranno coll’ordinario d’hoggi per Italia, | et di costì saranno immediate ispedite per Napoli. | </w:t>
      </w:r>
    </w:p>
    <w:p w14:paraId="2CD8069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Non lasciando d’indagar per ogni stradda quello che | possi operar il vostro re di Napoli, nel far preparatione | de’ vasselli da questa parte, ho cavato esservi | sospetto, che qui fabrichi un vassello per il detto | vostro Re, et che deve esser pronto per la fine | di maggio prossimo. Non è fuori</w:t>
      </w:r>
      <w:r w:rsidRPr="002A6193">
        <w:rPr>
          <w:rFonts w:eastAsia="Times New Roman"/>
          <w:vertAlign w:val="superscript"/>
          <w:lang w:eastAsia="it-IT"/>
        </w:rPr>
        <w:footnoteReference w:id="332"/>
      </w:r>
      <w:r w:rsidRPr="002A6193">
        <w:rPr>
          <w:rFonts w:eastAsia="Times New Roman"/>
          <w:lang w:eastAsia="it-IT"/>
        </w:rPr>
        <w:t xml:space="preserve"> la voce</w:t>
      </w:r>
      <w:r w:rsidRPr="002A6193">
        <w:rPr>
          <w:rFonts w:eastAsia="Times New Roman"/>
          <w:vertAlign w:val="superscript"/>
          <w:lang w:eastAsia="it-IT"/>
        </w:rPr>
        <w:footnoteReference w:id="333"/>
      </w:r>
      <w:r w:rsidRPr="002A6193">
        <w:rPr>
          <w:rFonts w:eastAsia="Times New Roman"/>
          <w:lang w:eastAsia="it-IT"/>
        </w:rPr>
        <w:t xml:space="preserve"> ferma, | perché quello, che lo fa fabricare, dice, che lo fa per lui: | tuttavia la suspettione resta; et io supra questo | fondamento, tal quale egli si sia, ho fatto efficace | ufficio con questi signori </w:t>
      </w:r>
      <w:r w:rsidRPr="002A6193">
        <w:rPr>
          <w:rFonts w:eastAsia="Times New Roman"/>
          <w:lang w:eastAsia="it-IT"/>
        </w:rPr>
        <w:lastRenderedPageBreak/>
        <w:t xml:space="preserve">dell’Amiralità a fine che | habbino l’attentione, né lascino, che prosegui | l’effetto a favore del detto vostro Re mi hanno promesso | che non mancaranno, et a tempo troveranno mezo | di vietar, che non habbi la Serenità vostra pregiudicio né | per questo, né per altro, che potesse farsi di più | mentre massime questi giorni passati si è sussurato | </w:t>
      </w:r>
    </w:p>
    <w:p w14:paraId="76817E22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64v /</w:t>
      </w:r>
    </w:p>
    <w:p w14:paraId="60D0CFCB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che Spagnoli voglino haver libertà, come la Serenità vostra ha havuta | di armar vasselli da questa parte; a che rispondono | et dicono questi mercanti, che allhora si penserà | di darli sodisfattione quando precedi il risarcime[nto]</w:t>
      </w:r>
      <w:r w:rsidRPr="002A6193">
        <w:rPr>
          <w:rFonts w:eastAsia="Times New Roman"/>
          <w:vertAlign w:val="superscript"/>
          <w:lang w:eastAsia="it-IT"/>
        </w:rPr>
        <w:footnoteReference w:id="334"/>
      </w:r>
      <w:r w:rsidRPr="002A6193">
        <w:rPr>
          <w:rFonts w:eastAsia="Times New Roman"/>
          <w:lang w:eastAsia="it-IT"/>
        </w:rPr>
        <w:t xml:space="preserve"> | de’ danni patiti da questi popoli, et dal Paese | nell’arresto tante volte fatto de’ loro vasselli. | </w:t>
      </w:r>
    </w:p>
    <w:p w14:paraId="45C078E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Anco in questo haverò particolar pensiero di tenir | avvertiti, et solecitati li signori Stati Generali perché | mirino a divertir il pregiudicio, che può ricever | da simil tentationi la serenissima Republica. Gratie etc. | </w:t>
      </w:r>
    </w:p>
    <w:p w14:paraId="03EA63A7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51FDA03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Da Amsterdam a</w:t>
      </w:r>
      <w:r w:rsidRPr="002A6193">
        <w:t>’</w:t>
      </w:r>
      <w:r w:rsidRPr="002A6193">
        <w:rPr>
          <w:rFonts w:eastAsia="Times New Roman"/>
          <w:lang w:eastAsia="it-IT"/>
        </w:rPr>
        <w:t xml:space="preserve"> 27 marzo 1618 |</w:t>
      </w:r>
    </w:p>
    <w:p w14:paraId="09F80758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di vostra Serenità |</w:t>
      </w:r>
    </w:p>
    <w:p w14:paraId="0B3E78A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humilissimo, et devotissimo servitore | </w:t>
      </w:r>
    </w:p>
    <w:p w14:paraId="76A6CB7F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Christofforo Suriano |</w:t>
      </w:r>
    </w:p>
    <w:p w14:paraId="77D9AF82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752F0F7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67r-v /</w:t>
      </w:r>
    </w:p>
    <w:p w14:paraId="2971A1E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i/>
          <w:iCs/>
          <w:lang w:eastAsia="it-IT"/>
        </w:rPr>
      </w:pPr>
      <w:r w:rsidRPr="002A6193">
        <w:rPr>
          <w:rFonts w:eastAsia="Times New Roman"/>
          <w:i/>
          <w:lang w:eastAsia="it-IT"/>
        </w:rPr>
        <w:t>Tagliata</w:t>
      </w:r>
    </w:p>
    <w:p w14:paraId="075CC1A9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0C7E205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68r /</w:t>
      </w:r>
    </w:p>
    <w:p w14:paraId="5DABD9C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i/>
          <w:iCs/>
          <w:lang w:eastAsia="it-IT"/>
        </w:rPr>
      </w:pPr>
      <w:r w:rsidRPr="002A6193">
        <w:rPr>
          <w:rFonts w:eastAsia="Times New Roman"/>
          <w:i/>
          <w:lang w:eastAsia="it-IT"/>
        </w:rPr>
        <w:t>Bianca</w:t>
      </w:r>
    </w:p>
    <w:p w14:paraId="24CDE91B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0A746D6E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68v /</w:t>
      </w:r>
    </w:p>
    <w:p w14:paraId="2F96C66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Al serenissimo principe di Venetia |</w:t>
      </w:r>
    </w:p>
    <w:p w14:paraId="4646A5D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prima |</w:t>
      </w:r>
    </w:p>
    <w:p w14:paraId="1F5571C4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n° 19 fin 20 |</w:t>
      </w:r>
    </w:p>
    <w:p w14:paraId="2BFA3051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381C4B2C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i/>
          <w:iCs/>
          <w:lang w:eastAsia="it-IT"/>
        </w:rPr>
      </w:pPr>
      <w:r w:rsidRPr="002A6193">
        <w:rPr>
          <w:rFonts w:eastAsia="Times New Roman"/>
          <w:i/>
          <w:lang w:eastAsia="it-IT"/>
        </w:rPr>
        <w:t xml:space="preserve">Sigillo e tracce di sigilli </w:t>
      </w:r>
    </w:p>
    <w:p w14:paraId="307CB638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3B67570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i/>
          <w:iCs/>
          <w:lang w:eastAsia="it-IT"/>
        </w:rPr>
      </w:pPr>
      <w:r w:rsidRPr="002A6193">
        <w:rPr>
          <w:rFonts w:eastAsia="Times New Roman"/>
          <w:i/>
          <w:lang w:eastAsia="it-IT"/>
        </w:rPr>
        <w:t>Regesto antico</w:t>
      </w:r>
    </w:p>
    <w:p w14:paraId="0681F1AC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68vC /</w:t>
      </w:r>
    </w:p>
    <w:p w14:paraId="42211652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27 marzo 1618 ricevute 11 april |</w:t>
      </w:r>
    </w:p>
    <w:p w14:paraId="0A622288" w14:textId="4EA2A206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Haia. </w:t>
      </w:r>
      <w:r w:rsidR="00F470C8" w:rsidRPr="002A6193">
        <w:rPr>
          <w:rFonts w:eastAsia="Times New Roman"/>
          <w:lang w:eastAsia="it-IT"/>
        </w:rPr>
        <w:t>n°</w:t>
      </w:r>
      <w:r w:rsidRPr="002A6193">
        <w:rPr>
          <w:rFonts w:eastAsia="Times New Roman"/>
          <w:lang w:eastAsia="it-IT"/>
        </w:rPr>
        <w:t xml:space="preserve"> 19 fin 20. Prima |</w:t>
      </w:r>
    </w:p>
    <w:p w14:paraId="71D36D9B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5720C7F9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Ha rasegnato al quante compagnie | formate di 150 teste l’una. | Buona gente. |</w:t>
      </w:r>
    </w:p>
    <w:p w14:paraId="1FA46E41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Come la paga: li va sommini-|strando di settimana in settimana denaro | finché le navi siano ad ordine. | </w:t>
      </w:r>
    </w:p>
    <w:p w14:paraId="02268271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Ha stimato bene andar in Amster-|dam per procurar l’espeditione. |</w:t>
      </w:r>
    </w:p>
    <w:p w14:paraId="1A66DFD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Spera alla fine della settimana | saranno ad ordine. |</w:t>
      </w:r>
    </w:p>
    <w:p w14:paraId="77A5730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Ha concertato il Capitano per la mostra | di marinari: ha trova in | quei signori prontezza. |</w:t>
      </w:r>
    </w:p>
    <w:p w14:paraId="213AA810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2. Ha fatto ufficio per haver artell(ari)a | di bronzo: ha speranza: ha | scritto di ciò a Rocerdam</w:t>
      </w:r>
      <w:r w:rsidRPr="002A6193">
        <w:rPr>
          <w:rFonts w:eastAsia="Times New Roman"/>
          <w:vertAlign w:val="superscript"/>
          <w:lang w:eastAsia="it-IT"/>
        </w:rPr>
        <w:footnoteReference w:id="335"/>
      </w:r>
      <w:r w:rsidRPr="002A6193">
        <w:rPr>
          <w:rFonts w:eastAsia="Times New Roman"/>
          <w:lang w:eastAsia="it-IT"/>
        </w:rPr>
        <w:t xml:space="preserve"> Encusen | et farà anco ufficio con i signori. |</w:t>
      </w:r>
    </w:p>
    <w:p w14:paraId="624E4374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Anderà a Roterdam per l’espeditione | dei 3 capitani: dà conto di luoghi dove doveranno caricar la mesa e genti. |</w:t>
      </w:r>
    </w:p>
    <w:p w14:paraId="6F7EAA94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Quelli d’Encusen hanno accordato | un altro vassello essendosene scoperto | uno inhabile. |</w:t>
      </w:r>
    </w:p>
    <w:p w14:paraId="6962F01E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lastRenderedPageBreak/>
        <w:t>3. Sopra l’aresto di vassello fatto | a Napoli hanno servito</w:t>
      </w:r>
      <w:r w:rsidRPr="002A6193">
        <w:rPr>
          <w:rFonts w:eastAsia="Times New Roman"/>
          <w:vertAlign w:val="superscript"/>
          <w:lang w:eastAsia="it-IT"/>
        </w:rPr>
        <w:footnoteReference w:id="336"/>
      </w:r>
      <w:r w:rsidRPr="002A6193">
        <w:rPr>
          <w:rFonts w:eastAsia="Times New Roman"/>
          <w:lang w:eastAsia="it-IT"/>
        </w:rPr>
        <w:t xml:space="preserve"> quei signori | manda copia delle lettere. | </w:t>
      </w:r>
    </w:p>
    <w:p w14:paraId="13A28E9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Sospetto di vassello che si fabrichi | per Napoli: ha fatto ufficio però</w:t>
      </w:r>
      <w:r w:rsidRPr="002A6193">
        <w:rPr>
          <w:rFonts w:eastAsia="Times New Roman"/>
          <w:vertAlign w:val="superscript"/>
          <w:lang w:eastAsia="it-IT"/>
        </w:rPr>
        <w:footnoteReference w:id="337"/>
      </w:r>
      <w:r w:rsidRPr="002A6193">
        <w:rPr>
          <w:rFonts w:eastAsia="Times New Roman"/>
          <w:lang w:eastAsia="it-IT"/>
        </w:rPr>
        <w:t xml:space="preserve"> coi signori | et ne ha havuto buona risposta. | </w:t>
      </w:r>
    </w:p>
    <w:p w14:paraId="5E44C23E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0EDCB5BE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L. SS. R. |</w:t>
      </w:r>
    </w:p>
    <w:p w14:paraId="4434FF1B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402B9AC8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68vD /</w:t>
      </w:r>
    </w:p>
    <w:p w14:paraId="63DDBAAE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pretensione di Spagnoli di armar | vasselli da quella parte. | </w:t>
      </w:r>
    </w:p>
    <w:p w14:paraId="4C4F7EC0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Risposta che se li fa di | sadisfarli quando si rifacino | i danni delli</w:t>
      </w:r>
      <w:r w:rsidRPr="002A6193">
        <w:rPr>
          <w:rFonts w:eastAsia="Times New Roman"/>
          <w:vertAlign w:val="superscript"/>
          <w:lang w:eastAsia="it-IT"/>
        </w:rPr>
        <w:footnoteReference w:id="338"/>
      </w:r>
      <w:r w:rsidRPr="002A6193">
        <w:rPr>
          <w:rFonts w:eastAsia="Times New Roman"/>
          <w:lang w:eastAsia="it-IT"/>
        </w:rPr>
        <w:t xml:space="preserve"> aresti fatti. |</w:t>
      </w:r>
    </w:p>
    <w:p w14:paraId="20BE67E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Haverà pensiero di tener | avertiti sopra ciò i signori Stati. |</w:t>
      </w:r>
    </w:p>
    <w:p w14:paraId="43A53F85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35829E0B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6EF5E5D5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n. 21</w:t>
      </w:r>
    </w:p>
    <w:p w14:paraId="6A7F1469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Allegato I al n. 20 (cc. 65r-66v)</w:t>
      </w:r>
    </w:p>
    <w:p w14:paraId="283F000D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13F1A88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65r /</w:t>
      </w:r>
    </w:p>
    <w:p w14:paraId="38DAE031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Lettera delli signori Stati Generali al signor duca di Ossuna | </w:t>
      </w:r>
    </w:p>
    <w:p w14:paraId="3FD78487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4A0408E2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Illustrissimo et valorosissimo signore ci è stato significato da Adrian | Pavoni consigliero, et pensionario della città di Amsterdam | tanto per il suo particolar interesse, che per parte dei | participanti, et patroni del vassello di Folcart Fancx</w:t>
      </w:r>
      <w:r w:rsidRPr="002A6193">
        <w:rPr>
          <w:rFonts w:eastAsia="Times New Roman"/>
          <w:vertAlign w:val="superscript"/>
          <w:lang w:eastAsia="it-IT"/>
        </w:rPr>
        <w:footnoteReference w:id="339"/>
      </w:r>
      <w:r w:rsidRPr="002A6193">
        <w:rPr>
          <w:rFonts w:eastAsia="Times New Roman"/>
          <w:lang w:eastAsia="it-IT"/>
        </w:rPr>
        <w:t xml:space="preserve"> | che esso supplicante con diverse lettere del detto mari-|naro, et del suo commesso scritte da Napoli è avvertito, | che vostra Eccellenza non solamente</w:t>
      </w:r>
      <w:r w:rsidRPr="002A6193">
        <w:rPr>
          <w:rFonts w:eastAsia="Times New Roman"/>
          <w:vertAlign w:val="superscript"/>
          <w:lang w:eastAsia="it-IT"/>
        </w:rPr>
        <w:footnoteReference w:id="340"/>
      </w:r>
      <w:r w:rsidRPr="002A6193">
        <w:rPr>
          <w:rFonts w:eastAsia="Times New Roman"/>
          <w:lang w:eastAsia="it-IT"/>
        </w:rPr>
        <w:t xml:space="preserve"> haveva fatto arrestar</w:t>
      </w:r>
      <w:r w:rsidRPr="002A6193">
        <w:rPr>
          <w:rFonts w:eastAsia="Times New Roman"/>
          <w:vertAlign w:val="superscript"/>
          <w:lang w:eastAsia="it-IT"/>
        </w:rPr>
        <w:footnoteReference w:id="341"/>
      </w:r>
      <w:r w:rsidRPr="002A6193">
        <w:rPr>
          <w:rFonts w:eastAsia="Times New Roman"/>
          <w:lang w:eastAsia="it-IT"/>
        </w:rPr>
        <w:t xml:space="preserve"> | costì il detto marinaro con il suo vassello, et mer-|cantie; sotto pretesto, che doveva servir il re di | Spagna; anzi haveva in luoco di accomplir la | sua promessa di rilasciarlo fatto constituir prigioniero | il suo pilota, come anco egli medesimo sarebbe stato preso | se non havesse data cautione, tolte via, et levate | le vele della nave; havendo vostra Eccellenza per questa | maniera di proceder reso inutile, et</w:t>
      </w:r>
      <w:r w:rsidRPr="002A6193">
        <w:rPr>
          <w:rFonts w:eastAsia="Times New Roman"/>
          <w:vertAlign w:val="superscript"/>
          <w:lang w:eastAsia="it-IT"/>
        </w:rPr>
        <w:footnoteReference w:id="342"/>
      </w:r>
      <w:r w:rsidRPr="002A6193">
        <w:rPr>
          <w:rFonts w:eastAsia="Times New Roman"/>
          <w:lang w:eastAsia="it-IT"/>
        </w:rPr>
        <w:t xml:space="preserve"> danneggiata | una gran parte della sua vettura, che consiste in | trafico</w:t>
      </w:r>
      <w:r w:rsidRPr="002A6193">
        <w:rPr>
          <w:rFonts w:eastAsia="Times New Roman"/>
          <w:vertAlign w:val="superscript"/>
          <w:lang w:eastAsia="it-IT"/>
        </w:rPr>
        <w:footnoteReference w:id="343"/>
      </w:r>
      <w:r w:rsidRPr="002A6193">
        <w:rPr>
          <w:rFonts w:eastAsia="Times New Roman"/>
          <w:lang w:eastAsia="it-IT"/>
        </w:rPr>
        <w:t xml:space="preserve">, et mercantie che possono perire, et | guastarsi, et destinate altrove, che per Napoli | di maniera che questo non riviene solamente a gran | lesione, et perdita del detto marinaro, et dei suoi | </w:t>
      </w:r>
    </w:p>
    <w:p w14:paraId="17D597C7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65v /</w:t>
      </w:r>
    </w:p>
    <w:p w14:paraId="782C6051" w14:textId="09032583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patroni, et portionevoli; ma anco a grandissimo pregiudicio</w:t>
      </w:r>
      <w:r w:rsidRPr="002A6193">
        <w:rPr>
          <w:rFonts w:eastAsia="Times New Roman"/>
          <w:vertAlign w:val="superscript"/>
          <w:lang w:eastAsia="it-IT"/>
        </w:rPr>
        <w:footnoteReference w:id="344"/>
      </w:r>
      <w:r w:rsidRPr="002A6193">
        <w:rPr>
          <w:rFonts w:eastAsia="Times New Roman"/>
          <w:lang w:eastAsia="it-IT"/>
        </w:rPr>
        <w:t>, et | dishonor di questi paesi, il che considerato, et che ’l | detto marinaro, et suoi patroni hanno intrapreso | questo viaggio fondati sopra il trattato della tregua | et sopra la fede publica, ch’è stata data, ratificata, | et giurata dall’una, et l’altra parte, hanno | ricercate nostre lettere di favore, et raccomandatione a | vostra Eccellenza per la ricuperatione del detto vassello</w:t>
      </w:r>
      <w:r w:rsidRPr="002A6193">
        <w:rPr>
          <w:rFonts w:eastAsia="Times New Roman"/>
          <w:vertAlign w:val="superscript"/>
          <w:lang w:eastAsia="it-IT"/>
        </w:rPr>
        <w:footnoteReference w:id="345"/>
      </w:r>
      <w:r w:rsidRPr="002A6193">
        <w:rPr>
          <w:rFonts w:eastAsia="Times New Roman"/>
          <w:lang w:eastAsia="it-IT"/>
        </w:rPr>
        <w:t xml:space="preserve"> con | la riparatione della loro perdita, et danno; | le quali noi non habbiamo potuto rifiutarli massime | in cosa tanto giusta, piena di equità, et ragio-|nevole. Ricercamo, et pregamo in tanto illustrissimo signore | che considerando il grandissimo torto, et danno | che per ordine di vostra Eccellenza è stato fatto con l’arresto del | detto marinaro, et suo vassello ad esso medesimo marinaro | et alli suoi portionevoli, et patroni, et la violatione | del detto trattato di tregua, et fede publica; piacerà | alla medesima Eccellenza farlo prontamente rilasciare con | la sua nave, et ripararlo della perdita, et danno | patito, come si conviene, et noi interamente se ne | </w:t>
      </w:r>
    </w:p>
    <w:p w14:paraId="5977F80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lastRenderedPageBreak/>
        <w:t>/ 66r /</w:t>
      </w:r>
    </w:p>
    <w:p w14:paraId="6A727D3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confidamo, perché altrimenti, et in che vi sarà fallo | noi saremo sforzati, et ci sarà data occasione | di usar, et risolver altri mezi per far riparar | il torto, che si fa a questi paesi, et alli suoi buoni | habitanti, particolarmente nelle piazze, et quartieri | dove</w:t>
      </w:r>
      <w:r w:rsidRPr="002A6193">
        <w:rPr>
          <w:rFonts w:eastAsia="Calibri"/>
          <w:vertAlign w:val="superscript"/>
        </w:rPr>
        <w:footnoteReference w:id="346"/>
      </w:r>
      <w:r w:rsidRPr="002A6193">
        <w:rPr>
          <w:rFonts w:eastAsia="Calibri"/>
        </w:rPr>
        <w:t xml:space="preserve"> succede</w:t>
      </w:r>
      <w:r w:rsidRPr="002A6193">
        <w:rPr>
          <w:rFonts w:eastAsia="Calibri"/>
          <w:vertAlign w:val="superscript"/>
        </w:rPr>
        <w:footnoteReference w:id="347"/>
      </w:r>
      <w:r w:rsidRPr="002A6193">
        <w:rPr>
          <w:rFonts w:eastAsia="Calibri"/>
        </w:rPr>
        <w:t xml:space="preserve"> il danno. Di che noi habbiamo | ben voluto avvertirne vostra Eccellenza massimamente perché | la sua reale maestà di Spagna ci ha fatto saper | con sue lettere espresse scritte poco tempo fa alli | serenissimi arciduchi, che non saranno fatti più simili | arresti. Il che</w:t>
      </w:r>
      <w:r w:rsidRPr="002A6193">
        <w:rPr>
          <w:rFonts w:eastAsia="Calibri"/>
          <w:vertAlign w:val="superscript"/>
        </w:rPr>
        <w:footnoteReference w:id="348"/>
      </w:r>
      <w:r w:rsidRPr="002A6193">
        <w:rPr>
          <w:rFonts w:eastAsia="Calibri"/>
        </w:rPr>
        <w:t xml:space="preserve"> attendendosi da noi in questo mentre | pregaranno il Creatore |</w:t>
      </w:r>
    </w:p>
    <w:p w14:paraId="453A263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illustrissimo et valorosissimo Signore di voler conservar, et mantener | la persona di vostra Eccellenza in una perfettissima</w:t>
      </w:r>
      <w:r w:rsidRPr="002A6193">
        <w:rPr>
          <w:rFonts w:eastAsia="Calibri"/>
          <w:vertAlign w:val="superscript"/>
        </w:rPr>
        <w:footnoteReference w:id="349"/>
      </w:r>
      <w:r w:rsidRPr="002A6193">
        <w:rPr>
          <w:rFonts w:eastAsia="Calibri"/>
        </w:rPr>
        <w:t xml:space="preserve"> sanità, et | lunghissima vita de l’Haya a</w:t>
      </w:r>
      <w:r w:rsidRPr="002A6193">
        <w:t>’</w:t>
      </w:r>
      <w:r w:rsidRPr="002A6193">
        <w:rPr>
          <w:rFonts w:eastAsia="Calibri"/>
        </w:rPr>
        <w:t xml:space="preserve"> 21</w:t>
      </w:r>
      <w:r w:rsidRPr="002A6193">
        <w:rPr>
          <w:rFonts w:eastAsia="Calibri"/>
          <w:vertAlign w:val="superscript"/>
        </w:rPr>
        <w:footnoteReference w:id="350"/>
      </w:r>
      <w:r w:rsidRPr="002A6193">
        <w:rPr>
          <w:rFonts w:eastAsia="Calibri"/>
        </w:rPr>
        <w:t xml:space="preserve"> marzo 1618 | </w:t>
      </w:r>
    </w:p>
    <w:p w14:paraId="62D98650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di vostra Eccellenza ben affettionati amici | </w:t>
      </w:r>
    </w:p>
    <w:p w14:paraId="4E02A5F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li Stati Generali de’ Paesi Bassi Uniti |</w:t>
      </w:r>
    </w:p>
    <w:p w14:paraId="56A50A8E" w14:textId="77777777" w:rsidR="00635E40" w:rsidRPr="002A6193" w:rsidRDefault="00635E40" w:rsidP="00901FDD">
      <w:pPr>
        <w:jc w:val="both"/>
        <w:outlineLvl w:val="0"/>
        <w:rPr>
          <w:rFonts w:eastAsia="Calibri"/>
        </w:rPr>
      </w:pPr>
    </w:p>
    <w:p w14:paraId="1492DB0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 tergo |</w:t>
      </w:r>
    </w:p>
    <w:p w14:paraId="60E9758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all’illustrissimo e bellicosissimo signore il signor |</w:t>
      </w:r>
    </w:p>
    <w:p w14:paraId="774EC20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duca di Ossuna | </w:t>
      </w:r>
    </w:p>
    <w:p w14:paraId="2375E49A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7CCFB6F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66vB /</w:t>
      </w:r>
    </w:p>
    <w:p w14:paraId="47AC2050" w14:textId="77777777" w:rsidR="00F42DB9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Lettera al duca di Usuna | </w:t>
      </w:r>
    </w:p>
    <w:p w14:paraId="3160889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nella prima</w:t>
      </w:r>
      <w:r w:rsidRPr="002A6193">
        <w:rPr>
          <w:rFonts w:eastAsia="Calibri"/>
          <w:vertAlign w:val="superscript"/>
        </w:rPr>
        <w:footnoteReference w:id="351"/>
      </w:r>
      <w:r w:rsidRPr="002A6193">
        <w:rPr>
          <w:rFonts w:eastAsia="Calibri"/>
        </w:rPr>
        <w:t xml:space="preserve"> n° 19 |</w:t>
      </w:r>
    </w:p>
    <w:p w14:paraId="5F64AF11" w14:textId="77777777" w:rsidR="00901FDD" w:rsidRPr="002A6193" w:rsidRDefault="00E54E37" w:rsidP="0069134C">
      <w:pPr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i/>
          <w:lang w:eastAsia="it-IT"/>
        </w:rPr>
        <w:br w:type="page"/>
      </w:r>
      <w:r w:rsidRPr="002A6193">
        <w:rPr>
          <w:rFonts w:eastAsia="Times New Roman"/>
          <w:lang w:eastAsia="it-IT"/>
        </w:rPr>
        <w:lastRenderedPageBreak/>
        <w:t>n. 22</w:t>
      </w:r>
    </w:p>
    <w:p w14:paraId="349D1171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27 marzo 1618, Amsterdam (cc. 69r-72v, 75r-76v)</w:t>
      </w:r>
    </w:p>
    <w:p w14:paraId="08B2F5F8" w14:textId="77777777" w:rsidR="00901FDD" w:rsidRPr="002A6193" w:rsidRDefault="00901FDD" w:rsidP="00901FDD">
      <w:pPr>
        <w:widowControl w:val="0"/>
        <w:suppressAutoHyphens/>
        <w:rPr>
          <w:rFonts w:eastAsia="Times New Roman"/>
          <w:lang w:eastAsia="it-IT"/>
        </w:rPr>
      </w:pPr>
    </w:p>
    <w:p w14:paraId="5492DD5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69r /</w:t>
      </w:r>
    </w:p>
    <w:p w14:paraId="21435AC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2</w:t>
      </w:r>
      <w:r w:rsidRPr="002A6193">
        <w:rPr>
          <w:rFonts w:eastAsia="Calibri"/>
          <w:vertAlign w:val="superscript"/>
        </w:rPr>
        <w:t>da</w:t>
      </w:r>
      <w:r w:rsidRPr="002A6193">
        <w:rPr>
          <w:rFonts w:eastAsia="Calibri"/>
        </w:rPr>
        <w:t xml:space="preserve"> | </w:t>
      </w:r>
    </w:p>
    <w:p w14:paraId="2FFE794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n° 20 |</w:t>
      </w:r>
    </w:p>
    <w:p w14:paraId="507EA135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24FB4BF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579F0BAA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con grandissimo dispiacer d’animo intendo nelle lettere della | Serenità vostra delli doi dello stante l’incertezza del recapito | delle mie lettere per lei, et non so da che ne venga la | tardità poiché mentre ispedisco talhora dalla parte | d’Anversa secondo la commodità dei messaggieri | ho havuto sempre avviso esser capitate le mie | lettere in tempo dell’ordinario, et credo bene che | li tempi, che sono stati assai fastidiosi questi dì | passati habbino causato questo incontro; come | appunto è successo col sudetto dispaccio dei doi, che | dovendomi arrivar il venerdì mi pervene solamente | il martedì seguente; et ancor non ho ricevuto | quelle, che devono</w:t>
      </w:r>
      <w:r w:rsidRPr="002A6193">
        <w:rPr>
          <w:rFonts w:eastAsia="Calibri"/>
          <w:vertAlign w:val="superscript"/>
        </w:rPr>
        <w:footnoteReference w:id="352"/>
      </w:r>
      <w:r w:rsidRPr="002A6193">
        <w:rPr>
          <w:rFonts w:eastAsia="Calibri"/>
        </w:rPr>
        <w:t xml:space="preserve"> esser scritto a’ 9 et pur questi | mercanti hanno havute le lettere sue. Io già | ho scritto al Rolans mastro di poste in An-|versa perché habbi cura alla sicurezza dei | miei dispacci; et col signor Calandrini qui ho | messo ancor buon ordine per quelle lettere, che | gli potessi mandar da questa parte per ispedir | per la via di Colonia, come ha fatte | </w:t>
      </w:r>
    </w:p>
    <w:p w14:paraId="0B8F6209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69v /</w:t>
      </w:r>
    </w:p>
    <w:p w14:paraId="16B0AE9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le precedenti. Ho ricevute le replicate de’ 23 febraro, et</w:t>
      </w:r>
      <w:r w:rsidRPr="002A6193">
        <w:rPr>
          <w:rFonts w:eastAsia="Calibri"/>
          <w:vertAlign w:val="superscript"/>
        </w:rPr>
        <w:footnoteReference w:id="353"/>
      </w:r>
      <w:r w:rsidRPr="002A6193">
        <w:rPr>
          <w:rFonts w:eastAsia="Calibri"/>
        </w:rPr>
        <w:t xml:space="preserve"> la Serenità vostra | prima dell’arrivo delle presenti haverà inteso l’|essecutione data da me a’ suoi commandamenti et | quanto a quello, ch’ella mi scrive del solecitar | la partenza dei vasselli supplirà quanto si contiene | in questo proposito nelle prime. Et haverò principal | mira, che la marinarezza sia tutta pratica, et | propria per il servitio dell’armata, et in numero | che possi anco servire per</w:t>
      </w:r>
      <w:r w:rsidRPr="002A6193">
        <w:rPr>
          <w:rFonts w:eastAsia="Calibri"/>
          <w:vertAlign w:val="superscript"/>
        </w:rPr>
        <w:footnoteReference w:id="354"/>
      </w:r>
      <w:r w:rsidRPr="002A6193">
        <w:rPr>
          <w:rFonts w:eastAsia="Calibri"/>
        </w:rPr>
        <w:t xml:space="preserve"> il rinforzo di essa. |</w:t>
      </w:r>
    </w:p>
    <w:p w14:paraId="1327917B" w14:textId="53A7F0A3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Dall’eccellentissimo signor ambasciator Contarini non mi fu ricercato altro | per l’avanzamento della preparatione delle otto | navi accordate in Londra, che la</w:t>
      </w:r>
      <w:r w:rsidRPr="002A6193">
        <w:rPr>
          <w:rFonts w:eastAsia="Calibri"/>
          <w:vertAlign w:val="superscript"/>
        </w:rPr>
        <w:footnoteReference w:id="355"/>
      </w:r>
      <w:r w:rsidRPr="002A6193">
        <w:rPr>
          <w:rFonts w:eastAsia="Calibri"/>
        </w:rPr>
        <w:t xml:space="preserve"> summa delli | vintimilla ducati de’ quali saranno già pervenute | le lettere di cambio a vostra Serenità se altro mi ricercarà | non mancarò di somministrar tutto quello che per me si | potrà tanto in denari, quanto in lettere di credito | se ho presentito, che ’l signor Nichetti mercante in queste | città habbi qualche ordine di costì per pagar, o | dar credito in Londra ad esso</w:t>
      </w:r>
      <w:r w:rsidRPr="002A6193">
        <w:rPr>
          <w:rFonts w:eastAsia="Calibri"/>
          <w:vertAlign w:val="superscript"/>
        </w:rPr>
        <w:footnoteReference w:id="356"/>
      </w:r>
      <w:r w:rsidRPr="002A6193">
        <w:rPr>
          <w:rFonts w:eastAsia="Calibri"/>
        </w:rPr>
        <w:t xml:space="preserve"> eccellentissimo</w:t>
      </w:r>
      <w:r w:rsidRPr="002A6193">
        <w:rPr>
          <w:rFonts w:eastAsia="Calibri"/>
          <w:vertAlign w:val="superscript"/>
        </w:rPr>
        <w:footnoteReference w:id="357"/>
      </w:r>
      <w:r w:rsidRPr="002A6193">
        <w:rPr>
          <w:rFonts w:eastAsia="Calibri"/>
        </w:rPr>
        <w:t xml:space="preserve"> Contarini; ma | </w:t>
      </w:r>
    </w:p>
    <w:p w14:paraId="7004EA5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70r /</w:t>
      </w:r>
    </w:p>
    <w:p w14:paraId="079F9AA0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che non gli era espresso nelle lettere né che, né come | solo si avvisava così in generale riferendosi ad | altre lettere, che dice non haver ricevute. Avanti | che parter</w:t>
      </w:r>
      <w:r w:rsidRPr="002A6193">
        <w:rPr>
          <w:rFonts w:eastAsia="Calibri"/>
          <w:vertAlign w:val="superscript"/>
        </w:rPr>
        <w:footnoteReference w:id="358"/>
      </w:r>
      <w:r w:rsidRPr="002A6193">
        <w:rPr>
          <w:rFonts w:eastAsia="Calibri"/>
        </w:rPr>
        <w:t xml:space="preserve"> per l’Haya, che sarà doppo l’ispeditione | di questo dispaccio m’abboccarò seco, et concerterò | quello sarà necessario in questo proposito. | </w:t>
      </w:r>
    </w:p>
    <w:p w14:paraId="10FB9F7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Fin la settimana passata havevo fatte lettere di | cambio di 25 milla ducati al Calandrini pagabili a’ | 20 maggio prossimo; di quelle, che doverò far | per l’avenire non mancarò di seguitar l’ordine | che ella mi dà del farle a vista; ma questi mercanti | mal volontieri vi si accommodano, poiché havendone | accennato m’han detto, che non gli torna a conto, et | perché ancorché le lettere si faccino a vista in ogni | modo corrono sempre dodici, et quindeci giorni | prima, che di ricever il pagamento, come succede | anco di quelle a uso, che si scorre sempre qualche | giorno al pagarle</w:t>
      </w:r>
      <w:r w:rsidRPr="002A6193">
        <w:rPr>
          <w:rFonts w:eastAsia="Calibri"/>
          <w:vertAlign w:val="superscript"/>
        </w:rPr>
        <w:footnoteReference w:id="359"/>
      </w:r>
      <w:r w:rsidRPr="002A6193">
        <w:rPr>
          <w:rFonts w:eastAsia="Calibri"/>
        </w:rPr>
        <w:t xml:space="preserve">. Il Calandrini mi ha detto a | questo proposito, che sa bene, che questo succede | per la maniera del governo, et per la qualità de’ tempi | </w:t>
      </w:r>
    </w:p>
    <w:p w14:paraId="2020E8E1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70v /</w:t>
      </w:r>
    </w:p>
    <w:p w14:paraId="2992BB0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lastRenderedPageBreak/>
        <w:t>ancora; ma in ogni modo pregava col mezo mio vostra Serenità | di ordinar, che al tempo proprio le lettere fusser | pagate. Ho penetrato, che li corrispondenti di là | di questi Vanderput, Gaboii</w:t>
      </w:r>
      <w:r w:rsidRPr="002A6193">
        <w:rPr>
          <w:rFonts w:eastAsia="Calibri"/>
          <w:vertAlign w:val="superscript"/>
        </w:rPr>
        <w:footnoteReference w:id="360"/>
      </w:r>
      <w:r w:rsidRPr="002A6193">
        <w:rPr>
          <w:rFonts w:eastAsia="Calibri"/>
        </w:rPr>
        <w:t>, et Falconieri li hanno | scritto, che non si curino di fargli rimesse di là | a nome della Serenità vostra perché non vorrebbono haver | questi pensieri di attender a riscuoter. | Io haverei bene particolar gusto, che vostra Serenità trovasse | stradda propria, et sicura per farmi rimessa di | denaro perché avanzarebbe, come altre volte ho | riverentemente scritto, et servirebbe questo a sua | particolar riputatione. Qui aggiunta mando una | lista de’ mercanti, che hanno</w:t>
      </w:r>
      <w:r w:rsidRPr="002A6193">
        <w:rPr>
          <w:rFonts w:eastAsia="Calibri"/>
          <w:vertAlign w:val="superscript"/>
        </w:rPr>
        <w:footnoteReference w:id="361"/>
      </w:r>
      <w:r w:rsidRPr="002A6193">
        <w:rPr>
          <w:rFonts w:eastAsia="Calibri"/>
        </w:rPr>
        <w:t xml:space="preserve"> corrispondenza | di trafico, et di cambio in quella piazza chi più | chi meno; ma tutto sta, che vostra Serenità trovi di là | la dita sufficiente</w:t>
      </w:r>
      <w:r w:rsidRPr="002A6193">
        <w:rPr>
          <w:rFonts w:eastAsia="Calibri"/>
          <w:vertAlign w:val="superscript"/>
        </w:rPr>
        <w:footnoteReference w:id="362"/>
      </w:r>
      <w:r w:rsidRPr="002A6193">
        <w:rPr>
          <w:rFonts w:eastAsia="Calibri"/>
        </w:rPr>
        <w:t xml:space="preserve">, et sicura, il che deve esser | conosciuto dalla prudenza della Serenità vostra. | In tanto si assicuri, che quel vantaggio, che saprò | trovar maggiore io lo procurerò; ma pochi sono | che vaglino ad intraprender una sì grande provisione | </w:t>
      </w:r>
    </w:p>
    <w:p w14:paraId="7D1D093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71r /</w:t>
      </w:r>
    </w:p>
    <w:p w14:paraId="5DF6E2A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et tanto più si abbassa poi il cambio; quanto si scuopre | il bisogno, et la strettezza del denaro necessario per qua, | et per l’eccellentissimo signor ambasciator Contarini in Londra. |</w:t>
      </w:r>
    </w:p>
    <w:p w14:paraId="636348D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Al medesimo signor Ambasciatore ho scritto altre volte quello andavo | operando con questa provisione de’ vasselli, hiersera | anco li ho scritto il segno a che mi attrovavo, | et havendo ispedite le lettere per la via di Anversa, | hoggi replicarò il medesimo per via di Midelburgh, et | se sarà possibile si concerterà il tempo dell’uscita | di quelle, et di queste navi perché si uniscano, se | non saranno essequiti da me li commandamenti della Serenità vostra | che l’una flotta pronta non aspetti l’altra. |</w:t>
      </w:r>
    </w:p>
    <w:p w14:paraId="72EE1DD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Avanti, ch’io partissi dell’Haya colla communicatione | che feci alli signori Stati Generali delli avvisi aggiunti | alle sue lettere de’ doi accompagnai ufficio conforme | al commandamento della Serenità vostra, et m’allargai in ogni | parte mostrando i mali termini, che usano Spagnoli | gl’artificii, che adoperano per inganare, et dar legge | al mondo, le pretensioni, che introducono a loro | vantaggio.</w:t>
      </w:r>
      <w:r w:rsidRPr="002A6193">
        <w:rPr>
          <w:rFonts w:eastAsia="Calibri"/>
          <w:vertAlign w:val="superscript"/>
        </w:rPr>
        <w:footnoteReference w:id="363"/>
      </w:r>
      <w:r w:rsidRPr="002A6193">
        <w:rPr>
          <w:rFonts w:eastAsia="Calibri"/>
        </w:rPr>
        <w:t xml:space="preserve"> Colli capitoli delle lettere dell’eccellentissimo signor | </w:t>
      </w:r>
    </w:p>
    <w:p w14:paraId="33FBDB1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71v /</w:t>
      </w:r>
    </w:p>
    <w:p w14:paraId="601098F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ambasciatore Soranzo, et del signor residente Spinelli procurai nuovi | ordini ove occorreva, et sufficienti per impedir che | non capitino vasselli di questi paesi in mano del duca | di Ossuna; espresse l’artificio, che usano Spagnoli | di far passar, non potendo haverli a suo beneplacito | li vasselli di Malta contra corsari per valersi dei suoi | di Spagna contro la serenissima Republica, et come siano coperti | di mille insidie gl’ufficii fatti in Francia, et in Inghilterra | per unione contro detti pirati; il che tutto fu | inteso dall’assemblea con particolar attentione | et per potermi far il riflesso necessario sopra mi | fecero instanza, che gliene dassi li particolari | in nota, il che feci, et mi persuado che la detatura | della lettera scritta al duca di Ossuna habbi qualche | annessione coi concetti espressi chiari, et vivamente da | me. Tornato all’Haya non mancarò tra particolari | di andar seminando di quelle ragioni, che stimerò | proprie per tentare, che si applichi sempre più | l’animo agl’andamenti artificiosi dello Spagnolo. |</w:t>
      </w:r>
    </w:p>
    <w:p w14:paraId="77C8D12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Aggradì il signor ambasciator d’Inghilterra grandemente la confidenza |</w:t>
      </w:r>
    </w:p>
    <w:p w14:paraId="6E0CE9C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72r /</w:t>
      </w:r>
    </w:p>
    <w:p w14:paraId="0071A069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che usai seco nel communicargli gl’avvisi, che tenevo | da vostra Serenità, et mi promise di far l’ufficio, che la Serenità vostra | desiderava di ringratiamento con la maestà del suo Re | dicendo che le confessava grande obligatione perché | si compiacesse di adoperar, et essercitar la devotione | che le professa; et come per il passato et per commandamento | del Re, et mosso dal suo naturale, et proprio obligo | verso quella serenissima Republica haveva fatto ogni ufficio | che haveva stimato proprio per servitio di lei; | tanto haverebbe anco fatto nell’avenire, et ch’io | l’adoperassi pure, et le accenassi la mente publica, | che non haverebbe mancato di dimostrarsele buon | servitore. A questa </w:t>
      </w:r>
      <w:r w:rsidRPr="002A6193">
        <w:rPr>
          <w:rFonts w:eastAsia="Calibri"/>
        </w:rPr>
        <w:lastRenderedPageBreak/>
        <w:t>espressione d’affetto di questo | Ministro corrisposi in ogni buona maniera, et continuerò | seco la confidenza, ch’ella mi commanda. |</w:t>
      </w:r>
    </w:p>
    <w:p w14:paraId="22238E4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L’universale in questi paesi comprende chiaramente dalli | avvisi, ch’io communico, et da quelli, che vengono | da diverse parti, che Spagnoli cercano di tirar in | lungo le cose, et che anderanno tentando subterfugii | per cavar profitto dal tempo. Non tengono, che | </w:t>
      </w:r>
    </w:p>
    <w:p w14:paraId="4915DAC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72v /</w:t>
      </w:r>
    </w:p>
    <w:p w14:paraId="66764D2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habbi ad esser stabile la pace tra la serenissima casa d’Austria, | et vostra Serenità; non possono persuadersi con quante scritture | venghino dalla parte del Christianissimo, che sia il granduca di | Milano per ceder alla restitutione di Vercelli; ben | stimano di certo, che vostra Serenità habbi ad esser travagliata | in mare dallo Spagnolo, et che vogli far nido nel | golfo, et forse una sede permanente; et per | tanto questi signori dell’Amiralità mi dissero, ch’era | necessario che la Serenità vostra facesse da dovero in golfo | scacciasse l’armata spagnola, la facesse star fuori per | sempre, et che hora haveva la maniera propria | con sì bella flotta, et così ben armata. Concetti, che | sono anco all’Haya tra quelli del Governo, et nell’|universale del Paese. Et fa ognuno tanto capitale | della conservatione della giurisditione del golfo in | vostra Serenità; quanto della conservatione del proprio Stato | accorgendosi molto bene, che quel pregiudicio, che | ella venisse a ricevere, et lo dicono chiaramente, tutto | ridonderebbe a disavantaggio degl’interessi di | questa Republica. Il che mi dà anco occasione di far | </w:t>
      </w:r>
    </w:p>
    <w:p w14:paraId="637BDA3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75r /</w:t>
      </w:r>
    </w:p>
    <w:p w14:paraId="2170520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apparer la ragione, che vi è di far riflesso, et devenir | a risolutioni generose per contraminare alla vastezza | de’ pensieri dei Spagnoli. |</w:t>
      </w:r>
    </w:p>
    <w:p w14:paraId="6D0746F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Di don Gioan de la Gamba doppo l’ultima ispeditione | mia non ho inteso altro del seguir del suo negotio | a Brusseles per esser stato absente dall’Haya, et | perché non ho havute le mie lettere ordinarie di quello | intenderò, et di ciò, che haverò anco da Doncherchen | ove ha scritto il Calandrini ne darò riverente conto | alla Serenità vostra. |</w:t>
      </w:r>
    </w:p>
    <w:p w14:paraId="4B3A073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Il signor principe Mauritio partì hieri otto per Harnem | per assister, come riverentemente scrissi a quel congresso, | et doverà esser presto di ritorno. S’intenderà | di sicuro quello, che porta la voce, che in quello | di Colonia, et nel paese de’ Valloni si facci di levata | de’ genti. Le lettere di Colonia appunto portano | questi avvisi; ma non dichiarano né per dove, né | per chi habbino a servire, starò avvertito, et | procurerò havere ogni più particolar informatione | affineché la Serenità vostra ne sia avvertita. |</w:t>
      </w:r>
    </w:p>
    <w:p w14:paraId="0C3467B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75v /</w:t>
      </w:r>
    </w:p>
    <w:p w14:paraId="517C5017" w14:textId="6CC78823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Il mercante che dà l’armi per questo reggimento d’infan-|teria destinato al suo servitio mi è venuto instantemente | a pregare di raccomandarlo alla</w:t>
      </w:r>
      <w:r w:rsidRPr="002A6193">
        <w:rPr>
          <w:rFonts w:eastAsia="Calibri"/>
          <w:vertAlign w:val="superscript"/>
        </w:rPr>
        <w:footnoteReference w:id="364"/>
      </w:r>
      <w:r w:rsidRPr="002A6193">
        <w:rPr>
          <w:rFonts w:eastAsia="Calibri"/>
        </w:rPr>
        <w:t xml:space="preserve"> Serenità vostra per poter | haver il pagamento dell’armi, che ha dato al conte | di Levenstein vorrebbe, che la Serenità vostra le pagasse per | scontarle nelle paghe de’ soldati; mi</w:t>
      </w:r>
      <w:r w:rsidRPr="002A6193">
        <w:rPr>
          <w:rFonts w:eastAsia="Calibri"/>
          <w:vertAlign w:val="superscript"/>
        </w:rPr>
        <w:footnoteReference w:id="365"/>
      </w:r>
      <w:r w:rsidRPr="002A6193">
        <w:rPr>
          <w:rFonts w:eastAsia="Calibri"/>
        </w:rPr>
        <w:t xml:space="preserve"> ha detto, che ’l suo | agente li scrisse haver trovato ottima dispositione in vostra Serenità | et nell’Eccellenze vostre; ma che bisognava trattar col Conte, et | non potendo da lui haver audienza servendosi</w:t>
      </w:r>
      <w:r w:rsidRPr="002A6193">
        <w:rPr>
          <w:rFonts w:eastAsia="Calibri"/>
          <w:vertAlign w:val="superscript"/>
        </w:rPr>
        <w:footnoteReference w:id="366"/>
      </w:r>
      <w:r w:rsidRPr="002A6193">
        <w:rPr>
          <w:rFonts w:eastAsia="Calibri"/>
        </w:rPr>
        <w:t xml:space="preserve"> di varii | pretesti ricorrevano all’auttorità loro per esser suffragati | et sollevati dal danno, che pativano. Non ho saputo | negar all’instanza della raccommandatione; considerando | però ad esso mercante, et al suo compagno, che malamente | mi persuadevo, che vostra Serenità havesse esborsati 45 mila fiorini; | che pretendevano, dove l’armi non sarebbono costate | che intorno a trenta milla fiorini a proportione di | quelle che fornisce al presente. È vero mi hanno | risposto, che la</w:t>
      </w:r>
      <w:r w:rsidRPr="002A6193">
        <w:rPr>
          <w:rFonts w:eastAsia="Calibri"/>
          <w:vertAlign w:val="superscript"/>
        </w:rPr>
        <w:footnoteReference w:id="367"/>
      </w:r>
      <w:r w:rsidRPr="002A6193">
        <w:rPr>
          <w:rFonts w:eastAsia="Calibri"/>
        </w:rPr>
        <w:t xml:space="preserve"> summa è alta; ma habbiamo condotto | tutto a nostro rischio, oltre il tenir il nostro denaro morto | et altro che tutto causa interesse nelle nostre</w:t>
      </w:r>
      <w:r w:rsidRPr="002A6193">
        <w:rPr>
          <w:rFonts w:eastAsia="Calibri"/>
          <w:vertAlign w:val="superscript"/>
        </w:rPr>
        <w:footnoteReference w:id="368"/>
      </w:r>
      <w:r w:rsidRPr="002A6193">
        <w:rPr>
          <w:rFonts w:eastAsia="Calibri"/>
        </w:rPr>
        <w:t xml:space="preserve"> borse |</w:t>
      </w:r>
    </w:p>
    <w:p w14:paraId="2919766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76r /</w:t>
      </w:r>
    </w:p>
    <w:p w14:paraId="50E0CE9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lastRenderedPageBreak/>
        <w:t>queste considerationi devono esser approbate da vostra Serenità | se così si compiacerà; et credo, che si contentarebbono per | haver il suo rilasciarsi di qualche cosa della sua | pretensione; quando la Serenità vostra volesse, o si risolvesse | di far il pagamento di dette armi. Gratie etc. |</w:t>
      </w:r>
    </w:p>
    <w:p w14:paraId="5B619FDD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4B3EBF8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Da Amsterdam</w:t>
      </w:r>
      <w:r w:rsidRPr="002A6193">
        <w:rPr>
          <w:rFonts w:eastAsia="Calibri"/>
          <w:vertAlign w:val="superscript"/>
        </w:rPr>
        <w:footnoteReference w:id="369"/>
      </w:r>
      <w:r w:rsidRPr="002A6193">
        <w:rPr>
          <w:rFonts w:eastAsia="Calibri"/>
        </w:rPr>
        <w:t xml:space="preserve"> a</w:t>
      </w:r>
      <w:r w:rsidRPr="002A6193">
        <w:t>’</w:t>
      </w:r>
      <w:r w:rsidRPr="002A6193">
        <w:rPr>
          <w:rFonts w:eastAsia="Calibri"/>
        </w:rPr>
        <w:t xml:space="preserve"> 27 marzo 1618 | </w:t>
      </w:r>
    </w:p>
    <w:p w14:paraId="414724A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di vostra Serenità | </w:t>
      </w:r>
    </w:p>
    <w:p w14:paraId="6156808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humilissimo et devotissimo servitore | </w:t>
      </w:r>
    </w:p>
    <w:p w14:paraId="4E8E5F30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Christofforo Suriano | </w:t>
      </w:r>
    </w:p>
    <w:p w14:paraId="46E6969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 </w:t>
      </w:r>
    </w:p>
    <w:p w14:paraId="172C1D1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76v /</w:t>
      </w:r>
    </w:p>
    <w:p w14:paraId="1265977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Al serenissimo principe di Venetia | </w:t>
      </w:r>
    </w:p>
    <w:p w14:paraId="5E71417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2</w:t>
      </w:r>
      <w:r w:rsidRPr="002A6193">
        <w:rPr>
          <w:rFonts w:eastAsia="Calibri"/>
          <w:vertAlign w:val="superscript"/>
        </w:rPr>
        <w:t>da</w:t>
      </w:r>
      <w:r w:rsidRPr="002A6193">
        <w:rPr>
          <w:rFonts w:eastAsia="Calibri"/>
        </w:rPr>
        <w:t xml:space="preserve"> |</w:t>
      </w:r>
    </w:p>
    <w:p w14:paraId="39EA699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n° 20 comincia n° 19 |</w:t>
      </w:r>
    </w:p>
    <w:p w14:paraId="70E2D359" w14:textId="77777777" w:rsidR="00901FDD" w:rsidRPr="002A6193" w:rsidRDefault="00901FDD" w:rsidP="0016191F">
      <w:pPr>
        <w:jc w:val="both"/>
        <w:outlineLvl w:val="0"/>
        <w:rPr>
          <w:rFonts w:eastAsia="Calibri"/>
          <w:vertAlign w:val="superscript"/>
        </w:rPr>
      </w:pPr>
    </w:p>
    <w:p w14:paraId="48D2EE53" w14:textId="77777777" w:rsidR="00901FDD" w:rsidRPr="002A6193" w:rsidRDefault="00E54E37" w:rsidP="00901FDD">
      <w:pPr>
        <w:jc w:val="both"/>
        <w:outlineLv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Tracce di sigilli</w:t>
      </w:r>
    </w:p>
    <w:p w14:paraId="5F0DBCB1" w14:textId="77777777" w:rsidR="00901FDD" w:rsidRPr="002A6193" w:rsidRDefault="00901FDD" w:rsidP="00901FDD">
      <w:pPr>
        <w:jc w:val="both"/>
        <w:outlineLvl w:val="0"/>
        <w:rPr>
          <w:rFonts w:eastAsia="Calibri"/>
          <w:vertAlign w:val="superscript"/>
        </w:rPr>
      </w:pPr>
    </w:p>
    <w:p w14:paraId="2D0CCAA3" w14:textId="77777777" w:rsidR="00901FDD" w:rsidRPr="002A6193" w:rsidRDefault="00E54E37" w:rsidP="00901FDD">
      <w:pPr>
        <w:jc w:val="both"/>
        <w:outlineLv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Regesto antico</w:t>
      </w:r>
    </w:p>
    <w:p w14:paraId="5EC69E1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76vC /</w:t>
      </w:r>
    </w:p>
    <w:p w14:paraId="04ACA2A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27 marzo 1618 ricevute </w:t>
      </w:r>
      <w:r w:rsidRPr="002A6193">
        <w:rPr>
          <w:rFonts w:eastAsia="Calibri"/>
          <w:smallCaps/>
        </w:rPr>
        <w:t>xi</w:t>
      </w:r>
      <w:r w:rsidRPr="002A6193">
        <w:rPr>
          <w:rFonts w:eastAsia="Calibri"/>
        </w:rPr>
        <w:t xml:space="preserve"> april |</w:t>
      </w:r>
    </w:p>
    <w:p w14:paraId="6DE83AD4" w14:textId="5317AC32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Haia. </w:t>
      </w:r>
      <w:r w:rsidR="00F470C8" w:rsidRPr="002A6193">
        <w:rPr>
          <w:rFonts w:eastAsia="Calibri"/>
        </w:rPr>
        <w:t>n°</w:t>
      </w:r>
      <w:r w:rsidRPr="002A6193">
        <w:rPr>
          <w:rFonts w:eastAsia="Calibri"/>
        </w:rPr>
        <w:t xml:space="preserve"> 20. 2</w:t>
      </w:r>
      <w:r w:rsidRPr="002A6193">
        <w:rPr>
          <w:rFonts w:eastAsia="Calibri"/>
          <w:vertAlign w:val="superscript"/>
        </w:rPr>
        <w:t>da</w:t>
      </w:r>
      <w:r w:rsidRPr="002A6193">
        <w:rPr>
          <w:rFonts w:eastAsia="Calibri"/>
        </w:rPr>
        <w:t xml:space="preserve"> | </w:t>
      </w:r>
    </w:p>
    <w:p w14:paraId="0125BB46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1F8E216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Si duole del dubbio di ricapito alle | lettere: che non ha ricevuto precedente | de’ 9 et che né sono in mercordì. |</w:t>
      </w:r>
    </w:p>
    <w:p w14:paraId="2AA4565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Ha scritto perché s’usi diligenza. |</w:t>
      </w:r>
    </w:p>
    <w:p w14:paraId="7D923357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Accusa ricevuta di replicate de’ 23 | che ha essequito gl’ordini et la | marinarezza sarà buona. |</w:t>
      </w:r>
    </w:p>
    <w:p w14:paraId="6CC89B5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Dal signor ambasciator Contarini non vi è ricercato | altro per rimessa di danaro se abocherà | con signor Nichetti mercante per concertar | sopra ciò quanto sarà necessario. |</w:t>
      </w:r>
    </w:p>
    <w:p w14:paraId="66FC04B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Procurerà far le lettere di cambio | a vista; ma li mercanti se ne | dagliono</w:t>
      </w:r>
      <w:r w:rsidRPr="002A6193">
        <w:rPr>
          <w:rFonts w:eastAsia="Calibri"/>
          <w:vertAlign w:val="superscript"/>
        </w:rPr>
        <w:footnoteReference w:id="370"/>
      </w:r>
      <w:r w:rsidRPr="002A6193">
        <w:rPr>
          <w:rFonts w:eastAsia="Calibri"/>
        </w:rPr>
        <w:t>: perché non sono pagati | immediate fa ufficio che si paghino. |</w:t>
      </w:r>
    </w:p>
    <w:p w14:paraId="6D4EA00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Li mercanti di qua hanno scritto | che non si curino far rimesse | perché non vorriano pensieri di | riscuoter. |</w:t>
      </w:r>
    </w:p>
    <w:p w14:paraId="7C5EE0F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Haveria caro si trovasse modo | di rimetterne di là. Manda | lista de’ mercanti che hanno traffico | raccorda che si trovi dita</w:t>
      </w:r>
      <w:r w:rsidRPr="002A6193">
        <w:rPr>
          <w:rFonts w:eastAsia="Calibri"/>
          <w:vertAlign w:val="superscript"/>
        </w:rPr>
        <w:footnoteReference w:id="371"/>
      </w:r>
      <w:r w:rsidRPr="002A6193">
        <w:rPr>
          <w:rFonts w:eastAsia="Calibri"/>
        </w:rPr>
        <w:t xml:space="preserve"> sicura | procurerà ogni vantaggio. | </w:t>
      </w:r>
    </w:p>
    <w:p w14:paraId="5EE89607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All’ambasciator Contarini ha avisato | quanto va operando: procurerà | l’Unione; se non essequirà | gl’ordini di inviar le flote una | dopo l’altra. | </w:t>
      </w:r>
    </w:p>
    <w:p w14:paraId="1BD07CF6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2856AAD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L. SS. R. |</w:t>
      </w:r>
    </w:p>
    <w:p w14:paraId="1FE563F5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3E38840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76vD /</w:t>
      </w:r>
    </w:p>
    <w:p w14:paraId="192DA1B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Avanti la sua partenza dall’|Aia fece ufficio con i signori Stati | per i correnti negozi d’Italia | tutto s’è sentito bene | non mancherà al ritorno | continuar. |</w:t>
      </w:r>
    </w:p>
    <w:p w14:paraId="06A2950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L’ambasciator d’Inghilterra ha aggradito | la communicatione d’avisi: ufficio | passato sopra ciò. | </w:t>
      </w:r>
    </w:p>
    <w:p w14:paraId="263CA87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Concetti che correno che | Spagnoli tirino in longo. Che | non sia durabile la pace | con casa d’Austria: che non | segua restitutione di Vercelli | et che s’habbi haver travaglio | in mare per il golfo. |</w:t>
      </w:r>
    </w:p>
    <w:p w14:paraId="0018363A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Che quei signori stimano doversi | far da dovero in scacciar | la spagnola di golfo: stimando | che ogni pregiudizio in ciò sia | interesse anco loro. |</w:t>
      </w:r>
    </w:p>
    <w:p w14:paraId="3BE503B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Di don Gio. dalla Gamba non | intende altro. |</w:t>
      </w:r>
    </w:p>
    <w:p w14:paraId="5BCD847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lastRenderedPageBreak/>
        <w:t>Principe Mauritio parte per Harnem. |</w:t>
      </w:r>
    </w:p>
    <w:p w14:paraId="765F94A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In Colonia si fa genti non | intende perderne, starà avertito. |</w:t>
      </w:r>
    </w:p>
    <w:p w14:paraId="4BD7D40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Instanza del mercante che dà | l’arme, de pagar quelli del | conte di Levenstein: ha promesso | di scriverne: crede che si | contenterebbero lasciar qualche | summa quando volesse la serenissima | Republica pagarli. |</w:t>
      </w:r>
    </w:p>
    <w:p w14:paraId="31EE7526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241113C4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3E2FFB54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n. 23</w:t>
      </w:r>
    </w:p>
    <w:p w14:paraId="51C99709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Allegato I al n. 22 (cc. 73r-74v)</w:t>
      </w:r>
    </w:p>
    <w:p w14:paraId="3DB42616" w14:textId="77777777" w:rsidR="00901FDD" w:rsidRPr="002A6193" w:rsidRDefault="00901FDD" w:rsidP="00901FDD">
      <w:pPr>
        <w:widowControl w:val="0"/>
        <w:suppressAutoHyphens/>
        <w:jc w:val="center"/>
        <w:rPr>
          <w:rFonts w:eastAsia="Times New Roman"/>
          <w:lang w:eastAsia="it-IT"/>
        </w:rPr>
      </w:pPr>
    </w:p>
    <w:p w14:paraId="4325F07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73r /</w:t>
      </w:r>
    </w:p>
    <w:p w14:paraId="2186A9DF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Nomi dei mercanti in Amsterdam, che hanno | corrispondenza in Venetia, et sono di credito. Quelli dalle | doi croci sono i più potenti, li altri colla semplice croce | vagliono assai, et quelli senza han credito assai. | </w:t>
      </w:r>
    </w:p>
    <w:p w14:paraId="462FA308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2C8E4DA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signori Calandrini, Letfeur, et Vandermulen |</w:t>
      </w:r>
    </w:p>
    <w:p w14:paraId="6A4536FC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Vanderputen |</w:t>
      </w:r>
    </w:p>
    <w:p w14:paraId="7C5B5A67" w14:textId="7010AC13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+ + </w:t>
      </w:r>
      <w:r w:rsidR="00DF4D76" w:rsidRPr="002A6193">
        <w:rPr>
          <w:rFonts w:eastAsia="Times New Roman"/>
          <w:lang w:eastAsia="it-IT"/>
        </w:rPr>
        <w:t>Jo</w:t>
      </w:r>
      <w:r w:rsidRPr="002A6193">
        <w:rPr>
          <w:rFonts w:eastAsia="Times New Roman"/>
          <w:lang w:eastAsia="it-IT"/>
        </w:rPr>
        <w:t>anni de Vael |</w:t>
      </w:r>
    </w:p>
    <w:p w14:paraId="57A82118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Giacomo Nicquetti |</w:t>
      </w:r>
    </w:p>
    <w:p w14:paraId="680A835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Bartolameo Munter |</w:t>
      </w:r>
    </w:p>
    <w:p w14:paraId="765D707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Faconieri, et Gabri |</w:t>
      </w:r>
    </w:p>
    <w:p w14:paraId="79B0EA48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Gioanni van Ceulen |</w:t>
      </w:r>
    </w:p>
    <w:p w14:paraId="1318D700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Iacomo Poppo |</w:t>
      </w:r>
    </w:p>
    <w:p w14:paraId="3AFCE4CE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Girolamo de Hrese</w:t>
      </w:r>
    </w:p>
    <w:p w14:paraId="12E28975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Guielmo Bortolotti |</w:t>
      </w:r>
    </w:p>
    <w:p w14:paraId="17C00015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Henrico Tibout |</w:t>
      </w:r>
    </w:p>
    <w:p w14:paraId="3BCFF068" w14:textId="3403F283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Federico</w:t>
      </w:r>
      <w:r w:rsidRPr="002A6193">
        <w:rPr>
          <w:rFonts w:eastAsia="Times New Roman"/>
          <w:vertAlign w:val="superscript"/>
          <w:lang w:eastAsia="it-IT"/>
        </w:rPr>
        <w:footnoteReference w:id="372"/>
      </w:r>
      <w:r w:rsidRPr="002A6193">
        <w:rPr>
          <w:rFonts w:eastAsia="Times New Roman"/>
          <w:lang w:eastAsia="it-IT"/>
        </w:rPr>
        <w:t xml:space="preserve"> Smidt |</w:t>
      </w:r>
    </w:p>
    <w:p w14:paraId="3346AA4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Francesco Pelgrim |</w:t>
      </w:r>
    </w:p>
    <w:p w14:paraId="38FE9612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Griberto</w:t>
      </w:r>
      <w:r w:rsidRPr="002A6193">
        <w:rPr>
          <w:rFonts w:eastAsia="Times New Roman"/>
          <w:vertAlign w:val="superscript"/>
          <w:lang w:eastAsia="it-IT"/>
        </w:rPr>
        <w:footnoteReference w:id="373"/>
      </w:r>
      <w:r w:rsidRPr="002A6193">
        <w:rPr>
          <w:rFonts w:eastAsia="Times New Roman"/>
          <w:lang w:eastAsia="it-IT"/>
        </w:rPr>
        <w:t xml:space="preserve"> Zolinx |</w:t>
      </w:r>
    </w:p>
    <w:p w14:paraId="19D00031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Abraham</w:t>
      </w:r>
      <w:r w:rsidRPr="002A6193">
        <w:rPr>
          <w:rFonts w:eastAsia="Times New Roman"/>
          <w:vertAlign w:val="superscript"/>
          <w:lang w:eastAsia="it-IT"/>
        </w:rPr>
        <w:footnoteReference w:id="374"/>
      </w:r>
      <w:r w:rsidRPr="002A6193">
        <w:rPr>
          <w:rFonts w:eastAsia="Times New Roman"/>
          <w:lang w:eastAsia="it-IT"/>
        </w:rPr>
        <w:t xml:space="preserve"> de Marer | </w:t>
      </w:r>
    </w:p>
    <w:p w14:paraId="5BA40E7F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Edovardo van Zurch |</w:t>
      </w:r>
    </w:p>
    <w:p w14:paraId="3FCD0EE7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Gio. Battista Bertoloti |</w:t>
      </w:r>
    </w:p>
    <w:p w14:paraId="38C19BEB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+ + Ian Stassart | </w:t>
      </w:r>
    </w:p>
    <w:p w14:paraId="768764B4" w14:textId="77777777" w:rsidR="00901FDD" w:rsidRPr="00EA278A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+ + Daniel Calpin Pietro, et Gio. </w:t>
      </w:r>
      <w:r w:rsidRPr="00EA278A">
        <w:rPr>
          <w:rFonts w:eastAsia="Times New Roman"/>
          <w:lang w:eastAsia="it-IT"/>
        </w:rPr>
        <w:t>Benoist |</w:t>
      </w:r>
    </w:p>
    <w:p w14:paraId="432F4188" w14:textId="77777777" w:rsidR="00901FDD" w:rsidRPr="00EA278A" w:rsidRDefault="00E54E37" w:rsidP="00901FDD">
      <w:pPr>
        <w:widowControl w:val="0"/>
        <w:suppressAutoHyphens/>
        <w:jc w:val="both"/>
        <w:rPr>
          <w:rFonts w:eastAsia="Times New Roman"/>
          <w:lang w:val="nl-BE" w:eastAsia="it-IT"/>
        </w:rPr>
      </w:pPr>
      <w:r w:rsidRPr="00EA278A">
        <w:rPr>
          <w:rFonts w:eastAsia="Times New Roman"/>
          <w:lang w:val="nl-BE" w:eastAsia="it-IT"/>
        </w:rPr>
        <w:t xml:space="preserve">+ + Nicolò Solier | </w:t>
      </w:r>
    </w:p>
    <w:p w14:paraId="06F1C6DE" w14:textId="77777777" w:rsidR="00901FDD" w:rsidRPr="00EA278A" w:rsidRDefault="00E54E37" w:rsidP="00901FDD">
      <w:pPr>
        <w:widowControl w:val="0"/>
        <w:suppressAutoHyphens/>
        <w:jc w:val="both"/>
        <w:rPr>
          <w:rFonts w:eastAsia="Times New Roman"/>
          <w:lang w:val="nl-BE" w:eastAsia="it-IT"/>
        </w:rPr>
      </w:pPr>
      <w:r w:rsidRPr="00EA278A">
        <w:rPr>
          <w:rFonts w:eastAsia="Times New Roman"/>
          <w:lang w:val="nl-BE" w:eastAsia="it-IT"/>
        </w:rPr>
        <w:t>Andrea de Beyser |</w:t>
      </w:r>
    </w:p>
    <w:p w14:paraId="0466D891" w14:textId="77777777" w:rsidR="00901FDD" w:rsidRPr="00EA278A" w:rsidRDefault="00E54E37" w:rsidP="00901FDD">
      <w:pPr>
        <w:widowControl w:val="0"/>
        <w:suppressAutoHyphens/>
        <w:jc w:val="both"/>
        <w:rPr>
          <w:rFonts w:eastAsia="Times New Roman"/>
          <w:lang w:val="nl-BE" w:eastAsia="it-IT"/>
        </w:rPr>
      </w:pPr>
      <w:r w:rsidRPr="00EA278A">
        <w:rPr>
          <w:rFonts w:eastAsia="Times New Roman"/>
          <w:lang w:val="nl-BE" w:eastAsia="it-IT"/>
        </w:rPr>
        <w:t xml:space="preserve">Abraham de Ligne | </w:t>
      </w:r>
    </w:p>
    <w:p w14:paraId="788EE2B4" w14:textId="77777777" w:rsidR="00901FDD" w:rsidRPr="00EA278A" w:rsidRDefault="00E54E37" w:rsidP="00901FDD">
      <w:pPr>
        <w:widowControl w:val="0"/>
        <w:suppressAutoHyphens/>
        <w:jc w:val="both"/>
        <w:rPr>
          <w:rFonts w:eastAsia="Times New Roman"/>
          <w:lang w:val="nl-BE" w:eastAsia="it-IT"/>
        </w:rPr>
      </w:pPr>
      <w:r w:rsidRPr="00EA278A">
        <w:rPr>
          <w:rFonts w:eastAsia="Times New Roman"/>
          <w:lang w:val="nl-BE" w:eastAsia="it-IT"/>
        </w:rPr>
        <w:t xml:space="preserve">Paulo de Willem | </w:t>
      </w:r>
    </w:p>
    <w:p w14:paraId="1C9BFDCB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+ Cornelio van Campen |</w:t>
      </w:r>
    </w:p>
    <w:p w14:paraId="27640587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+ Hermano</w:t>
      </w:r>
      <w:r w:rsidRPr="002A6193">
        <w:rPr>
          <w:rFonts w:eastAsia="Times New Roman"/>
          <w:vertAlign w:val="superscript"/>
          <w:lang w:eastAsia="it-IT"/>
        </w:rPr>
        <w:footnoteReference w:id="375"/>
      </w:r>
      <w:r w:rsidRPr="002A6193">
        <w:rPr>
          <w:rFonts w:eastAsia="Times New Roman"/>
          <w:lang w:eastAsia="it-IT"/>
        </w:rPr>
        <w:t xml:space="preserve"> Hesters |</w:t>
      </w:r>
    </w:p>
    <w:p w14:paraId="4334C909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5B113290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73v-74r /</w:t>
      </w:r>
    </w:p>
    <w:p w14:paraId="3DCDA56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i/>
          <w:iCs/>
          <w:lang w:eastAsia="it-IT"/>
        </w:rPr>
      </w:pPr>
      <w:r w:rsidRPr="002A6193">
        <w:rPr>
          <w:rFonts w:eastAsia="Times New Roman"/>
          <w:i/>
          <w:lang w:eastAsia="it-IT"/>
        </w:rPr>
        <w:t>Bianche</w:t>
      </w:r>
    </w:p>
    <w:p w14:paraId="154FAAF4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i/>
          <w:iCs/>
          <w:lang w:eastAsia="it-IT"/>
        </w:rPr>
      </w:pPr>
    </w:p>
    <w:p w14:paraId="2C5E0525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74vB /</w:t>
      </w:r>
    </w:p>
    <w:p w14:paraId="2DF82041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Nomi de’ mercanti di credito | in Amsterdam |</w:t>
      </w:r>
    </w:p>
    <w:p w14:paraId="22FA1FDA" w14:textId="77777777" w:rsidR="0069134C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lastRenderedPageBreak/>
        <w:t>nella 2</w:t>
      </w:r>
      <w:r w:rsidRPr="002A6193">
        <w:rPr>
          <w:rFonts w:eastAsia="Times New Roman"/>
          <w:vertAlign w:val="superscript"/>
          <w:lang w:eastAsia="it-IT"/>
        </w:rPr>
        <w:t>da</w:t>
      </w:r>
      <w:r w:rsidRPr="002A6193">
        <w:rPr>
          <w:rFonts w:eastAsia="Times New Roman"/>
          <w:lang w:eastAsia="it-IT"/>
        </w:rPr>
        <w:t xml:space="preserve"> n° 20 |</w:t>
      </w:r>
    </w:p>
    <w:p w14:paraId="70A4B78C" w14:textId="77777777" w:rsidR="00901FDD" w:rsidRPr="002A6193" w:rsidRDefault="00E54E37" w:rsidP="0069134C">
      <w:pPr>
        <w:jc w:val="center"/>
        <w:rPr>
          <w:rFonts w:eastAsia="Calibri"/>
          <w:i/>
          <w:iCs/>
        </w:rPr>
      </w:pPr>
      <w:r w:rsidRPr="002A6193">
        <w:rPr>
          <w:rFonts w:eastAsia="Times New Roman"/>
          <w:lang w:eastAsia="it-IT"/>
        </w:rPr>
        <w:br w:type="page"/>
      </w:r>
      <w:r w:rsidRPr="002A6193">
        <w:rPr>
          <w:rFonts w:eastAsia="Calibri"/>
        </w:rPr>
        <w:lastRenderedPageBreak/>
        <w:t>n. 24</w:t>
      </w:r>
    </w:p>
    <w:p w14:paraId="7A226F64" w14:textId="77777777" w:rsidR="002E091A" w:rsidRPr="002A6193" w:rsidRDefault="00E54E37" w:rsidP="00901FDD">
      <w:pPr>
        <w:jc w:val="center"/>
        <w:outlineLvl w:val="0"/>
        <w:rPr>
          <w:rFonts w:eastAsia="Calibri"/>
        </w:rPr>
      </w:pPr>
      <w:r w:rsidRPr="002A6193">
        <w:rPr>
          <w:rFonts w:eastAsia="Calibri"/>
        </w:rPr>
        <w:t>2 aprile 1618, L’Aia (cc. 77r-79v, 82r-v)</w:t>
      </w:r>
    </w:p>
    <w:p w14:paraId="16184126" w14:textId="77777777" w:rsidR="00901FDD" w:rsidRPr="002A6193" w:rsidRDefault="00901FDD" w:rsidP="00901FDD">
      <w:pPr>
        <w:jc w:val="center"/>
        <w:outlineLvl w:val="0"/>
        <w:rPr>
          <w:rFonts w:eastAsia="Calibri"/>
        </w:rPr>
      </w:pPr>
    </w:p>
    <w:p w14:paraId="3B87FEF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77r /</w:t>
      </w:r>
    </w:p>
    <w:p w14:paraId="6B4DDB8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Prima |</w:t>
      </w:r>
    </w:p>
    <w:p w14:paraId="24EB4C3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n° 21 fin 23 |</w:t>
      </w:r>
    </w:p>
    <w:p w14:paraId="71D7BE28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7CA6FF1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2D95DBA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scrissi riverentemente alla Serenità vostra la passata settimana l’occasione | perché mi havevo condotto in Amsterdam, et del noleggio fatto di | altro vassello in luoco di quello d’Encusen non atto al servitio | più tosto per esser di poca portata, che altrimenti. Haverà | anco inteso dalle medesime lettere numero 19 fin 20 | dei 27 del passato, che inviai per la via di Colonia, | et qui aggiunte saranno le replicate, l’ordine, che | havevo messo con li signori dell’amiralità di Amsterdam | di dar hoggi la mostra alle genti di marina; ma | continuando da alcuni giorni in qua il vento di | Levante, che seguita ancora, et causa bassezza grandissima | delle acque sì che li vasselli ancorché pronti, et | accommodati, et che sono particolarmente in Amsterdam a | Edam, et a Serdam in numero di otto non possono | uscir per le secche, ho stimato a proposito così assenten-|dovi anco l’Amiraglio di prorogar fino appresso dimani, | o giovedì la mia andata in quella città per dar | la detta mostra, et pigliar li capitani, officiali, et mari-|nari in giuramento. |</w:t>
      </w:r>
    </w:p>
    <w:p w14:paraId="69190AC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Prima del stipular dei contratti haverà la Serenità vostra inteso | quanti incontri mi sono successi, doppo anco quante |</w:t>
      </w:r>
    </w:p>
    <w:p w14:paraId="00BE93F0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77v /</w:t>
      </w:r>
    </w:p>
    <w:p w14:paraId="2A3E216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difficoltà mi è convenuto superare; hora mo vi voleva | anco questo vento, che naturalmente in questo Paese fa | fuggir al mare tutte le acque, per accrescer il mio tormento | col dispendio a che è sottoposta vostra Serenità nel mantener infrut-|tuosamente questa militia; la tardità del soccorso di queste | navi quando massime ella colle sue lettere de’ 16 del | passato sperava (et ogni ragione lo poteva fare) che | già fussero partite; et non vi è altro di certo che ’l presuposito</w:t>
      </w:r>
      <w:r w:rsidRPr="002A6193">
        <w:rPr>
          <w:rFonts w:eastAsia="Calibri"/>
          <w:vertAlign w:val="superscript"/>
        </w:rPr>
        <w:footnoteReference w:id="376"/>
      </w:r>
      <w:r w:rsidRPr="002A6193">
        <w:rPr>
          <w:rFonts w:eastAsia="Calibri"/>
        </w:rPr>
        <w:t xml:space="preserve"> | ch’ella ha fatto sopra li miei avvisi, che siano in pronto | per dover presto partire: perché in effetto la marinarezza | è come ad ordine. Li viveri per la più gran parte compri, | et gl’altri apprestati, et tutte le altre cose in tale stato | che non vi vuole altro, che ’l vento del mezo giorno, o del | Ponente per far gonfiar l’acque, il che sta a Dio benedetto | il quale pregarò di tutto cuore: perché vostra Serenità resti | servita conoscendo et dagl’avvisi, ch’ella mi dà, et da | quelli, che capitano tra mercanti, che ’l duca di Ossuna | attende ad armarsi, et per ciò haver ella bisogno d’ogni | più celere ispeditione; et tanto più che intendo che | quel Gio. de la Gamba sta</w:t>
      </w:r>
      <w:r w:rsidRPr="002A6193">
        <w:rPr>
          <w:rFonts w:eastAsia="Calibri"/>
          <w:vertAlign w:val="superscript"/>
        </w:rPr>
        <w:footnoteReference w:id="377"/>
      </w:r>
      <w:r w:rsidRPr="002A6193">
        <w:rPr>
          <w:rFonts w:eastAsia="Calibri"/>
        </w:rPr>
        <w:t xml:space="preserve"> tuttavia a Brusseles, et | se ben da una parte viene scritto, che attendesse nuovi | </w:t>
      </w:r>
    </w:p>
    <w:p w14:paraId="2C941D4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/ 78r / </w:t>
      </w:r>
    </w:p>
    <w:p w14:paraId="4933D5E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ordini di Napoli, et che non vi fosse altro effetto per hora | della voce, che si dovesse far detta levata; in ogni modo | si dice anco che sicuramente ella resti accordata, et che | si farà, se non si fa al presente</w:t>
      </w:r>
      <w:r w:rsidRPr="002A6193">
        <w:rPr>
          <w:rFonts w:eastAsia="Calibri"/>
          <w:vertAlign w:val="superscript"/>
        </w:rPr>
        <w:footnoteReference w:id="378"/>
      </w:r>
      <w:r w:rsidRPr="002A6193">
        <w:rPr>
          <w:rFonts w:eastAsia="Calibri"/>
        </w:rPr>
        <w:t xml:space="preserve">. | </w:t>
      </w:r>
    </w:p>
    <w:p w14:paraId="64A16AA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Fui a Roterdam come riverentemente avvisai, che dovevo fare | et quell’Amiralità mi fece honore di</w:t>
      </w:r>
      <w:r w:rsidRPr="002A6193">
        <w:rPr>
          <w:rFonts w:eastAsia="Calibri"/>
          <w:vertAlign w:val="superscript"/>
        </w:rPr>
        <w:footnoteReference w:id="379"/>
      </w:r>
      <w:r w:rsidRPr="002A6193">
        <w:rPr>
          <w:rFonts w:eastAsia="Calibri"/>
        </w:rPr>
        <w:t xml:space="preserve"> convitarmi | la sera che arrivai, et la mattina seguente venendo | quelli dello stesso collegio a tenermi compagnia. Io | li significai il desiderio, che havevo, che restassero li doi | vasselli senza venir nella Moza</w:t>
      </w:r>
      <w:r w:rsidRPr="002A6193">
        <w:rPr>
          <w:rFonts w:eastAsia="Calibri"/>
          <w:vertAlign w:val="superscript"/>
        </w:rPr>
        <w:footnoteReference w:id="380"/>
      </w:r>
      <w:r w:rsidRPr="002A6193">
        <w:rPr>
          <w:rFonts w:eastAsia="Calibri"/>
        </w:rPr>
        <w:t xml:space="preserve"> perché potessero uscir | con gl’altri dal Tessel, et per ciò mandassero le genti, viveri, | et munitioni destinati per essi. Mostrorono</w:t>
      </w:r>
      <w:r w:rsidRPr="002A6193">
        <w:rPr>
          <w:rFonts w:eastAsia="Calibri"/>
          <w:vertAlign w:val="superscript"/>
        </w:rPr>
        <w:footnoteReference w:id="381"/>
      </w:r>
      <w:r w:rsidRPr="002A6193">
        <w:rPr>
          <w:rFonts w:eastAsia="Calibri"/>
        </w:rPr>
        <w:t xml:space="preserve"> bene | che se ne sarebbono contentati; ma diedero anco segno </w:t>
      </w:r>
      <w:r w:rsidRPr="002A6193">
        <w:rPr>
          <w:rFonts w:eastAsia="Calibri"/>
        </w:rPr>
        <w:lastRenderedPageBreak/>
        <w:t>| che più volontieri haverebbono voluto, che fossero</w:t>
      </w:r>
      <w:r w:rsidRPr="002A6193">
        <w:rPr>
          <w:rFonts w:eastAsia="Calibri"/>
          <w:vertAlign w:val="superscript"/>
        </w:rPr>
        <w:footnoteReference w:id="382"/>
      </w:r>
      <w:r w:rsidRPr="002A6193">
        <w:rPr>
          <w:rFonts w:eastAsia="Calibri"/>
        </w:rPr>
        <w:t xml:space="preserve"> venuti | nella Moza, per haver quest’honore, come dissero di | prepararli, come si deve, anc’essi nel proprio luoco: et per | tanto doppo varie ragioni da una, et l’altra parte risolsero | di voler mandar li doi capitani in Amsterdam con 30 mari-|nari in circa per uno, et veder se fosse possibile sortire | altrimenti per non perder il tempo haverebbono mandati | il restante con li viveri, et ogn’altro apprestamento necessario |</w:t>
      </w:r>
    </w:p>
    <w:p w14:paraId="1F854A2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78v /</w:t>
      </w:r>
    </w:p>
    <w:p w14:paraId="577AB0E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verso il Tessel affineché queste due navi non facessero aspettare | l’altre. |</w:t>
      </w:r>
    </w:p>
    <w:p w14:paraId="18E2707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Anco per il denaro, che dovevano havere per la loro rata per il | preparar di detti doi vasselli, et dell’altro che sta nella Moza | havevano li</w:t>
      </w:r>
      <w:r w:rsidRPr="002A6193">
        <w:rPr>
          <w:rFonts w:eastAsia="Calibri"/>
          <w:vertAlign w:val="superscript"/>
        </w:rPr>
        <w:footnoteReference w:id="383"/>
      </w:r>
      <w:r w:rsidRPr="002A6193">
        <w:rPr>
          <w:rFonts w:eastAsia="Calibri"/>
        </w:rPr>
        <w:t xml:space="preserve"> signori havuto assignamento del denaro sopra il | Volberghen principal commesso dei signori Stati, che aspettando | il denaro di Frisia, né essendo comparso feci instanza che | lo avanzassero. Mi promisero del farlo, ma con qualche | riserba, che fu di fargliene scriver dalli</w:t>
      </w:r>
      <w:r w:rsidRPr="002A6193">
        <w:rPr>
          <w:rFonts w:eastAsia="Calibri"/>
          <w:vertAlign w:val="superscript"/>
        </w:rPr>
        <w:footnoteReference w:id="384"/>
      </w:r>
      <w:r w:rsidRPr="002A6193">
        <w:rPr>
          <w:rFonts w:eastAsia="Calibri"/>
        </w:rPr>
        <w:t xml:space="preserve"> medesimi signori Stati, | li quali così a mia richiesta si compiacquero di far | immediate il servitio; anzi di più dimani mattina deve | partire</w:t>
      </w:r>
      <w:r w:rsidRPr="002A6193">
        <w:rPr>
          <w:rFonts w:eastAsia="Calibri"/>
          <w:vertAlign w:val="superscript"/>
        </w:rPr>
        <w:footnoteReference w:id="385"/>
      </w:r>
      <w:r w:rsidRPr="002A6193">
        <w:rPr>
          <w:rFonts w:eastAsia="Calibri"/>
        </w:rPr>
        <w:t xml:space="preserve"> di buon hora detto</w:t>
      </w:r>
      <w:r w:rsidRPr="002A6193">
        <w:rPr>
          <w:rFonts w:eastAsia="Calibri"/>
          <w:vertAlign w:val="superscript"/>
        </w:rPr>
        <w:footnoteReference w:id="386"/>
      </w:r>
      <w:r w:rsidRPr="002A6193">
        <w:rPr>
          <w:rFonts w:eastAsia="Calibri"/>
        </w:rPr>
        <w:t xml:space="preserve"> Volberghen verso Roterdam | per dar sodisfattione in parte all’Amiralità poiché il | denaro non è ancor arrivato di Frisia, et il deputato | di quella Pronvincia con consenso dell’assemblea | generale, come obbligata per questo assignamento, lo fa | partire. |</w:t>
      </w:r>
    </w:p>
    <w:p w14:paraId="4201E63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Non mancarò in tutte le cose di far che segui ogni più chiara | dichiaratione et con li mercanti,</w:t>
      </w:r>
      <w:r w:rsidRPr="002A6193">
        <w:rPr>
          <w:rFonts w:eastAsia="Calibri"/>
          <w:vertAlign w:val="superscript"/>
        </w:rPr>
        <w:footnoteReference w:id="387"/>
      </w:r>
      <w:r w:rsidRPr="002A6193">
        <w:rPr>
          <w:rFonts w:eastAsia="Calibri"/>
        </w:rPr>
        <w:t xml:space="preserve"> patroni dei vasselli | et con l’Amiraglio come vostra Serenità mi avvisa, massime | nel particolare del denaro, et di quello, che si haverà | </w:t>
      </w:r>
    </w:p>
    <w:p w14:paraId="5DEA9DE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79r /</w:t>
      </w:r>
    </w:p>
    <w:p w14:paraId="0CB8AEC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ad esborsare per acconciamenti delle navi; ben intese però che | non vogliono li portionevoli esser sottoposti a quelle rotture | o mancamenti che accadessero per occasione della guerra | et perché vostra Serenità resti anco meglio informata della natura | di questo noleggio mando qui aggiunta a parte una | dichiaratione che servirà per quelli, delle</w:t>
      </w:r>
      <w:r w:rsidRPr="002A6193">
        <w:rPr>
          <w:rFonts w:eastAsia="Calibri"/>
          <w:vertAlign w:val="superscript"/>
        </w:rPr>
        <w:footnoteReference w:id="388"/>
      </w:r>
      <w:r w:rsidRPr="002A6193">
        <w:rPr>
          <w:rFonts w:eastAsia="Calibri"/>
        </w:rPr>
        <w:t xml:space="preserve"> Signorie vostre eccellentissime che | ne haveranno gusto. Et così vedranno esser patrone | assolute dei vasselli mediante il pagamento del noleggio; | come anco esser ad esse</w:t>
      </w:r>
      <w:r w:rsidRPr="002A6193">
        <w:rPr>
          <w:rFonts w:eastAsia="Calibri"/>
          <w:vertAlign w:val="superscript"/>
        </w:rPr>
        <w:footnoteReference w:id="389"/>
      </w:r>
      <w:r w:rsidRPr="002A6193">
        <w:rPr>
          <w:rFonts w:eastAsia="Calibri"/>
        </w:rPr>
        <w:t xml:space="preserve"> sottoposti li capitani, officiali, et | marinari, ognuno de’ quali haverà il suo stipendio dichia-|rito a parte: di maniera che morto</w:t>
      </w:r>
      <w:r w:rsidRPr="002A6193">
        <w:rPr>
          <w:rFonts w:eastAsia="Calibri"/>
          <w:vertAlign w:val="superscript"/>
        </w:rPr>
        <w:footnoteReference w:id="390"/>
      </w:r>
      <w:r w:rsidRPr="002A6193">
        <w:rPr>
          <w:rFonts w:eastAsia="Calibri"/>
        </w:rPr>
        <w:t xml:space="preserve"> uno si ritiene quel | soldo, con che era rolato; né il Capitano haverà ad ingerirsi | poiché ogni marinaro di che qualità si sia nel passar | la banca doverà haver il suo denaro contante in mano | propria. | </w:t>
      </w:r>
    </w:p>
    <w:p w14:paraId="241554B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Della marinarezza non dirò di vantaggio di quello, che già | le ho scritto con le mie n° 15 de’ 13 marzo, havendo essequiti | gl’ordini suoi in questo particolare. |</w:t>
      </w:r>
    </w:p>
    <w:p w14:paraId="6160D80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Haveranno le navi velle, ancore, et qualche altro apprestamento | doppio; quella di più ch’io vi potrò far aggiunger di | rispetto userò ogni ufficio perché si facci in conformità | </w:t>
      </w:r>
    </w:p>
    <w:p w14:paraId="5B4DABE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79v /</w:t>
      </w:r>
    </w:p>
    <w:p w14:paraId="4DC807A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del commandamento della Serenità vostra. |</w:t>
      </w:r>
    </w:p>
    <w:p w14:paraId="0DDA192A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Per li biscotti</w:t>
      </w:r>
      <w:r w:rsidRPr="002A6193">
        <w:rPr>
          <w:rFonts w:eastAsia="Calibri"/>
          <w:vertAlign w:val="superscript"/>
        </w:rPr>
        <w:footnoteReference w:id="391"/>
      </w:r>
      <w:r w:rsidRPr="002A6193">
        <w:rPr>
          <w:rFonts w:eastAsia="Calibri"/>
        </w:rPr>
        <w:t xml:space="preserve"> non mi ho saputo risolver a pigliarli stante | il disavantaggio del prezzo da quello, ch’ella me | ne scrisse, come già haverà inteso con precedenti lettere | mie de’ 18 del passato</w:t>
      </w:r>
      <w:r w:rsidRPr="002A6193">
        <w:rPr>
          <w:rFonts w:eastAsia="Calibri"/>
          <w:vertAlign w:val="superscript"/>
        </w:rPr>
        <w:footnoteReference w:id="392"/>
      </w:r>
      <w:r w:rsidRPr="002A6193">
        <w:rPr>
          <w:rFonts w:eastAsia="Calibri"/>
        </w:rPr>
        <w:t xml:space="preserve">; oltre </w:t>
      </w:r>
      <w:r w:rsidRPr="002A6193">
        <w:rPr>
          <w:rFonts w:eastAsia="Calibri"/>
        </w:rPr>
        <w:lastRenderedPageBreak/>
        <w:t>che non potendosi caricarlo sopra</w:t>
      </w:r>
      <w:r w:rsidRPr="002A6193">
        <w:rPr>
          <w:rFonts w:eastAsia="Calibri"/>
          <w:vertAlign w:val="superscript"/>
        </w:rPr>
        <w:footnoteReference w:id="393"/>
      </w:r>
      <w:r w:rsidRPr="002A6193">
        <w:rPr>
          <w:rFonts w:eastAsia="Calibri"/>
        </w:rPr>
        <w:t xml:space="preserve"> queste navi | per la quantità dei viveri, munitioni, et genti; mi bisognava | pigliar</w:t>
      </w:r>
      <w:r w:rsidRPr="002A6193">
        <w:rPr>
          <w:rFonts w:eastAsia="Calibri"/>
          <w:vertAlign w:val="superscript"/>
        </w:rPr>
        <w:footnoteReference w:id="394"/>
      </w:r>
      <w:r w:rsidRPr="002A6193">
        <w:rPr>
          <w:rFonts w:eastAsia="Calibri"/>
        </w:rPr>
        <w:t xml:space="preserve"> una nave a nolo con spesa | di tre in quattro milla fiorini. | </w:t>
      </w:r>
    </w:p>
    <w:p w14:paraId="03041A0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Colle mie lettere de’ 13 marzo lisse quanto alla sicurtà per | li corpi dei vasselli, et loro dipendenze conforme alla | tassa della stima di essi, che malamente mi promettevo di | poterla far di qua</w:t>
      </w:r>
      <w:r w:rsidRPr="002A6193">
        <w:rPr>
          <w:rFonts w:eastAsia="Calibri"/>
          <w:vertAlign w:val="superscript"/>
        </w:rPr>
        <w:footnoteReference w:id="395"/>
      </w:r>
      <w:r w:rsidRPr="002A6193">
        <w:rPr>
          <w:rFonts w:eastAsia="Calibri"/>
        </w:rPr>
        <w:t xml:space="preserve"> ad una, et | mezo per cento per mese, hora replico il medesimo et le | aggiungo esser</w:t>
      </w:r>
      <w:r w:rsidRPr="002A6193">
        <w:rPr>
          <w:rFonts w:eastAsia="Calibri"/>
          <w:vertAlign w:val="superscript"/>
        </w:rPr>
        <w:footnoteReference w:id="396"/>
      </w:r>
      <w:r w:rsidRPr="002A6193">
        <w:rPr>
          <w:rFonts w:eastAsia="Calibri"/>
        </w:rPr>
        <w:t xml:space="preserve"> ordinario uso in Amsterdam, che non si | può assicurar, che per li doi terzi del</w:t>
      </w:r>
      <w:r w:rsidRPr="002A6193">
        <w:rPr>
          <w:rFonts w:eastAsia="Calibri"/>
          <w:vertAlign w:val="superscript"/>
        </w:rPr>
        <w:footnoteReference w:id="397"/>
      </w:r>
      <w:r w:rsidRPr="002A6193">
        <w:rPr>
          <w:rFonts w:eastAsia="Calibri"/>
        </w:rPr>
        <w:t xml:space="preserve"> valor dei | vasselli, et sue diependenze coma a dire velle, ancore, | gomene, artiglierie, moschetti, spade, utensilii; ma | non per le robbe, che si consumano come viveri polveri | corde</w:t>
      </w:r>
      <w:r w:rsidRPr="002A6193">
        <w:rPr>
          <w:rFonts w:eastAsia="Calibri"/>
          <w:vertAlign w:val="superscript"/>
        </w:rPr>
        <w:footnoteReference w:id="398"/>
      </w:r>
      <w:r w:rsidRPr="002A6193">
        <w:rPr>
          <w:rFonts w:eastAsia="Calibri"/>
        </w:rPr>
        <w:t xml:space="preserve"> da fuoco, et simil altre cose, che non può | l’huomo far stato, che restino</w:t>
      </w:r>
      <w:r w:rsidRPr="002A6193">
        <w:rPr>
          <w:rFonts w:eastAsia="Calibri"/>
          <w:vertAlign w:val="superscript"/>
        </w:rPr>
        <w:footnoteReference w:id="399"/>
      </w:r>
      <w:r w:rsidRPr="002A6193">
        <w:rPr>
          <w:rFonts w:eastAsia="Calibri"/>
        </w:rPr>
        <w:t>; o bagnate</w:t>
      </w:r>
      <w:r w:rsidRPr="002A6193">
        <w:rPr>
          <w:rFonts w:eastAsia="Calibri"/>
          <w:vertAlign w:val="superscript"/>
        </w:rPr>
        <w:footnoteReference w:id="400"/>
      </w:r>
      <w:r w:rsidRPr="002A6193">
        <w:rPr>
          <w:rFonts w:eastAsia="Calibri"/>
        </w:rPr>
        <w:t xml:space="preserve"> se ne possi | cavar profitto: perché l’assicuratore ha sempre speranza | </w:t>
      </w:r>
    </w:p>
    <w:p w14:paraId="4F675A1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82r /</w:t>
      </w:r>
    </w:p>
    <w:p w14:paraId="4AF8964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che si ricuperi qualche cosa del perso, et come ho detto | non potendosi assicurar il rischio che per li doi terzi; a me | viene presuposto, che come ministro di vostra Serenità potrei | haver privilegio dal magistrato di Amsterdam di assicurar | per il tutto non comprese le robbe consumptive. Vostra Serenità | per tanto intende ciò che occorre in questo particolare, et il | meno</w:t>
      </w:r>
      <w:r w:rsidRPr="002A6193">
        <w:rPr>
          <w:rFonts w:eastAsia="Calibri"/>
          <w:vertAlign w:val="superscript"/>
        </w:rPr>
        <w:footnoteReference w:id="401"/>
      </w:r>
      <w:r w:rsidRPr="002A6193">
        <w:rPr>
          <w:rFonts w:eastAsia="Calibri"/>
        </w:rPr>
        <w:t xml:space="preserve"> al certo che potessi fare per la sicurtà da questa | parte sarebbe di una et meza per cento; aggiontovi | anco quello che si doverà pagare al sensale</w:t>
      </w:r>
      <w:r w:rsidRPr="002A6193">
        <w:rPr>
          <w:rFonts w:eastAsia="Calibri"/>
          <w:vertAlign w:val="superscript"/>
        </w:rPr>
        <w:footnoteReference w:id="402"/>
      </w:r>
      <w:r w:rsidRPr="002A6193">
        <w:rPr>
          <w:rFonts w:eastAsia="Calibri"/>
        </w:rPr>
        <w:t xml:space="preserve">, come è | d’ordinario. Ancor non posso dir alla Serenità vostra quello | che saranno valutate da’ signori delle Amiralità le arti-|glierie, che presteranno tanto di ferro, che di bronzo | quelle di ferro costeranno intorno a quindeci fiorini | ogni cento lire, et quelle di bronzo sessanta fiorini il cento | il che doverà anco esser assicurato da lei, perché | come la prestanza sarà per termine di amicitia; | così la perdita, o se ella retinesse l’artiglieria bisognarebbe | che la pagasse. Come sarò in Amsterdam procurerò haver | ogni particolar nota di tutte le cose per inviarla immediate | alla Serenità vostra. Gratie etc. | </w:t>
      </w:r>
    </w:p>
    <w:p w14:paraId="3DAAE64F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60523279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Dall’Haya a’ 2 aprile 1618 | </w:t>
      </w:r>
    </w:p>
    <w:p w14:paraId="4C673AA0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di vostra Serenità | </w:t>
      </w:r>
    </w:p>
    <w:p w14:paraId="2F40F0D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humilissimo et devotissimo servitore | </w:t>
      </w:r>
    </w:p>
    <w:p w14:paraId="6963D3A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35BB70F4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72E91ED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82v /</w:t>
      </w:r>
    </w:p>
    <w:p w14:paraId="74506ADA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Al serenissimo principe di Venetia | </w:t>
      </w:r>
    </w:p>
    <w:p w14:paraId="4C20241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prima |</w:t>
      </w:r>
    </w:p>
    <w:p w14:paraId="081603D7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n° 21 fin 23 | </w:t>
      </w:r>
    </w:p>
    <w:p w14:paraId="4F9E1563" w14:textId="77777777" w:rsidR="00901FDD" w:rsidRPr="002A6193" w:rsidRDefault="00901FDD" w:rsidP="00901FDD">
      <w:pPr>
        <w:jc w:val="both"/>
        <w:outlineLvl w:val="0"/>
        <w:rPr>
          <w:rFonts w:eastAsia="Calibri"/>
          <w:vertAlign w:val="superscript"/>
        </w:rPr>
      </w:pPr>
    </w:p>
    <w:p w14:paraId="7EA75F56" w14:textId="77777777" w:rsidR="00901FDD" w:rsidRPr="002A6193" w:rsidRDefault="00E54E37" w:rsidP="00901FDD">
      <w:pPr>
        <w:jc w:val="both"/>
        <w:outlineLv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Sigillo e traccia di sigillo</w:t>
      </w:r>
    </w:p>
    <w:p w14:paraId="7601676A" w14:textId="77777777" w:rsidR="00901FDD" w:rsidRPr="002A6193" w:rsidRDefault="00901FDD" w:rsidP="00901FDD">
      <w:pPr>
        <w:jc w:val="both"/>
        <w:outlineLvl w:val="0"/>
        <w:rPr>
          <w:rFonts w:eastAsia="Calibri"/>
          <w:vertAlign w:val="superscript"/>
        </w:rPr>
      </w:pPr>
    </w:p>
    <w:p w14:paraId="2EE9536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  <w:i/>
        </w:rPr>
        <w:t>Regesto antico</w:t>
      </w:r>
    </w:p>
    <w:p w14:paraId="48318709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82vC /</w:t>
      </w:r>
    </w:p>
    <w:p w14:paraId="2F163E5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2 aprile 1618 ricevute 25 detto |</w:t>
      </w:r>
    </w:p>
    <w:p w14:paraId="0362297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Aia. Prima | </w:t>
      </w:r>
    </w:p>
    <w:p w14:paraId="67DD3A87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2D1B42C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L. SS. R. |</w:t>
      </w:r>
    </w:p>
    <w:p w14:paraId="09DCCDAB" w14:textId="77777777" w:rsidR="00901FDD" w:rsidRPr="002A6193" w:rsidRDefault="00901FDD" w:rsidP="00901FDD">
      <w:pPr>
        <w:widowControl w:val="0"/>
        <w:suppressAutoHyphens/>
        <w:rPr>
          <w:rFonts w:eastAsia="Times New Roman"/>
          <w:lang w:eastAsia="it-IT"/>
        </w:rPr>
      </w:pPr>
    </w:p>
    <w:p w14:paraId="76CACDA5" w14:textId="77777777" w:rsidR="00901FDD" w:rsidRPr="002A6193" w:rsidRDefault="00901FDD" w:rsidP="00901FDD">
      <w:pPr>
        <w:widowControl w:val="0"/>
        <w:suppressAutoHyphens/>
        <w:rPr>
          <w:rFonts w:eastAsia="Times New Roman"/>
          <w:lang w:eastAsia="it-IT"/>
        </w:rPr>
      </w:pPr>
    </w:p>
    <w:p w14:paraId="5D401971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n. 25</w:t>
      </w:r>
    </w:p>
    <w:p w14:paraId="7F1CF078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Allegato I al n. 24 (cc. 80r-81v)</w:t>
      </w:r>
    </w:p>
    <w:p w14:paraId="1442256E" w14:textId="77777777" w:rsidR="00901FDD" w:rsidRPr="002A6193" w:rsidRDefault="00901FDD" w:rsidP="00901FDD">
      <w:pPr>
        <w:widowControl w:val="0"/>
        <w:suppressAutoHyphens/>
        <w:jc w:val="center"/>
        <w:rPr>
          <w:rFonts w:eastAsia="Times New Roman"/>
          <w:lang w:eastAsia="it-IT"/>
        </w:rPr>
      </w:pPr>
    </w:p>
    <w:p w14:paraId="48A2ADEC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80r /</w:t>
      </w:r>
    </w:p>
    <w:p w14:paraId="23F72315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Breve informatione per l’armamento delli 12 vasselli per servitio della | serenissima Republica | </w:t>
      </w:r>
    </w:p>
    <w:p w14:paraId="5B09A921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1CAA424A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Li signori Stati Generali in mancamento de’ vascelli proprii di guerra hanno | ordinato alli signori dell’Amiralità magistrato destinato sopra il par-|ticolar della guerra di nave, di noleggiare per servitio della | serenissima Republica 12 vascelli mercantili de’ più grandi, et armarli | ad uso di guerra, come loro usano armare i loro vasselli proprii. |</w:t>
      </w:r>
    </w:p>
    <w:p w14:paraId="4ABDC88E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Si noleggia dunque dalli partecipi delli vasselli, il corpo del | vassello con le sue gomene, anchore, vele doppie, et altri de-|pendenti, et con quella poca artellaria, cernita tra quella | che prima del noleggio sudetto si ritrovava in essi vasselli, con obli-|go di preparar li alloggiamenti, per soldati, et marinari, et di tutto | quel tanto che sarà necessario per renderli pronti, et atti ad uso | di guerra, et così sono obligati mantenerli prontamente per tutto</w:t>
      </w:r>
      <w:r w:rsidRPr="002A6193">
        <w:rPr>
          <w:rFonts w:eastAsia="Times New Roman"/>
          <w:vertAlign w:val="superscript"/>
          <w:lang w:eastAsia="it-IT"/>
        </w:rPr>
        <w:footnoteReference w:id="403"/>
      </w:r>
      <w:r w:rsidRPr="002A6193">
        <w:rPr>
          <w:rFonts w:eastAsia="Times New Roman"/>
          <w:lang w:eastAsia="it-IT"/>
        </w:rPr>
        <w:t xml:space="preserve"> il tempo | del servitio; fuor che per li danni, che potesserono occorrere | in fattione di guerra, mediante la paga o nolo con che | la serenissima Republica si rende assoluto patrone di detti vasselli come | se li havesse comprati o fatti fabbricare, havendo autorità | di poterli mandare, et impiegare, in tutto quello ch’a essa | parerà buono, et espediente al suo servitio senz’alcun rispetto. |</w:t>
      </w:r>
    </w:p>
    <w:p w14:paraId="6DC3C7D9" w14:textId="759BFB96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Sopra essi vasselli li signori dell’Amiralità sudetta con il signor resident[e] | vi mettono tali capitani soldati, et marinari, et altri, che pa-|rerà a loro proprii per servitio della serenissima Republica inmediate | a lei suggetti et dependenti. Alli quali si dà a suo tempo | la mostra, come alli soldati di terra, et ad ognuno in | sua propria mano. Si paga il soldo che si haverà stipulato |</w:t>
      </w:r>
    </w:p>
    <w:p w14:paraId="0AD6CEFD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80v /</w:t>
      </w:r>
    </w:p>
    <w:p w14:paraId="6DCF7CD3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et fanno il giuramento in mano di esso signor residente, et | signori dell’Amiralità, in nome della serenissima Republica et ogni mese | o quando piacerà alla serenissima Republica si può dar la mostra a | tutti li vasselli, et non si paga alla mostra nessuno, eccetto | quelli che vi si trovano presenti, o per leggittime cause, e | con licenza de’ superiori absenti, pagandoseli il salario | stipulato; alla banca, et in presenza delli signori commissarii. | </w:t>
      </w:r>
    </w:p>
    <w:p w14:paraId="4BF49E57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In luogo dell’artillarie mancante et leggiere</w:t>
      </w:r>
      <w:r w:rsidRPr="002A6193">
        <w:rPr>
          <w:rFonts w:eastAsia="Times New Roman"/>
          <w:vertAlign w:val="superscript"/>
          <w:lang w:eastAsia="it-IT"/>
        </w:rPr>
        <w:footnoteReference w:id="404"/>
      </w:r>
      <w:r w:rsidRPr="002A6193">
        <w:rPr>
          <w:rFonts w:eastAsia="Times New Roman"/>
          <w:lang w:eastAsia="it-IT"/>
        </w:rPr>
        <w:t xml:space="preserve"> questi signori vi | mettono delle artillarie di ferro grieve del Paese di 24 | 18 et 12 libre di balla, et alcuni pezzi di bronzo. Et tutto | ciò ad imprescito, et rispondono li detti signori per le paghe, e[t] | viveri, et altro necessario per detta speditione perché si facci presto | et vi spedisca subbito. |</w:t>
      </w:r>
    </w:p>
    <w:p w14:paraId="026B5AD5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Li provedono anche di armi, monitione di</w:t>
      </w:r>
      <w:r w:rsidRPr="002A6193">
        <w:rPr>
          <w:rFonts w:eastAsia="Times New Roman"/>
          <w:vertAlign w:val="superscript"/>
          <w:lang w:eastAsia="it-IT"/>
        </w:rPr>
        <w:footnoteReference w:id="405"/>
      </w:r>
      <w:r w:rsidRPr="002A6193">
        <w:rPr>
          <w:rFonts w:eastAsia="Times New Roman"/>
          <w:lang w:eastAsia="it-IT"/>
        </w:rPr>
        <w:t xml:space="preserve"> guerra, fuochi artificiati | polvere, et altri necessarii a spese di sua Serenità consegnata | alli scrivani, et capi</w:t>
      </w:r>
      <w:r w:rsidRPr="002A6193">
        <w:rPr>
          <w:rFonts w:eastAsia="Times New Roman"/>
          <w:vertAlign w:val="superscript"/>
          <w:lang w:eastAsia="it-IT"/>
        </w:rPr>
        <w:footnoteReference w:id="406"/>
      </w:r>
      <w:r w:rsidRPr="002A6193">
        <w:rPr>
          <w:rFonts w:eastAsia="Times New Roman"/>
          <w:lang w:eastAsia="it-IT"/>
        </w:rPr>
        <w:t xml:space="preserve"> bombardieri delli vasselli per renderne | conto, et così restano come è detto, li sudetti conpartecipi de' vasselli | intieramente esclusi</w:t>
      </w:r>
      <w:r w:rsidRPr="002A6193">
        <w:rPr>
          <w:rFonts w:eastAsia="Times New Roman"/>
          <w:vertAlign w:val="superscript"/>
          <w:lang w:eastAsia="it-IT"/>
        </w:rPr>
        <w:footnoteReference w:id="407"/>
      </w:r>
      <w:r w:rsidRPr="002A6193">
        <w:rPr>
          <w:rFonts w:eastAsia="Times New Roman"/>
          <w:lang w:eastAsia="it-IT"/>
        </w:rPr>
        <w:t xml:space="preserve"> di poter commandare; durante</w:t>
      </w:r>
      <w:r w:rsidRPr="002A6193">
        <w:rPr>
          <w:rFonts w:eastAsia="Times New Roman"/>
          <w:vertAlign w:val="superscript"/>
          <w:lang w:eastAsia="it-IT"/>
        </w:rPr>
        <w:footnoteReference w:id="408"/>
      </w:r>
      <w:r w:rsidRPr="002A6193">
        <w:rPr>
          <w:rFonts w:eastAsia="Times New Roman"/>
          <w:lang w:eastAsia="it-IT"/>
        </w:rPr>
        <w:t xml:space="preserve"> il scru(tini)o | sopra detti vasselli, né haveranno attione alcuna sopra | di essi mediante il pagamento delli noli stipulati, confor-|me l’uso di questi paesi osservato da’ signori Stati in occorrenza | et mancamento de’ vasselli di guerra. | </w:t>
      </w:r>
    </w:p>
    <w:p w14:paraId="6B884E14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67285804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81r /</w:t>
      </w:r>
    </w:p>
    <w:p w14:paraId="11C580E0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i/>
          <w:iCs/>
          <w:lang w:eastAsia="it-IT"/>
        </w:rPr>
      </w:pPr>
      <w:r w:rsidRPr="002A6193">
        <w:rPr>
          <w:rFonts w:eastAsia="Times New Roman"/>
          <w:i/>
          <w:lang w:eastAsia="it-IT"/>
        </w:rPr>
        <w:t>Bianca</w:t>
      </w:r>
    </w:p>
    <w:p w14:paraId="60EDC8AC" w14:textId="77777777" w:rsidR="00901FDD" w:rsidRPr="002A6193" w:rsidRDefault="00901FDD" w:rsidP="00901FDD">
      <w:pPr>
        <w:widowControl w:val="0"/>
        <w:suppressAutoHyphens/>
        <w:jc w:val="both"/>
        <w:rPr>
          <w:rFonts w:eastAsia="Times New Roman"/>
          <w:lang w:eastAsia="it-IT"/>
        </w:rPr>
      </w:pPr>
    </w:p>
    <w:p w14:paraId="1D384A46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/ 81vB /</w:t>
      </w:r>
    </w:p>
    <w:p w14:paraId="13862677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Informatione sopra l’armamento delli | dodici vasselli |</w:t>
      </w:r>
    </w:p>
    <w:p w14:paraId="1C7E5E34" w14:textId="77777777" w:rsidR="00901FDD" w:rsidRPr="002A6193" w:rsidRDefault="00E54E37" w:rsidP="00901FDD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nella prima n° 21 |</w:t>
      </w:r>
    </w:p>
    <w:p w14:paraId="36F0A27E" w14:textId="77777777" w:rsidR="0069134C" w:rsidRPr="002A6193" w:rsidRDefault="00E54E37" w:rsidP="0069134C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 xml:space="preserve"> </w:t>
      </w:r>
    </w:p>
    <w:p w14:paraId="48969F0E" w14:textId="77777777" w:rsidR="00901FDD" w:rsidRPr="002A6193" w:rsidRDefault="00E54E37" w:rsidP="0069134C">
      <w:pPr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br w:type="page"/>
      </w:r>
      <w:r w:rsidRPr="002A6193">
        <w:rPr>
          <w:rFonts w:eastAsia="Times New Roman"/>
          <w:lang w:eastAsia="it-IT"/>
        </w:rPr>
        <w:lastRenderedPageBreak/>
        <w:t>n. 26</w:t>
      </w:r>
    </w:p>
    <w:p w14:paraId="5560A969" w14:textId="77777777" w:rsidR="00901FDD" w:rsidRPr="002A6193" w:rsidRDefault="00E54E37" w:rsidP="00901FDD">
      <w:pPr>
        <w:widowControl w:val="0"/>
        <w:suppressAutoHyphens/>
        <w:jc w:val="center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t>2 aprile 1618, L’Aia (cc. 83r-86v)</w:t>
      </w:r>
    </w:p>
    <w:p w14:paraId="78500C5D" w14:textId="77777777" w:rsidR="00901FDD" w:rsidRPr="002A6193" w:rsidRDefault="00901FDD" w:rsidP="00901FDD">
      <w:pPr>
        <w:widowControl w:val="0"/>
        <w:suppressAutoHyphens/>
        <w:jc w:val="center"/>
        <w:rPr>
          <w:rFonts w:eastAsia="Times New Roman"/>
          <w:lang w:eastAsia="it-IT"/>
        </w:rPr>
      </w:pPr>
    </w:p>
    <w:p w14:paraId="31F74937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83r /</w:t>
      </w:r>
    </w:p>
    <w:p w14:paraId="76C09F8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n° 22 |</w:t>
      </w:r>
    </w:p>
    <w:p w14:paraId="56B4714E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636B9BF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324B62BE" w14:textId="58C2CC35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il giorno doppo ’l mio ritorno di Amsterdam, che fu | martedì a notte ricevei le lettere della Serenità vostra de’ 9 | de’ quali scrissi star in espettatione. Sopra il particolare | del colonello Anstenraedt con quanto dissi doppo lo | stabilimento del contratto con esso, et anco ho aggiunto | secondo l’occasioni si sono ridotte le cose in termine, | che sin qui non mi è stato da loro parlato di alcuna cosa | né altri discorrono di vantaggio. Et io mi tacerò | et quando dal signor principe Mauritio, che ancor sta | in Gheldria, o da altri mi fosse fatto alcun | moto, che non credo risponderò in conformità di | quanto la Serenità vostra mi commanda; et procuro anco | colla prontezza dell’esborso a parte a parte di | denaro per l’intartenimento delle truppe, che s’intende | però per la prima mesata di chiuder la bocca a | tutti, et sin qui ho</w:t>
      </w:r>
      <w:r w:rsidRPr="002A6193">
        <w:rPr>
          <w:rFonts w:eastAsia="Calibri"/>
          <w:vertAlign w:val="superscript"/>
        </w:rPr>
        <w:footnoteReference w:id="409"/>
      </w:r>
      <w:r w:rsidRPr="002A6193">
        <w:rPr>
          <w:rFonts w:eastAsia="Calibri"/>
        </w:rPr>
        <w:t xml:space="preserve"> avviso</w:t>
      </w:r>
      <w:r w:rsidRPr="002A6193">
        <w:rPr>
          <w:rFonts w:eastAsia="Calibri"/>
          <w:vertAlign w:val="superscript"/>
        </w:rPr>
        <w:footnoteReference w:id="410"/>
      </w:r>
      <w:r w:rsidRPr="002A6193">
        <w:rPr>
          <w:rFonts w:eastAsia="Calibri"/>
        </w:rPr>
        <w:t>, ove sta in guarnigione | la soldatesca si contentano. |</w:t>
      </w:r>
    </w:p>
    <w:p w14:paraId="1117F13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Per li ottanta fanti sopranumerarii alli mille stava | il Colonello attendendo, che la risposta portasse, | che vostra Serenità prima del partir di qua dichiarisse, | che fussero accordati, et me ne addimandò avanti | </w:t>
      </w:r>
    </w:p>
    <w:p w14:paraId="5E8D647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83v /</w:t>
      </w:r>
    </w:p>
    <w:p w14:paraId="7153AD0D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hieri, che fu meco. Essi ottanta fanti verranno provisti | quanto ai viveri doi patroni dei vasselli per esser ribatuti | secondo il deconto al Capitano, et se ben si è parlato chiaro | nella scrittura, et anco più d’una volta a bocca, non</w:t>
      </w:r>
      <w:r w:rsidRPr="002A6193">
        <w:rPr>
          <w:rFonts w:eastAsia="Calibri"/>
          <w:vertAlign w:val="superscript"/>
        </w:rPr>
        <w:footnoteReference w:id="411"/>
      </w:r>
      <w:r w:rsidRPr="002A6193">
        <w:rPr>
          <w:rFonts w:eastAsia="Calibri"/>
        </w:rPr>
        <w:t xml:space="preserve"> sarà | però, che dovendo esser licentiati non pretendi il Colonello | o il Capitano che li ha levati esser sollevato da detta spesa | et forse anco qualche donativo di maniera che io stimo per | il mio debol senso, che sarà bene, che vostra Serenità li ricevi | in servitio, et se ben spero, et posso dir m’assicuro, che | coll’aiuto di Dio la risposta delle presenti verrà che | saranno partiti li vasselli se non continuano, o non | succedino alla mia poco buona fortuna nuovi mali incontri | in ogni modo me ne potrà per abondare dir il suo se | perché io procurerei poi se arriva a tempo l’avviso (</w:t>
      </w:r>
      <w:r w:rsidRPr="002A6193">
        <w:rPr>
          <w:rFonts w:eastAsia="Calibri"/>
          <w:vertAlign w:val="superscript"/>
        </w:rPr>
        <w:footnoteReference w:id="412"/>
      </w:r>
      <w:r w:rsidRPr="002A6193">
        <w:rPr>
          <w:rFonts w:eastAsia="Calibri"/>
        </w:rPr>
        <w:t>che | Dio non lo voglia di accordar, che almeno il denaro | per la levata di 12 fiorini et mezo di donativo per testa | non havesse ad essergli contato né di qua né di là</w:t>
      </w:r>
      <w:r w:rsidRPr="002A6193">
        <w:rPr>
          <w:rFonts w:eastAsia="Calibri"/>
          <w:vertAlign w:val="superscript"/>
        </w:rPr>
        <w:footnoteReference w:id="413"/>
      </w:r>
      <w:r w:rsidRPr="002A6193">
        <w:rPr>
          <w:rFonts w:eastAsia="Calibri"/>
        </w:rPr>
        <w:t xml:space="preserve"> quando | per ciò si possi far con</w:t>
      </w:r>
      <w:r w:rsidRPr="002A6193">
        <w:rPr>
          <w:rFonts w:eastAsia="Calibri"/>
          <w:vertAlign w:val="superscript"/>
        </w:rPr>
        <w:footnoteReference w:id="414"/>
      </w:r>
      <w:r w:rsidRPr="002A6193">
        <w:rPr>
          <w:rFonts w:eastAsia="Calibri"/>
        </w:rPr>
        <w:t xml:space="preserve"> riputatione della Serenità vostra. | </w:t>
      </w:r>
    </w:p>
    <w:p w14:paraId="3222AFA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Sapranno li soldati tutti quello, che doveranno haver per lo | stipendio perché il Colonello con li capitani consultorono insieme | che secondo la qualità dei soldati tanto loro fosse promesso |</w:t>
      </w:r>
    </w:p>
    <w:p w14:paraId="77BA65A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84r /</w:t>
      </w:r>
    </w:p>
    <w:p w14:paraId="44DB71E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di stipendio dai dodici fiorini per mese fino alli 15 et | 18, et m’assicurò esso Colonello, che haverebbe messe | le cose in tal punto, che vostra Serenità non haverebbe havuto | fastidio, né sarebbono successi coll’aiuto di Dio dei disor-|dini passati. |</w:t>
      </w:r>
    </w:p>
    <w:p w14:paraId="31AE16B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Qui s’era intesa l’amutinatione di soldati del conte di Levenstein | né vi è chi se ne sia meravigliato per il molto tempo | che sono stati imbarcati, et la pretensione che | havevano di esser entrati al soldo subito havuta | la mostra. Questo anco mi ha condotto a scriver | humilmente alla Serenità vostra quanto si contiene di sopra | per li ottanta fanti sopranumerarii. |</w:t>
      </w:r>
    </w:p>
    <w:p w14:paraId="7EAA5C3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Non mi è stato più parlato per il pagamento delle navi | che han condotto il detto Conte ma io non ho lasciato però | con quello mi significa in questo particolare di far | constar l’invalidità della ragione de’ patroni, et | portionevoli d’essi di pretender dalla Republica per quei | rispetti, che ella </w:t>
      </w:r>
      <w:r w:rsidRPr="002A6193">
        <w:rPr>
          <w:rFonts w:eastAsia="Calibri"/>
        </w:rPr>
        <w:lastRenderedPageBreak/>
        <w:t>m’aggionge, et altre volte ho portati | anco in conformità. Continuerò a sostener il giusto | et disimprimer da me stesso, o con altro mezo quelli | che havessero diverso senso, et procurerò, che ognuno resti |</w:t>
      </w:r>
    </w:p>
    <w:p w14:paraId="68A0C63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84v /</w:t>
      </w:r>
    </w:p>
    <w:p w14:paraId="7AE0AE73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pago della buona volontà della Serenità vostra, la quale da | chi non è interessato è conosciuta tale, et anco gl’interessati | stessi in tanto si muovono in quanto l’interesse li spinga | et la speranza di esser sollevati da vostra Serenità dà fomento | alla pretensione. |</w:t>
      </w:r>
    </w:p>
    <w:p w14:paraId="189171C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Con una lettera de’ 5 marzo mandai un</w:t>
      </w:r>
      <w:r w:rsidRPr="002A6193">
        <w:rPr>
          <w:rFonts w:eastAsia="Calibri"/>
          <w:vertAlign w:val="superscript"/>
        </w:rPr>
        <w:footnoteReference w:id="415"/>
      </w:r>
      <w:r w:rsidRPr="002A6193">
        <w:rPr>
          <w:rFonts w:eastAsia="Calibri"/>
        </w:rPr>
        <w:t xml:space="preserve"> estratto | di alcuni conti del Quingetti con che si presuponeva | haver pagato per il conte di Levenstein in diverse partite | la summa di 54 mila ducati. Dissi che non sapevo se così | fosse, come meno al presente ne sono assicurato se non | per quanto si vede nello stesso conto. Questo so bene | che molti, et molti corrono, et dimandano sodisfattione | o la vorrebbono de’ crediti</w:t>
      </w:r>
      <w:r w:rsidRPr="002A6193">
        <w:rPr>
          <w:rFonts w:eastAsia="Calibri"/>
          <w:vertAlign w:val="superscript"/>
        </w:rPr>
        <w:footnoteReference w:id="416"/>
      </w:r>
      <w:r w:rsidRPr="002A6193">
        <w:rPr>
          <w:rFonts w:eastAsia="Calibri"/>
        </w:rPr>
        <w:t>, che hanno col Conte se la | polizza è sufficiente si vede che resta il Quingetti | creditor del Conte;</w:t>
      </w:r>
      <w:r w:rsidRPr="002A6193">
        <w:rPr>
          <w:rFonts w:eastAsia="Calibri"/>
          <w:vertAlign w:val="superscript"/>
        </w:rPr>
        <w:footnoteReference w:id="417"/>
      </w:r>
      <w:r w:rsidRPr="002A6193">
        <w:rPr>
          <w:rFonts w:eastAsia="Calibri"/>
        </w:rPr>
        <w:t xml:space="preserve"> può esser che siano usciti dalla | sua cassa li denari, ma che in altro siano stati distribuiti | da Alessandro Vandenbergh, che per servitio di detto Conte | onde starà alla prudenza della Serenità vostra</w:t>
      </w:r>
      <w:r w:rsidRPr="002A6193">
        <w:rPr>
          <w:rFonts w:eastAsia="Calibri"/>
          <w:vertAlign w:val="superscript"/>
        </w:rPr>
        <w:footnoteReference w:id="418"/>
      </w:r>
      <w:r w:rsidRPr="002A6193">
        <w:rPr>
          <w:rFonts w:eastAsia="Calibri"/>
        </w:rPr>
        <w:t xml:space="preserve"> far quello | che stimerà proprio a sollevo di questo povero mercante. |</w:t>
      </w:r>
    </w:p>
    <w:p w14:paraId="1EC5DC3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Il padre dello Stick ch’è costì si trova ancora in Prussia | appresso il marchese di Brandemburgh, et il residente |</w:t>
      </w:r>
    </w:p>
    <w:p w14:paraId="279F1C47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85r /</w:t>
      </w:r>
    </w:p>
    <w:p w14:paraId="1E0C9CE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di esso Principe manco si trova nell’Haya; ma opportu-|natamente non mancarò di far constar la poca ragione, | che ha detto Stich di far compianti; et di pretender ciò | che non li spetta di ragione. All’illustrissimo signor savio di Terra-|ferma di parte con quest’ordinario della ricevuta | delle sue lettere intorno ciò</w:t>
      </w:r>
      <w:r w:rsidRPr="002A6193">
        <w:rPr>
          <w:rFonts w:eastAsia="Calibri"/>
          <w:vertAlign w:val="superscript"/>
        </w:rPr>
        <w:footnoteReference w:id="419"/>
      </w:r>
      <w:r w:rsidRPr="002A6193">
        <w:rPr>
          <w:rFonts w:eastAsia="Calibri"/>
        </w:rPr>
        <w:t xml:space="preserve"> come anco di quanto occorre per | l’assicuratione de’ vasselli in conformità di quello</w:t>
      </w:r>
      <w:r w:rsidRPr="002A6193">
        <w:rPr>
          <w:rFonts w:eastAsia="Calibri"/>
          <w:vertAlign w:val="superscript"/>
        </w:rPr>
        <w:footnoteReference w:id="420"/>
      </w:r>
      <w:r w:rsidRPr="002A6193">
        <w:rPr>
          <w:rFonts w:eastAsia="Calibri"/>
        </w:rPr>
        <w:t xml:space="preserve"> ne scrivo | alla Serenità vostra colle altre mie, essendone stato così ricercato | da sua Signoria illustrissima. | </w:t>
      </w:r>
    </w:p>
    <w:p w14:paraId="64EBD38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Già vostra Serenità haverà inteso dalle mie de’ 4 marzo quello, a che | necessariamente condescesi con quelli venuti col governator di | Nimeghen, et spero, che le prime lettere di lei mi por-|teranno haverlo ella trovato buono poiché ha mostrato | di contentarsi, ch’io condescendessi come da me a | qualche donativo, che feci più honestamente che puoti. | </w:t>
      </w:r>
    </w:p>
    <w:p w14:paraId="461E05A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Il Studer è già partito per costì. Me lo scrive il Pasini con | lettere della passata settimana con dimostratione di suo | particolar contento per il servitio, che si promette esser la | Serenità vostra per ricever da quel soggetto, che non può tardar | molti giorni a venirle a piedi. Il medesimo Pasini ha | anco eccitato doi altri soldati di valore a rendersi | </w:t>
      </w:r>
    </w:p>
    <w:p w14:paraId="08CBD94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85v /</w:t>
      </w:r>
    </w:p>
    <w:p w14:paraId="0F5BF53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al servitio di vostra Serenità, et essi anco sono partiti per costì; et | quanti può egli trovare, che siano buoni per servirla | li eccita, et li essorta a non perder l’occasione. Et ella può | con ragione haver accetta la persona di lui, come</w:t>
      </w:r>
      <w:r w:rsidRPr="002A6193">
        <w:rPr>
          <w:rFonts w:eastAsia="Calibri"/>
          <w:vertAlign w:val="superscript"/>
        </w:rPr>
        <w:footnoteReference w:id="421"/>
      </w:r>
      <w:r w:rsidRPr="002A6193">
        <w:rPr>
          <w:rFonts w:eastAsia="Calibri"/>
        </w:rPr>
        <w:t xml:space="preserve"> | per sua benignità mi dice: perché la devotione con che | la serve</w:t>
      </w:r>
      <w:r w:rsidRPr="002A6193">
        <w:rPr>
          <w:rFonts w:eastAsia="Calibri"/>
          <w:vertAlign w:val="superscript"/>
        </w:rPr>
        <w:footnoteReference w:id="422"/>
      </w:r>
      <w:r w:rsidRPr="002A6193">
        <w:rPr>
          <w:rFonts w:eastAsia="Calibri"/>
        </w:rPr>
        <w:t xml:space="preserve"> lo merita; et per renderlo anco più consolato | et infervorato nel</w:t>
      </w:r>
      <w:r w:rsidRPr="002A6193">
        <w:rPr>
          <w:rFonts w:eastAsia="Calibri"/>
          <w:vertAlign w:val="superscript"/>
        </w:rPr>
        <w:footnoteReference w:id="423"/>
      </w:r>
      <w:r w:rsidRPr="002A6193">
        <w:rPr>
          <w:rFonts w:eastAsia="Calibri"/>
        </w:rPr>
        <w:t xml:space="preserve"> servitio di quella serenissima Republica so che | vostra Serenità si compiacerà, ch’io li faccia qualche altro donativo | che li servi almeno per un vivo testimonio della sua | gratiosa munificenza. Gratie etc. | </w:t>
      </w:r>
    </w:p>
    <w:p w14:paraId="55DB89E3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62459ECE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Dall’Haya a</w:t>
      </w:r>
      <w:r w:rsidRPr="002A6193">
        <w:t>’</w:t>
      </w:r>
      <w:r w:rsidRPr="002A6193">
        <w:rPr>
          <w:rFonts w:eastAsia="Calibri"/>
        </w:rPr>
        <w:t xml:space="preserve"> 2 aprile 1618 | </w:t>
      </w:r>
    </w:p>
    <w:p w14:paraId="23EA40C5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di vostra Serenità | </w:t>
      </w:r>
    </w:p>
    <w:p w14:paraId="6CC389A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lastRenderedPageBreak/>
        <w:t>humilissimo, et devotissimo servitore |</w:t>
      </w:r>
    </w:p>
    <w:p w14:paraId="24858FF6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Christofforo Suriano | </w:t>
      </w:r>
    </w:p>
    <w:p w14:paraId="32F0893D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50CDBDD4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86r /</w:t>
      </w:r>
    </w:p>
    <w:p w14:paraId="7FF85197" w14:textId="77777777" w:rsidR="00901FDD" w:rsidRPr="002A6193" w:rsidRDefault="00E54E37" w:rsidP="00901FDD">
      <w:pPr>
        <w:jc w:val="both"/>
        <w:outlineLvl w:val="0"/>
        <w:rPr>
          <w:rFonts w:eastAsia="Calibri"/>
          <w:i/>
          <w:iCs/>
        </w:rPr>
      </w:pPr>
      <w:r w:rsidRPr="002A6193">
        <w:rPr>
          <w:rFonts w:eastAsia="Calibri"/>
          <w:i/>
        </w:rPr>
        <w:t>Bianca</w:t>
      </w:r>
    </w:p>
    <w:p w14:paraId="745F1D6A" w14:textId="77777777" w:rsidR="00901FDD" w:rsidRPr="002A6193" w:rsidRDefault="00901FDD" w:rsidP="00901FDD">
      <w:pPr>
        <w:jc w:val="both"/>
        <w:outlineLvl w:val="0"/>
        <w:rPr>
          <w:rFonts w:eastAsia="Calibri"/>
          <w:i/>
          <w:iCs/>
        </w:rPr>
      </w:pPr>
    </w:p>
    <w:p w14:paraId="7FF86C9B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86v /</w:t>
      </w:r>
    </w:p>
    <w:p w14:paraId="786B754F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4D80536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2</w:t>
      </w:r>
      <w:r w:rsidRPr="002A6193">
        <w:rPr>
          <w:rFonts w:eastAsia="Calibri"/>
          <w:vertAlign w:val="superscript"/>
        </w:rPr>
        <w:t>da</w:t>
      </w:r>
      <w:r w:rsidRPr="002A6193">
        <w:rPr>
          <w:rFonts w:eastAsia="Calibri"/>
        </w:rPr>
        <w:t xml:space="preserve"> |</w:t>
      </w:r>
    </w:p>
    <w:p w14:paraId="4F0C926C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n° 22 comincia n° | 21 fin 23 | </w:t>
      </w:r>
    </w:p>
    <w:p w14:paraId="305A2AAD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0E2408D7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  <w:i/>
        </w:rPr>
        <w:t xml:space="preserve">Sigillo </w:t>
      </w:r>
      <w:r w:rsidRPr="002A6193">
        <w:rPr>
          <w:rFonts w:eastAsia="Calibri"/>
        </w:rPr>
        <w:t xml:space="preserve">| </w:t>
      </w:r>
    </w:p>
    <w:p w14:paraId="1773D95A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526622D8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  <w:i/>
        </w:rPr>
        <w:t>Regesto antico</w:t>
      </w:r>
    </w:p>
    <w:p w14:paraId="3353877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86vC /</w:t>
      </w:r>
    </w:p>
    <w:p w14:paraId="267FE520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2 april 1618 ricevute 25 detto |</w:t>
      </w:r>
    </w:p>
    <w:p w14:paraId="1385C5C2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Haia. 2</w:t>
      </w:r>
      <w:r w:rsidRPr="002A6193">
        <w:rPr>
          <w:rFonts w:eastAsia="Calibri"/>
          <w:vertAlign w:val="superscript"/>
        </w:rPr>
        <w:t>a</w:t>
      </w:r>
      <w:r w:rsidRPr="002A6193">
        <w:rPr>
          <w:rFonts w:eastAsia="Calibri"/>
        </w:rPr>
        <w:t xml:space="preserve"> |</w:t>
      </w:r>
    </w:p>
    <w:p w14:paraId="0E0061BF" w14:textId="77777777" w:rsidR="00901FDD" w:rsidRPr="002A6193" w:rsidRDefault="00901FDD" w:rsidP="00901FDD">
      <w:pPr>
        <w:jc w:val="both"/>
        <w:outlineLvl w:val="0"/>
        <w:rPr>
          <w:rFonts w:eastAsia="Calibri"/>
        </w:rPr>
      </w:pPr>
    </w:p>
    <w:p w14:paraId="3FB28DB1" w14:textId="77777777" w:rsidR="00901FDD" w:rsidRPr="002A6193" w:rsidRDefault="00E54E37" w:rsidP="00901FDD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L. SS. R. |</w:t>
      </w:r>
    </w:p>
    <w:p w14:paraId="3FF286B5" w14:textId="77777777" w:rsidR="007F1911" w:rsidRPr="002A6193" w:rsidRDefault="007F1911" w:rsidP="00211A7E">
      <w:pPr>
        <w:jc w:val="both"/>
        <w:sectPr w:rsidR="007F1911" w:rsidRPr="002A6193">
          <w:headerReference w:type="default" r:id="rId9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5626AB90" w14:textId="77777777" w:rsidR="005E6384" w:rsidRPr="002A6193" w:rsidRDefault="00E54E37" w:rsidP="005E6384">
      <w:pPr>
        <w:jc w:val="center"/>
        <w:outlineLvl w:val="0"/>
        <w:rPr>
          <w:rFonts w:eastAsia="Calibri"/>
        </w:rPr>
      </w:pPr>
      <w:r w:rsidRPr="002A6193">
        <w:rPr>
          <w:rFonts w:eastAsia="Calibri"/>
        </w:rPr>
        <w:lastRenderedPageBreak/>
        <w:t xml:space="preserve">n. 27 </w:t>
      </w:r>
    </w:p>
    <w:p w14:paraId="24909D0A" w14:textId="77777777" w:rsidR="005E6384" w:rsidRPr="002A6193" w:rsidRDefault="00E54E37" w:rsidP="005E6384">
      <w:pPr>
        <w:jc w:val="center"/>
        <w:outlineLvl w:val="0"/>
        <w:rPr>
          <w:rFonts w:eastAsia="Calibri"/>
        </w:rPr>
      </w:pPr>
      <w:r w:rsidRPr="002A6193">
        <w:rPr>
          <w:rFonts w:eastAsia="Calibri"/>
        </w:rPr>
        <w:t>2 aprile 1618, L’Aia (cc. 87r-90v)</w:t>
      </w:r>
    </w:p>
    <w:p w14:paraId="5AE5476C" w14:textId="77777777" w:rsidR="005E6384" w:rsidRPr="002A6193" w:rsidRDefault="005E6384" w:rsidP="005E6384">
      <w:pPr>
        <w:jc w:val="center"/>
        <w:outlineLvl w:val="0"/>
        <w:rPr>
          <w:rFonts w:eastAsia="Calibri"/>
        </w:rPr>
      </w:pPr>
    </w:p>
    <w:p w14:paraId="28F1DC51" w14:textId="77777777" w:rsidR="005E6384" w:rsidRPr="002A6193" w:rsidRDefault="00E54E37" w:rsidP="00FD139D">
      <w:pPr>
        <w:outlineLvl w:val="0"/>
        <w:rPr>
          <w:rFonts w:eastAsia="Calibri"/>
        </w:rPr>
      </w:pPr>
      <w:r w:rsidRPr="002A6193">
        <w:rPr>
          <w:rFonts w:eastAsia="Calibri"/>
        </w:rPr>
        <w:t>/ 87r /</w:t>
      </w:r>
    </w:p>
    <w:p w14:paraId="619DE059" w14:textId="77777777" w:rsidR="005E6384" w:rsidRPr="002A6193" w:rsidRDefault="00E54E37" w:rsidP="005E6384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3</w:t>
      </w:r>
      <w:r w:rsidRPr="002A6193">
        <w:rPr>
          <w:rFonts w:eastAsia="Calibri"/>
          <w:vertAlign w:val="superscript"/>
        </w:rPr>
        <w:t xml:space="preserve">a </w:t>
      </w:r>
      <w:r w:rsidRPr="002A6193">
        <w:rPr>
          <w:rFonts w:eastAsia="Calibri"/>
        </w:rPr>
        <w:t xml:space="preserve">| </w:t>
      </w:r>
    </w:p>
    <w:p w14:paraId="00B496C5" w14:textId="77777777" w:rsidR="005E6384" w:rsidRPr="002A6193" w:rsidRDefault="00E54E37" w:rsidP="005E6384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n° 23 comincia 21 |</w:t>
      </w:r>
    </w:p>
    <w:p w14:paraId="2B08AE47" w14:textId="77777777" w:rsidR="005E6384" w:rsidRPr="002A6193" w:rsidRDefault="005E6384" w:rsidP="005E6384">
      <w:pPr>
        <w:jc w:val="both"/>
        <w:outlineLvl w:val="0"/>
        <w:rPr>
          <w:rFonts w:eastAsia="Calibri"/>
        </w:rPr>
      </w:pPr>
    </w:p>
    <w:p w14:paraId="0712A1CE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70D609CD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all’istanza, che feci li giorni passati a questi signori Stati acciò | gl’ordini loro fossero dati efficaci perché vasselli di questi | paesi non capitassero in mano del duca di Ossuna aggiunsi | nuovo ufficio con gl’ultimi commandamenti, ch’ella me ne | dà nelle sue lettere de’ 9 del passato, et mostrorono che | haverebbono havuto pensiero particolar a questo, che diedero | segno di stimar grandemente per il particolar loro interesse | dicendo, che pativa grandemente il Paese per questi arresti, | che si andavano facendo. |</w:t>
      </w:r>
    </w:p>
    <w:p w14:paraId="5E42FB3D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Io mi prometto, che mal volontieri intendono questi signori che | lo spagnolo habbi vasselli di questi habitanti in suo | servitio; ma la libertà del Paese, l’avaritia de’ | mercanti, et la finezza, et arteficii dei Spagnoli sono | instrumenti mirabili per far chiuder gl’occhi; se ben io | non cesserò, et premerò tanto qui, quanto nei luochi stessi | della Amiralità per far vedere, et sentir il commun danno, | et il maleficio, che ne deriva al publico in pregiudicio | di vostra Serenità. |</w:t>
      </w:r>
    </w:p>
    <w:p w14:paraId="4AAD3BD6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Havevano li signori dell’amiralità d’Amsterdam deliberato per | sabbato passato il dar mostra alle loro genti per le | navi da guerra, che ispediscono contro </w:t>
      </w:r>
      <w:r w:rsidR="009F4D57" w:rsidRPr="002A6193">
        <w:rPr>
          <w:rFonts w:eastAsia="Calibri"/>
        </w:rPr>
        <w:t>c</w:t>
      </w:r>
      <w:r w:rsidRPr="002A6193">
        <w:rPr>
          <w:rFonts w:eastAsia="Calibri"/>
        </w:rPr>
        <w:t>orsari, et | ne havevano data parte alli signori Stati; ma sue Eccellenze |</w:t>
      </w:r>
    </w:p>
    <w:p w14:paraId="72DD511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87v /</w:t>
      </w:r>
    </w:p>
    <w:p w14:paraId="2F7BC83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li hanno riscritto, che soprasedino perché vogliono | attender nuove del Quest per saper come governarsi | mentre hanno anco havuti avvisi, che li </w:t>
      </w:r>
      <w:r w:rsidR="009F4D57" w:rsidRPr="002A6193">
        <w:rPr>
          <w:rFonts w:eastAsia="Calibri"/>
        </w:rPr>
        <w:t>c</w:t>
      </w:r>
      <w:r w:rsidRPr="002A6193">
        <w:rPr>
          <w:rFonts w:eastAsia="Calibri"/>
        </w:rPr>
        <w:t>orsari | siano fatti forti di cento trenta vasselli. |</w:t>
      </w:r>
    </w:p>
    <w:p w14:paraId="3ABD24D3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Se ’l vento continua ancor qualche giorni, come è al | presente, potrebbe esser che uscissero li vasselli del Paese | con quelli di vostra Serenità; ma per la continuatione del loro | viaggio uniti non credo che seguirebbe</w:t>
      </w:r>
      <w:r w:rsidRPr="002A6193">
        <w:rPr>
          <w:rFonts w:eastAsia="Calibri"/>
          <w:vertAlign w:val="superscript"/>
        </w:rPr>
        <w:footnoteReference w:id="424"/>
      </w:r>
      <w:r w:rsidRPr="002A6193">
        <w:rPr>
          <w:rFonts w:eastAsia="Calibri"/>
        </w:rPr>
        <w:t>, che | fino allo Stretto. Io darò gl’ordini che sono necessarii | et commandatimi da lei perché caminino innanti senza | fermarsi, et della buona volontà di quelli, che in | questo proposito mi promossero qualche concetto li ringra-|tierò, come si conviene. |</w:t>
      </w:r>
    </w:p>
    <w:p w14:paraId="053A7EA2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Quanto più andamo innanti, et ch’io in publico, et in | particolare destramente et con riserbe</w:t>
      </w:r>
      <w:r w:rsidRPr="002A6193">
        <w:rPr>
          <w:rFonts w:eastAsia="Calibri"/>
          <w:vertAlign w:val="superscript"/>
        </w:rPr>
        <w:footnoteReference w:id="425"/>
      </w:r>
      <w:r w:rsidRPr="002A6193">
        <w:rPr>
          <w:rFonts w:eastAsia="Calibri"/>
        </w:rPr>
        <w:t xml:space="preserve"> non imprimendo perché | si riconoschi d’avantaggio il buon animo della Serenità vostra | all’Unione; tanto si avanza anco il pensiero del mandar | soggetto, che risiedi appresso vostra Serenità, et nella Congregatione | di Holanda se ne è parlato, come anco nell’assemblea | generale s’è discorso sopra li soggetti tra quali vi è un | signor frisone stato adoperato in più luochi da questi | signori, et qualche altro anco camina sopra il tavoliere. | </w:t>
      </w:r>
    </w:p>
    <w:p w14:paraId="3018C75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88r /</w:t>
      </w:r>
    </w:p>
    <w:p w14:paraId="41A55C0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Si è parlato di uno di Zelanda, ch’è secretario de’ stati di | quella Provincia. Sono tutti di buona inclinatione | alla missione di ministro. Sta la risolutione ancor pen-|dente perché pendono ancor le dissersioni nella materia | di religione. Et se lo manderanno sarà con fine di più | stringer, et vivamente congiongersi con la serenissima Republica a che | particolarmente hanno l’oggetto, et se ne promettono la riuscita. |</w:t>
      </w:r>
    </w:p>
    <w:p w14:paraId="7FC8748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Si aspetta dimani o appresso dimani il principe Mauritio | di ritorno di Gheldria. Alcuni dicono, che in quell’Assem-|blea le cose non siano passate molto bene, altri che | tutto sia riuscito con gusto delle parti. Al ritorno di | sua Eccellentia si saperà il seguito. |</w:t>
      </w:r>
    </w:p>
    <w:p w14:paraId="482C104D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Le levate, che fa il re di Danimarca, quelle che si dice | che metti in piedi</w:t>
      </w:r>
      <w:r w:rsidRPr="002A6193">
        <w:rPr>
          <w:rFonts w:eastAsia="Calibri"/>
          <w:vertAlign w:val="superscript"/>
        </w:rPr>
        <w:footnoteReference w:id="426"/>
      </w:r>
      <w:r w:rsidRPr="002A6193">
        <w:rPr>
          <w:rFonts w:eastAsia="Calibri"/>
        </w:rPr>
        <w:t xml:space="preserve"> l’arcivescovo di Colonia, et le genti che | mette in pronto il re di Polonia con avvistar anco | vasselli per condur soldatesca in </w:t>
      </w:r>
      <w:r w:rsidRPr="002A6193">
        <w:rPr>
          <w:rFonts w:eastAsia="Calibri"/>
        </w:rPr>
        <w:lastRenderedPageBreak/>
        <w:t>Svetia contra quel Re | fa che questi signori applichino il pensiero, et fissino gl’|occhi ove habbino a parar queste provisioni. Temono | dall’un canto che a Giuliers si muovi qualche humore, | dall’altro che Brem, Lubech, et qualche altra delle | città ansiatiche non stiano senza pericolo di qualche | intrapresa di Danimarca, et</w:t>
      </w:r>
      <w:r w:rsidRPr="002A6193">
        <w:rPr>
          <w:rFonts w:eastAsia="Calibri"/>
          <w:vertAlign w:val="superscript"/>
        </w:rPr>
        <w:footnoteReference w:id="427"/>
      </w:r>
      <w:r w:rsidRPr="002A6193">
        <w:rPr>
          <w:rFonts w:eastAsia="Calibri"/>
        </w:rPr>
        <w:t xml:space="preserve"> dubitano, che Svetia | </w:t>
      </w:r>
    </w:p>
    <w:p w14:paraId="5D7A341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88v /</w:t>
      </w:r>
    </w:p>
    <w:p w14:paraId="342E03B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non possi sussister senza l’aiuto di qua contro Polonia; et | quando poi mirano questi signori a sé stessi veggono il | mal intestino delle dissersioni; onde tutto travaglia | l’animo de’ buoni patrioti. S’accorgono che questi sono | tutti tiri spagnoli, et che Danimarca sia stato preso | da loro con quei termini, che sono soliti, et sano</w:t>
      </w:r>
      <w:r w:rsidRPr="002A6193">
        <w:rPr>
          <w:rFonts w:eastAsia="Calibri"/>
          <w:vertAlign w:val="superscript"/>
        </w:rPr>
        <w:footnoteReference w:id="428"/>
      </w:r>
      <w:r w:rsidRPr="002A6193">
        <w:rPr>
          <w:rFonts w:eastAsia="Calibri"/>
        </w:rPr>
        <w:t xml:space="preserve"> fare. |</w:t>
      </w:r>
    </w:p>
    <w:p w14:paraId="645172B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Dalla parte dei serenissimi arciduchi</w:t>
      </w:r>
      <w:r w:rsidRPr="002A6193">
        <w:rPr>
          <w:rFonts w:eastAsia="Calibri"/>
          <w:vertAlign w:val="superscript"/>
        </w:rPr>
        <w:footnoteReference w:id="429"/>
      </w:r>
      <w:r w:rsidRPr="002A6193">
        <w:rPr>
          <w:rFonts w:eastAsia="Calibri"/>
        </w:rPr>
        <w:t xml:space="preserve"> non si parla né molto né poco, che | in quello di Giuliers vi habbi quest’anno ad esser guerra | perché quei principi hanno desiderio di viver quieti | ma più di attender alla loro sanità della quale l’uno</w:t>
      </w:r>
      <w:r w:rsidRPr="002A6193">
        <w:rPr>
          <w:rFonts w:eastAsia="Calibri"/>
          <w:vertAlign w:val="superscript"/>
        </w:rPr>
        <w:footnoteReference w:id="430"/>
      </w:r>
      <w:r w:rsidRPr="002A6193">
        <w:rPr>
          <w:rFonts w:eastAsia="Calibri"/>
        </w:rPr>
        <w:t>, et | l’altra dell’Altezze loro sono in poco buon stato; et | particolarmente la serenissima Infanta era la settimana passata | con febre assai gagliarda. Et ognuno di quei popoli | prega Iddio per la preservatione di quei principi. Gratie etc. |</w:t>
      </w:r>
    </w:p>
    <w:p w14:paraId="23ABFF7A" w14:textId="77777777" w:rsidR="005E6384" w:rsidRPr="002A6193" w:rsidRDefault="005E6384" w:rsidP="005E6384">
      <w:pPr>
        <w:jc w:val="both"/>
        <w:rPr>
          <w:rFonts w:eastAsia="Calibri"/>
        </w:rPr>
      </w:pPr>
    </w:p>
    <w:p w14:paraId="1874A8FD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Dall’Haya a’ 2 aprile 1618 |</w:t>
      </w:r>
    </w:p>
    <w:p w14:paraId="4E83B83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di vostra Serenità |</w:t>
      </w:r>
    </w:p>
    <w:p w14:paraId="2E3E182D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humilissimo, et devotissimo servitore |</w:t>
      </w:r>
    </w:p>
    <w:p w14:paraId="1F32512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6860716D" w14:textId="77777777" w:rsidR="005E6384" w:rsidRPr="002A6193" w:rsidRDefault="005E6384" w:rsidP="005E6384">
      <w:pPr>
        <w:jc w:val="both"/>
        <w:rPr>
          <w:rFonts w:eastAsia="Calibri"/>
        </w:rPr>
      </w:pPr>
    </w:p>
    <w:p w14:paraId="56EC532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89r-v /</w:t>
      </w:r>
    </w:p>
    <w:p w14:paraId="433E5F2C" w14:textId="77777777" w:rsidR="00AF6949" w:rsidRPr="002A6193" w:rsidRDefault="00E54E37" w:rsidP="005E6384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Tagliata</w:t>
      </w:r>
    </w:p>
    <w:p w14:paraId="4AD605AF" w14:textId="77777777" w:rsidR="005E6384" w:rsidRPr="002A6193" w:rsidRDefault="005E6384" w:rsidP="005E6384">
      <w:pPr>
        <w:jc w:val="both"/>
        <w:rPr>
          <w:rFonts w:eastAsia="Calibri"/>
          <w:i/>
        </w:rPr>
      </w:pPr>
    </w:p>
    <w:p w14:paraId="0FA4D73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90r /</w:t>
      </w:r>
    </w:p>
    <w:p w14:paraId="41E19EF1" w14:textId="77777777" w:rsidR="005E6384" w:rsidRPr="002A6193" w:rsidRDefault="00E54E37" w:rsidP="005E6384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Bianca</w:t>
      </w:r>
    </w:p>
    <w:p w14:paraId="079B5959" w14:textId="77777777" w:rsidR="005E6384" w:rsidRPr="002A6193" w:rsidRDefault="005E6384" w:rsidP="005E6384">
      <w:pPr>
        <w:jc w:val="both"/>
        <w:rPr>
          <w:rFonts w:eastAsia="Calibri"/>
        </w:rPr>
      </w:pPr>
    </w:p>
    <w:p w14:paraId="6DBF5DF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90v /</w:t>
      </w:r>
    </w:p>
    <w:p w14:paraId="61855E4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547F43AE" w14:textId="77777777" w:rsidR="0032214A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3</w:t>
      </w:r>
      <w:r w:rsidRPr="002A6193">
        <w:rPr>
          <w:rFonts w:eastAsia="Calibri"/>
          <w:vertAlign w:val="superscript"/>
        </w:rPr>
        <w:t>a</w:t>
      </w:r>
      <w:r w:rsidRPr="002A6193">
        <w:rPr>
          <w:rFonts w:eastAsia="Calibri"/>
        </w:rPr>
        <w:t xml:space="preserve"> | </w:t>
      </w:r>
    </w:p>
    <w:p w14:paraId="31543B49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n° 23 comincia n° 21 | </w:t>
      </w:r>
    </w:p>
    <w:p w14:paraId="07732788" w14:textId="77777777" w:rsidR="005E6384" w:rsidRPr="002A6193" w:rsidRDefault="005E6384" w:rsidP="005E6384">
      <w:pPr>
        <w:jc w:val="both"/>
        <w:rPr>
          <w:rFonts w:eastAsia="Calibri"/>
        </w:rPr>
      </w:pPr>
    </w:p>
    <w:p w14:paraId="67C02EDF" w14:textId="77777777" w:rsidR="005E6384" w:rsidRPr="002A6193" w:rsidRDefault="00E54E37" w:rsidP="005E6384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 xml:space="preserve">Sigillo e traccia di sigillo </w:t>
      </w:r>
    </w:p>
    <w:p w14:paraId="52D31021" w14:textId="77777777" w:rsidR="005E6384" w:rsidRPr="002A6193" w:rsidRDefault="005E6384" w:rsidP="005E6384">
      <w:pPr>
        <w:jc w:val="both"/>
        <w:rPr>
          <w:rFonts w:eastAsia="Calibri"/>
        </w:rPr>
      </w:pPr>
    </w:p>
    <w:p w14:paraId="061EAA24" w14:textId="77777777" w:rsidR="005E6384" w:rsidRPr="002A6193" w:rsidRDefault="00E54E37" w:rsidP="005E6384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Regesto antico</w:t>
      </w:r>
    </w:p>
    <w:p w14:paraId="6171ECF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90vC /</w:t>
      </w:r>
    </w:p>
    <w:p w14:paraId="6A9D6B7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2 april 1618 ricevute 25 detto |</w:t>
      </w:r>
    </w:p>
    <w:p w14:paraId="342FBD7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Aia. 3</w:t>
      </w:r>
      <w:r w:rsidRPr="002A6193">
        <w:rPr>
          <w:rFonts w:eastAsia="Calibri"/>
          <w:vertAlign w:val="superscript"/>
        </w:rPr>
        <w:t>a</w:t>
      </w:r>
      <w:r w:rsidRPr="002A6193">
        <w:rPr>
          <w:rFonts w:eastAsia="Calibri"/>
        </w:rPr>
        <w:t xml:space="preserve"> | </w:t>
      </w:r>
    </w:p>
    <w:p w14:paraId="26848242" w14:textId="77777777" w:rsidR="005E6384" w:rsidRPr="002A6193" w:rsidRDefault="005E6384" w:rsidP="005E6384">
      <w:pPr>
        <w:jc w:val="both"/>
        <w:rPr>
          <w:rFonts w:eastAsia="Calibri"/>
        </w:rPr>
      </w:pPr>
    </w:p>
    <w:p w14:paraId="4485D367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L. SS. R. |</w:t>
      </w:r>
    </w:p>
    <w:p w14:paraId="5D0BDD73" w14:textId="77777777" w:rsidR="005E6384" w:rsidRPr="002A6193" w:rsidRDefault="00E54E37" w:rsidP="00FD139D">
      <w:pPr>
        <w:jc w:val="center"/>
        <w:rPr>
          <w:rFonts w:eastAsia="Calibri"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28</w:t>
      </w:r>
    </w:p>
    <w:p w14:paraId="2B3B661C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t>9 aprile 1618, Amsterdam (cc. 91r-92v, 95r-98v)</w:t>
      </w:r>
    </w:p>
    <w:p w14:paraId="20C91824" w14:textId="77777777" w:rsidR="005E6384" w:rsidRPr="002A6193" w:rsidRDefault="005E6384" w:rsidP="005E6384">
      <w:pPr>
        <w:rPr>
          <w:rFonts w:eastAsia="Calibri"/>
        </w:rPr>
      </w:pPr>
    </w:p>
    <w:p w14:paraId="5DAFD9FE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91r /</w:t>
      </w:r>
    </w:p>
    <w:p w14:paraId="3E4AD8F7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Prima | </w:t>
      </w:r>
    </w:p>
    <w:p w14:paraId="58724097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n° 24 fin 25 |</w:t>
      </w:r>
    </w:p>
    <w:p w14:paraId="3224B7E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 </w:t>
      </w:r>
    </w:p>
    <w:p w14:paraId="45B0B51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Serenissimo Principe | </w:t>
      </w:r>
    </w:p>
    <w:p w14:paraId="27213EAE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scrisse quest’Amiralità alli signori Stati Generali di haver fatto | il calcolo dell’ispeditione delle dodici navi per vostra Serenità | et dicevano, che sarebbe importato intorno a ottocento</w:t>
      </w:r>
      <w:r w:rsidRPr="002A6193">
        <w:rPr>
          <w:rFonts w:eastAsia="Calibri"/>
          <w:vertAlign w:val="superscript"/>
        </w:rPr>
        <w:footnoteReference w:id="431"/>
      </w:r>
      <w:r w:rsidRPr="002A6193">
        <w:rPr>
          <w:rFonts w:eastAsia="Calibri"/>
        </w:rPr>
        <w:t xml:space="preserve"> quaranta | milla fiorini computando dieci mesi de’ viveri, dieci di salario | ai marinari, et altrettanti per il nolo dei vasselli, che | questo però doveva diffalcarsi quando la serenissima Republica | volesse pigliar in compreda li vasselli per la stima fatta. | et che per tanto essi signori Stati avisassero se loro piaceva, che | senza alcun impedimento sul credito del Paese lasciassero | partir le navi, che erano della loro ripartitione. Di tutto | ciò li signori Stati mi fecero parte, et io andai nell’assemblea | et lor feci apparere, che la summa non era tale quale era | stata descritta perché li vasselli, et le genti erano condotti | per sei mesi, et che come per gl’uni, et per l’altre si davano | tre</w:t>
      </w:r>
      <w:r w:rsidRPr="002A6193">
        <w:rPr>
          <w:rFonts w:eastAsia="Calibri"/>
          <w:vertAlign w:val="superscript"/>
        </w:rPr>
        <w:footnoteReference w:id="432"/>
      </w:r>
      <w:r w:rsidRPr="002A6193">
        <w:rPr>
          <w:rFonts w:eastAsia="Calibri"/>
        </w:rPr>
        <w:t xml:space="preserve"> mesi di paga anticipati per li viveri si vedeva chiaro | che tra quello che si esborsava al presente, et quello si | prometteva di dar sei settimane doppo il partir | dei vasselli vi erano sette mesi de’ viveri pagati, o | promessi a pagare. Risposero li signori Stati, che tutto | era vero; ma che havevano interposto il loro credito | et auttorità con certa confidenza, ch’io dovessi | sollevarveli d’altra maniera di quella, ch’io loro | </w:t>
      </w:r>
    </w:p>
    <w:p w14:paraId="416E5993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91v /</w:t>
      </w:r>
    </w:p>
    <w:p w14:paraId="416F375E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esponevo, et mostravo haver ordine nelle mie lettere de’ | 23 febraro passato, et che o fosse in banco di Amsterdam | danaro contante, overo sicurtà de’ mercanti, et che l’uno | dei doi era necessario che fosse perché così si era inteso dalle | Provincie; che essi non erano che deputati da esse, né | potevano altrimenti prendersi auttorità; et però pensassi al | rimedio. Imaginisi</w:t>
      </w:r>
      <w:r w:rsidRPr="002A6193">
        <w:rPr>
          <w:rFonts w:eastAsia="Calibri"/>
          <w:vertAlign w:val="superscript"/>
        </w:rPr>
        <w:footnoteReference w:id="433"/>
      </w:r>
      <w:r w:rsidRPr="002A6193">
        <w:rPr>
          <w:rFonts w:eastAsia="Calibri"/>
        </w:rPr>
        <w:t xml:space="preserve"> la Serenità vostra se quest’aggiunta | d’impensata difficoltà mi travagliasse l’animo. Con | ufficio quanto più puoti efficace esposi a sue Eccellenze lo stato nel | quale si trovavano le cose, come il tempo era innanti, ch’io | non havevo inteso altrimenti se non che</w:t>
      </w:r>
      <w:r w:rsidRPr="002A6193">
        <w:rPr>
          <w:rFonts w:eastAsia="Calibri"/>
          <w:vertAlign w:val="superscript"/>
        </w:rPr>
        <w:footnoteReference w:id="434"/>
      </w:r>
      <w:r w:rsidRPr="002A6193">
        <w:rPr>
          <w:rFonts w:eastAsia="Calibri"/>
        </w:rPr>
        <w:t xml:space="preserve"> elle havessero | risposto per ogni cosa, et che hora mi trovano in termine | che non potevo far venir così subito li recapiti necessarii | et che se</w:t>
      </w:r>
      <w:r w:rsidRPr="002A6193">
        <w:rPr>
          <w:rFonts w:eastAsia="Calibri"/>
          <w:vertAlign w:val="superscript"/>
        </w:rPr>
        <w:footnoteReference w:id="435"/>
      </w:r>
      <w:r w:rsidRPr="002A6193">
        <w:rPr>
          <w:rFonts w:eastAsia="Calibri"/>
        </w:rPr>
        <w:t xml:space="preserve"> li dovesse attender non haverebbe la dimostratione | della loro buona volontà verso la serenissima Republica quella | riuscita, che l’evidente necessità, et la riputatione publica | ricerca, che però li pregano di metter il tutto in consideratione. | Vi fu che dir per l’una, et l’altra parte, et replicato | dai signori Stati, ch’era ben assai quello che mostrano tener | in commissione dalla Serenità vostra per sollevarli; ma che doveva | esservi aggiunta una spetial procura o lettera di vostra Serenità | diretta ai signori Stati Generali, come è solito farsi in casi tali |</w:t>
      </w:r>
    </w:p>
    <w:p w14:paraId="62ABD84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92r /</w:t>
      </w:r>
    </w:p>
    <w:p w14:paraId="75941DE9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da tutti li principi in cose di tanto momento. Io risposi, ch’ero | caminato con quella sincerità, ch’è propria della serenissima Republica | et che mi spiaceva, che quanto gli diedi parte della | commissione, che tenevo in questo proposito non mi fosse ag-|gionta cosa alcuna; et però stimai, che restassero affatto | sodisfatti, et che non vi fosse a ridir alcuna cosa risolver | per tanto di formar scrittura, che ho poi convenuto anco | alterare in questa città, come intenderà più a basso tutto | quello ch’è dalle parole che cominciano In oltre di fornire etc. | fin dove dice, et dichiaratione nella quale sarà questa inserta. | Mi dissero li signori Stati ch’io partissi pure per Amsterdam | già</w:t>
      </w:r>
      <w:r w:rsidRPr="002A6193">
        <w:rPr>
          <w:rFonts w:eastAsia="Calibri"/>
          <w:vertAlign w:val="superscript"/>
        </w:rPr>
        <w:footnoteReference w:id="436"/>
      </w:r>
      <w:r w:rsidRPr="002A6193">
        <w:rPr>
          <w:rFonts w:eastAsia="Calibri"/>
        </w:rPr>
        <w:t xml:space="preserve"> che lo </w:t>
      </w:r>
      <w:r w:rsidRPr="002A6193">
        <w:rPr>
          <w:rFonts w:eastAsia="Calibri"/>
        </w:rPr>
        <w:lastRenderedPageBreak/>
        <w:t>appuntamento era dato con li signori | dell’Amiralità per il dar della mostra a fine che non | succedesse qualche inconveniente; che haverebbono conside-|rata la scrittura, et sopra essa fatta quella deliberatione | che havessero stimata la megliore per scarico proprio appresso | li loro superiori, et contento delli altri deputati, che erano | absenti di tre provincie Gheldria, Ourisel, Grunighen | iscusandosi con queste di non poter da sé (non essendo | che quattro delle provincie insieme) venir a quelle pronte | risolutioni, che in altro caso haverebbono potuto farsi. | Io non lasciai prima di partire di andare in particolare |</w:t>
      </w:r>
    </w:p>
    <w:p w14:paraId="4E4C6DD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92v / </w:t>
      </w:r>
    </w:p>
    <w:p w14:paraId="651F27E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disponendo gl’animi, et procurando che seguisse la risolutione propria | al bisogno, et allo stato nel quale si trova ridotto il negotio | a fine che non fosse ritardata questa speditione; et li signori Stati | mi</w:t>
      </w:r>
      <w:r w:rsidRPr="002A6193">
        <w:rPr>
          <w:rFonts w:eastAsia="Calibri"/>
          <w:vertAlign w:val="superscript"/>
        </w:rPr>
        <w:footnoteReference w:id="437"/>
      </w:r>
      <w:r w:rsidRPr="002A6193">
        <w:rPr>
          <w:rFonts w:eastAsia="Calibri"/>
        </w:rPr>
        <w:t xml:space="preserve"> promisero di farmi saper quello havessero risoluto. |</w:t>
      </w:r>
    </w:p>
    <w:p w14:paraId="774B7FDE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La notte di giovedì arrivai in questa città. Il venerdì si diede | ordine per le mostre, che furono fatte sabbato nella corte | dell’Amiralità a vista di ognuno colla presenza di tre | dei signori dell’Amiralità dimostratione che diede occasione di | meraviglia ad ognuno, et inditio, et segno tanto evidente | dell’animo inclinato verso il servitio di vostra Serenità che non si può | dir maggiore. |</w:t>
      </w:r>
    </w:p>
    <w:p w14:paraId="26756082" w14:textId="3DBE8846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Mentre s’era sul dar delle mostre arrivarono tre deputati | dai signori Stati della loro medesima assemblea doi di Holanda | et uno di Zelanda. Communicorono con gl’altri signori dell’Ami-|ralità, et doppo haver ben dibatuto la mattina, et il | doppo</w:t>
      </w:r>
      <w:r w:rsidRPr="002A6193">
        <w:rPr>
          <w:rFonts w:eastAsia="Calibri"/>
          <w:vertAlign w:val="superscript"/>
        </w:rPr>
        <w:footnoteReference w:id="438"/>
      </w:r>
      <w:r w:rsidRPr="002A6193">
        <w:rPr>
          <w:rFonts w:eastAsia="Calibri"/>
        </w:rPr>
        <w:t xml:space="preserve"> per desinare l’affare mi fecero intender | che desideravano, che fossimo insieme. Volevano ch’io | facessi risponder dal Calandrini per li viveri, et per le mesate | de’ vasselli, et de’ marinari, ch’io mi dichiarissi se la | Republica voleva o no li vasselli in compreda, et che io | promettessi di risponder tutto il denaro, che al presente era | necessario per questa preparatione. Quanto al primo dissi che non mi</w:t>
      </w:r>
      <w:r w:rsidRPr="002A6193">
        <w:rPr>
          <w:rFonts w:eastAsia="Calibri"/>
          <w:vertAlign w:val="superscript"/>
        </w:rPr>
        <w:footnoteReference w:id="439"/>
      </w:r>
      <w:r w:rsidRPr="002A6193">
        <w:rPr>
          <w:rFonts w:eastAsia="Calibri"/>
        </w:rPr>
        <w:t xml:space="preserve"> |</w:t>
      </w:r>
    </w:p>
    <w:p w14:paraId="0004349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95r / </w:t>
      </w:r>
    </w:p>
    <w:p w14:paraId="3C635FA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potevo assicurar che ’l Calandrini solo per un tal summa si fosse obbligato | che ’l tentar altri era perdita di tempo, et Dio lo sa in questa | strettezza il frutto, che ne havessi potuto ritrare; che quanto | alla compreda dei vasselli io non havevo dalla serenissima Republica | un tal ordine, né vedevo meno, ch’ella n’havesse volontà | anco arrivati di là per molte considerationi, le quali tutte | gli feci in conformità delle lettere che vostra Serenità mi ha scritte | in questo proposito. Et quanto all’esborso del denaro per | il resto potevano comprender, che non vi sarebbe | stato mancamento poiché sin qui havevo provisto tutto | et di giorno in giorno si andava provedendo di maniera che | mi pareva, che li signori Stati, et sue Signorie potevano con questo | restar contente. Stabilirono con me di rivedermi hier | mattina, come seguì, portandomi la prima scrittura | et l’altra riformata del tenore, che la Serenità vostra intenderà | in sopra. Partendo a me, ch’ella non contenesse cosa | pregiudiciale al suo servitio, né derogasse in alcuna parte | ai noleggi fatti, et sottoscritti dai mercanti, et compartecipi; | né meno quanto ai marinari, se ben procurai in quanto | puoti, che in luoco di dir che la Republica non retenirà in | servitio li vasselli, et giunti oltre li primi sei mesi se non sia | </w:t>
      </w:r>
    </w:p>
    <w:p w14:paraId="4B5848E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95v / </w:t>
      </w:r>
    </w:p>
    <w:p w14:paraId="14F0B99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col consenso dei signori Stati Generali fosse detto se non con la prescienza | delli signori Stati non è stato possibile; onde per vedermi stretto | dalla necessità, et per levar ogn’ombra di sospitione mi sono | risoluto di fermar, et segnar la scrittura: affermandomi | questi signori che questa scrittura sarebbe stata fatta et veduta tra li signori Stati, et me solamente et</w:t>
      </w:r>
      <w:r w:rsidRPr="002A6193">
        <w:rPr>
          <w:rFonts w:eastAsia="Calibri"/>
          <w:vertAlign w:val="superscript"/>
        </w:rPr>
        <w:footnoteReference w:id="440"/>
      </w:r>
      <w:r w:rsidRPr="002A6193">
        <w:rPr>
          <w:rFonts w:eastAsia="Calibri"/>
        </w:rPr>
        <w:t xml:space="preserve"> | di più</w:t>
      </w:r>
      <w:r w:rsidRPr="002A6193">
        <w:rPr>
          <w:rFonts w:eastAsia="Calibri"/>
          <w:vertAlign w:val="superscript"/>
        </w:rPr>
        <w:footnoteReference w:id="441"/>
      </w:r>
      <w:r w:rsidRPr="002A6193">
        <w:rPr>
          <w:rFonts w:eastAsia="Calibri"/>
        </w:rPr>
        <w:t xml:space="preserve">, che quanto si faceva era per dar | contento alle Provincie impresse già che o il denaro | fosse in banco, et servisse per cautione di questo preparamento, | o fossero sicurtà tali de’ mercanti, che bastassero alla | summa, aggiungendomi, che anco queste dissensioni | di religione erano causa; che non era dubio in alcuni | dei signori Stati, che vostra Serenità non havesse prontamente | et pontualmente sodisfatto ai noleggi, </w:t>
      </w:r>
      <w:r w:rsidRPr="002A6193">
        <w:rPr>
          <w:rFonts w:eastAsia="Calibri"/>
        </w:rPr>
        <w:lastRenderedPageBreak/>
        <w:t>et partiti intorno questa | speditione; ma che essendo in essi espressa la libertà | a lei di prorogar il tempo del servitio quanto havesse | voluto questo era un parlar infinito, et però non | si voleva obligar così affatto il Paese a risponder causando | ciò la diversità degl’humori; ma</w:t>
      </w:r>
      <w:r w:rsidRPr="002A6193">
        <w:rPr>
          <w:rFonts w:eastAsia="Calibri"/>
          <w:vertAlign w:val="superscript"/>
        </w:rPr>
        <w:footnoteReference w:id="442"/>
      </w:r>
      <w:r w:rsidRPr="002A6193">
        <w:rPr>
          <w:rFonts w:eastAsia="Calibri"/>
        </w:rPr>
        <w:t xml:space="preserve"> la sodisfatione | che col tempo si dasse</w:t>
      </w:r>
      <w:r w:rsidRPr="002A6193">
        <w:rPr>
          <w:rFonts w:eastAsia="Calibri"/>
          <w:vertAlign w:val="superscript"/>
        </w:rPr>
        <w:footnoteReference w:id="443"/>
      </w:r>
      <w:r w:rsidRPr="002A6193">
        <w:rPr>
          <w:rFonts w:eastAsia="Calibri"/>
        </w:rPr>
        <w:t xml:space="preserve"> sodisfatione ai particolari poteva ben esser certa | la serenissima Republica, che non si haverebbe negato di assentir | di</w:t>
      </w:r>
      <w:r w:rsidRPr="002A6193">
        <w:rPr>
          <w:rFonts w:eastAsia="Calibri"/>
          <w:vertAlign w:val="superscript"/>
        </w:rPr>
        <w:footnoteReference w:id="444"/>
      </w:r>
      <w:r w:rsidRPr="002A6193">
        <w:rPr>
          <w:rFonts w:eastAsia="Calibri"/>
        </w:rPr>
        <w:t xml:space="preserve"> tempo in tempo. Che però ella in tanto ratificasse | la scrittura et inserta la mandasse nella sua ratificatione |</w:t>
      </w:r>
    </w:p>
    <w:p w14:paraId="720C346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96r / </w:t>
      </w:r>
    </w:p>
    <w:p w14:paraId="59448613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come è detto nella medesima scrittura, et fosse certa del buon animo | dei signori Stati in generale, et in particolare. Mi ha molto tenuta | appresso la mente, et il cervello questo nuovo accidente | nato dal non haversi veduto lettere di vostra Serenità dirette alli signori | Stati, che sarà necessario, che la Serenità vostra le invii particolarmente | con</w:t>
      </w:r>
      <w:r w:rsidRPr="002A6193">
        <w:rPr>
          <w:rFonts w:eastAsia="Calibri"/>
          <w:vertAlign w:val="superscript"/>
        </w:rPr>
        <w:footnoteReference w:id="445"/>
      </w:r>
      <w:r w:rsidRPr="002A6193">
        <w:rPr>
          <w:rFonts w:eastAsia="Calibri"/>
        </w:rPr>
        <w:t xml:space="preserve"> una ratificatione in forma, che confermi la scrittura | fatta da me senza alcuna eccettione altrimenti si metterebbe | gelosia nell’animo per natura sospettosissimo di questi paesi. Oltre | la copia della detta scrittura in italiano le mando anco | copia di quella, che ho sottoscritta in francese, perché | la possi far inserire nella ratificatione che farà come | è predetto. Quando vostra Serenità non vogli obligar li signori | Stati a continuar a risponder con acertarli, come ho | detto del pagamento sarà necessario, che mi mandi tante | lettere di credito in questi mercanti; che siano sufficienti | per risponder a tutta la summa dei noli, et dei salarii; | et di tutto quello, che occorrerà col tempo. | </w:t>
      </w:r>
    </w:p>
    <w:p w14:paraId="34D87B9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Io non so ancora l’intentione della Serenità vostra intorno al rischio | dei vasselli, et dell’artiglieria, et l’aspetto con desiderio | per saper se ella farà di là far le sicurtà per non | incorrer in doppia spesa di qua fino a Venetia |</w:t>
      </w:r>
    </w:p>
    <w:p w14:paraId="70093C6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96v / </w:t>
      </w:r>
    </w:p>
    <w:p w14:paraId="2D5EDCE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o per dir meglio fino all’arrivo di queste navi nel golfo | quando non incontrino nell’inimico prima dell’arrivar | all’obedienza dell’eccellentissimo signor Capitan generale, (et che | ricevino danno in fattione di guerra a che vostra Serenità è | sottoposta) il rischio anderà sopra li mercanti se capi-|teranno male li vasselli per la fortuna di mare, o dar | nei scogli, o simil altri accidenti come sta nel loro noleggio. | Ma quanto alle artiglierie, che dano le Amiralità | vostra Serenità</w:t>
      </w:r>
      <w:r w:rsidRPr="002A6193">
        <w:rPr>
          <w:rFonts w:eastAsia="Calibri"/>
          <w:vertAlign w:val="superscript"/>
        </w:rPr>
        <w:footnoteReference w:id="446"/>
      </w:r>
      <w:r w:rsidRPr="002A6193">
        <w:rPr>
          <w:rFonts w:eastAsia="Calibri"/>
        </w:rPr>
        <w:t xml:space="preserve"> sarà obligata per la perdita di esse, et | queste costeranno intorno a quaranta in quaranta | cinque milla ducati; vi sarà cinquanta un migliaro | in circa di corda d’archibuso che costa più di</w:t>
      </w:r>
      <w:r w:rsidRPr="002A6193">
        <w:rPr>
          <w:rFonts w:eastAsia="Calibri"/>
          <w:vertAlign w:val="superscript"/>
        </w:rPr>
        <w:footnoteReference w:id="447"/>
      </w:r>
      <w:r w:rsidRPr="002A6193">
        <w:rPr>
          <w:rFonts w:eastAsia="Calibri"/>
        </w:rPr>
        <w:t xml:space="preserve"> | quattro mille</w:t>
      </w:r>
      <w:r w:rsidRPr="002A6193">
        <w:rPr>
          <w:rFonts w:eastAsia="Calibri"/>
          <w:vertAlign w:val="superscript"/>
        </w:rPr>
        <w:footnoteReference w:id="448"/>
      </w:r>
      <w:r w:rsidRPr="002A6193">
        <w:rPr>
          <w:rFonts w:eastAsia="Calibri"/>
        </w:rPr>
        <w:t xml:space="preserve"> fiorini, et forse potrebbe ella anco assicurar per li | viveri</w:t>
      </w:r>
      <w:r w:rsidRPr="002A6193">
        <w:rPr>
          <w:rFonts w:eastAsia="Calibri"/>
          <w:vertAlign w:val="superscript"/>
        </w:rPr>
        <w:footnoteReference w:id="449"/>
      </w:r>
      <w:r w:rsidRPr="002A6193">
        <w:rPr>
          <w:rFonts w:eastAsia="Calibri"/>
        </w:rPr>
        <w:t xml:space="preserve"> in qualche summa. Attenderò sue lettere | per regolarmi conforme a’ suoi commandamenti; et | in tanto anderò solecitando l’uscita dei vasselli doppo | date tutte le mostre per le quali partirò questa notte | per tornarmi domani mattina a Encusen, et poi a | Horn in Nortlandia, ove sono quattro altre navi; | et tra il travaglio dell’animo per la lunghezza di questa | speditione; mi pascerò, per consolarmi, della certa speranza |</w:t>
      </w:r>
    </w:p>
    <w:p w14:paraId="2B4DB7F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97r / </w:t>
      </w:r>
    </w:p>
    <w:p w14:paraId="5F97C9C9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che tengo, che la Serenità vostra credi, ch’io usi in questo negotio | tutta quella maggior diligenza, et affetto, che mi sia possibile | non guardando a pericolo di mare, né di aria, per condur | a fine questo affare. Gratie etc.</w:t>
      </w:r>
      <w:r w:rsidR="002D5086" w:rsidRPr="002A6193">
        <w:rPr>
          <w:rFonts w:eastAsia="Calibri"/>
        </w:rPr>
        <w:t xml:space="preserve"> </w:t>
      </w:r>
      <w:r w:rsidRPr="002A6193">
        <w:rPr>
          <w:rFonts w:eastAsia="Calibri"/>
        </w:rPr>
        <w:t>|</w:t>
      </w:r>
    </w:p>
    <w:p w14:paraId="5D25074C" w14:textId="77777777" w:rsidR="005E6384" w:rsidRPr="002A6193" w:rsidRDefault="005E6384" w:rsidP="005E6384">
      <w:pPr>
        <w:rPr>
          <w:rFonts w:eastAsia="Calibri"/>
        </w:rPr>
      </w:pPr>
    </w:p>
    <w:p w14:paraId="7095E24C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Da Amsterdam a’ 9 aprile 1618 |</w:t>
      </w:r>
    </w:p>
    <w:p w14:paraId="411768D5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di vostra Serenità |</w:t>
      </w:r>
    </w:p>
    <w:p w14:paraId="3A1D8A85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humilissimo et devotissimo servitore |</w:t>
      </w:r>
    </w:p>
    <w:p w14:paraId="1A57F3AD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3B2BE1C8" w14:textId="77777777" w:rsidR="005E6384" w:rsidRPr="002A6193" w:rsidRDefault="005E6384" w:rsidP="005E6384">
      <w:pPr>
        <w:rPr>
          <w:rFonts w:eastAsia="Calibri"/>
        </w:rPr>
      </w:pPr>
    </w:p>
    <w:p w14:paraId="1D817666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97v-98r /</w:t>
      </w:r>
    </w:p>
    <w:p w14:paraId="0AA7D823" w14:textId="77777777" w:rsidR="005E6384" w:rsidRPr="002A6193" w:rsidRDefault="00E54E37" w:rsidP="005E6384">
      <w:pPr>
        <w:rPr>
          <w:rFonts w:eastAsia="Calibri"/>
          <w:i/>
        </w:rPr>
      </w:pPr>
      <w:r w:rsidRPr="002A6193">
        <w:rPr>
          <w:rFonts w:eastAsia="Calibri"/>
          <w:i/>
        </w:rPr>
        <w:t>Bianche</w:t>
      </w:r>
    </w:p>
    <w:p w14:paraId="641B6937" w14:textId="77777777" w:rsidR="005E6384" w:rsidRPr="002A6193" w:rsidRDefault="005E6384" w:rsidP="005E6384">
      <w:pPr>
        <w:rPr>
          <w:rFonts w:eastAsia="Calibri"/>
        </w:rPr>
      </w:pPr>
    </w:p>
    <w:p w14:paraId="0AA04D2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98v /</w:t>
      </w:r>
    </w:p>
    <w:p w14:paraId="42BCB9C5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5D2F83EB" w14:textId="77777777" w:rsidR="0032214A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prima | </w:t>
      </w:r>
    </w:p>
    <w:p w14:paraId="02E4C7E9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n° 24 fin 25 |</w:t>
      </w:r>
    </w:p>
    <w:p w14:paraId="1DD5DA96" w14:textId="77777777" w:rsidR="005E6384" w:rsidRPr="002A6193" w:rsidRDefault="005E6384" w:rsidP="002E7B13">
      <w:pPr>
        <w:jc w:val="both"/>
        <w:rPr>
          <w:rFonts w:eastAsia="Calibri"/>
        </w:rPr>
      </w:pPr>
    </w:p>
    <w:p w14:paraId="302F7507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  <w:i/>
        </w:rPr>
        <w:t>Sigillo e traccia di sigillo</w:t>
      </w:r>
    </w:p>
    <w:p w14:paraId="27A9516E" w14:textId="77777777" w:rsidR="0032214A" w:rsidRPr="002A6193" w:rsidRDefault="0032214A" w:rsidP="002E7B13">
      <w:pPr>
        <w:widowControl w:val="0"/>
        <w:suppressAutoHyphens/>
        <w:jc w:val="both"/>
        <w:rPr>
          <w:rFonts w:eastAsia="Calibri"/>
          <w:i/>
        </w:rPr>
      </w:pPr>
    </w:p>
    <w:p w14:paraId="25A5B22B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  <w:i/>
        </w:rPr>
      </w:pPr>
      <w:r w:rsidRPr="002A6193">
        <w:rPr>
          <w:rFonts w:eastAsia="Calibri"/>
          <w:i/>
        </w:rPr>
        <w:t>Regesto antico</w:t>
      </w:r>
    </w:p>
    <w:p w14:paraId="60B0E0DA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98vC /</w:t>
      </w:r>
    </w:p>
    <w:p w14:paraId="7CAF051A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9 april 1618 ricevute a’ 25 detto |</w:t>
      </w:r>
    </w:p>
    <w:p w14:paraId="6163A497" w14:textId="35F48DEF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Haia. </w:t>
      </w:r>
      <w:r w:rsidR="00F470C8" w:rsidRPr="002A6193">
        <w:rPr>
          <w:rFonts w:eastAsia="Calibri"/>
        </w:rPr>
        <w:t>n°</w:t>
      </w:r>
      <w:r w:rsidRPr="002A6193">
        <w:rPr>
          <w:rFonts w:eastAsia="Calibri"/>
        </w:rPr>
        <w:t xml:space="preserve"> 24 |</w:t>
      </w:r>
    </w:p>
    <w:p w14:paraId="46AE0F4B" w14:textId="77777777" w:rsidR="005E6384" w:rsidRPr="002A6193" w:rsidRDefault="005E6384" w:rsidP="002E7B13">
      <w:pPr>
        <w:jc w:val="both"/>
        <w:rPr>
          <w:rFonts w:eastAsia="Calibri"/>
        </w:rPr>
      </w:pPr>
    </w:p>
    <w:p w14:paraId="1E8D934E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L. SS. R. | </w:t>
      </w:r>
    </w:p>
    <w:p w14:paraId="3858CFC2" w14:textId="77777777" w:rsidR="00FD139D" w:rsidRPr="002A6193" w:rsidRDefault="00FD139D" w:rsidP="005E6384">
      <w:pPr>
        <w:jc w:val="center"/>
        <w:rPr>
          <w:rFonts w:eastAsia="Calibri"/>
        </w:rPr>
      </w:pPr>
    </w:p>
    <w:p w14:paraId="422716B3" w14:textId="77777777" w:rsidR="00FD139D" w:rsidRPr="002A6193" w:rsidRDefault="00FD139D" w:rsidP="005E6384">
      <w:pPr>
        <w:jc w:val="center"/>
        <w:rPr>
          <w:rFonts w:eastAsia="Calibri"/>
        </w:rPr>
      </w:pPr>
    </w:p>
    <w:p w14:paraId="709EA6F8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t>n. 29</w:t>
      </w:r>
    </w:p>
    <w:p w14:paraId="11785F0C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t>Allegato I al n. 28 (cc. 93r-94v)</w:t>
      </w:r>
    </w:p>
    <w:p w14:paraId="51E31903" w14:textId="77777777" w:rsidR="009A4CEE" w:rsidRPr="002A6193" w:rsidRDefault="009A4CEE" w:rsidP="005E6384">
      <w:pPr>
        <w:rPr>
          <w:rFonts w:eastAsia="Calibri"/>
        </w:rPr>
      </w:pPr>
    </w:p>
    <w:p w14:paraId="10437723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93r /</w:t>
      </w:r>
    </w:p>
    <w:tbl>
      <w:tblPr>
        <w:tblStyle w:val="Grigliatabella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6"/>
        <w:gridCol w:w="4766"/>
      </w:tblGrid>
      <w:tr w:rsidR="005E6384" w:rsidRPr="002A6193" w14:paraId="6E7B3CBB" w14:textId="77777777">
        <w:tc>
          <w:tcPr>
            <w:tcW w:w="4856" w:type="dxa"/>
          </w:tcPr>
          <w:p w14:paraId="073E348A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Io sottoscritto Christofforo Suriano residente | della serenissima republica di Venetia presso li Stati | Generali delle Provincie Unite come | rappresentante di lei, in virtù della | mia commissione et lettera scrittami dalla | detta serenissima Republica sotto li 23 febbraro | passato che dice come seguita. |</w:t>
            </w:r>
          </w:p>
        </w:tc>
        <w:tc>
          <w:tcPr>
            <w:tcW w:w="4766" w:type="dxa"/>
          </w:tcPr>
          <w:p w14:paraId="787235CC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5086BEA1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5C4C1980" w14:textId="77777777" w:rsidR="005E6384" w:rsidRPr="002A6193" w:rsidRDefault="005E6384" w:rsidP="005E6384">
            <w:pPr>
              <w:rPr>
                <w:rFonts w:eastAsia="Calibri"/>
              </w:rPr>
            </w:pPr>
          </w:p>
        </w:tc>
      </w:tr>
      <w:tr w:rsidR="005E6384" w:rsidRPr="002A6193" w14:paraId="19AFD48D" w14:textId="77777777">
        <w:tc>
          <w:tcPr>
            <w:tcW w:w="4856" w:type="dxa"/>
          </w:tcPr>
          <w:p w14:paraId="08D5CE18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Havendo quei signori data la lor parola alla | Amiralità per li vasselli, et per l’artiglieria | che vi mancasse, con dimostratione di | grande affetto nel compiacerci; ben è di dovere corrisponder con solle-|varli; et per ciò ti diamo col predetto | Senato autorità di farlo come nostro | rappresentante a nosto</w:t>
            </w:r>
            <w:r w:rsidRPr="002A6193">
              <w:rPr>
                <w:rFonts w:eastAsia="Calibri"/>
                <w:vertAlign w:val="superscript"/>
              </w:rPr>
              <w:footnoteReference w:id="450"/>
            </w:r>
            <w:r w:rsidRPr="002A6193">
              <w:rPr>
                <w:rFonts w:eastAsia="Calibri"/>
              </w:rPr>
              <w:t xml:space="preserve"> nome; al fine | della lettera è scritto. Datae in nostro | Ducali Palatio die 23 febbruarii | ibi 7 indictione prima (stilo veneto) | et segnato Ant(oni)o Ant(oni)i sec(retario). Et la sopradetta | era. Circumspetto, et sapienti viro Chris-|tofforo Suriano residenti nostro Hage; | </w:t>
            </w:r>
          </w:p>
        </w:tc>
        <w:tc>
          <w:tcPr>
            <w:tcW w:w="4766" w:type="dxa"/>
          </w:tcPr>
          <w:p w14:paraId="0D502173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561FEB21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218C2D3A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Data copia del capitolo per sodisfar | all’instanza et condotto dalla | necessità non dall’elettione. |</w:t>
            </w:r>
          </w:p>
        </w:tc>
      </w:tr>
      <w:tr w:rsidR="005E6384" w:rsidRPr="002A6193" w14:paraId="5873A846" w14:textId="77777777">
        <w:tc>
          <w:tcPr>
            <w:tcW w:w="4856" w:type="dxa"/>
          </w:tcPr>
          <w:p w14:paraId="0979EDD5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Prometto con le presenti a nome et | per parte della detta serenissima Republica di ri-|levare li detti signori Stati Generali da | tutti danni, spese, et interessi per la | loro promessa fatta o fatta fare per li | rispettivi colleggi dell’Amiralità |</w:t>
            </w:r>
          </w:p>
        </w:tc>
        <w:tc>
          <w:tcPr>
            <w:tcW w:w="4766" w:type="dxa"/>
          </w:tcPr>
          <w:p w14:paraId="25A5B83B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61997D95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Formule ordinarie | accostumate nelli stromenti | di assicuranza. |</w:t>
            </w:r>
          </w:p>
        </w:tc>
      </w:tr>
      <w:tr w:rsidR="005E6384" w:rsidRPr="002A6193" w14:paraId="452815FC" w14:textId="77777777">
        <w:tc>
          <w:tcPr>
            <w:tcW w:w="4856" w:type="dxa"/>
          </w:tcPr>
          <w:p w14:paraId="680B7BE4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 xml:space="preserve">/ 93v / </w:t>
            </w:r>
          </w:p>
          <w:p w14:paraId="1B9CBA57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in Olanda toccante il preparamento | di 12 vasselli per servitio della detta serenissima | republica di Venetia, che li detti signori Stati | Generali, o li detti signori delli rispettivi | colleggi dell’Ammiralità, o cadauno | di essi potrebbono soffrir direttamente | o indirettamente senz’alcuna ecceptione. |</w:t>
            </w:r>
          </w:p>
          <w:p w14:paraId="66A54D48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In oltre di fornire, et pagare in questa | città di Amsterdam durante il servitio | di detti vasselli ciaschedun mese dopo | l’espiratione delli mesi di paga | promessa di pagar qui in contanti | delli viveri per l’intrattenimento delle | genti di Marina secondo che anda-|ranno scadendo, ribattendo quello | che a bon conto potesser haver rice-|vuto di là per nome della serenissima Republica | dechiarando parimente che la detta serenissima | Republica si contenterà di tener li detti | vasselli ad affitto, et che ella non | li terrà in suo servitio oltre li pri-|mi sei mesi, se non, et col consen-|timento delli signori Stati Generali con-|forme al buon aviso, et risolutione | dalli quali mi governerò se si mo-|vesse qualche differenza tra li detti | colleggi dell’Amiralità, et me</w:t>
            </w:r>
            <w:r w:rsidRPr="002A6193">
              <w:rPr>
                <w:rFonts w:eastAsia="Calibri"/>
                <w:vertAlign w:val="superscript"/>
              </w:rPr>
              <w:footnoteReference w:id="451"/>
            </w:r>
            <w:r w:rsidRPr="002A6193">
              <w:rPr>
                <w:rFonts w:eastAsia="Calibri"/>
              </w:rPr>
              <w:t xml:space="preserve"> | quanto aspetta questa preparatione |</w:t>
            </w:r>
          </w:p>
        </w:tc>
        <w:tc>
          <w:tcPr>
            <w:tcW w:w="4766" w:type="dxa"/>
          </w:tcPr>
          <w:p w14:paraId="6E92AD67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0C1337FD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5857AA38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362A00DC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046FBB96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4D7C1DCB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Aggiunta alla prima scrittura | con li deputati in Amsterdam.</w:t>
            </w:r>
            <w:r w:rsidR="002D5086" w:rsidRPr="002A6193">
              <w:rPr>
                <w:rFonts w:eastAsia="Calibri"/>
              </w:rPr>
              <w:t xml:space="preserve"> </w:t>
            </w:r>
            <w:r w:rsidRPr="002A6193">
              <w:rPr>
                <w:rFonts w:eastAsia="Calibri"/>
              </w:rPr>
              <w:t>|</w:t>
            </w:r>
          </w:p>
          <w:p w14:paraId="2D8FC658" w14:textId="77777777" w:rsidR="00471402" w:rsidRPr="002A6193" w:rsidRDefault="00471402">
            <w:pPr>
              <w:jc w:val="both"/>
              <w:rPr>
                <w:rFonts w:eastAsia="Calibri"/>
              </w:rPr>
            </w:pPr>
          </w:p>
          <w:p w14:paraId="7FB8F063" w14:textId="77777777" w:rsidR="00471402" w:rsidRPr="002A6193" w:rsidRDefault="00471402">
            <w:pPr>
              <w:jc w:val="both"/>
              <w:rPr>
                <w:rFonts w:eastAsia="Calibri"/>
              </w:rPr>
            </w:pPr>
          </w:p>
          <w:p w14:paraId="74EAFEAC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Questo è conforme all’accordo fatto | dalle Amiralità, et quello che | si pagarà mentre saranno in servitio | sarà qui dissoluto. |</w:t>
            </w:r>
          </w:p>
          <w:p w14:paraId="7638FE4C" w14:textId="77777777" w:rsidR="00471402" w:rsidRPr="002A6193" w:rsidRDefault="00471402">
            <w:pPr>
              <w:jc w:val="both"/>
              <w:rPr>
                <w:rFonts w:eastAsia="Calibri"/>
              </w:rPr>
            </w:pPr>
          </w:p>
          <w:p w14:paraId="0380A685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Ciò è detto per veder come la Republica | si comporterà nel pagamento, et per non | dar essempio di assicurar per quelli che non sono collegati. |</w:t>
            </w:r>
          </w:p>
          <w:p w14:paraId="7980E7FF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61511DDE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7FF3ADC7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Non pregiudica ai noleggi fatti | la predetta clausula del consentimento | dei signori Stati perché stano nel | suo vigore. |</w:t>
            </w:r>
          </w:p>
          <w:p w14:paraId="425EAD38" w14:textId="77777777" w:rsidR="005E6384" w:rsidRPr="002A6193" w:rsidRDefault="005E6384" w:rsidP="005E6384">
            <w:pPr>
              <w:rPr>
                <w:rFonts w:eastAsia="Calibri"/>
              </w:rPr>
            </w:pPr>
          </w:p>
        </w:tc>
      </w:tr>
      <w:tr w:rsidR="005E6384" w:rsidRPr="002A6193" w14:paraId="2A560D1B" w14:textId="77777777">
        <w:tc>
          <w:tcPr>
            <w:tcW w:w="4856" w:type="dxa"/>
          </w:tcPr>
          <w:p w14:paraId="2DE039D1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/ 94r /</w:t>
            </w:r>
          </w:p>
          <w:p w14:paraId="0E16D587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et dependenze, et prometto di dare | alli detti signori Stati Generali atto di | ratificatione della serenissima republica di Venetia | della mia presente promessa, et dechi-|ratione nella quale sarà questa in-|serta. Il tutto sotto obbligatione de tutte | le rendite, beni, et sudditi della detta | serenisisma republica di Venetia il tutto, et cadauno | di essi; sottomettendo a tutti giuditi | et giustitieri dove saranno trovati | con la renuntia di tutti li provi-|leggi, et benefitiy</w:t>
            </w:r>
            <w:r w:rsidRPr="002A6193">
              <w:rPr>
                <w:rFonts w:eastAsia="Calibri"/>
                <w:vertAlign w:val="superscript"/>
              </w:rPr>
              <w:footnoteReference w:id="452"/>
            </w:r>
            <w:r w:rsidRPr="002A6193">
              <w:rPr>
                <w:rFonts w:eastAsia="Calibri"/>
              </w:rPr>
              <w:t xml:space="preserve"> in contrario. Fatta | et segnata di mia mano propria, et | sigillata col sigillo di San Marco | li 8 aprile 1618 in Amsterdam. | </w:t>
            </w:r>
          </w:p>
          <w:p w14:paraId="1D0A6447" w14:textId="77777777" w:rsidR="00471402" w:rsidRPr="002A6193" w:rsidRDefault="00471402">
            <w:pPr>
              <w:jc w:val="both"/>
              <w:rPr>
                <w:rFonts w:eastAsia="Calibri"/>
              </w:rPr>
            </w:pPr>
          </w:p>
        </w:tc>
        <w:tc>
          <w:tcPr>
            <w:tcW w:w="4766" w:type="dxa"/>
          </w:tcPr>
          <w:p w14:paraId="32B5AF2B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7F0DC103" w14:textId="77777777" w:rsidR="005E6384" w:rsidRPr="002A6193" w:rsidRDefault="005E6384" w:rsidP="005E6384">
            <w:pPr>
              <w:rPr>
                <w:rFonts w:eastAsia="Calibri"/>
              </w:rPr>
            </w:pPr>
          </w:p>
          <w:p w14:paraId="4DB2795D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È necessario che sua Serenità ispedisca | immediate la ratificatione</w:t>
            </w:r>
            <w:r w:rsidRPr="002A6193">
              <w:rPr>
                <w:rFonts w:eastAsia="Calibri"/>
                <w:vertAlign w:val="superscript"/>
              </w:rPr>
              <w:footnoteReference w:id="453"/>
            </w:r>
            <w:r w:rsidRPr="002A6193">
              <w:rPr>
                <w:rFonts w:eastAsia="Calibri"/>
              </w:rPr>
              <w:t xml:space="preserve"> | presenti, et inserirvi dentro | la copia francese, che sarà aggiunta a queste. </w:t>
            </w:r>
          </w:p>
          <w:p w14:paraId="52E6C691" w14:textId="77777777" w:rsidR="00471402" w:rsidRPr="002A6193" w:rsidRDefault="00471402">
            <w:pPr>
              <w:jc w:val="both"/>
              <w:rPr>
                <w:rFonts w:eastAsia="Calibri"/>
              </w:rPr>
            </w:pPr>
          </w:p>
          <w:p w14:paraId="7A5C8416" w14:textId="77777777" w:rsidR="00471402" w:rsidRPr="002A6193" w:rsidRDefault="00471402">
            <w:pPr>
              <w:jc w:val="both"/>
              <w:rPr>
                <w:rFonts w:eastAsia="Calibri"/>
              </w:rPr>
            </w:pPr>
          </w:p>
          <w:p w14:paraId="4A4430E9" w14:textId="77777777" w:rsidR="00471402" w:rsidRPr="002A6193" w:rsidRDefault="00471402">
            <w:pPr>
              <w:jc w:val="both"/>
              <w:rPr>
                <w:rFonts w:eastAsia="Calibri"/>
              </w:rPr>
            </w:pPr>
          </w:p>
          <w:p w14:paraId="35152A4B" w14:textId="77777777" w:rsidR="00471402" w:rsidRPr="002A6193" w:rsidRDefault="00E54E37">
            <w:pPr>
              <w:jc w:val="both"/>
              <w:rPr>
                <w:rFonts w:eastAsia="Calibri"/>
              </w:rPr>
            </w:pPr>
            <w:r w:rsidRPr="002A6193">
              <w:rPr>
                <w:rFonts w:eastAsia="Calibri"/>
              </w:rPr>
              <w:t>Gli oblighi contrascritti erano | nella prima scrittura. |</w:t>
            </w:r>
          </w:p>
          <w:p w14:paraId="08045C50" w14:textId="77777777" w:rsidR="005E6384" w:rsidRPr="002A6193" w:rsidRDefault="005E6384" w:rsidP="005E6384">
            <w:pPr>
              <w:rPr>
                <w:rFonts w:eastAsia="Calibri"/>
              </w:rPr>
            </w:pPr>
          </w:p>
        </w:tc>
      </w:tr>
    </w:tbl>
    <w:p w14:paraId="42418672" w14:textId="77777777" w:rsidR="009141F0" w:rsidRPr="002A6193" w:rsidRDefault="009141F0" w:rsidP="005E6384">
      <w:pPr>
        <w:rPr>
          <w:rFonts w:eastAsia="Calibri"/>
        </w:rPr>
      </w:pPr>
    </w:p>
    <w:p w14:paraId="66CFA1BF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94vB /</w:t>
      </w:r>
    </w:p>
    <w:p w14:paraId="467D1087" w14:textId="77777777" w:rsidR="00471402" w:rsidRPr="002A6193" w:rsidRDefault="00E54E37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Scrittura fatta alli signori Stati | Generali | </w:t>
      </w:r>
    </w:p>
    <w:p w14:paraId="46EFD359" w14:textId="77777777" w:rsidR="00471402" w:rsidRPr="002A6193" w:rsidRDefault="00E54E37">
      <w:pPr>
        <w:jc w:val="both"/>
        <w:rPr>
          <w:rFonts w:eastAsia="Calibri"/>
        </w:rPr>
      </w:pPr>
      <w:r w:rsidRPr="002A6193">
        <w:rPr>
          <w:rFonts w:eastAsia="Calibri"/>
        </w:rPr>
        <w:t>nella prima |</w:t>
      </w:r>
    </w:p>
    <w:p w14:paraId="798BE208" w14:textId="77777777" w:rsidR="005E6384" w:rsidRPr="002A6193" w:rsidRDefault="00E54E37" w:rsidP="00FD139D">
      <w:pPr>
        <w:jc w:val="center"/>
        <w:rPr>
          <w:rFonts w:eastAsia="Calibri"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30</w:t>
      </w:r>
    </w:p>
    <w:p w14:paraId="066B51E8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t>9 aprile 1618, Amsterdam (cc. 99r-102v)</w:t>
      </w:r>
    </w:p>
    <w:p w14:paraId="5E31F4A4" w14:textId="77777777" w:rsidR="005E6384" w:rsidRPr="002A6193" w:rsidRDefault="005E6384" w:rsidP="005E6384">
      <w:pPr>
        <w:rPr>
          <w:rFonts w:eastAsia="Calibri"/>
        </w:rPr>
      </w:pPr>
    </w:p>
    <w:p w14:paraId="3D831CBB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99r /</w:t>
      </w:r>
    </w:p>
    <w:p w14:paraId="69F21403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n° 25 |</w:t>
      </w:r>
    </w:p>
    <w:p w14:paraId="06F6AE61" w14:textId="77777777" w:rsidR="005E6384" w:rsidRPr="002A6193" w:rsidRDefault="005E6384" w:rsidP="005E6384">
      <w:pPr>
        <w:jc w:val="both"/>
        <w:rPr>
          <w:rFonts w:eastAsia="Calibri"/>
        </w:rPr>
      </w:pPr>
    </w:p>
    <w:p w14:paraId="408C794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Serenissimo Principe | </w:t>
      </w:r>
    </w:p>
    <w:p w14:paraId="68169CC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continuando in quelli dell’amiralità di Roterdam il desiderio | di haver ancor nella riviera della Moza le doi altre navi | della loro ripartitione hanno ispediti qui doi del loro collegio | et sono stati poi seguitati da cinquanta marinari per | condurvele, et dimani fano pensiero che partino verso | il Tessel, et uscendo in manco di un giorno dal porto | possono entrar nella Moza. Ho fatto ogni possibile | per disuaderli, ma essi mi hanno confirmato, che se vedranno | perdita di tempo faranno venir le previsioni per di fuori, | et tutti gl’apprestamenti necessarii; a che in fine credo | che si risolveranno. |</w:t>
      </w:r>
    </w:p>
    <w:p w14:paraId="46891FF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Ad essi ho fatto contar quindeci milla fiorini qui in Amsterdam | per haver poi il rimanente della loro compartita nell’|Haya</w:t>
      </w:r>
      <w:r w:rsidRPr="002A6193">
        <w:rPr>
          <w:rFonts w:eastAsia="Calibri"/>
          <w:vertAlign w:val="superscript"/>
        </w:rPr>
        <w:footnoteReference w:id="454"/>
      </w:r>
      <w:r w:rsidRPr="002A6193">
        <w:rPr>
          <w:rFonts w:eastAsia="Calibri"/>
        </w:rPr>
        <w:t>, et procuro con ogni diligenza perché | nell’esborso del denaro vi sia prontezza per tanto più | agevolare, et dar solecitudine all’affare, il che è | esseguito molto bene dal signor Calandrini, et suo compagni</w:t>
      </w:r>
      <w:r w:rsidRPr="002A6193">
        <w:rPr>
          <w:rFonts w:eastAsia="Calibri"/>
          <w:vertAlign w:val="superscript"/>
        </w:rPr>
        <w:footnoteReference w:id="455"/>
      </w:r>
      <w:r w:rsidRPr="002A6193">
        <w:rPr>
          <w:rFonts w:eastAsia="Calibri"/>
        </w:rPr>
        <w:t xml:space="preserve"> | il quale deve dimani anco far nuovo esborso a questi | signori et a quelli dell’amiralità di Encusen per dar | le paghe ai marinari doppo la mostra fatta; come | si è cominciata questa mattina qui per quelli di queste | cinque navi. |</w:t>
      </w:r>
    </w:p>
    <w:p w14:paraId="159B030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L’occasione, che ho urgente di haver</w:t>
      </w:r>
      <w:r w:rsidRPr="002A6193">
        <w:rPr>
          <w:rFonts w:eastAsia="Calibri"/>
          <w:vertAlign w:val="superscript"/>
        </w:rPr>
        <w:footnoteReference w:id="456"/>
      </w:r>
      <w:r w:rsidRPr="002A6193">
        <w:rPr>
          <w:rFonts w:eastAsia="Calibri"/>
        </w:rPr>
        <w:t xml:space="preserve"> nuova pronta |</w:t>
      </w:r>
    </w:p>
    <w:p w14:paraId="76CF9F92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99v /</w:t>
      </w:r>
    </w:p>
    <w:p w14:paraId="16298C3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provisione di denari mi ha fatte far altre lettere di cambio | al detto Calandrini di quaranta milla</w:t>
      </w:r>
      <w:r w:rsidRPr="002A6193">
        <w:rPr>
          <w:rFonts w:eastAsia="Calibri"/>
          <w:vertAlign w:val="superscript"/>
        </w:rPr>
        <w:footnoteReference w:id="457"/>
      </w:r>
      <w:r w:rsidRPr="002A6193">
        <w:rPr>
          <w:rFonts w:eastAsia="Calibri"/>
        </w:rPr>
        <w:t xml:space="preserve"> ducati dirette al signor Noirott | et doveranno esser pagate per il primo di giugno prossimo. |</w:t>
      </w:r>
    </w:p>
    <w:p w14:paraId="52F3F9D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Non ho potuto indur questi mercanti a risolutione | di pigliar le lettere a vista, o almeno</w:t>
      </w:r>
      <w:r w:rsidRPr="002A6193">
        <w:rPr>
          <w:rFonts w:eastAsia="Calibri"/>
          <w:vertAlign w:val="superscript"/>
        </w:rPr>
        <w:footnoteReference w:id="458"/>
      </w:r>
      <w:r w:rsidRPr="002A6193">
        <w:rPr>
          <w:rFonts w:eastAsia="Calibri"/>
        </w:rPr>
        <w:t xml:space="preserve"> a mezo | uso perché dicono, che volontieri lo farebbono quando | vedessero di non riceverne danno affermando esser molto | maggiore l’incommodo, al quale sono sottoposti, che ’l | vantaggio, che si possono prometter mentre viene allungato | il tempo ai pagamenti ancorché maturate le lettere di | qualche giorni. Il signor Calandrini a chi vivo</w:t>
      </w:r>
      <w:r w:rsidRPr="002A6193">
        <w:rPr>
          <w:rFonts w:eastAsia="Calibri"/>
          <w:vertAlign w:val="superscript"/>
        </w:rPr>
        <w:footnoteReference w:id="459"/>
      </w:r>
      <w:r w:rsidRPr="002A6193">
        <w:rPr>
          <w:rFonts w:eastAsia="Calibri"/>
        </w:rPr>
        <w:t xml:space="preserve"> certo con | grande obligo per la dimostratione di particolar devotione | verso la Serenità vostra con gran modestia mi ha rappresentato | questo interesse, et che per il mancamento non ha potuto il | suo corispondente far le rimesse, che haveva in commissione | per la fiera di Francfort, et per la via di Norimbergh, | et scrivendosegli anco il dubio di dilatione nella prima | lettera di 25 milla ducati, che maturò il</w:t>
      </w:r>
      <w:r w:rsidRPr="002A6193">
        <w:rPr>
          <w:rFonts w:eastAsia="Calibri"/>
          <w:vertAlign w:val="superscript"/>
        </w:rPr>
        <w:footnoteReference w:id="460"/>
      </w:r>
      <w:r w:rsidRPr="002A6193">
        <w:rPr>
          <w:rFonts w:eastAsia="Calibri"/>
        </w:rPr>
        <w:t xml:space="preserve"> giorno di | venerdì passato ai sei, né havendo avviso, che siano | stati esborsati più che cinque milla delli 20 milla che gli | feci lettere per Londra teme di lunghezza anco nel resto | de’ pagamenti; mi ha per tanto pregato a scriverne | a vostra Serenità come io affettuosamente la prego perché commando |</w:t>
      </w:r>
    </w:p>
    <w:p w14:paraId="74C5406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100r /</w:t>
      </w:r>
    </w:p>
    <w:p w14:paraId="4E44238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che habbi prontamente, et a suo tempo la soddisfattione; et | mi ha considerato, che oltre l’incommodo li causerebbe</w:t>
      </w:r>
      <w:r w:rsidRPr="002A6193">
        <w:rPr>
          <w:rFonts w:eastAsia="Calibri"/>
          <w:vertAlign w:val="superscript"/>
        </w:rPr>
        <w:footnoteReference w:id="461"/>
      </w:r>
      <w:r w:rsidRPr="002A6193">
        <w:rPr>
          <w:rFonts w:eastAsia="Calibri"/>
        </w:rPr>
        <w:t xml:space="preserve"> questo | mancamento</w:t>
      </w:r>
      <w:r w:rsidRPr="002A6193">
        <w:rPr>
          <w:rFonts w:eastAsia="Calibri"/>
          <w:vertAlign w:val="superscript"/>
        </w:rPr>
        <w:footnoteReference w:id="462"/>
      </w:r>
      <w:r w:rsidRPr="002A6193">
        <w:rPr>
          <w:rFonts w:eastAsia="Calibri"/>
        </w:rPr>
        <w:t xml:space="preserve"> poco buon nome sulle piazze dove | assignava i partiti; et ch’io la pregassi in oltre di | corrisponder colla prontezza dell’esborso del denaro a suo | tempo a quella riputatione, che procurava di conservare | a</w:t>
      </w:r>
      <w:r w:rsidRPr="002A6193">
        <w:rPr>
          <w:rFonts w:eastAsia="Calibri"/>
          <w:vertAlign w:val="superscript"/>
        </w:rPr>
        <w:footnoteReference w:id="463"/>
      </w:r>
      <w:r w:rsidRPr="002A6193">
        <w:rPr>
          <w:rFonts w:eastAsia="Calibri"/>
        </w:rPr>
        <w:t xml:space="preserve"> quel serenissimo Dominio in questa piazza appresso | la commune, et appresso li signori Stati Generali in particolare. |</w:t>
      </w:r>
    </w:p>
    <w:p w14:paraId="2712EA5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lastRenderedPageBreak/>
        <w:t xml:space="preserve">Mi sono allargato nel significar a vostra Serenità questo tanto perché | la cosa per sé stessa lo merita, mentre vi è la necessità | della spesa, et l’intrapresa di proveder tanta summa | di denaro non è a tutti così facile; lasciando alla | prudenza della Serenità vostra il provedere, et ordinare | la pronta sodisfatione, che sarà con publico servitio. | </w:t>
      </w:r>
    </w:p>
    <w:p w14:paraId="1BB5340C" w14:textId="4BADEEED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Quel Capitano, che ha condotto a Malta il vassello fatto fabricar | qui da quella religione è ritornato in questi paesi | con commissioni del vicer</w:t>
      </w:r>
      <w:r w:rsidR="004055B1" w:rsidRPr="002A6193">
        <w:rPr>
          <w:rFonts w:eastAsia="Calibri"/>
        </w:rPr>
        <w:t>é</w:t>
      </w:r>
      <w:r w:rsidRPr="002A6193">
        <w:rPr>
          <w:rFonts w:eastAsia="Calibri"/>
        </w:rPr>
        <w:t xml:space="preserve"> di Napoli di comprar | qui quattro</w:t>
      </w:r>
      <w:r w:rsidRPr="002A6193">
        <w:rPr>
          <w:rFonts w:eastAsia="Calibri"/>
          <w:vertAlign w:val="superscript"/>
        </w:rPr>
        <w:footnoteReference w:id="464"/>
      </w:r>
      <w:r w:rsidRPr="002A6193">
        <w:rPr>
          <w:rFonts w:eastAsia="Calibri"/>
        </w:rPr>
        <w:t xml:space="preserve"> navi. Se n’è lasciato intender | con persona che me lo ha riferto, et che tiene lettere | per li signori Stati, et per sua Eccellentia, che le andava | innanti la compreda di dette navi sarebbe stato | capitano di esse, et arrivato a Napoli haveva promessa | dal Vicer</w:t>
      </w:r>
      <w:r w:rsidR="004055B1" w:rsidRPr="002A6193">
        <w:rPr>
          <w:rFonts w:eastAsia="Calibri"/>
        </w:rPr>
        <w:t>é</w:t>
      </w:r>
      <w:r w:rsidRPr="002A6193">
        <w:rPr>
          <w:rFonts w:eastAsia="Calibri"/>
        </w:rPr>
        <w:t xml:space="preserve"> sudetto, che sarebbe stato amiraglio della | </w:t>
      </w:r>
    </w:p>
    <w:p w14:paraId="119A706D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100v /</w:t>
      </w:r>
    </w:p>
    <w:p w14:paraId="6CD7C4A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della* flotta. Questo è vero che ha havuti cento scudi per far | il viaggio, et una catena d’oro, cola quale è andato | caminando per Amsterdam, tutti presenti del signor duca | di Ossuna. Di questo tanto havendolo saputo venerdì | mattina ne ispedii l’avviso alli signori Sati perché | impedissero a costui il trafico, et la pratica, et qui ne | ho parlato a’ signori dell’Amiralità, come farò dimani ad | Encusen, et lo stesso ufficio ho fatto anco con li deputati | di Roterdam che sono qui; né mancarò di ogni diligenza | ritornato all’Haya: perché non succedi cosa alcuna | in pregiuditio della Serenità vostra. |</w:t>
      </w:r>
    </w:p>
    <w:p w14:paraId="2CA16B8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Ancor non ho sicuro avviso, che la</w:t>
      </w:r>
      <w:r w:rsidRPr="002A6193">
        <w:rPr>
          <w:rFonts w:eastAsia="Calibri"/>
          <w:vertAlign w:val="superscript"/>
        </w:rPr>
        <w:footnoteReference w:id="465"/>
      </w:r>
      <w:r w:rsidRPr="002A6193">
        <w:rPr>
          <w:rFonts w:eastAsia="Calibri"/>
        </w:rPr>
        <w:t xml:space="preserve"> levata che procura Gio. | de la Gamba per Napoli di faccia, questo di certo è stato | scritto al signor Calandrini per doi mani di lettere, che a Dun-|cherchen non vi erano navi per imbarcar genti, et che là | non se ne era</w:t>
      </w:r>
      <w:r w:rsidRPr="002A6193">
        <w:rPr>
          <w:rFonts w:eastAsia="Calibri"/>
          <w:vertAlign w:val="superscript"/>
        </w:rPr>
        <w:footnoteReference w:id="466"/>
      </w:r>
      <w:r w:rsidRPr="002A6193">
        <w:rPr>
          <w:rFonts w:eastAsia="Calibri"/>
        </w:rPr>
        <w:t xml:space="preserve"> manco trattato di quello succederà | ne darò riverente conto alla Serenità vostra; così piacesse | a Dio, che con l’augurar, come faccio alle Signorie vostre eccellentissime | felici</w:t>
      </w:r>
      <w:r w:rsidRPr="002A6193">
        <w:rPr>
          <w:rFonts w:eastAsia="Calibri"/>
          <w:vertAlign w:val="superscript"/>
        </w:rPr>
        <w:footnoteReference w:id="467"/>
      </w:r>
      <w:r w:rsidRPr="002A6193">
        <w:rPr>
          <w:rFonts w:eastAsia="Calibri"/>
        </w:rPr>
        <w:t xml:space="preserve"> la santissime feste di Pasqua, potessi anco | dirle la certa partenza dei suoi vasselli, la quale spero | che non possi tardar più, che della prossima settimana | dovendo appresso dimani questi che sono qui partir | verso il Tessel, se però non succede qualche nuovo impedimento |</w:t>
      </w:r>
    </w:p>
    <w:p w14:paraId="47A700E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101r /</w:t>
      </w:r>
    </w:p>
    <w:p w14:paraId="6CDB204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o per l’istesse feste di Pasqua, o per altro che prolunghi | qualche dì divantaggio; che Dio non lo permetti. Gratie etc. |</w:t>
      </w:r>
    </w:p>
    <w:p w14:paraId="2D71DC4C" w14:textId="77777777" w:rsidR="005E6384" w:rsidRPr="002A6193" w:rsidRDefault="005E6384" w:rsidP="005E6384">
      <w:pPr>
        <w:rPr>
          <w:rFonts w:eastAsia="Calibri"/>
        </w:rPr>
      </w:pPr>
    </w:p>
    <w:p w14:paraId="041D1260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Da Amsterdam a’ 9 aprile 1618 |</w:t>
      </w:r>
    </w:p>
    <w:p w14:paraId="6A569A47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di vostra Serenità|</w:t>
      </w:r>
    </w:p>
    <w:p w14:paraId="176998D8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humilissimo et devotissimo servitore |</w:t>
      </w:r>
    </w:p>
    <w:p w14:paraId="49196465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6E2D4CEE" w14:textId="77777777" w:rsidR="005E6384" w:rsidRPr="002A6193" w:rsidRDefault="005E6384" w:rsidP="005E6384">
      <w:pPr>
        <w:rPr>
          <w:rFonts w:eastAsia="Calibri"/>
        </w:rPr>
      </w:pPr>
    </w:p>
    <w:p w14:paraId="5AED4949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101v-102r /</w:t>
      </w:r>
    </w:p>
    <w:p w14:paraId="5C21550D" w14:textId="77777777" w:rsidR="005E6384" w:rsidRPr="002A6193" w:rsidRDefault="00E54E37" w:rsidP="005E6384">
      <w:pPr>
        <w:rPr>
          <w:rFonts w:eastAsia="Calibri"/>
          <w:i/>
        </w:rPr>
      </w:pPr>
      <w:r w:rsidRPr="002A6193">
        <w:rPr>
          <w:rFonts w:eastAsia="Calibri"/>
          <w:i/>
        </w:rPr>
        <w:t>Bianche</w:t>
      </w:r>
    </w:p>
    <w:p w14:paraId="05C8C445" w14:textId="77777777" w:rsidR="005E6384" w:rsidRPr="002A6193" w:rsidRDefault="005E6384" w:rsidP="005E6384">
      <w:pPr>
        <w:rPr>
          <w:rFonts w:eastAsia="Calibri"/>
        </w:rPr>
      </w:pPr>
    </w:p>
    <w:p w14:paraId="021E37CD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 xml:space="preserve">/ 102v / </w:t>
      </w:r>
    </w:p>
    <w:p w14:paraId="5C4F77CE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6FB40CDA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2</w:t>
      </w:r>
      <w:r w:rsidRPr="002A6193">
        <w:rPr>
          <w:rFonts w:eastAsia="Calibri"/>
          <w:vertAlign w:val="superscript"/>
        </w:rPr>
        <w:t>da</w:t>
      </w:r>
      <w:r w:rsidRPr="002A6193">
        <w:rPr>
          <w:rFonts w:eastAsia="Calibri"/>
        </w:rPr>
        <w:t xml:space="preserve"> n° 25 |</w:t>
      </w:r>
    </w:p>
    <w:p w14:paraId="695DF111" w14:textId="77777777" w:rsidR="005E6384" w:rsidRPr="002A6193" w:rsidRDefault="005E6384" w:rsidP="005E6384">
      <w:pPr>
        <w:rPr>
          <w:rFonts w:eastAsia="Calibri"/>
          <w:i/>
        </w:rPr>
      </w:pPr>
    </w:p>
    <w:p w14:paraId="53F60C57" w14:textId="77777777" w:rsidR="005E6384" w:rsidRPr="002A6193" w:rsidRDefault="00E54E37" w:rsidP="005E6384">
      <w:pPr>
        <w:rPr>
          <w:rFonts w:eastAsia="Calibri"/>
          <w:i/>
        </w:rPr>
      </w:pPr>
      <w:r w:rsidRPr="002A6193">
        <w:rPr>
          <w:rFonts w:eastAsia="Calibri"/>
          <w:i/>
        </w:rPr>
        <w:t>Sigillo e tracce di sigilli</w:t>
      </w:r>
    </w:p>
    <w:p w14:paraId="534E1E0F" w14:textId="77777777" w:rsidR="00471402" w:rsidRPr="002A6193" w:rsidRDefault="00471402">
      <w:pPr>
        <w:widowControl w:val="0"/>
        <w:suppressAutoHyphens/>
        <w:jc w:val="both"/>
        <w:rPr>
          <w:rFonts w:eastAsia="Calibri"/>
          <w:i/>
        </w:rPr>
      </w:pPr>
    </w:p>
    <w:p w14:paraId="76E3FF36" w14:textId="77777777" w:rsidR="00471402" w:rsidRPr="002A6193" w:rsidRDefault="00E54E37">
      <w:pPr>
        <w:widowControl w:val="0"/>
        <w:suppressAutoHyphens/>
        <w:jc w:val="both"/>
        <w:rPr>
          <w:rFonts w:eastAsia="Calibri"/>
          <w:i/>
        </w:rPr>
      </w:pPr>
      <w:r w:rsidRPr="002A6193">
        <w:rPr>
          <w:rFonts w:eastAsia="Calibri"/>
          <w:i/>
        </w:rPr>
        <w:t>Regesto antico</w:t>
      </w:r>
    </w:p>
    <w:p w14:paraId="23C2ABB0" w14:textId="77777777" w:rsidR="00471402" w:rsidRPr="002A6193" w:rsidRDefault="00E54E37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</w:rPr>
        <w:t>/ 102vC /</w:t>
      </w:r>
    </w:p>
    <w:p w14:paraId="7E413628" w14:textId="77777777" w:rsidR="005E6384" w:rsidRPr="002A6193" w:rsidRDefault="00E54E37" w:rsidP="00F77FA4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</w:rPr>
        <w:t xml:space="preserve">9 april 1618 ricevute a’ 25 detto | </w:t>
      </w:r>
    </w:p>
    <w:p w14:paraId="26C797B7" w14:textId="1CE4A159" w:rsidR="005E6384" w:rsidRPr="002A6193" w:rsidRDefault="00E54E37" w:rsidP="00F77FA4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</w:rPr>
        <w:t xml:space="preserve">Haya. </w:t>
      </w:r>
      <w:r w:rsidR="00F470C8" w:rsidRPr="002A6193">
        <w:rPr>
          <w:rFonts w:eastAsia="Calibri"/>
        </w:rPr>
        <w:t>n°</w:t>
      </w:r>
      <w:r w:rsidRPr="002A6193">
        <w:rPr>
          <w:rFonts w:eastAsia="Calibri"/>
        </w:rPr>
        <w:t xml:space="preserve"> 25 |</w:t>
      </w:r>
    </w:p>
    <w:p w14:paraId="521412A2" w14:textId="77777777" w:rsidR="005E6384" w:rsidRPr="002A6193" w:rsidRDefault="005E6384" w:rsidP="00F77FA4">
      <w:pPr>
        <w:widowControl w:val="0"/>
        <w:suppressAutoHyphens/>
        <w:jc w:val="both"/>
        <w:rPr>
          <w:rFonts w:eastAsia="Calibri"/>
        </w:rPr>
      </w:pPr>
    </w:p>
    <w:p w14:paraId="671BB1CF" w14:textId="18A39A8C" w:rsidR="005E6384" w:rsidRPr="002A6193" w:rsidRDefault="00E54E37" w:rsidP="00F77FA4">
      <w:pPr>
        <w:widowControl w:val="0"/>
        <w:suppressAutoHyphens/>
        <w:jc w:val="both"/>
        <w:rPr>
          <w:rFonts w:eastAsia="Times New Roman"/>
          <w:lang w:eastAsia="it-IT"/>
        </w:rPr>
      </w:pPr>
      <w:r w:rsidRPr="002A6193">
        <w:rPr>
          <w:rFonts w:eastAsia="Times New Roman"/>
          <w:lang w:eastAsia="it-IT"/>
        </w:rPr>
        <w:lastRenderedPageBreak/>
        <w:t xml:space="preserve">L. SS. R. | </w:t>
      </w:r>
    </w:p>
    <w:p w14:paraId="2C812DB0" w14:textId="77777777" w:rsidR="005E6384" w:rsidRPr="002A6193" w:rsidRDefault="00E54E37" w:rsidP="00FD139D">
      <w:pPr>
        <w:jc w:val="center"/>
        <w:rPr>
          <w:rFonts w:eastAsia="Calibri"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31</w:t>
      </w:r>
    </w:p>
    <w:p w14:paraId="72C28A75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t>17 aprile 1618, L’Aia (cc. 103r-106v)</w:t>
      </w:r>
    </w:p>
    <w:p w14:paraId="2C469C52" w14:textId="77777777" w:rsidR="005E6384" w:rsidRPr="002A6193" w:rsidRDefault="005E6384" w:rsidP="005E6384">
      <w:pPr>
        <w:rPr>
          <w:rFonts w:eastAsia="Calibri"/>
        </w:rPr>
      </w:pPr>
    </w:p>
    <w:p w14:paraId="2BE7CC55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103r /</w:t>
      </w:r>
    </w:p>
    <w:p w14:paraId="7696AAD9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n° 26 fin </w:t>
      </w:r>
      <w:r w:rsidRPr="002A6193">
        <w:rPr>
          <w:rFonts w:eastAsia="Calibri"/>
          <w:smallCaps/>
        </w:rPr>
        <w:t>27</w:t>
      </w:r>
      <w:r w:rsidRPr="002A6193">
        <w:rPr>
          <w:rFonts w:eastAsia="Calibri"/>
        </w:rPr>
        <w:t xml:space="preserve"> |</w:t>
      </w:r>
    </w:p>
    <w:p w14:paraId="0D253C19" w14:textId="77777777" w:rsidR="005E6384" w:rsidRPr="002A6193" w:rsidRDefault="005E6384" w:rsidP="005E6384">
      <w:pPr>
        <w:jc w:val="both"/>
        <w:rPr>
          <w:rFonts w:eastAsia="Calibri"/>
        </w:rPr>
      </w:pPr>
    </w:p>
    <w:p w14:paraId="687F48E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761C73C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con le mie lettere prime de hieri otto n° 24 de’ quali, come | anco del 25 sarà qui aggiunta la replicata avvisai rive-|rentemente alla Serenità vostra che d’Amsterdam dovevo quella | notte imbarcarmi per Encusen, come feci con prospero vento | sperando con esso rendermi ben tosto in quella città; ma | cambiò in maniera, et così impetuoso, che convenni far | fermar l’anchora fino al giorno; et un’hora a vista | d’Encusen trasportato il vassello dal vento, et dalla | corrente diede nella sabbia, et piacque a Dio, che | cogliesse nel declive altrimenti se batteva nel piano, | et nel sodo correvo rischio di qualche pericoloso | accidente; ma si è compiacciuta sua divina Maestà | preservarmi, perché in altra maniera, et più fruttuo-|samente possi spendermi in servitio della Serenità vostra. | </w:t>
      </w:r>
    </w:p>
    <w:p w14:paraId="3C92531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Trovai in Encusen tre vasselli tutti ad ordine quanto | alle fabriche, et dovevano doi giorni doppo uscir | dalla città, come fecero, et quello a Horn era del | tutto pronto. |</w:t>
      </w:r>
    </w:p>
    <w:p w14:paraId="54896873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Vidi quei capitani e marinari buona et bella gente, et |</w:t>
      </w:r>
    </w:p>
    <w:p w14:paraId="3678E33D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103v /</w:t>
      </w:r>
    </w:p>
    <w:p w14:paraId="56B25E5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anco in quei signori delle due Amiralità scopersi affetto | singolare verso il servitio della Serenità vostra. | </w:t>
      </w:r>
    </w:p>
    <w:p w14:paraId="13DB39B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Mentre a Horn si lesse il giuramento di fedeltà prima | del darlo cominciarono alcuni dei marinari a dire | che volevano esser sicuri arrivati al servitio non | essser posti sopra le galee, poiché così havevano | presentito. Li signori dell’Amiralità, et io li acquetassimo | con dir che sarebbono stati trattati bene, et che non | haverebbono servito sopra galere: poiché il loro | mestiere era nelle navi: di modo che allegramente | fatti anco sicuri, che haverebbono intieramente havute | le loro paghe alzorono la mano, et giurorono</w:t>
      </w:r>
      <w:r w:rsidRPr="002A6193">
        <w:rPr>
          <w:rFonts w:eastAsia="Calibri"/>
          <w:vertAlign w:val="superscript"/>
        </w:rPr>
        <w:footnoteReference w:id="468"/>
      </w:r>
      <w:r w:rsidRPr="002A6193">
        <w:rPr>
          <w:rFonts w:eastAsia="Calibri"/>
        </w:rPr>
        <w:t>, come | fecero li capitani, et officiali in particolare prima in | mano mia poi in mano delli detti signori dell’Amiralità. |</w:t>
      </w:r>
    </w:p>
    <w:p w14:paraId="5C427EE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Hanno questi matelotti tanta paura delle galee, che | anco il nome, lor causa impressione. |</w:t>
      </w:r>
    </w:p>
    <w:p w14:paraId="7E0AE75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Spero, che già le tre navi più grosse habbino passato | il Pampen, ch’è il luoco della secca di Amsterdam | et che se non sono in Tessel presto vi habbino ad esser |</w:t>
      </w:r>
    </w:p>
    <w:p w14:paraId="035AC24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104r / </w:t>
      </w:r>
    </w:p>
    <w:p w14:paraId="4BDB5856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ivi attenderanno il loro carico de’ viveri, et dell’arti-|glierie. Queste in gran parte erano state caricate | nelle barche grosse per condurvele, il che è stato solleci-|tato dal Luz, che lasciai in Amsterdam doppo la | mia partenza; et certo quest’huomo, ch’è di questi | paesi mi è stato molto necessario, come per l’intelligenza | et per la pratica non potevo haver il migliore, oltre | la fede, et l’affetto col quale si è dal principio di questo | affare sin qui adoperato in servitio di vostra Serenità non stan-|candosi mai; et merita una buona recognitione. |</w:t>
      </w:r>
    </w:p>
    <w:p w14:paraId="38D8A679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Prima ch’io andassi ad Encusen erano partiti dalle | rive di Amsterdam verso il Tessel li doi vasselli, che | li signori dell’amiralità di Roterdam sollecitavano, che | passassero nella Mosa, et havendo hieri spedito uno | per saperne qualche cosa m’ha riportato, che | sono entrati nella detta riviera, onde quei signori | resteranno al suo contento, et sodisfattione di | haver quivi a far il loro equipaggio. Io faccio | pensiero di rendermi questa sera a Roterdam |</w:t>
      </w:r>
    </w:p>
    <w:p w14:paraId="6A77318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104v /</w:t>
      </w:r>
    </w:p>
    <w:p w14:paraId="79B392AE" w14:textId="50363686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quattr’hore in circa di qua per solecitar l’imbarco delli | viveri, et munitioni, et più l’uscita di questi et dell’| altro per andar ad attender all’isola di Inghilterra quelli | che doveranno uscir del Tessel. Vedrò anco di | nuovo se posso spuntar con quell’Amiralità per qualche | pezzo di bronzo; come del medesimo ho rinovati con l’altre | gl’ufficii, ma non so quello mi possi prometter. Attendo | a questo; </w:t>
      </w:r>
      <w:r w:rsidRPr="002A6193">
        <w:rPr>
          <w:rFonts w:eastAsia="Calibri"/>
        </w:rPr>
        <w:lastRenderedPageBreak/>
        <w:t xml:space="preserve">ma particolarmente al far partir questi | vasselli. Un giorno di tardanza mi par mille, et | passato mi riesce un momento: spero nondimeno nella divina | bontà, che la settimana, che viene, tutto sarà pronto | et in punto nel Tessel per la sortita. Ivi anderò | per far revista tanto delli marinari quanto della | soldatesca, et per solecitar presentialmente affineché | non si perdi tempo, et meco saranno anco dei signori | delle </w:t>
      </w:r>
      <w:r w:rsidR="00482147" w:rsidRPr="002A6193">
        <w:rPr>
          <w:rFonts w:eastAsia="Calibri"/>
        </w:rPr>
        <w:t>a</w:t>
      </w:r>
      <w:r w:rsidRPr="002A6193">
        <w:rPr>
          <w:rFonts w:eastAsia="Calibri"/>
        </w:rPr>
        <w:t xml:space="preserve">miralità di Amsterdam, Horn, et Encusen | che può esser verranno anco per le loro navi da | guerra se ben quelle di Amsterdam, ancorché habbino | havuta la mostra fin sabbato quindeci giorni non | </w:t>
      </w:r>
    </w:p>
    <w:p w14:paraId="790F157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105r /</w:t>
      </w:r>
    </w:p>
    <w:p w14:paraId="52B78AF6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erano però ancor partite da quella riva. |</w:t>
      </w:r>
    </w:p>
    <w:p w14:paraId="665AEEA2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Il signor principe Mauritio, come seppe il mio ritorno nell’Haya | che fu il Venerdì santo mi fece intender, che una meza | giornata di là di Harnem haveva veduti alcuni pezzi | di artiglieria di bronzo, dodici de’ quali in particolare | propriissimi per vasselli, che però mi valessi dell’avviso | perché li consorzi del principe di Brandemburgh havevano | in commissione del venderli. Hier mattina, che fui | con sua Eccellenza per presentarli le lettere dell’Eccellenze vostre come | intenderanno me ne discorse; ma concluse con me, che | essendo così vicino il tempo della partenza delle navi | non vedeva, che si potesse trattarne, et servar partito, | et far la condotta opportunamente ove bisognava; ma | che in ogni modo scrivesse perché forse l’Eccellenze vostre si | sarebbono risolute comperarli (dicendomi) che non | si curerebbono li sudetti pigliar il denaro in tre, et | anco quattro mesi, et li venderebbono al prezzo cor-|rente. Ringratiai sua Eccellenza del pensiero, che teneva | al servitio di quella serenissima Republica, et dissi che ne haverà |</w:t>
      </w:r>
    </w:p>
    <w:p w14:paraId="4981B2F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105v /</w:t>
      </w:r>
    </w:p>
    <w:p w14:paraId="0FBA853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scritto per saperne la sua volontà. Gratie etc. |</w:t>
      </w:r>
    </w:p>
    <w:p w14:paraId="01957BA1" w14:textId="77777777" w:rsidR="005E6384" w:rsidRPr="002A6193" w:rsidRDefault="005E6384" w:rsidP="005E6384">
      <w:pPr>
        <w:jc w:val="both"/>
        <w:rPr>
          <w:rFonts w:eastAsia="Calibri"/>
        </w:rPr>
      </w:pPr>
    </w:p>
    <w:p w14:paraId="5EB49180" w14:textId="6DD030C6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Dall’Haya a’ 17 </w:t>
      </w:r>
      <w:r w:rsidR="004E0846" w:rsidRPr="002A6193">
        <w:rPr>
          <w:rFonts w:eastAsia="Calibri"/>
        </w:rPr>
        <w:t>a</w:t>
      </w:r>
      <w:r w:rsidRPr="002A6193">
        <w:rPr>
          <w:rFonts w:eastAsia="Calibri"/>
        </w:rPr>
        <w:t>prile 1618 |</w:t>
      </w:r>
    </w:p>
    <w:p w14:paraId="503EB65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di vostra Serenità |</w:t>
      </w:r>
    </w:p>
    <w:p w14:paraId="10E5061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humilissimo, et devotissimo servitore |</w:t>
      </w:r>
    </w:p>
    <w:p w14:paraId="3D2655F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02BD1A36" w14:textId="77777777" w:rsidR="005E6384" w:rsidRPr="002A6193" w:rsidRDefault="005E6384" w:rsidP="005E6384">
      <w:pPr>
        <w:jc w:val="both"/>
        <w:rPr>
          <w:rFonts w:eastAsia="Calibri"/>
        </w:rPr>
      </w:pPr>
    </w:p>
    <w:p w14:paraId="2BA33A8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106r /</w:t>
      </w:r>
    </w:p>
    <w:p w14:paraId="3009D7CB" w14:textId="77777777" w:rsidR="005E6384" w:rsidRPr="002A6193" w:rsidRDefault="00E54E37" w:rsidP="005E6384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Bianca</w:t>
      </w:r>
    </w:p>
    <w:p w14:paraId="04A84371" w14:textId="77777777" w:rsidR="005E6384" w:rsidRPr="002A6193" w:rsidRDefault="005E6384" w:rsidP="005E6384">
      <w:pPr>
        <w:jc w:val="both"/>
        <w:rPr>
          <w:rFonts w:eastAsia="Calibri"/>
        </w:rPr>
      </w:pPr>
    </w:p>
    <w:p w14:paraId="462FFE79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106v /</w:t>
      </w:r>
    </w:p>
    <w:p w14:paraId="3A42392E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19986FA8" w14:textId="77777777" w:rsidR="0032214A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prima | </w:t>
      </w:r>
    </w:p>
    <w:p w14:paraId="080040A0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n° 26 fin 27 |</w:t>
      </w:r>
    </w:p>
    <w:p w14:paraId="0CBBDD45" w14:textId="77777777" w:rsidR="005E6384" w:rsidRPr="002A6193" w:rsidRDefault="005E6384" w:rsidP="002E7B13">
      <w:pPr>
        <w:jc w:val="both"/>
        <w:rPr>
          <w:rFonts w:eastAsia="Calibri"/>
        </w:rPr>
      </w:pPr>
    </w:p>
    <w:p w14:paraId="1E245AD0" w14:textId="77777777" w:rsidR="005E6384" w:rsidRPr="002A6193" w:rsidRDefault="00E54E37" w:rsidP="002E7B13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Sigillo</w:t>
      </w:r>
    </w:p>
    <w:p w14:paraId="73BCA09F" w14:textId="77777777" w:rsidR="005E6384" w:rsidRPr="002A6193" w:rsidRDefault="005E6384" w:rsidP="002E7B13">
      <w:pPr>
        <w:jc w:val="both"/>
        <w:rPr>
          <w:rFonts w:eastAsia="Calibri"/>
        </w:rPr>
      </w:pPr>
    </w:p>
    <w:p w14:paraId="266AE368" w14:textId="77777777" w:rsidR="00471402" w:rsidRPr="002A6193" w:rsidRDefault="00E54E37" w:rsidP="002E7B13">
      <w:pPr>
        <w:widowControl w:val="0"/>
        <w:suppressAutoHyphens/>
        <w:jc w:val="both"/>
        <w:rPr>
          <w:rFonts w:eastAsia="Calibri"/>
          <w:i/>
        </w:rPr>
      </w:pPr>
      <w:r w:rsidRPr="002A6193">
        <w:rPr>
          <w:rFonts w:eastAsia="Calibri"/>
          <w:i/>
        </w:rPr>
        <w:t>Regesto antico</w:t>
      </w:r>
    </w:p>
    <w:p w14:paraId="6DA2D921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</w:rPr>
        <w:t>/ 106vC /</w:t>
      </w:r>
    </w:p>
    <w:p w14:paraId="1B70CAB7" w14:textId="396B68DA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  <w:smallCaps/>
        </w:rPr>
        <w:t>12</w:t>
      </w:r>
      <w:r w:rsidRPr="002A6193">
        <w:rPr>
          <w:rFonts w:eastAsia="Calibri"/>
        </w:rPr>
        <w:t xml:space="preserve"> april</w:t>
      </w:r>
      <w:r w:rsidRPr="002A6193">
        <w:rPr>
          <w:rFonts w:eastAsia="Calibri"/>
          <w:smallCaps/>
        </w:rPr>
        <w:t xml:space="preserve"> </w:t>
      </w:r>
      <w:r w:rsidRPr="002A6193">
        <w:rPr>
          <w:rFonts w:eastAsia="Calibri"/>
        </w:rPr>
        <w:t>1618 ricevute a</w:t>
      </w:r>
      <w:r w:rsidRPr="002A6193">
        <w:t>’</w:t>
      </w:r>
      <w:r w:rsidRPr="002A6193">
        <w:rPr>
          <w:rFonts w:eastAsia="Calibri"/>
        </w:rPr>
        <w:t xml:space="preserve"> 2 mazo |</w:t>
      </w:r>
    </w:p>
    <w:p w14:paraId="511D8E8B" w14:textId="06ECCC8C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Haya. </w:t>
      </w:r>
      <w:r w:rsidR="00F470C8" w:rsidRPr="002A6193">
        <w:rPr>
          <w:rFonts w:eastAsia="Calibri"/>
        </w:rPr>
        <w:t>n°</w:t>
      </w:r>
      <w:r w:rsidRPr="002A6193">
        <w:rPr>
          <w:rFonts w:eastAsia="Calibri"/>
        </w:rPr>
        <w:t xml:space="preserve"> 26 | </w:t>
      </w:r>
    </w:p>
    <w:p w14:paraId="75F24FF2" w14:textId="77777777" w:rsidR="005E6384" w:rsidRPr="002A6193" w:rsidRDefault="005E6384" w:rsidP="002E7B13">
      <w:pPr>
        <w:jc w:val="both"/>
        <w:rPr>
          <w:rFonts w:eastAsia="Calibri"/>
        </w:rPr>
      </w:pPr>
    </w:p>
    <w:p w14:paraId="6BF1F4DE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Pericolo corso in andar a Encusen. | </w:t>
      </w:r>
    </w:p>
    <w:p w14:paraId="3C4BCF87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 trovato vasselli in pronto. | </w:t>
      </w:r>
    </w:p>
    <w:p w14:paraId="436530A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Li capitani e marinari bella gente et | quei signori all’Amiralità pronti. | </w:t>
      </w:r>
    </w:p>
    <w:p w14:paraId="1C0862DE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Giuramento dato ai marinari con | promessa che non saranno posti su galee. | </w:t>
      </w:r>
    </w:p>
    <w:p w14:paraId="08C59D3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Navi attenderanno al carico di viveri | loda il Luz che si sia ben adoperato. |</w:t>
      </w:r>
    </w:p>
    <w:p w14:paraId="202D1429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Viaggio di vasselli di Roterdam. | </w:t>
      </w:r>
    </w:p>
    <w:p w14:paraId="7C6B1FD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Anderà egli a Roterdam per sollecitar. |</w:t>
      </w:r>
    </w:p>
    <w:p w14:paraId="34B0743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lastRenderedPageBreak/>
        <w:t xml:space="preserve">Procurerà de qualche pezzo di bronzo. | </w:t>
      </w:r>
    </w:p>
    <w:p w14:paraId="7067FD6E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Attende alla partenza di vasselli, | crede la seguente settimana saranno in pronto. |</w:t>
      </w:r>
    </w:p>
    <w:p w14:paraId="60726AC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Le navi di Ansterdam non erano | ancora partire. |</w:t>
      </w:r>
    </w:p>
    <w:p w14:paraId="20776462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Proposta al principe Mauritio di | comprar pezzi di bronzo. |</w:t>
      </w:r>
    </w:p>
    <w:p w14:paraId="1F52C265" w14:textId="77777777" w:rsidR="005E6384" w:rsidRPr="002A6193" w:rsidRDefault="005E6384" w:rsidP="005E6384">
      <w:pPr>
        <w:jc w:val="both"/>
        <w:rPr>
          <w:rFonts w:eastAsia="Calibri"/>
        </w:rPr>
      </w:pPr>
    </w:p>
    <w:p w14:paraId="44F85869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L. SS. R. | </w:t>
      </w:r>
    </w:p>
    <w:p w14:paraId="06648512" w14:textId="77777777" w:rsidR="005E6384" w:rsidRPr="002A6193" w:rsidRDefault="00E54E37" w:rsidP="00FD139D">
      <w:pPr>
        <w:jc w:val="center"/>
        <w:rPr>
          <w:rFonts w:eastAsia="Calibri"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32</w:t>
      </w:r>
    </w:p>
    <w:p w14:paraId="5951BD9B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t>17 aprile 1618, L’Aia (cc. 107r-112v)</w:t>
      </w:r>
    </w:p>
    <w:p w14:paraId="2FE3DABF" w14:textId="77777777" w:rsidR="005E6384" w:rsidRPr="002A6193" w:rsidRDefault="005E6384" w:rsidP="005E6384">
      <w:pPr>
        <w:rPr>
          <w:rFonts w:eastAsia="Calibri"/>
        </w:rPr>
      </w:pPr>
    </w:p>
    <w:p w14:paraId="534B9964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107r /</w:t>
      </w:r>
    </w:p>
    <w:p w14:paraId="16488086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2</w:t>
      </w:r>
      <w:r w:rsidRPr="002A6193">
        <w:rPr>
          <w:rFonts w:eastAsia="Calibri"/>
          <w:vertAlign w:val="superscript"/>
        </w:rPr>
        <w:t>da</w:t>
      </w:r>
      <w:r w:rsidRPr="002A6193">
        <w:rPr>
          <w:rFonts w:eastAsia="Calibri"/>
        </w:rPr>
        <w:t xml:space="preserve"> | </w:t>
      </w:r>
    </w:p>
    <w:p w14:paraId="76775D6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n° 27 |</w:t>
      </w:r>
    </w:p>
    <w:p w14:paraId="5C485379" w14:textId="77777777" w:rsidR="005E6384" w:rsidRPr="002A6193" w:rsidRDefault="005E6384" w:rsidP="005E6384">
      <w:pPr>
        <w:jc w:val="both"/>
        <w:rPr>
          <w:rFonts w:eastAsia="Calibri"/>
        </w:rPr>
      </w:pPr>
    </w:p>
    <w:p w14:paraId="5DB7356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Serenissimo Principe | </w:t>
      </w:r>
    </w:p>
    <w:p w14:paraId="58879DB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sendomi trovato absente, et tornato qui manco per questi | santi giorni ho potuto communicar a questi signori gl’avvisi, | che vostra Serenità mi ha mandati con</w:t>
      </w:r>
      <w:r w:rsidRPr="002A6193">
        <w:rPr>
          <w:rFonts w:eastAsia="Calibri"/>
          <w:vertAlign w:val="superscript"/>
        </w:rPr>
        <w:footnoteReference w:id="469"/>
      </w:r>
      <w:r w:rsidRPr="002A6193">
        <w:rPr>
          <w:rFonts w:eastAsia="Calibri"/>
        </w:rPr>
        <w:t xml:space="preserve"> lettere de’ 23 del | passato ricevute in Amsterdam; né meno di quelle de’ 30 | havute il Venerdì santo. Ben in particolare ho conferito quanto | si contiene in dette lettere, et supplirò in publico oppor-|tunamente; et porterò occorrendo quei concetti, che | nel proposito della voce di pace possono giovar a-|gl’interessi di vostra Serenità; se ben questa posso affarmare | che in tutti non fa impressione mentre nella più gran | parte si conosce l’artificioso mal animo di quelli, che | tentano dar legge agl’altri principi. |</w:t>
      </w:r>
    </w:p>
    <w:p w14:paraId="65BA0FEE" w14:textId="6D02934A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Dal precedente mio dispaccio haverà inteso ciò che necessitato | mi occorse di fare in Amsterdam. La scrittura è riu-|scita accetta; solo li signori Stati vi hanno trovato un | mancamento, che li deputati non hanno espresso il | tempo, che deve venir la ratificatione della serenissima | Republica; onde il Joachimi uno di essi mi disse che | ne scrivessi di nuovo a vostra Serenità perché immediate la | </w:t>
      </w:r>
    </w:p>
    <w:p w14:paraId="2E01FBD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107v /</w:t>
      </w:r>
    </w:p>
    <w:p w14:paraId="1D286EC2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mandasse, dissi che non dubitasse perché sarebbe venuta | ma che in ogni modo haverei anco scritto. Et perché | si conoscesse, che vostra Serenità era pronta a sodisfare mostra | ad esso, et anco al Presidente, che deve esser di questa | settimana le sei lettere di cambio, che la Serenità vostra mi ha | mandate con le sue de’ 30, et so che questo gioverà assai. |</w:t>
      </w:r>
    </w:p>
    <w:p w14:paraId="332DCCA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Darò anco parte alli signori Stati di quanto mi commanda | intorno ai patroni dei vasselli della condotta del | conte di Levenstein. L’ho già fatto con li doi sudetti, et | mi stato</w:t>
      </w:r>
      <w:r w:rsidRPr="002A6193">
        <w:rPr>
          <w:rFonts w:eastAsia="Calibri"/>
          <w:vertAlign w:val="superscript"/>
        </w:rPr>
        <w:footnoteReference w:id="470"/>
      </w:r>
      <w:r w:rsidRPr="002A6193">
        <w:rPr>
          <w:rFonts w:eastAsia="Calibri"/>
        </w:rPr>
        <w:t xml:space="preserve"> risposto, che bisognerebbe che vostra Serenità facesse | ogni cosa perché il Conte assegnasse del suo stipendio qualche | portione</w:t>
      </w:r>
      <w:r w:rsidRPr="002A6193">
        <w:rPr>
          <w:rFonts w:eastAsia="Calibri"/>
          <w:vertAlign w:val="superscript"/>
        </w:rPr>
        <w:footnoteReference w:id="471"/>
      </w:r>
      <w:r w:rsidRPr="002A6193">
        <w:rPr>
          <w:rFonts w:eastAsia="Calibri"/>
        </w:rPr>
        <w:t>, affineché gl’interessati fossero in qualche | parte risarciti, a che ho replicato in conformità | de’ suoi prudenti commandamenti. |</w:t>
      </w:r>
    </w:p>
    <w:p w14:paraId="7F11547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Sono restato consolato, che la Serenità vostra habbi approbbato | ciò che feci con li doi del</w:t>
      </w:r>
      <w:r w:rsidR="00CB0785" w:rsidRPr="002A6193">
        <w:rPr>
          <w:rFonts w:eastAsia="Calibri"/>
        </w:rPr>
        <w:t xml:space="preserve"> governator</w:t>
      </w:r>
      <w:r w:rsidRPr="002A6193">
        <w:rPr>
          <w:rFonts w:eastAsia="Calibri"/>
        </w:rPr>
        <w:t xml:space="preserve"> di Nimeghen, et nel | riconoscer anco questi secretarii mi governerò nella maniera | che stimerò la meglio particolarmente col secretario dell’assemblea | dei Stati Generali, che ha addito di parlare in essa |</w:t>
      </w:r>
    </w:p>
    <w:p w14:paraId="56E28112" w14:textId="16D97D5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108r / </w:t>
      </w:r>
    </w:p>
    <w:p w14:paraId="4A7E649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et che può in tutte le occasioni giovar grandemente | al servitio della Serenità vostra mentre l’habbi amico et me | lo conservi con effetti, come sin qui ho fatto con gl’ufficii | et sono certo, che ella</w:t>
      </w:r>
      <w:r w:rsidRPr="002A6193">
        <w:rPr>
          <w:rFonts w:eastAsia="Calibri"/>
          <w:vertAlign w:val="superscript"/>
        </w:rPr>
        <w:footnoteReference w:id="472"/>
      </w:r>
      <w:r w:rsidRPr="002A6193">
        <w:rPr>
          <w:rFonts w:eastAsia="Calibri"/>
        </w:rPr>
        <w:t xml:space="preserve"> troverà buono ciò che farò perché procurerò</w:t>
      </w:r>
      <w:r w:rsidRPr="002A6193">
        <w:rPr>
          <w:rFonts w:eastAsia="Calibri"/>
          <w:vertAlign w:val="superscript"/>
        </w:rPr>
        <w:footnoteReference w:id="473"/>
      </w:r>
      <w:r w:rsidRPr="002A6193">
        <w:rPr>
          <w:rFonts w:eastAsia="Calibri"/>
        </w:rPr>
        <w:t>, nel riconoscer soggetti, che la | servino, che ’l denaro, et le ricognitioni restino per | sempre fruttuose. |</w:t>
      </w:r>
    </w:p>
    <w:p w14:paraId="6DE5882F" w14:textId="4421013E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Come ritorni in Amsterdam, che sarà ben presto procurerò | di stabilir con quell’Amiralità quello, ch’ella mi | accenna per il rischio di mare o sabbia mentre saranno | li vasselli in attual servitio nel golfo perché fino a</w:t>
      </w:r>
      <w:r w:rsidRPr="002A6193">
        <w:rPr>
          <w:rFonts w:eastAsia="Calibri"/>
          <w:vertAlign w:val="superscript"/>
        </w:rPr>
        <w:footnoteReference w:id="474"/>
      </w:r>
      <w:r w:rsidRPr="002A6193">
        <w:rPr>
          <w:rFonts w:eastAsia="Calibri"/>
        </w:rPr>
        <w:t xml:space="preserve"> | all’arrivo di là senz’altro hanno li mercanti a | correr di questo il rischio. Per la qualità de’ vasselli | io con l’ordinario venturo manderò quella maggior | instruttione, che sarà possibile. Intanto le dirò che | quattro ne sono tutti nuovi, et belli, et grandi | vasselli particolarmente </w:t>
      </w:r>
      <w:r w:rsidRPr="002A6193">
        <w:rPr>
          <w:rFonts w:eastAsia="Calibri"/>
        </w:rPr>
        <w:lastRenderedPageBreak/>
        <w:t>tre che sono di trecento lasti l’uno | et quello intitolato San Marco</w:t>
      </w:r>
      <w:r w:rsidRPr="002A6193">
        <w:rPr>
          <w:rFonts w:eastAsia="Calibri"/>
          <w:vertAlign w:val="superscript"/>
        </w:rPr>
        <w:footnoteReference w:id="475"/>
      </w:r>
      <w:r w:rsidRPr="002A6193">
        <w:rPr>
          <w:rFonts w:eastAsia="Calibri"/>
        </w:rPr>
        <w:t xml:space="preserve"> tra essi passa | trecento cinquanta lasti, et m’assicurò, che l’eccellentissimo signor | </w:t>
      </w:r>
    </w:p>
    <w:p w14:paraId="19A66E09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108v /</w:t>
      </w:r>
    </w:p>
    <w:p w14:paraId="20D8059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Capitan generale ne resterà contento; degl’altri otto alcuni | sono di doi anni di cinque de’ sei anni fabricati, et che | anco hanno fatto viaggio. Io le ne manderò in ogni | modo più distinta instruttione, affinché ella possi | farne far la sicurtà in quella piazza a suo commodo | et soddisfattione come prudentemente dice. Già ho scritto | quanto potrà importar in circa l’artiglieria, che | darà li signori Stati, sopra potranno far far la sicurtà | l’Eccellenze vostre mentre fin</w:t>
      </w:r>
      <w:r w:rsidRPr="002A6193">
        <w:rPr>
          <w:rFonts w:eastAsia="Calibri"/>
          <w:vertAlign w:val="superscript"/>
        </w:rPr>
        <w:footnoteReference w:id="476"/>
      </w:r>
      <w:r w:rsidRPr="002A6193">
        <w:rPr>
          <w:rFonts w:eastAsia="Calibri"/>
        </w:rPr>
        <w:t xml:space="preserve"> di qua deve caminar al</w:t>
      </w:r>
      <w:r w:rsidRPr="002A6193">
        <w:rPr>
          <w:rFonts w:eastAsia="Calibri"/>
          <w:vertAlign w:val="superscript"/>
        </w:rPr>
        <w:footnoteReference w:id="477"/>
      </w:r>
      <w:r w:rsidRPr="002A6193">
        <w:rPr>
          <w:rFonts w:eastAsia="Calibri"/>
        </w:rPr>
        <w:t xml:space="preserve"> | rischio della serenissima Republica, et finché ella l’haverà | in servitio, et le restituisca, o le paghi. |</w:t>
      </w:r>
    </w:p>
    <w:p w14:paraId="1A5B6626" w14:textId="0A5B871D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Et quanto al frusto dell’artiglieria non haverà ad esser | obligato per altra il patrone del vassello, che per la | propria: perché per quella dei signori Stati non si vorrà | obligare. Stabilirò tutto puntualmente affineché non | vi resti che dire, se sarà possibile. Per li pesi dell’|artiglieria sudetta saranno anotati sopra il medesimo pezzo | ma vostra Serenità sarà anco in libertà di commandare, | che ella costì sia pesata, et quando manderò</w:t>
      </w:r>
      <w:r w:rsidRPr="002A6193">
        <w:rPr>
          <w:rFonts w:eastAsia="Calibri"/>
          <w:vertAlign w:val="superscript"/>
        </w:rPr>
        <w:footnoteReference w:id="478"/>
      </w:r>
      <w:r w:rsidRPr="002A6193">
        <w:rPr>
          <w:rFonts w:eastAsia="Calibri"/>
        </w:rPr>
        <w:t xml:space="preserve"> | </w:t>
      </w:r>
    </w:p>
    <w:p w14:paraId="3F6A6FAF" w14:textId="745B29E4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109r / </w:t>
      </w:r>
    </w:p>
    <w:p w14:paraId="714B690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li roli, et scrittura attinenti a questa speditione manderò | anco una libra o di piombo, o d’altra materia affinché | possi far regular la proportione</w:t>
      </w:r>
      <w:r w:rsidRPr="002A6193">
        <w:rPr>
          <w:rFonts w:eastAsia="Calibri"/>
          <w:vertAlign w:val="superscript"/>
        </w:rPr>
        <w:footnoteReference w:id="479"/>
      </w:r>
      <w:r w:rsidRPr="002A6193">
        <w:rPr>
          <w:rFonts w:eastAsia="Calibri"/>
        </w:rPr>
        <w:t xml:space="preserve"> alla libra | o peso di là. |</w:t>
      </w:r>
    </w:p>
    <w:p w14:paraId="75095DA6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Quanto ho scritto nel proposito dello stipendio a marinari | in ragion di cinquanta piacchi per scudo non vi è error | di pena: perché così s’intende, et è con vantaggio | della Serenità vostra come è lo stipendio accordato con | le militie. Fatto ciò per ridur le paghe a moneta | corrente, et ben haverebbono voluto che si dicesse</w:t>
      </w:r>
      <w:r w:rsidRPr="002A6193">
        <w:rPr>
          <w:rFonts w:eastAsia="Calibri"/>
          <w:vertAlign w:val="superscript"/>
        </w:rPr>
        <w:footnoteReference w:id="480"/>
      </w:r>
      <w:r w:rsidRPr="002A6193">
        <w:rPr>
          <w:rFonts w:eastAsia="Calibri"/>
        </w:rPr>
        <w:t xml:space="preserve"> | ducati a cinquanta piacchi; ma vi è il vantaggio | tanto come delle lire sei soldi quattro per un ducato, | alle sette che si valuta lo scudo; onde doi fiorini | et mezzo, che sono cinquanta piacchi faranno sette lire di Venetia di moneta corrente. Et pare a me | haver assai chiaramente espresso al presente questo dubio; tuttavia | supplirà la prudenza della Serenità vostra alla mia inhabilità. |</w:t>
      </w:r>
    </w:p>
    <w:p w14:paraId="035AB25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Scrissi riverentemente all’Eccellenze vostre l’ufficio, che con mie | lettere havevo con li signori Stati sopra l’avviso havuto | </w:t>
      </w:r>
    </w:p>
    <w:p w14:paraId="4978E2B6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109v / </w:t>
      </w:r>
    </w:p>
    <w:p w14:paraId="3D9E4CE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in Amsterdam della carica che teneva quel Capitan di nave | dal duca di Ossuna di far compreda o noleggio de’ | vasselli; et essi immediate mandonno la copia delle | mie stesse lettere a tutte le Amiralità con particolar ordine | di haver cura, che niuna cosa succedesse in questo | proposito a pregiudicio di vostra Serenità, le quali mi furono | communicate ad Encusen, et certo erano le lettere de’ | signori Stati affettuosamente scritte; et ben veggo, che | vogliono di più in più obligar la Serenità vostra. Come | prima possi li ringratierò come si deve: et continuerò | a procurare, che non si dia addito all’instanza | del detto duca d’Ossuna, il quale ha scritto al signor | principe Mauritio una lettera per haver col favor | suo permissione di esser servito di quattro navi, et | di poter levar mille doicento marinari. Me lo | disse sua Eccellenza medesima ridendo, et quelli del Governo | che lo sano se ne ridono, et sua Eccellenza mi disse, che li signori | Stati sicuramente non lo haverebbono acconsentito. | Ad essi non ha scritto alcuna cosa; et anco che | </w:t>
      </w:r>
    </w:p>
    <w:p w14:paraId="7CF97CF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110r / </w:t>
      </w:r>
    </w:p>
    <w:p w14:paraId="0A3B959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li havesse scritto mi prometto, che non ne farebbono altro: | tuttavia, come ho detto non mancarò di promoverne | buoni, et efficaci ufficii; et starò avvertito a tutto quello | di più, che occorrerà in questo particolare. |</w:t>
      </w:r>
    </w:p>
    <w:p w14:paraId="2AE608D6" w14:textId="4BD3264D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lastRenderedPageBreak/>
        <w:t>Aggradì il signor principe Mauritio l’ufficio, che feci seco per | nome dell’Eccellenze vostre per la morte del fratello, et successione | dell’Eccellenza sua al principato di Oranges, et con parole molto | affettuose mi confirmò viver in lei desiderio grandissimo | di farsele conoscer devoto, et affettionatissimo servitore; | et a quel più che lo aggiunsi in conformità della copia | delle stesse lettere che le presentai in nome di vostre Eccellenze | illustrissime corrispose con termine molto gratioso. | Quest’ufficio è stato fatto da me liberamente perché venne | qui certo di Francia a nome di sua Maestà christianissima li giorni | passati monsignor di Marsigliach et complì, et diede lettere di | lei con il titolo di principe di Oranges; che ho aggiunto | dicendo</w:t>
      </w:r>
      <w:r w:rsidRPr="002A6193">
        <w:rPr>
          <w:rFonts w:eastAsia="Calibri"/>
          <w:vertAlign w:val="superscript"/>
        </w:rPr>
        <w:footnoteReference w:id="481"/>
      </w:r>
      <w:r w:rsidRPr="002A6193">
        <w:rPr>
          <w:rFonts w:eastAsia="Calibri"/>
        </w:rPr>
        <w:t xml:space="preserve"> nella mansione </w:t>
      </w:r>
      <w:r w:rsidR="00046257" w:rsidRPr="002A6193">
        <w:rPr>
          <w:rFonts w:eastAsia="Calibri"/>
        </w:rPr>
        <w:t>d</w:t>
      </w:r>
      <w:r w:rsidRPr="002A6193">
        <w:rPr>
          <w:rFonts w:eastAsia="Calibri"/>
        </w:rPr>
        <w:t>omino Mauritio principi Auriaco | comiti de Nassau capitano etc</w:t>
      </w:r>
      <w:r w:rsidR="00046257" w:rsidRPr="002A6193">
        <w:rPr>
          <w:rFonts w:eastAsia="Calibri"/>
        </w:rPr>
        <w:t>.</w:t>
      </w:r>
      <w:r w:rsidRPr="002A6193">
        <w:rPr>
          <w:rFonts w:eastAsia="Calibri"/>
        </w:rPr>
        <w:t xml:space="preserve"> et così doverà esser | da qui avanti. |</w:t>
      </w:r>
    </w:p>
    <w:p w14:paraId="55EDCAD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110v /</w:t>
      </w:r>
    </w:p>
    <w:p w14:paraId="1E8A7BE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Tornò sua Eccellentia mercordì passato di Gheldria, ove le | cose sono passate con sua sodisfattione, essendo stati | deposti doi dall’esser più</w:t>
      </w:r>
      <w:r w:rsidRPr="002A6193">
        <w:rPr>
          <w:rFonts w:eastAsia="Calibri"/>
          <w:vertAlign w:val="superscript"/>
        </w:rPr>
        <w:footnoteReference w:id="482"/>
      </w:r>
      <w:r w:rsidRPr="002A6193">
        <w:rPr>
          <w:rFonts w:eastAsia="Calibri"/>
        </w:rPr>
        <w:t xml:space="preserve"> deputati nell’assemblea de’ | Stati Generali, li quali si mostravano assai contrarii | alli pensieri di lei toccanti questi affari di religione | che non caminano ancor bene. Et doverà anco presto | conferirsi nella provincia di</w:t>
      </w:r>
      <w:r w:rsidRPr="002A6193">
        <w:rPr>
          <w:rFonts w:eastAsia="Calibri"/>
          <w:vertAlign w:val="superscript"/>
        </w:rPr>
        <w:footnoteReference w:id="483"/>
      </w:r>
      <w:r w:rsidRPr="002A6193">
        <w:rPr>
          <w:rFonts w:eastAsia="Calibri"/>
        </w:rPr>
        <w:t xml:space="preserve"> Ourisel. |</w:t>
      </w:r>
    </w:p>
    <w:p w14:paraId="41C148A8" w14:textId="6862FF2B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Sono questi signori in risolutione di mandar ambasciatori | in numero almeno di quattro al re di Danimarca | per levargli il pensiero, che tiene che li proprietari</w:t>
      </w:r>
      <w:r w:rsidRPr="002A6193">
        <w:rPr>
          <w:rFonts w:eastAsia="Calibri"/>
          <w:vertAlign w:val="superscript"/>
        </w:rPr>
        <w:footnoteReference w:id="484"/>
      </w:r>
      <w:r w:rsidRPr="002A6193">
        <w:rPr>
          <w:rFonts w:eastAsia="Calibri"/>
        </w:rPr>
        <w:t xml:space="preserve"> delle navi di | questi paesi, che transitano il Sant habbino a | dichiarir la quantità, et qualità delle mercantie | che haveranno sopra per pagarne la gabella | perché come cosa nuova, et inusitata non la vogliono | comportare. Haveranno come vien detto anco altre | commissioni. | </w:t>
      </w:r>
    </w:p>
    <w:p w14:paraId="2F0D1DCA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Duolmi grandemente che le mie lettere dei 2 non le saranno pervenute | che una settimana doppo. Difetto del messaggiero, che spero | di far castigar da questo magistrato dell’Haya per essempio | d’altri poiché dal martedì mattina fino alla domenica non | capitò in Anversa; et me haverà reso negligente appresso la Serenità vostra. Gratie etc. |</w:t>
      </w:r>
    </w:p>
    <w:p w14:paraId="253C902C" w14:textId="77777777" w:rsidR="005E6384" w:rsidRPr="002A6193" w:rsidRDefault="005E6384" w:rsidP="002E7B13">
      <w:pPr>
        <w:jc w:val="both"/>
        <w:rPr>
          <w:rFonts w:eastAsia="Calibri"/>
        </w:rPr>
      </w:pPr>
    </w:p>
    <w:p w14:paraId="1F73ADE5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Dall’Haya a’ 17 aprile 1618 |</w:t>
      </w:r>
    </w:p>
    <w:p w14:paraId="33E2EFBA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di vostra Serenità |</w:t>
      </w:r>
    </w:p>
    <w:p w14:paraId="24137BA1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humilissimo, et devotissimo servitore |</w:t>
      </w:r>
    </w:p>
    <w:p w14:paraId="1A7A86CA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Christofforo Suriano | </w:t>
      </w:r>
    </w:p>
    <w:p w14:paraId="6991A8CE" w14:textId="77777777" w:rsidR="005E6384" w:rsidRPr="002A6193" w:rsidRDefault="005E6384" w:rsidP="002E7B13">
      <w:pPr>
        <w:jc w:val="both"/>
        <w:rPr>
          <w:rFonts w:eastAsia="Calibri"/>
        </w:rPr>
      </w:pPr>
    </w:p>
    <w:p w14:paraId="1405D43C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111r-v /</w:t>
      </w:r>
    </w:p>
    <w:p w14:paraId="3EABBCC4" w14:textId="77777777" w:rsidR="005E6384" w:rsidRPr="002A6193" w:rsidRDefault="00E54E37" w:rsidP="002E7B13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Tagliata</w:t>
      </w:r>
    </w:p>
    <w:p w14:paraId="5D75832B" w14:textId="77777777" w:rsidR="005E6384" w:rsidRPr="002A6193" w:rsidRDefault="005E6384" w:rsidP="002E7B13">
      <w:pPr>
        <w:jc w:val="both"/>
        <w:rPr>
          <w:rFonts w:eastAsia="Calibri"/>
        </w:rPr>
      </w:pPr>
    </w:p>
    <w:p w14:paraId="0035EBE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112r /</w:t>
      </w:r>
    </w:p>
    <w:p w14:paraId="2FA7CA3F" w14:textId="77777777" w:rsidR="005E6384" w:rsidRPr="002A6193" w:rsidRDefault="00E54E37" w:rsidP="002E7B13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Bianca</w:t>
      </w:r>
    </w:p>
    <w:p w14:paraId="530697BF" w14:textId="77777777" w:rsidR="005E6384" w:rsidRPr="002A6193" w:rsidRDefault="005E6384" w:rsidP="002E7B13">
      <w:pPr>
        <w:jc w:val="both"/>
        <w:rPr>
          <w:rFonts w:eastAsia="Calibri"/>
        </w:rPr>
      </w:pPr>
    </w:p>
    <w:p w14:paraId="3EF85FD7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112v /</w:t>
      </w:r>
    </w:p>
    <w:p w14:paraId="598192B2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5AE59D77" w14:textId="77777777" w:rsidR="0025491B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2</w:t>
      </w:r>
      <w:r w:rsidRPr="002A6193">
        <w:rPr>
          <w:rFonts w:eastAsia="Calibri"/>
          <w:vertAlign w:val="superscript"/>
        </w:rPr>
        <w:t>da</w:t>
      </w:r>
      <w:r w:rsidRPr="002A6193">
        <w:rPr>
          <w:rFonts w:eastAsia="Calibri"/>
        </w:rPr>
        <w:t xml:space="preserve"> n° 27 comincia | </w:t>
      </w:r>
    </w:p>
    <w:p w14:paraId="35D6C02A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n° 26 |</w:t>
      </w:r>
    </w:p>
    <w:p w14:paraId="0A96CE3F" w14:textId="77777777" w:rsidR="005E6384" w:rsidRPr="002A6193" w:rsidRDefault="005E6384" w:rsidP="002E7B13">
      <w:pPr>
        <w:jc w:val="both"/>
        <w:rPr>
          <w:rFonts w:eastAsia="Calibri"/>
        </w:rPr>
      </w:pPr>
    </w:p>
    <w:p w14:paraId="56730932" w14:textId="77777777" w:rsidR="005E6384" w:rsidRPr="002A6193" w:rsidRDefault="00E54E37" w:rsidP="002E7B13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Sigillo</w:t>
      </w:r>
    </w:p>
    <w:p w14:paraId="1634B9DA" w14:textId="77777777" w:rsidR="005E6384" w:rsidRPr="002A6193" w:rsidRDefault="005E6384" w:rsidP="002E7B13">
      <w:pPr>
        <w:jc w:val="both"/>
        <w:rPr>
          <w:rFonts w:eastAsia="Calibri"/>
        </w:rPr>
      </w:pPr>
    </w:p>
    <w:p w14:paraId="7FCAAF3E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  <w:i/>
        </w:rPr>
      </w:pPr>
      <w:r w:rsidRPr="002A6193">
        <w:rPr>
          <w:rFonts w:eastAsia="Calibri"/>
          <w:i/>
        </w:rPr>
        <w:t>Regesto antico</w:t>
      </w:r>
    </w:p>
    <w:p w14:paraId="1DB1CF91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</w:rPr>
        <w:t>/ 112vC /</w:t>
      </w:r>
    </w:p>
    <w:p w14:paraId="4974B2D6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  <w:smallCaps/>
        </w:rPr>
        <w:t>17</w:t>
      </w:r>
      <w:r w:rsidRPr="002A6193">
        <w:rPr>
          <w:rFonts w:eastAsia="Calibri"/>
        </w:rPr>
        <w:t xml:space="preserve"> april</w:t>
      </w:r>
      <w:r w:rsidRPr="002A6193">
        <w:rPr>
          <w:rFonts w:eastAsia="Calibri"/>
          <w:smallCaps/>
        </w:rPr>
        <w:t xml:space="preserve"> </w:t>
      </w:r>
      <w:r w:rsidRPr="002A6193">
        <w:rPr>
          <w:rFonts w:eastAsia="Calibri"/>
        </w:rPr>
        <w:t>1618 ricevute a’ 2 mazo |</w:t>
      </w:r>
    </w:p>
    <w:p w14:paraId="1CFD8852" w14:textId="7E7138ED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Haya. </w:t>
      </w:r>
      <w:r w:rsidR="00F470C8" w:rsidRPr="002A6193">
        <w:rPr>
          <w:rFonts w:eastAsia="Calibri"/>
        </w:rPr>
        <w:t>n°</w:t>
      </w:r>
      <w:r w:rsidRPr="002A6193">
        <w:rPr>
          <w:rFonts w:eastAsia="Calibri"/>
        </w:rPr>
        <w:t xml:space="preserve"> 27 | </w:t>
      </w:r>
    </w:p>
    <w:p w14:paraId="45637DB1" w14:textId="77777777" w:rsidR="005E6384" w:rsidRPr="002A6193" w:rsidRDefault="005E6384" w:rsidP="002E7B13">
      <w:pPr>
        <w:jc w:val="both"/>
        <w:rPr>
          <w:rFonts w:eastAsia="Calibri"/>
        </w:rPr>
      </w:pPr>
    </w:p>
    <w:p w14:paraId="14D9C93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Ha conferito in particolare li avisi | et suplirà in particolare. |</w:t>
      </w:r>
    </w:p>
    <w:p w14:paraId="02091BA0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Nova instanza della ratificatione. | </w:t>
      </w:r>
    </w:p>
    <w:p w14:paraId="3275780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Officio passato circa i capitani de’ vasselli | al Levenstein dicono si facesse | il Conte assegnasse alcuna cosa del | suo stipendio per pagar gl’interessi. | </w:t>
      </w:r>
    </w:p>
    <w:p w14:paraId="5F8A9982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Risponde alla lettera datale di | riconoscer il secretario. |</w:t>
      </w:r>
    </w:p>
    <w:p w14:paraId="632FEF75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In Amsterdam tratterà per il rischio | de’ vasselli di mar a salire in | golfo. Et manderà instrutione per | la qualità de’ vasselli che ne | sono de bellissimi; manderà anco | dell’artiglierie. |</w:t>
      </w:r>
    </w:p>
    <w:p w14:paraId="41025689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Stabilirà con i patroni per l’artiglierie. | Sopra i pezzi sarà notato il | peso: manderà una libra per | sapere la quantità. |</w:t>
      </w:r>
    </w:p>
    <w:p w14:paraId="11BEA95A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Dechiara il stipendio a’ | marinari a 50 piachi per scudo | come s’intende. |</w:t>
      </w:r>
    </w:p>
    <w:p w14:paraId="5A73A48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Officio fatto contra l’instanze d’Ossuna. | </w:t>
      </w:r>
    </w:p>
    <w:p w14:paraId="217BD026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Dimanda navi e marinari. |</w:t>
      </w:r>
    </w:p>
    <w:p w14:paraId="25ECF402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Officio col principe Mauritio per la successione | d’Oranges. |</w:t>
      </w:r>
    </w:p>
    <w:p w14:paraId="0E59BF0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Ritorno del detto da Gheldria dove sono | passate le cose con sua sodisfattione. |</w:t>
      </w:r>
    </w:p>
    <w:p w14:paraId="24024244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Andrà a Danimarca perché le | navi non paghino dacio. |</w:t>
      </w:r>
    </w:p>
    <w:p w14:paraId="05B4F290" w14:textId="77777777" w:rsidR="005E6384" w:rsidRPr="002A6193" w:rsidRDefault="005E6384" w:rsidP="002E7B13">
      <w:pPr>
        <w:jc w:val="both"/>
        <w:rPr>
          <w:rFonts w:eastAsia="Calibri"/>
        </w:rPr>
      </w:pPr>
    </w:p>
    <w:p w14:paraId="09CA3936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L. SS. R. |</w:t>
      </w:r>
    </w:p>
    <w:p w14:paraId="2E017741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 </w:t>
      </w:r>
    </w:p>
    <w:p w14:paraId="0948B9A8" w14:textId="77777777" w:rsidR="005E6384" w:rsidRPr="002A6193" w:rsidRDefault="005E6384" w:rsidP="005E6384">
      <w:pPr>
        <w:rPr>
          <w:rFonts w:eastAsia="Calibri"/>
        </w:rPr>
      </w:pPr>
    </w:p>
    <w:p w14:paraId="4607089F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33</w:t>
      </w:r>
    </w:p>
    <w:p w14:paraId="16E28425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t>23 aprile 1618, L’Aia (cc. 113r-116v)</w:t>
      </w:r>
    </w:p>
    <w:p w14:paraId="0AF444C1" w14:textId="77777777" w:rsidR="005E6384" w:rsidRPr="002A6193" w:rsidRDefault="005E6384" w:rsidP="005E6384">
      <w:pPr>
        <w:jc w:val="center"/>
        <w:rPr>
          <w:rFonts w:eastAsia="Calibri"/>
        </w:rPr>
      </w:pPr>
    </w:p>
    <w:p w14:paraId="57FE5443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113r /</w:t>
      </w:r>
    </w:p>
    <w:p w14:paraId="52F3785D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 xml:space="preserve">Prima | </w:t>
      </w:r>
    </w:p>
    <w:p w14:paraId="615D6272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n° 28 fin 29 |</w:t>
      </w:r>
    </w:p>
    <w:p w14:paraId="5696A760" w14:textId="77777777" w:rsidR="005E6384" w:rsidRPr="002A6193" w:rsidRDefault="005E6384" w:rsidP="005E6384">
      <w:pPr>
        <w:rPr>
          <w:rFonts w:eastAsia="Calibri"/>
        </w:rPr>
      </w:pPr>
    </w:p>
    <w:p w14:paraId="6C9FE04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4C6C95F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hora parmi di veder già tanto avanzata questa speditione, | che mi giova sperare esserne ben presto a capo: poiché | hebbi hieri avvisi di Amsterdam speditimi in diligenza | dai signori deputati dall’Amiralità, che non restava più alcuna | nave al Pampers, et tutte erano passate in Tessel, et | che con ogni celerità si sarebbe avanzato l’imbarco | delle provisioni de’ viveri, delle artiglierie, et altre | munitioni da guerra, et mi haverebbono poi fatto | sapere il giorno, che dovessi transferirmi in Amsterdam | per passar in Tessel a far la revista delle genti in nave | tanto da marina, che del reggimento del signor colonello | Anstenraedt; et piacendo a Dio, voglio sperare, che | la settimana ventura queste navi tutte faranno vela in mare. |</w:t>
      </w:r>
    </w:p>
    <w:p w14:paraId="7CC1A37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Mentre mi mettevo in ordine doppo spedito il dispaccio | della passata settimana n° 26 fin 27 (che sarà qui ag-|giunta in replica) per andar a Roterdam mi | sopravenne un messaggiero di quei signori che m’invitavano | al dar delle mostre ai capitani et marinari delle | tre navi che sono in quella riviera. Mi vi conferii | il mercordì, et steti là fino al giovedì sera, dando | </w:t>
      </w:r>
    </w:p>
    <w:p w14:paraId="2BA895F9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113v /</w:t>
      </w:r>
    </w:p>
    <w:p w14:paraId="7D8E3C9B" w14:textId="41398842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quegl’ordini, che stimai li più proprii, et necessarii, alli | quali aggiungerò anco di vantaggio affineché questi tre | vasselli si conduchino a Plemua, o qualche altro luoco in | Inghilterra ad attender quelli che usciranno dal Tessel per | caminar uniti; se ben credo</w:t>
      </w:r>
      <w:r w:rsidRPr="002A6193">
        <w:rPr>
          <w:rFonts w:eastAsia="Calibri"/>
          <w:vertAlign w:val="superscript"/>
        </w:rPr>
        <w:footnoteReference w:id="485"/>
      </w:r>
      <w:r w:rsidRPr="002A6193">
        <w:rPr>
          <w:rFonts w:eastAsia="Calibri"/>
        </w:rPr>
        <w:t xml:space="preserve"> che già</w:t>
      </w:r>
      <w:r w:rsidRPr="002A6193">
        <w:rPr>
          <w:rFonts w:eastAsia="Calibri"/>
          <w:vertAlign w:val="superscript"/>
        </w:rPr>
        <w:footnoteReference w:id="486"/>
      </w:r>
      <w:r w:rsidRPr="002A6193">
        <w:rPr>
          <w:rFonts w:eastAsia="Calibri"/>
        </w:rPr>
        <w:t xml:space="preserve"> le | navi noleggiate dall’eccellentissimo signor ambasciator Contarini siano partite | davendomi</w:t>
      </w:r>
      <w:r w:rsidRPr="002A6193">
        <w:rPr>
          <w:rFonts w:eastAsia="Calibri"/>
          <w:vertAlign w:val="superscript"/>
        </w:rPr>
        <w:footnoteReference w:id="487"/>
      </w:r>
      <w:r w:rsidRPr="002A6193">
        <w:rPr>
          <w:rFonts w:eastAsia="Calibri"/>
        </w:rPr>
        <w:t xml:space="preserve"> scritto sua Eccellentia molti giorni sono, che | erano del tutto spedite, né aspettavano, che ’l buon | vento per uscire. In queste acque non possono capitare | perché sarebbe un tornar a dietro; ma tutta quella | diligenza, che potrò fare per far pervenir</w:t>
      </w:r>
      <w:r w:rsidRPr="002A6193">
        <w:rPr>
          <w:rFonts w:eastAsia="Calibri"/>
          <w:vertAlign w:val="superscript"/>
        </w:rPr>
        <w:footnoteReference w:id="488"/>
      </w:r>
      <w:r w:rsidRPr="002A6193">
        <w:rPr>
          <w:rFonts w:eastAsia="Calibri"/>
        </w:rPr>
        <w:t xml:space="preserve"> all’Amiraglio | di quella flotta il commandamento della Serenità vostra manda-|tomi in sue lettere de’ 6 dello stante, la userò; et | volontieri vorrei, che andessero uniti quelli con questi | vasselli per causa dei pirati, havendo scritto il</w:t>
      </w:r>
      <w:r w:rsidRPr="002A6193">
        <w:rPr>
          <w:rFonts w:eastAsia="Calibri"/>
          <w:vertAlign w:val="superscript"/>
        </w:rPr>
        <w:footnoteReference w:id="489"/>
      </w:r>
      <w:r w:rsidRPr="002A6193">
        <w:rPr>
          <w:rFonts w:eastAsia="Calibri"/>
        </w:rPr>
        <w:t xml:space="preserve"> | capitan Quast, che haveva veduti da settanta vasselli | corsari ben armati, et che ognuno passava li cento | quaranta, et cento cinquanta lasti, et altri dovevano | unirsi con questi talché sarebbono stati in numero | di cento in circa et scrive il medesimo Quast, che li vasselli | de’ mercanti non debbano andar disuniti; ma |</w:t>
      </w:r>
    </w:p>
    <w:p w14:paraId="54B80DA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114r /</w:t>
      </w:r>
    </w:p>
    <w:p w14:paraId="33EFB52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far il viaggio insieme altrimenti al certo sarebbono predati. | Io ho havuto l’avviso da sua Eccelentia per mezo di uno | dei capitani di vostra Serenità che me lo ha detto per nome di lei | et poi questa mattina, ella medesima me lo ha confirmato: sopra che avvertirò molto bene l’Amiraglio, et gl’altri | capitani a caminar cauti, star sull’avviso, et evitar | il pericolo, che potesse avenirle. Forse che queste | novelle daranno vigore alla risolutione di questi signori | d’ispedir prontamente li loro vasselli, che sono in ordine | et hanno già tre settimane passate data la mostra. | </w:t>
      </w:r>
    </w:p>
    <w:p w14:paraId="0E046C16" w14:textId="58A1DDF2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Sotto questo pretesto de’ corsari, o per altra impresa, che non | se ne sono lasciati molto intender ho penetrato esser | partiti verso Amsterdam alcuni per comprar vasselli | così m’è stato riferto; ma non sono però del tutto assicurato, | et s’è vero dubito, che sia servitio del vicer</w:t>
      </w:r>
      <w:r w:rsidR="004055B1" w:rsidRPr="002A6193">
        <w:rPr>
          <w:rFonts w:eastAsia="Calibri"/>
        </w:rPr>
        <w:t>é</w:t>
      </w:r>
      <w:r w:rsidRPr="002A6193">
        <w:rPr>
          <w:rFonts w:eastAsia="Calibri"/>
        </w:rPr>
        <w:t xml:space="preserve"> di Napoli, | procurerò di </w:t>
      </w:r>
      <w:r w:rsidRPr="002A6193">
        <w:rPr>
          <w:rFonts w:eastAsia="Calibri"/>
        </w:rPr>
        <w:lastRenderedPageBreak/>
        <w:t>cavarne il certo; ma in tanto per abondare | non lascierò questa sera</w:t>
      </w:r>
      <w:r w:rsidRPr="002A6193">
        <w:rPr>
          <w:rFonts w:eastAsia="Calibri"/>
          <w:vertAlign w:val="superscript"/>
        </w:rPr>
        <w:footnoteReference w:id="490"/>
      </w:r>
      <w:r w:rsidRPr="002A6193">
        <w:rPr>
          <w:rFonts w:eastAsia="Calibri"/>
        </w:rPr>
        <w:t xml:space="preserve"> coll’occasione d’ispedir</w:t>
      </w:r>
      <w:r w:rsidRPr="002A6193">
        <w:rPr>
          <w:rFonts w:eastAsia="Calibri"/>
          <w:vertAlign w:val="superscript"/>
        </w:rPr>
        <w:footnoteReference w:id="491"/>
      </w:r>
      <w:r w:rsidRPr="002A6193">
        <w:rPr>
          <w:rFonts w:eastAsia="Calibri"/>
        </w:rPr>
        <w:t xml:space="preserve"> in | Amsterdam</w:t>
      </w:r>
      <w:r w:rsidRPr="002A6193">
        <w:rPr>
          <w:rFonts w:eastAsia="Calibri"/>
          <w:vertAlign w:val="superscript"/>
        </w:rPr>
        <w:footnoteReference w:id="492"/>
      </w:r>
      <w:r w:rsidRPr="002A6193">
        <w:rPr>
          <w:rFonts w:eastAsia="Calibri"/>
        </w:rPr>
        <w:t xml:space="preserve"> di avvertirne | li signori dell’Amiralità, et ispedir anco in Encusen per | tal effetto; se ben veramente</w:t>
      </w:r>
      <w:r w:rsidRPr="002A6193">
        <w:rPr>
          <w:rFonts w:eastAsia="Calibri"/>
          <w:vertAlign w:val="superscript"/>
        </w:rPr>
        <w:footnoteReference w:id="493"/>
      </w:r>
      <w:r w:rsidRPr="002A6193">
        <w:rPr>
          <w:rFonts w:eastAsia="Calibri"/>
        </w:rPr>
        <w:t xml:space="preserve"> gl’uni, et gl’</w:t>
      </w:r>
      <w:r w:rsidRPr="002A6193">
        <w:rPr>
          <w:rFonts w:eastAsia="Calibri"/>
          <w:vertAlign w:val="superscript"/>
        </w:rPr>
        <w:footnoteReference w:id="494"/>
      </w:r>
      <w:r w:rsidRPr="002A6193">
        <w:rPr>
          <w:rFonts w:eastAsia="Calibri"/>
        </w:rPr>
        <w:t>altri di quei |</w:t>
      </w:r>
    </w:p>
    <w:p w14:paraId="5AB34B3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114v /</w:t>
      </w:r>
    </w:p>
    <w:p w14:paraId="2B58E11C" w14:textId="497CE933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signori stano molto avvertiti, havendone havuta particolar commissio-|ne dalli signori Stati. Ho avviso in conformità di questo, | che li signori dell’amiralità di Amsterdam hanno fatto chimar | a loro quel Capitano che condusse il vassello maltese, et che si | lasciò intender haver ordine dal duca di Ossuna di far | preparatione, o compreda de’ vasselli, et li hanno espressamente | prohibito di non far alcun tentativo, ha risposto</w:t>
      </w:r>
      <w:r w:rsidRPr="002A6193">
        <w:rPr>
          <w:rFonts w:eastAsia="Calibri"/>
          <w:vertAlign w:val="superscript"/>
        </w:rPr>
        <w:footnoteReference w:id="495"/>
      </w:r>
      <w:r w:rsidRPr="002A6193">
        <w:rPr>
          <w:rFonts w:eastAsia="Calibri"/>
        </w:rPr>
        <w:t>, et | promesso che non si muoverà a far alcuna cosa se non darà | loro parte di tutto. Vostra Serenità haverà inteso s’è vero | che ’l detto Vice</w:t>
      </w:r>
      <w:r w:rsidR="004055B1" w:rsidRPr="002A6193">
        <w:rPr>
          <w:rFonts w:eastAsia="Calibri"/>
        </w:rPr>
        <w:t>ré</w:t>
      </w:r>
      <w:r w:rsidRPr="002A6193">
        <w:rPr>
          <w:rFonts w:eastAsia="Calibri"/>
        </w:rPr>
        <w:t xml:space="preserve"> ha compri</w:t>
      </w:r>
      <w:r w:rsidRPr="002A6193">
        <w:rPr>
          <w:rFonts w:eastAsia="Calibri"/>
          <w:vertAlign w:val="superscript"/>
        </w:rPr>
        <w:footnoteReference w:id="496"/>
      </w:r>
      <w:r w:rsidRPr="002A6193">
        <w:rPr>
          <w:rFonts w:eastAsia="Calibri"/>
        </w:rPr>
        <w:t xml:space="preserve"> quei tre vasselli di questi | paesi, li quali haveva trattenuti come ella sa, et per essi | haveva sborsata una buona summa di denaro. Mi scrivono | li signori di Amsterdam, che li patroni delle navi erano stati | necessitati a questa vendita; et che esso Vice</w:t>
      </w:r>
      <w:r w:rsidR="004055B1" w:rsidRPr="002A6193">
        <w:rPr>
          <w:rFonts w:eastAsia="Calibri"/>
        </w:rPr>
        <w:t>ré</w:t>
      </w:r>
      <w:r w:rsidRPr="002A6193">
        <w:rPr>
          <w:rFonts w:eastAsia="Calibri"/>
        </w:rPr>
        <w:t xml:space="preserve"> si era | risoluto alla compreda per levar di qua le cause dell’| indoglienze contra lui, o il suo Re, et per liberarsi dalle | pretensioni; dando ad intender di voler impiegar | essi vasselli (et gl’altri, che ha) in una impresa contra | Turchi; cosa, a che vi si presta poca fede, et molto | più chiara a vostra Serenità ch’è sopra il luoco. |</w:t>
      </w:r>
    </w:p>
    <w:p w14:paraId="0BC0B323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115r /</w:t>
      </w:r>
    </w:p>
    <w:p w14:paraId="7AA4EF86" w14:textId="54CC84E0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Con l’ultime lettere di Brusselles ho che ancor non si faceva | la levata de’ Valoni, né si credeva doversi fare così presto | essendosene scritto in Spagna, di dove si aspettava l’ordine | stimando sue Altezze non essere a proposito, che si lasciassero | levar in una volta quattro milla fanti, et così snervar | il Paese, et sprovederlo per qualche bisogno, che ne | potesse havere. Doi milla Valoni sono procurati da | quel de la Gamba, et altri doi milla dal signor Lanoya | parente della fiaminga del duca di Ossuna, venuto | ultimamente per tal effetto, che volendone esser il conduttore | non è stimato buono dalle Altezze sue. | </w:t>
      </w:r>
    </w:p>
    <w:p w14:paraId="2485CF28" w14:textId="40FE089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Partite le navi non mancarò di mandar alla Serenità vostra | distinta, et chiara nota di tutta questa speditione | tanto per le qualità, et valor delle navi sopra le quali | non aggiungo con queste più di quanto scrissi la | passata settimana non havendo per la distanza | de’ luochi potuto haver maggiori particolari; quanto | per la qualità della marinarezza provisioni de’ viveri | munitioni; et insieme quanto occorre intorno alla | soldatesca; et procurerò, che tutto segni in maniera | tale, che vostra Serenità se mai sarà possibile</w:t>
      </w:r>
      <w:r w:rsidRPr="002A6193">
        <w:rPr>
          <w:rFonts w:eastAsia="Calibri"/>
          <w:vertAlign w:val="superscript"/>
        </w:rPr>
        <w:footnoteReference w:id="497"/>
      </w:r>
      <w:r w:rsidRPr="002A6193">
        <w:rPr>
          <w:rFonts w:eastAsia="Calibri"/>
        </w:rPr>
        <w:t xml:space="preserve"> non habbi | </w:t>
      </w:r>
    </w:p>
    <w:p w14:paraId="3C690587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115v / </w:t>
      </w:r>
    </w:p>
    <w:p w14:paraId="2405D746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ad haver pensiero; et per tal effetto procurerò prima del | partir dell’una, et l’altra militia, che resti rimossa ogni | difficoltà, che si potesse rancontrare. |</w:t>
      </w:r>
    </w:p>
    <w:p w14:paraId="0F2059F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L’amiraglio Chercoven partì avanti hieri da me per Amsterdam | di là passerà in Tessel per solecitar l’ispeditione, et l’imbarco | anco delle militie, et già ho avviso, che una compagnia, | che era in Encusen colla commodità, che haveva a | quella riva s’imbarcava in doi vasselli. |</w:t>
      </w:r>
    </w:p>
    <w:p w14:paraId="67293CA3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Il colonello ancora è partito questa mattina per imbarcar le | sue genti, et far imbarcar le altre. Et di qua alla | Mosa per mercordì, o giovedì spero che le</w:t>
      </w:r>
      <w:r w:rsidRPr="002A6193">
        <w:rPr>
          <w:rFonts w:eastAsia="Calibri"/>
          <w:vertAlign w:val="superscript"/>
        </w:rPr>
        <w:footnoteReference w:id="498"/>
      </w:r>
      <w:r w:rsidRPr="002A6193">
        <w:rPr>
          <w:rFonts w:eastAsia="Calibri"/>
        </w:rPr>
        <w:t xml:space="preserve"> tre navi | haveranno il carico dei loro soldati, havendo al partir | mio lasciati li vasselli in tale stato, che poco li mancava | a ricever le loro provisioni. |</w:t>
      </w:r>
    </w:p>
    <w:p w14:paraId="3408317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lastRenderedPageBreak/>
        <w:t>Procuro, che parti qualcheduno per far servitio a vostra Serenità in | conformità del desiderio</w:t>
      </w:r>
      <w:r w:rsidRPr="002A6193">
        <w:rPr>
          <w:rFonts w:eastAsia="Calibri"/>
          <w:vertAlign w:val="superscript"/>
        </w:rPr>
        <w:footnoteReference w:id="499"/>
      </w:r>
      <w:r w:rsidRPr="002A6193">
        <w:rPr>
          <w:rFonts w:eastAsia="Calibri"/>
        </w:rPr>
        <w:t xml:space="preserve"> di lei. Un | vecchio capitano sono trentaquattro anni che porta | l’armi è risoluto di far il viaggio, ancor non li ho | accordato stipendio; ma sono dietro per condurvelo, et | lo farò con quel vantaggio, che potrò maggiore. |</w:t>
      </w:r>
    </w:p>
    <w:p w14:paraId="395EDD4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De’ petardieri non trovo cosa buona in questi paesi ne ho | </w:t>
      </w:r>
    </w:p>
    <w:p w14:paraId="075AC87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116r /</w:t>
      </w:r>
    </w:p>
    <w:p w14:paraId="40C9BD32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parlato a sua Eccellenza che mi ha detto, che se voglio de tali genti | bisogna praticar in Francia, o nel Delfinato, che di là | sono li migliori, et li più valorosi, et corraggiosi; aggiungendo se | quand’io ne havessi bisogno li procurerei da quella | parte. Vostra Serenità però potrebbe farne</w:t>
      </w:r>
      <w:r w:rsidRPr="002A6193">
        <w:rPr>
          <w:rFonts w:eastAsia="Calibri"/>
          <w:vertAlign w:val="superscript"/>
        </w:rPr>
        <w:footnoteReference w:id="500"/>
      </w:r>
      <w:r w:rsidRPr="002A6193">
        <w:rPr>
          <w:rFonts w:eastAsia="Calibri"/>
        </w:rPr>
        <w:t xml:space="preserve"> scriver</w:t>
      </w:r>
      <w:r w:rsidRPr="002A6193">
        <w:rPr>
          <w:rFonts w:eastAsia="Calibri"/>
          <w:vertAlign w:val="superscript"/>
        </w:rPr>
        <w:footnoteReference w:id="501"/>
      </w:r>
      <w:r w:rsidRPr="002A6193">
        <w:rPr>
          <w:rFonts w:eastAsia="Calibri"/>
        </w:rPr>
        <w:t xml:space="preserve"> alli eccellentissimi | signori ambasciatori cons(iglier)i, et Zeno per esser ben servita, et particolarmente | dal Delfinato essendo quivi li migliori, come sua Eccellenza ha detto. | Io in ogni modo non macarò di continuar la diligenza | per veder di haver soggetti per servitio di quella serenissima | Republica per la cui essaltatione pregarò il signor Dio, che conservi | prosperamente, et felicemente la persona della Serenità vostra</w:t>
      </w:r>
      <w:r w:rsidRPr="002A6193">
        <w:rPr>
          <w:rFonts w:eastAsia="Calibri"/>
          <w:vertAlign w:val="superscript"/>
        </w:rPr>
        <w:footnoteReference w:id="502"/>
      </w:r>
      <w:r w:rsidRPr="002A6193">
        <w:rPr>
          <w:rFonts w:eastAsia="Calibri"/>
        </w:rPr>
        <w:t xml:space="preserve"> | che hora la rappresenta come capo con particolar gusto, | et consolatione dell’animo mio. Gratie etc. |</w:t>
      </w:r>
    </w:p>
    <w:p w14:paraId="166C0EF1" w14:textId="77777777" w:rsidR="005E6384" w:rsidRPr="002A6193" w:rsidRDefault="005E6384" w:rsidP="005E6384">
      <w:pPr>
        <w:rPr>
          <w:rFonts w:eastAsia="Calibri"/>
        </w:rPr>
      </w:pPr>
    </w:p>
    <w:p w14:paraId="4A85FCFB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Dall’Haya a’ 23 aprile 1618 |</w:t>
      </w:r>
    </w:p>
    <w:p w14:paraId="11470353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di vostra Serenità |</w:t>
      </w:r>
    </w:p>
    <w:p w14:paraId="6C574E55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humilissimo, et devotissimo servitore |</w:t>
      </w:r>
    </w:p>
    <w:p w14:paraId="6C650225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7A103B9A" w14:textId="77777777" w:rsidR="005E6384" w:rsidRPr="002A6193" w:rsidRDefault="005E6384" w:rsidP="002E7B13">
      <w:pPr>
        <w:jc w:val="both"/>
        <w:rPr>
          <w:rFonts w:eastAsia="Calibri"/>
        </w:rPr>
      </w:pPr>
    </w:p>
    <w:p w14:paraId="5BCB6E04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116v /</w:t>
      </w:r>
    </w:p>
    <w:p w14:paraId="26487F06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463DCE6A" w14:textId="77777777" w:rsidR="0032214A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prima |</w:t>
      </w:r>
    </w:p>
    <w:p w14:paraId="4C248C0D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n° 28 fin 29 |</w:t>
      </w:r>
    </w:p>
    <w:p w14:paraId="311DBCDE" w14:textId="77777777" w:rsidR="005E6384" w:rsidRPr="002A6193" w:rsidRDefault="005E6384" w:rsidP="002E7B13">
      <w:pPr>
        <w:jc w:val="both"/>
        <w:rPr>
          <w:rFonts w:eastAsia="Calibri"/>
        </w:rPr>
      </w:pPr>
    </w:p>
    <w:p w14:paraId="5CE36AF0" w14:textId="77777777" w:rsidR="005E6384" w:rsidRPr="002A6193" w:rsidRDefault="00E54E37" w:rsidP="002E7B13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Sigillo e tracce di sigilli</w:t>
      </w:r>
    </w:p>
    <w:p w14:paraId="1B8A4E4F" w14:textId="77777777" w:rsidR="005E6384" w:rsidRPr="002A6193" w:rsidRDefault="005E6384" w:rsidP="002E7B13">
      <w:pPr>
        <w:jc w:val="both"/>
        <w:rPr>
          <w:rFonts w:eastAsia="Calibri"/>
        </w:rPr>
      </w:pPr>
    </w:p>
    <w:p w14:paraId="23EAED5D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  <w:i/>
        </w:rPr>
      </w:pPr>
      <w:r w:rsidRPr="002A6193">
        <w:rPr>
          <w:rFonts w:eastAsia="Calibri"/>
          <w:i/>
        </w:rPr>
        <w:t>Regesto antico</w:t>
      </w:r>
    </w:p>
    <w:p w14:paraId="06A0D943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</w:rPr>
        <w:t>/ 116vC /</w:t>
      </w:r>
    </w:p>
    <w:p w14:paraId="63BB95F6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  <w:smallCaps/>
        </w:rPr>
        <w:t>23</w:t>
      </w:r>
      <w:r w:rsidRPr="002A6193">
        <w:rPr>
          <w:rFonts w:eastAsia="Calibri"/>
        </w:rPr>
        <w:t xml:space="preserve"> april</w:t>
      </w:r>
      <w:r w:rsidRPr="002A6193">
        <w:rPr>
          <w:rFonts w:eastAsia="Calibri"/>
          <w:smallCaps/>
        </w:rPr>
        <w:t xml:space="preserve"> </w:t>
      </w:r>
      <w:r w:rsidRPr="002A6193">
        <w:rPr>
          <w:rFonts w:eastAsia="Calibri"/>
        </w:rPr>
        <w:t>1618 ricevute a’ 9 maggio |</w:t>
      </w:r>
    </w:p>
    <w:p w14:paraId="2E74E82B" w14:textId="6C9C51E8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Haya. </w:t>
      </w:r>
      <w:r w:rsidR="00F470C8" w:rsidRPr="002A6193">
        <w:rPr>
          <w:rFonts w:eastAsia="Calibri"/>
        </w:rPr>
        <w:t>n°</w:t>
      </w:r>
      <w:r w:rsidRPr="002A6193">
        <w:rPr>
          <w:rFonts w:eastAsia="Calibri"/>
        </w:rPr>
        <w:t xml:space="preserve"> 28 | </w:t>
      </w:r>
    </w:p>
    <w:p w14:paraId="55FB7F61" w14:textId="77777777" w:rsidR="005E6384" w:rsidRPr="002A6193" w:rsidRDefault="005E6384" w:rsidP="002E7B13">
      <w:pPr>
        <w:jc w:val="both"/>
        <w:rPr>
          <w:rFonts w:eastAsia="Calibri"/>
        </w:rPr>
      </w:pPr>
    </w:p>
    <w:p w14:paraId="2C528A33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Navi passate tutte in Tessel | spera la settimana ventura faranno vella. |</w:t>
      </w:r>
    </w:p>
    <w:p w14:paraId="758C97D2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Ha dato mostra in Roterdam a 3 navi | et darà buoni sodisfationi. |</w:t>
      </w:r>
    </w:p>
    <w:p w14:paraId="2DA95691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Le navi d’Inghilterra devono esser partiti | non ponno capitar in quelle aque | ma procurerà avisar quell’Amiraglio | per l’Unione, intendendosi di gran | numero di corsari. |</w:t>
      </w:r>
    </w:p>
    <w:p w14:paraId="546AB524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Sotto pretesto de’ corsari sono andati | alcuni verso Amsterdam per comprar vasselli | dubita per Napoli: starà avertito. | Ha aviso conforme da signori dell’Amiralità | che l’hanno prohibito al capitano del vassello | maltese: che scusano la vendita | de 3 vasselli per Ossuna col bisogno | dei patroni di essi, et voci che siano | d’andar contra Turchi. |</w:t>
      </w:r>
    </w:p>
    <w:p w14:paraId="1CB41653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 Brusselles che ancora non si | faceva levata de’ Valoni: ma quel della | Gamba ne doveva con dui 2 mila et 2 mila | il parente della fiamenga d’Ossuna. | </w:t>
      </w:r>
    </w:p>
    <w:p w14:paraId="43C92560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Partite le navi manderà note particolari | dell’expeditione. |</w:t>
      </w:r>
    </w:p>
    <w:p w14:paraId="16ABA8B2" w14:textId="77777777" w:rsidR="005E6384" w:rsidRPr="002A6193" w:rsidRDefault="00E54E37" w:rsidP="002E7B13">
      <w:pPr>
        <w:tabs>
          <w:tab w:val="left" w:pos="8590"/>
        </w:tabs>
        <w:jc w:val="both"/>
        <w:rPr>
          <w:rFonts w:eastAsia="Calibri"/>
        </w:rPr>
      </w:pPr>
      <w:r w:rsidRPr="002A6193">
        <w:rPr>
          <w:rFonts w:eastAsia="Calibri"/>
        </w:rPr>
        <w:t>Amiraglio Chercoven partito per Ansterdam | colonello parimente partito. |</w:t>
      </w:r>
    </w:p>
    <w:p w14:paraId="52737FD1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Procurarà inviar alcuno al servitio | viene un capitano vecchio. | </w:t>
      </w:r>
    </w:p>
    <w:p w14:paraId="33FB55E2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lastRenderedPageBreak/>
        <w:t>Non trova petardieri: deve il B.</w:t>
      </w:r>
      <w:r w:rsidRPr="002A6193">
        <w:rPr>
          <w:rFonts w:eastAsia="Calibri"/>
          <w:vertAlign w:val="superscript"/>
        </w:rPr>
        <w:footnoteReference w:id="503"/>
      </w:r>
      <w:r w:rsidRPr="002A6193">
        <w:rPr>
          <w:rFonts w:eastAsia="Calibri"/>
        </w:rPr>
        <w:t xml:space="preserve"> | bisogna haverne de Franza, e Delfinato. |</w:t>
      </w:r>
    </w:p>
    <w:p w14:paraId="4C1A9A97" w14:textId="77777777" w:rsidR="005E6384" w:rsidRPr="002A6193" w:rsidRDefault="005E6384" w:rsidP="002E7B13">
      <w:pPr>
        <w:jc w:val="both"/>
        <w:rPr>
          <w:rFonts w:eastAsia="Calibri"/>
        </w:rPr>
      </w:pPr>
    </w:p>
    <w:p w14:paraId="33A96461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L. SS. R. | </w:t>
      </w:r>
    </w:p>
    <w:p w14:paraId="047CA8B2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34</w:t>
      </w:r>
    </w:p>
    <w:p w14:paraId="3D6064C5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t>23 aprile 1618, L’Aia (cc. 117r-118v)</w:t>
      </w:r>
    </w:p>
    <w:p w14:paraId="3606A492" w14:textId="77777777" w:rsidR="005E6384" w:rsidRPr="002A6193" w:rsidRDefault="005E6384" w:rsidP="005E6384">
      <w:pPr>
        <w:jc w:val="center"/>
        <w:rPr>
          <w:rFonts w:eastAsia="Calibri"/>
        </w:rPr>
      </w:pPr>
    </w:p>
    <w:p w14:paraId="37E4480F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117r /</w:t>
      </w:r>
    </w:p>
    <w:p w14:paraId="4BAD4B2E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 xml:space="preserve">Seconda | </w:t>
      </w:r>
    </w:p>
    <w:p w14:paraId="5229F47C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n° 29 |</w:t>
      </w:r>
    </w:p>
    <w:p w14:paraId="2E950B8B" w14:textId="77777777" w:rsidR="005E6384" w:rsidRPr="002A6193" w:rsidRDefault="005E6384" w:rsidP="005E6384">
      <w:pPr>
        <w:rPr>
          <w:rFonts w:eastAsia="Calibri"/>
        </w:rPr>
      </w:pPr>
    </w:p>
    <w:p w14:paraId="26E8ACD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473A6ED2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l’aggiunta che vostra Serenità mi fa delle altre lettere di | cambio per tredici milla, et più ducati ricevute | con l’istesso dispaccio, dei 6 apporta anco maggior | il contento a questi signori, et dà riputatione alla Serenità vostra | la summa delli cinquanta milla ducati sarà per | qualche tempo sufficiente, onde come sarà ella | arrivata ad una tal provisione potrà trattenersi | fino ad altro mio reverente avviso. |</w:t>
      </w:r>
    </w:p>
    <w:p w14:paraId="27BA3E2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L’assemblea dei Stati non è in numero se non di sette, | over otto, non essendo ancor li deputati delle | Provincie tornati. Et non si sono ridotti la | passata settimana, che una sol volta, onde | ho differiti li miei ufficii, se ben in particolare | non ho mancato di rinovarli, et di tener in | buona dispositione questi pochi al pensar bene | ai communi interessi. | </w:t>
      </w:r>
    </w:p>
    <w:p w14:paraId="2EEF9CDD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Publicano in Brusseles, che l’accordo tra Spagna | et Savoia non ha per andar avanti dicendosi, | che se bene </w:t>
      </w:r>
      <w:r w:rsidR="00CB0785" w:rsidRPr="002A6193">
        <w:rPr>
          <w:rFonts w:eastAsia="Calibri"/>
        </w:rPr>
        <w:t>don</w:t>
      </w:r>
      <w:r w:rsidRPr="002A6193">
        <w:rPr>
          <w:rFonts w:eastAsia="Calibri"/>
        </w:rPr>
        <w:t xml:space="preserve"> Pietro ha accettata la ratifica-|tione del disarmamento non sa però l’Altezza sua, | trovar la stradda di restituir l’occupato, et | </w:t>
      </w:r>
    </w:p>
    <w:p w14:paraId="3961885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117v / </w:t>
      </w:r>
    </w:p>
    <w:p w14:paraId="6DB7C146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portano le lettere, che tutto si attribuisce all’Eccellenze vostre | dicendosi, che elle procurano che sua Altezza non si accordi | se prima non resta sopita la differenza del golfo | per non rimaner sole nei travagli, et bersagliate | dall’inimico. Il che io non mancarò di far apparer | diversamente, et procurerò, che tanto maggiormente | siano conosciuti gl’artificii dei Spagnuoli, et le loro | radicate male volontà j</w:t>
      </w:r>
      <w:r w:rsidRPr="002A6193">
        <w:rPr>
          <w:rFonts w:eastAsia="Calibri"/>
          <w:vertAlign w:val="superscript"/>
        </w:rPr>
        <w:footnoteReference w:id="504"/>
      </w:r>
      <w:r w:rsidRPr="002A6193">
        <w:rPr>
          <w:rFonts w:eastAsia="Calibri"/>
        </w:rPr>
        <w:t xml:space="preserve"> coprendo il proprio mancamento | coll’inventioni lontane dalla propria verità. |</w:t>
      </w:r>
    </w:p>
    <w:p w14:paraId="3D7E949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Sta monsignor Bernvel molto occupato di mente, et n’ha | ragione, per la publicatione di un libro in stampa | nel qual si sparla contro la sua persona, et le sue | attioni, dichiarandolo spagnolizato, che tiri pensioni | o habbi havuti denari di Spagna, tocca quelli | della sua casa, et dice altre cose molto piccanti | contro di lui. È scritto nella lingua di questo Paese. Si | ha sospetto che</w:t>
      </w:r>
      <w:r w:rsidRPr="002A6193">
        <w:rPr>
          <w:rFonts w:eastAsia="Calibri"/>
          <w:vertAlign w:val="superscript"/>
        </w:rPr>
        <w:footnoteReference w:id="505"/>
      </w:r>
      <w:r w:rsidRPr="002A6193">
        <w:rPr>
          <w:rFonts w:eastAsia="Calibri"/>
        </w:rPr>
        <w:t xml:space="preserve"> l’auttore sia uno di Brabant. | In Amsterdam è prigioniero</w:t>
      </w:r>
      <w:r w:rsidRPr="002A6193">
        <w:rPr>
          <w:rFonts w:eastAsia="Calibri"/>
          <w:vertAlign w:val="superscript"/>
        </w:rPr>
        <w:footnoteReference w:id="506"/>
      </w:r>
      <w:r w:rsidRPr="002A6193">
        <w:rPr>
          <w:rFonts w:eastAsia="Calibri"/>
        </w:rPr>
        <w:t xml:space="preserve"> un notaro complice | come dicono, et par che esso Bernvel sia stato | consigliato a non lasciar detto libro senza risposta | la libertà del Paese, et d’imprimer ciò che l’huomo |</w:t>
      </w:r>
    </w:p>
    <w:p w14:paraId="3C163526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118r / </w:t>
      </w:r>
    </w:p>
    <w:p w14:paraId="3B01CEAB" w14:textId="039CACDA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vuole causa di questi incontri. Et tratta anco detto | libro il punto di religione sopra il quale è preso il | concetto del detrahere alla riputatione et contra la persona | adherenti, et parenti del detto Bernvel. |</w:t>
      </w:r>
    </w:p>
    <w:p w14:paraId="4F62441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La congregazione di Holanda si riunirà per questo punto | di religione alla fine</w:t>
      </w:r>
      <w:r w:rsidRPr="002A6193">
        <w:rPr>
          <w:rFonts w:eastAsia="Calibri"/>
          <w:vertAlign w:val="superscript"/>
        </w:rPr>
        <w:footnoteReference w:id="507"/>
      </w:r>
      <w:r w:rsidRPr="002A6193">
        <w:rPr>
          <w:rFonts w:eastAsia="Calibri"/>
        </w:rPr>
        <w:t xml:space="preserve"> della presente settimana | o principio dell’altra; ma sendosi caminato sin qui | con irresolutioni non si sa promettersi se non altrettanto | per l’avenire. Quello segue di bene è che non | succedono scandali; procurandosi da più prudenti | con il negotio et colla speranza dell’essito tenir | in officio li popoli. Gratie etc. |</w:t>
      </w:r>
    </w:p>
    <w:p w14:paraId="07DC367A" w14:textId="77777777" w:rsidR="005E6384" w:rsidRPr="002A6193" w:rsidRDefault="005E6384" w:rsidP="005E6384">
      <w:pPr>
        <w:rPr>
          <w:rFonts w:eastAsia="Calibri"/>
        </w:rPr>
      </w:pPr>
    </w:p>
    <w:p w14:paraId="2622984D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 xml:space="preserve">Dall’Haya a’ 23 aprile 1618 | </w:t>
      </w:r>
    </w:p>
    <w:p w14:paraId="18397B5F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 xml:space="preserve">di vostra Serenità | </w:t>
      </w:r>
    </w:p>
    <w:p w14:paraId="703EA43B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humilissimo, et devotissimo servitore |</w:t>
      </w:r>
    </w:p>
    <w:p w14:paraId="2E2F588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69641EDD" w14:textId="77777777" w:rsidR="005E6384" w:rsidRPr="002A6193" w:rsidRDefault="005E6384" w:rsidP="002E7B13">
      <w:pPr>
        <w:jc w:val="both"/>
        <w:rPr>
          <w:rFonts w:eastAsia="Calibri"/>
        </w:rPr>
      </w:pPr>
    </w:p>
    <w:p w14:paraId="4100ECBC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lastRenderedPageBreak/>
        <w:t>/ 118v /</w:t>
      </w:r>
    </w:p>
    <w:p w14:paraId="5B86CA14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5D033CAD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seconda n° 29 comincia | n° 28 |</w:t>
      </w:r>
    </w:p>
    <w:p w14:paraId="603BA9C3" w14:textId="77777777" w:rsidR="005E6384" w:rsidRPr="002A6193" w:rsidRDefault="005E6384" w:rsidP="002E7B13">
      <w:pPr>
        <w:jc w:val="both"/>
        <w:rPr>
          <w:rFonts w:eastAsia="Calibri"/>
        </w:rPr>
      </w:pPr>
    </w:p>
    <w:p w14:paraId="6BEC93C6" w14:textId="77777777" w:rsidR="005E6384" w:rsidRPr="002A6193" w:rsidRDefault="00E54E37" w:rsidP="002E7B13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Sigillo e tracce di sigilli</w:t>
      </w:r>
    </w:p>
    <w:p w14:paraId="6DEE0F62" w14:textId="77777777" w:rsidR="005E6384" w:rsidRPr="002A6193" w:rsidRDefault="005E6384" w:rsidP="002E7B13">
      <w:pPr>
        <w:jc w:val="both"/>
        <w:rPr>
          <w:rFonts w:eastAsia="Calibri"/>
        </w:rPr>
      </w:pPr>
    </w:p>
    <w:p w14:paraId="60D11790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  <w:i/>
        </w:rPr>
      </w:pPr>
      <w:r w:rsidRPr="002A6193">
        <w:rPr>
          <w:rFonts w:eastAsia="Calibri"/>
          <w:i/>
        </w:rPr>
        <w:t>Regesto antico</w:t>
      </w:r>
    </w:p>
    <w:p w14:paraId="5081DDFB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</w:rPr>
        <w:t>/ 118vC /</w:t>
      </w:r>
    </w:p>
    <w:p w14:paraId="212DCAE4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  <w:smallCaps/>
        </w:rPr>
        <w:t>23</w:t>
      </w:r>
      <w:r w:rsidRPr="002A6193">
        <w:rPr>
          <w:rFonts w:eastAsia="Calibri"/>
        </w:rPr>
        <w:t xml:space="preserve"> april</w:t>
      </w:r>
      <w:r w:rsidRPr="002A6193">
        <w:rPr>
          <w:rFonts w:eastAsia="Calibri"/>
          <w:smallCaps/>
        </w:rPr>
        <w:t xml:space="preserve"> </w:t>
      </w:r>
      <w:r w:rsidRPr="002A6193">
        <w:rPr>
          <w:rFonts w:eastAsia="Calibri"/>
        </w:rPr>
        <w:t>1618 ricevute a’ 9 maggio |</w:t>
      </w:r>
    </w:p>
    <w:p w14:paraId="74CD4519" w14:textId="5285B8A8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Haya. </w:t>
      </w:r>
      <w:r w:rsidR="00F470C8" w:rsidRPr="002A6193">
        <w:rPr>
          <w:rFonts w:eastAsia="Calibri"/>
        </w:rPr>
        <w:t>n°</w:t>
      </w:r>
      <w:r w:rsidRPr="002A6193">
        <w:rPr>
          <w:rFonts w:eastAsia="Calibri"/>
        </w:rPr>
        <w:t xml:space="preserve"> 29 | </w:t>
      </w:r>
    </w:p>
    <w:p w14:paraId="01E0B9BC" w14:textId="77777777" w:rsidR="005E6384" w:rsidRPr="002A6193" w:rsidRDefault="005E6384" w:rsidP="002E7B13">
      <w:pPr>
        <w:jc w:val="both"/>
        <w:rPr>
          <w:rFonts w:eastAsia="Calibri"/>
        </w:rPr>
      </w:pPr>
    </w:p>
    <w:p w14:paraId="25421945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Le rimesse dano sodisfatione a quei signori | et reputatione alla Republica: basteranno | fin a cinquantamille. | </w:t>
      </w:r>
    </w:p>
    <w:p w14:paraId="73D039D7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Ha differito gl’uffici per non esser l’ancella | all’ordini. |</w:t>
      </w:r>
    </w:p>
    <w:p w14:paraId="1647F2C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In Brusseles dicono, la pace con Savoia non anderà avanti. |</w:t>
      </w:r>
    </w:p>
    <w:p w14:paraId="613997EE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Atribuiscono l’impedimento alla Republica | che vogli veder accomodate prima | le cose di golfo: procurerà | far saper la verità et li loro artefici. |</w:t>
      </w:r>
    </w:p>
    <w:p w14:paraId="798664EB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Publicatione d’un libro contra Bernvel. | </w:t>
      </w:r>
    </w:p>
    <w:p w14:paraId="33DA74F2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Congregatione d’Olanda per la relegione | si unirà. |</w:t>
      </w:r>
    </w:p>
    <w:p w14:paraId="5EC53F34" w14:textId="77777777" w:rsidR="005E6384" w:rsidRPr="002A6193" w:rsidRDefault="005E6384" w:rsidP="002E7B13">
      <w:pPr>
        <w:jc w:val="both"/>
        <w:rPr>
          <w:rFonts w:eastAsia="Calibri"/>
        </w:rPr>
      </w:pPr>
    </w:p>
    <w:p w14:paraId="50169F2E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L. SS. R. |</w:t>
      </w:r>
    </w:p>
    <w:p w14:paraId="0EE59A21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35</w:t>
      </w:r>
    </w:p>
    <w:p w14:paraId="1956A57A" w14:textId="77777777" w:rsidR="005E6384" w:rsidRPr="002A6193" w:rsidRDefault="00E54E37" w:rsidP="005E6384">
      <w:pPr>
        <w:jc w:val="center"/>
        <w:rPr>
          <w:rFonts w:eastAsia="Calibri"/>
        </w:rPr>
      </w:pPr>
      <w:r w:rsidRPr="002A6193">
        <w:rPr>
          <w:rFonts w:eastAsia="Calibri"/>
        </w:rPr>
        <w:t>30 aprile 1618, L’Aia (cc. 119r-124v)</w:t>
      </w:r>
    </w:p>
    <w:p w14:paraId="2C1709B8" w14:textId="77777777" w:rsidR="005E6384" w:rsidRPr="002A6193" w:rsidRDefault="005E6384" w:rsidP="005E6384">
      <w:pPr>
        <w:jc w:val="center"/>
        <w:rPr>
          <w:rFonts w:eastAsia="Calibri"/>
        </w:rPr>
      </w:pPr>
    </w:p>
    <w:p w14:paraId="0ADCADDD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119r /</w:t>
      </w:r>
    </w:p>
    <w:p w14:paraId="4F06BED7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n° 30 sola |</w:t>
      </w:r>
    </w:p>
    <w:p w14:paraId="50D429DA" w14:textId="77777777" w:rsidR="005E6384" w:rsidRPr="002A6193" w:rsidRDefault="005E6384" w:rsidP="005E6384">
      <w:pPr>
        <w:rPr>
          <w:rFonts w:eastAsia="Calibri"/>
        </w:rPr>
      </w:pPr>
    </w:p>
    <w:p w14:paraId="765671AD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6D53DFB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non tengo questa settimana lettera della Serenità vostra, et presu-|pongo, che li giorni santi nelli quali ad altro si attende | habbino ciò causato. Io hoggi otto scrissi a vostra Serenità | che speravo, che alla fine della presente settimana tutte le | navi già dovessero esser all’ordine, et alla vela in mare; ma come nel principio li</w:t>
      </w:r>
      <w:r w:rsidRPr="002A6193">
        <w:rPr>
          <w:rFonts w:eastAsia="Calibri"/>
          <w:vertAlign w:val="superscript"/>
        </w:rPr>
        <w:footnoteReference w:id="508"/>
      </w:r>
      <w:r w:rsidRPr="002A6193">
        <w:rPr>
          <w:rFonts w:eastAsia="Calibri"/>
        </w:rPr>
        <w:t xml:space="preserve"> giacci interdissero</w:t>
      </w:r>
      <w:r w:rsidRPr="002A6193">
        <w:rPr>
          <w:rFonts w:eastAsia="Calibri"/>
          <w:vertAlign w:val="superscript"/>
        </w:rPr>
        <w:footnoteReference w:id="509"/>
      </w:r>
      <w:r w:rsidRPr="002A6193">
        <w:rPr>
          <w:rFonts w:eastAsia="Calibri"/>
        </w:rPr>
        <w:t xml:space="preserve"> | il calafatar dei vasselli; doppo dalle acque magre | sono stati impediti per</w:t>
      </w:r>
      <w:r w:rsidRPr="002A6193">
        <w:rPr>
          <w:rFonts w:eastAsia="Calibri"/>
          <w:vertAlign w:val="superscript"/>
        </w:rPr>
        <w:footnoteReference w:id="510"/>
      </w:r>
      <w:r w:rsidRPr="002A6193">
        <w:rPr>
          <w:rFonts w:eastAsia="Calibri"/>
        </w:rPr>
        <w:t xml:space="preserve"> passar le secche; così tutti | questi giorni sono stati venti crudelissimi, et piog-|gie continuate, le quali hanno causato, che non si | sono potute caricar le provisioni de’ viveri, le mu-|nitioni, le artiglierie, et altro. Par che l’aria | aridi a’ Spagnuoli, et vadi facendo corso alla mia | poco buona fortuna; ma lodato Iddio il tempo | si è pur rimesso da hieri a sera in qua al buono. | Avanti hieri andai in diligenza a Roterdam per veder | pure se fosse possibile, che s’imbarcassero le provisioni | in quelle tre navi, che sono nella Mosa. Fui sopra | ognuna di esse, andai visitando quello che più |</w:t>
      </w:r>
    </w:p>
    <w:p w14:paraId="45BBA3C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119v /</w:t>
      </w:r>
    </w:p>
    <w:p w14:paraId="4A874A8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vi mancava, trovai, che ’l più era il biscotto, che li | capitani dei vasselli mi hanno detto non haver potuto | né osato imbarcare per le continue pioggie; perché | se per caso una parte di questo si fosse bagnata | sarebbe stato il metter a rischio per mandar a | male tutto il resto; pregandomi, ch’io havessi | patienza, perché non poteva mai il tempo star | così continuato in questa stagione. Come ho riverentemente | detto par che ’l tempo vogli fermarsi al buono, et per | tanto si anderà caricando, et hieri lasciai a bordo | de’ vasselli robbe, che si caricavano non ostante la | giornata della domenica, et questa mattina una | delle navi doveva prender il carico della soldatesca | la quale hoggi quarto giorno si trova in un | piccolo vassello nella detta riviera. |</w:t>
      </w:r>
    </w:p>
    <w:p w14:paraId="43432E8E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Tornai hiersera all’Haya per far il presente dispaccio | a vostra Serenità, et ho lasciato a Roterdam</w:t>
      </w:r>
      <w:r w:rsidRPr="002A6193">
        <w:rPr>
          <w:rFonts w:eastAsia="Calibri"/>
          <w:vertAlign w:val="superscript"/>
        </w:rPr>
        <w:footnoteReference w:id="511"/>
      </w:r>
      <w:r w:rsidRPr="002A6193">
        <w:rPr>
          <w:rFonts w:eastAsia="Calibri"/>
        </w:rPr>
        <w:t xml:space="preserve"> Antonio | Luz perché soleciti, né parti di là che non vegga | le cose ridotte in stato d’ispeditione et per mercordì |</w:t>
      </w:r>
    </w:p>
    <w:p w14:paraId="035DCDB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120r /</w:t>
      </w:r>
    </w:p>
    <w:p w14:paraId="40A89315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prossimo mi hanno promesso che faranno tutto lo sforzo | perché tutto sia pronto, et saranno imbarcati nelle | altre doi navi centocinquanta fanti, et si farà | in quello stesso giorno la revista delle genti per | far poiché sortino nel medesimo tempo se ’l vento | sarà buono fuori della detta riviera. |</w:t>
      </w:r>
    </w:p>
    <w:p w14:paraId="1E1F64A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Mi preparo per passare in Amsterdam, ove sono chiamato | per dover con quei signori accordar tutte le cose; et di quelle in particolare, che trovano haver in sé qualche | difficoltà, che però non specificano prego Iddio che | mi aiuti. Di là anderò in Tessel, per riveder pure | quei nuovi vasselli, le genti di essi, et</w:t>
      </w:r>
      <w:r w:rsidRPr="002A6193">
        <w:rPr>
          <w:rFonts w:eastAsia="Calibri"/>
          <w:vertAlign w:val="superscript"/>
        </w:rPr>
        <w:footnoteReference w:id="512"/>
      </w:r>
      <w:r w:rsidRPr="002A6193">
        <w:rPr>
          <w:rFonts w:eastAsia="Calibri"/>
        </w:rPr>
        <w:t xml:space="preserve"> il resto | delle militie, et di tutte darò parte alla Serenità vostra | che piaccia a Dio benedetto, che vagli</w:t>
      </w:r>
      <w:r w:rsidRPr="002A6193">
        <w:rPr>
          <w:rFonts w:eastAsia="Calibri"/>
          <w:vertAlign w:val="superscript"/>
        </w:rPr>
        <w:footnoteReference w:id="513"/>
      </w:r>
      <w:r w:rsidRPr="002A6193">
        <w:rPr>
          <w:rFonts w:eastAsia="Calibri"/>
        </w:rPr>
        <w:t xml:space="preserve"> ad | apportarle</w:t>
      </w:r>
      <w:r w:rsidRPr="002A6193">
        <w:rPr>
          <w:rFonts w:eastAsia="Calibri"/>
          <w:vertAlign w:val="superscript"/>
        </w:rPr>
        <w:footnoteReference w:id="514"/>
      </w:r>
      <w:r w:rsidRPr="002A6193">
        <w:rPr>
          <w:rFonts w:eastAsia="Calibri"/>
        </w:rPr>
        <w:t xml:space="preserve"> maggior gusto, che forse non faranno | le presenti. Quello, che mi consola è che almeno | vostra Serenità haverà il rinforzo alla sua armata | delle navi</w:t>
      </w:r>
      <w:r w:rsidRPr="002A6193">
        <w:rPr>
          <w:rFonts w:eastAsia="Calibri"/>
          <w:vertAlign w:val="superscript"/>
        </w:rPr>
        <w:footnoteReference w:id="515"/>
      </w:r>
      <w:r w:rsidRPr="002A6193">
        <w:rPr>
          <w:rFonts w:eastAsia="Calibri"/>
        </w:rPr>
        <w:t xml:space="preserve"> d’Inghilterra, et seguiteranno poi queste | coll’aiuto di sua divina Maestà. | </w:t>
      </w:r>
    </w:p>
    <w:p w14:paraId="3565DE5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120v /</w:t>
      </w:r>
    </w:p>
    <w:p w14:paraId="2010ABB8" w14:textId="201A8E73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lastRenderedPageBreak/>
        <w:t>Ho avviso, che l’Alagambe è stato in Encusen hieri otto | ma che è partito senza sapersi che habbi noleggiato | né comprò alcun vassello; né meno che habbi | lasciato alcun ordine per tal effetto. A quei signori dell’|Amiralità ho rescritto, et ispedito con qualche diligenza | che mirino bene perché costui non haverà fatto il viag-|gio per niente. Non ho havuta altra risposta, ma | mi prometto, che haveranno pensiero, che non succedi | alcuna cosa in deservitio di vostra Serenità come sono assicu-|rato dalla parte di Amsterdam per lettere arrivate | hieri, che la si sarebbono dati buoni ordini perché | non fosse fatta alcuna cosa a profitto de’ Spagnoli, o | del vice</w:t>
      </w:r>
      <w:r w:rsidR="004055B1" w:rsidRPr="002A6193">
        <w:rPr>
          <w:rFonts w:eastAsia="Calibri"/>
        </w:rPr>
        <w:t>ré</w:t>
      </w:r>
      <w:r w:rsidRPr="002A6193">
        <w:rPr>
          <w:rFonts w:eastAsia="Calibri"/>
        </w:rPr>
        <w:t xml:space="preserve"> di Napoli, né che lascieranno che | comprino, o affittino alcune navi, et che sopra | di ciò debba riposarmi, et assicurarmi. Io non | lascierò però di tenir viva questa attestatione | di buona volontà. |</w:t>
      </w:r>
    </w:p>
    <w:p w14:paraId="3A98771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Quelli che partirono la settimana passata verso Amsterdam | per comprar vasselli, come riverentemente scrissi, funno alcuni |</w:t>
      </w:r>
    </w:p>
    <w:p w14:paraId="061D0DD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121r / </w:t>
      </w:r>
    </w:p>
    <w:p w14:paraId="23A7AC59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Francesi venuti qui con un cavallier di Malta pur | francese ispedito dal signor duca di Guisa per il quale | venerdì fece instanza l’ambasciator di sua Maestà christianissima | affine ché fosse dai signori Stati Generali permessa questa | compreda. Ma la sostanza della sua audienza fu | per indur questi signori con ufficio proprio a contentarsi, | che ’l duca di Guisa, come amiraglio destinato ad andar | per Francia contra </w:t>
      </w:r>
      <w:r w:rsidR="009F4D57" w:rsidRPr="002A6193">
        <w:rPr>
          <w:rFonts w:eastAsia="Calibri"/>
        </w:rPr>
        <w:t>c</w:t>
      </w:r>
      <w:r w:rsidRPr="002A6193">
        <w:rPr>
          <w:rFonts w:eastAsia="Calibri"/>
        </w:rPr>
        <w:t>orsari, dovesse commandar anco | alli vasselli di questi paesi, a che non si vede mi-|nima inclinatione di assentire, ancor non ha havuta | l’</w:t>
      </w:r>
      <w:r w:rsidR="007C6D37" w:rsidRPr="002A6193">
        <w:rPr>
          <w:rFonts w:eastAsia="Calibri"/>
        </w:rPr>
        <w:t>A</w:t>
      </w:r>
      <w:r w:rsidRPr="002A6193">
        <w:rPr>
          <w:rFonts w:eastAsia="Calibri"/>
        </w:rPr>
        <w:t xml:space="preserve">mbasciatore la negativa, ma tiensi per </w:t>
      </w:r>
      <w:r w:rsidR="00C83FD9" w:rsidRPr="002A6193">
        <w:rPr>
          <w:rFonts w:eastAsia="Calibri"/>
        </w:rPr>
        <w:t>f</w:t>
      </w:r>
      <w:r w:rsidRPr="002A6193">
        <w:rPr>
          <w:rFonts w:eastAsia="Calibri"/>
        </w:rPr>
        <w:t>ermo, che | l’haverà. Il detto Cavalliere ha ordine dal signor | duca di Guisa di comprar quattro buoni vasselli | armarli, et ben provisionarli: ma sono assicurato | da alcuni di questi signori, che</w:t>
      </w:r>
      <w:r w:rsidRPr="002A6193">
        <w:rPr>
          <w:rFonts w:eastAsia="Calibri"/>
          <w:vertAlign w:val="superscript"/>
        </w:rPr>
        <w:footnoteReference w:id="516"/>
      </w:r>
      <w:r w:rsidRPr="002A6193">
        <w:rPr>
          <w:rFonts w:eastAsia="Calibri"/>
        </w:rPr>
        <w:t xml:space="preserve"> si vorrà esser certi | che detti vasselli habbino certo ad esser impiegati | conforme all’instanza contra corsari. |</w:t>
      </w:r>
    </w:p>
    <w:p w14:paraId="728B8641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Ho niuna confermatione di Brusseles che della levata | de’ Valoni per Napoli non se ne vedeva ancor segno |</w:t>
      </w:r>
    </w:p>
    <w:p w14:paraId="6DAA6718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121v /</w:t>
      </w:r>
    </w:p>
    <w:p w14:paraId="3D41EABF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et veniva detto, che se il duca di Ossuna havesse voluto | che si facesse haverebbe bisognato, che mandasse de’ denari | per farla, mantenerla, et condurla; et per non haver | ispediti li recapiti necessarii si era restato di essequire; ma | che ancor si attendevano ordini di Spagna in questo | proposito, et poteva esser che fosse andata in fumo | sarebbe assai se così fosse. | </w:t>
      </w:r>
    </w:p>
    <w:p w14:paraId="24D771F0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Sono venuti avvisi che sei delle navi di questo Paese habbino | nell’Indie combatuto alla gagliarda con 18 vele | in galeoni, galere, et fregate. Doi delle navi olandesi | sono state gettate a fondo, et una terza conoscendo | essergli impossibile lo scapare si attaccò con uno dei | galeoni, et dato fuoco alla polvere andò in | aria con esso. |</w:t>
      </w:r>
    </w:p>
    <w:p w14:paraId="783AC1C7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Dicono che le dette sei navi havevano sopra un ricco | bottino di seta in particolare et parte ne era sopra le | dette tre navi andate di male, che quello ch’è stato | di buono è che si sono salvati da un millione | et seicento milla fiorini. Gl’Holandesi hanno | </w:t>
      </w:r>
    </w:p>
    <w:p w14:paraId="0128D4F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122r /</w:t>
      </w:r>
    </w:p>
    <w:p w14:paraId="167F1AA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persi circa trecento huomini, et Spagnoli intorno mille | tanto portano le lettere. |</w:t>
      </w:r>
    </w:p>
    <w:p w14:paraId="252ECD2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Le navi di qua hanno parimente rancontrato con Inglesi | che pretendendo di traficar nelle Malucche con due | navi sono state attaccate, et prese l’una un giorno | doppo l’altro. Et questi signori stano attendendo quello | che ne diranno Inglesi, tenendo per fermo che | da loro sarà sentito male; et aggiunta questo | alli altri disgusti, che riceve l’una, et l’altra | Natione per la pesca delle aringhe, et delle balene | farà crescer anco maggiormente la poca buona | volontà, et forse il desiderio</w:t>
      </w:r>
      <w:r w:rsidRPr="002A6193">
        <w:rPr>
          <w:rFonts w:eastAsia="Calibri"/>
          <w:vertAlign w:val="superscript"/>
        </w:rPr>
        <w:footnoteReference w:id="517"/>
      </w:r>
      <w:r w:rsidRPr="002A6193">
        <w:rPr>
          <w:rFonts w:eastAsia="Calibri"/>
        </w:rPr>
        <w:t xml:space="preserve"> negli Inglesi | di volersi rifare con discapito della reciproca | amicitia tra la corona della Gran Bretagna, | et queste Provincie. |</w:t>
      </w:r>
    </w:p>
    <w:p w14:paraId="0F81AEB2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Del capitano Quast s’intende, che habbi havuta, che trava-|gliar assai con corsaro, che haveva una nave | con 140 huomini. Doppo qualche difesa l’ha | vinto. Quaranta sono restati morti sopra la nave |</w:t>
      </w:r>
    </w:p>
    <w:p w14:paraId="7D17AA1B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lastRenderedPageBreak/>
        <w:t>/ 122v /</w:t>
      </w:r>
    </w:p>
    <w:p w14:paraId="0FE5C24A" w14:textId="5DFFC693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ottanta ne ha gettati in mare, et</w:t>
      </w:r>
      <w:r w:rsidRPr="002A6193">
        <w:rPr>
          <w:rFonts w:eastAsia="Calibri"/>
          <w:vertAlign w:val="superscript"/>
        </w:rPr>
        <w:footnoteReference w:id="518"/>
      </w:r>
      <w:r w:rsidRPr="002A6193">
        <w:rPr>
          <w:rFonts w:eastAsia="Calibri"/>
        </w:rPr>
        <w:t xml:space="preserve"> vinti che erano Spagnoli | in virtù delle capitolationi ha liberati, et messi in terra | et esso Quast doverà esser ben presto qui ispettandosi | di giorno in giorno. | </w:t>
      </w:r>
    </w:p>
    <w:p w14:paraId="7C5B3F1C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Si vano alestendo, et già sono quasi del tutto ad ordine | le navi da guerra di questi signori per andar contra </w:t>
      </w:r>
      <w:r w:rsidR="009F4D57" w:rsidRPr="002A6193">
        <w:rPr>
          <w:rFonts w:eastAsia="Calibri"/>
        </w:rPr>
        <w:t>c</w:t>
      </w:r>
      <w:r w:rsidRPr="002A6193">
        <w:rPr>
          <w:rFonts w:eastAsia="Calibri"/>
        </w:rPr>
        <w:t>orsari | et la medesima causa, et impedimento, che ha trattenuto | il preparar di quelle di vostra Serenità; ha anco trattenuto | quello di queste onde credo, che servirà il tempo | perché escano unitamente, se bene haverà ordine | l’Amiraglio uscito ch’egli sia di proseguire speditamente | il viaggio, come è mente della Serenità vostra. |</w:t>
      </w:r>
    </w:p>
    <w:p w14:paraId="53911825" w14:textId="3BD6A92D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È arrivato in questo luoco il vescovo di Oranges venuto | a riconoscer questo signor Principe, et per stabilir le cose | toccanti alla catholica religione in quel Principato | nelle quali si promette il detto Vescovo, che non vi | sarà alcuna inovatione. È stato caramente accettato | dal signor Principe, lo accarezza, fu hiermattina a | desinar col’Eccellenza sua, et gli usa ogni buon trattamento. Il nontio |</w:t>
      </w:r>
    </w:p>
    <w:p w14:paraId="005830C4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123r /</w:t>
      </w:r>
    </w:p>
    <w:p w14:paraId="52538334" w14:textId="7C21E838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in Brusseles ha intesa mal volentieri la sua venuta in | questa parte, dice il detto Vescovo, che vi è venuto | da sé senza participatione del Pontefice; può ben | esser che lo proferischi comportandolo così l’interesse | politico; ma viene tenuto per fermo, che o il nontio | in Francia, o il vice legato d’Avignone, ch’è al | confine gli habbi fatto capitar il placet. |</w:t>
      </w:r>
    </w:p>
    <w:p w14:paraId="68DD3DFA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Questo signor ambasciator d’Inghilterra doppo haver lasciata partir la | moglie per Londra</w:t>
      </w:r>
      <w:r w:rsidRPr="002A6193">
        <w:rPr>
          <w:rFonts w:eastAsia="Calibri"/>
          <w:vertAlign w:val="superscript"/>
        </w:rPr>
        <w:footnoteReference w:id="519"/>
      </w:r>
      <w:r w:rsidRPr="002A6193">
        <w:rPr>
          <w:rFonts w:eastAsia="Calibri"/>
        </w:rPr>
        <w:t>, sono già quattro settimane passate, | ha havuto avviso, che ’l Re gli concederà licenza per | poter per qualche mese andar</w:t>
      </w:r>
      <w:r w:rsidRPr="002A6193">
        <w:rPr>
          <w:rFonts w:eastAsia="Calibri"/>
          <w:vertAlign w:val="superscript"/>
        </w:rPr>
        <w:footnoteReference w:id="520"/>
      </w:r>
      <w:r w:rsidRPr="002A6193">
        <w:rPr>
          <w:rFonts w:eastAsia="Calibri"/>
        </w:rPr>
        <w:t xml:space="preserve"> a riveder le cose | della</w:t>
      </w:r>
      <w:r w:rsidRPr="002A6193">
        <w:rPr>
          <w:rFonts w:eastAsia="Calibri"/>
          <w:vertAlign w:val="superscript"/>
        </w:rPr>
        <w:footnoteReference w:id="521"/>
      </w:r>
      <w:r w:rsidRPr="002A6193">
        <w:rPr>
          <w:rFonts w:eastAsia="Calibri"/>
        </w:rPr>
        <w:t xml:space="preserve"> sua casa. Me lo disse avanti hieri, che fui | seco; et disse particolarmente, che andava per consultar | con medici del Paese del governo per la sua salute trovandosi | ben spesso tormentato dalla gravella. Io non m’assicuro | che questo non sia pretesto forse per liberarsi un giorno | di qua per il disgusto, ch’egli hebbe per il libro | scritto contra di lui, sopra il quale non sono state | fatte se non apparenti dismostrationi. |</w:t>
      </w:r>
    </w:p>
    <w:p w14:paraId="0A9F911E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/ 123v /</w:t>
      </w:r>
    </w:p>
    <w:p w14:paraId="268ED197" w14:textId="77777777" w:rsidR="005E6384" w:rsidRPr="002A6193" w:rsidRDefault="00E54E37" w:rsidP="005E6384">
      <w:pPr>
        <w:jc w:val="both"/>
        <w:rPr>
          <w:rFonts w:eastAsia="Calibri"/>
        </w:rPr>
      </w:pPr>
      <w:r w:rsidRPr="002A6193">
        <w:rPr>
          <w:rFonts w:eastAsia="Calibri"/>
        </w:rPr>
        <w:t>È risoluta l’ambasciata per Danimarca per levar dall’| animo di quel Re l’impressione ch’egli ha di far pagar | gabella alle mercantie, che di qua partiranno, et | passeranno per il Sent. Saranno tre ambasciatori | il conte di Colemburgh principalissimo signore di Gheldria, | et</w:t>
      </w:r>
      <w:r w:rsidRPr="002A6193">
        <w:rPr>
          <w:rFonts w:eastAsia="Calibri"/>
          <w:vertAlign w:val="superscript"/>
        </w:rPr>
        <w:footnoteReference w:id="522"/>
      </w:r>
      <w:r w:rsidRPr="002A6193">
        <w:rPr>
          <w:rFonts w:eastAsia="Calibri"/>
        </w:rPr>
        <w:t xml:space="preserve"> doi pensionarii l’uno di Dordrechet, et l’altro | di Amsterdam. Li quali tutti si vanno mettendo ad ordine | per dover partire subito che da signori Stati haveranno | la loro commissione. A queste saranno aggiunte le</w:t>
      </w:r>
      <w:r w:rsidRPr="002A6193">
        <w:rPr>
          <w:rFonts w:eastAsia="Calibri"/>
          <w:vertAlign w:val="superscript"/>
        </w:rPr>
        <w:footnoteReference w:id="523"/>
      </w:r>
      <w:r w:rsidRPr="002A6193">
        <w:rPr>
          <w:rFonts w:eastAsia="Calibri"/>
        </w:rPr>
        <w:t xml:space="preserve"> lettere replicate</w:t>
      </w:r>
      <w:r w:rsidRPr="002A6193">
        <w:rPr>
          <w:rFonts w:eastAsia="Calibri"/>
          <w:vertAlign w:val="superscript"/>
        </w:rPr>
        <w:footnoteReference w:id="524"/>
      </w:r>
      <w:r w:rsidRPr="002A6193">
        <w:rPr>
          <w:rFonts w:eastAsia="Calibri"/>
        </w:rPr>
        <w:t xml:space="preserve"> d’hoggi otto | n° 28, et 29 ispedite a me di Anversa. Gratie etc. |</w:t>
      </w:r>
    </w:p>
    <w:p w14:paraId="500B4F58" w14:textId="77777777" w:rsidR="005E6384" w:rsidRPr="002A6193" w:rsidRDefault="005E6384" w:rsidP="005E6384">
      <w:pPr>
        <w:jc w:val="both"/>
        <w:rPr>
          <w:rFonts w:eastAsia="Calibri"/>
        </w:rPr>
      </w:pPr>
    </w:p>
    <w:p w14:paraId="5CEFB35E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Dall’Haya all’ultimo di aprile 1618 |</w:t>
      </w:r>
    </w:p>
    <w:p w14:paraId="72C0F32A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di vostra Serenità |</w:t>
      </w:r>
    </w:p>
    <w:p w14:paraId="6F3D802D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humilissimo, et devotissimo servitore |</w:t>
      </w:r>
    </w:p>
    <w:p w14:paraId="256B2A2C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1B3D9C26" w14:textId="77777777" w:rsidR="005E6384" w:rsidRPr="002A6193" w:rsidRDefault="005E6384" w:rsidP="005E6384">
      <w:pPr>
        <w:rPr>
          <w:rFonts w:eastAsia="Calibri"/>
        </w:rPr>
      </w:pPr>
    </w:p>
    <w:p w14:paraId="259C2031" w14:textId="77777777" w:rsidR="005E6384" w:rsidRPr="002A6193" w:rsidRDefault="00E54E37" w:rsidP="005E6384">
      <w:pPr>
        <w:rPr>
          <w:rFonts w:eastAsia="Calibri"/>
        </w:rPr>
      </w:pPr>
      <w:r w:rsidRPr="002A6193">
        <w:rPr>
          <w:rFonts w:eastAsia="Calibri"/>
        </w:rPr>
        <w:t>/ 124r /</w:t>
      </w:r>
    </w:p>
    <w:p w14:paraId="718BCF17" w14:textId="77777777" w:rsidR="005E6384" w:rsidRPr="002A6193" w:rsidRDefault="00E54E37" w:rsidP="005E6384">
      <w:pPr>
        <w:rPr>
          <w:rFonts w:eastAsia="Calibri"/>
          <w:i/>
        </w:rPr>
      </w:pPr>
      <w:r w:rsidRPr="002A6193">
        <w:rPr>
          <w:rFonts w:eastAsia="Calibri"/>
          <w:i/>
        </w:rPr>
        <w:t>Bianca</w:t>
      </w:r>
    </w:p>
    <w:p w14:paraId="1B9496A6" w14:textId="77777777" w:rsidR="005E6384" w:rsidRPr="002A6193" w:rsidRDefault="005E6384" w:rsidP="005E6384">
      <w:pPr>
        <w:rPr>
          <w:rFonts w:eastAsia="Calibri"/>
        </w:rPr>
      </w:pPr>
    </w:p>
    <w:p w14:paraId="2E642A5C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124v /</w:t>
      </w:r>
    </w:p>
    <w:p w14:paraId="53B9CCE9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19F6D70C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n° 30 sola |</w:t>
      </w:r>
    </w:p>
    <w:p w14:paraId="2DA49704" w14:textId="77777777" w:rsidR="005E6384" w:rsidRPr="002A6193" w:rsidRDefault="005E6384" w:rsidP="002E7B13">
      <w:pPr>
        <w:jc w:val="both"/>
        <w:rPr>
          <w:rFonts w:eastAsia="Calibri"/>
        </w:rPr>
      </w:pPr>
    </w:p>
    <w:p w14:paraId="1E423C03" w14:textId="77777777" w:rsidR="005E6384" w:rsidRPr="002A6193" w:rsidRDefault="00E54E37" w:rsidP="002E7B13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Sigillo e tracce di sigilli</w:t>
      </w:r>
    </w:p>
    <w:p w14:paraId="6E050479" w14:textId="77777777" w:rsidR="005E6384" w:rsidRPr="002A6193" w:rsidRDefault="005E6384" w:rsidP="002E7B13">
      <w:pPr>
        <w:jc w:val="both"/>
        <w:rPr>
          <w:rFonts w:eastAsia="Calibri"/>
        </w:rPr>
      </w:pPr>
    </w:p>
    <w:p w14:paraId="51897770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  <w:i/>
        </w:rPr>
      </w:pPr>
      <w:r w:rsidRPr="002A6193">
        <w:rPr>
          <w:rFonts w:eastAsia="Calibri"/>
          <w:i/>
        </w:rPr>
        <w:t>Regesto antico</w:t>
      </w:r>
    </w:p>
    <w:p w14:paraId="21B7E9AB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</w:rPr>
        <w:t>/ 1</w:t>
      </w:r>
      <w:r w:rsidR="002E7B13" w:rsidRPr="002A6193">
        <w:rPr>
          <w:rFonts w:eastAsia="Calibri"/>
        </w:rPr>
        <w:t>24</w:t>
      </w:r>
      <w:r w:rsidRPr="002A6193">
        <w:rPr>
          <w:rFonts w:eastAsia="Calibri"/>
        </w:rPr>
        <w:t>vC /</w:t>
      </w:r>
    </w:p>
    <w:p w14:paraId="278C00C4" w14:textId="77777777" w:rsidR="005E6384" w:rsidRPr="002A6193" w:rsidRDefault="00E54E37" w:rsidP="002E7B13">
      <w:pPr>
        <w:widowControl w:val="0"/>
        <w:suppressAutoHyphens/>
        <w:jc w:val="both"/>
        <w:rPr>
          <w:rFonts w:eastAsia="Calibri"/>
        </w:rPr>
      </w:pPr>
      <w:r w:rsidRPr="002A6193">
        <w:rPr>
          <w:rFonts w:eastAsia="Calibri"/>
          <w:smallCaps/>
        </w:rPr>
        <w:t>30</w:t>
      </w:r>
      <w:r w:rsidRPr="002A6193">
        <w:rPr>
          <w:rFonts w:eastAsia="Calibri"/>
        </w:rPr>
        <w:t xml:space="preserve"> aprile</w:t>
      </w:r>
      <w:r w:rsidRPr="002A6193">
        <w:rPr>
          <w:rFonts w:eastAsia="Calibri"/>
          <w:smallCaps/>
        </w:rPr>
        <w:t xml:space="preserve"> </w:t>
      </w:r>
      <w:r w:rsidRPr="002A6193">
        <w:rPr>
          <w:rFonts w:eastAsia="Calibri"/>
        </w:rPr>
        <w:t>1618 ricevuta a’ 16 maggio |</w:t>
      </w:r>
    </w:p>
    <w:p w14:paraId="41062928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Haya sola n° 30 | </w:t>
      </w:r>
    </w:p>
    <w:p w14:paraId="2465C816" w14:textId="77777777" w:rsidR="005E6384" w:rsidRPr="002A6193" w:rsidRDefault="005E6384" w:rsidP="002E7B13">
      <w:pPr>
        <w:jc w:val="both"/>
        <w:rPr>
          <w:rFonts w:eastAsia="Calibri"/>
        </w:rPr>
      </w:pPr>
    </w:p>
    <w:p w14:paraId="6FB9C4B0" w14:textId="77777777" w:rsidR="005E6384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L. SS. R. | </w:t>
      </w:r>
    </w:p>
    <w:p w14:paraId="44BB85D4" w14:textId="77777777" w:rsidR="004F158F" w:rsidRPr="002A6193" w:rsidRDefault="004F158F" w:rsidP="00211A7E">
      <w:pPr>
        <w:jc w:val="both"/>
        <w:sectPr w:rsidR="004F158F" w:rsidRPr="002A6193">
          <w:headerReference w:type="default" r:id="rId10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6909F373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n. 36</w:t>
      </w:r>
    </w:p>
    <w:p w14:paraId="3DCD7006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8 maggio 1618, Amsterdam (cc. 125r-130v)</w:t>
      </w:r>
    </w:p>
    <w:p w14:paraId="0D4F6994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A920C9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125r /</w:t>
      </w:r>
    </w:p>
    <w:p w14:paraId="0FFA9F3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31 sola |</w:t>
      </w:r>
    </w:p>
    <w:p w14:paraId="1CBA6243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5586C0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1C35DBA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è fin da sabbato passato, che mi trovo in questa città per | superar tutte le difficoltà per la compita speditione del negotio | che ho per le mani. Sono elle di pretentione dei capitani | dei vasselli per spese straordinarie accostumate farsi | buone alli loro capitani sopra le navi da guerra. | Hier mattina, et il doppo desinare, et questa mattina | ancora mi sono trovato con questi signori dell’Amiralità, ri-|trinciando molte cose superflue, et molte spese non | necessarie, et non ordinarie all’uso del Paese, et li deputati | in altre si sono ritrobati di risolver ciò doppo che li | vasselli saranno partiti per havervi vostra miglior consideratione. | Quanto a’ salarii hanno stimato a proposito lasciar | la lista, che havevano fatta per non causar mal | essempio, ma aggiunto a parte qualche cosa di | più; ma quanto alli capitani hanno risoluto | per il medesimo rispetto di prometter loro solamente | che se si porteranno bene nel servitio, doppo | fatto, li faranno un donativo, che importerà | la summa di dieci in quindeci fiorini più per mese | quando dalla Serenità vostra non li sia fatto. Io non | aggiungerò quello di più, che mi è occorso di | difficoltà in questo negotio per non attediar l’Eccellenze vostre |</w:t>
      </w:r>
    </w:p>
    <w:p w14:paraId="59397B7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125v /</w:t>
      </w:r>
    </w:p>
    <w:p w14:paraId="0D41D16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sono state molte; ma possono esser certe, che tutte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25"/>
      </w:r>
      <w:r w:rsidRPr="002A6193">
        <w:rPr>
          <w:rFonts w:eastAsia="NSimSun"/>
          <w:kern w:val="2"/>
          <w:lang w:eastAsia="hi-IN" w:bidi="hi-IN"/>
        </w:rPr>
        <w:t xml:space="preserve"> | procuro superare per quanto mi è possibile al maggior | vantaggio del publico; senza causar dilatione al negotio. | </w:t>
      </w:r>
    </w:p>
    <w:p w14:paraId="310C3CF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Dimani o giovedì è posto l’ordine per andar in Tessel | a dar la mostra generale. Verrà meco uno, o doi | di questi deputati, et di là se ’l vento sarà buono | spero in un istesso tempo veder far vela alli vasselli. |</w:t>
      </w:r>
    </w:p>
    <w:p w14:paraId="3D8B4E3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Doppo l’ispeditione delle mie ultime lettere n° 30 che saranno | qui aggiunte in copia, et ispedii per questa stradda | alla volta di Colonia fui di nuovo a Roterdam, per quivi | colla mia presenza far che gl’ordini precedentemente dati | havessero maggior vigore nell’essecutione; et prima del | partir dell’Haya ho anco lasciati al signor Antonio Luz | commissioni espresse di far partir da quella riva per | andar alla Brilla li tre vasselli, et mi ha scritto | che dovevano hieri a sera calar la riviera, et essendo | buon vento uscir in mare, et ridursi a Valmua | in Inghilterra porto proprio, et accomodato per attender | quivi l’Amiraglio con gl’altri nuove vasselli. |</w:t>
      </w:r>
    </w:p>
    <w:p w14:paraId="2445155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Confesso alla Serenità vostra che credevo haver dilatione di | tempo; ma non tale quale la congiuntura de’ | tempi, la stagione stravagante, l’aere straordinaria, | </w:t>
      </w:r>
    </w:p>
    <w:p w14:paraId="095141C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126r /</w:t>
      </w:r>
    </w:p>
    <w:p w14:paraId="0D55B44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et la qualità di queste genti di Marina interessatissime me | l’hanno causata. |</w:t>
      </w:r>
    </w:p>
    <w:p w14:paraId="2BF1F61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Nelle dette tre navi di Roterdam sono imbarcati li soldati | del compartimento per esse; et da questa parte del | Tessel non manca, che una sola compagnia, che | doverà esser dimani a sera a bordo; et per sdebitar | le genti dalle piazze m’è convenuto sborsar altro | denaro, onde per questo, et perché bisognano ancor | a questi signori per far li compiti pagamenti a’ marinari, | non essendo ancor maturato alcune delle lettere | di cambio, che vostra Serenità mi ha precedentemente spedite | ho convenuto far lettere di cambio di altri dieci | milla ducati da pagarsi in banco al signor Hoirott | come ha la Serenità vostra fatti tutti gli altri. |</w:t>
      </w:r>
    </w:p>
    <w:p w14:paraId="7C7A923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Con quelli delle dette lettere et di quelle, che mi sono | venute ultimamente con le sue de’ 20 del passato | sodisferò a quello che resterà. |</w:t>
      </w:r>
    </w:p>
    <w:p w14:paraId="05483B3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prezzo delle lettere ricevute questa settimana | arrivando a cinquanta piacchi e senza perdita | veruna di vostra Serenità per dar li noli a questi patroni | dei vasselli, et spero, che anderà anco crescendo | al vantaggio di lei; et per tanto si compiacerà |</w:t>
      </w:r>
    </w:p>
    <w:p w14:paraId="3F14BB4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/ 126v /</w:t>
      </w:r>
    </w:p>
    <w:p w14:paraId="19611D6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non intermetter il farmi far rimessa mentre ha il cambio | buono a questo prezzo di cento grossi, o cinquanta piacchi | 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26"/>
      </w:r>
      <w:r w:rsidRPr="002A6193">
        <w:rPr>
          <w:rFonts w:eastAsia="NSimSun"/>
          <w:kern w:val="2"/>
          <w:lang w:eastAsia="hi-IN" w:bidi="hi-IN"/>
        </w:rPr>
        <w:t xml:space="preserve"> a più come la ragione mi deta, che | habbi a crescer. Non potrei dir a vostra Serenità quanto | di riputatione le habbi apportato questo cambio, che | mi ha fatto havere; ma li mercanti non ne sono molto | contenti: perché si leva loro il guadagno, che altrimenti | facevano nelle rimesse. |</w:t>
      </w:r>
    </w:p>
    <w:p w14:paraId="3DB2FD39" w14:textId="77459644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Il capitan </w:t>
      </w:r>
      <w:r w:rsidR="00F52900" w:rsidRPr="002A6193">
        <w:rPr>
          <w:rFonts w:eastAsia="NSimSun"/>
          <w:kern w:val="2"/>
          <w:lang w:eastAsia="hi-IN" w:bidi="hi-IN"/>
        </w:rPr>
        <w:t>J</w:t>
      </w:r>
      <w:r w:rsidRPr="002A6193">
        <w:rPr>
          <w:rFonts w:eastAsia="NSimSun"/>
          <w:kern w:val="2"/>
          <w:lang w:eastAsia="hi-IN" w:bidi="hi-IN"/>
        </w:rPr>
        <w:t>oast Harinton patrone di uno dei vasselli | ch’è in servitio di vostra Serenità venuto a Roterdam in | 22 giorni è andato non solamente mostrando per quella | città la catena della quale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27"/>
      </w:r>
      <w:r w:rsidRPr="002A6193">
        <w:rPr>
          <w:rFonts w:eastAsia="NSimSun"/>
          <w:kern w:val="2"/>
          <w:lang w:eastAsia="hi-IN" w:bidi="hi-IN"/>
        </w:rPr>
        <w:t xml:space="preserve"> gli ha fatto presente | ma anco pubblicando da per tutto la sodisfattione | che ha ricevuto egli, et ricevono gl’altri capitani di | questo Paese in servitio della Serenità vostra, il che ha giovato | grandemente al vantaggio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28"/>
      </w:r>
      <w:r w:rsidRPr="002A6193">
        <w:rPr>
          <w:rFonts w:eastAsia="NSimSun"/>
          <w:kern w:val="2"/>
          <w:lang w:eastAsia="hi-IN" w:bidi="hi-IN"/>
        </w:rPr>
        <w:t xml:space="preserve"> di lei; et a me mentre m[i] | trovai lì è venuto a far molte offerte, et che | volentieri s’impegnerà in quello lo vorrò adoperare. | Mi ha pregato di lasciarli metter sopra la nave | tre gomene, et qualche vele per servitio della sua | nave, le quali prima che arrivasse erano compre</w:t>
      </w:r>
      <w:r w:rsidR="00D26F02" w:rsidRPr="002A6193">
        <w:rPr>
          <w:rStyle w:val="FootnoteReference"/>
          <w:rFonts w:eastAsia="NSimSun"/>
          <w:kern w:val="2"/>
          <w:lang w:eastAsia="hi-IN" w:bidi="hi-IN"/>
        </w:rPr>
        <w:footnoteReference w:id="529"/>
      </w:r>
      <w:r w:rsidRPr="002A6193">
        <w:rPr>
          <w:rFonts w:eastAsia="NSimSun"/>
          <w:kern w:val="2"/>
          <w:lang w:eastAsia="hi-IN" w:bidi="hi-IN"/>
        </w:rPr>
        <w:t xml:space="preserve"> | io vedendo, che parimente era servitio di vostra Serenità |</w:t>
      </w:r>
    </w:p>
    <w:p w14:paraId="16A93BA4" w14:textId="2F1B4DD8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127r / </w:t>
      </w:r>
    </w:p>
    <w:p w14:paraId="7561C47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glielo ho permesso, come anco ho permesso, che ad Encu-|sen un mercante carichi (se però potranno capire) | cento vinti remi da galera tutti compiti con suoi for-|nimenti, li quali stimando, che possino riuscir proprii | per distribuir sopra le galere li ho accordati a 6 | fiorini l’uno, che 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0"/>
      </w:r>
      <w:r w:rsidRPr="002A6193">
        <w:rPr>
          <w:rFonts w:eastAsia="NSimSun"/>
          <w:kern w:val="2"/>
          <w:lang w:eastAsia="hi-IN" w:bidi="hi-IN"/>
        </w:rPr>
        <w:t xml:space="preserve"> moneta di Venetia rive-|niranno intorno a quindeci in sedici lire per cadua remo | ma con libertà però per la Serenità vostra che siano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1"/>
      </w:r>
      <w:r w:rsidRPr="002A6193">
        <w:rPr>
          <w:rFonts w:eastAsia="NSimSun"/>
          <w:kern w:val="2"/>
          <w:lang w:eastAsia="hi-IN" w:bidi="hi-IN"/>
        </w:rPr>
        <w:t xml:space="preserve"> | rifiutati da’ suoi rappresentanti quando non saranno | trovati sufficienti al servitio. Et in tal caso di per-|metter al venditore, che li vendi a’ suoi sudditi | o a chi ella stimerà proprio, o di concederli il | transportarseli; ma con questo, che resteranno essenti | in ogni caso da nolo, et da datio, come sta nella | scrittura fatta a tal effetto, che manderò a vostra Serenità | se li remi saranno imbarcati. |</w:t>
      </w:r>
    </w:p>
    <w:p w14:paraId="42B9EFE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Ho inteso con particolar contento, che ella Serenità si sia sollevata | dalle instanze del conte di Levenstein, et habbi superate le | pretensioni sue. È stato questo inteso qui con | sodisfatione di quelli, che interessati col Conte nei | crediti, che hanno seco sperano pur un giorno | esser sollevati dal danno, che sin qua patiscono di |</w:t>
      </w:r>
    </w:p>
    <w:p w14:paraId="72363F0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127v /</w:t>
      </w:r>
    </w:p>
    <w:p w14:paraId="261CA08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haver dato il suo senza haverne potuto ritrar ancora alcun | pagamento. Vostra Serenità senz’altro far il disconto | con il detto signor colonello Levenstein dei soldati, che ha | mancato di condur fino al numero dei tremilla confor-|me al suo obligo: perché doppo di egli partì di Delfeil | havendo lasciata una nave, che ne levasse doicento | o trecento di un tal capitano Rosburch esso ne inviò | da centocinquanta in circa (se però vi arrivavano) | li quali ridotti in nave, vedendo non comparir il Capitano | et pretendendo denari, o qualche camise, o altre | commodità, et vedendo non poterle havere se ne fuggirono | fomentati anco da qualche marinaro; et così fecero | anco alcuni matelotti, che haveva già il detto singor Conte | fatti levare, et condur a Delfeil di maniera che | il vassello restò vuoto, et è uno di quelli che | hora vengono in servitio di vostra Serenità noleggiato da quelli | dell’amiralità di Roterdam. Altre genti al certo | non sono partite da questi porti di ragione del detto | Conte; poiché anco un’altra nave, che haveva noleg-|giato ad Encusen per mettervi gente sopra, non | havendo il carico è partita per Spagna per caricar di | zuccari, et farà il viaggio per cotesta piazza; et in |</w:t>
      </w:r>
    </w:p>
    <w:p w14:paraId="3347ECE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128r /</w:t>
      </w:r>
    </w:p>
    <w:p w14:paraId="6958562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tutto il mancamento è nato da quell’Alessandro Vandembergh | che haveva il carico dal Conte che falito, et prigione, et | falito anco doppo il Quingetti ha causato il disordine | intero, et la poca </w:t>
      </w:r>
      <w:r w:rsidRPr="002A6193">
        <w:rPr>
          <w:rFonts w:eastAsia="NSimSun"/>
          <w:kern w:val="2"/>
          <w:lang w:eastAsia="hi-IN" w:bidi="hi-IN"/>
        </w:rPr>
        <w:lastRenderedPageBreak/>
        <w:t>riputatione et già perdita di esso signor conte | di Levenstein, che haveva certo l’animo inclinato a far | servitio a vostra Serenità ma è stato ingannato nella sua opinio-|ne, et nella troppo credenza, che ha prestata al detto | Vanderbergh ch’è quanto mi occorre dir riverente-|mente alla Serenità vostra in questo particolare per essecutione | del suo commandamento. |</w:t>
      </w:r>
    </w:p>
    <w:p w14:paraId="7CEDCFC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Fu all’Haya un luocotenente del capitan Schiavelinchi per haver | permissione di passaggio per sessanta, o settanta cavalli | da condor per servitio di vostra Serenità dovendo far il transito per | Gheldria. L’instanza sua fu rimessa al signor principe | Mauritio, che volontieri gli concesse la patente, et | è partito esso luogotenente et già deve haver fatto buon | camino per condursi verso il paese dei signori Grisoni per dove | ha la commissione di passar con detta cavalleria. |</w:t>
      </w:r>
    </w:p>
    <w:p w14:paraId="4A49460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Venne a trovarmi, mi mostrò la copia della patente | che essendo sottoscritta dal signor secretario Anselmi, se bene non | feci in publico alcun ufficio: perché non tenevo di ciò notitia | alcuna da vostra Serenità: operai nondimeno col Presidente |</w:t>
      </w:r>
    </w:p>
    <w:p w14:paraId="780F9B7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128v /</w:t>
      </w:r>
    </w:p>
    <w:p w14:paraId="09CBC47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et più mandai al signor principe Mauritio per coadiuvar all’|instanza di lui. |</w:t>
      </w:r>
    </w:p>
    <w:p w14:paraId="693C4DCF" w14:textId="14319673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Ho accordato con quel Capitano scocese del quale scrissi alla | Serenità vostra la passata settimana, che si è contentato | haver vinticinque fiorini al mese di trattamento, che li | ho ridotti nella sua patente a dieci ducati di Venetia | per mese moneta corrente, et li durerà questa provi-|sione per il tempo della guerra, et cinque mesi doppo | ne li comincierà, che all’arrivo, che farà all’armata | et al presentarsi all’eccellentissimo signor Capitan general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are | per aspettar poi di esser impiegato, et haver quel | maggior argumento di che la munificenza della | Serenità vostra lo stimerà degno per l’antica intelligenza | ch’egli ha della professione dell’armi; et li ho accor-|dato, che haverà le spese franche per il viaggio, che | farà in una delle navi della Serenità vostra; come anco | ad un altro scocese buon soldato, che non haverà altro | che le spese; rimettendosi poi ad esser avanzato | nel servitio di lei; né quando haverà alcuno stipendio, ch’io | li habbi assignato. |</w:t>
      </w:r>
    </w:p>
    <w:p w14:paraId="4981FCD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Sua Eccellentia partì venerdì alla volta di Deventer nella | provincia di Ourisel per assister quivi alla convocatione |</w:t>
      </w:r>
    </w:p>
    <w:p w14:paraId="1ACD29C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129r /</w:t>
      </w:r>
    </w:p>
    <w:p w14:paraId="4BC9A70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quei Stati. Questo andar dell’Eccellenza sua a tali congre-|gationi non gusta punto a quelli del partito erniniano | perché conoscono riuscirgli pregiudiciale, et che così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2"/>
      </w:r>
      <w:r w:rsidRPr="002A6193">
        <w:rPr>
          <w:rFonts w:eastAsia="NSimSun"/>
          <w:kern w:val="2"/>
          <w:lang w:eastAsia="hi-IN" w:bidi="hi-IN"/>
        </w:rPr>
        <w:t xml:space="preserve"> si levano | insieme dall’assemblea generale di quei soggetti, che | adheriscono ad essi erminiano. |</w:t>
      </w:r>
    </w:p>
    <w:p w14:paraId="121A175B" w14:textId="2F69534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Tornerà all’Haya fra dieci giorni. Passò per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3"/>
      </w:r>
      <w:r w:rsidRPr="002A6193">
        <w:rPr>
          <w:rFonts w:eastAsia="NSimSun"/>
          <w:kern w:val="2"/>
          <w:lang w:eastAsia="hi-IN" w:bidi="hi-IN"/>
        </w:rPr>
        <w:t xml:space="preserve"> Roterdam | et ancorché quivi si facci in gran parte professione dal | </w:t>
      </w:r>
      <w:r w:rsidR="00BD67D0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agistrato di tenersi ai dogmi di Arminio in ogni | modo fu rincontrata, salutata, et con applauso | ricevuta da quel popolo. |</w:t>
      </w:r>
    </w:p>
    <w:p w14:paraId="0DFEC70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Voleva schivar l’Eccellenza sua entrar in Utrechet pur del | medesimo partito; ma furono deputati soggetti espressi | per andar ad incontrarla ad Iselstein, et di là la | condussero in Utrechet, ove fu anco accolta con appa-|renti dimostrationi di grand honore. Gratie etc. |</w:t>
      </w:r>
    </w:p>
    <w:p w14:paraId="0226A154" w14:textId="77777777" w:rsidR="00752814" w:rsidRPr="002A6193" w:rsidRDefault="00752814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F07CD1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 Amsterdam a’ 8 maggio 1618 |</w:t>
      </w:r>
    </w:p>
    <w:p w14:paraId="0952A57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vostra Serenità |</w:t>
      </w:r>
    </w:p>
    <w:p w14:paraId="42A2E87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humilissimo, et devotissimo servitore |</w:t>
      </w:r>
    </w:p>
    <w:p w14:paraId="7EBC674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1CD31764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9350FE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129v-130r /</w:t>
      </w:r>
    </w:p>
    <w:p w14:paraId="33AFC9B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79DA3F2E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44B6AF6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130v /</w:t>
      </w:r>
    </w:p>
    <w:p w14:paraId="2F7437F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1894035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31 sola |</w:t>
      </w:r>
    </w:p>
    <w:p w14:paraId="015180DF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EC9911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traccia di sigillo</w:t>
      </w:r>
    </w:p>
    <w:p w14:paraId="05CF6A3D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012B471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 xml:space="preserve">Regesto antico </w:t>
      </w:r>
    </w:p>
    <w:p w14:paraId="745323E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130vC /</w:t>
      </w:r>
    </w:p>
    <w:p w14:paraId="3494E4EB" w14:textId="66EC0726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8 </w:t>
      </w:r>
      <w:r w:rsidR="002E5722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aggio 1618 ricevute a’ 23 detto |</w:t>
      </w:r>
    </w:p>
    <w:p w14:paraId="4F1ED52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Del segretario Surian. Sola |</w:t>
      </w:r>
    </w:p>
    <w:p w14:paraId="6CE4F5F6" w14:textId="77777777" w:rsidR="00354E21" w:rsidRPr="002A6193" w:rsidRDefault="00354E21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6BCDDA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Tratta con li deputati in Amsterdam | per resecar spese superflue et si | farà partiti da Teano li vasselli | sopra 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4"/>
      </w:r>
      <w:r w:rsidRPr="002A6193">
        <w:rPr>
          <w:rFonts w:eastAsia="NSimSun"/>
          <w:kern w:val="2"/>
          <w:lang w:eastAsia="hi-IN" w:bidi="hi-IN"/>
        </w:rPr>
        <w:t xml:space="preserve"> salarii lasciano | la lista fatta per non causar mal | essemppio ma a parti agiongono | alcuna cosa. |</w:t>
      </w:r>
    </w:p>
    <w:p w14:paraId="3690DA5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A’ capitani promesso donativo | dopo, se si porteranno beni | in portata 10 in 15 fiorini più | per mese. |</w:t>
      </w:r>
    </w:p>
    <w:p w14:paraId="6E1500B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Procura super ogni difficoltà | anderà a Tessel a dar mostra. | </w:t>
      </w:r>
    </w:p>
    <w:p w14:paraId="36C84BE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È stato a Rotterdam per sollecitar | l’espeditione. |</w:t>
      </w:r>
    </w:p>
    <w:p w14:paraId="3D14F9B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Imbarco delle genti. |</w:t>
      </w:r>
    </w:p>
    <w:p w14:paraId="68BDCE8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Ha fatto lettere di cambio di ducati | 10 per non esser maturo il tempo | delle rimesse: con che sodisferà | a quello quanto resta. |</w:t>
      </w:r>
    </w:p>
    <w:p w14:paraId="54A90F7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prezzo delle lettere ricevute sarà senza | danno però sarà bene così continuar | a remetter: et le rimesse | apportano reputatione. |</w:t>
      </w:r>
    </w:p>
    <w:p w14:paraId="74C272A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Capitan Ioast Harinton pronti | di vassello publica la sodisfatione ricevuta | gli ha permesso di caricar armizi | per il suo vassello sopra le navi. |</w:t>
      </w:r>
    </w:p>
    <w:p w14:paraId="62B5ACF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Ha fatto mercato di remi da galera. |</w:t>
      </w:r>
    </w:p>
    <w:p w14:paraId="6EB94509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49A6B2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430D547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716E33E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130vD /</w:t>
      </w:r>
    </w:p>
    <w:p w14:paraId="2BC9A9C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[…]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5"/>
      </w:r>
      <w:r w:rsidRPr="002A6193">
        <w:rPr>
          <w:rFonts w:eastAsia="NSimSun"/>
          <w:kern w:val="2"/>
          <w:lang w:eastAsia="hi-IN" w:bidi="hi-IN"/>
        </w:rPr>
        <w:t xml:space="preserve"> al Levenstein che la sadisfatione | datali sperano a giorno esser solevati. |</w:t>
      </w:r>
    </w:p>
    <w:p w14:paraId="72837CE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Si può far il discorso de’ soldati | che mancano: ne haveva | inbarcati sopra un vassello depoi | che sono fuggiti: et il vassello | vinca in servitio un altro vassello | havea nolegiato che va in altra per | causa de’ disordini è stato il | Vandenbergh falito. |</w:t>
      </w:r>
    </w:p>
    <w:p w14:paraId="395A9D0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Licenza data a luogotenente | del Sciavaliseli per passaggio | di 70 in 80 cavalli | ha aiutato il negotio. | </w:t>
      </w:r>
    </w:p>
    <w:p w14:paraId="6447E95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Ha accordato Capitano scocese | con ducati dieci al mese | et un altro soldato mandato | con le navi. |</w:t>
      </w:r>
    </w:p>
    <w:p w14:paraId="35CFA4D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Va il Presidente a congregatione qua | a Deventer e dimanda | sodisfatione di erminiani | et suo viaggio. |</w:t>
      </w:r>
    </w:p>
    <w:p w14:paraId="79F3BE11" w14:textId="77777777" w:rsidR="004F158F" w:rsidRPr="002A6193" w:rsidRDefault="00E54E37" w:rsidP="004F158F">
      <w:pPr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br w:type="page"/>
      </w:r>
      <w:r w:rsidRPr="002A6193">
        <w:rPr>
          <w:rFonts w:eastAsia="NSimSun"/>
          <w:kern w:val="2"/>
          <w:lang w:eastAsia="hi-IN" w:bidi="hi-IN"/>
        </w:rPr>
        <w:lastRenderedPageBreak/>
        <w:t>n. 37</w:t>
      </w:r>
    </w:p>
    <w:p w14:paraId="16CF9CF2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9 maggio 1618, Amsterdam (cc. 131r-v, 134r-v)</w:t>
      </w:r>
    </w:p>
    <w:p w14:paraId="35C4B2AD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56076A9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131r /</w:t>
      </w:r>
    </w:p>
    <w:p w14:paraId="75920C1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7EE675E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signor borgomastro Pavoni principale, et di molta auttorità | in questa città, et in questa provincia di Holanda mi è | venuto a trovar, et a farmi offerta per servitio della | Serenità vostra di una sua nave, che al presente si trova | a Genova, et fra pochi giorni doverà esser a Goro, quando | ella habbi bisogno di noleggiar altre navi per armarle ad | uso di guerra; sendo sicuro che et per la qualità del | vassello, et per esser ben armato, et oltre ciò per esser | il capitano di valore, et esperienza nella professione da | mare, et avezzo in guerra maritima resterà molto | ben servita, et contenta del noleggio che potrà accordare. | Mi pregò di darle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6"/>
      </w:r>
      <w:r w:rsidRPr="002A6193">
        <w:rPr>
          <w:rFonts w:eastAsia="NSimSun"/>
          <w:kern w:val="2"/>
          <w:lang w:eastAsia="hi-IN" w:bidi="hi-IN"/>
        </w:rPr>
        <w:t xml:space="preserve"> queste mie per vostra Serenità volendo egli | stesso fargliele presentare; a fine di mostrar tanto | maggiormente la devotione, et l’affetto, che professa | verso la serenissima Republica. Io ringratiando sua Signoria | della sua buona volontà non ho voluto ricusar | alla instanza. Et per informatione della Serenità vostra | sarà qui aggiunto descritto quanto grande sia il vassello | et come armato. Gratie etc. |</w:t>
      </w:r>
    </w:p>
    <w:p w14:paraId="6A468E9C" w14:textId="77777777" w:rsidR="00752814" w:rsidRPr="002A6193" w:rsidRDefault="00752814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FD9F99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 Amsterdam a’ 9 maggio 1618 |</w:t>
      </w:r>
    </w:p>
    <w:p w14:paraId="58483C6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vostra Serenità |</w:t>
      </w:r>
    </w:p>
    <w:p w14:paraId="6641A6D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humilissimo, et devotissimo servitore |</w:t>
      </w:r>
    </w:p>
    <w:p w14:paraId="7FA9554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1E3944D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6136B1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131v /</w:t>
      </w:r>
    </w:p>
    <w:p w14:paraId="0200098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67B48E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2A8A83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134r /</w:t>
      </w:r>
    </w:p>
    <w:p w14:paraId="2B4A8F8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66716C22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284E4DB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134v /</w:t>
      </w:r>
    </w:p>
    <w:p w14:paraId="5F09090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78AC2250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EAD4FE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</w:t>
      </w:r>
    </w:p>
    <w:p w14:paraId="59DFEA1F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7E259BE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03DBA5D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134vC /</w:t>
      </w:r>
    </w:p>
    <w:p w14:paraId="1C75312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9 maggio 1618 ricevute a’ 12 luglio |</w:t>
      </w:r>
    </w:p>
    <w:p w14:paraId="56EB39B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Secretario Surian d’Amsterdam |</w:t>
      </w:r>
    </w:p>
    <w:p w14:paraId="1911590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</w:p>
    <w:p w14:paraId="4991229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L. C. |</w:t>
      </w:r>
    </w:p>
    <w:p w14:paraId="5FE87B14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val="en-US" w:eastAsia="hi-IN" w:bidi="hi-IN"/>
        </w:rPr>
      </w:pPr>
    </w:p>
    <w:p w14:paraId="74C69D02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val="en-US" w:eastAsia="hi-IN" w:bidi="hi-IN"/>
        </w:rPr>
      </w:pPr>
    </w:p>
    <w:p w14:paraId="02824167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38</w:t>
      </w:r>
    </w:p>
    <w:p w14:paraId="5A13C0A4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 al n. 37 (cc. 132r-133v)</w:t>
      </w:r>
    </w:p>
    <w:p w14:paraId="42D24493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179D829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132r /</w:t>
      </w:r>
    </w:p>
    <w:p w14:paraId="10A77D6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nave Pavona lunga 136 piedi, larga trentaquattro un | poco scarsi la prima coperta dal fondo della nave alta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7"/>
      </w:r>
      <w:r w:rsidRPr="002A6193">
        <w:rPr>
          <w:rFonts w:eastAsia="NSimSun"/>
          <w:kern w:val="2"/>
          <w:lang w:eastAsia="hi-IN" w:bidi="hi-IN"/>
        </w:rPr>
        <w:t xml:space="preserve"> tredici | piedi, la seconda cinque et un quarto l’altra sette piedi | armata con quarantaquattro </w:t>
      </w:r>
      <w:r w:rsidRPr="002A6193">
        <w:rPr>
          <w:rFonts w:eastAsia="NSimSun"/>
          <w:kern w:val="2"/>
          <w:lang w:eastAsia="hi-IN" w:bidi="hi-IN"/>
        </w:rPr>
        <w:lastRenderedPageBreak/>
        <w:t>huomini trentadoi pezzi | di artigliaria di ferro, et dieci pedriere. Per le 32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8"/>
      </w:r>
      <w:r w:rsidRPr="002A6193">
        <w:rPr>
          <w:rFonts w:eastAsia="NSimSun"/>
          <w:kern w:val="2"/>
          <w:lang w:eastAsia="hi-IN" w:bidi="hi-IN"/>
        </w:rPr>
        <w:t xml:space="preserve"> | pezze di ferro ve ne sono di sei prestate da questi signori | dell’Amiralità. Il capitan si nomina Rucelof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39"/>
      </w:r>
      <w:r w:rsidRPr="002A6193">
        <w:rPr>
          <w:rFonts w:eastAsia="NSimSun"/>
          <w:kern w:val="2"/>
          <w:lang w:eastAsia="hi-IN" w:bidi="hi-IN"/>
        </w:rPr>
        <w:t xml:space="preserve"> Simonsen. |</w:t>
      </w:r>
    </w:p>
    <w:p w14:paraId="048281C8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DB9935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132v-133v /</w:t>
      </w:r>
    </w:p>
    <w:p w14:paraId="73559D6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368593B3" w14:textId="77777777" w:rsidR="004F158F" w:rsidRPr="002A6193" w:rsidRDefault="00E54E37" w:rsidP="004F158F">
      <w:pPr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br w:type="page"/>
      </w:r>
      <w:r w:rsidRPr="002A6193">
        <w:rPr>
          <w:rFonts w:eastAsia="NSimSun"/>
          <w:kern w:val="2"/>
          <w:lang w:eastAsia="hi-IN" w:bidi="hi-IN"/>
        </w:rPr>
        <w:lastRenderedPageBreak/>
        <w:t>n. 39</w:t>
      </w:r>
    </w:p>
    <w:p w14:paraId="3D8014EA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14 maggio 1618, Helder (cc. 135r-138v)</w:t>
      </w:r>
    </w:p>
    <w:p w14:paraId="75AF3B82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5E8AD6A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135r /</w:t>
      </w:r>
    </w:p>
    <w:p w14:paraId="0F5971D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32 |</w:t>
      </w:r>
    </w:p>
    <w:p w14:paraId="75717FF9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E47741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363E2B5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con quanta diligenza habbi usata in Amsterdam, et con tutta | la solecitudine posta da me nel superar le ultime difficoltà | et far partir li capitani di quei cinque vasselli non fu | possibile lo sbrigarsi di là prima di venerdì; havendo | quei signori accordato ad essi un tanto per le spese straordinarie | et altro, di che tutto manderà distinto conto a vostra Serenità. |</w:t>
      </w:r>
    </w:p>
    <w:p w14:paraId="0A127CC9" w14:textId="692F1613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L’Amiraglio haverebbe voluto, ch’io qui gli accordassi il suo | stipendio straordinario come capo, et amiraglio della | flotta; ma poi si è contentato di haverlo dall’eccellentissimo | signor Capitan general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are; et parmi comprender | che la pretensione di lui sia di 400 fiorini in circa | il mese, che sarebbono cento ongari; ma forse si | contenterà anco di meno; nel che vostra Serenità darà | quell’ordine; che stimerà per sua prudenza proprio, | et conveniente. |</w:t>
      </w:r>
    </w:p>
    <w:p w14:paraId="0249D10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Sabbato mi condussi con li tre deputati dall’amiralità di | Amsterdam in questo luoco; ove in un medesimo tempo | arrivorono anco tre deputati dell’amiralità di | Nort Holandia. Per far tanto più presto la | mostra generale mandai con questi il signor Filippo | Calandrini per mio nome a visitar le quattro navi | della loro ripartatione; et con gl’altri andai io per |</w:t>
      </w:r>
    </w:p>
    <w:p w14:paraId="64E4171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135v /</w:t>
      </w:r>
    </w:p>
    <w:p w14:paraId="1D568D46" w14:textId="764B65F4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le cinque, non guardando a vento, né a pericolo per fornir | hieri l’opera come seguì. Et mi ricondussi di nuovo alla | sera in questa habitatione. Et perché havevano quelli | di Amsterdam dato ordine alli capitani di trovarsi | nell’isola di Tessel per fermar li roli, et dargli l’instru-|tioni, et ordini necessarii ivi andarono a dormire, et | fornite le presenti io ancora partirò con questi di | Nort Ho</w:t>
      </w:r>
      <w:r w:rsidR="000F6FDF" w:rsidRPr="002A6193">
        <w:rPr>
          <w:rFonts w:eastAsia="NSimSun"/>
          <w:kern w:val="2"/>
          <w:lang w:eastAsia="hi-IN" w:bidi="hi-IN"/>
        </w:rPr>
        <w:t>l</w:t>
      </w:r>
      <w:r w:rsidRPr="002A6193">
        <w:rPr>
          <w:rFonts w:eastAsia="NSimSun"/>
          <w:kern w:val="2"/>
          <w:lang w:eastAsia="hi-IN" w:bidi="hi-IN"/>
        </w:rPr>
        <w:t>a</w:t>
      </w:r>
      <w:r w:rsidR="000F6FDF" w:rsidRPr="002A6193">
        <w:rPr>
          <w:rFonts w:eastAsia="NSimSun"/>
          <w:kern w:val="2"/>
          <w:lang w:eastAsia="hi-IN" w:bidi="hi-IN"/>
        </w:rPr>
        <w:t>n</w:t>
      </w:r>
      <w:r w:rsidRPr="002A6193">
        <w:rPr>
          <w:rFonts w:eastAsia="NSimSun"/>
          <w:kern w:val="2"/>
          <w:lang w:eastAsia="hi-IN" w:bidi="hi-IN"/>
        </w:rPr>
        <w:t xml:space="preserve">dia per trasferirmi nel medesimo Tessel. | </w:t>
      </w:r>
    </w:p>
    <w:p w14:paraId="1C767E9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 ritornarmene dalle navi incontrai sopra il mare | una barca con persona espressa, che mi portava le lettere | della Serenità vostra de’ 21 del passato, che mi servono d’infor-|matione; et l’altre di negotio delli 27 et se queste | non fossero, che pur vogliono a sollevarmi vedendo | che da lei per sua benignità è compreso, ch’io u[so] | tutto quello di diligenza, et di solecitudine, che mi è | possibile, certo ch’io caderei in qualche disordine | nocivo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0"/>
      </w:r>
      <w:r w:rsidRPr="002A6193">
        <w:rPr>
          <w:rFonts w:eastAsia="NSimSun"/>
          <w:kern w:val="2"/>
          <w:lang w:eastAsia="hi-IN" w:bidi="hi-IN"/>
        </w:rPr>
        <w:t xml:space="preserve"> alla mia sanità; et non è con tutto ciò | ch’ella non patisca con una sì lunga dilatione | et con tanta difficoltà fraposte fuori dell’espettatione | et per ciò inevitabili; onde causa oppressione d’animo | et tale, che bene spesso mi rende inquieto, et mi | fa imprecar alla mia mala fortuna. Stà hora |</w:t>
      </w:r>
    </w:p>
    <w:p w14:paraId="08E3174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136r /</w:t>
      </w:r>
    </w:p>
    <w:p w14:paraId="0B0025D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 Dio benedetto per servitio di vostra Serenità, et per mia consolatione | che ’l vento facci buono per l’uscita di questo difficil | porto. |</w:t>
      </w:r>
    </w:p>
    <w:p w14:paraId="1FB9051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negotio è stato grande, et fastidioso per la qualità delle | genti, et fin hieri qualcheduni dei marinari nella nave | dell’Amiraglio dissero, che volevano saper quanto have-|vano a servire, et esser sicuri delle loro paghe | a che con prudenza, et flemma risposero li signori | che haverebbono servito di più delli sei mesi, che | hanno sicuri d’esser intertenuti quanto la serenissima | Republica havesse voluto, et che l’amiralità di Amsterdam | rispondeva per li loro pagamenti, il che li acquetò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1"/>
      </w:r>
      <w:r w:rsidRPr="002A6193">
        <w:rPr>
          <w:rFonts w:eastAsia="NSimSun"/>
          <w:kern w:val="2"/>
          <w:lang w:eastAsia="hi-IN" w:bidi="hi-IN"/>
        </w:rPr>
        <w:t xml:space="preserve"> | se ben non lasciorono di aggiunger, che haverebbono | voluto qualche cosa dalle loro Signorie per scritto. | </w:t>
      </w:r>
    </w:p>
    <w:p w14:paraId="18054EF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venuta di questi signori delle due Amiralità, come | quelle che hanno trattato il negotio era necessarissima, | se ben sarà di spesa a vostra Serenità; ma certo spesa | profittevole; altrimenti vi sarebbono concorse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2"/>
      </w:r>
      <w:r w:rsidRPr="002A6193">
        <w:rPr>
          <w:rFonts w:eastAsia="NSimSun"/>
          <w:kern w:val="2"/>
          <w:lang w:eastAsia="hi-IN" w:bidi="hi-IN"/>
        </w:rPr>
        <w:t xml:space="preserve"> ancor | delle difficoltà maggiori. Et credo che questi deputati | aspetteranno qualche presente per le pene, che hanno passato | in questa speditione; nel che non saprei che </w:t>
      </w:r>
      <w:r w:rsidRPr="002A6193">
        <w:rPr>
          <w:rFonts w:eastAsia="NSimSun"/>
          <w:kern w:val="2"/>
          <w:lang w:eastAsia="hi-IN" w:bidi="hi-IN"/>
        </w:rPr>
        <w:lastRenderedPageBreak/>
        <w:t>risolvermi | di fare. |</w:t>
      </w:r>
    </w:p>
    <w:p w14:paraId="1EB282F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136v /</w:t>
      </w:r>
    </w:p>
    <w:p w14:paraId="41570A8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Scrissi alla Serenità vostra con le mie lettere de’ 9 del passato numero 24 | nel fine, che l’artiglieria dei signori dell’Amiralità haverebbe | importato intorno a’ quaranta in quarantacinque | milla ducati, (et credo forse sarà anco qualche cosa di più) | perché li signori di Encusen hanno messo sopra la nave | nominata Santa Giustina doi pezzi, et le artiglierie | di bronzo sono poste più sopra una, che sopra un’|altra nave secondo, che li signori hanno veduto esser | il bisogno di mutar quei pezzi, che non erano | sufficienti per servirsene in fattione di guerra. |</w:t>
      </w:r>
    </w:p>
    <w:p w14:paraId="433BE437" w14:textId="2C9FC70B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Le occupationi hanno interdetto il potersi far il calcolo | stabile del valor di esse come anco il poter haver | doi maestri delle provisioni delle Amiralità il | numero di detti pezzi posti sopra cadauna nave | la quantità delle polveri, fuochi artificiati | crosate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3"/>
      </w:r>
      <w:r w:rsidRPr="002A6193">
        <w:rPr>
          <w:rFonts w:eastAsia="NSimSun"/>
          <w:kern w:val="2"/>
          <w:lang w:eastAsia="hi-IN" w:bidi="hi-IN"/>
        </w:rPr>
        <w:t>, et altre munitioni da guerra ripartite | sopra di esse, che tutte sono a spesa di vostra Serenità | il che trovandomi qui non posso hora havere | di tutto spero la settimana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4"/>
      </w:r>
      <w:r w:rsidRPr="002A6193">
        <w:rPr>
          <w:rFonts w:eastAsia="NSimSun"/>
          <w:kern w:val="2"/>
          <w:lang w:eastAsia="hi-IN" w:bidi="hi-IN"/>
        </w:rPr>
        <w:t xml:space="preserve"> ventura | dar particolar distinto conto alla Serenità vostra. |</w:t>
      </w:r>
    </w:p>
    <w:p w14:paraId="6BAEDF8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Solo le aggiungerò quello che altre volte le ho riverentemente | scritto, che se le navi saranno nel viaggio da qui | </w:t>
      </w:r>
    </w:p>
    <w:p w14:paraId="2EC23E2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137r /</w:t>
      </w:r>
    </w:p>
    <w:p w14:paraId="6CD7E8D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colfo travagliate da alcuno, o combatute và il rischio | per vostra Serenità perché li mercanti non lo corrono che per la sabbia | et scogli, cioè fortune di mare, come haverà ella veduto | nella forma del noleggio, che le mandai. Et allhora | che saranno all’obedienza dell’eccellentissimo signor Generale tutto | doverà correr a rischio di vostra Serenità perché per quanto | habbi praticato, et operato non mi è stato possibile | disponer né far condescender li mercanti a correr | anco là il rischio delle fortune di mare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5"/>
      </w:r>
      <w:r w:rsidRPr="002A6193">
        <w:rPr>
          <w:rFonts w:eastAsia="NSimSun"/>
          <w:kern w:val="2"/>
          <w:lang w:eastAsia="hi-IN" w:bidi="hi-IN"/>
        </w:rPr>
        <w:t xml:space="preserve"> mentre sarà in colfo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6"/>
      </w:r>
      <w:r w:rsidRPr="002A6193">
        <w:rPr>
          <w:rFonts w:eastAsia="NSimSun"/>
          <w:kern w:val="2"/>
          <w:lang w:eastAsia="hi-IN" w:bidi="hi-IN"/>
        </w:rPr>
        <w:t xml:space="preserve"> volendo | star fermi nel contratto. |</w:t>
      </w:r>
    </w:p>
    <w:p w14:paraId="320C453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Non è costume in Amsterdam far la sicurtà di mese in mese | per vantaggio; ma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7"/>
      </w:r>
      <w:r w:rsidRPr="002A6193">
        <w:rPr>
          <w:rFonts w:eastAsia="NSimSun"/>
          <w:kern w:val="2"/>
          <w:lang w:eastAsia="hi-IN" w:bidi="hi-IN"/>
        </w:rPr>
        <w:t xml:space="preserve"> di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8"/>
      </w:r>
      <w:r w:rsidRPr="002A6193">
        <w:rPr>
          <w:rFonts w:eastAsia="NSimSun"/>
          <w:kern w:val="2"/>
          <w:lang w:eastAsia="hi-IN" w:bidi="hi-IN"/>
        </w:rPr>
        <w:t xml:space="preserve"> sei in sei mesi, o quattro | mesi al meno. Scrissi alla Serenità vostra come haverà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49"/>
      </w:r>
      <w:r w:rsidRPr="002A6193">
        <w:rPr>
          <w:rFonts w:eastAsia="NSimSun"/>
          <w:kern w:val="2"/>
          <w:lang w:eastAsia="hi-IN" w:bidi="hi-IN"/>
        </w:rPr>
        <w:t xml:space="preserve"> | veduto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0"/>
      </w:r>
      <w:r w:rsidRPr="002A6193">
        <w:rPr>
          <w:rFonts w:eastAsia="NSimSun"/>
          <w:kern w:val="2"/>
          <w:lang w:eastAsia="hi-IN" w:bidi="hi-IN"/>
        </w:rPr>
        <w:t xml:space="preserve"> dalla mia lettera delli 8 dello | stante che invio alligata a questa, che havendo | di là il pagamento del ducato al prezzo di cinquanta | o più piacchi poteva continuar a mandarmene | potrà così farlo poiché coll’ordinario venturo | procurerò di cavar la giusta summa, che | mi possa occorrer, a fine che la Serenità vostra possi far | stato di quanto mi doverà far capitar di più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1"/>
      </w:r>
      <w:r w:rsidRPr="002A6193">
        <w:rPr>
          <w:rFonts w:eastAsia="NSimSun"/>
          <w:kern w:val="2"/>
          <w:lang w:eastAsia="hi-IN" w:bidi="hi-IN"/>
        </w:rPr>
        <w:t xml:space="preserve"> nella | piazza di Amsterdam. Et come queste rimesse |</w:t>
      </w:r>
    </w:p>
    <w:p w14:paraId="1BC72E9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137v /</w:t>
      </w:r>
    </w:p>
    <w:p w14:paraId="435201E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le apportano riputatione; così sodisferà grandemente | in publico a’ signori Stati la scrittura ratificata che | vostra Serenità mi scrive che haverò la prossima settimana. |</w:t>
      </w:r>
    </w:p>
    <w:p w14:paraId="3C2018F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Intorno alli ottanta fanti sopranumerarii io questa | mattina sarò col signor Colonello, che si trova in Tessel | et procurerò quel vantaggio, che mi sarà possibile | per servitio della Serenità vostra. |</w:t>
      </w:r>
    </w:p>
    <w:p w14:paraId="3669B276" w14:textId="0A0BDA92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Fermerò il mandar al suo servitio altri soggetti militari | conforme al suo commandamento, et ne scriverò anco al | Pasini all’Haya, dove si trova da qualche | giorno in qua, et è venuto opportunamente perché | havendo convenuto il Luz partir di Roterdam | per qualche suo grave affare haverà da quella | parte il Pasini solecitato il partir di quei tre | vasselli per Valmua in Inghilterra. Con quali pur | si sono incontrate qualche difficoltà; ma sarà (spero) | stato superato il tutto. Gratie etc. |</w:t>
      </w:r>
    </w:p>
    <w:p w14:paraId="0FF03BB3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E2F0BE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Da Helder nel porto di Tessel a’ 14 maggio 1618 | </w:t>
      </w:r>
    </w:p>
    <w:p w14:paraId="3DE8A0D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vostra Serenità |</w:t>
      </w:r>
    </w:p>
    <w:p w14:paraId="2070397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 xml:space="preserve">humilissimo, et devotissimo servitore | </w:t>
      </w:r>
    </w:p>
    <w:p w14:paraId="0C597BC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Christofforo Suriano | </w:t>
      </w:r>
    </w:p>
    <w:p w14:paraId="5FED2F58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93E1E7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138r / </w:t>
      </w:r>
    </w:p>
    <w:p w14:paraId="4F23400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165C1800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6611681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138v /</w:t>
      </w:r>
    </w:p>
    <w:p w14:paraId="44D39ED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0580649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32 sola |</w:t>
      </w:r>
    </w:p>
    <w:p w14:paraId="299F8BD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8C547B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traccia di sigillo</w:t>
      </w:r>
    </w:p>
    <w:p w14:paraId="735C4A28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3695E03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2EC73EE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138vC /</w:t>
      </w:r>
    </w:p>
    <w:p w14:paraId="2CC3E74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14 maggio 1618 ricevute 30 detto |</w:t>
      </w:r>
    </w:p>
    <w:p w14:paraId="728B4DDA" w14:textId="08751154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Aia.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32 |</w:t>
      </w:r>
    </w:p>
    <w:p w14:paraId="65368899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8233EB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7B297985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127E685" w14:textId="77777777" w:rsidR="004F158F" w:rsidRPr="002A6193" w:rsidRDefault="00E54E37" w:rsidP="004F158F">
      <w:pPr>
        <w:spacing w:line="259" w:lineRule="auto"/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40</w:t>
      </w:r>
    </w:p>
    <w:p w14:paraId="72C331E3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21 maggio 1618, Amsterdam (cc. 139r-142v)</w:t>
      </w:r>
    </w:p>
    <w:p w14:paraId="455DCCC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A8692B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139r /</w:t>
      </w:r>
    </w:p>
    <w:p w14:paraId="57B8345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Prima |</w:t>
      </w:r>
    </w:p>
    <w:p w14:paraId="50BC41E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33 fin 34 |</w:t>
      </w:r>
    </w:p>
    <w:p w14:paraId="6139D88B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335363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2B6DE78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li nove vasselli di vostra Serenità che erano nel Tessel uscirono venerdì | 18 del presente, et andorono a congiongersi a Valmua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2"/>
      </w:r>
      <w:r w:rsidRPr="002A6193">
        <w:rPr>
          <w:rFonts w:eastAsia="NSimSun"/>
          <w:kern w:val="2"/>
          <w:lang w:eastAsia="hi-IN" w:bidi="hi-IN"/>
        </w:rPr>
        <w:t xml:space="preserve"> con | gl’altri tre, che qui in Amsterdam ho saputo, che fecero vela | fuori della riviera di Roterdam alli 16 solecitati dal Pasini. | Ho provate in tutto il corso del negotio gran interruttioni, et | mille difficoltà, come la Serenità vostra haverà inteso dalle lettere, | che di tempo in tempo le ho riverentemente scritte; ma Dio | benedetto, che mi ha sempre coadiuvato coll’assistenza sua | ha voluto compensar la pena passata con altrettanto gusto | col farmi veder, immediate ridotta l’opera a termine del suo | fine voltato il vento al buono: il che ho attributo a singular | providenza divina, et a particolar mia buona fortuna per | servitio di vostra Serenità. È vero che ’l contento di veder il vento | proprio, et pronta la sortita dei vasselli, fu giovedì intorbidata | da accidente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3"/>
      </w:r>
      <w:r w:rsidRPr="002A6193">
        <w:rPr>
          <w:rFonts w:eastAsia="NSimSun"/>
          <w:kern w:val="2"/>
          <w:lang w:eastAsia="hi-IN" w:bidi="hi-IN"/>
        </w:rPr>
        <w:t>, che mi fece restar turbatissimo, poiché havendo | già il vassello di San Marco, ch’è l’amiraglio dato il | segno agl’altri di far vela, tutti si allestirono, et già have-|vano quattro di essi cominciato a velleggiare, et si accostavano | alla bocca del porto; quando d’improviso si vide l’amiraglio, | (che pur haveva spiegate le vele, et marchiava) amainar | la vela doi volte, et essend’io alla rippa del porto per goder | della sortita per la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4"/>
      </w:r>
      <w:r w:rsidRPr="002A6193">
        <w:rPr>
          <w:rFonts w:eastAsia="NSimSun"/>
          <w:kern w:val="2"/>
          <w:lang w:eastAsia="hi-IN" w:bidi="hi-IN"/>
        </w:rPr>
        <w:t xml:space="preserve"> distanza non si sapendo | l’accidente avenuto stavo con animo titubante, et perplesso |</w:t>
      </w:r>
    </w:p>
    <w:p w14:paraId="3256D53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139v /</w:t>
      </w:r>
    </w:p>
    <w:p w14:paraId="483EAD4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fine da una barca, che veniva da bordo del vassello amiraglio | mi fu riferto, ch’esso vassello nel salpar l’ancora era stato | transportato dal vento a ridosso d’un altro, che lo percosse in | maniera, che fece un poco di rottura, et anco acqua; et essa | nave amiraglio ruppe lo sperone, et un’ancora; et per evitar | maggior male li marinari pigliorono ispediente di tagliar le | corde della vela, et così restò quel giorno impedito il viaggio | con scontento mio, et comotione anco di tutti quelli, che stavano | a vedere, parendo che perdessimo assai a perder una giornata | di così buon vento, et un altro vassello ancora perse un’|ancora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5"/>
      </w:r>
      <w:r w:rsidRPr="002A6193">
        <w:rPr>
          <w:rFonts w:eastAsia="NSimSun"/>
          <w:kern w:val="2"/>
          <w:lang w:eastAsia="hi-IN" w:bidi="hi-IN"/>
        </w:rPr>
        <w:t>. |</w:t>
      </w:r>
    </w:p>
    <w:p w14:paraId="278A076F" w14:textId="03CCCBD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Merce a Dio, che doppo haver accomodato, et riparato | a quello, ch’era necessario sortirono il venerdì come ho | detto, et da quel giorno in qua ha continuato il vento | felicissimo, che vorrei bene, che seguitasse per sei giorni | ancora perché al certo per domenica 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6"/>
      </w:r>
      <w:r w:rsidRPr="002A6193">
        <w:rPr>
          <w:rFonts w:eastAsia="NSimSun"/>
          <w:kern w:val="2"/>
          <w:lang w:eastAsia="hi-IN" w:bidi="hi-IN"/>
        </w:rPr>
        <w:t xml:space="preserve"> lunedì sarebbono | alle stretto di Gibilterra. Ha giovato grandemente | io mi sia trovato nel porto del Tessel per far speditamente partire | et ringratio Dio di buon cuore, essendo grandemente sollevato | et resta augumentata la mia consolatione dalle lettere di | vostra Serenità dei 4 che ricevei qui hieri a sera con quali aggra-|disce con testimonio di tanta benignità, et affetto le povere | fatiche, et viaggi, ch’io ho passati sino a quest’hora. |</w:t>
      </w:r>
    </w:p>
    <w:p w14:paraId="754BFF3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140r /</w:t>
      </w:r>
    </w:p>
    <w:p w14:paraId="7F8AF5A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notte di venerdì fui a Hoorn, et visitai quei signori dell’Ami-|ralità il sabbato, li quali vollero tenermi compagnia, non mi | lasciando partir, che hieri doppo mezogiorno usandomi ogni | termine di cortesia; come singolarmente dalle loro Signorie ne ho ricevu-|te molte in questo affare; et dico così perché in effetto | per le quattro navi, che hanno havuto in commissione di | metter in pronto non ho ricevuta una pur minima | molestia, né mi hanno lasciata capitar all’orecchie | alcune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7"/>
      </w:r>
      <w:r w:rsidRPr="002A6193">
        <w:rPr>
          <w:rFonts w:eastAsia="NSimSun"/>
          <w:kern w:val="2"/>
          <w:lang w:eastAsia="hi-IN" w:bidi="hi-IN"/>
        </w:rPr>
        <w:t xml:space="preserve"> difficoltà; </w:t>
      </w:r>
      <w:r w:rsidRPr="002A6193">
        <w:rPr>
          <w:rFonts w:eastAsia="NSimSun"/>
          <w:kern w:val="2"/>
          <w:lang w:eastAsia="hi-IN" w:bidi="hi-IN"/>
        </w:rPr>
        <w:lastRenderedPageBreak/>
        <w:t>ma da sé le sono andate con molta | prudenza sapendo, et in maniera, che ’l negotio è stato | molto ben fatto, et così ben praticato, che non potevo desi-|derar né dimostratione di maggior affetto, né più affettuosa | volontà. |</w:t>
      </w:r>
    </w:p>
    <w:p w14:paraId="10FE5671" w14:textId="3F44543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Per tutti gl’accidenti, et perché le cose succedino nel viaggio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8"/>
      </w:r>
      <w:r w:rsidRPr="002A6193">
        <w:rPr>
          <w:rFonts w:eastAsia="NSimSun"/>
          <w:kern w:val="2"/>
          <w:lang w:eastAsia="hi-IN" w:bidi="hi-IN"/>
        </w:rPr>
        <w:t xml:space="preserve"> con | quell’ordine, che in una preparatione simile si conviene | ho stimato a proposito far deputatione di un Vice </w:t>
      </w:r>
      <w:r w:rsidR="004055B1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 xml:space="preserve">mira-|glio, al qual carico ho eletto uno delli 4 dell’amiralità di | Nort-Holandia per mostrar la stima che facevo di quei | signori, et l’ho fatto mentre stavano ancor meco nel Tessel | il che fu da loro grandemente aggradito; la commissione | però, che gli ho data non li servirà, che fino che arrivi | all’obedienza dell’eccellentissimo signor Capitan general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are; et allhora | starà all’Eccellenza sua il confirmargliela, il che stimo a proposito, |</w:t>
      </w:r>
    </w:p>
    <w:p w14:paraId="0846FA0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140v /</w:t>
      </w:r>
    </w:p>
    <w:p w14:paraId="25F1C0B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ch’ella facci: perché la carica è necessaria, et propria; et l’huomo che | l’ha al presente è sufficientissimo. A lui ho dato in sostanza | la instruttione, che ho data anco all’Amiraglio; ma però sigillata | et con giuramento di non aprirla se non in caso o del sbandarsi, | o di morte dell’Amiraglio. |</w:t>
      </w:r>
    </w:p>
    <w:p w14:paraId="467C24B2" w14:textId="62B49E71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Ad esso Amiraglio ho dato ordine a bocca, che deputi il corritore, o | scuteto della notte come qui dicono, quando sia unito con | gl’altri vasselli per far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59"/>
      </w:r>
      <w:r w:rsidRPr="002A6193">
        <w:rPr>
          <w:rFonts w:eastAsia="NSimSun"/>
          <w:kern w:val="2"/>
          <w:lang w:eastAsia="hi-IN" w:bidi="hi-IN"/>
        </w:rPr>
        <w:t xml:space="preserve"> scielta di quello di essi che vadi meglio | alla vela, et sia il </w:t>
      </w:r>
      <w:r w:rsidR="00D26F02" w:rsidRPr="002A6193">
        <w:rPr>
          <w:rFonts w:eastAsia="NSimSun"/>
          <w:kern w:val="2"/>
          <w:lang w:eastAsia="hi-IN" w:bidi="hi-IN"/>
        </w:rPr>
        <w:t>c</w:t>
      </w:r>
      <w:r w:rsidRPr="002A6193">
        <w:rPr>
          <w:rFonts w:eastAsia="NSimSun"/>
          <w:kern w:val="2"/>
          <w:lang w:eastAsia="hi-IN" w:bidi="hi-IN"/>
        </w:rPr>
        <w:t>apitano miglior marinaro; et se uno | di quelli tre di Roterdam sarà proprio doverà deputarlo. |</w:t>
      </w:r>
    </w:p>
    <w:p w14:paraId="23989B2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Ancor non posso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0"/>
      </w:r>
      <w:r w:rsidRPr="002A6193">
        <w:rPr>
          <w:rFonts w:eastAsia="NSimSun"/>
          <w:kern w:val="2"/>
          <w:lang w:eastAsia="hi-IN" w:bidi="hi-IN"/>
        </w:rPr>
        <w:t xml:space="preserve"> mandar ala Serenità vostra come li vasselli siano | ad ordine di munitioni, artiglierie, et altri apprestamenti | spero bene, che l’eccellentissimo signor Generale resterà sodisfatto, et | conoscerà esser stata posta ogni diligenza perché cami-|nino sicuri, et con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1"/>
      </w:r>
      <w:r w:rsidRPr="002A6193">
        <w:rPr>
          <w:rFonts w:eastAsia="NSimSun"/>
          <w:kern w:val="2"/>
          <w:lang w:eastAsia="hi-IN" w:bidi="hi-IN"/>
        </w:rPr>
        <w:t xml:space="preserve"> riputatione della | Serenità vostra, et di questi paesi di dove escono. |</w:t>
      </w:r>
    </w:p>
    <w:p w14:paraId="3085F75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Non so se siano stati spiriti spagnuoli, o quai più maligni | che doppo la mia partenza da Amsterdam per Tessel | con li signori deputati delle Amiralità, sparsero voce | che sue Signorie erano passate in Tessel per far fermar li | vasselli, che non partissero senza la sicurtà ricercata da’ | signori Stati, et lo dicevano con asseveranza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2"/>
      </w:r>
      <w:r w:rsidRPr="002A6193">
        <w:rPr>
          <w:rFonts w:eastAsia="NSimSun"/>
          <w:kern w:val="2"/>
          <w:lang w:eastAsia="hi-IN" w:bidi="hi-IN"/>
        </w:rPr>
        <w:t xml:space="preserve"> vanità | et bugia inventata dalla malignità stessa; et forse | </w:t>
      </w:r>
    </w:p>
    <w:p w14:paraId="1E6FD22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141r /</w:t>
      </w:r>
    </w:p>
    <w:p w14:paraId="42DED9F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rabbia li ha fatto proferir concetti di questa natura | mentre potevano haver avvisi, che li detti signori andavano | a nave per nave dando mostra alle genti con me, et col | signor Calandrini non altrimenti di quello fano nelle loro proprie | navi di guerra. Quello che vi è stato da dire | è sopra quella sicurtà, che volevano haver li marinari | di esser pagati di qua quando non fosser pagati dalla | serenissima Republica perché ne volsero nota per scritto, che | l’Amiralità haverebbe sodisfatto non si contentando | manco, che si dicesse li Stati Generali volendo per più | sicuro pegno il particolar magistrato dell’Amiralità. |</w:t>
      </w:r>
    </w:p>
    <w:p w14:paraId="7A5BEB5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Io all’Amiraglio prima del licentiarlo per andar al suo vassello | ho dati tutti gl’ordini, et instruttioni necessarie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3"/>
      </w:r>
      <w:r w:rsidRPr="002A6193">
        <w:rPr>
          <w:rFonts w:eastAsia="NSimSun"/>
          <w:kern w:val="2"/>
          <w:lang w:eastAsia="hi-IN" w:bidi="hi-IN"/>
        </w:rPr>
        <w:t xml:space="preserve"> in scritto | a parte, et fattomi giovar la osservanza di esse, et | chiamati anco tutti li capitani avvertendoli all’obedienza | dell’eccellentissimo signor Capitan generale, in che si sono dichiariti | amplamente di dover obedire, et pregatomi all’incontro | di raccomandarli alla Serenità vostra et all’Eccellenza sua. |</w:t>
      </w:r>
    </w:p>
    <w:p w14:paraId="3360149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Delle instruttioni mie di quelle dei signori delle Amiralità, dei | roli, et dei capitoli, che hanno da osservar nell’|armata, et d’altro necessario a questo preparamento | manderò subito copiato, et ridotto nella nostra | lingua il tutto alla Serenità vostra. |</w:t>
      </w:r>
    </w:p>
    <w:p w14:paraId="0802B05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141v /</w:t>
      </w:r>
    </w:p>
    <w:p w14:paraId="6A329D2A" w14:textId="462F3CC0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Trattai col signor colonello Anstenraedt sopra il particolar delli | ottanta fanti sopranumerarii. Tentai di avanzar | più che puoti, ma non ho passato più, che di far | rinontiar coll’assenso del capitan Lambert Hadam (ch’è | quello, che li conduce) li denari della levata per essi | che sono mille franchi; di che me ne ha fatta scrittura | ma questa non ostante mi ha in ogni modo pregato | di raccomandarlo con mie particolari lettere a vostra Serenità perché | compatisca alla spesa, che ha fatto, et si compiaccia | ridonarle quello, che spontaneamente si è contentato | di rimetter et egli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4"/>
      </w:r>
      <w:r w:rsidRPr="002A6193">
        <w:rPr>
          <w:rFonts w:eastAsia="NSimSun"/>
          <w:kern w:val="2"/>
          <w:lang w:eastAsia="hi-IN" w:bidi="hi-IN"/>
        </w:rPr>
        <w:t xml:space="preserve"> ha havuto da me in quello particolari | lettere per vostra Serenità. Con le altre scritture manderò | anco la sudetta et li roli delle compagnie. Gratie etc. |</w:t>
      </w:r>
    </w:p>
    <w:p w14:paraId="32C445A0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EAFDE2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 Amsterdam a’ 21 maggio 1618 |</w:t>
      </w:r>
    </w:p>
    <w:p w14:paraId="2BEA152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vostra Serenità |</w:t>
      </w:r>
    </w:p>
    <w:p w14:paraId="4E3B09C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humilissimo et devotissimo servitore |</w:t>
      </w:r>
    </w:p>
    <w:p w14:paraId="49F229F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6A410EC5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CE0892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142r /</w:t>
      </w:r>
    </w:p>
    <w:p w14:paraId="2CFBC65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1F3B6AA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0DB37C2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142v /</w:t>
      </w:r>
    </w:p>
    <w:p w14:paraId="39AF1A0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0D86059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prima |</w:t>
      </w:r>
    </w:p>
    <w:p w14:paraId="6991282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33 fin 34 |</w:t>
      </w:r>
    </w:p>
    <w:p w14:paraId="00BF3AA4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339557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traccia di sigillo</w:t>
      </w:r>
    </w:p>
    <w:p w14:paraId="099045F8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7ED8FF9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65D1AB5A" w14:textId="267C8BDF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142vC /</w:t>
      </w:r>
    </w:p>
    <w:p w14:paraId="37A78CC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21 maggio 1618 ricevute a’ 6 giugno |</w:t>
      </w:r>
    </w:p>
    <w:p w14:paraId="31CFF25A" w14:textId="5BCFF018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Haya.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33 |</w:t>
      </w:r>
    </w:p>
    <w:p w14:paraId="1191348D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A99AE23" w14:textId="35C6261B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L. SS. R. | </w:t>
      </w:r>
    </w:p>
    <w:p w14:paraId="44BA2EEF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5A765D6" w14:textId="77777777" w:rsidR="004F158F" w:rsidRPr="002A6193" w:rsidRDefault="00E54E37" w:rsidP="004F158F">
      <w:pPr>
        <w:spacing w:line="259" w:lineRule="auto"/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41</w:t>
      </w:r>
    </w:p>
    <w:p w14:paraId="71FA8281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21 maggio 1618, Amsterdam (cc. 143r-146v)</w:t>
      </w:r>
    </w:p>
    <w:p w14:paraId="326D7ECF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2DA68D1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143r /</w:t>
      </w:r>
    </w:p>
    <w:p w14:paraId="697E6BB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31F626B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34 comincia 33 |</w:t>
      </w:r>
    </w:p>
    <w:p w14:paraId="4B3803E9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EFADBC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38CE753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mi furono spedite dall’Haya le lettere della Serenità vostra de’ 4 | et hieri a sera le ricevei in questa città con la ratificatione | della scrittura fatta da me alli signori Stati, la quale accompa-|gnerò con ufficio conforme al comandamento di lei | et procurerò in un istesso tempo quello ch’ella desidera, | perché sia dichiarito, che passati li sei mesi del servitio | per li quali sono li vasselli condotti habbi ella libertà | di trattenerli di vantaggio. Io mi prometto, che sarà | aggradita da’ signori Stati questa ratificatione, la quale | questa mattina appunto ho mostrata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5"/>
      </w:r>
      <w:r w:rsidRPr="002A6193">
        <w:rPr>
          <w:rFonts w:eastAsia="NSimSun"/>
          <w:kern w:val="2"/>
          <w:lang w:eastAsia="hi-IN" w:bidi="hi-IN"/>
        </w:rPr>
        <w:t xml:space="preserve"> a | questi signori dell’Amiralità con occasione di esser stato | a complir con essi, et se ne sono molto compiacciuti. | Restando sempre più sodisfatti et questi, et gl’altri | della prontezza, colla quale ho fatto caminar l’esborso | del denaro, et delle rimesse, che vengono giornalmente | per nome di vostra Serenità al qual proposito le dirò, che | se bene nelle sudette lettere sue par che mi accenni di | mandar altre lettere di cambio non ne ho però havute | solo il signor Bartoloti mercante in questa piazza mi ha | fatto dir haver avviso, che doverà pagare 3500 | ducati sopra che starà attendendo le lettere di cambio | et finché li signori dell’Amiralità non mi rendino il conto |</w:t>
      </w:r>
    </w:p>
    <w:p w14:paraId="637314C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143v /</w:t>
      </w:r>
    </w:p>
    <w:p w14:paraId="50F1A5D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della distributione del denaro havuto non posso così facilmente | dire fin quanto ella doverà inviarmi. Ma ho lasciati | ordini espressi 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6"/>
      </w:r>
      <w:r w:rsidRPr="002A6193">
        <w:rPr>
          <w:rFonts w:eastAsia="NSimSun"/>
          <w:kern w:val="2"/>
          <w:lang w:eastAsia="hi-IN" w:bidi="hi-IN"/>
        </w:rPr>
        <w:t xml:space="preserve"> Hoorn, qui ho dati li medesimi | et da Roterdam spero haver anco presto il tutto | in pronto. Intanto havend’ella la partita del cambio | a prezzo avantaggioso come la le ho significato nelle | mie lettere ultime dal Tessel n° 32 che saranno | qui aggiunte me ne potrà inviar qualche summa | che farò contar in questo banco ove sarà sicura. |</w:t>
      </w:r>
    </w:p>
    <w:p w14:paraId="6173C06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Io spero che di qua l’esborso sarà a suo tempo, et | così convengo pregar anco la Serenità vostra ordinar che quello | di là al signor Hoirott si facci prontamente per le lettere | mie, che a lui sono inviate, perché par che scrivi | venire differito molto l’esbordo, il che mi ha affer-|mato il signor Calandrini riuscirli di grave interesse, | perché non può far stato di haver le rimesse oppor-|tunamente. Io sono necessitato importunar la Serenità vostra | per questo particolare anco con le presenti; ma la | dimostratione di devota volontà, et prontezza verso | il servitio della Serenità vostra della quale mi ha dato segno | in questa occasione esso signor Calandrini mi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7"/>
      </w:r>
      <w:r w:rsidRPr="002A6193">
        <w:rPr>
          <w:rFonts w:eastAsia="NSimSun"/>
          <w:kern w:val="2"/>
          <w:lang w:eastAsia="hi-IN" w:bidi="hi-IN"/>
        </w:rPr>
        <w:t xml:space="preserve"> commanda | ch’io faccia l’ufficio. |</w:t>
      </w:r>
    </w:p>
    <w:p w14:paraId="30A9426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144r /</w:t>
      </w:r>
    </w:p>
    <w:p w14:paraId="686637F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Ancor delle artiglierie non ho la compita summa posta | dalle Amiralità sopra li vasselli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8"/>
      </w:r>
      <w:r w:rsidRPr="002A6193">
        <w:rPr>
          <w:rFonts w:eastAsia="NSimSun"/>
          <w:kern w:val="2"/>
          <w:lang w:eastAsia="hi-IN" w:bidi="hi-IN"/>
        </w:rPr>
        <w:t xml:space="preserve"> solo il maestro | delle preparationi di Nort Holandia mi sia data | in sostanza la nota di quelle ripartite da lui sopra | le quattro navi di quella ripartitione, che importano | circa 34695 fiorini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69"/>
      </w:r>
      <w:r w:rsidRPr="002A6193">
        <w:rPr>
          <w:rFonts w:eastAsia="NSimSun"/>
          <w:kern w:val="2"/>
          <w:lang w:eastAsia="hi-IN" w:bidi="hi-IN"/>
        </w:rPr>
        <w:t xml:space="preserve"> a’ quali si aggiongono altri doi milla | trecento quaranta per otto pezzi piccioli compri, et | saranno di ragione di vostra Serenità perché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70"/>
      </w:r>
      <w:r w:rsidRPr="002A6193">
        <w:rPr>
          <w:rFonts w:eastAsia="NSimSun"/>
          <w:kern w:val="2"/>
          <w:lang w:eastAsia="hi-IN" w:bidi="hi-IN"/>
        </w:rPr>
        <w:t xml:space="preserve"> l’Amiralità | non ne haveva di tal sorte, et erano necessarii, di maniera | che con questi, et con gl’altri dati da questa Amiralità | et credo ancora qualcheduno da quella di Roterdam sarà | il valore per la summa di quarantacinque in | cinquanta milla ducati come altre volte ho scritto o | poco meno. |</w:t>
      </w:r>
    </w:p>
    <w:p w14:paraId="347E264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Della corda di archibuso essendo li vasselli assai impacciati | per li viveri non hanno potuto capirvi </w:t>
      </w:r>
      <w:r w:rsidRPr="002A6193">
        <w:rPr>
          <w:rFonts w:eastAsia="NSimSun"/>
          <w:kern w:val="2"/>
          <w:lang w:eastAsia="hi-IN" w:bidi="hi-IN"/>
        </w:rPr>
        <w:lastRenderedPageBreak/>
        <w:t>di 56 botte, che | sole 37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71"/>
      </w:r>
      <w:r w:rsidRPr="002A6193">
        <w:rPr>
          <w:rFonts w:eastAsia="NSimSun"/>
          <w:kern w:val="2"/>
          <w:lang w:eastAsia="hi-IN" w:bidi="hi-IN"/>
        </w:rPr>
        <w:t xml:space="preserve"> le altre sono ritornate qui; et procurerò | col mezo del signor Calandrini di disfarmene se potrò senza | perdita, altrimenti le metterò sopra una mano, che sarà | presto in pronto per partir per costì. |</w:t>
      </w:r>
    </w:p>
    <w:p w14:paraId="668F049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Io havendo veduto non essersi potuta ricever nelli vasselli | tutta la detta corda, se ben anco uno dei capitani ha |</w:t>
      </w:r>
    </w:p>
    <w:p w14:paraId="17B0522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144v /</w:t>
      </w:r>
    </w:p>
    <w:p w14:paraId="624B68B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rimandata una barca de’ viveri per non li haver potuti ricever | sono entrato in sospetto, che qualcheduni delli capitani habbino | presi più viveri di quello li può far bisogno per | 13 mesi forse per farne vendita alle altre navi, che | sono in servitio di vostra Serenità, overo che vi siano fraposte | qualche mercantie; sopra che io ho protestato ad ogn-|uno che tutto sarà di ragione di vostra Serenità et ho | posto particolarmente nell’instruttione all’Amiraglio | che non sia lasciata sbarcare alcuna minima cosa | senza il consenso dell’eccellentissimo signor Capitan generale, et mi | ha promesso anco il signor Colonello, che haverà mira | che il publico non sia in ciò defraudato, et di tutto farà | relatione a sua Eccellentia. |</w:t>
      </w:r>
    </w:p>
    <w:p w14:paraId="01FD458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Alcuni mercanti di questa piazza, mi hanno detto haver | inteso, che vostra Serenità si dispone voler lasciar libero a | questa Natione, et che sia commune con la sua il | comertio di Soria; cosa altre volte negata da lei | il che dicono che riuscirà con servitio di quella piazza | et gusto delli particolari mercanti di qua, che traficaranno | più volontieri da Soria a Venetia; ma che ’l Gene-|rale però non haverà contento per la diversione, che | sarà senza dubio di quel trafico a che mi hanno |</w:t>
      </w:r>
    </w:p>
    <w:p w14:paraId="6C61B22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145r /</w:t>
      </w:r>
    </w:p>
    <w:p w14:paraId="7AFC2EA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detto quelli con che ho havuto di ciò ragionamento che vostra Serenità non | deve mirar perché le tornerà conto, che questa Natione | habbi communione con la sua ne’ trafichi dalla parte | di Levante, il che non ho voluto far di meno di non rap-|presentar alla Serenità vostra perché ella facci sopra il discorso | quel reflesso ch’è proprio della sua prudenza. |</w:t>
      </w:r>
    </w:p>
    <w:p w14:paraId="37978FB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Per li soldati ho trovato nel mio ritorno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72"/>
      </w:r>
      <w:r w:rsidRPr="002A6193">
        <w:rPr>
          <w:rFonts w:eastAsia="NSimSun"/>
          <w:kern w:val="2"/>
          <w:lang w:eastAsia="hi-IN" w:bidi="hi-IN"/>
        </w:rPr>
        <w:t xml:space="preserve"> a Hooron che era | restato qualche debito di 600 fiorini in circa nella stessa | piazza, et in quella di Encusen; et essendo caminata | sin qui questa levata con publica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73"/>
      </w:r>
      <w:r w:rsidRPr="002A6193">
        <w:rPr>
          <w:rFonts w:eastAsia="NSimSun"/>
          <w:kern w:val="2"/>
          <w:lang w:eastAsia="hi-IN" w:bidi="hi-IN"/>
        </w:rPr>
        <w:t xml:space="preserve"> et particolar | sodisfattione del Paese, et riputatione grandissima di vostra Serenità | per non lasciar con questo poco, che le dette due città | restino disgustate ho stimato a proposito dar ordine, | che siano pagate massime che quei signori della Amiralità | et li borgomastri me ne hanno fatta particolar instanza | ne haverò la quietanza, et la manderò con l’altre | del Colonello perché la Serenità vostra li facci ribatter alli capitani | che sono debitori. |</w:t>
      </w:r>
    </w:p>
    <w:p w14:paraId="4C715CD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M’informerò delle artiglierie di bronzo propostemi dal signor principe | di Oranges, et senza obligarmi ne darò conto a vostra Serenità. | </w:t>
      </w:r>
    </w:p>
    <w:p w14:paraId="3403532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Quingetti mi ha fatto pregare con grande instanza | di dargli la replicata delle lettere, che scrissi alla Serenità vostra |</w:t>
      </w:r>
    </w:p>
    <w:p w14:paraId="7E9A286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145v /</w:t>
      </w:r>
    </w:p>
    <w:p w14:paraId="7B0DEA4F" w14:textId="122B087C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a’ 5 di marzo toccante la sodisfattione che desiderava | fosse fatta al fratello suo di diecimilla ducati ristanti | delli 27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ultimi dati al signor conte di Levenstein, pregandomi | insieme di nuovo raccommandar il suo grave interesse | che patisce nella ruina della sua caduta dal credito | di questa piazza, et certo è degno di grandissima compassione | appresso ognuno, et si confida, che la Serenità vostra per sua | pietà non sia per farli trattenir di vantaggio il pagamento | delli detti dieci milla ducati, poiché si offerisce farle | constar, che ha esborsato più di quello che ha havuto | in lettere di cambio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574"/>
      </w:r>
      <w:r w:rsidRPr="002A6193">
        <w:rPr>
          <w:rFonts w:eastAsia="NSimSun"/>
          <w:kern w:val="2"/>
          <w:lang w:eastAsia="hi-IN" w:bidi="hi-IN"/>
        </w:rPr>
        <w:t xml:space="preserve"> di ragione del signor conte di Levenstein; | sopra che non dirò di vantaggio alla prudenza di vostra Serenità. Gratie etc. |</w:t>
      </w:r>
    </w:p>
    <w:p w14:paraId="5FE2DDB2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D5FDF6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 Amsterdam a’ 21 maggio 1618 |</w:t>
      </w:r>
    </w:p>
    <w:p w14:paraId="0209BE1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di vostra Serenità |</w:t>
      </w:r>
    </w:p>
    <w:p w14:paraId="4ACF66F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humilissimo, et devotissono servitore |</w:t>
      </w:r>
    </w:p>
    <w:p w14:paraId="11AE7C1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6DDC0F3E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E41ABE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146r /</w:t>
      </w:r>
    </w:p>
    <w:p w14:paraId="286C391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AD743CE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0F5119D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146v /</w:t>
      </w:r>
    </w:p>
    <w:p w14:paraId="355A1FE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5D87D5D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3F234D8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34</w:t>
      </w:r>
      <w:r w:rsidR="002D55FA" w:rsidRPr="002A6193">
        <w:rPr>
          <w:rStyle w:val="FootnoteReference"/>
          <w:rFonts w:eastAsia="NSimSun"/>
          <w:kern w:val="2"/>
          <w:lang w:eastAsia="hi-IN" w:bidi="hi-IN"/>
        </w:rPr>
        <w:footnoteReference w:id="575"/>
      </w:r>
      <w:r w:rsidRPr="002A6193">
        <w:rPr>
          <w:rFonts w:eastAsia="NSimSun"/>
          <w:kern w:val="2"/>
          <w:lang w:eastAsia="hi-IN" w:bidi="hi-IN"/>
        </w:rPr>
        <w:t xml:space="preserve"> comincia 33 |</w:t>
      </w:r>
    </w:p>
    <w:p w14:paraId="4863201F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DD40F7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tracce di sigilli</w:t>
      </w:r>
    </w:p>
    <w:p w14:paraId="6B613525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0B40B72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4CBEACB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146vC /</w:t>
      </w:r>
    </w:p>
    <w:p w14:paraId="49F554C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21 maggio 1618 ricevute a’ 6 giugno |</w:t>
      </w:r>
    </w:p>
    <w:p w14:paraId="63C338A1" w14:textId="0DB0AAE2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Haya.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34 |</w:t>
      </w:r>
    </w:p>
    <w:p w14:paraId="53605181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123939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L. SS. R. | </w:t>
      </w:r>
    </w:p>
    <w:p w14:paraId="3CE2A808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5E550502" w14:textId="77777777" w:rsidR="004F158F" w:rsidRPr="002A6193" w:rsidRDefault="00E54E37" w:rsidP="004F158F">
      <w:pPr>
        <w:spacing w:line="259" w:lineRule="auto"/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42</w:t>
      </w:r>
    </w:p>
    <w:p w14:paraId="7EAE1037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27 maggio 1618, L’Aia (cc. 147r-152v)</w:t>
      </w:r>
    </w:p>
    <w:p w14:paraId="76B0FCCC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7EDF10D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147r /</w:t>
      </w:r>
    </w:p>
    <w:p w14:paraId="4E954C1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35 sola |</w:t>
      </w:r>
    </w:p>
    <w:p w14:paraId="5094D550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8C8386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342989B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resi mercordì ai signori Stati la ratificatione della scrittura, et la lettera | della Serenità vostra accompagnando l’una, et l’altra con quegli ufficii, | che stimai proprii; accomodandomi in tutto ai concetti espressimi | nelle sue dei 4 del presente. Fu aggradita da questi signori la | presentatione sudetta con parole di ringratiamento in particolar per | la prontezza, con che era venuta essa ratificatione; et per il tempo | delli sei mesi, che vostra Serenità potesse intertenir di vantaggio li vasselli | mi fu risposto, che sopra l’instanza, che intorno ciò mi chiesero | et lasciai per scritto haverebbono consultato, et deliberato poi | quello, che fosse stato stimato proprio a sodisfattione delle | Signorie vostre eccellentissime aggiungendo il Presidente a questo parole | molto ufficiose; et mostrando il desiderio, che haveva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76"/>
      </w:r>
      <w:r w:rsidRPr="002A6193">
        <w:rPr>
          <w:rFonts w:eastAsia="NSimSun"/>
          <w:kern w:val="2"/>
          <w:lang w:eastAsia="hi-IN" w:bidi="hi-IN"/>
        </w:rPr>
        <w:t xml:space="preserve"> | il generale, et il particolare, ch’elle fossero in tutte | le cose a loro possibili servite et per la partenza dei | vasselli si rallegrarono meco, dicendo, che auguravano | che havessero buon vento per potersi presto condurre | nel golfo a congiungerse con il resto dell’armata. | A questi testimonii continuati di buona affettione | corrisposi, come dovevo, et replicai qualche cosa ancora | intorno alla risolutione per il desiderio di vostra Serenità. | Hanno messo in deliberatione il negotio, et stabilito |</w:t>
      </w:r>
    </w:p>
    <w:p w14:paraId="3893E18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147v /</w:t>
      </w:r>
    </w:p>
    <w:p w14:paraId="1C40DC6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scriverne alle 3 Amiralità per haverne il lor parere; et | ho cavato da quei particolari con chi ho parlato, che non haverà | la Serenità vostra difficoltà in questo proposito. Ben qualcheduno | mi ha detto, che si sarebbe intesa volontieri la specificatione del | tempo. Io a questo ho risposto, che con Spagnuoli l’huomo | non può far stato di tempo, perché la bassezza dei loro | pensieri, et dei loro artificii non lo concede; et però essendo | necessario il ben guardarsi, toccava all’amor di questi signori | come quelli, che corrono coi medesimi interessi il procu-|rar che la serenissima Republica restasse sempre con forze tali, che | giovassero al servitio proprio, et alla difesa della commune | libertà. Fu adherito al concetto. Io starò attendendo l’essito | per darne poi riverente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77"/>
      </w:r>
      <w:r w:rsidRPr="002A6193">
        <w:rPr>
          <w:rFonts w:eastAsia="NSimSun"/>
          <w:kern w:val="2"/>
          <w:lang w:eastAsia="hi-IN" w:bidi="hi-IN"/>
        </w:rPr>
        <w:t xml:space="preserve"> conto alle Signorie vostre eccellentissime. |</w:t>
      </w:r>
    </w:p>
    <w:p w14:paraId="7F5430C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È venuto qui qualche avviso alli signori Stati, che li vasselli di vostra Serenità | partissero martedì da Valmua in Inghilterra essendo state vedute | da 30 vele in circa che andavano con prospero vento. | Piaccia al Signor Dio, che le genti arrivino bene, et sane, | il che è desiderato dall’universale. Il signor principe di | Oranges particolarmente, col quale fui hieri, mostrò conten-|tezza dell’uscita di detti vasselli; interrogandomi | della qualità di essi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78"/>
      </w:r>
      <w:r w:rsidRPr="002A6193">
        <w:rPr>
          <w:rFonts w:eastAsia="NSimSun"/>
          <w:kern w:val="2"/>
          <w:lang w:eastAsia="hi-IN" w:bidi="hi-IN"/>
        </w:rPr>
        <w:t xml:space="preserve">, et delle genti; et mi aggiunse che | </w:t>
      </w:r>
    </w:p>
    <w:p w14:paraId="5BDF7E6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148r /</w:t>
      </w:r>
    </w:p>
    <w:p w14:paraId="2801466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vostra Serenità in niuna maniera si fidasse dei Spagnuoli, perché, | se potranno la inganneranno. |</w:t>
      </w:r>
    </w:p>
    <w:p w14:paraId="53F6C97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M’informa coll’Eccellenza sua di quei pezzi di artiglieria, de’ quali mi | parlò a dì passati, et mi replicò che di 20 dodici certo | erano buoni per metter sopra navi; et mi raccordò, che | per meglio assicurarmi della loro bontà, et qualità, et del | prezzo ancora, ne scrivessi al signor conte Ernesto in Gheldria perché | mandasse qualcheduno sottomano a trattarne. Così farò, et di | quello caverò scriverò riverentemente alla Serenità vostra. |</w:t>
      </w:r>
    </w:p>
    <w:p w14:paraId="3D9BB13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Tengo tre mani di lettere sue de’ 28 aprile, et de’ 5 et 11 del presente, | et queste con tre lettere di cambio per la summa di otto | millacinquecento ducati, che ho mandate in Amsterdam per | farne far l’accettatione. Io temo di longhezza nel poter | haver li conti dai signori delle Amiralità, et pur non mancai | di lasciar buoni ordini, come anco soleciterò a fine che | possi distintamente significar alla </w:t>
      </w:r>
      <w:r w:rsidRPr="002A6193">
        <w:rPr>
          <w:rFonts w:eastAsia="NSimSun"/>
          <w:kern w:val="2"/>
          <w:lang w:eastAsia="hi-IN" w:bidi="hi-IN"/>
        </w:rPr>
        <w:lastRenderedPageBreak/>
        <w:t>Serenità vostra quello, che importi | la preparazione dei dodici vasselli, et si sappi calcolar | nel resto quello sarà necessario di denaro per avanzar | di qua per far li pagamenti de’ noleggi ai compartecipi. |</w:t>
      </w:r>
    </w:p>
    <w:p w14:paraId="18EAAD2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Dimani, o appresso dimani anderò a Roterdam per complir con | quei signori, et ringratiarli di quanto hanno operato. Ufficio |</w:t>
      </w:r>
    </w:p>
    <w:p w14:paraId="7E00812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148v /</w:t>
      </w:r>
    </w:p>
    <w:p w14:paraId="7467E83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che stimo necessario poiché l’ho fatto con le altre due Amiralità, et là | anco presentialmente solecitato di haver quanto è necessario. |</w:t>
      </w:r>
    </w:p>
    <w:p w14:paraId="5145978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È qui con gran curiosità aspetto se vasselli sarà restituito. Par che | ognuno stimi, che Spagnuoli in fine si saranno indotti al farlo, et | Francesi lo publicano, ma non si sa poi comprender, ove haveranno | a parar li suoi disegni, mentre qui conoscono in loro un particolar | fine di non star mai quieti, et di tener occupato il mondo hor in | una, hora in un’altra parte, et massime se si accommoderanno | le cose d’Italia. Non pensiamo però questi signori, che nel presente anno | si facci alcun motivo in questi paesi dubitano bene, che si covi | qualche pensiero per l’anno venturo, et che in tanto il re di | Spagna si compiaccia di veder l’intestine turbulenze di | questo Stato; sperando, che siano per avanzarsi, et cavarne il | suo profitto. |</w:t>
      </w:r>
    </w:p>
    <w:p w14:paraId="75D2B30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enerale di Holanda è ridotta. Par che in essa | si sia dichiarito pro navi, che l’auttorità publica sia mante-|nuta in ogni luoco: tuttavia viene anco stimato questo un | povero rimedio alla febre intestina, non si dispera però dell’| accommodamento; ma vi vuole et tempo, et patienza. |</w:t>
      </w:r>
    </w:p>
    <w:p w14:paraId="2F2B6BC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Tornò il signor principe di Oranges venerdì sera doppo esser stato | fuori dell’Haya da tre settimane in circa. Si è trattenuto la |</w:t>
      </w:r>
    </w:p>
    <w:p w14:paraId="2FD2E04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149r /</w:t>
      </w:r>
    </w:p>
    <w:p w14:paraId="47F1D61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maggior parte di questo tempo nella provincia di Ourisel | procurando d’imprimer nell’universale, et nel particolare di | quei Stati esser necessario per l’accomodamento di queste inten-|sioni il </w:t>
      </w:r>
      <w:r w:rsidR="00EF0B41" w:rsidRPr="002A6193">
        <w:rPr>
          <w:rFonts w:eastAsia="NSimSun"/>
          <w:kern w:val="2"/>
          <w:lang w:eastAsia="hi-IN" w:bidi="hi-IN"/>
        </w:rPr>
        <w:t>s</w:t>
      </w:r>
      <w:r w:rsidRPr="002A6193">
        <w:rPr>
          <w:rFonts w:eastAsia="NSimSun"/>
          <w:kern w:val="2"/>
          <w:lang w:eastAsia="hi-IN" w:bidi="hi-IN"/>
        </w:rPr>
        <w:t>inodo generale abhorrito da quelli della fattione | contraria, et mal inteso anco da altri, non si sapendo veder | che buon effetto possi partorire. Par che l’Eccellenza sua habbi | trovata in quella Provincia assai corrispondenza, | ancorché in parte adherisca ai dogmi di Arminio. |</w:t>
      </w:r>
    </w:p>
    <w:p w14:paraId="23AFC85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signor ambasciator di Francia mostrò dispiacergli la continuatione | di queste dissertioni, per la diversione delle quali mi | disse, che a nome del suo Re haveva fatta ogni buon | ufficio; ma pareva, che non giovasse; et continuò. | Parmi, che succedi il medesimo qui, che a tempo della liga | in Francia, che chi parlava di pace era notato, et | dichiarito per heretico, et qui chi parla di quiete si | dice subito esser arminiano. |</w:t>
      </w:r>
    </w:p>
    <w:p w14:paraId="29A6699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signor principe di Oranges per dar gusto a quelli di Amsterdam | andò in quella città come per passaggio, et fu giovedì incon-|trato da tutti li borghesi con grandissima pompa, et come | se venisse in trionfo, rappresentandosi molte pitture | et figure, che indicavano le imprese del padre |</w:t>
      </w:r>
    </w:p>
    <w:p w14:paraId="702E46A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149v /</w:t>
      </w:r>
    </w:p>
    <w:p w14:paraId="3A58A13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et dell’Eccellenza sua, essendo strascinate per terra corone, mitrie, et altre | cose simili; et sono avvisato, che non si è mancato di | ogni magnificenza tanto nell’incontro, che nel condurlo | fuori della città; precedendogli carri, et altre macchine | fatte espressamente, uscendo più di dodici milla persone | et li principali, borgomastri, et antiani di Amsterdam | tenero compagnia all’Eccellenza sua fin fuori della porta per buon | pezzo, et la gioventù per doi leghe di camino cridando | nel licentiarli, che fece sua Eccellenza Viva il principe di Oranges | liberator dell’Holanda; havendole prima presentato | un libro con le coperte gioielate, et dentro erano scritte | alcune rime in laude di lei; alla quale fu recitata | anco una breve oratione nell’uscir che fece dalla detta | città ritornandosene ognuno con lacrime di dolcezza. | </w:t>
      </w:r>
    </w:p>
    <w:p w14:paraId="752CEE2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 ’l partito de’ contraremonstranti gode di quanto è stato | fatto in honor del Principe; l’altro de’ remonstranti | non ne ha punto goduto; anzi si augumenta in loro con | l’odio la gelosia. Et vogliono, che sua Eccellenza habbi espressamente | visitata quella città, eccitata sì, ma anco per tenirla | viva nella professione, che fanno li habitanti; parendo | che la vecchia religione habbi ad esser il fondamento del stato | </w:t>
      </w:r>
    </w:p>
    <w:p w14:paraId="57BA2D9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/ 150r /</w:t>
      </w:r>
    </w:p>
    <w:p w14:paraId="1C73831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del Paese. |</w:t>
      </w:r>
    </w:p>
    <w:p w14:paraId="1678307E" w14:textId="14BDBAF3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Sono partiti mercordì mattina li ambasciatori destinati per Danimarca. | Al conte di Colemburgh per Gheldria, et alli doi per Holanda | si sono aggionti doi altri uno per Zelanda, et l’altro per | Frisia; a fine di far, che ’l numero de’ soggetti, et la qualità | di essi rendi l’</w:t>
      </w:r>
      <w:r w:rsidR="005A386E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>mbasciata tanta più honorata, et | conspicua. Mi viene affermato, che nell’andar, et | nel ritorno toccaranno alcune delle città ansiatiche; | et parendo di farlo così in passando le avvertiranno | a mirar di tenersi pronte per star alla difesa commune | in che hanno molte, et molte volte premuto li signori Stati | senza cavar alcun frutto. |</w:t>
      </w:r>
    </w:p>
    <w:p w14:paraId="1BE91B4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Qualcheduno mi ha detto, che haverebbe più volentieri veduto | destinar persona per resieder appresso vostra Serenità a che | molti pensano; ma non si sano risolver, et poco al | presente si parla. |</w:t>
      </w:r>
    </w:p>
    <w:p w14:paraId="58C853E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L’ambasciator di Francia residente appresso li serenissimi arciduchi fa | ogni possibile per divertir qualche risolutione stabilita | in quel Consiglio delle finanze di sue Altezze di far un | canale, che da Gravelinghen passi a Santo Mero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79"/>
      </w:r>
      <w:r w:rsidRPr="002A6193">
        <w:rPr>
          <w:rFonts w:eastAsia="NSimSun"/>
          <w:kern w:val="2"/>
          <w:lang w:eastAsia="hi-IN" w:bidi="hi-IN"/>
        </w:rPr>
        <w:t>, | che essendo vicino al porto di Cales Francesi ne venirebbono |</w:t>
      </w:r>
    </w:p>
    <w:p w14:paraId="184787F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150v /</w:t>
      </w:r>
    </w:p>
    <w:p w14:paraId="0B38717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 ricever grave danno. |</w:t>
      </w:r>
    </w:p>
    <w:p w14:paraId="0F65AE70" w14:textId="0894834A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 anco tentato la rivocatione di certo </w:t>
      </w:r>
      <w:r w:rsidR="00D26F02" w:rsidRPr="002A6193">
        <w:rPr>
          <w:rFonts w:eastAsia="NSimSun"/>
          <w:kern w:val="2"/>
          <w:lang w:eastAsia="hi-IN" w:bidi="hi-IN"/>
        </w:rPr>
        <w:t>p</w:t>
      </w:r>
      <w:r w:rsidRPr="002A6193">
        <w:rPr>
          <w:rFonts w:eastAsia="NSimSun"/>
          <w:kern w:val="2"/>
          <w:lang w:eastAsia="hi-IN" w:bidi="hi-IN"/>
        </w:rPr>
        <w:t>lacart fatto far | dalle Altezze loro, che sete lavorate in Francia non | possino esser asportate nei Stati di esse. In questo | mostrano ben elle di voler sodisfar all’</w:t>
      </w:r>
      <w:r w:rsidR="00D26F02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>mbasciatore; ma | nell’altro non si crede, che li ufficii bastino a sturbar | l’opera. |</w:t>
      </w:r>
    </w:p>
    <w:p w14:paraId="4AE1A7B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 questo aggiongo le replicate de’ 21 del presente scritte, et | ispedite da Amsterdam per via di Colonia n° 33 fin 34. Gratie etc. |</w:t>
      </w:r>
    </w:p>
    <w:p w14:paraId="4DED38E8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0ACF30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Dall’Haya a’ 27 maggio 1618 |</w:t>
      </w:r>
    </w:p>
    <w:p w14:paraId="25F4FA3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vostra Serenità |</w:t>
      </w:r>
    </w:p>
    <w:p w14:paraId="4230B8B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humilissimo et devotissimo servitore |</w:t>
      </w:r>
    </w:p>
    <w:p w14:paraId="622A69E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102D38E1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1EBDC8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151r-v /</w:t>
      </w:r>
    </w:p>
    <w:p w14:paraId="40787AF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Tagliata</w:t>
      </w:r>
    </w:p>
    <w:p w14:paraId="69113D19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561E83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152r /</w:t>
      </w:r>
    </w:p>
    <w:p w14:paraId="28162A5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7562694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5B6E7CD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152v /</w:t>
      </w:r>
    </w:p>
    <w:p w14:paraId="38B77A0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71D0398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35 sola |</w:t>
      </w:r>
    </w:p>
    <w:p w14:paraId="5C3CB11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F6365C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</w:t>
      </w:r>
    </w:p>
    <w:p w14:paraId="434343C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068BF8A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42CE932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152vC /</w:t>
      </w:r>
    </w:p>
    <w:p w14:paraId="09EF33E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27 maggio 1618 ricevuta a’ 13 giugno |</w:t>
      </w:r>
    </w:p>
    <w:p w14:paraId="38A5FEE1" w14:textId="7E7918D5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Haya.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35 | sola |</w:t>
      </w:r>
    </w:p>
    <w:p w14:paraId="532FC3C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A773C94" w14:textId="77777777" w:rsidR="00C24860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R. |</w:t>
      </w:r>
    </w:p>
    <w:p w14:paraId="10C1C11D" w14:textId="77777777" w:rsidR="004F158F" w:rsidRPr="002A6193" w:rsidRDefault="00E54E37" w:rsidP="004F158F">
      <w:pPr>
        <w:spacing w:line="259" w:lineRule="auto"/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43</w:t>
      </w:r>
    </w:p>
    <w:p w14:paraId="741A39B8" w14:textId="77777777" w:rsidR="002E091A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3 giugno 1618, L’Aia (cc. 153r-156v)</w:t>
      </w:r>
    </w:p>
    <w:p w14:paraId="2D252CEC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063934E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153r /</w:t>
      </w:r>
    </w:p>
    <w:p w14:paraId="5BB01DB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36 sola |</w:t>
      </w:r>
    </w:p>
    <w:p w14:paraId="0E720454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71CB91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33F6B35A" w14:textId="2767EB5F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nella lettera, che hoggi otto scrissi reverentemente alla Serenità vostra n° 35 | inviata per la via di Anversa, et che sarà qui replicata haverà | inteso quello che dissi del viaggio dei vasselli; et hora le aggiungo | haver havuto nuovo rincontro che li capitani delle tre navi di | Roterdam, havendo stimato, che col vento, ch’essi uscirono dalla | Mosa, gl’altri nuove potessero esser usciti dal Tessel risolverono | di star in mare sulle volte attendendo; et così li venne fatto | di congiungersi, et far il viaggio senza toccar il porto di | Valmua in Inghilterra di che sono state vedute lettere in questo proposito. | Sono hoggi disisette giorni, che partirono et se bene l’ap-|parenza di qua ha mostrato non poter esser, che non | habbino havuto vento molto quieto; in ogni modo io mi | persuado, che già siano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80"/>
      </w:r>
      <w:r w:rsidRPr="002A6193">
        <w:rPr>
          <w:rFonts w:eastAsia="NSimSun"/>
          <w:kern w:val="2"/>
          <w:lang w:eastAsia="hi-IN" w:bidi="hi-IN"/>
        </w:rPr>
        <w:t xml:space="preserve"> passati lo stretto, che Dio lo voglia, et | li vogli condor felicemente al destinato viaggio in augumento | dell’armata, et servitio di vostra Serenità. |</w:t>
      </w:r>
    </w:p>
    <w:p w14:paraId="1A4B5C6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Fui mercordì a complir con li signori dell’amiralità di Roterdam | il che fu grandemente, et con parole piene di cortesia aggradito | da sue Signorie; dicendo, che in ogni altra occasione haverebbono | mostrata la medesima prontezza. |</w:t>
      </w:r>
    </w:p>
    <w:p w14:paraId="5825046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 questi signori solamente ho havuti li roli delle tre navi della | sua ripartitione, et nota di certi apprestamenti questi in esse | sono in espettatione degl’altri, et ridotto a queste feste | delle Pentecoste sarà anco questa maggior dilatione | di tempo per haver le restanti scritture da queste | Amiralità: non ho però lasciato di solecitare con lettere |</w:t>
      </w:r>
    </w:p>
    <w:p w14:paraId="1F25EE1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153v /</w:t>
      </w:r>
    </w:p>
    <w:p w14:paraId="0D2B643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et in Amsterdam con lettere, et con il mezo del signor Calandrini. |</w:t>
      </w:r>
    </w:p>
    <w:p w14:paraId="54B12C0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Sono tutti dietro a formar li conti della dispensa del denaro | et credo pure, che per la fine della prossima settimana | haverò il tutto. Intanto per li roli havendo ogni capitano | dei vasselli il suo sottoscritto dalli signori dell’Amiralità anco | quando arrivassero all’obedienza dell’eccellentissimo signor Capitan generale | potrà con quelli regolarsi nel far li pagamenti dei salarii | doppo scrissi li doi mesi essendo notato al nome di ogni marinaro | il soldo che deve havere: perché quanto alle spese dei viveri | havendo questi signori a nome publico risposto per la sodisfattione | a quelli, che hanno dato le vettovaglie qua li pagaranno, | se ben sempre lascieranno qualche cosa a fine che possino | li capitani sudetti delle navi in luoco de’ buttiri</w:t>
      </w:r>
      <w:r w:rsidR="00CB0785" w:rsidRPr="002A6193">
        <w:rPr>
          <w:rStyle w:val="FootnoteReference"/>
          <w:rFonts w:eastAsia="NSimSun"/>
          <w:kern w:val="2"/>
          <w:lang w:eastAsia="hi-IN" w:bidi="hi-IN"/>
        </w:rPr>
        <w:footnoteReference w:id="581"/>
      </w:r>
      <w:r w:rsidRPr="002A6193">
        <w:rPr>
          <w:rFonts w:eastAsia="NSimSun"/>
          <w:kern w:val="2"/>
          <w:lang w:eastAsia="hi-IN" w:bidi="hi-IN"/>
        </w:rPr>
        <w:t>, et de | birre far provisioni de vini, et ogli fino al compimento | delli 13 mesi, che sono in obligo col soldo che di qua li | è stato accordato. Io manderò quanto più presto mi sarà</w:t>
      </w:r>
      <w:r w:rsidR="00CB0785" w:rsidRPr="002A6193">
        <w:rPr>
          <w:rStyle w:val="FootnoteReference"/>
          <w:rFonts w:eastAsia="NSimSun"/>
          <w:kern w:val="2"/>
          <w:lang w:eastAsia="hi-IN" w:bidi="hi-IN"/>
        </w:rPr>
        <w:footnoteReference w:id="582"/>
      </w:r>
      <w:r w:rsidRPr="002A6193">
        <w:rPr>
          <w:rFonts w:eastAsia="NSimSun"/>
          <w:kern w:val="2"/>
          <w:lang w:eastAsia="hi-IN" w:bidi="hi-IN"/>
        </w:rPr>
        <w:t xml:space="preserve"> | possibile ogni sorte di recapito, et distinta informatione | perché sappi regolarsi nel suo servitio; mi duole della | tardanza; ma vostre Eccellenze incolperanno la natura di questi | popoli tardi nelle loro risolutioni. |</w:t>
      </w:r>
    </w:p>
    <w:p w14:paraId="2BF23D3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Li roli delli capitani delle genti da terra li manderò la prossima | settimana; quando vegga di non poter haver le scritture tutte | insieme in una volta. |</w:t>
      </w:r>
    </w:p>
    <w:p w14:paraId="0724385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Mi è venuto ultimamente ad orecchie, che si trova nell’armata di | vostra Serenità messer Antonio Coluri, et sono stato avvertito, che | </w:t>
      </w:r>
    </w:p>
    <w:p w14:paraId="1390FEC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154r /</w:t>
      </w:r>
    </w:p>
    <w:p w14:paraId="3C8BB89E" w14:textId="6BB8FC45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questo sia altre volte restato disgustato del Chercoven ami-|raglio delli dodici vasselli per occasione della sua nave mentre | detto Coluri con essa fece viaggio nell’Indie. Io non ho | voluto tralasciar di significar questo tanto alla Serenità vostra | affine che colla sua prudenza ordini al signor Capitan generale da |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 quello che stimerà a proposito per evitar ogni | accidente di gelosia, et mal </w:t>
      </w:r>
      <w:r w:rsidRPr="002A6193">
        <w:rPr>
          <w:rFonts w:eastAsia="NSimSun"/>
          <w:kern w:val="2"/>
          <w:lang w:eastAsia="hi-IN" w:bidi="hi-IN"/>
        </w:rPr>
        <w:lastRenderedPageBreak/>
        <w:t>intelligenza, che potesse nascer | tra questi doi huomini quando massime il Coluri havesse | qualche carica di commando principale nell’armata. |</w:t>
      </w:r>
    </w:p>
    <w:p w14:paraId="57365D7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capitano Quast è tornato dal mare con le navi, che haveva | sotto al suo commando contro pirati.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83"/>
      </w:r>
      <w:r w:rsidRPr="002A6193">
        <w:rPr>
          <w:rFonts w:eastAsia="NSimSun"/>
          <w:kern w:val="2"/>
          <w:lang w:eastAsia="hi-IN" w:bidi="hi-IN"/>
        </w:rPr>
        <w:t xml:space="preserve"> Fa raporto | che essi si trovino molto forti, et che hanno disegno, et | l’apparenza mostrava, che fossero per metterlo anco in | effetto di essere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84"/>
      </w:r>
      <w:r w:rsidRPr="002A6193">
        <w:rPr>
          <w:rFonts w:eastAsia="NSimSun"/>
          <w:kern w:val="2"/>
          <w:lang w:eastAsia="hi-IN" w:bidi="hi-IN"/>
        </w:rPr>
        <w:t xml:space="preserve"> d’avantaggio gagliardi per il che | si andavano preparando: onde era necessario un buon | rinforzo per cacciarli, et fuggarli. Questo uscirà di nuovo | et si unirà col capitan Moy Lambert, che commanderà | alle quattordici navi da guerra armate ultimamente da | questi signori, et che sono usciti al mare. |</w:t>
      </w:r>
    </w:p>
    <w:p w14:paraId="5BAB7BE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Si continua in Encusen la fabrica del vassello compro ad | instanza del signor duca di Ghisa per valersene contro | corsari. Ne vorrebbono ancor doi; ma non trovano | cosa a proposito, et di loro gusto, che sia cominciato. | Io se ben viene affermato, che sono per servitio de’ Francesi, | et che questo ambasciatore di sua Maestà christianissima coadiuvi il Cavalier</w:t>
      </w:r>
      <w:r w:rsidR="00CB0785" w:rsidRPr="002A6193">
        <w:rPr>
          <w:rStyle w:val="FootnoteReference"/>
          <w:rFonts w:eastAsia="NSimSun"/>
          <w:kern w:val="2"/>
          <w:lang w:eastAsia="hi-IN" w:bidi="hi-IN"/>
        </w:rPr>
        <w:footnoteReference w:id="585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5CBE6F6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154v /</w:t>
      </w:r>
    </w:p>
    <w:p w14:paraId="10C43AE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ch’è qui a tal effetto: in ogni modo starò avvertito, et procurerò | che questi signori cavino buona cautione, che habino a servir | li vasselli contra corsari, come è stato proposto, et non altrimenti. |</w:t>
      </w:r>
    </w:p>
    <w:p w14:paraId="531569A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Non sento più alcuna cosa di quell’Alagambre, et tutte le voci | di levata di genti da’ paesi dei serenissimi arciduchi, che pareva | si volesse fare per il duca di Ossuna sono svanite. Vado | indagando a tutto mio potere, et havendo inteso esser qualcheduno | in trattatione di compreda di certo vassello ch’è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86"/>
      </w:r>
      <w:r w:rsidRPr="002A6193">
        <w:rPr>
          <w:rFonts w:eastAsia="NSimSun"/>
          <w:kern w:val="2"/>
          <w:lang w:eastAsia="hi-IN" w:bidi="hi-IN"/>
        </w:rPr>
        <w:t xml:space="preserve"> a Sardan | procurerò di cavar chi siano li contraenti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87"/>
      </w:r>
      <w:r w:rsidRPr="002A6193">
        <w:rPr>
          <w:rFonts w:eastAsia="NSimSun"/>
          <w:kern w:val="2"/>
          <w:lang w:eastAsia="hi-IN" w:bidi="hi-IN"/>
        </w:rPr>
        <w:t xml:space="preserve"> per | appor ad ogni disegno, che si volesse far sotto mano in | pregiudicio di vostra Serenità, et ne feci anco moto hieri al | Presidente ad ogni buon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88"/>
      </w:r>
      <w:r w:rsidRPr="002A6193">
        <w:rPr>
          <w:rFonts w:eastAsia="NSimSun"/>
          <w:kern w:val="2"/>
          <w:lang w:eastAsia="hi-IN" w:bidi="hi-IN"/>
        </w:rPr>
        <w:t xml:space="preserve"> fine. |</w:t>
      </w:r>
    </w:p>
    <w:p w14:paraId="7782A6B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Hanno questi signori scritto a tutte tre le Amiralità per informatione | sopra l’instanza, che feci di poter la Serenità vostra trattenir di | vantaggio delli sei mesi in servitio li vasselli, et già le | lettere sono andate, et io stesso presentai quelle dirette | a’ signori a Roterdam. Venute le risposte si darà dai | signori Stati compimento alla risolutione li quali scuopro esser | continuamente inclinati a far servitio a vostra Serenità et se | nella prorogatione del tempo lo facessero limitato (come | ho penetrato esservene qualche concetto) mi viene detto | che sarà proforma, et per dar gusto al Paese; ma non | perché non siano sicuri d’ogni compita sodisfattione, | restando sempre più contento ognuno della prontezza | con che è stato fatto lo esborso del denaro; et per le |</w:t>
      </w:r>
    </w:p>
    <w:p w14:paraId="6A42E17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155r /</w:t>
      </w:r>
    </w:p>
    <w:p w14:paraId="22D19A5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rimesse, ch’ella mi ha fatte fare nella piazza di Amsterdam. |</w:t>
      </w:r>
    </w:p>
    <w:p w14:paraId="5E1A7682" w14:textId="1D29BBF9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Oltre il denaro, che ha esborsato il Calandrini alli signori Stati dell’Amira-|lità per le navi, et a me per la soldatesca, par che quelli | di Amsterdam voglino haver anco 40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fiorini in circa, et quelli | di Encusen da 15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o più, quelli di Roterdam anco qualche | altri et dicono per pagar li viveri compitamente a fine di | far passar il tutto così bene, come è passato sin qui con | somma riputatione della serenissima Republica, et senza, che l’Eccellenze vostre | habbino alcun reclamo: onde datimi li conti li anderò | assignando delle partite, che mi ha rimesse; et però sarà | bene, che continui la Serenità vostra a rimettermi dell’altro | denaro a fine di poterne haver pronto per sodisfar | ai noleggi dei vasselli; poiché scorsi li doi mesi già | pagati vi vorranno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89"/>
      </w:r>
      <w:r w:rsidRPr="002A6193">
        <w:rPr>
          <w:rFonts w:eastAsia="NSimSun"/>
          <w:kern w:val="2"/>
          <w:lang w:eastAsia="hi-IN" w:bidi="hi-IN"/>
        </w:rPr>
        <w:t xml:space="preserve"> per questo interesse, et più | mille fiorini ogni mese. |</w:t>
      </w:r>
    </w:p>
    <w:p w14:paraId="38414BF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L’irresolutione di questi signori nel proposito di </w:t>
      </w:r>
      <w:r w:rsidR="00D26F02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inistro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0"/>
      </w:r>
      <w:r w:rsidRPr="002A6193">
        <w:rPr>
          <w:rFonts w:eastAsia="NSimSun"/>
          <w:kern w:val="2"/>
          <w:lang w:eastAsia="hi-IN" w:bidi="hi-IN"/>
        </w:rPr>
        <w:t xml:space="preserve"> per cor-|risponder alla residenza, che tiene vostra Serenità della mia | persona in questi paesi nasce dal non trovarsi soggetto | o che si afferisca, o che sia proprio per il servitio. Dicono | alcuni, che se fosse per ambasciatore si troverebbono molti; </w:t>
      </w:r>
      <w:r w:rsidRPr="002A6193">
        <w:rPr>
          <w:rFonts w:eastAsia="NSimSun"/>
          <w:kern w:val="2"/>
          <w:lang w:eastAsia="hi-IN" w:bidi="hi-IN"/>
        </w:rPr>
        <w:lastRenderedPageBreak/>
        <w:t>ma | che il spicarsi di qua un ambasciatore non saprebbono per-|ché né sotto qual pretesto, non tenendo ella qui che | residente; che si pensa a questa corrispondenza, ma | li travagli anco del Paese sono buona causa che | non si camina così facilmente avanti. Io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1"/>
      </w:r>
      <w:r w:rsidRPr="002A6193">
        <w:rPr>
          <w:rFonts w:eastAsia="NSimSun"/>
          <w:kern w:val="2"/>
          <w:lang w:eastAsia="hi-IN" w:bidi="hi-IN"/>
        </w:rPr>
        <w:t xml:space="preserve"> però starò a |</w:t>
      </w:r>
    </w:p>
    <w:p w14:paraId="3C0B39E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155v /</w:t>
      </w:r>
    </w:p>
    <w:p w14:paraId="15B985E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sentire per avvisar riverentemente alla Serenità vostra quello che seguirà. |</w:t>
      </w:r>
    </w:p>
    <w:p w14:paraId="0953864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 riunirsi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2"/>
      </w:r>
      <w:r w:rsidRPr="002A6193">
        <w:rPr>
          <w:rFonts w:eastAsia="NSimSun"/>
          <w:kern w:val="2"/>
          <w:lang w:eastAsia="hi-IN" w:bidi="hi-IN"/>
        </w:rPr>
        <w:t xml:space="preserve"> di nuovo fra dieci giorni. | Non hanno li deputati pottuto spuntar tra loro in alcun | stabilimento, et la dissoluzione è stata più tosto con acerbità | dell’uno contra l’altro, che altrimenti. Et tra li fationari | si veggono ognhora uscir libri, o più tosto libelli famosi. | Il signor Bernvel ha fatta uscir alle stampe una rimonstranza | alli signori Stati per difesa di quanto appareva scritto contro di | lui. Anco il genero Vendermil (se ben sotto altro nome) | ha scritto, et fatto stampar un picciolo libro, che toccando | la persona dell’Arsen che fu agente poi ambasciator per li signori | Stati in Francia (bellissimo spirito) egli ancora ha dato di | mano alla pena, et morde sotto altro nome molto bene il | Vandermil, il Bernvel, et tutta la casa. Si vano | contaminando gl’animi, et esacerbando gl’humori | con questa maniera di scrivere: onde tanto più si | difficulta il buon fine di queste dissentioni. Et la | religione è stimato hora solo, et semplice pretesto da | ognuno delle parti, né si sa quale sia per prevalere | et sua Eccellenza si sostenta molto nelli suoi concetti aiutata, | et favorita dall’assistenza delle quattro provincie | Ghelderia, Zelanda, Frisia, et Gruneghen. Dio vi metti | la sua santa mano. |</w:t>
      </w:r>
    </w:p>
    <w:p w14:paraId="6452251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Partì avanti hieri per Francia monsignor de Marchet gentilhuomo | </w:t>
      </w:r>
    </w:p>
    <w:p w14:paraId="3E657CA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156r /</w:t>
      </w:r>
    </w:p>
    <w:p w14:paraId="566D082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principale, et luogotenente generale della cavallaria di questo | Paese ispedito dal signor principe Mauritio per complir con | sua Maestà christianissima, et corrisponder così all’ufficio, ch’ella inviò a | far qui col mezo del signor di Marsigliach appresso l’Eccellenza sua | per la successione di lei al principato d’Oranges, et doverà | ricercar dalla Maestà sua l’investitura di certo pedagio, ch’è | sopra il Rodano successo in sua Eccellenza colla heredità delli altri | beni del Principe defunto. |</w:t>
      </w:r>
    </w:p>
    <w:p w14:paraId="2FDFDF4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Non mi trovo più fresche lettere dell’Eccellenze vostre illustrissime che quelle | dei </w:t>
      </w:r>
      <w:r w:rsidRPr="002A6193">
        <w:rPr>
          <w:rFonts w:eastAsia="NSimSun"/>
          <w:smallCaps/>
          <w:kern w:val="2"/>
          <w:lang w:eastAsia="hi-IN" w:bidi="hi-IN"/>
        </w:rPr>
        <w:t xml:space="preserve">xii </w:t>
      </w:r>
      <w:r w:rsidRPr="002A6193">
        <w:rPr>
          <w:rFonts w:eastAsia="NSimSun"/>
          <w:kern w:val="2"/>
          <w:lang w:eastAsia="hi-IN" w:bidi="hi-IN"/>
        </w:rPr>
        <w:t>del passato che venerdì mi furono portate dall’|ordinario, et sono con gl’avvisi, che passano in Italia, che | mi servono per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3"/>
      </w:r>
      <w:r w:rsidRPr="002A6193">
        <w:rPr>
          <w:rFonts w:eastAsia="NSimSun"/>
          <w:kern w:val="2"/>
          <w:lang w:eastAsia="hi-IN" w:bidi="hi-IN"/>
        </w:rPr>
        <w:t xml:space="preserve"> far apparer ad ognuno il mal talento, | et gli artificii soliti di quelli, che caminano col solo fine | di cavar beneficio dal tempo. |</w:t>
      </w:r>
    </w:p>
    <w:p w14:paraId="3A853EF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Riuscì qui dispiacevole, che così tosto fusse la serenissima Republica | priva del serenissimo principe Donato; ma con altrettanto | gusto hanno poi intesa la elettione caduta nella persona | della Serenità vostra di quel Principato, et io in particolare | godendo della sua essaltatione pregarò sua detta Maestà | che come ella l’ha destinata di sua mano capo di un | tanto governo, così la conservi longamente, et felicemente | a servitio, gloria, et grandezza di quel serenissimo Dominio. Gratie etc. | </w:t>
      </w:r>
    </w:p>
    <w:p w14:paraId="24CE89D1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289CDD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Dall’Haya a’ 3 giugno 1618 |</w:t>
      </w:r>
    </w:p>
    <w:p w14:paraId="1BAADD2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vostra Serenità |</w:t>
      </w:r>
    </w:p>
    <w:p w14:paraId="04F289B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humilissimo et devotissimo servitore |</w:t>
      </w:r>
    </w:p>
    <w:p w14:paraId="679A10F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1C88B0C4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2F2000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156v /</w:t>
      </w:r>
    </w:p>
    <w:p w14:paraId="58F9036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6404A35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36 sola |</w:t>
      </w:r>
    </w:p>
    <w:p w14:paraId="20FA41E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BBF0ED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tracce di sigilli</w:t>
      </w:r>
    </w:p>
    <w:p w14:paraId="2BA9125E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103265D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7879735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156vC /</w:t>
      </w:r>
    </w:p>
    <w:p w14:paraId="664BD8E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 xml:space="preserve">3 giugno 1618 ricevuta 20 detto | </w:t>
      </w:r>
    </w:p>
    <w:p w14:paraId="06CDFF0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sola |</w:t>
      </w:r>
    </w:p>
    <w:p w14:paraId="27BC62FE" w14:textId="731109FD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Haia.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36 |</w:t>
      </w:r>
    </w:p>
    <w:p w14:paraId="012E6266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B81986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65C08DD8" w14:textId="77777777" w:rsidR="004F158F" w:rsidRPr="002A6193" w:rsidRDefault="00E54E37" w:rsidP="004F158F">
      <w:pPr>
        <w:spacing w:line="259" w:lineRule="auto"/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44</w:t>
      </w:r>
    </w:p>
    <w:p w14:paraId="270E888A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6 giugno 1618, L’Aia (cc. 157r-158v)</w:t>
      </w:r>
    </w:p>
    <w:p w14:paraId="7398CD4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808110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157r /</w:t>
      </w:r>
    </w:p>
    <w:p w14:paraId="7881491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37 sola |</w:t>
      </w:r>
    </w:p>
    <w:p w14:paraId="12DD4575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DBE4E2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18CA08C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vedendo, che si avanza il tempo, et che tardano tanto questi | signori delle Amiralità a mandarmi le scritture conforme a quello | che havevo stabilito con essi, et dubitando che procedi di | vantaggio il tempo ho stimato a proposito prender un’occasione | che mi si offerisce d’ispedir le presenti per Anversa; sperando, | che capitino tanto in tempo, che non sia ancor partito l’ordinario | per Italia; et con esse mandar alla Serenità vostra li roli delle compa-|gnie della soldatesca sotto il reggimento del colonello Ansten-|raedt affineché possi farli ispedir in armata per confrontar | con li sottoscritti da me al Colonello, et capitani. Saranno | aggiunte le quietanze del detto Colonello per li denari havuti | tanto per la levata, che per le armi, et per la prima mesata, | et a conto della seconda mesata per la quale come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4"/>
      </w:r>
      <w:r w:rsidRPr="002A6193">
        <w:rPr>
          <w:rFonts w:eastAsia="NSimSun"/>
          <w:kern w:val="2"/>
          <w:lang w:eastAsia="hi-IN" w:bidi="hi-IN"/>
        </w:rPr>
        <w:t xml:space="preserve"> vedrà | aggionto restano a pagar diversi debiti di tre capitani | Actoven, de Roy, et Glaudio Martino lasciati a Hoorn | Encusen, et Muien; che come ne potrò haver da detti | signori il conto preciso io lo invierò immediate a vostra Serenità. Con | dette quietanze sarà anco la scrittura per li ottanta fanti | fatti buoni al Colonello, o al capitan Lambert Hadam | in virtù delle commissioni di lei de’ 27 aprile passato. | </w:t>
      </w:r>
    </w:p>
    <w:p w14:paraId="19BFEB3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Con queste invio anco li tre rolli delle amiralità di Roterdam | nelli quali intenderà le spese de’ viveri, et de’ salarii a’ | marinari come anco li noleggi dei vasselli per mese; onde | vostra Serenità potrà far calcolare sopra questi quanto sia a |</w:t>
      </w:r>
    </w:p>
    <w:p w14:paraId="72AED7B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157v /</w:t>
      </w:r>
    </w:p>
    <w:p w14:paraId="38979A8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poco più per importar per mese li restanti nove vasselli essendone | alcuni, che hanno più genti, et il noleggio, anco maggiore. |</w:t>
      </w:r>
    </w:p>
    <w:p w14:paraId="2B0FBBF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Sarà anco aggionta l’instruttione che io ho data all’Amiraglio | che haverà carica di far consegnar disdotto cassette di fuochi | artificiati o granate fatte comprar da me per servitio dell’armata | con ordine, che non siano tocche, et sono tutte ripiene, et mando | anco annesso l’inventario in fondo del quale vi sono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5"/>
      </w:r>
      <w:r w:rsidRPr="002A6193">
        <w:rPr>
          <w:rFonts w:eastAsia="NSimSun"/>
          <w:kern w:val="2"/>
          <w:lang w:eastAsia="hi-IN" w:bidi="hi-IN"/>
        </w:rPr>
        <w:t xml:space="preserve"> notati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6"/>
      </w:r>
      <w:r w:rsidRPr="002A6193">
        <w:rPr>
          <w:rFonts w:eastAsia="NSimSun"/>
          <w:kern w:val="2"/>
          <w:lang w:eastAsia="hi-IN" w:bidi="hi-IN"/>
        </w:rPr>
        <w:t xml:space="preserve"> qualche | instromenti proprii, et necessarii per preparar granate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7"/>
      </w:r>
      <w:r w:rsidRPr="002A6193">
        <w:rPr>
          <w:rFonts w:eastAsia="NSimSun"/>
          <w:kern w:val="2"/>
          <w:lang w:eastAsia="hi-IN" w:bidi="hi-IN"/>
        </w:rPr>
        <w:t>. |</w:t>
      </w:r>
    </w:p>
    <w:p w14:paraId="15AA5F1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Doverà anco far consignar trenta sette botte di mecchia, o corda | di archibuso, che sono ripartite sopra li vasselli, et nel suo | </w:t>
      </w:r>
      <w:r w:rsidR="00CB0785" w:rsidRPr="002A6193">
        <w:rPr>
          <w:rFonts w:eastAsia="NSimSun"/>
          <w:kern w:val="2"/>
          <w:lang w:eastAsia="hi-IN" w:bidi="hi-IN"/>
        </w:rPr>
        <w:t xml:space="preserve">particolarmente </w:t>
      </w:r>
      <w:r w:rsidRPr="002A6193">
        <w:rPr>
          <w:rFonts w:eastAsia="NSimSun"/>
          <w:kern w:val="2"/>
          <w:lang w:eastAsia="hi-IN" w:bidi="hi-IN"/>
        </w:rPr>
        <w:t>ne ha sedici. |</w:t>
      </w:r>
    </w:p>
    <w:p w14:paraId="440F2BA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Aggiunta alla detta mia instruttione vi sono li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8"/>
      </w:r>
      <w:r w:rsidRPr="002A6193">
        <w:rPr>
          <w:rFonts w:eastAsia="NSimSun"/>
          <w:kern w:val="2"/>
          <w:lang w:eastAsia="hi-IN" w:bidi="hi-IN"/>
        </w:rPr>
        <w:t xml:space="preserve"> sei capitoli sotto-|scritti dal medesimo amiraglio Kerkoven in conformità della rego-|latione, che la Serenità vostra mostrò desiderare che fosse fatta, con | le mie lettere de’ 23 febraro passato, et l’instruttione ancora | delli signori dell’amiralità di Amsterdam, che adherisce alla mia | et li ho fatto aggionger anco la dichiaratione del soldo spesi | ficando le sette lire venetiane di moneta corrente per | un scudo, et lo scudo, che si valuti cinquanta piacchi | nel che la Serenità vostra viene ad avanzar per il cambio. |</w:t>
      </w:r>
    </w:p>
    <w:p w14:paraId="150AA34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Io ho ordinato, che sia tenuto conto distinto delli morti tanto | del reggimento dell’Anstenraedt, che delli marinari; onde | toccare all’eccellentissimo signor Capitan generale far chiamar a sé li capitani | dei vasselli con li secretarii o scrivani loro, che hanno la cura |</w:t>
      </w:r>
    </w:p>
    <w:p w14:paraId="5425923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158r /</w:t>
      </w:r>
    </w:p>
    <w:p w14:paraId="4066F1C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et sono giurati a questo perché faccino la relatione de’ morti | che haveranno notato conforme al loro obligo nei libri, et il | giorno precisamente che saranno morti per pagar poi | quelli, che l’Eccellenza sua troverà effettivi; facendo separar nelle navi, | (ove stimo proprio il dar delle mostre) li soldati da’ </w:t>
      </w:r>
      <w:r w:rsidRPr="002A6193">
        <w:rPr>
          <w:rFonts w:eastAsia="NSimSun"/>
          <w:kern w:val="2"/>
          <w:lang w:eastAsia="hi-IN" w:bidi="hi-IN"/>
        </w:rPr>
        <w:lastRenderedPageBreak/>
        <w:t>marinari | come io feci, et in maniera tale che non possi mescolarsi gl’uni | con gl’altri, et s’è possibile far dar le mostre in un istesso | tempo, o in un istesso giorno col mezo di più commissarii per | evitar le fraudi, et la commodità, che potessero haver li | capitani dei vasselli di far passar di notte o marinari, | o soldati da un vassello all’altro; et massime essendovene | della medesima Natione nella armata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599"/>
      </w:r>
      <w:r w:rsidRPr="002A6193">
        <w:rPr>
          <w:rFonts w:eastAsia="NSimSun"/>
          <w:kern w:val="2"/>
          <w:lang w:eastAsia="hi-IN" w:bidi="hi-IN"/>
        </w:rPr>
        <w:t xml:space="preserve"> sia tutto detto con humil riverenza. |</w:t>
      </w:r>
    </w:p>
    <w:p w14:paraId="4856B9D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Io scrissi a’ 3 mie lettere signate n° 36 per vostra Serenità che | mandai per la via di Amsterdam verso Colonia, et doverebbono | capitarle con queste in un medesimo tempo, et per ciò non | mando le replicate, ma sarà per la prossima settimana. Gratie etc. | </w:t>
      </w:r>
    </w:p>
    <w:p w14:paraId="422500D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09E22B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Dall’Haya a’ 6 giugno 1618 |</w:t>
      </w:r>
    </w:p>
    <w:p w14:paraId="6DA7259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vostra Serenità |</w:t>
      </w:r>
    </w:p>
    <w:p w14:paraId="405AF56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humilissimo, et devotissimo servitore |</w:t>
      </w:r>
    </w:p>
    <w:p w14:paraId="7C84D2D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0E98A5C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11D3EF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158v / </w:t>
      </w:r>
    </w:p>
    <w:p w14:paraId="2A05DBA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3DC97A6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37 sola |</w:t>
      </w:r>
    </w:p>
    <w:p w14:paraId="7569933D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E42727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Tracce di sigilli</w:t>
      </w:r>
    </w:p>
    <w:p w14:paraId="062EEB79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510C2E2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5B52E2D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158vC /</w:t>
      </w:r>
    </w:p>
    <w:p w14:paraId="15D5EC3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6 giugno 1618 ricevuta a’ 20 detto |</w:t>
      </w:r>
    </w:p>
    <w:p w14:paraId="4AD3A8BC" w14:textId="18105B2F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Haya.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37 | sola |</w:t>
      </w:r>
    </w:p>
    <w:p w14:paraId="34FD1B53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D0E0F9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Manda rolli di genti del colonello | Anstenraedt. Quietanze per danni | havuti per levata, armi, et prima mesata. |</w:t>
      </w:r>
    </w:p>
    <w:p w14:paraId="4F7A4A1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Manda prima per li 80 fanti fatti buoni | al colonello Lambert. |</w:t>
      </w:r>
    </w:p>
    <w:p w14:paraId="2179FE0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Manda 3 rolli dell’amiralità di | Roterdam. |</w:t>
      </w:r>
    </w:p>
    <w:p w14:paraId="6013DF1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Instruttione data all’Amiraglio. |</w:t>
      </w:r>
    </w:p>
    <w:p w14:paraId="756228D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Inventario de’ fuochi artificiali | che manda. |</w:t>
      </w:r>
    </w:p>
    <w:p w14:paraId="51C5450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Capitoli soscritti dal Chercoven. |</w:t>
      </w:r>
    </w:p>
    <w:p w14:paraId="17F6DD4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Instrutione dell’amiralità di Amsterdam. | </w:t>
      </w:r>
    </w:p>
    <w:p w14:paraId="74932F8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 ordinato sia tenuto conto | dei morti: acciò si possa | dar le paghe di effettivi. | </w:t>
      </w:r>
    </w:p>
    <w:p w14:paraId="4D922B6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Raccorda si facci rasegna | de’ marinari e soldi in un | istesso tempo. |</w:t>
      </w:r>
    </w:p>
    <w:p w14:paraId="7B96CEA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383A3A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4C2A3195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9BCFAE6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1F1EDE5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45</w:t>
      </w:r>
    </w:p>
    <w:p w14:paraId="294047B4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 al n. 44 (cc. 159r-160v)</w:t>
      </w:r>
    </w:p>
    <w:p w14:paraId="220B923E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0F623C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159r /</w:t>
      </w:r>
    </w:p>
    <w:p w14:paraId="6DC829B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Inventario delle accluse scritture |</w:t>
      </w:r>
    </w:p>
    <w:p w14:paraId="32F44A50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0D39ED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Quetanza di fiorini 12500 fatta dal signor Carlo d’Anstenraedt pagatili | per la levata del reggimento fatta sotto li 16 di febbraro 1618. |</w:t>
      </w:r>
    </w:p>
    <w:p w14:paraId="3180F49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Quetanza del medemo di fiorini 35140 pagateli a conto della paga | per il primo mese, et a bon conto </w:t>
      </w:r>
      <w:r w:rsidRPr="002A6193">
        <w:rPr>
          <w:rFonts w:eastAsia="NSimSun"/>
          <w:kern w:val="2"/>
          <w:lang w:eastAsia="hi-IN" w:bidi="hi-IN"/>
        </w:rPr>
        <w:lastRenderedPageBreak/>
        <w:t>per il secondo et per la prestanza | per le armi fatta sotto li 22 aprile 1618. |</w:t>
      </w:r>
    </w:p>
    <w:p w14:paraId="3B34534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Quetanza del medesimo di fiorini 5925 pagatili a bon conto per la pagha | del 2° mese fatta sotto li 14 di maggio 1618. |</w:t>
      </w:r>
    </w:p>
    <w:p w14:paraId="616C498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Scrittura fatta al detto signore per li ottanta fanti sopranumerarii fatti | buoni in vertù delle commissioni de’ 17 di aprile 1618. |</w:t>
      </w:r>
    </w:p>
    <w:p w14:paraId="124E6FE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Conto di quanto restano a pagare alcuni capitai a diverse città. |</w:t>
      </w:r>
    </w:p>
    <w:p w14:paraId="6626D36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Rolli sette del reggimento del sudetto signor Carlo. |</w:t>
      </w:r>
    </w:p>
    <w:p w14:paraId="7A89910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Tre rolli delli capitani delle tre navi armate a Rotterdam. |</w:t>
      </w:r>
    </w:p>
    <w:p w14:paraId="0A8E901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Copia dell’instruttione data da me all’amiraglio Kercoven. |</w:t>
      </w:r>
    </w:p>
    <w:p w14:paraId="1A3B940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Sei articoli sottoscritti dal medesimo per regolarsi conforme ad essi. |</w:t>
      </w:r>
    </w:p>
    <w:p w14:paraId="7AABD00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Inventario di cave n° 18 di granate. |</w:t>
      </w:r>
    </w:p>
    <w:p w14:paraId="2C58687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Instruttioni dell signori dell’amiralità di Amsterdam all’Amiraglio | et altri 4 capitani della loro ripartitione. |</w:t>
      </w:r>
    </w:p>
    <w:p w14:paraId="56ABB76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4A7CA0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159v-160r / </w:t>
      </w:r>
    </w:p>
    <w:p w14:paraId="03FE3FB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4BDE3846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2721C08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160vA /</w:t>
      </w:r>
    </w:p>
    <w:p w14:paraId="54E2DDF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lettere dell’Haya | n° 37 de’ 6 giugno 1618 |</w:t>
      </w:r>
    </w:p>
    <w:p w14:paraId="1E6B3DE8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3329E9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Inventario delle scritture | et sono in quattro pieghi |</w:t>
      </w:r>
    </w:p>
    <w:p w14:paraId="17FAA7E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608005E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C02D981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46</w:t>
      </w:r>
    </w:p>
    <w:p w14:paraId="145F3562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II al n. 44 (cc. 161r-v, 172r-v)</w:t>
      </w:r>
    </w:p>
    <w:p w14:paraId="238FAC79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9D8567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161r-v /</w:t>
      </w:r>
    </w:p>
    <w:p w14:paraId="5B79785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E0A26B3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467B885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172r /</w:t>
      </w:r>
    </w:p>
    <w:p w14:paraId="0C2AD10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61A25F7F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2D36766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172vB /</w:t>
      </w:r>
    </w:p>
    <w:p w14:paraId="1D6A5E5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1 |</w:t>
      </w:r>
    </w:p>
    <w:p w14:paraId="14B2C7B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Ricevute del signor Carlo Ansen-|raedt n° 3 | </w:t>
      </w:r>
    </w:p>
    <w:p w14:paraId="29A383B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Scrittura per li ottanta fanti | sopra numerarii | </w:t>
      </w:r>
    </w:p>
    <w:p w14:paraId="010159C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Conto di quanto alcuni capitani | restano a pagar in alcune città | </w:t>
      </w:r>
    </w:p>
    <w:p w14:paraId="2BDDEDA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BF2E8A5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0D40A80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47</w:t>
      </w:r>
    </w:p>
    <w:p w14:paraId="51A398CE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III al n. 44 (cc. 162r-v, 171r-v)</w:t>
      </w:r>
    </w:p>
    <w:p w14:paraId="0C29FB8B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1A3BBC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162r /</w:t>
      </w:r>
    </w:p>
    <w:p w14:paraId="416737D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 |</w:t>
      </w:r>
    </w:p>
    <w:p w14:paraId="2FD68462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3A16371" w14:textId="4B2F9989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Io Carlo Huyn d’Anstenraedt confesso per le presenti haver rice-|vuto dal eccellentissimo signor Christofforo Suriano per la serenissima republica di Venetia | et residente appresso li signori Stati Generali delle Provincie Unite de’ Paesi | Bassi la somma di dodeci milla cinquecento fiorini per la levata delle | genti, che ho accordato di fare per servitio della detta serenissima Republica | non compresi in questi li ottanta fanti soprannumerarii alli mille in | virtù della dichiaratione fatta da me </w:t>
      </w:r>
      <w:r w:rsidRPr="002A6193">
        <w:rPr>
          <w:rFonts w:eastAsia="NSimSun"/>
          <w:kern w:val="2"/>
          <w:lang w:eastAsia="hi-IN" w:bidi="hi-IN"/>
        </w:rPr>
        <w:lastRenderedPageBreak/>
        <w:t>a sua Signoria colendissima nel giorno | de hieri per la quale mi rimetto intorno delli ottanta fanti alla | libera volontà, et dispositione della detta serenissima Republica come faccio al | presente, et in fede di tutto sarà questa sottoscritta et sigillata | di mia mano, et col mio proprio sigillo delle quale ne saranno fatte | tre copie simile, che non valerà l’una più dell’altra et per asse-|curanza che ’l denaro sudetto della levata sarà dispensato fedelmente in | essa, et quando succedessi altrimenti si obligerà per me restituirlo | in ogni caso al medesimo signor residente il signor Pietro di Beveren general | della moneta de’ signori Stati Generali obligando per ciò s</w:t>
      </w:r>
      <w:r w:rsidR="0075620D" w:rsidRPr="002A6193">
        <w:rPr>
          <w:rFonts w:eastAsia="NSimSun"/>
          <w:kern w:val="2"/>
          <w:lang w:eastAsia="hi-IN" w:bidi="hi-IN"/>
        </w:rPr>
        <w:t>’i</w:t>
      </w:r>
      <w:r w:rsidRPr="002A6193">
        <w:rPr>
          <w:rFonts w:eastAsia="NSimSun"/>
          <w:kern w:val="2"/>
          <w:lang w:eastAsia="hi-IN" w:bidi="hi-IN"/>
        </w:rPr>
        <w:t>stesso et | tutti li suoi beni presenti et futuri come io ancora faccio la stessa | obligatione. In fede di che saranno le presenti sottoscritte di mia | propria mano, et di propria mano ancora il medesimo signor Beveren. |</w:t>
      </w:r>
    </w:p>
    <w:p w14:paraId="7170B699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C19EF8A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Nell’Haya a’ 16 febraro 1618 |</w:t>
      </w:r>
    </w:p>
    <w:p w14:paraId="5A07409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Caerl Huyn Io. Anstenraedt | Coronel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600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634601A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Piere De Beveren |</w:t>
      </w:r>
    </w:p>
    <w:p w14:paraId="0FBA35DE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5B1431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162v /</w:t>
      </w:r>
    </w:p>
    <w:p w14:paraId="2C67A11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1E9C0A89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34CE41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171r /</w:t>
      </w:r>
    </w:p>
    <w:p w14:paraId="17D61FC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0C8E6A64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4E94484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171vB /</w:t>
      </w:r>
    </w:p>
    <w:p w14:paraId="29A5D6B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1 quietanza della levata | </w:t>
      </w:r>
    </w:p>
    <w:p w14:paraId="5A2AD4D0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8332174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C973C94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48</w:t>
      </w:r>
    </w:p>
    <w:p w14:paraId="70FBC0A5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IV al n. 44 (cc. 163r-v, 170r-v)</w:t>
      </w:r>
    </w:p>
    <w:p w14:paraId="051A73B4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62D57A4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163r /</w:t>
      </w:r>
    </w:p>
    <w:p w14:paraId="32C2123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 |</w:t>
      </w:r>
    </w:p>
    <w:p w14:paraId="5A40FEC6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A7AE06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Io Carlo Huyn d’Anstenraedt confesso per la presente haver rice-|vuto dal eccellentissimo signor Christofforo Suriano residente per la serenissima republica di | Venetia che appresso li signori Stati Generali delle Provincie Unite de’ Paesi Bassi | la summa di fiorini trenta cinque mille cento quaranta di vinti piacchi | l’uno che fanno scudi di lire sette l’uno moneta corrente di Venetia quat-|tordici milla cinquanta sei, cioè fiorini disisettemille et cinquecento, che | fanno dieci milla scudi da lire sette l’uno moneta corrente di Venetia | ut supra et questi per la paga del primo mese di mille fanti levati da | me per servitio della serenissima Republica sudetta. |</w:t>
      </w:r>
    </w:p>
    <w:p w14:paraId="26FE92A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Item a buon conto del secondo mese di paga in diverse volte per mantener | le truppe fiorini otto milla quattrocento che fanno scudi tre milla trecento | sessanta pur della medesima moneta corrente, et al medesimo prezzo. |</w:t>
      </w:r>
    </w:p>
    <w:p w14:paraId="0F4DBB7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Item per prestanza per la compreda delle arme, poiché moschetti et altro per armar | le compagnie da scontarsi nel terzo quarto et quinto mese fiorini nove | milla doicento quaranta fanno della medesima moneta corrente di Ve-|netia valutato lo scudo ut supra scudi tre milla seicento novanta sei. |</w:t>
      </w:r>
    </w:p>
    <w:p w14:paraId="341E463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Et tutto ciò in conformità delle capitulationi trattate tra esso signor residente, et | me, et fermate sotto li 14 febraro 1618. In fede di che ho sigillate et | segnate le presenti con il mio sigillo et di propria mano per ogni più | chiara et ferma assicuranza di haver io ricevuta tutta la sopradetta summa | et ne saranno fatti tre altri simili essemplar che l’uno valerà tanto quanto | l’altro, et ciò perché esso signor residente possi valersene per suo discarico | et possi inviar questa mia assicuranza a sua Serenità. Data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nell’Haya a’ | 22 aprile 1618. | </w:t>
      </w:r>
    </w:p>
    <w:p w14:paraId="08784802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96F25A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Caerl Huyn Io. Anstenraedt |</w:t>
      </w:r>
    </w:p>
    <w:p w14:paraId="080468F7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C3B716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163v /</w:t>
      </w:r>
    </w:p>
    <w:p w14:paraId="7F7AFDB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2C64729B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248D7A6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170r /</w:t>
      </w:r>
    </w:p>
    <w:p w14:paraId="629D8FF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1A7F82D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33E8B83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170vB /</w:t>
      </w:r>
    </w:p>
    <w:p w14:paraId="01EF854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2 quietanza della prima | pagha, et a conto della secon-|da, et prestanza per le arme |</w:t>
      </w:r>
    </w:p>
    <w:p w14:paraId="5CD894D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BD3B23C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3699160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49</w:t>
      </w:r>
    </w:p>
    <w:p w14:paraId="03FAC0CF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V al n. 44 (cc. 164r-v, 169r-v)</w:t>
      </w:r>
    </w:p>
    <w:p w14:paraId="45C369C4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4BD504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164r /</w:t>
      </w:r>
    </w:p>
    <w:p w14:paraId="1DBCB57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3 |</w:t>
      </w:r>
    </w:p>
    <w:p w14:paraId="6B8A66C7" w14:textId="77777777" w:rsidR="006C2250" w:rsidRPr="002A6193" w:rsidRDefault="006C2250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795C44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Io Carlo Huyn d’Anstenraedt confesso per la presente haver ricevuto dal | clarissimo signor Christofforo Soriano residente per la serenissima republica di Venetia | et appresso li signori Stati Generali delle Provincie Unite de’ Paesi Bassi | la somma di fiorini cinque milla novecento venticinque di piacchi | venti l’uno, che fanno scudi doimilla trecento settanta di lire | sette l’uno de moneta corrente di Venetia, et questi in più partite | a bon conto del secondo mese di paga per il mio reggimento | oltre li ricevuti per innanti da me in tal conto, come nella que-|tanza ch’io ho fatta a sua Signoria sotto li 22 di aprile passato nell’|Haya, et in fede di ciò sarà questa con altre tre simili sottoscritta | da me che l’una compita l’altre restino di nessun valore. Nel | porto di Tessel a’ 14 di maggio 1618. |</w:t>
      </w:r>
    </w:p>
    <w:p w14:paraId="07968AB8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554628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Caerl Huyn Io. Anstenraedt | </w:t>
      </w:r>
    </w:p>
    <w:p w14:paraId="01558D6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Oberser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601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4A1F25AD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7F5359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164v /</w:t>
      </w:r>
    </w:p>
    <w:p w14:paraId="0515BBB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2DCE6D56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634555A1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169r /</w:t>
      </w:r>
    </w:p>
    <w:p w14:paraId="75F2F613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04D72906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4D4D70D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169vB /</w:t>
      </w:r>
    </w:p>
    <w:p w14:paraId="2EEFDC8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 seconda quetanza a | conto della seconda paga |</w:t>
      </w:r>
    </w:p>
    <w:p w14:paraId="42EAEAE6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49424F92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0FF381F6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50</w:t>
      </w:r>
    </w:p>
    <w:p w14:paraId="0BCD7FC1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VI al n. 44 (cc. 165r-v, 168r-v)</w:t>
      </w:r>
    </w:p>
    <w:p w14:paraId="65AACA3B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641D1F56" w14:textId="77777777" w:rsidR="004F158F" w:rsidRPr="002A6193" w:rsidRDefault="00E54E37" w:rsidP="004F158F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165r /</w:t>
      </w:r>
    </w:p>
    <w:p w14:paraId="4C480148" w14:textId="77777777" w:rsidR="004F158F" w:rsidRPr="002A6193" w:rsidRDefault="00E54E37" w:rsidP="004F158F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4 |</w:t>
      </w:r>
    </w:p>
    <w:p w14:paraId="0165F53C" w14:textId="77777777" w:rsidR="004F158F" w:rsidRPr="002A6193" w:rsidRDefault="004F158F" w:rsidP="004F158F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3F7DBC9D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Havendosi il signor Carlo Huyn d’Anstenraedt obligato per scrittura a’ </w:t>
      </w:r>
      <w:r w:rsidRPr="002A6193">
        <w:rPr>
          <w:rFonts w:eastAsia="NSimSun"/>
          <w:smallCaps/>
          <w:kern w:val="2"/>
          <w:lang w:eastAsia="hi-IN" w:bidi="hi-IN"/>
        </w:rPr>
        <w:t>xiiii</w:t>
      </w:r>
      <w:r w:rsidRPr="002A6193">
        <w:rPr>
          <w:rFonts w:eastAsia="NSimSun"/>
          <w:kern w:val="2"/>
          <w:lang w:eastAsia="hi-IN" w:bidi="hi-IN"/>
        </w:rPr>
        <w:t xml:space="preserve"> | di febbraro 1618 in l’Haya sottoscritta dal clarissimo signor Christofforo | Suriano residente veneto, et da lui di non pretendere per li ottanta | fanti sopranumerarii alli 2000 de’ quali haveva esso signor residente | commissione di far fare levata, danaro alcuno, né per la levata, né per | quanto potesse importar la pagha delli mesi per essi 80 fanti. Hora | accordando, et assecurando esso signor residente per le presenti il | detto signor Anstenraedt, che saranno accettati, et li correrà li mesi | di pagha in conformità delle capitulationi fatte con esso signor | residente dal giorno della mostra come nel rollo del capitano Lambert | Hadem; egli all’incontro renuntia a sua Signoria come rappresentante | sua Serenità li denari della levata senza poter per essa domandar | cosa alcuna alla serenissima Republica o a’ suoi eccellentissimi signori generali tanto | da mare quanto di terra, o altri rappresentanti publici. Data | nel porto di Tessel a’ </w:t>
      </w:r>
      <w:r w:rsidRPr="002A6193">
        <w:rPr>
          <w:rFonts w:eastAsia="NSimSun"/>
          <w:smallCaps/>
          <w:kern w:val="2"/>
          <w:lang w:eastAsia="hi-IN" w:bidi="hi-IN"/>
        </w:rPr>
        <w:t xml:space="preserve">xv </w:t>
      </w:r>
      <w:r w:rsidRPr="002A6193">
        <w:rPr>
          <w:rFonts w:eastAsia="NSimSun"/>
          <w:kern w:val="2"/>
          <w:lang w:eastAsia="hi-IN" w:bidi="hi-IN"/>
        </w:rPr>
        <w:t>di maggio 1618. |</w:t>
      </w:r>
    </w:p>
    <w:p w14:paraId="55B9A741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E525436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secretario residente veneto |</w:t>
      </w:r>
    </w:p>
    <w:p w14:paraId="47756F2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Caerl Huyn Io Anstenraedt | oberser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602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7F366609" w14:textId="77777777" w:rsidR="004F158F" w:rsidRPr="002A6193" w:rsidRDefault="004F158F" w:rsidP="004F158F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64F567EB" w14:textId="77777777" w:rsidR="004F158F" w:rsidRPr="002A6193" w:rsidRDefault="00E54E37" w:rsidP="004F158F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165v /</w:t>
      </w:r>
    </w:p>
    <w:p w14:paraId="35A09DEE" w14:textId="77777777" w:rsidR="004F158F" w:rsidRPr="002A6193" w:rsidRDefault="00E54E37" w:rsidP="004F158F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6DD77B17" w14:textId="77777777" w:rsidR="004F158F" w:rsidRPr="002A6193" w:rsidRDefault="004F158F" w:rsidP="004F158F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</w:p>
    <w:p w14:paraId="7E9A1411" w14:textId="77777777" w:rsidR="004F158F" w:rsidRPr="002A6193" w:rsidRDefault="00E54E37" w:rsidP="004F158F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168r /</w:t>
      </w:r>
    </w:p>
    <w:p w14:paraId="7800D3F9" w14:textId="77777777" w:rsidR="004F158F" w:rsidRPr="002A6193" w:rsidRDefault="00E54E37" w:rsidP="004F158F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2D0E4C7" w14:textId="77777777" w:rsidR="004F158F" w:rsidRPr="002A6193" w:rsidRDefault="004F158F" w:rsidP="004F158F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</w:p>
    <w:p w14:paraId="32E580BC" w14:textId="77777777" w:rsidR="004F158F" w:rsidRPr="002A6193" w:rsidRDefault="00E54E37" w:rsidP="004F158F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168vB /</w:t>
      </w:r>
    </w:p>
    <w:p w14:paraId="298868FE" w14:textId="77777777" w:rsidR="004F158F" w:rsidRPr="002A6193" w:rsidRDefault="00E54E37" w:rsidP="004F158F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4 scrittura con la | quale si fanno buoni | li ottanti fanti sopranu-|merarii |</w:t>
      </w:r>
    </w:p>
    <w:p w14:paraId="713090B1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6F2BCDE2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7E865367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51</w:t>
      </w:r>
    </w:p>
    <w:p w14:paraId="023AA3D0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VII al n. 44 (cc. 166r-167v)</w:t>
      </w:r>
    </w:p>
    <w:p w14:paraId="1EAB0CC0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2314DF5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166r /</w:t>
      </w:r>
    </w:p>
    <w:p w14:paraId="72C90949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5 |</w:t>
      </w:r>
    </w:p>
    <w:p w14:paraId="257618F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Conto di quanto restano alcuni capitani a pagar a diverse città |</w:t>
      </w:r>
    </w:p>
    <w:p w14:paraId="3EA7FD9E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DB959FC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Doveranno ancor esser fatti buoni alla serenissima Republica oltre | li detti conti, et saldi per resti di debitti de’ capitani come | se ne manderà destinta nota subito havuta dalli signori | delle piazze ove sono stati li soldati. |</w:t>
      </w:r>
    </w:p>
    <w:p w14:paraId="5ABDEC3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Per il capitan Actoven nella piazza di Encusen trecento et | passa fiorini. |</w:t>
      </w:r>
    </w:p>
    <w:p w14:paraId="431CDC3E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Nella piazza di Hoorn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603"/>
      </w:r>
      <w:r w:rsidRPr="002A6193">
        <w:rPr>
          <w:rFonts w:eastAsia="NSimSun"/>
          <w:kern w:val="2"/>
          <w:lang w:eastAsia="hi-IN" w:bidi="hi-IN"/>
        </w:rPr>
        <w:t xml:space="preserve"> li signori hanno dato a mangiar, et | bever nelle barche alli soldati delli capitani de | Roy, et Glaudio Martino per la somma di trecento sessanta | fiorini in circa. |</w:t>
      </w:r>
    </w:p>
    <w:p w14:paraId="453A0892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medesimo capitan de Roy deve nella piazza di Muien | ove è stato in guarnigione trecento et settanta tre | fiorini trecento de’ quali doverano esser pagati | dal signor Calandrini; onde resteriano ancor settanta | tre a pagare. |</w:t>
      </w:r>
    </w:p>
    <w:p w14:paraId="5E679EE8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8480A4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166v-167r /</w:t>
      </w:r>
    </w:p>
    <w:p w14:paraId="0EBEA05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42199740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6ACC38D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167vB /</w:t>
      </w:r>
    </w:p>
    <w:p w14:paraId="37AD214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5 conto di quanto restano | a pagar alcuni capitani | in diverse città |</w:t>
      </w:r>
    </w:p>
    <w:p w14:paraId="07E1F81C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02F80BD0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00E9E28A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52</w:t>
      </w:r>
    </w:p>
    <w:p w14:paraId="27A46F8D" w14:textId="77777777" w:rsidR="004F158F" w:rsidRPr="002A6193" w:rsidRDefault="00E54E37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VIII al n. 44 (cc. 173r-174v)</w:t>
      </w:r>
    </w:p>
    <w:p w14:paraId="6A582D29" w14:textId="77777777" w:rsidR="004F158F" w:rsidRPr="002A6193" w:rsidRDefault="004F158F" w:rsidP="004F158F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53C96CC0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173r-v /</w:t>
      </w:r>
    </w:p>
    <w:p w14:paraId="715DE4A7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 xml:space="preserve">Tagliata </w:t>
      </w:r>
    </w:p>
    <w:p w14:paraId="3A19D1E1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0B957E48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174r /</w:t>
      </w:r>
    </w:p>
    <w:p w14:paraId="011A45F5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67FA8B83" w14:textId="77777777" w:rsidR="004F158F" w:rsidRPr="002A6193" w:rsidRDefault="004F158F" w:rsidP="004F158F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11C713AF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174vB /</w:t>
      </w:r>
    </w:p>
    <w:p w14:paraId="1D4ADF84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2 |</w:t>
      </w:r>
    </w:p>
    <w:p w14:paraId="5C6D949B" w14:textId="77777777" w:rsidR="004F158F" w:rsidRPr="002A6193" w:rsidRDefault="00E54E37" w:rsidP="004F158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7 rolli del reggimento | del signor Carlo di Anstenraedt |</w:t>
      </w:r>
    </w:p>
    <w:p w14:paraId="72EAED59" w14:textId="77777777" w:rsidR="009B2620" w:rsidRPr="002A6193" w:rsidRDefault="009B2620" w:rsidP="00211A7E">
      <w:pPr>
        <w:jc w:val="both"/>
      </w:pPr>
    </w:p>
    <w:p w14:paraId="39A076E1" w14:textId="77777777" w:rsidR="009B2620" w:rsidRPr="002A6193" w:rsidRDefault="009B2620" w:rsidP="00211A7E">
      <w:pPr>
        <w:jc w:val="both"/>
        <w:sectPr w:rsidR="009B2620" w:rsidRPr="002A6193">
          <w:headerReference w:type="default" r:id="rId11"/>
          <w:footnotePr>
            <w:numFmt w:val="lowerLetter"/>
            <w:numRestart w:val="eachPage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5BFD5FD7" w14:textId="77777777" w:rsidR="009B2620" w:rsidRPr="002A6193" w:rsidRDefault="00E54E37" w:rsidP="009B2620">
      <w:pPr>
        <w:jc w:val="center"/>
        <w:outlineLvl w:val="0"/>
        <w:rPr>
          <w:rFonts w:eastAsia="Calibri"/>
        </w:rPr>
      </w:pPr>
      <w:r w:rsidRPr="002A6193">
        <w:rPr>
          <w:rFonts w:eastAsia="Calibri"/>
        </w:rPr>
        <w:lastRenderedPageBreak/>
        <w:t>n. 53</w:t>
      </w:r>
    </w:p>
    <w:p w14:paraId="2252AD99" w14:textId="77777777" w:rsidR="009B2620" w:rsidRPr="002A6193" w:rsidRDefault="00E54E37" w:rsidP="009B2620">
      <w:pPr>
        <w:jc w:val="center"/>
        <w:outlineLvl w:val="0"/>
        <w:rPr>
          <w:rFonts w:eastAsia="Calibri"/>
        </w:rPr>
      </w:pPr>
      <w:r w:rsidRPr="002A6193">
        <w:rPr>
          <w:rFonts w:eastAsia="Calibri"/>
        </w:rPr>
        <w:t>Allegato IX al n. 44 (cc. 175r-196v)</w:t>
      </w:r>
    </w:p>
    <w:p w14:paraId="58DA8F09" w14:textId="77777777" w:rsidR="009B2620" w:rsidRPr="002A6193" w:rsidRDefault="009B2620" w:rsidP="009B2620">
      <w:pPr>
        <w:jc w:val="both"/>
        <w:outlineLvl w:val="0"/>
        <w:rPr>
          <w:rFonts w:eastAsia="Calibri"/>
        </w:rPr>
      </w:pPr>
    </w:p>
    <w:p w14:paraId="53AE3EE9" w14:textId="77777777" w:rsidR="009B2620" w:rsidRPr="002A6193" w:rsidRDefault="00E54E37" w:rsidP="009B2620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>/ 175r /</w:t>
      </w:r>
    </w:p>
    <w:p w14:paraId="5EB04709" w14:textId="77777777" w:rsidR="009B2620" w:rsidRPr="002A6193" w:rsidRDefault="00E54E37" w:rsidP="009B2620">
      <w:pPr>
        <w:jc w:val="both"/>
        <w:outlineLvl w:val="0"/>
        <w:rPr>
          <w:rFonts w:eastAsia="Calibri"/>
        </w:rPr>
      </w:pPr>
      <w:r w:rsidRPr="002A6193">
        <w:rPr>
          <w:rFonts w:eastAsia="Calibri"/>
        </w:rPr>
        <w:t xml:space="preserve">Rolo della compagnia del signor Carlo Huyn d’Anstenraedt | colonello imbarcato con li seguenti soldati sopra la nave | dell’Amiraglio nominata San Marco al Tessel | </w:t>
      </w:r>
    </w:p>
    <w:p w14:paraId="2BA20EAB" w14:textId="77777777" w:rsidR="006840AB" w:rsidRPr="002A6193" w:rsidRDefault="006840AB" w:rsidP="009B2620">
      <w:pPr>
        <w:jc w:val="both"/>
        <w:outlineLvl w:val="0"/>
        <w:rPr>
          <w:rFonts w:eastAsia="Calibri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3577"/>
        <w:gridCol w:w="1486"/>
        <w:gridCol w:w="4461"/>
      </w:tblGrid>
      <w:tr w:rsidR="00B50CD6" w:rsidRPr="002A6193" w14:paraId="172C0B1A" w14:textId="77777777">
        <w:tc>
          <w:tcPr>
            <w:tcW w:w="3616" w:type="dxa"/>
          </w:tcPr>
          <w:p w14:paraId="03198D44" w14:textId="77777777" w:rsidR="00011689" w:rsidRPr="002A6193" w:rsidRDefault="00E54E37" w:rsidP="002F2280">
            <w:pPr>
              <w:jc w:val="both"/>
              <w:outlineLvl w:val="0"/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Carel Huyn</w:t>
            </w:r>
            <w:r w:rsidRPr="002A6193">
              <w:rPr>
                <w:rFonts w:eastAsia="Calibri" w:cs="Times New Roman"/>
                <w:vertAlign w:val="superscript"/>
              </w:rPr>
              <w:footnoteReference w:id="604"/>
            </w:r>
            <w:r w:rsidRPr="002A6193">
              <w:rPr>
                <w:rFonts w:eastAsia="Calibri" w:cs="Times New Roman"/>
              </w:rPr>
              <w:t xml:space="preserve"> de Amstenradt | </w:t>
            </w:r>
          </w:p>
        </w:tc>
        <w:tc>
          <w:tcPr>
            <w:tcW w:w="1487" w:type="dxa"/>
            <w:vMerge w:val="restart"/>
            <w:vAlign w:val="center"/>
          </w:tcPr>
          <w:p w14:paraId="064D26B3" w14:textId="77777777" w:rsidR="00011689" w:rsidRPr="002A6193" w:rsidRDefault="00011689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58D24EF6" w14:textId="77777777" w:rsidR="00011689" w:rsidRPr="002A6193" w:rsidRDefault="00E54E37" w:rsidP="00306E16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Jorriaen Smit | </w:t>
            </w:r>
          </w:p>
        </w:tc>
      </w:tr>
      <w:tr w:rsidR="00B50CD6" w:rsidRPr="002A6193" w14:paraId="721322A3" w14:textId="77777777">
        <w:tc>
          <w:tcPr>
            <w:tcW w:w="3616" w:type="dxa"/>
          </w:tcPr>
          <w:p w14:paraId="0FB2A38A" w14:textId="77777777" w:rsidR="00011689" w:rsidRPr="002A6193" w:rsidRDefault="00E54E37" w:rsidP="002F2280">
            <w:pPr>
              <w:jc w:val="both"/>
              <w:outlineLvl w:val="0"/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il suo servitor | </w:t>
            </w:r>
          </w:p>
        </w:tc>
        <w:tc>
          <w:tcPr>
            <w:tcW w:w="1487" w:type="dxa"/>
            <w:vMerge/>
            <w:vAlign w:val="center"/>
          </w:tcPr>
          <w:p w14:paraId="5338965C" w14:textId="77777777" w:rsidR="00011689" w:rsidRPr="002A6193" w:rsidRDefault="00011689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3CED2E39" w14:textId="77777777" w:rsidR="00011689" w:rsidRPr="002A6193" w:rsidRDefault="00E54E37" w:rsidP="00306E16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Willem Vetter | </w:t>
            </w:r>
          </w:p>
        </w:tc>
      </w:tr>
      <w:tr w:rsidR="00B50CD6" w:rsidRPr="002A6193" w14:paraId="5182FEA0" w14:textId="77777777">
        <w:tc>
          <w:tcPr>
            <w:tcW w:w="3616" w:type="dxa"/>
          </w:tcPr>
          <w:p w14:paraId="6324B090" w14:textId="77777777" w:rsidR="00011689" w:rsidRPr="002A6193" w:rsidRDefault="00E54E37" w:rsidP="002F2280">
            <w:pPr>
              <w:jc w:val="both"/>
              <w:outlineLvl w:val="0"/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Garrebrant Heurrekens</w:t>
            </w:r>
            <w:r w:rsidR="00011689" w:rsidRPr="002A6193">
              <w:rPr>
                <w:rFonts w:eastAsia="Calibri" w:cs="Times New Roman"/>
              </w:rPr>
              <w:t xml:space="preserve"> alfiero</w:t>
            </w:r>
            <w:r w:rsidRPr="002A6193">
              <w:rPr>
                <w:rFonts w:eastAsia="Calibri" w:cs="Times New Roman"/>
                <w:vertAlign w:val="superscript"/>
              </w:rPr>
              <w:footnoteReference w:id="605"/>
            </w:r>
            <w:r w:rsidR="00011689" w:rsidRPr="002A6193">
              <w:rPr>
                <w:rFonts w:eastAsia="Calibri" w:cs="Times New Roman"/>
              </w:rPr>
              <w:t xml:space="preserve"> |</w:t>
            </w:r>
          </w:p>
        </w:tc>
        <w:tc>
          <w:tcPr>
            <w:tcW w:w="1487" w:type="dxa"/>
            <w:vMerge/>
            <w:vAlign w:val="center"/>
          </w:tcPr>
          <w:p w14:paraId="11966D24" w14:textId="77777777" w:rsidR="00011689" w:rsidRPr="002A6193" w:rsidRDefault="00011689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52E5B5F9" w14:textId="77777777" w:rsidR="00011689" w:rsidRPr="002A6193" w:rsidRDefault="00E54E37" w:rsidP="0070154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Evert </w:t>
            </w:r>
            <w:r w:rsidR="0047551A" w:rsidRPr="002A6193">
              <w:rPr>
                <w:rFonts w:eastAsia="Calibri" w:cs="Times New Roman"/>
                <w:lang w:val="en-US"/>
              </w:rPr>
              <w:t>Harmansse</w:t>
            </w:r>
            <w:r w:rsidRPr="002A6193">
              <w:rPr>
                <w:rFonts w:eastAsia="Calibri" w:cs="Times New Roman"/>
                <w:lang w:val="en-US"/>
              </w:rPr>
              <w:t xml:space="preserve">n | </w:t>
            </w:r>
          </w:p>
        </w:tc>
      </w:tr>
      <w:tr w:rsidR="00B50CD6" w:rsidRPr="002A6193" w14:paraId="367B08F2" w14:textId="77777777">
        <w:tc>
          <w:tcPr>
            <w:tcW w:w="3616" w:type="dxa"/>
          </w:tcPr>
          <w:p w14:paraId="296F32EB" w14:textId="77777777" w:rsidR="00011689" w:rsidRPr="002A6193" w:rsidRDefault="00E54E37" w:rsidP="002F2280">
            <w:pPr>
              <w:jc w:val="both"/>
              <w:outlineLvl w:val="0"/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il suo paggio | </w:t>
            </w:r>
          </w:p>
        </w:tc>
        <w:tc>
          <w:tcPr>
            <w:tcW w:w="1487" w:type="dxa"/>
            <w:vMerge/>
            <w:vAlign w:val="center"/>
          </w:tcPr>
          <w:p w14:paraId="2A011F57" w14:textId="77777777" w:rsidR="00011689" w:rsidRPr="002A6193" w:rsidRDefault="00011689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081C0867" w14:textId="77777777" w:rsidR="00011689" w:rsidRPr="002A6193" w:rsidRDefault="00E54E37" w:rsidP="0047551A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Staets Luytter | </w:t>
            </w:r>
          </w:p>
        </w:tc>
      </w:tr>
      <w:tr w:rsidR="00B50CD6" w:rsidRPr="002A6193" w14:paraId="36F47710" w14:textId="77777777">
        <w:tc>
          <w:tcPr>
            <w:tcW w:w="3616" w:type="dxa"/>
          </w:tcPr>
          <w:p w14:paraId="2913083A" w14:textId="77777777" w:rsidR="00011689" w:rsidRPr="002A6193" w:rsidRDefault="00011689" w:rsidP="002F228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Willem Scholl schriver |</w:t>
            </w:r>
          </w:p>
        </w:tc>
        <w:tc>
          <w:tcPr>
            <w:tcW w:w="1487" w:type="dxa"/>
            <w:vMerge/>
            <w:vAlign w:val="center"/>
          </w:tcPr>
          <w:p w14:paraId="5A2F6A84" w14:textId="77777777" w:rsidR="00011689" w:rsidRPr="002A6193" w:rsidRDefault="00011689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681634CC" w14:textId="77777777" w:rsidR="00011689" w:rsidRPr="002A6193" w:rsidRDefault="00E54E37" w:rsidP="0047551A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Thomas Bolderman | </w:t>
            </w:r>
          </w:p>
        </w:tc>
      </w:tr>
      <w:tr w:rsidR="00B50CD6" w:rsidRPr="002A6193" w14:paraId="0DCB7FB4" w14:textId="77777777">
        <w:tc>
          <w:tcPr>
            <w:tcW w:w="3616" w:type="dxa"/>
          </w:tcPr>
          <w:p w14:paraId="5B886B71" w14:textId="77777777" w:rsidR="00011689" w:rsidRPr="002A6193" w:rsidRDefault="00011689" w:rsidP="002F228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Boudewyn de Vou </w:t>
            </w:r>
          </w:p>
        </w:tc>
        <w:tc>
          <w:tcPr>
            <w:tcW w:w="1487" w:type="dxa"/>
            <w:vMerge w:val="restart"/>
            <w:vAlign w:val="center"/>
          </w:tcPr>
          <w:p w14:paraId="1B8EA498" w14:textId="77777777" w:rsidR="00011689" w:rsidRPr="002A6193" w:rsidRDefault="00011689" w:rsidP="00571310">
            <w:pPr>
              <w:outlineLvl w:val="0"/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sarganten |</w:t>
            </w:r>
          </w:p>
        </w:tc>
        <w:tc>
          <w:tcPr>
            <w:tcW w:w="4536" w:type="dxa"/>
          </w:tcPr>
          <w:p w14:paraId="4A4D2D31" w14:textId="77777777" w:rsidR="00011689" w:rsidRPr="002A6193" w:rsidRDefault="00E54E37" w:rsidP="0047551A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Willem </w:t>
            </w:r>
            <w:r w:rsidR="0047551A" w:rsidRPr="002A6193">
              <w:rPr>
                <w:rFonts w:eastAsia="Calibri" w:cs="Times New Roman"/>
                <w:lang w:val="en-US"/>
              </w:rPr>
              <w:t>Gerritsse</w:t>
            </w:r>
            <w:r w:rsidRPr="002A6193">
              <w:rPr>
                <w:rFonts w:eastAsia="Calibri" w:cs="Times New Roman"/>
                <w:lang w:val="en-US"/>
              </w:rPr>
              <w:t xml:space="preserve">n | </w:t>
            </w:r>
          </w:p>
        </w:tc>
      </w:tr>
      <w:tr w:rsidR="00B50CD6" w:rsidRPr="002A6193" w14:paraId="070DA6B8" w14:textId="77777777">
        <w:tc>
          <w:tcPr>
            <w:tcW w:w="3616" w:type="dxa"/>
          </w:tcPr>
          <w:p w14:paraId="52EEDA21" w14:textId="77777777" w:rsidR="00011689" w:rsidRPr="002A6193" w:rsidRDefault="00011689" w:rsidP="002F2280">
            <w:pPr>
              <w:jc w:val="both"/>
              <w:outlineLvl w:val="0"/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  <w:lang w:val="en-US"/>
              </w:rPr>
              <w:t>Hans de Schroor</w:t>
            </w:r>
          </w:p>
        </w:tc>
        <w:tc>
          <w:tcPr>
            <w:tcW w:w="1487" w:type="dxa"/>
            <w:vMerge/>
            <w:vAlign w:val="center"/>
          </w:tcPr>
          <w:p w14:paraId="3033179B" w14:textId="77777777" w:rsidR="00011689" w:rsidRPr="002A6193" w:rsidRDefault="00011689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331D5333" w14:textId="77777777" w:rsidR="00011689" w:rsidRPr="002A6193" w:rsidRDefault="00E54E37" w:rsidP="0017771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Michiel Sijvert | </w:t>
            </w:r>
          </w:p>
        </w:tc>
      </w:tr>
      <w:tr w:rsidR="00177717" w:rsidRPr="002A6193" w14:paraId="02104716" w14:textId="77777777">
        <w:trPr>
          <w:trHeight w:val="274"/>
        </w:trPr>
        <w:tc>
          <w:tcPr>
            <w:tcW w:w="3616" w:type="dxa"/>
            <w:vMerge w:val="restart"/>
          </w:tcPr>
          <w:p w14:paraId="31C1967E" w14:textId="77777777" w:rsidR="00177717" w:rsidRPr="00CB1FBA" w:rsidRDefault="00E54E37" w:rsidP="002F2280">
            <w:pPr>
              <w:rPr>
                <w:rFonts w:eastAsia="Calibri" w:cs="Times New Roman"/>
                <w:lang w:val="nl-BE"/>
              </w:rPr>
            </w:pPr>
            <w:r w:rsidRPr="00CB1FBA">
              <w:rPr>
                <w:rFonts w:eastAsia="Calibri" w:cs="Times New Roman"/>
                <w:lang w:val="nl-BE"/>
              </w:rPr>
              <w:t>Jan van Daerelen</w:t>
            </w:r>
            <w:r w:rsidR="00177717" w:rsidRPr="00CB1FBA">
              <w:rPr>
                <w:rFonts w:eastAsia="Calibri" w:cs="Times New Roman"/>
                <w:lang w:val="nl-BE"/>
              </w:rPr>
              <w:t xml:space="preserve"> </w:t>
            </w:r>
            <w:r w:rsidRPr="00CB1FBA">
              <w:rPr>
                <w:rFonts w:eastAsia="Calibri" w:cs="Times New Roman"/>
                <w:lang w:val="nl-BE"/>
              </w:rPr>
              <w:t xml:space="preserve">corporael | vande gebruders | </w:t>
            </w:r>
          </w:p>
        </w:tc>
        <w:tc>
          <w:tcPr>
            <w:tcW w:w="1487" w:type="dxa"/>
            <w:vMerge w:val="restart"/>
            <w:vAlign w:val="center"/>
          </w:tcPr>
          <w:p w14:paraId="6AB73BB5" w14:textId="77777777" w:rsidR="00177717" w:rsidRPr="00CB1FBA" w:rsidRDefault="00177717" w:rsidP="00571310">
            <w:pPr>
              <w:outlineLvl w:val="0"/>
              <w:rPr>
                <w:rFonts w:eastAsia="Calibri" w:cs="Times New Roman"/>
                <w:lang w:val="nl-BE"/>
              </w:rPr>
            </w:pPr>
          </w:p>
        </w:tc>
        <w:tc>
          <w:tcPr>
            <w:tcW w:w="4536" w:type="dxa"/>
          </w:tcPr>
          <w:p w14:paraId="127A8A17" w14:textId="77777777" w:rsidR="00177717" w:rsidRPr="002A6193" w:rsidRDefault="00E54E37" w:rsidP="0017771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Thomas Cotton | </w:t>
            </w:r>
          </w:p>
        </w:tc>
      </w:tr>
      <w:tr w:rsidR="00177717" w:rsidRPr="002A6193" w14:paraId="7ACFB545" w14:textId="77777777">
        <w:trPr>
          <w:trHeight w:val="273"/>
        </w:trPr>
        <w:tc>
          <w:tcPr>
            <w:tcW w:w="3616" w:type="dxa"/>
            <w:vMerge/>
          </w:tcPr>
          <w:p w14:paraId="4583C958" w14:textId="77777777" w:rsidR="00177717" w:rsidRPr="002A6193" w:rsidRDefault="00177717" w:rsidP="002F2280">
            <w:pPr>
              <w:keepNext/>
              <w:keepLines/>
              <w:spacing w:before="480"/>
              <w:outlineLvl w:val="0"/>
              <w:rPr>
                <w:rFonts w:eastAsia="Calibri" w:cs="Times New Roman"/>
                <w:lang w:val="en-US"/>
              </w:rPr>
            </w:pPr>
          </w:p>
        </w:tc>
        <w:tc>
          <w:tcPr>
            <w:tcW w:w="1487" w:type="dxa"/>
            <w:vMerge/>
            <w:vAlign w:val="center"/>
          </w:tcPr>
          <w:p w14:paraId="6BD01135" w14:textId="77777777" w:rsidR="00177717" w:rsidRPr="002A6193" w:rsidRDefault="00177717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2830FFBD" w14:textId="77777777" w:rsidR="00177717" w:rsidRPr="002A6193" w:rsidRDefault="00E54E37" w:rsidP="0017771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Joriaen Verhorst | </w:t>
            </w:r>
          </w:p>
        </w:tc>
      </w:tr>
      <w:tr w:rsidR="00177717" w:rsidRPr="002A6193" w14:paraId="2092C30D" w14:textId="77777777">
        <w:trPr>
          <w:trHeight w:val="274"/>
        </w:trPr>
        <w:tc>
          <w:tcPr>
            <w:tcW w:w="3616" w:type="dxa"/>
            <w:vMerge w:val="restart"/>
          </w:tcPr>
          <w:p w14:paraId="0D6A2070" w14:textId="77777777" w:rsidR="00177717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Heynderick van Drefholt</w:t>
            </w:r>
            <w:r w:rsidR="00177717" w:rsidRPr="002A6193">
              <w:rPr>
                <w:rFonts w:eastAsia="Calibri" w:cs="Times New Roman"/>
                <w:lang w:val="en-US"/>
              </w:rPr>
              <w:t xml:space="preserve"> capitain</w:t>
            </w:r>
            <w:r w:rsidRPr="002A6193">
              <w:rPr>
                <w:rFonts w:eastAsia="Calibri" w:cs="Times New Roman"/>
                <w:lang w:val="en-US"/>
              </w:rPr>
              <w:t xml:space="preserve">e | des armes | </w:t>
            </w:r>
          </w:p>
        </w:tc>
        <w:tc>
          <w:tcPr>
            <w:tcW w:w="1487" w:type="dxa"/>
            <w:vMerge/>
            <w:vAlign w:val="center"/>
          </w:tcPr>
          <w:p w14:paraId="3B6B32A4" w14:textId="77777777" w:rsidR="00177717" w:rsidRPr="002A6193" w:rsidRDefault="00177717" w:rsidP="00571310">
            <w:pPr>
              <w:outlineLvl w:val="0"/>
              <w:rPr>
                <w:rFonts w:eastAsia="Calibri" w:cs="Times New Roman"/>
                <w:lang w:val="en-US"/>
              </w:rPr>
            </w:pPr>
          </w:p>
        </w:tc>
        <w:tc>
          <w:tcPr>
            <w:tcW w:w="4536" w:type="dxa"/>
          </w:tcPr>
          <w:p w14:paraId="1A82A222" w14:textId="77777777" w:rsidR="00177717" w:rsidRPr="002A6193" w:rsidRDefault="00E54E37" w:rsidP="0017771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Jacob van Barnevelt | </w:t>
            </w:r>
          </w:p>
        </w:tc>
      </w:tr>
      <w:tr w:rsidR="00177717" w:rsidRPr="002A6193" w14:paraId="564E16AF" w14:textId="77777777">
        <w:trPr>
          <w:trHeight w:val="273"/>
        </w:trPr>
        <w:tc>
          <w:tcPr>
            <w:tcW w:w="3616" w:type="dxa"/>
            <w:vMerge/>
          </w:tcPr>
          <w:p w14:paraId="39519540" w14:textId="77777777" w:rsidR="00177717" w:rsidRPr="002A6193" w:rsidRDefault="00177717" w:rsidP="002F2280">
            <w:pPr>
              <w:keepNext/>
              <w:keepLines/>
              <w:spacing w:before="480"/>
              <w:outlineLvl w:val="0"/>
              <w:rPr>
                <w:rFonts w:eastAsia="Calibri" w:cs="Times New Roman"/>
                <w:lang w:val="en-US"/>
              </w:rPr>
            </w:pPr>
          </w:p>
        </w:tc>
        <w:tc>
          <w:tcPr>
            <w:tcW w:w="1487" w:type="dxa"/>
            <w:vMerge/>
            <w:vAlign w:val="center"/>
          </w:tcPr>
          <w:p w14:paraId="09D795B0" w14:textId="77777777" w:rsidR="00177717" w:rsidRPr="002A6193" w:rsidRDefault="00177717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2E9647D2" w14:textId="77777777" w:rsidR="00177717" w:rsidRPr="002A6193" w:rsidRDefault="00E54E37" w:rsidP="0017771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Lener Storck | </w:t>
            </w:r>
          </w:p>
        </w:tc>
      </w:tr>
      <w:tr w:rsidR="00177717" w:rsidRPr="002A6193" w14:paraId="166A03E9" w14:textId="77777777">
        <w:tc>
          <w:tcPr>
            <w:tcW w:w="3616" w:type="dxa"/>
          </w:tcPr>
          <w:p w14:paraId="0CC917C9" w14:textId="77777777" w:rsidR="00177717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Steven Snouck</w:t>
            </w:r>
            <w:r w:rsidR="00177717" w:rsidRPr="002A6193">
              <w:rPr>
                <w:rFonts w:eastAsia="Calibri" w:cs="Times New Roman"/>
                <w:lang w:val="en-US"/>
              </w:rPr>
              <w:t xml:space="preserve"> </w:t>
            </w:r>
            <w:r w:rsidRPr="002A6193">
              <w:rPr>
                <w:rFonts w:eastAsia="Calibri" w:cs="Times New Roman"/>
                <w:lang w:val="en-US"/>
              </w:rPr>
              <w:t xml:space="preserve">provoost | </w:t>
            </w:r>
          </w:p>
        </w:tc>
        <w:tc>
          <w:tcPr>
            <w:tcW w:w="1487" w:type="dxa"/>
            <w:vMerge/>
            <w:vAlign w:val="center"/>
          </w:tcPr>
          <w:p w14:paraId="19A23631" w14:textId="77777777" w:rsidR="00177717" w:rsidRPr="002A6193" w:rsidRDefault="00177717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7F05A3CE" w14:textId="77777777" w:rsidR="00177717" w:rsidRPr="002A6193" w:rsidRDefault="00E54E37" w:rsidP="00AD490B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Dirck </w:t>
            </w:r>
            <w:r w:rsidR="00997E77" w:rsidRPr="002A6193">
              <w:rPr>
                <w:rFonts w:eastAsia="Calibri" w:cs="Times New Roman"/>
                <w:lang w:val="en-US"/>
              </w:rPr>
              <w:t>vander</w:t>
            </w:r>
            <w:r w:rsidRPr="002A6193">
              <w:rPr>
                <w:rFonts w:eastAsia="Calibri" w:cs="Times New Roman"/>
                <w:lang w:val="en-US"/>
              </w:rPr>
              <w:t xml:space="preserve"> Haech | </w:t>
            </w:r>
          </w:p>
        </w:tc>
      </w:tr>
      <w:tr w:rsidR="00177717" w:rsidRPr="002A6193" w14:paraId="114F0BC5" w14:textId="77777777">
        <w:tc>
          <w:tcPr>
            <w:tcW w:w="3616" w:type="dxa"/>
          </w:tcPr>
          <w:p w14:paraId="7C24AEAC" w14:textId="77777777" w:rsidR="00177717" w:rsidRPr="002A6193" w:rsidRDefault="0017771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Johan Tenhove sergyn |</w:t>
            </w:r>
          </w:p>
        </w:tc>
        <w:tc>
          <w:tcPr>
            <w:tcW w:w="1487" w:type="dxa"/>
            <w:vMerge/>
            <w:vAlign w:val="center"/>
          </w:tcPr>
          <w:p w14:paraId="264E030F" w14:textId="77777777" w:rsidR="00177717" w:rsidRPr="002A6193" w:rsidRDefault="00177717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19D8129F" w14:textId="77777777" w:rsidR="00177717" w:rsidRPr="002A6193" w:rsidRDefault="00E54E37" w:rsidP="00AD490B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Jorriaen Smit den Alden | </w:t>
            </w:r>
          </w:p>
        </w:tc>
      </w:tr>
      <w:tr w:rsidR="0094680C" w:rsidRPr="002A6193" w14:paraId="0384A250" w14:textId="77777777">
        <w:trPr>
          <w:trHeight w:val="274"/>
        </w:trPr>
        <w:tc>
          <w:tcPr>
            <w:tcW w:w="3616" w:type="dxa"/>
            <w:vMerge w:val="restart"/>
          </w:tcPr>
          <w:p w14:paraId="20834C46" w14:textId="77777777" w:rsidR="0094680C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Harman du Bois tambourin | </w:t>
            </w:r>
          </w:p>
          <w:p w14:paraId="6811ECBF" w14:textId="77777777" w:rsidR="0094680C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maior | </w:t>
            </w:r>
          </w:p>
        </w:tc>
        <w:tc>
          <w:tcPr>
            <w:tcW w:w="1487" w:type="dxa"/>
            <w:vMerge w:val="restart"/>
            <w:vAlign w:val="center"/>
          </w:tcPr>
          <w:p w14:paraId="12B45AFE" w14:textId="77777777" w:rsidR="0094680C" w:rsidRPr="002A6193" w:rsidRDefault="0094680C" w:rsidP="0057131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tambours |</w:t>
            </w:r>
          </w:p>
        </w:tc>
        <w:tc>
          <w:tcPr>
            <w:tcW w:w="4536" w:type="dxa"/>
          </w:tcPr>
          <w:p w14:paraId="2C138290" w14:textId="77777777" w:rsidR="0094680C" w:rsidRPr="002A6193" w:rsidRDefault="00E54E37" w:rsidP="0094680C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Heynderick </w:t>
            </w:r>
            <w:r w:rsidR="0094680C" w:rsidRPr="002A6193">
              <w:rPr>
                <w:rFonts w:eastAsia="Calibri" w:cs="Times New Roman"/>
                <w:lang w:val="en-US"/>
              </w:rPr>
              <w:t>Jansse</w:t>
            </w:r>
            <w:r w:rsidRPr="002A6193">
              <w:rPr>
                <w:rFonts w:eastAsia="Calibri" w:cs="Times New Roman"/>
                <w:lang w:val="en-US"/>
              </w:rPr>
              <w:t xml:space="preserve">n van Neepen | </w:t>
            </w:r>
          </w:p>
        </w:tc>
      </w:tr>
      <w:tr w:rsidR="0094680C" w:rsidRPr="002A6193" w14:paraId="1AA7A8C2" w14:textId="77777777">
        <w:trPr>
          <w:trHeight w:val="273"/>
        </w:trPr>
        <w:tc>
          <w:tcPr>
            <w:tcW w:w="3616" w:type="dxa"/>
            <w:vMerge/>
          </w:tcPr>
          <w:p w14:paraId="12537BEE" w14:textId="77777777" w:rsidR="0094680C" w:rsidRPr="002A6193" w:rsidRDefault="0094680C" w:rsidP="002F2280">
            <w:pPr>
              <w:keepNext/>
              <w:keepLines/>
              <w:spacing w:before="480"/>
              <w:outlineLvl w:val="0"/>
              <w:rPr>
                <w:rFonts w:eastAsia="Calibri" w:cs="Times New Roman"/>
                <w:lang w:val="en-US"/>
              </w:rPr>
            </w:pPr>
          </w:p>
        </w:tc>
        <w:tc>
          <w:tcPr>
            <w:tcW w:w="1487" w:type="dxa"/>
            <w:vMerge/>
            <w:vAlign w:val="center"/>
          </w:tcPr>
          <w:p w14:paraId="27C61B06" w14:textId="77777777" w:rsidR="0094680C" w:rsidRPr="002A6193" w:rsidRDefault="0094680C" w:rsidP="00571310">
            <w:pPr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76078C8B" w14:textId="77777777" w:rsidR="0094680C" w:rsidRPr="002A6193" w:rsidRDefault="00E54E37" w:rsidP="0094680C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Jan Court van Sweer | </w:t>
            </w:r>
          </w:p>
        </w:tc>
      </w:tr>
      <w:tr w:rsidR="0094680C" w:rsidRPr="002A6193" w14:paraId="57E6B8EC" w14:textId="77777777">
        <w:tc>
          <w:tcPr>
            <w:tcW w:w="3616" w:type="dxa"/>
          </w:tcPr>
          <w:p w14:paraId="2D01E27C" w14:textId="77777777" w:rsidR="0094680C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</w:rPr>
              <w:t>Robbert Sanderss |</w:t>
            </w:r>
          </w:p>
        </w:tc>
        <w:tc>
          <w:tcPr>
            <w:tcW w:w="1487" w:type="dxa"/>
            <w:vMerge/>
            <w:vAlign w:val="center"/>
          </w:tcPr>
          <w:p w14:paraId="3C5A77E1" w14:textId="77777777" w:rsidR="0094680C" w:rsidRPr="002A6193" w:rsidRDefault="0094680C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75B5BB7E" w14:textId="77777777" w:rsidR="0094680C" w:rsidRPr="002A6193" w:rsidRDefault="00E54E37" w:rsidP="0094680C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Willem </w:t>
            </w:r>
            <w:r w:rsidR="00997E77" w:rsidRPr="002A6193">
              <w:rPr>
                <w:rFonts w:eastAsia="Calibri" w:cs="Times New Roman"/>
                <w:lang w:val="en-US"/>
              </w:rPr>
              <w:t>vander</w:t>
            </w:r>
            <w:r w:rsidRPr="002A6193">
              <w:rPr>
                <w:rFonts w:eastAsia="Calibri" w:cs="Times New Roman"/>
                <w:lang w:val="en-US"/>
              </w:rPr>
              <w:t xml:space="preserve"> Horst | </w:t>
            </w:r>
          </w:p>
        </w:tc>
      </w:tr>
      <w:tr w:rsidR="00B50CD6" w:rsidRPr="002A6193" w14:paraId="050413C3" w14:textId="77777777">
        <w:tc>
          <w:tcPr>
            <w:tcW w:w="3616" w:type="dxa"/>
          </w:tcPr>
          <w:p w14:paraId="49512228" w14:textId="77777777" w:rsidR="00011689" w:rsidRPr="002A6193" w:rsidRDefault="00E54E37" w:rsidP="002F228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Hans Plouch | </w:t>
            </w:r>
          </w:p>
        </w:tc>
        <w:tc>
          <w:tcPr>
            <w:tcW w:w="1487" w:type="dxa"/>
            <w:vMerge w:val="restart"/>
            <w:vAlign w:val="center"/>
          </w:tcPr>
          <w:p w14:paraId="48982C00" w14:textId="77777777" w:rsidR="00011689" w:rsidRPr="002A6193" w:rsidRDefault="00E54E37" w:rsidP="00571310">
            <w:pPr>
              <w:outlineLvl w:val="0"/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corporaels |</w:t>
            </w:r>
          </w:p>
        </w:tc>
        <w:tc>
          <w:tcPr>
            <w:tcW w:w="4536" w:type="dxa"/>
          </w:tcPr>
          <w:p w14:paraId="10DCE32E" w14:textId="77777777" w:rsidR="00011689" w:rsidRPr="002A6193" w:rsidRDefault="00E54E37" w:rsidP="00C9234E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Michiel</w:t>
            </w:r>
            <w:r w:rsidRPr="002A6193">
              <w:rPr>
                <w:rFonts w:eastAsia="Calibri" w:cs="Times New Roman"/>
                <w:vertAlign w:val="superscript"/>
              </w:rPr>
              <w:footnoteReference w:id="606"/>
            </w:r>
            <w:r w:rsidRPr="002A6193">
              <w:rPr>
                <w:rFonts w:eastAsia="Calibri" w:cs="Times New Roman"/>
                <w:lang w:val="en-US"/>
              </w:rPr>
              <w:t xml:space="preserve"> Dollert | </w:t>
            </w:r>
          </w:p>
        </w:tc>
      </w:tr>
      <w:tr w:rsidR="00B50CD6" w:rsidRPr="002A6193" w14:paraId="6D145664" w14:textId="77777777">
        <w:tc>
          <w:tcPr>
            <w:tcW w:w="3616" w:type="dxa"/>
          </w:tcPr>
          <w:p w14:paraId="0876CE39" w14:textId="77777777" w:rsidR="00011689" w:rsidRPr="002A6193" w:rsidRDefault="00E54E37" w:rsidP="002F228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Sacharias Goeden |</w:t>
            </w:r>
          </w:p>
        </w:tc>
        <w:tc>
          <w:tcPr>
            <w:tcW w:w="1487" w:type="dxa"/>
            <w:vMerge/>
            <w:vAlign w:val="center"/>
          </w:tcPr>
          <w:p w14:paraId="50D224E4" w14:textId="77777777" w:rsidR="00011689" w:rsidRPr="002A6193" w:rsidRDefault="00011689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28DE23E8" w14:textId="77777777" w:rsidR="00011689" w:rsidRPr="002A6193" w:rsidRDefault="00E54E37" w:rsidP="00BA13C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Dirck </w:t>
            </w:r>
            <w:r w:rsidR="00BA13C7" w:rsidRPr="002A6193">
              <w:rPr>
                <w:rFonts w:eastAsia="Calibri" w:cs="Times New Roman"/>
                <w:lang w:val="en-US"/>
              </w:rPr>
              <w:t>Harmansse</w:t>
            </w:r>
            <w:r w:rsidRPr="002A6193">
              <w:rPr>
                <w:rFonts w:eastAsia="Calibri" w:cs="Times New Roman"/>
                <w:lang w:val="en-US"/>
              </w:rPr>
              <w:t xml:space="preserve">n van </w:t>
            </w:r>
            <w:r w:rsidR="00BA13C7" w:rsidRPr="002A6193">
              <w:rPr>
                <w:rFonts w:eastAsia="Calibri" w:cs="Times New Roman"/>
                <w:lang w:val="en-US"/>
              </w:rPr>
              <w:t>Coetsv</w:t>
            </w:r>
            <w:r w:rsidRPr="002A6193">
              <w:rPr>
                <w:rFonts w:eastAsia="Calibri" w:cs="Times New Roman"/>
                <w:lang w:val="en-US"/>
              </w:rPr>
              <w:t xml:space="preserve">elt | </w:t>
            </w:r>
          </w:p>
        </w:tc>
      </w:tr>
      <w:tr w:rsidR="00B50CD6" w:rsidRPr="002A6193" w14:paraId="5681FD52" w14:textId="77777777">
        <w:tc>
          <w:tcPr>
            <w:tcW w:w="3616" w:type="dxa"/>
          </w:tcPr>
          <w:p w14:paraId="404335BC" w14:textId="77777777" w:rsidR="00F33E30" w:rsidRPr="002A6193" w:rsidRDefault="00E54E37" w:rsidP="002F228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Rodolff Schover |</w:t>
            </w:r>
          </w:p>
        </w:tc>
        <w:tc>
          <w:tcPr>
            <w:tcW w:w="1487" w:type="dxa"/>
            <w:vMerge w:val="restart"/>
            <w:vAlign w:val="center"/>
          </w:tcPr>
          <w:p w14:paraId="6D714D6D" w14:textId="77777777" w:rsidR="00F33E30" w:rsidRPr="002A6193" w:rsidRDefault="00F33E30" w:rsidP="0057131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lanspassaden |</w:t>
            </w:r>
          </w:p>
        </w:tc>
        <w:tc>
          <w:tcPr>
            <w:tcW w:w="4536" w:type="dxa"/>
          </w:tcPr>
          <w:p w14:paraId="2EB45086" w14:textId="77777777" w:rsidR="00F33E30" w:rsidRPr="002A6193" w:rsidRDefault="00E54E37" w:rsidP="009726EF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Heynderick Coelen | </w:t>
            </w:r>
          </w:p>
        </w:tc>
      </w:tr>
      <w:tr w:rsidR="00B50CD6" w:rsidRPr="002A6193" w14:paraId="2EEF2661" w14:textId="77777777">
        <w:tc>
          <w:tcPr>
            <w:tcW w:w="3616" w:type="dxa"/>
          </w:tcPr>
          <w:p w14:paraId="53E0080E" w14:textId="77777777" w:rsidR="00F33E30" w:rsidRPr="002A6193" w:rsidRDefault="00F33E30" w:rsidP="002F228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Ul</w:t>
            </w:r>
            <w:r w:rsidR="00E54E37" w:rsidRPr="002A6193">
              <w:rPr>
                <w:rFonts w:eastAsia="Calibri" w:cs="Times New Roman"/>
              </w:rPr>
              <w:t>derich Dannenburch |</w:t>
            </w:r>
          </w:p>
        </w:tc>
        <w:tc>
          <w:tcPr>
            <w:tcW w:w="1487" w:type="dxa"/>
            <w:vMerge/>
            <w:vAlign w:val="center"/>
          </w:tcPr>
          <w:p w14:paraId="54A1F60C" w14:textId="77777777" w:rsidR="00F33E30" w:rsidRPr="002A6193" w:rsidRDefault="00F33E3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646918F4" w14:textId="77777777" w:rsidR="00F33E30" w:rsidRPr="002A6193" w:rsidRDefault="00E54E37" w:rsidP="00FB4B9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Jan van Batberge |</w:t>
            </w:r>
          </w:p>
        </w:tc>
      </w:tr>
      <w:tr w:rsidR="00571310" w:rsidRPr="002A6193" w14:paraId="15FAB14E" w14:textId="77777777">
        <w:trPr>
          <w:trHeight w:val="274"/>
        </w:trPr>
        <w:tc>
          <w:tcPr>
            <w:tcW w:w="3616" w:type="dxa"/>
            <w:vMerge w:val="restart"/>
          </w:tcPr>
          <w:p w14:paraId="27A013A2" w14:textId="77777777" w:rsidR="00571310" w:rsidRPr="00CB1FBA" w:rsidRDefault="00E54E37" w:rsidP="002F2280">
            <w:pPr>
              <w:tabs>
                <w:tab w:val="left" w:pos="2250"/>
              </w:tabs>
              <w:rPr>
                <w:rFonts w:eastAsia="Calibri" w:cs="Times New Roman"/>
                <w:lang w:val="nl-BE"/>
              </w:rPr>
            </w:pPr>
            <w:r w:rsidRPr="00CB1FBA">
              <w:rPr>
                <w:rFonts w:eastAsia="Calibri" w:cs="Times New Roman"/>
                <w:lang w:val="nl-BE"/>
              </w:rPr>
              <w:t xml:space="preserve">Carel Huyn de Amstenrade | de Jonge | </w:t>
            </w:r>
          </w:p>
        </w:tc>
        <w:tc>
          <w:tcPr>
            <w:tcW w:w="1487" w:type="dxa"/>
            <w:vMerge w:val="restart"/>
            <w:vAlign w:val="center"/>
          </w:tcPr>
          <w:p w14:paraId="431DF0C3" w14:textId="77777777" w:rsidR="00571310" w:rsidRPr="00CB1FBA" w:rsidRDefault="00571310" w:rsidP="00571310">
            <w:pPr>
              <w:outlineLvl w:val="0"/>
              <w:rPr>
                <w:rFonts w:eastAsia="Calibri" w:cs="Times New Roman"/>
                <w:lang w:val="nl-BE"/>
              </w:rPr>
            </w:pPr>
          </w:p>
        </w:tc>
        <w:tc>
          <w:tcPr>
            <w:tcW w:w="4536" w:type="dxa"/>
          </w:tcPr>
          <w:p w14:paraId="6EAA4A8B" w14:textId="77777777" w:rsidR="00571310" w:rsidRPr="002A6193" w:rsidRDefault="00E54E37" w:rsidP="00FB4B9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Barent van Venou |</w:t>
            </w:r>
          </w:p>
        </w:tc>
      </w:tr>
      <w:tr w:rsidR="00571310" w:rsidRPr="002A6193" w14:paraId="0F75398C" w14:textId="77777777">
        <w:trPr>
          <w:trHeight w:val="273"/>
        </w:trPr>
        <w:tc>
          <w:tcPr>
            <w:tcW w:w="3616" w:type="dxa"/>
            <w:vMerge/>
          </w:tcPr>
          <w:p w14:paraId="4D70CC16" w14:textId="77777777" w:rsidR="00571310" w:rsidRPr="002A6193" w:rsidRDefault="00571310" w:rsidP="002F2280">
            <w:pPr>
              <w:keepNext/>
              <w:keepLines/>
              <w:tabs>
                <w:tab w:val="left" w:pos="2250"/>
              </w:tabs>
              <w:spacing w:before="480"/>
              <w:outlineLvl w:val="0"/>
              <w:rPr>
                <w:rFonts w:eastAsia="Calibri" w:cs="Times New Roman"/>
                <w:lang w:val="en-US"/>
              </w:rPr>
            </w:pPr>
          </w:p>
        </w:tc>
        <w:tc>
          <w:tcPr>
            <w:tcW w:w="1487" w:type="dxa"/>
            <w:vMerge/>
            <w:vAlign w:val="center"/>
          </w:tcPr>
          <w:p w14:paraId="7B523E28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1D278064" w14:textId="77777777" w:rsidR="00571310" w:rsidRPr="002A6193" w:rsidRDefault="00E54E37" w:rsidP="00FB4B9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Syghemont Plets | </w:t>
            </w:r>
          </w:p>
        </w:tc>
      </w:tr>
      <w:tr w:rsidR="00571310" w:rsidRPr="002A6193" w14:paraId="73A995D8" w14:textId="77777777">
        <w:tc>
          <w:tcPr>
            <w:tcW w:w="3616" w:type="dxa"/>
          </w:tcPr>
          <w:p w14:paraId="1F2D72B3" w14:textId="77777777" w:rsidR="00571310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Reynert Schatter | </w:t>
            </w:r>
          </w:p>
        </w:tc>
        <w:tc>
          <w:tcPr>
            <w:tcW w:w="1487" w:type="dxa"/>
            <w:vMerge/>
            <w:vAlign w:val="center"/>
          </w:tcPr>
          <w:p w14:paraId="2D95F167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6C5AD4FB" w14:textId="77777777" w:rsidR="00571310" w:rsidRPr="002A6193" w:rsidRDefault="00E54E37" w:rsidP="00FB4B9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Jan Mourlage | </w:t>
            </w:r>
          </w:p>
        </w:tc>
      </w:tr>
      <w:tr w:rsidR="00571310" w:rsidRPr="002A6193" w14:paraId="687110CA" w14:textId="77777777">
        <w:tc>
          <w:tcPr>
            <w:tcW w:w="3616" w:type="dxa"/>
          </w:tcPr>
          <w:p w14:paraId="4BE678A1" w14:textId="77777777" w:rsidR="00571310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Huyco Tornamson | </w:t>
            </w:r>
          </w:p>
        </w:tc>
        <w:tc>
          <w:tcPr>
            <w:tcW w:w="1487" w:type="dxa"/>
            <w:vMerge/>
            <w:vAlign w:val="center"/>
          </w:tcPr>
          <w:p w14:paraId="63AE8763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398CC512" w14:textId="77777777" w:rsidR="00571310" w:rsidRPr="002A6193" w:rsidRDefault="00E54E37" w:rsidP="00FB4B9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Anthony Carston | </w:t>
            </w:r>
          </w:p>
        </w:tc>
      </w:tr>
      <w:tr w:rsidR="00571310" w:rsidRPr="002A6193" w14:paraId="0291FBE7" w14:textId="77777777">
        <w:tc>
          <w:tcPr>
            <w:tcW w:w="3616" w:type="dxa"/>
          </w:tcPr>
          <w:p w14:paraId="549DF9A3" w14:textId="77777777" w:rsidR="00571310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Arent van Lennep | </w:t>
            </w:r>
          </w:p>
        </w:tc>
        <w:tc>
          <w:tcPr>
            <w:tcW w:w="1487" w:type="dxa"/>
            <w:vMerge/>
            <w:vAlign w:val="center"/>
          </w:tcPr>
          <w:p w14:paraId="4B7EBD67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5834F46E" w14:textId="77777777" w:rsidR="00571310" w:rsidRPr="002A6193" w:rsidRDefault="00E54E37" w:rsidP="00FB4B9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Gerrit </w:t>
            </w:r>
            <w:r w:rsidR="00571310" w:rsidRPr="002A6193">
              <w:rPr>
                <w:rFonts w:eastAsia="Calibri" w:cs="Times New Roman"/>
                <w:lang w:val="en-US"/>
              </w:rPr>
              <w:t>Jansse</w:t>
            </w:r>
            <w:r w:rsidRPr="002A6193">
              <w:rPr>
                <w:rFonts w:eastAsia="Calibri" w:cs="Times New Roman"/>
                <w:lang w:val="en-US"/>
              </w:rPr>
              <w:t xml:space="preserve">n | </w:t>
            </w:r>
          </w:p>
        </w:tc>
      </w:tr>
      <w:tr w:rsidR="00571310" w:rsidRPr="002A6193" w14:paraId="0A2CC0B2" w14:textId="77777777">
        <w:tc>
          <w:tcPr>
            <w:tcW w:w="3616" w:type="dxa"/>
          </w:tcPr>
          <w:p w14:paraId="35797B86" w14:textId="77777777" w:rsidR="00571310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Jan Sandelem | </w:t>
            </w:r>
          </w:p>
        </w:tc>
        <w:tc>
          <w:tcPr>
            <w:tcW w:w="1487" w:type="dxa"/>
            <w:vMerge/>
            <w:vAlign w:val="center"/>
          </w:tcPr>
          <w:p w14:paraId="10849CC6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4A7F2149" w14:textId="77777777" w:rsidR="00571310" w:rsidRPr="002A6193" w:rsidRDefault="00E54E37" w:rsidP="00FB4B97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Dirck Pamer | </w:t>
            </w:r>
          </w:p>
        </w:tc>
      </w:tr>
      <w:tr w:rsidR="00571310" w:rsidRPr="002A6193" w14:paraId="5EAE34F7" w14:textId="77777777">
        <w:tc>
          <w:tcPr>
            <w:tcW w:w="3616" w:type="dxa"/>
          </w:tcPr>
          <w:p w14:paraId="71E9119A" w14:textId="77777777" w:rsidR="00571310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Glaudy de </w:t>
            </w:r>
            <w:r w:rsidR="00571310" w:rsidRPr="002A6193">
              <w:rPr>
                <w:rFonts w:eastAsia="Calibri" w:cs="Times New Roman"/>
                <w:lang w:val="en-US"/>
              </w:rPr>
              <w:t>Flavinij</w:t>
            </w:r>
            <w:r w:rsidRPr="002A6193">
              <w:rPr>
                <w:rFonts w:eastAsia="Calibri" w:cs="Times New Roman"/>
                <w:lang w:val="en-US"/>
              </w:rPr>
              <w:t xml:space="preserve"> | </w:t>
            </w:r>
          </w:p>
        </w:tc>
        <w:tc>
          <w:tcPr>
            <w:tcW w:w="1487" w:type="dxa"/>
            <w:vMerge/>
            <w:vAlign w:val="center"/>
          </w:tcPr>
          <w:p w14:paraId="15552FD8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00191E5B" w14:textId="77777777" w:rsidR="00571310" w:rsidRPr="002A6193" w:rsidRDefault="00E54E37" w:rsidP="001A605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Willem </w:t>
            </w:r>
            <w:r w:rsidR="00571310" w:rsidRPr="002A6193">
              <w:rPr>
                <w:rFonts w:eastAsia="Calibri" w:cs="Times New Roman"/>
                <w:lang w:val="en-US"/>
              </w:rPr>
              <w:t>Jonasse</w:t>
            </w:r>
            <w:r w:rsidRPr="002A6193">
              <w:rPr>
                <w:rFonts w:eastAsia="Calibri" w:cs="Times New Roman"/>
                <w:lang w:val="en-US"/>
              </w:rPr>
              <w:t xml:space="preserve">n | </w:t>
            </w:r>
          </w:p>
        </w:tc>
      </w:tr>
      <w:tr w:rsidR="00571310" w:rsidRPr="002A6193" w14:paraId="7D292960" w14:textId="77777777">
        <w:tc>
          <w:tcPr>
            <w:tcW w:w="3616" w:type="dxa"/>
          </w:tcPr>
          <w:p w14:paraId="5C32D281" w14:textId="77777777" w:rsidR="00571310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Baltasar de </w:t>
            </w:r>
            <w:r w:rsidR="00571310" w:rsidRPr="002A6193">
              <w:rPr>
                <w:rFonts w:eastAsia="Calibri" w:cs="Times New Roman"/>
                <w:lang w:val="en-US"/>
              </w:rPr>
              <w:t>Flavinij</w:t>
            </w:r>
            <w:r w:rsidRPr="002A6193">
              <w:rPr>
                <w:rFonts w:eastAsia="Calibri" w:cs="Times New Roman"/>
                <w:lang w:val="en-US"/>
              </w:rPr>
              <w:t xml:space="preserve"> |</w:t>
            </w:r>
          </w:p>
        </w:tc>
        <w:tc>
          <w:tcPr>
            <w:tcW w:w="1487" w:type="dxa"/>
            <w:vMerge/>
            <w:vAlign w:val="center"/>
          </w:tcPr>
          <w:p w14:paraId="24C2801F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54B9F642" w14:textId="77777777" w:rsidR="00571310" w:rsidRPr="002A6193" w:rsidRDefault="00E54E37" w:rsidP="001A605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Louwerens Spelser | </w:t>
            </w:r>
          </w:p>
        </w:tc>
      </w:tr>
      <w:tr w:rsidR="00571310" w:rsidRPr="002A6193" w14:paraId="71B3CB01" w14:textId="77777777">
        <w:tc>
          <w:tcPr>
            <w:tcW w:w="3616" w:type="dxa"/>
          </w:tcPr>
          <w:p w14:paraId="2F253B31" w14:textId="77777777" w:rsidR="00571310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Johan Sonderlant | </w:t>
            </w:r>
          </w:p>
        </w:tc>
        <w:tc>
          <w:tcPr>
            <w:tcW w:w="1487" w:type="dxa"/>
            <w:vMerge/>
            <w:vAlign w:val="center"/>
          </w:tcPr>
          <w:p w14:paraId="425C8F42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73F0A340" w14:textId="77777777" w:rsidR="00571310" w:rsidRPr="002A6193" w:rsidRDefault="00E54E37" w:rsidP="001A605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Joost Geubbelen | </w:t>
            </w:r>
          </w:p>
        </w:tc>
      </w:tr>
      <w:tr w:rsidR="00571310" w:rsidRPr="002A6193" w14:paraId="755C8E85" w14:textId="77777777">
        <w:tc>
          <w:tcPr>
            <w:tcW w:w="3616" w:type="dxa"/>
          </w:tcPr>
          <w:p w14:paraId="197FCFD7" w14:textId="77777777" w:rsidR="00571310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Hans Muller | </w:t>
            </w:r>
          </w:p>
        </w:tc>
        <w:tc>
          <w:tcPr>
            <w:tcW w:w="1487" w:type="dxa"/>
            <w:vMerge/>
            <w:vAlign w:val="center"/>
          </w:tcPr>
          <w:p w14:paraId="575522ED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7829C44C" w14:textId="77777777" w:rsidR="00571310" w:rsidRPr="002A6193" w:rsidRDefault="00E54E37" w:rsidP="001A605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Neel Seems | </w:t>
            </w:r>
          </w:p>
        </w:tc>
      </w:tr>
      <w:tr w:rsidR="00571310" w:rsidRPr="002A6193" w14:paraId="4FAE37B8" w14:textId="77777777">
        <w:tc>
          <w:tcPr>
            <w:tcW w:w="3616" w:type="dxa"/>
          </w:tcPr>
          <w:p w14:paraId="7AD46858" w14:textId="77777777" w:rsidR="00571310" w:rsidRPr="002A6193" w:rsidRDefault="00E54E37" w:rsidP="002F228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Ryck Tenberch | </w:t>
            </w:r>
          </w:p>
        </w:tc>
        <w:tc>
          <w:tcPr>
            <w:tcW w:w="1487" w:type="dxa"/>
            <w:vMerge/>
            <w:vAlign w:val="center"/>
          </w:tcPr>
          <w:p w14:paraId="41B3E4B1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2D59235B" w14:textId="77777777" w:rsidR="00571310" w:rsidRPr="002A6193" w:rsidRDefault="00E54E37" w:rsidP="001A605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Bruyn Haiger | </w:t>
            </w:r>
          </w:p>
        </w:tc>
      </w:tr>
      <w:tr w:rsidR="00571310" w:rsidRPr="002A6193" w14:paraId="16391F4B" w14:textId="77777777">
        <w:tc>
          <w:tcPr>
            <w:tcW w:w="3616" w:type="dxa"/>
          </w:tcPr>
          <w:p w14:paraId="699C69A1" w14:textId="77777777" w:rsidR="00571310" w:rsidRPr="002A6193" w:rsidRDefault="00E54E37" w:rsidP="002F2280">
            <w:pPr>
              <w:outlineLvl w:val="0"/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Jan Wiemantss |</w:t>
            </w:r>
          </w:p>
        </w:tc>
        <w:tc>
          <w:tcPr>
            <w:tcW w:w="1487" w:type="dxa"/>
            <w:vMerge/>
            <w:vAlign w:val="center"/>
          </w:tcPr>
          <w:p w14:paraId="308D32E3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33E5E96F" w14:textId="77777777" w:rsidR="00571310" w:rsidRPr="002A6193" w:rsidRDefault="00E54E37" w:rsidP="001A605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Harman Jonbloet | </w:t>
            </w:r>
          </w:p>
        </w:tc>
      </w:tr>
      <w:tr w:rsidR="00571310" w:rsidRPr="002A6193" w14:paraId="45DB3FC3" w14:textId="77777777">
        <w:tc>
          <w:tcPr>
            <w:tcW w:w="3616" w:type="dxa"/>
            <w:vMerge w:val="restart"/>
          </w:tcPr>
          <w:p w14:paraId="28723D2A" w14:textId="77777777" w:rsidR="00571310" w:rsidRPr="002A6193" w:rsidRDefault="00571310" w:rsidP="002F2280">
            <w:pPr>
              <w:keepNext/>
              <w:keepLines/>
              <w:spacing w:before="480"/>
              <w:outlineLvl w:val="0"/>
              <w:rPr>
                <w:rFonts w:eastAsia="Calibri" w:cs="Times New Roman"/>
                <w:lang w:val="en-US"/>
              </w:rPr>
            </w:pPr>
          </w:p>
        </w:tc>
        <w:tc>
          <w:tcPr>
            <w:tcW w:w="1487" w:type="dxa"/>
            <w:vMerge/>
            <w:vAlign w:val="center"/>
          </w:tcPr>
          <w:p w14:paraId="41A14196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625DDC59" w14:textId="77777777" w:rsidR="00571310" w:rsidRPr="002A6193" w:rsidRDefault="00E54E37" w:rsidP="001A605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Seelich </w:t>
            </w:r>
            <w:r w:rsidR="00571310" w:rsidRPr="002A6193">
              <w:rPr>
                <w:rFonts w:eastAsia="Calibri" w:cs="Times New Roman"/>
                <w:lang w:val="en-US"/>
              </w:rPr>
              <w:t>Gerritsse</w:t>
            </w:r>
            <w:r w:rsidRPr="002A6193">
              <w:rPr>
                <w:rFonts w:eastAsia="Calibri" w:cs="Times New Roman"/>
                <w:lang w:val="en-US"/>
              </w:rPr>
              <w:t xml:space="preserve">n | </w:t>
            </w:r>
          </w:p>
        </w:tc>
      </w:tr>
      <w:tr w:rsidR="00571310" w:rsidRPr="002A6193" w14:paraId="587B9EF7" w14:textId="77777777">
        <w:tc>
          <w:tcPr>
            <w:tcW w:w="3616" w:type="dxa"/>
            <w:vMerge/>
          </w:tcPr>
          <w:p w14:paraId="0729F83B" w14:textId="77777777" w:rsidR="00571310" w:rsidRPr="002A6193" w:rsidRDefault="00571310" w:rsidP="002F2280">
            <w:pPr>
              <w:keepNext/>
              <w:keepLines/>
              <w:spacing w:before="480"/>
              <w:outlineLvl w:val="0"/>
              <w:rPr>
                <w:rFonts w:eastAsia="Calibri" w:cs="Times New Roman"/>
                <w:lang w:val="en-US"/>
              </w:rPr>
            </w:pPr>
          </w:p>
        </w:tc>
        <w:tc>
          <w:tcPr>
            <w:tcW w:w="1487" w:type="dxa"/>
            <w:vMerge/>
            <w:vAlign w:val="center"/>
          </w:tcPr>
          <w:p w14:paraId="7024A17C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4853F8C6" w14:textId="77777777" w:rsidR="00571310" w:rsidRPr="002A6193" w:rsidRDefault="00E54E37" w:rsidP="001A605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Heynderick van Cloppenburch | </w:t>
            </w:r>
          </w:p>
        </w:tc>
      </w:tr>
      <w:tr w:rsidR="00571310" w:rsidRPr="002A6193" w14:paraId="16E7D570" w14:textId="77777777">
        <w:tc>
          <w:tcPr>
            <w:tcW w:w="3616" w:type="dxa"/>
            <w:vMerge/>
          </w:tcPr>
          <w:p w14:paraId="198E5E2C" w14:textId="77777777" w:rsidR="00571310" w:rsidRPr="002A6193" w:rsidRDefault="00571310" w:rsidP="002F2280">
            <w:pPr>
              <w:keepNext/>
              <w:keepLines/>
              <w:spacing w:before="480"/>
              <w:outlineLvl w:val="0"/>
              <w:rPr>
                <w:rFonts w:eastAsia="Calibri" w:cs="Times New Roman"/>
                <w:lang w:val="en-US"/>
              </w:rPr>
            </w:pPr>
          </w:p>
        </w:tc>
        <w:tc>
          <w:tcPr>
            <w:tcW w:w="1487" w:type="dxa"/>
            <w:vMerge/>
            <w:vAlign w:val="center"/>
          </w:tcPr>
          <w:p w14:paraId="05BF7BCE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1DFD3BB2" w14:textId="77777777" w:rsidR="00571310" w:rsidRPr="002A6193" w:rsidRDefault="00E54E37" w:rsidP="001A6051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Evert van </w:t>
            </w:r>
            <w:r w:rsidR="00571310" w:rsidRPr="002A6193">
              <w:rPr>
                <w:rFonts w:eastAsia="Calibri" w:cs="Times New Roman"/>
                <w:lang w:val="en-US"/>
              </w:rPr>
              <w:t>Onn</w:t>
            </w:r>
            <w:r w:rsidRPr="002A6193">
              <w:rPr>
                <w:rFonts w:eastAsia="Calibri" w:cs="Times New Roman"/>
                <w:lang w:val="en-US"/>
              </w:rPr>
              <w:t xml:space="preserve">a | </w:t>
            </w:r>
          </w:p>
        </w:tc>
      </w:tr>
      <w:tr w:rsidR="00571310" w:rsidRPr="002A6193" w14:paraId="1B329216" w14:textId="77777777">
        <w:tc>
          <w:tcPr>
            <w:tcW w:w="3616" w:type="dxa"/>
            <w:vMerge/>
          </w:tcPr>
          <w:p w14:paraId="56F3DEE3" w14:textId="77777777" w:rsidR="00571310" w:rsidRPr="002A6193" w:rsidRDefault="00571310" w:rsidP="002F2280">
            <w:pPr>
              <w:keepNext/>
              <w:keepLines/>
              <w:spacing w:before="480"/>
              <w:outlineLvl w:val="0"/>
              <w:rPr>
                <w:rFonts w:eastAsia="Calibri" w:cs="Times New Roman"/>
                <w:lang w:val="en-US"/>
              </w:rPr>
            </w:pPr>
          </w:p>
        </w:tc>
        <w:tc>
          <w:tcPr>
            <w:tcW w:w="1487" w:type="dxa"/>
            <w:vMerge/>
            <w:vAlign w:val="center"/>
          </w:tcPr>
          <w:p w14:paraId="64BA82F4" w14:textId="77777777" w:rsidR="00571310" w:rsidRPr="002A6193" w:rsidRDefault="00571310" w:rsidP="00571310">
            <w:pPr>
              <w:outlineLvl w:val="0"/>
              <w:rPr>
                <w:rFonts w:eastAsia="Calibri" w:cs="Times New Roman"/>
              </w:rPr>
            </w:pPr>
          </w:p>
        </w:tc>
        <w:tc>
          <w:tcPr>
            <w:tcW w:w="4536" w:type="dxa"/>
          </w:tcPr>
          <w:p w14:paraId="623EB855" w14:textId="77777777" w:rsidR="00571310" w:rsidRPr="002A6193" w:rsidRDefault="00571310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Heyne Fredericx | </w:t>
            </w:r>
          </w:p>
        </w:tc>
      </w:tr>
    </w:tbl>
    <w:p w14:paraId="7E1B1D78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175v /</w:t>
      </w:r>
    </w:p>
    <w:tbl>
      <w:tblPr>
        <w:tblStyle w:val="Grigliatabella3"/>
        <w:tblW w:w="966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65"/>
      </w:tblGrid>
      <w:tr w:rsidR="00504ECA" w:rsidRPr="002A6193" w14:paraId="4A9CB107" w14:textId="77777777">
        <w:trPr>
          <w:trHeight w:val="280"/>
        </w:trPr>
        <w:tc>
          <w:tcPr>
            <w:tcW w:w="5103" w:type="dxa"/>
          </w:tcPr>
          <w:p w14:paraId="71468FBC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Reij</w:t>
            </w:r>
            <w:r w:rsidR="00504ECA" w:rsidRPr="002A6193">
              <w:rPr>
                <w:rFonts w:eastAsia="Calibri"/>
                <w:lang w:val="en-US"/>
              </w:rPr>
              <w:t>ersse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3B0504FA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A</w:t>
            </w:r>
            <w:r w:rsidR="00A35AFC" w:rsidRPr="002A6193">
              <w:rPr>
                <w:rFonts w:eastAsia="Calibri"/>
                <w:lang w:val="en-US"/>
              </w:rPr>
              <w:t>e</w:t>
            </w:r>
            <w:r w:rsidRPr="002A6193">
              <w:rPr>
                <w:rFonts w:eastAsia="Calibri"/>
                <w:lang w:val="en-US"/>
              </w:rPr>
              <w:t xml:space="preserve">lbrecht Lyfflander | </w:t>
            </w:r>
          </w:p>
        </w:tc>
      </w:tr>
      <w:tr w:rsidR="00504ECA" w:rsidRPr="002A6193" w14:paraId="681205D9" w14:textId="77777777">
        <w:trPr>
          <w:trHeight w:val="276"/>
        </w:trPr>
        <w:tc>
          <w:tcPr>
            <w:tcW w:w="5103" w:type="dxa"/>
          </w:tcPr>
          <w:p w14:paraId="78403AF2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Schreuder | </w:t>
            </w:r>
          </w:p>
        </w:tc>
        <w:tc>
          <w:tcPr>
            <w:tcW w:w="4565" w:type="dxa"/>
            <w:shd w:val="clear" w:color="auto" w:fill="auto"/>
          </w:tcPr>
          <w:p w14:paraId="53225B36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Arent Barnier | </w:t>
            </w:r>
          </w:p>
        </w:tc>
      </w:tr>
      <w:tr w:rsidR="00504ECA" w:rsidRPr="002A6193" w14:paraId="38C8347C" w14:textId="77777777">
        <w:trPr>
          <w:trHeight w:val="276"/>
        </w:trPr>
        <w:tc>
          <w:tcPr>
            <w:tcW w:w="5103" w:type="dxa"/>
          </w:tcPr>
          <w:p w14:paraId="167750DE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Viddo | </w:t>
            </w:r>
          </w:p>
        </w:tc>
        <w:tc>
          <w:tcPr>
            <w:tcW w:w="4565" w:type="dxa"/>
            <w:shd w:val="clear" w:color="auto" w:fill="auto"/>
          </w:tcPr>
          <w:p w14:paraId="7A6611DD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</w:t>
            </w:r>
            <w:r w:rsidR="00A35AFC" w:rsidRPr="002A6193">
              <w:rPr>
                <w:rFonts w:eastAsia="Calibri"/>
                <w:lang w:val="en-US"/>
              </w:rPr>
              <w:t>Heyndericxen</w:t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</w:tr>
      <w:tr w:rsidR="00504ECA" w:rsidRPr="002A6193" w14:paraId="0C932EF2" w14:textId="77777777">
        <w:trPr>
          <w:trHeight w:val="276"/>
        </w:trPr>
        <w:tc>
          <w:tcPr>
            <w:tcW w:w="5103" w:type="dxa"/>
          </w:tcPr>
          <w:p w14:paraId="739253C8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 xml:space="preserve">Rutgert Carst | </w:t>
            </w:r>
          </w:p>
        </w:tc>
        <w:tc>
          <w:tcPr>
            <w:tcW w:w="4565" w:type="dxa"/>
            <w:shd w:val="clear" w:color="auto" w:fill="auto"/>
          </w:tcPr>
          <w:p w14:paraId="4FA51E96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Harman </w:t>
            </w:r>
            <w:r w:rsidR="00A35AFC" w:rsidRPr="002A6193">
              <w:rPr>
                <w:rFonts w:eastAsia="Calibri"/>
                <w:lang w:val="en-US"/>
              </w:rPr>
              <w:t>Jansse</w:t>
            </w:r>
            <w:r w:rsidRPr="002A6193">
              <w:rPr>
                <w:rFonts w:eastAsia="Calibri"/>
                <w:lang w:val="en-US"/>
              </w:rPr>
              <w:t xml:space="preserve">n van Blijervelt | </w:t>
            </w:r>
          </w:p>
        </w:tc>
      </w:tr>
      <w:tr w:rsidR="00504ECA" w:rsidRPr="002A6193" w14:paraId="355F2871" w14:textId="77777777">
        <w:trPr>
          <w:trHeight w:val="276"/>
        </w:trPr>
        <w:tc>
          <w:tcPr>
            <w:tcW w:w="5103" w:type="dxa"/>
          </w:tcPr>
          <w:p w14:paraId="057CB436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van Dorsten | </w:t>
            </w:r>
          </w:p>
        </w:tc>
        <w:tc>
          <w:tcPr>
            <w:tcW w:w="4565" w:type="dxa"/>
            <w:shd w:val="clear" w:color="auto" w:fill="auto"/>
          </w:tcPr>
          <w:p w14:paraId="1C1A3B3C" w14:textId="77777777" w:rsidR="00504ECA" w:rsidRPr="002A6193" w:rsidRDefault="00A35AFC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Thomas Ta</w:t>
            </w:r>
            <w:r w:rsidR="00E54E37" w:rsidRPr="002A6193">
              <w:rPr>
                <w:rFonts w:eastAsia="Calibri"/>
                <w:lang w:val="en-US"/>
              </w:rPr>
              <w:t>nsson</w:t>
            </w:r>
            <w:r w:rsidRPr="002A6193">
              <w:rPr>
                <w:rStyle w:val="FootnoteReference"/>
                <w:rFonts w:eastAsia="Calibri"/>
                <w:lang w:val="en-US"/>
              </w:rPr>
              <w:footnoteReference w:id="607"/>
            </w:r>
            <w:r w:rsidR="00E54E37" w:rsidRPr="002A6193">
              <w:rPr>
                <w:rFonts w:eastAsia="Calibri"/>
                <w:lang w:val="en-US"/>
              </w:rPr>
              <w:t xml:space="preserve"> | </w:t>
            </w:r>
          </w:p>
        </w:tc>
      </w:tr>
      <w:tr w:rsidR="00504ECA" w:rsidRPr="002A6193" w14:paraId="7B6FB311" w14:textId="77777777">
        <w:trPr>
          <w:trHeight w:val="276"/>
        </w:trPr>
        <w:tc>
          <w:tcPr>
            <w:tcW w:w="5103" w:type="dxa"/>
          </w:tcPr>
          <w:p w14:paraId="1E9F4102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</w:t>
            </w:r>
            <w:r w:rsidR="00F3218D" w:rsidRPr="002A6193">
              <w:rPr>
                <w:rFonts w:eastAsia="Calibri"/>
                <w:lang w:val="en-US"/>
              </w:rPr>
              <w:t>Heyndericxe</w:t>
            </w:r>
            <w:r w:rsidRPr="002A6193">
              <w:rPr>
                <w:rFonts w:eastAsia="Calibri"/>
                <w:lang w:val="en-US"/>
              </w:rPr>
              <w:t xml:space="preserve">n van Roll | </w:t>
            </w:r>
          </w:p>
        </w:tc>
        <w:tc>
          <w:tcPr>
            <w:tcW w:w="4565" w:type="dxa"/>
            <w:shd w:val="clear" w:color="auto" w:fill="auto"/>
          </w:tcPr>
          <w:p w14:paraId="5E8DA7EA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Rutgert Savis | </w:t>
            </w:r>
          </w:p>
        </w:tc>
      </w:tr>
      <w:tr w:rsidR="00504ECA" w:rsidRPr="002A6193" w14:paraId="2089DFEB" w14:textId="77777777">
        <w:trPr>
          <w:trHeight w:val="276"/>
        </w:trPr>
        <w:tc>
          <w:tcPr>
            <w:tcW w:w="5103" w:type="dxa"/>
          </w:tcPr>
          <w:p w14:paraId="07358512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</w:t>
            </w:r>
            <w:r w:rsidR="00F3218D" w:rsidRPr="002A6193">
              <w:rPr>
                <w:rFonts w:eastAsia="Calibri"/>
                <w:lang w:val="en-US"/>
              </w:rPr>
              <w:t>Aelbrechtsse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2B3EBA9D" w14:textId="77777777" w:rsidR="00504ECA" w:rsidRPr="00CB1FBA" w:rsidRDefault="00E54E37" w:rsidP="00E03221">
            <w:pPr>
              <w:jc w:val="left"/>
              <w:rPr>
                <w:rFonts w:eastAsia="Calibri"/>
                <w:highlight w:val="yellow"/>
                <w:lang w:val="en-US"/>
              </w:rPr>
            </w:pPr>
            <w:r w:rsidRPr="00CB1FBA">
              <w:rPr>
                <w:rFonts w:eastAsia="Calibri"/>
                <w:highlight w:val="yellow"/>
                <w:lang w:val="en-US"/>
              </w:rPr>
              <w:t>Ritchart Tre</w:t>
            </w:r>
            <w:r w:rsidR="008634BF" w:rsidRPr="00CB1FBA">
              <w:rPr>
                <w:rFonts w:eastAsia="Calibri"/>
                <w:highlight w:val="yellow"/>
                <w:lang w:val="en-US"/>
              </w:rPr>
              <w:t>v</w:t>
            </w:r>
            <w:r w:rsidRPr="00CB1FBA">
              <w:rPr>
                <w:rFonts w:eastAsia="Calibri"/>
                <w:highlight w:val="yellow"/>
                <w:lang w:val="en-US"/>
              </w:rPr>
              <w:t>elja</w:t>
            </w:r>
            <w:r w:rsidR="008634BF" w:rsidRPr="00CB1FBA">
              <w:rPr>
                <w:rFonts w:eastAsia="Calibri"/>
                <w:highlight w:val="yellow"/>
                <w:lang w:val="en-US"/>
              </w:rPr>
              <w:t>e</w:t>
            </w:r>
            <w:r w:rsidRPr="00CB1FBA">
              <w:rPr>
                <w:rFonts w:eastAsia="Calibri"/>
                <w:highlight w:val="yellow"/>
                <w:lang w:val="en-US"/>
              </w:rPr>
              <w:t xml:space="preserve">n | </w:t>
            </w:r>
          </w:p>
        </w:tc>
      </w:tr>
      <w:tr w:rsidR="00504ECA" w:rsidRPr="002A6193" w14:paraId="2AD2B6AD" w14:textId="77777777">
        <w:trPr>
          <w:trHeight w:val="276"/>
        </w:trPr>
        <w:tc>
          <w:tcPr>
            <w:tcW w:w="5103" w:type="dxa"/>
          </w:tcPr>
          <w:p w14:paraId="64600DC4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Rootcop | </w:t>
            </w:r>
          </w:p>
        </w:tc>
        <w:tc>
          <w:tcPr>
            <w:tcW w:w="4565" w:type="dxa"/>
            <w:shd w:val="clear" w:color="auto" w:fill="auto"/>
          </w:tcPr>
          <w:p w14:paraId="53FCF869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Heynderick </w:t>
            </w:r>
            <w:r w:rsidR="001B6546" w:rsidRPr="002A6193">
              <w:rPr>
                <w:rFonts w:eastAsia="Calibri"/>
                <w:lang w:val="en-US"/>
              </w:rPr>
              <w:t>Willemsse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</w:tr>
      <w:tr w:rsidR="00504ECA" w:rsidRPr="002A6193" w14:paraId="797FD91D" w14:textId="77777777">
        <w:trPr>
          <w:trHeight w:val="276"/>
        </w:trPr>
        <w:tc>
          <w:tcPr>
            <w:tcW w:w="5103" w:type="dxa"/>
          </w:tcPr>
          <w:p w14:paraId="70B6DF37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</w:t>
            </w:r>
            <w:r w:rsidR="00F3218D" w:rsidRPr="002A6193">
              <w:rPr>
                <w:rFonts w:eastAsia="Calibri"/>
                <w:lang w:val="en-US"/>
              </w:rPr>
              <w:t>Jansse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329E2F0D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Roelant Carston | </w:t>
            </w:r>
          </w:p>
        </w:tc>
      </w:tr>
      <w:tr w:rsidR="00504ECA" w:rsidRPr="002A6193" w14:paraId="046227FB" w14:textId="77777777">
        <w:trPr>
          <w:trHeight w:val="276"/>
        </w:trPr>
        <w:tc>
          <w:tcPr>
            <w:tcW w:w="5103" w:type="dxa"/>
          </w:tcPr>
          <w:p w14:paraId="38B9341B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Reynert Minnen | </w:t>
            </w:r>
          </w:p>
        </w:tc>
        <w:tc>
          <w:tcPr>
            <w:tcW w:w="4565" w:type="dxa"/>
            <w:shd w:val="clear" w:color="auto" w:fill="auto"/>
          </w:tcPr>
          <w:p w14:paraId="3410D257" w14:textId="77777777" w:rsidR="00504ECA" w:rsidRPr="002A6193" w:rsidRDefault="001B6546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Louv</w:t>
            </w:r>
            <w:r w:rsidR="00E54E37" w:rsidRPr="002A6193">
              <w:rPr>
                <w:rFonts w:eastAsia="Calibri"/>
                <w:lang w:val="en-US"/>
              </w:rPr>
              <w:t xml:space="preserve">erens Gips | </w:t>
            </w:r>
          </w:p>
        </w:tc>
      </w:tr>
      <w:tr w:rsidR="00504ECA" w:rsidRPr="002A6193" w14:paraId="7BCC5005" w14:textId="77777777">
        <w:trPr>
          <w:trHeight w:val="276"/>
        </w:trPr>
        <w:tc>
          <w:tcPr>
            <w:tcW w:w="5103" w:type="dxa"/>
          </w:tcPr>
          <w:p w14:paraId="44A46987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</w:t>
            </w:r>
            <w:r w:rsidR="007020EF" w:rsidRPr="002A6193">
              <w:rPr>
                <w:rFonts w:eastAsia="Calibri"/>
                <w:lang w:val="en-US"/>
              </w:rPr>
              <w:t>Willemsse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7271335C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Chappelin | </w:t>
            </w:r>
          </w:p>
        </w:tc>
      </w:tr>
      <w:tr w:rsidR="00504ECA" w:rsidRPr="002A6193" w14:paraId="27EE96DE" w14:textId="77777777">
        <w:trPr>
          <w:trHeight w:val="276"/>
        </w:trPr>
        <w:tc>
          <w:tcPr>
            <w:tcW w:w="5103" w:type="dxa"/>
          </w:tcPr>
          <w:p w14:paraId="6826DCE7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</w:t>
            </w:r>
            <w:r w:rsidR="007020EF" w:rsidRPr="002A6193">
              <w:rPr>
                <w:rFonts w:eastAsia="Calibri"/>
                <w:lang w:val="en-US"/>
              </w:rPr>
              <w:t>Jansse</w:t>
            </w:r>
            <w:r w:rsidRPr="002A6193">
              <w:rPr>
                <w:rFonts w:eastAsia="Calibri"/>
                <w:lang w:val="en-US"/>
              </w:rPr>
              <w:t xml:space="preserve">n van Calcker | </w:t>
            </w:r>
          </w:p>
        </w:tc>
        <w:tc>
          <w:tcPr>
            <w:tcW w:w="4565" w:type="dxa"/>
            <w:shd w:val="clear" w:color="auto" w:fill="auto"/>
          </w:tcPr>
          <w:p w14:paraId="35F58B52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Heynderick Smit | </w:t>
            </w:r>
          </w:p>
        </w:tc>
      </w:tr>
      <w:tr w:rsidR="00504ECA" w:rsidRPr="002A6193" w14:paraId="1DCA00EA" w14:textId="77777777">
        <w:trPr>
          <w:trHeight w:val="276"/>
        </w:trPr>
        <w:tc>
          <w:tcPr>
            <w:tcW w:w="5103" w:type="dxa"/>
          </w:tcPr>
          <w:p w14:paraId="071E8078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Harman Tacken</w:t>
            </w:r>
            <w:r w:rsidRPr="002A6193">
              <w:rPr>
                <w:rFonts w:eastAsia="Calibri"/>
                <w:vertAlign w:val="superscript"/>
              </w:rPr>
              <w:footnoteReference w:id="608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65" w:type="dxa"/>
            <w:shd w:val="clear" w:color="auto" w:fill="auto"/>
          </w:tcPr>
          <w:p w14:paraId="38332973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Heynderick Thij</w:t>
            </w:r>
            <w:r w:rsidR="001B6546" w:rsidRPr="002A6193">
              <w:rPr>
                <w:rFonts w:eastAsia="Calibri"/>
                <w:lang w:val="en-US"/>
              </w:rPr>
              <w:t>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</w:tr>
      <w:tr w:rsidR="00504ECA" w:rsidRPr="002A6193" w14:paraId="442EE1B8" w14:textId="77777777">
        <w:trPr>
          <w:trHeight w:val="276"/>
        </w:trPr>
        <w:tc>
          <w:tcPr>
            <w:tcW w:w="5103" w:type="dxa"/>
          </w:tcPr>
          <w:p w14:paraId="6991C634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</w:t>
            </w:r>
            <w:r w:rsidR="000E0DBA" w:rsidRPr="002A6193">
              <w:rPr>
                <w:rFonts w:eastAsia="Calibri"/>
                <w:lang w:val="en-US"/>
              </w:rPr>
              <w:t>Dircxsse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186DB7BF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Holsberge | </w:t>
            </w:r>
          </w:p>
        </w:tc>
      </w:tr>
      <w:tr w:rsidR="00504ECA" w:rsidRPr="002A6193" w14:paraId="2F11EEA7" w14:textId="77777777">
        <w:trPr>
          <w:trHeight w:val="276"/>
        </w:trPr>
        <w:tc>
          <w:tcPr>
            <w:tcW w:w="5103" w:type="dxa"/>
          </w:tcPr>
          <w:p w14:paraId="559626AF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Heynderick </w:t>
            </w:r>
            <w:r w:rsidR="000E0DBA" w:rsidRPr="002A6193">
              <w:rPr>
                <w:rFonts w:eastAsia="Calibri"/>
                <w:lang w:val="en-US"/>
              </w:rPr>
              <w:t>Willemsse</w:t>
            </w:r>
            <w:r w:rsidRPr="002A6193">
              <w:rPr>
                <w:rFonts w:eastAsia="Calibri"/>
                <w:lang w:val="en-US"/>
              </w:rPr>
              <w:t xml:space="preserve">n van Naerden | </w:t>
            </w:r>
          </w:p>
        </w:tc>
        <w:tc>
          <w:tcPr>
            <w:tcW w:w="4565" w:type="dxa"/>
            <w:shd w:val="clear" w:color="auto" w:fill="auto"/>
          </w:tcPr>
          <w:p w14:paraId="7C56F56A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</w:t>
            </w:r>
            <w:r w:rsidR="008F72E4" w:rsidRPr="002A6193">
              <w:rPr>
                <w:rFonts w:eastAsia="Calibri"/>
                <w:lang w:val="en-US"/>
              </w:rPr>
              <w:t>Dircxen</w:t>
            </w:r>
            <w:r w:rsidRPr="002A6193">
              <w:rPr>
                <w:rFonts w:eastAsia="Calibri"/>
                <w:lang w:val="en-US"/>
              </w:rPr>
              <w:t xml:space="preserve"> van Wiltshuijsen | </w:t>
            </w:r>
          </w:p>
        </w:tc>
      </w:tr>
      <w:tr w:rsidR="00504ECA" w:rsidRPr="002A6193" w14:paraId="423B05A6" w14:textId="77777777">
        <w:trPr>
          <w:trHeight w:val="276"/>
        </w:trPr>
        <w:tc>
          <w:tcPr>
            <w:tcW w:w="5103" w:type="dxa"/>
          </w:tcPr>
          <w:p w14:paraId="5DFD3BFB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Harman Nobbendorp | </w:t>
            </w:r>
          </w:p>
        </w:tc>
        <w:tc>
          <w:tcPr>
            <w:tcW w:w="4565" w:type="dxa"/>
            <w:shd w:val="clear" w:color="auto" w:fill="auto"/>
          </w:tcPr>
          <w:p w14:paraId="56F2F8AE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Barent Lubbecke | </w:t>
            </w:r>
          </w:p>
        </w:tc>
      </w:tr>
      <w:tr w:rsidR="00504ECA" w:rsidRPr="002A6193" w14:paraId="1D5FFE8E" w14:textId="77777777">
        <w:trPr>
          <w:trHeight w:val="276"/>
        </w:trPr>
        <w:tc>
          <w:tcPr>
            <w:tcW w:w="5103" w:type="dxa"/>
          </w:tcPr>
          <w:p w14:paraId="6D54945C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Brodt | </w:t>
            </w:r>
          </w:p>
        </w:tc>
        <w:tc>
          <w:tcPr>
            <w:tcW w:w="4565" w:type="dxa"/>
            <w:shd w:val="clear" w:color="auto" w:fill="auto"/>
          </w:tcPr>
          <w:p w14:paraId="60CC6C34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Joost Swart | </w:t>
            </w:r>
          </w:p>
        </w:tc>
      </w:tr>
      <w:tr w:rsidR="00504ECA" w:rsidRPr="002A6193" w14:paraId="6F6467F3" w14:textId="77777777">
        <w:trPr>
          <w:trHeight w:val="276"/>
        </w:trPr>
        <w:tc>
          <w:tcPr>
            <w:tcW w:w="5103" w:type="dxa"/>
          </w:tcPr>
          <w:p w14:paraId="06B54423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 </w:t>
            </w:r>
            <w:r w:rsidR="00734134" w:rsidRPr="002A6193">
              <w:rPr>
                <w:rFonts w:eastAsia="Calibri"/>
                <w:lang w:val="en-US"/>
              </w:rPr>
              <w:t>Jansse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7303AF2E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Christoffel Haeck | </w:t>
            </w:r>
          </w:p>
        </w:tc>
      </w:tr>
      <w:tr w:rsidR="00504ECA" w:rsidRPr="002A6193" w14:paraId="6CC15BB5" w14:textId="77777777">
        <w:trPr>
          <w:trHeight w:val="276"/>
        </w:trPr>
        <w:tc>
          <w:tcPr>
            <w:tcW w:w="5103" w:type="dxa"/>
          </w:tcPr>
          <w:p w14:paraId="79F4D95F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Ijserman | </w:t>
            </w:r>
          </w:p>
        </w:tc>
        <w:tc>
          <w:tcPr>
            <w:tcW w:w="4565" w:type="dxa"/>
            <w:shd w:val="clear" w:color="auto" w:fill="auto"/>
          </w:tcPr>
          <w:p w14:paraId="41441AB5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Lodewyck Gerraets | </w:t>
            </w:r>
          </w:p>
        </w:tc>
      </w:tr>
      <w:tr w:rsidR="00504ECA" w:rsidRPr="002A6193" w14:paraId="251E6A53" w14:textId="77777777">
        <w:trPr>
          <w:trHeight w:val="276"/>
        </w:trPr>
        <w:tc>
          <w:tcPr>
            <w:tcW w:w="5103" w:type="dxa"/>
          </w:tcPr>
          <w:p w14:paraId="50E8134F" w14:textId="77777777" w:rsidR="00504ECA" w:rsidRPr="002A6193" w:rsidRDefault="00734134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Louv</w:t>
            </w:r>
            <w:r w:rsidR="00E54E37" w:rsidRPr="002A6193">
              <w:rPr>
                <w:rFonts w:eastAsia="Calibri"/>
                <w:lang w:val="en-US"/>
              </w:rPr>
              <w:t xml:space="preserve">rens </w:t>
            </w:r>
            <w:r w:rsidRPr="002A6193">
              <w:rPr>
                <w:rFonts w:eastAsia="Calibri"/>
                <w:lang w:val="en-US"/>
              </w:rPr>
              <w:t>Jansse</w:t>
            </w:r>
            <w:r w:rsidR="00E54E37"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72398E8B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Elias Muller | </w:t>
            </w:r>
          </w:p>
        </w:tc>
      </w:tr>
      <w:tr w:rsidR="00504ECA" w:rsidRPr="002A6193" w14:paraId="74B96BDC" w14:textId="77777777">
        <w:trPr>
          <w:trHeight w:val="276"/>
        </w:trPr>
        <w:tc>
          <w:tcPr>
            <w:tcW w:w="5103" w:type="dxa"/>
          </w:tcPr>
          <w:p w14:paraId="1AE1C780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Marckgraff | </w:t>
            </w:r>
          </w:p>
        </w:tc>
        <w:tc>
          <w:tcPr>
            <w:tcW w:w="4565" w:type="dxa"/>
            <w:shd w:val="clear" w:color="auto" w:fill="auto"/>
          </w:tcPr>
          <w:p w14:paraId="62AF28B4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Spin | </w:t>
            </w:r>
          </w:p>
        </w:tc>
      </w:tr>
      <w:tr w:rsidR="00504ECA" w:rsidRPr="002A6193" w14:paraId="3EE0A8C4" w14:textId="77777777">
        <w:trPr>
          <w:trHeight w:val="276"/>
        </w:trPr>
        <w:tc>
          <w:tcPr>
            <w:tcW w:w="5103" w:type="dxa"/>
          </w:tcPr>
          <w:p w14:paraId="086BDB66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Wybrant </w:t>
            </w:r>
            <w:r w:rsidR="00734134" w:rsidRPr="002A6193">
              <w:rPr>
                <w:rFonts w:eastAsia="Calibri"/>
                <w:lang w:val="en-US"/>
              </w:rPr>
              <w:t>Jabbersse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2CCC90ED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Haeckelman | </w:t>
            </w:r>
          </w:p>
        </w:tc>
      </w:tr>
      <w:tr w:rsidR="00504ECA" w:rsidRPr="002A6193" w14:paraId="51B2834C" w14:textId="77777777">
        <w:trPr>
          <w:trHeight w:val="276"/>
        </w:trPr>
        <w:tc>
          <w:tcPr>
            <w:tcW w:w="5103" w:type="dxa"/>
          </w:tcPr>
          <w:p w14:paraId="4BB74AC8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Ebbe Wybrants | </w:t>
            </w:r>
          </w:p>
        </w:tc>
        <w:tc>
          <w:tcPr>
            <w:tcW w:w="4565" w:type="dxa"/>
            <w:shd w:val="clear" w:color="auto" w:fill="auto"/>
          </w:tcPr>
          <w:p w14:paraId="51BCC3DB" w14:textId="77777777" w:rsidR="00504ECA" w:rsidRPr="002A6193" w:rsidRDefault="00E54E37" w:rsidP="00E0322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Marten </w:t>
            </w:r>
            <w:r w:rsidR="008F72E4" w:rsidRPr="002A6193">
              <w:rPr>
                <w:rFonts w:eastAsia="Calibri"/>
              </w:rPr>
              <w:t>Gerritsse</w:t>
            </w:r>
            <w:r w:rsidRPr="002A6193">
              <w:rPr>
                <w:rFonts w:eastAsia="Calibri"/>
              </w:rPr>
              <w:t xml:space="preserve">n van Munsten | </w:t>
            </w:r>
          </w:p>
        </w:tc>
      </w:tr>
      <w:tr w:rsidR="00504ECA" w:rsidRPr="002A6193" w14:paraId="4E2F3A06" w14:textId="77777777">
        <w:trPr>
          <w:trHeight w:val="276"/>
        </w:trPr>
        <w:tc>
          <w:tcPr>
            <w:tcW w:w="5103" w:type="dxa"/>
          </w:tcPr>
          <w:p w14:paraId="4863D32D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</w:t>
            </w:r>
            <w:r w:rsidR="005C3B83" w:rsidRPr="002A6193">
              <w:rPr>
                <w:rFonts w:eastAsia="Calibri"/>
                <w:lang w:val="en-US"/>
              </w:rPr>
              <w:t>Pieterssen</w:t>
            </w:r>
            <w:r w:rsidRPr="002A6193">
              <w:rPr>
                <w:rFonts w:eastAsia="Calibri"/>
                <w:lang w:val="en-US"/>
              </w:rPr>
              <w:t xml:space="preserve">n van Delft | </w:t>
            </w:r>
          </w:p>
        </w:tc>
        <w:tc>
          <w:tcPr>
            <w:tcW w:w="4565" w:type="dxa"/>
            <w:shd w:val="clear" w:color="auto" w:fill="auto"/>
          </w:tcPr>
          <w:p w14:paraId="38A933A6" w14:textId="77777777" w:rsidR="00504ECA" w:rsidRPr="002A6193" w:rsidRDefault="00E54E37" w:rsidP="00E0322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</w:t>
            </w:r>
            <w:r w:rsidR="008F72E4" w:rsidRPr="002A6193">
              <w:rPr>
                <w:rFonts w:eastAsia="Calibri"/>
              </w:rPr>
              <w:t>Pietersse</w:t>
            </w:r>
            <w:r w:rsidRPr="002A6193">
              <w:rPr>
                <w:rFonts w:eastAsia="Calibri"/>
              </w:rPr>
              <w:t xml:space="preserve">n </w:t>
            </w:r>
            <w:r w:rsidR="00997E77" w:rsidRPr="002A6193">
              <w:rPr>
                <w:rFonts w:eastAsia="Calibri"/>
              </w:rPr>
              <w:t>vander</w:t>
            </w:r>
            <w:r w:rsidRPr="002A6193">
              <w:rPr>
                <w:rFonts w:eastAsia="Calibri"/>
              </w:rPr>
              <w:t xml:space="preserve"> Crim | </w:t>
            </w:r>
          </w:p>
        </w:tc>
      </w:tr>
      <w:tr w:rsidR="00504ECA" w:rsidRPr="002A6193" w14:paraId="7C2BA60E" w14:textId="77777777">
        <w:trPr>
          <w:trHeight w:val="276"/>
        </w:trPr>
        <w:tc>
          <w:tcPr>
            <w:tcW w:w="5103" w:type="dxa"/>
          </w:tcPr>
          <w:p w14:paraId="04D1E667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Heynderïck van Minnen | </w:t>
            </w:r>
          </w:p>
        </w:tc>
        <w:tc>
          <w:tcPr>
            <w:tcW w:w="4565" w:type="dxa"/>
            <w:shd w:val="clear" w:color="auto" w:fill="auto"/>
          </w:tcPr>
          <w:p w14:paraId="0380B851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Vermeer | </w:t>
            </w:r>
          </w:p>
        </w:tc>
      </w:tr>
      <w:tr w:rsidR="00504ECA" w:rsidRPr="009C1568" w14:paraId="5AE4262F" w14:textId="77777777">
        <w:trPr>
          <w:trHeight w:val="276"/>
        </w:trPr>
        <w:tc>
          <w:tcPr>
            <w:tcW w:w="5103" w:type="dxa"/>
          </w:tcPr>
          <w:p w14:paraId="318E74DA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Abraham </w:t>
            </w:r>
            <w:r w:rsidR="005C3B83" w:rsidRPr="002A6193">
              <w:rPr>
                <w:rFonts w:eastAsia="Calibri"/>
                <w:lang w:val="en-US"/>
              </w:rPr>
              <w:t>Jansse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41259C26" w14:textId="77777777" w:rsidR="00504ECA" w:rsidRPr="002A6193" w:rsidRDefault="00E54E37" w:rsidP="00E03221">
            <w:pPr>
              <w:rPr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Nicolaes Sillius assistent </w:t>
            </w:r>
            <w:r w:rsidR="008F72E4" w:rsidRPr="002A6193">
              <w:rPr>
                <w:rFonts w:eastAsia="Calibri"/>
                <w:lang w:val="en-US"/>
              </w:rPr>
              <w:t>van[</w:t>
            </w:r>
            <w:r w:rsidR="000A315C" w:rsidRPr="002A6193">
              <w:rPr>
                <w:rFonts w:eastAsia="Calibri"/>
                <w:lang w:val="en-US"/>
              </w:rPr>
              <w:t>…</w:t>
            </w:r>
            <w:r w:rsidR="008F72E4" w:rsidRPr="002A6193">
              <w:rPr>
                <w:rFonts w:eastAsia="Calibri"/>
                <w:lang w:val="en-US"/>
              </w:rPr>
              <w:t>]</w:t>
            </w:r>
            <w:r w:rsidRPr="002A6193">
              <w:rPr>
                <w:rFonts w:eastAsia="Calibri"/>
                <w:lang w:val="en-US"/>
              </w:rPr>
              <w:t xml:space="preserve"> | provoost | </w:t>
            </w:r>
          </w:p>
        </w:tc>
      </w:tr>
      <w:tr w:rsidR="00504ECA" w:rsidRPr="002A6193" w14:paraId="00A53A95" w14:textId="77777777">
        <w:trPr>
          <w:trHeight w:val="276"/>
        </w:trPr>
        <w:tc>
          <w:tcPr>
            <w:tcW w:w="5103" w:type="dxa"/>
          </w:tcPr>
          <w:p w14:paraId="7D99C4BE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Barteram | </w:t>
            </w:r>
          </w:p>
        </w:tc>
        <w:tc>
          <w:tcPr>
            <w:tcW w:w="4565" w:type="dxa"/>
            <w:shd w:val="clear" w:color="auto" w:fill="auto"/>
          </w:tcPr>
          <w:p w14:paraId="0F1DADE7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5828AED5" w14:textId="77777777">
        <w:trPr>
          <w:trHeight w:val="276"/>
        </w:trPr>
        <w:tc>
          <w:tcPr>
            <w:tcW w:w="5103" w:type="dxa"/>
          </w:tcPr>
          <w:p w14:paraId="5DC51A6D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Jacob |</w:t>
            </w:r>
          </w:p>
        </w:tc>
        <w:tc>
          <w:tcPr>
            <w:tcW w:w="4565" w:type="dxa"/>
            <w:shd w:val="clear" w:color="auto" w:fill="auto"/>
          </w:tcPr>
          <w:p w14:paraId="6D93BF8E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3143B663" w14:textId="77777777">
        <w:trPr>
          <w:trHeight w:val="276"/>
        </w:trPr>
        <w:tc>
          <w:tcPr>
            <w:tcW w:w="5103" w:type="dxa"/>
          </w:tcPr>
          <w:p w14:paraId="2BC81226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Brienen | </w:t>
            </w:r>
          </w:p>
        </w:tc>
        <w:tc>
          <w:tcPr>
            <w:tcW w:w="4565" w:type="dxa"/>
            <w:shd w:val="clear" w:color="auto" w:fill="auto"/>
          </w:tcPr>
          <w:p w14:paraId="356CFD71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4448A138" w14:textId="77777777">
        <w:trPr>
          <w:trHeight w:val="276"/>
        </w:trPr>
        <w:tc>
          <w:tcPr>
            <w:tcW w:w="5103" w:type="dxa"/>
          </w:tcPr>
          <w:p w14:paraId="0DB8C1BE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Symon Bein</w:t>
            </w:r>
            <w:r w:rsidR="005C3B83" w:rsidRPr="002A6193">
              <w:rPr>
                <w:rFonts w:eastAsia="Calibri"/>
                <w:lang w:val="en-US"/>
              </w:rPr>
              <w:t>j</w:t>
            </w:r>
            <w:r w:rsidRPr="002A6193">
              <w:rPr>
                <w:rFonts w:eastAsia="Calibri"/>
                <w:lang w:val="en-US"/>
              </w:rPr>
              <w:t>n</w:t>
            </w:r>
            <w:r w:rsidRPr="002A6193">
              <w:rPr>
                <w:rFonts w:eastAsia="Calibri"/>
                <w:vertAlign w:val="superscript"/>
              </w:rPr>
              <w:footnoteReference w:id="609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65" w:type="dxa"/>
            <w:shd w:val="clear" w:color="auto" w:fill="auto"/>
          </w:tcPr>
          <w:p w14:paraId="03ED5E55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7049B0C7" w14:textId="77777777">
        <w:trPr>
          <w:trHeight w:val="276"/>
        </w:trPr>
        <w:tc>
          <w:tcPr>
            <w:tcW w:w="5103" w:type="dxa"/>
          </w:tcPr>
          <w:p w14:paraId="315DBFFB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Baert | </w:t>
            </w:r>
          </w:p>
        </w:tc>
        <w:tc>
          <w:tcPr>
            <w:tcW w:w="4565" w:type="dxa"/>
            <w:shd w:val="clear" w:color="auto" w:fill="auto"/>
          </w:tcPr>
          <w:p w14:paraId="749AC377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1764C74B" w14:textId="77777777">
        <w:trPr>
          <w:trHeight w:val="276"/>
        </w:trPr>
        <w:tc>
          <w:tcPr>
            <w:tcW w:w="5103" w:type="dxa"/>
          </w:tcPr>
          <w:p w14:paraId="560FA892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Baert Heyndericx</w:t>
            </w:r>
            <w:r w:rsidR="005C3B83" w:rsidRPr="002A6193">
              <w:rPr>
                <w:rFonts w:eastAsia="Calibri"/>
                <w:lang w:val="en-US"/>
              </w:rPr>
              <w:t>en</w:t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65" w:type="dxa"/>
            <w:shd w:val="clear" w:color="auto" w:fill="auto"/>
          </w:tcPr>
          <w:p w14:paraId="31C2C0A2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3A84B252" w14:textId="77777777">
        <w:trPr>
          <w:trHeight w:val="276"/>
        </w:trPr>
        <w:tc>
          <w:tcPr>
            <w:tcW w:w="5103" w:type="dxa"/>
          </w:tcPr>
          <w:p w14:paraId="103E43D1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</w:t>
            </w:r>
            <w:r w:rsidR="005C3B83" w:rsidRPr="002A6193">
              <w:rPr>
                <w:rFonts w:eastAsia="Calibri"/>
                <w:lang w:val="en-US"/>
              </w:rPr>
              <w:t>Jansse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3FBC6BE9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36B7552C" w14:textId="77777777">
        <w:trPr>
          <w:trHeight w:val="276"/>
        </w:trPr>
        <w:tc>
          <w:tcPr>
            <w:tcW w:w="5103" w:type="dxa"/>
          </w:tcPr>
          <w:p w14:paraId="0FB9C41E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Becker | </w:t>
            </w:r>
          </w:p>
        </w:tc>
        <w:tc>
          <w:tcPr>
            <w:tcW w:w="4565" w:type="dxa"/>
            <w:shd w:val="clear" w:color="auto" w:fill="auto"/>
          </w:tcPr>
          <w:p w14:paraId="64A55B95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19145DF1" w14:textId="77777777">
        <w:trPr>
          <w:trHeight w:val="276"/>
        </w:trPr>
        <w:tc>
          <w:tcPr>
            <w:tcW w:w="5103" w:type="dxa"/>
          </w:tcPr>
          <w:p w14:paraId="324B3DFF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Broucken | </w:t>
            </w:r>
          </w:p>
        </w:tc>
        <w:tc>
          <w:tcPr>
            <w:tcW w:w="4565" w:type="dxa"/>
            <w:shd w:val="clear" w:color="auto" w:fill="auto"/>
          </w:tcPr>
          <w:p w14:paraId="0B961E48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7D47EE5A" w14:textId="77777777">
        <w:trPr>
          <w:trHeight w:val="276"/>
        </w:trPr>
        <w:tc>
          <w:tcPr>
            <w:tcW w:w="5103" w:type="dxa"/>
          </w:tcPr>
          <w:p w14:paraId="3D64995A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Wolter van Maeseyck | </w:t>
            </w:r>
          </w:p>
        </w:tc>
        <w:tc>
          <w:tcPr>
            <w:tcW w:w="4565" w:type="dxa"/>
            <w:shd w:val="clear" w:color="auto" w:fill="auto"/>
          </w:tcPr>
          <w:p w14:paraId="575BF161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00C83734" w14:textId="77777777">
        <w:trPr>
          <w:trHeight w:val="276"/>
        </w:trPr>
        <w:tc>
          <w:tcPr>
            <w:tcW w:w="5103" w:type="dxa"/>
          </w:tcPr>
          <w:p w14:paraId="4B8FE3E9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Hempel | </w:t>
            </w:r>
          </w:p>
        </w:tc>
        <w:tc>
          <w:tcPr>
            <w:tcW w:w="4565" w:type="dxa"/>
            <w:shd w:val="clear" w:color="auto" w:fill="auto"/>
          </w:tcPr>
          <w:p w14:paraId="6A274D2A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7D115983" w14:textId="77777777">
        <w:trPr>
          <w:trHeight w:val="276"/>
        </w:trPr>
        <w:tc>
          <w:tcPr>
            <w:tcW w:w="5103" w:type="dxa"/>
          </w:tcPr>
          <w:p w14:paraId="1BFA6B6F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Sierich Nuckelaer | </w:t>
            </w:r>
          </w:p>
        </w:tc>
        <w:tc>
          <w:tcPr>
            <w:tcW w:w="4565" w:type="dxa"/>
            <w:shd w:val="clear" w:color="auto" w:fill="auto"/>
          </w:tcPr>
          <w:p w14:paraId="70F834E0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56A55243" w14:textId="77777777">
        <w:trPr>
          <w:trHeight w:val="276"/>
        </w:trPr>
        <w:tc>
          <w:tcPr>
            <w:tcW w:w="5103" w:type="dxa"/>
          </w:tcPr>
          <w:p w14:paraId="1DA400FC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</w:t>
            </w:r>
            <w:r w:rsidR="005C3B83" w:rsidRPr="002A6193">
              <w:rPr>
                <w:rFonts w:eastAsia="Calibri"/>
                <w:lang w:val="en-US"/>
              </w:rPr>
              <w:t>Heyndericxen</w:t>
            </w:r>
            <w:r w:rsidRPr="002A6193">
              <w:rPr>
                <w:rFonts w:eastAsia="Calibri"/>
                <w:lang w:val="en-US"/>
              </w:rPr>
              <w:t xml:space="preserve"> van Woerden | </w:t>
            </w:r>
          </w:p>
        </w:tc>
        <w:tc>
          <w:tcPr>
            <w:tcW w:w="4565" w:type="dxa"/>
            <w:shd w:val="clear" w:color="auto" w:fill="auto"/>
          </w:tcPr>
          <w:p w14:paraId="37C689E8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7D52E594" w14:textId="77777777">
        <w:trPr>
          <w:trHeight w:val="276"/>
        </w:trPr>
        <w:tc>
          <w:tcPr>
            <w:tcW w:w="5103" w:type="dxa"/>
          </w:tcPr>
          <w:p w14:paraId="1F51AB09" w14:textId="77777777" w:rsidR="00504ECA" w:rsidRPr="002A6193" w:rsidRDefault="00E54E37" w:rsidP="00E0322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Abraham </w:t>
            </w:r>
            <w:r w:rsidR="005C3B83" w:rsidRPr="002A6193">
              <w:rPr>
                <w:rFonts w:eastAsia="Calibri"/>
                <w:lang w:val="en-US"/>
              </w:rPr>
              <w:t>Jacobsse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shd w:val="clear" w:color="auto" w:fill="auto"/>
          </w:tcPr>
          <w:p w14:paraId="1B1B31D1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504ECA" w:rsidRPr="002A6193" w14:paraId="0866C357" w14:textId="77777777">
        <w:trPr>
          <w:trHeight w:val="276"/>
        </w:trPr>
        <w:tc>
          <w:tcPr>
            <w:tcW w:w="5103" w:type="dxa"/>
          </w:tcPr>
          <w:p w14:paraId="703E69FB" w14:textId="77777777" w:rsidR="00504ECA" w:rsidRPr="002A6193" w:rsidRDefault="00E54E37" w:rsidP="00E03221">
            <w:r w:rsidRPr="002A6193">
              <w:rPr>
                <w:rFonts w:eastAsia="Calibri"/>
                <w:lang w:val="en-US"/>
              </w:rPr>
              <w:t xml:space="preserve">Gerrit Prijck | </w:t>
            </w:r>
          </w:p>
        </w:tc>
        <w:tc>
          <w:tcPr>
            <w:tcW w:w="4565" w:type="dxa"/>
            <w:shd w:val="clear" w:color="auto" w:fill="auto"/>
          </w:tcPr>
          <w:p w14:paraId="2574AEE8" w14:textId="77777777" w:rsidR="00504ECA" w:rsidRPr="002A6193" w:rsidRDefault="00504ECA" w:rsidP="00E0322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</w:tbl>
    <w:p w14:paraId="696097E6" w14:textId="3ED797FA" w:rsidR="00D41F19" w:rsidRPr="002A6193" w:rsidRDefault="00D41F19" w:rsidP="009B2620">
      <w:pPr>
        <w:jc w:val="both"/>
        <w:rPr>
          <w:rFonts w:eastAsia="Calibri"/>
        </w:rPr>
      </w:pPr>
    </w:p>
    <w:p w14:paraId="39B054B5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176r /</w:t>
      </w:r>
    </w:p>
    <w:p w14:paraId="3CAE6AC9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Il resto della compagnia del signor colonello</w:t>
      </w:r>
      <w:r w:rsidRPr="002A6193">
        <w:rPr>
          <w:rFonts w:eastAsia="Calibri"/>
          <w:vertAlign w:val="superscript"/>
        </w:rPr>
        <w:footnoteReference w:id="610"/>
      </w:r>
      <w:r w:rsidRPr="002A6193">
        <w:rPr>
          <w:rFonts w:eastAsia="Calibri"/>
        </w:rPr>
        <w:t xml:space="preserve"> Anstenraedt | nella nave nominata Anna Riverson</w:t>
      </w:r>
      <w:r w:rsidRPr="002A6193">
        <w:rPr>
          <w:rFonts w:eastAsia="Calibri"/>
          <w:vertAlign w:val="superscript"/>
        </w:rPr>
        <w:footnoteReference w:id="611"/>
      </w:r>
      <w:r w:rsidRPr="002A6193">
        <w:rPr>
          <w:rFonts w:eastAsia="Calibri"/>
        </w:rPr>
        <w:t xml:space="preserve"> nel Tessel | </w:t>
      </w:r>
    </w:p>
    <w:p w14:paraId="0A43825B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966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65"/>
      </w:tblGrid>
      <w:tr w:rsidR="00326317" w:rsidRPr="002A6193" w14:paraId="1E9DD62D" w14:textId="77777777">
        <w:trPr>
          <w:trHeight w:val="325"/>
        </w:trPr>
        <w:tc>
          <w:tcPr>
            <w:tcW w:w="5103" w:type="dxa"/>
          </w:tcPr>
          <w:p w14:paraId="5AEC8EA9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Anderies Grooten sargant | </w:t>
            </w:r>
          </w:p>
        </w:tc>
        <w:tc>
          <w:tcPr>
            <w:tcW w:w="4565" w:type="dxa"/>
            <w:shd w:val="clear" w:color="auto" w:fill="auto"/>
          </w:tcPr>
          <w:p w14:paraId="4029CCAD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</w:t>
            </w:r>
            <w:r w:rsidR="00A42665" w:rsidRPr="002A6193">
              <w:rPr>
                <w:rFonts w:eastAsia="Calibri"/>
                <w:lang w:val="en-US"/>
              </w:rPr>
              <w:t>Thomasse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</w:tr>
      <w:tr w:rsidR="00326317" w:rsidRPr="002A6193" w14:paraId="38A3D72D" w14:textId="77777777">
        <w:trPr>
          <w:trHeight w:val="309"/>
        </w:trPr>
        <w:tc>
          <w:tcPr>
            <w:tcW w:w="5103" w:type="dxa"/>
          </w:tcPr>
          <w:p w14:paraId="282E4135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</w:t>
            </w:r>
            <w:r w:rsidR="009F22F5" w:rsidRPr="002A6193">
              <w:rPr>
                <w:rFonts w:eastAsia="Calibri"/>
                <w:lang w:val="en-US"/>
              </w:rPr>
              <w:t>Govertsse</w:t>
            </w:r>
            <w:r w:rsidRPr="002A6193">
              <w:rPr>
                <w:rFonts w:eastAsia="Calibri"/>
                <w:lang w:val="en-US"/>
              </w:rPr>
              <w:t xml:space="preserve">n corporael | </w:t>
            </w:r>
          </w:p>
        </w:tc>
        <w:tc>
          <w:tcPr>
            <w:tcW w:w="4565" w:type="dxa"/>
            <w:shd w:val="clear" w:color="auto" w:fill="auto"/>
          </w:tcPr>
          <w:p w14:paraId="11886553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</w:t>
            </w:r>
            <w:r w:rsidR="00A42665" w:rsidRPr="002A6193">
              <w:rPr>
                <w:rFonts w:eastAsia="Calibri"/>
                <w:lang w:val="en-US"/>
              </w:rPr>
              <w:t>Grinsse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</w:tr>
      <w:tr w:rsidR="00326317" w:rsidRPr="002A6193" w14:paraId="2C53D1A4" w14:textId="77777777">
        <w:trPr>
          <w:trHeight w:val="309"/>
        </w:trPr>
        <w:tc>
          <w:tcPr>
            <w:tcW w:w="5103" w:type="dxa"/>
          </w:tcPr>
          <w:p w14:paraId="0082B1C4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 xml:space="preserve">Borgert Goethart lanspassaet | </w:t>
            </w:r>
          </w:p>
        </w:tc>
        <w:tc>
          <w:tcPr>
            <w:tcW w:w="4565" w:type="dxa"/>
            <w:shd w:val="clear" w:color="auto" w:fill="auto"/>
          </w:tcPr>
          <w:p w14:paraId="30EA6C91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Schreur | </w:t>
            </w:r>
          </w:p>
        </w:tc>
      </w:tr>
      <w:tr w:rsidR="00326317" w:rsidRPr="002A6193" w14:paraId="0C349F71" w14:textId="77777777">
        <w:trPr>
          <w:trHeight w:val="309"/>
        </w:trPr>
        <w:tc>
          <w:tcPr>
            <w:tcW w:w="5103" w:type="dxa"/>
          </w:tcPr>
          <w:p w14:paraId="269E5330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</w:t>
            </w:r>
            <w:r w:rsidR="009F22F5" w:rsidRPr="002A6193">
              <w:rPr>
                <w:rFonts w:eastAsia="Calibri"/>
                <w:lang w:val="en-US"/>
              </w:rPr>
              <w:t>Lambrechtsse</w:t>
            </w:r>
            <w:r w:rsidRPr="002A6193">
              <w:rPr>
                <w:rFonts w:eastAsia="Calibri"/>
                <w:lang w:val="en-US"/>
              </w:rPr>
              <w:t xml:space="preserve">n </w:t>
            </w:r>
            <w:r w:rsidR="009F22F5" w:rsidRPr="002A6193">
              <w:rPr>
                <w:rFonts w:eastAsia="Calibri"/>
                <w:lang w:val="en-US"/>
              </w:rPr>
              <w:t xml:space="preserve">tambourin </w:t>
            </w:r>
            <w:r w:rsidRPr="002A6193">
              <w:rPr>
                <w:rFonts w:eastAsia="Calibri"/>
                <w:lang w:val="en-US"/>
              </w:rPr>
              <w:t xml:space="preserve">| </w:t>
            </w:r>
          </w:p>
        </w:tc>
        <w:tc>
          <w:tcPr>
            <w:tcW w:w="4565" w:type="dxa"/>
            <w:shd w:val="clear" w:color="auto" w:fill="auto"/>
          </w:tcPr>
          <w:p w14:paraId="22EA2906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Homme | </w:t>
            </w:r>
          </w:p>
        </w:tc>
      </w:tr>
      <w:tr w:rsidR="00326317" w:rsidRPr="002A6193" w14:paraId="3D8A05A1" w14:textId="77777777">
        <w:trPr>
          <w:trHeight w:val="309"/>
        </w:trPr>
        <w:tc>
          <w:tcPr>
            <w:tcW w:w="5103" w:type="dxa"/>
          </w:tcPr>
          <w:p w14:paraId="59D55C1F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Coppe Schatter | </w:t>
            </w:r>
          </w:p>
        </w:tc>
        <w:tc>
          <w:tcPr>
            <w:tcW w:w="4565" w:type="dxa"/>
            <w:shd w:val="clear" w:color="auto" w:fill="auto"/>
          </w:tcPr>
          <w:p w14:paraId="693BFDF1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</w:t>
            </w:r>
            <w:r w:rsidR="00A42665" w:rsidRPr="002A6193">
              <w:rPr>
                <w:rFonts w:eastAsia="Calibri"/>
                <w:lang w:val="en-US"/>
              </w:rPr>
              <w:t>Hansse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</w:tr>
      <w:tr w:rsidR="00326317" w:rsidRPr="002A6193" w14:paraId="4AC0727A" w14:textId="77777777">
        <w:trPr>
          <w:trHeight w:val="309"/>
        </w:trPr>
        <w:tc>
          <w:tcPr>
            <w:tcW w:w="5103" w:type="dxa"/>
          </w:tcPr>
          <w:p w14:paraId="7306CDB9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Michiel Abshoven | </w:t>
            </w:r>
          </w:p>
        </w:tc>
        <w:tc>
          <w:tcPr>
            <w:tcW w:w="4565" w:type="dxa"/>
            <w:shd w:val="clear" w:color="auto" w:fill="auto"/>
          </w:tcPr>
          <w:p w14:paraId="670F230C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van Borree | </w:t>
            </w:r>
          </w:p>
        </w:tc>
      </w:tr>
      <w:tr w:rsidR="00326317" w:rsidRPr="002A6193" w14:paraId="7270DF2E" w14:textId="77777777">
        <w:trPr>
          <w:trHeight w:val="309"/>
        </w:trPr>
        <w:tc>
          <w:tcPr>
            <w:tcW w:w="5103" w:type="dxa"/>
          </w:tcPr>
          <w:p w14:paraId="53F49A78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Mol | </w:t>
            </w:r>
          </w:p>
        </w:tc>
        <w:tc>
          <w:tcPr>
            <w:tcW w:w="4565" w:type="dxa"/>
            <w:shd w:val="clear" w:color="auto" w:fill="auto"/>
          </w:tcPr>
          <w:p w14:paraId="69D6D9DD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Phil</w:t>
            </w:r>
            <w:r w:rsidR="00A42665" w:rsidRPr="002A6193">
              <w:rPr>
                <w:rFonts w:eastAsia="Calibri"/>
                <w:lang w:val="en-US"/>
              </w:rPr>
              <w:t>ip</w:t>
            </w:r>
            <w:r w:rsidRPr="002A6193">
              <w:rPr>
                <w:rFonts w:eastAsia="Calibri"/>
                <w:lang w:val="en-US"/>
              </w:rPr>
              <w:t xml:space="preserve">s van Borree | </w:t>
            </w:r>
          </w:p>
        </w:tc>
      </w:tr>
      <w:tr w:rsidR="00326317" w:rsidRPr="002A6193" w14:paraId="5EDC9E09" w14:textId="77777777">
        <w:trPr>
          <w:trHeight w:val="309"/>
        </w:trPr>
        <w:tc>
          <w:tcPr>
            <w:tcW w:w="5103" w:type="dxa"/>
          </w:tcPr>
          <w:p w14:paraId="6F2ED720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Muller van Diefholt | </w:t>
            </w:r>
          </w:p>
        </w:tc>
        <w:tc>
          <w:tcPr>
            <w:tcW w:w="4565" w:type="dxa"/>
            <w:shd w:val="clear" w:color="auto" w:fill="auto"/>
          </w:tcPr>
          <w:p w14:paraId="72FFEAB9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 van Borree | </w:t>
            </w:r>
          </w:p>
        </w:tc>
      </w:tr>
      <w:tr w:rsidR="00326317" w:rsidRPr="002A6193" w14:paraId="67DD870E" w14:textId="77777777">
        <w:trPr>
          <w:trHeight w:val="309"/>
        </w:trPr>
        <w:tc>
          <w:tcPr>
            <w:tcW w:w="5103" w:type="dxa"/>
          </w:tcPr>
          <w:p w14:paraId="50A7AF96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Heynderick Lubberinge | </w:t>
            </w:r>
          </w:p>
        </w:tc>
        <w:tc>
          <w:tcPr>
            <w:tcW w:w="4565" w:type="dxa"/>
            <w:shd w:val="clear" w:color="auto" w:fill="auto"/>
          </w:tcPr>
          <w:p w14:paraId="4C07F20C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Lucke Jonbloet van Minnen | </w:t>
            </w:r>
          </w:p>
        </w:tc>
      </w:tr>
      <w:tr w:rsidR="00326317" w:rsidRPr="002A6193" w14:paraId="21D3ABDC" w14:textId="77777777">
        <w:trPr>
          <w:trHeight w:val="309"/>
        </w:trPr>
        <w:tc>
          <w:tcPr>
            <w:tcW w:w="5103" w:type="dxa"/>
          </w:tcPr>
          <w:p w14:paraId="389315FA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Wolderinge | </w:t>
            </w:r>
          </w:p>
        </w:tc>
        <w:tc>
          <w:tcPr>
            <w:tcW w:w="4565" w:type="dxa"/>
            <w:shd w:val="clear" w:color="auto" w:fill="auto"/>
          </w:tcPr>
          <w:p w14:paraId="7DBEF541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Joost Teijlinge | </w:t>
            </w:r>
          </w:p>
        </w:tc>
      </w:tr>
      <w:tr w:rsidR="00326317" w:rsidRPr="002A6193" w14:paraId="18C7CE2B" w14:textId="77777777">
        <w:trPr>
          <w:trHeight w:val="309"/>
        </w:trPr>
        <w:tc>
          <w:tcPr>
            <w:tcW w:w="5103" w:type="dxa"/>
          </w:tcPr>
          <w:p w14:paraId="5074EA77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Rabbe Leyckeringe | </w:t>
            </w:r>
          </w:p>
        </w:tc>
        <w:tc>
          <w:tcPr>
            <w:tcW w:w="4565" w:type="dxa"/>
            <w:shd w:val="clear" w:color="auto" w:fill="auto"/>
          </w:tcPr>
          <w:p w14:paraId="3053C560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Alexander Cloff | </w:t>
            </w:r>
          </w:p>
        </w:tc>
      </w:tr>
      <w:tr w:rsidR="00326317" w:rsidRPr="002A6193" w14:paraId="206A1965" w14:textId="77777777">
        <w:trPr>
          <w:trHeight w:val="309"/>
        </w:trPr>
        <w:tc>
          <w:tcPr>
            <w:tcW w:w="5103" w:type="dxa"/>
          </w:tcPr>
          <w:p w14:paraId="443CF660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Sweer | </w:t>
            </w:r>
          </w:p>
        </w:tc>
        <w:tc>
          <w:tcPr>
            <w:tcW w:w="4565" w:type="dxa"/>
            <w:shd w:val="clear" w:color="auto" w:fill="auto"/>
          </w:tcPr>
          <w:p w14:paraId="71C4A7E6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van Scharpenseel | </w:t>
            </w:r>
          </w:p>
        </w:tc>
      </w:tr>
      <w:tr w:rsidR="00326317" w:rsidRPr="002A6193" w14:paraId="619723D3" w14:textId="77777777">
        <w:trPr>
          <w:trHeight w:val="309"/>
        </w:trPr>
        <w:tc>
          <w:tcPr>
            <w:tcW w:w="5103" w:type="dxa"/>
          </w:tcPr>
          <w:p w14:paraId="215CEE77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Heynderick Wagevelt | </w:t>
            </w:r>
          </w:p>
        </w:tc>
        <w:tc>
          <w:tcPr>
            <w:tcW w:w="4565" w:type="dxa"/>
            <w:shd w:val="clear" w:color="auto" w:fill="auto"/>
          </w:tcPr>
          <w:p w14:paraId="05351C9B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Sullenaer | </w:t>
            </w:r>
          </w:p>
        </w:tc>
      </w:tr>
      <w:tr w:rsidR="00326317" w:rsidRPr="002A6193" w14:paraId="30E2BFC6" w14:textId="77777777">
        <w:trPr>
          <w:trHeight w:val="309"/>
        </w:trPr>
        <w:tc>
          <w:tcPr>
            <w:tcW w:w="5103" w:type="dxa"/>
          </w:tcPr>
          <w:p w14:paraId="7E46345C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Roeloff Cortsw</w:t>
            </w:r>
            <w:r w:rsidR="00A42665" w:rsidRPr="002A6193">
              <w:rPr>
                <w:rFonts w:eastAsia="Calibri"/>
                <w:lang w:val="en-US"/>
              </w:rPr>
              <w:t>ijl</w:t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65" w:type="dxa"/>
            <w:shd w:val="clear" w:color="auto" w:fill="auto"/>
          </w:tcPr>
          <w:p w14:paraId="66539E09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Storck | </w:t>
            </w:r>
          </w:p>
        </w:tc>
      </w:tr>
      <w:tr w:rsidR="00326317" w:rsidRPr="002A6193" w14:paraId="7A1DC1C5" w14:textId="77777777">
        <w:trPr>
          <w:trHeight w:val="309"/>
        </w:trPr>
        <w:tc>
          <w:tcPr>
            <w:tcW w:w="5103" w:type="dxa"/>
          </w:tcPr>
          <w:p w14:paraId="05E3D61E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Christoffel Fock | </w:t>
            </w:r>
          </w:p>
        </w:tc>
        <w:tc>
          <w:tcPr>
            <w:tcW w:w="4565" w:type="dxa"/>
            <w:shd w:val="clear" w:color="auto" w:fill="auto"/>
          </w:tcPr>
          <w:p w14:paraId="1099DF72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Scheeper | </w:t>
            </w:r>
          </w:p>
        </w:tc>
      </w:tr>
      <w:tr w:rsidR="00326317" w:rsidRPr="002A6193" w14:paraId="7FBCEB8C" w14:textId="77777777">
        <w:trPr>
          <w:trHeight w:val="309"/>
        </w:trPr>
        <w:tc>
          <w:tcPr>
            <w:tcW w:w="5103" w:type="dxa"/>
          </w:tcPr>
          <w:p w14:paraId="629FACF5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Casper Fock | </w:t>
            </w:r>
          </w:p>
        </w:tc>
        <w:tc>
          <w:tcPr>
            <w:tcW w:w="4565" w:type="dxa"/>
            <w:shd w:val="clear" w:color="auto" w:fill="auto"/>
          </w:tcPr>
          <w:p w14:paraId="22BB1FBA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Oosterwels | </w:t>
            </w:r>
          </w:p>
        </w:tc>
      </w:tr>
      <w:tr w:rsidR="00326317" w:rsidRPr="002A6193" w14:paraId="0A8B93E7" w14:textId="77777777">
        <w:trPr>
          <w:trHeight w:val="309"/>
        </w:trPr>
        <w:tc>
          <w:tcPr>
            <w:tcW w:w="5103" w:type="dxa"/>
          </w:tcPr>
          <w:p w14:paraId="0DA556EB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</w:t>
            </w:r>
            <w:r w:rsidR="00A42665" w:rsidRPr="002A6193">
              <w:rPr>
                <w:rFonts w:eastAsia="Calibri"/>
                <w:lang w:val="en-US"/>
              </w:rPr>
              <w:t>Arentsse</w:t>
            </w:r>
            <w:r w:rsidRPr="002A6193">
              <w:rPr>
                <w:rFonts w:eastAsia="Calibri"/>
                <w:lang w:val="en-US"/>
              </w:rPr>
              <w:t xml:space="preserve">n van Diefholt | </w:t>
            </w:r>
          </w:p>
        </w:tc>
        <w:tc>
          <w:tcPr>
            <w:tcW w:w="4565" w:type="dxa"/>
            <w:shd w:val="clear" w:color="auto" w:fill="auto"/>
          </w:tcPr>
          <w:p w14:paraId="1B042EFE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Brons | </w:t>
            </w:r>
          </w:p>
        </w:tc>
      </w:tr>
      <w:tr w:rsidR="00326317" w:rsidRPr="002A6193" w14:paraId="5A4DF31D" w14:textId="77777777">
        <w:trPr>
          <w:trHeight w:val="309"/>
        </w:trPr>
        <w:tc>
          <w:tcPr>
            <w:tcW w:w="5103" w:type="dxa"/>
          </w:tcPr>
          <w:p w14:paraId="27B5BF4A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Jurriaen van Diefholt | </w:t>
            </w:r>
          </w:p>
        </w:tc>
        <w:tc>
          <w:tcPr>
            <w:tcW w:w="4565" w:type="dxa"/>
            <w:shd w:val="clear" w:color="auto" w:fill="auto"/>
          </w:tcPr>
          <w:p w14:paraId="02784078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Jeeger | </w:t>
            </w:r>
          </w:p>
        </w:tc>
      </w:tr>
      <w:tr w:rsidR="00326317" w:rsidRPr="002A6193" w14:paraId="15DA5A5A" w14:textId="77777777">
        <w:trPr>
          <w:trHeight w:val="309"/>
        </w:trPr>
        <w:tc>
          <w:tcPr>
            <w:tcW w:w="5103" w:type="dxa"/>
          </w:tcPr>
          <w:p w14:paraId="7B74903A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Harman Vrymoet | </w:t>
            </w:r>
          </w:p>
        </w:tc>
        <w:tc>
          <w:tcPr>
            <w:tcW w:w="4565" w:type="dxa"/>
            <w:shd w:val="clear" w:color="auto" w:fill="auto"/>
          </w:tcPr>
          <w:p w14:paraId="41CDF91B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Abraham Tyelman |</w:t>
            </w:r>
          </w:p>
        </w:tc>
      </w:tr>
      <w:tr w:rsidR="00326317" w:rsidRPr="002A6193" w14:paraId="4BE3701B" w14:textId="77777777">
        <w:trPr>
          <w:trHeight w:val="309"/>
        </w:trPr>
        <w:tc>
          <w:tcPr>
            <w:tcW w:w="5103" w:type="dxa"/>
          </w:tcPr>
          <w:p w14:paraId="74C8E47E" w14:textId="77777777" w:rsidR="00326317" w:rsidRPr="002A6193" w:rsidRDefault="00A42665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Court Vryenbrau</w:t>
            </w:r>
            <w:r w:rsidR="00E54E37" w:rsidRPr="002A6193">
              <w:rPr>
                <w:rFonts w:eastAsia="Calibri"/>
                <w:lang w:val="en-US"/>
              </w:rPr>
              <w:t xml:space="preserve">ck | </w:t>
            </w:r>
          </w:p>
        </w:tc>
        <w:tc>
          <w:tcPr>
            <w:tcW w:w="4565" w:type="dxa"/>
            <w:shd w:val="clear" w:color="auto" w:fill="auto"/>
          </w:tcPr>
          <w:p w14:paraId="59F29FA5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Lange | </w:t>
            </w:r>
          </w:p>
        </w:tc>
      </w:tr>
      <w:tr w:rsidR="00326317" w:rsidRPr="002A6193" w14:paraId="2F04121E" w14:textId="77777777">
        <w:trPr>
          <w:trHeight w:val="309"/>
        </w:trPr>
        <w:tc>
          <w:tcPr>
            <w:tcW w:w="5103" w:type="dxa"/>
          </w:tcPr>
          <w:p w14:paraId="6F509C9D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Rabbe Ortman | </w:t>
            </w:r>
          </w:p>
        </w:tc>
        <w:tc>
          <w:tcPr>
            <w:tcW w:w="4565" w:type="dxa"/>
            <w:shd w:val="clear" w:color="auto" w:fill="auto"/>
          </w:tcPr>
          <w:p w14:paraId="029526F4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Martin Cleyn | </w:t>
            </w:r>
          </w:p>
        </w:tc>
      </w:tr>
      <w:tr w:rsidR="00326317" w:rsidRPr="002A6193" w14:paraId="49957E7C" w14:textId="77777777">
        <w:trPr>
          <w:trHeight w:val="309"/>
        </w:trPr>
        <w:tc>
          <w:tcPr>
            <w:tcW w:w="5103" w:type="dxa"/>
          </w:tcPr>
          <w:p w14:paraId="4A37DA93" w14:textId="7F709DD8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Lucke Dormulder | </w:t>
            </w:r>
          </w:p>
        </w:tc>
        <w:tc>
          <w:tcPr>
            <w:tcW w:w="4565" w:type="dxa"/>
            <w:shd w:val="clear" w:color="auto" w:fill="auto"/>
          </w:tcPr>
          <w:p w14:paraId="5BC9036E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Claes van Marin | </w:t>
            </w:r>
          </w:p>
        </w:tc>
      </w:tr>
      <w:tr w:rsidR="00326317" w:rsidRPr="002A6193" w14:paraId="56697375" w14:textId="77777777">
        <w:trPr>
          <w:trHeight w:val="309"/>
        </w:trPr>
        <w:tc>
          <w:tcPr>
            <w:tcW w:w="5103" w:type="dxa"/>
          </w:tcPr>
          <w:p w14:paraId="072227A1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Casper Vincken | </w:t>
            </w:r>
          </w:p>
        </w:tc>
        <w:tc>
          <w:tcPr>
            <w:tcW w:w="4565" w:type="dxa"/>
            <w:shd w:val="clear" w:color="auto" w:fill="auto"/>
          </w:tcPr>
          <w:p w14:paraId="4456F107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Oth </w:t>
            </w:r>
            <w:r w:rsidR="00A42665" w:rsidRPr="002A6193">
              <w:rPr>
                <w:rFonts w:eastAsia="Calibri"/>
                <w:lang w:val="en-US"/>
              </w:rPr>
              <w:t>Neutsse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</w:tr>
      <w:tr w:rsidR="00326317" w:rsidRPr="002A6193" w14:paraId="1D735CB8" w14:textId="77777777">
        <w:trPr>
          <w:trHeight w:val="309"/>
        </w:trPr>
        <w:tc>
          <w:tcPr>
            <w:tcW w:w="5103" w:type="dxa"/>
          </w:tcPr>
          <w:p w14:paraId="267F2825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Heynderick Lanckhorst | </w:t>
            </w:r>
          </w:p>
        </w:tc>
        <w:tc>
          <w:tcPr>
            <w:tcW w:w="4565" w:type="dxa"/>
            <w:shd w:val="clear" w:color="auto" w:fill="auto"/>
          </w:tcPr>
          <w:p w14:paraId="7733E8B5" w14:textId="77777777" w:rsidR="00326317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Hans Visser | </w:t>
            </w:r>
          </w:p>
        </w:tc>
      </w:tr>
      <w:tr w:rsidR="00326317" w:rsidRPr="002A6193" w14:paraId="3D2416DD" w14:textId="77777777">
        <w:trPr>
          <w:trHeight w:val="309"/>
        </w:trPr>
        <w:tc>
          <w:tcPr>
            <w:tcW w:w="5103" w:type="dxa"/>
          </w:tcPr>
          <w:p w14:paraId="6DB8C726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Wagevelt | </w:t>
            </w:r>
          </w:p>
        </w:tc>
        <w:tc>
          <w:tcPr>
            <w:tcW w:w="4565" w:type="dxa"/>
            <w:shd w:val="clear" w:color="auto" w:fill="auto"/>
          </w:tcPr>
          <w:p w14:paraId="64BCE182" w14:textId="77777777" w:rsidR="00326317" w:rsidRPr="002A6193" w:rsidRDefault="00A42665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Tu</w:t>
            </w:r>
            <w:r w:rsidR="00E54E37" w:rsidRPr="002A6193">
              <w:rPr>
                <w:rFonts w:eastAsia="Calibri"/>
              </w:rPr>
              <w:t xml:space="preserve">ssart | </w:t>
            </w:r>
          </w:p>
        </w:tc>
      </w:tr>
      <w:tr w:rsidR="00326317" w:rsidRPr="002A6193" w14:paraId="3915EAE9" w14:textId="77777777">
        <w:trPr>
          <w:trHeight w:val="309"/>
        </w:trPr>
        <w:tc>
          <w:tcPr>
            <w:tcW w:w="5103" w:type="dxa"/>
          </w:tcPr>
          <w:p w14:paraId="2C8DDF93" w14:textId="77777777" w:rsidR="00326317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</w:t>
            </w:r>
            <w:r w:rsidR="00A42665" w:rsidRPr="002A6193">
              <w:rPr>
                <w:rFonts w:eastAsia="Calibri"/>
              </w:rPr>
              <w:t>Claesse</w:t>
            </w:r>
            <w:r w:rsidRPr="002A6193">
              <w:rPr>
                <w:rFonts w:eastAsia="Calibri"/>
              </w:rPr>
              <w:t xml:space="preserve">n van </w:t>
            </w:r>
            <w:r w:rsidR="00A42665" w:rsidRPr="002A6193">
              <w:rPr>
                <w:rFonts w:eastAsia="Calibri"/>
              </w:rPr>
              <w:t>Grav</w:t>
            </w:r>
            <w:r w:rsidRPr="002A6193">
              <w:rPr>
                <w:rFonts w:eastAsia="Calibri"/>
              </w:rPr>
              <w:t xml:space="preserve">e | </w:t>
            </w:r>
          </w:p>
        </w:tc>
        <w:tc>
          <w:tcPr>
            <w:tcW w:w="4565" w:type="dxa"/>
            <w:shd w:val="clear" w:color="auto" w:fill="auto"/>
          </w:tcPr>
          <w:p w14:paraId="59C6C239" w14:textId="77777777" w:rsidR="00326317" w:rsidRPr="002A6193" w:rsidRDefault="00326317" w:rsidP="009B2620">
            <w:pPr>
              <w:jc w:val="left"/>
              <w:rPr>
                <w:rFonts w:eastAsia="Calibri"/>
              </w:rPr>
            </w:pPr>
          </w:p>
        </w:tc>
      </w:tr>
      <w:tr w:rsidR="00326317" w:rsidRPr="002A6193" w14:paraId="3F1AEC2D" w14:textId="77777777">
        <w:trPr>
          <w:trHeight w:val="309"/>
        </w:trPr>
        <w:tc>
          <w:tcPr>
            <w:tcW w:w="5103" w:type="dxa"/>
          </w:tcPr>
          <w:p w14:paraId="18E1BD32" w14:textId="77777777" w:rsidR="00326317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Michiel Dounou</w:t>
            </w:r>
            <w:r w:rsidRPr="002A6193">
              <w:rPr>
                <w:rFonts w:eastAsia="Calibri"/>
                <w:vertAlign w:val="superscript"/>
              </w:rPr>
              <w:footnoteReference w:id="612"/>
            </w:r>
            <w:r w:rsidRPr="002A6193">
              <w:rPr>
                <w:rFonts w:eastAsia="Calibri"/>
              </w:rPr>
              <w:t xml:space="preserve"> | </w:t>
            </w:r>
          </w:p>
        </w:tc>
        <w:tc>
          <w:tcPr>
            <w:tcW w:w="4565" w:type="dxa"/>
            <w:vMerge w:val="restart"/>
            <w:shd w:val="clear" w:color="auto" w:fill="auto"/>
          </w:tcPr>
          <w:p w14:paraId="2723E4C2" w14:textId="677D37A9" w:rsidR="00A42665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Io Christofforo Suriano secretario et residente | veneto faccio buona al signor Carlo Huyn | d’Anstenraedt | la sua compagnia di 180 | fanti qui sopra notati compresa la | sua persona, et quella delli officiali ch’|egli ha mostrata a Harderuich, ove</w:t>
            </w:r>
            <w:r w:rsidRPr="002A6193">
              <w:rPr>
                <w:rFonts w:eastAsia="Calibri"/>
                <w:vertAlign w:val="superscript"/>
              </w:rPr>
              <w:footnoteReference w:id="613"/>
            </w:r>
            <w:r w:rsidRPr="002A6193">
              <w:rPr>
                <w:rFonts w:eastAsia="Calibri"/>
              </w:rPr>
              <w:t xml:space="preserve"> era | in guarnigione alli 26 di marzo passato | et imbarcata a’ 12 dello stante nelli doi | vasselli sopra nominati. | </w:t>
            </w:r>
          </w:p>
          <w:p w14:paraId="270BA5CB" w14:textId="77777777" w:rsidR="00326317" w:rsidRPr="002A6193" w:rsidRDefault="00326317" w:rsidP="009B2620">
            <w:pPr>
              <w:jc w:val="left"/>
              <w:rPr>
                <w:rFonts w:eastAsia="Calibri"/>
              </w:rPr>
            </w:pPr>
          </w:p>
          <w:p w14:paraId="04E422E2" w14:textId="77777777" w:rsidR="00326317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Data nel Tessel a’ 15 maggio 1618 | </w:t>
            </w:r>
          </w:p>
        </w:tc>
      </w:tr>
      <w:tr w:rsidR="00326317" w:rsidRPr="002A6193" w14:paraId="4F1DF71D" w14:textId="77777777">
        <w:trPr>
          <w:trHeight w:val="309"/>
        </w:trPr>
        <w:tc>
          <w:tcPr>
            <w:tcW w:w="5103" w:type="dxa"/>
          </w:tcPr>
          <w:p w14:paraId="06E35D68" w14:textId="77777777" w:rsidR="00326317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Pieter van Geleen | </w:t>
            </w:r>
          </w:p>
        </w:tc>
        <w:tc>
          <w:tcPr>
            <w:tcW w:w="4565" w:type="dxa"/>
            <w:vMerge/>
            <w:shd w:val="clear" w:color="auto" w:fill="auto"/>
          </w:tcPr>
          <w:p w14:paraId="5B831733" w14:textId="77777777" w:rsidR="00326317" w:rsidRPr="002A6193" w:rsidRDefault="00326317" w:rsidP="009B2620">
            <w:pPr>
              <w:jc w:val="left"/>
              <w:rPr>
                <w:rFonts w:eastAsia="Calibri"/>
              </w:rPr>
            </w:pPr>
          </w:p>
        </w:tc>
      </w:tr>
      <w:tr w:rsidR="00326317" w:rsidRPr="002A6193" w14:paraId="61664AEF" w14:textId="77777777">
        <w:trPr>
          <w:trHeight w:val="309"/>
        </w:trPr>
        <w:tc>
          <w:tcPr>
            <w:tcW w:w="5103" w:type="dxa"/>
          </w:tcPr>
          <w:p w14:paraId="4B9DE97A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Abraham </w:t>
            </w:r>
            <w:r w:rsidR="00A42665" w:rsidRPr="002A6193">
              <w:rPr>
                <w:rFonts w:eastAsia="Calibri"/>
                <w:lang w:val="en-US"/>
              </w:rPr>
              <w:t>Michielsse</w:t>
            </w:r>
            <w:r w:rsidRPr="002A6193">
              <w:rPr>
                <w:rFonts w:eastAsia="Calibri"/>
                <w:lang w:val="en-US"/>
              </w:rPr>
              <w:t xml:space="preserve">n | </w:t>
            </w:r>
          </w:p>
        </w:tc>
        <w:tc>
          <w:tcPr>
            <w:tcW w:w="4565" w:type="dxa"/>
            <w:vMerge/>
            <w:shd w:val="clear" w:color="auto" w:fill="auto"/>
          </w:tcPr>
          <w:p w14:paraId="0412D447" w14:textId="77777777" w:rsidR="00326317" w:rsidRPr="002A6193" w:rsidRDefault="00326317" w:rsidP="009B2620">
            <w:pPr>
              <w:keepNext/>
              <w:keepLines/>
              <w:spacing w:before="480"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326317" w:rsidRPr="002A6193" w14:paraId="5B5D9FBE" w14:textId="77777777">
        <w:trPr>
          <w:trHeight w:val="309"/>
        </w:trPr>
        <w:tc>
          <w:tcPr>
            <w:tcW w:w="5103" w:type="dxa"/>
          </w:tcPr>
          <w:p w14:paraId="2C5593EF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Bartelineeus Reynhout | </w:t>
            </w:r>
          </w:p>
        </w:tc>
        <w:tc>
          <w:tcPr>
            <w:tcW w:w="4565" w:type="dxa"/>
            <w:vMerge/>
            <w:shd w:val="clear" w:color="auto" w:fill="auto"/>
          </w:tcPr>
          <w:p w14:paraId="6A18FAE2" w14:textId="77777777" w:rsidR="00326317" w:rsidRPr="002A6193" w:rsidRDefault="00326317" w:rsidP="009B2620">
            <w:pPr>
              <w:keepNext/>
              <w:keepLines/>
              <w:spacing w:before="480"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326317" w:rsidRPr="002A6193" w14:paraId="7027604F" w14:textId="77777777">
        <w:trPr>
          <w:trHeight w:val="309"/>
        </w:trPr>
        <w:tc>
          <w:tcPr>
            <w:tcW w:w="5103" w:type="dxa"/>
          </w:tcPr>
          <w:p w14:paraId="31C62E97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Vrienne Jans | </w:t>
            </w:r>
          </w:p>
        </w:tc>
        <w:tc>
          <w:tcPr>
            <w:tcW w:w="4565" w:type="dxa"/>
            <w:vMerge/>
            <w:shd w:val="clear" w:color="auto" w:fill="auto"/>
          </w:tcPr>
          <w:p w14:paraId="1AF62648" w14:textId="77777777" w:rsidR="00326317" w:rsidRPr="002A6193" w:rsidRDefault="00326317" w:rsidP="009B2620">
            <w:pPr>
              <w:keepNext/>
              <w:keepLines/>
              <w:spacing w:before="480"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326317" w:rsidRPr="002A6193" w14:paraId="36DA7D78" w14:textId="77777777">
        <w:trPr>
          <w:trHeight w:val="309"/>
        </w:trPr>
        <w:tc>
          <w:tcPr>
            <w:tcW w:w="5103" w:type="dxa"/>
          </w:tcPr>
          <w:p w14:paraId="31A6B3D5" w14:textId="77777777" w:rsidR="0032631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Ernst Carmer | </w:t>
            </w:r>
          </w:p>
        </w:tc>
        <w:tc>
          <w:tcPr>
            <w:tcW w:w="4565" w:type="dxa"/>
            <w:vMerge/>
            <w:shd w:val="clear" w:color="auto" w:fill="auto"/>
          </w:tcPr>
          <w:p w14:paraId="634DB30A" w14:textId="77777777" w:rsidR="00326317" w:rsidRPr="002A6193" w:rsidRDefault="00326317" w:rsidP="009B2620">
            <w:pPr>
              <w:keepNext/>
              <w:keepLines/>
              <w:spacing w:before="480"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326317" w:rsidRPr="002A6193" w14:paraId="2FE7E46F" w14:textId="77777777">
        <w:trPr>
          <w:trHeight w:val="309"/>
        </w:trPr>
        <w:tc>
          <w:tcPr>
            <w:tcW w:w="5103" w:type="dxa"/>
          </w:tcPr>
          <w:p w14:paraId="770C4194" w14:textId="77777777" w:rsidR="00326317" w:rsidRPr="002A6193" w:rsidRDefault="00E54E37">
            <w:r w:rsidRPr="002A6193">
              <w:rPr>
                <w:rFonts w:eastAsia="Calibri"/>
                <w:lang w:val="en-US"/>
              </w:rPr>
              <w:t>Robbert Haeckereijs |</w:t>
            </w:r>
          </w:p>
        </w:tc>
        <w:tc>
          <w:tcPr>
            <w:tcW w:w="4565" w:type="dxa"/>
            <w:vMerge/>
            <w:shd w:val="clear" w:color="auto" w:fill="auto"/>
          </w:tcPr>
          <w:p w14:paraId="2C3CB491" w14:textId="77777777" w:rsidR="00326317" w:rsidRPr="002A6193" w:rsidRDefault="00326317" w:rsidP="009B2620">
            <w:pPr>
              <w:keepNext/>
              <w:keepLines/>
              <w:spacing w:before="480"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</w:tbl>
    <w:p w14:paraId="6E335448" w14:textId="77777777" w:rsidR="009B2620" w:rsidRPr="002A6193" w:rsidRDefault="009B2620" w:rsidP="009B2620">
      <w:pPr>
        <w:jc w:val="both"/>
        <w:rPr>
          <w:rFonts w:eastAsia="Calibri"/>
        </w:rPr>
      </w:pPr>
    </w:p>
    <w:p w14:paraId="423545D1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/ 176v / </w:t>
      </w:r>
    </w:p>
    <w:p w14:paraId="10C43FEA" w14:textId="77777777" w:rsidR="009B2620" w:rsidRPr="002A6193" w:rsidRDefault="00E54E37" w:rsidP="009B2620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Bianca</w:t>
      </w:r>
    </w:p>
    <w:p w14:paraId="53D4B771" w14:textId="77777777" w:rsidR="009B2620" w:rsidRPr="002A6193" w:rsidRDefault="009B2620" w:rsidP="009B2620">
      <w:pPr>
        <w:jc w:val="both"/>
        <w:rPr>
          <w:rFonts w:eastAsia="Calibri"/>
        </w:rPr>
      </w:pPr>
    </w:p>
    <w:p w14:paraId="228E562D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177r /</w:t>
      </w:r>
    </w:p>
    <w:p w14:paraId="498CB3F2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Rollo della compagnia del capitan Lambert Adam imbarcato | con li seguenti soldati nella nave nominata Il </w:t>
      </w:r>
      <w:r w:rsidR="00D37508" w:rsidRPr="002A6193">
        <w:rPr>
          <w:rFonts w:eastAsia="Calibri"/>
        </w:rPr>
        <w:t>p</w:t>
      </w:r>
      <w:r w:rsidRPr="002A6193">
        <w:rPr>
          <w:rFonts w:eastAsia="Calibri"/>
        </w:rPr>
        <w:t xml:space="preserve">ool in Tessel | </w:t>
      </w:r>
    </w:p>
    <w:p w14:paraId="35E01C36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9"/>
        <w:gridCol w:w="1697"/>
        <w:gridCol w:w="4468"/>
      </w:tblGrid>
      <w:tr w:rsidR="00955442" w:rsidRPr="002A6193" w14:paraId="5F5C0454" w14:textId="77777777">
        <w:trPr>
          <w:trHeight w:val="291"/>
        </w:trPr>
        <w:tc>
          <w:tcPr>
            <w:tcW w:w="5103" w:type="dxa"/>
            <w:gridSpan w:val="2"/>
          </w:tcPr>
          <w:p w14:paraId="71A72087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Lambert H</w:t>
            </w:r>
            <w:r w:rsidR="00955442" w:rsidRPr="002A6193">
              <w:rPr>
                <w:rFonts w:eastAsia="Calibri"/>
                <w:lang w:val="en-US"/>
              </w:rPr>
              <w:t>.</w:t>
            </w:r>
            <w:r w:rsidRPr="002A6193">
              <w:rPr>
                <w:rFonts w:eastAsia="Calibri"/>
                <w:lang w:val="en-US"/>
              </w:rPr>
              <w:t xml:space="preserve"> Adam capiteyn | </w:t>
            </w:r>
          </w:p>
        </w:tc>
        <w:tc>
          <w:tcPr>
            <w:tcW w:w="4536" w:type="dxa"/>
            <w:shd w:val="clear" w:color="auto" w:fill="auto"/>
          </w:tcPr>
          <w:p w14:paraId="3397BDE0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Pieter Janssen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24E72DB1" w14:textId="77777777">
        <w:trPr>
          <w:trHeight w:val="287"/>
        </w:trPr>
        <w:tc>
          <w:tcPr>
            <w:tcW w:w="5103" w:type="dxa"/>
            <w:gridSpan w:val="2"/>
          </w:tcPr>
          <w:p w14:paraId="681EEF11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Pouwels capiteyns jongen | </w:t>
            </w:r>
          </w:p>
        </w:tc>
        <w:tc>
          <w:tcPr>
            <w:tcW w:w="4536" w:type="dxa"/>
            <w:shd w:val="clear" w:color="auto" w:fill="auto"/>
          </w:tcPr>
          <w:p w14:paraId="05C6563E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Jan Vrietus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33A190DF" w14:textId="77777777">
        <w:trPr>
          <w:trHeight w:val="287"/>
        </w:trPr>
        <w:tc>
          <w:tcPr>
            <w:tcW w:w="5103" w:type="dxa"/>
            <w:gridSpan w:val="2"/>
          </w:tcPr>
          <w:p w14:paraId="53D0965F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Maurits de Gier vendrich | </w:t>
            </w:r>
          </w:p>
        </w:tc>
        <w:tc>
          <w:tcPr>
            <w:tcW w:w="4536" w:type="dxa"/>
            <w:shd w:val="clear" w:color="auto" w:fill="auto"/>
          </w:tcPr>
          <w:p w14:paraId="0425A7C3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Govert Willems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7EAC86BE" w14:textId="77777777">
        <w:trPr>
          <w:trHeight w:val="287"/>
        </w:trPr>
        <w:tc>
          <w:tcPr>
            <w:tcW w:w="5103" w:type="dxa"/>
            <w:gridSpan w:val="2"/>
          </w:tcPr>
          <w:p w14:paraId="583F9B38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 xml:space="preserve">Joost </w:t>
            </w:r>
            <w:r w:rsidR="00955442" w:rsidRPr="002A6193">
              <w:rPr>
                <w:rFonts w:eastAsia="Calibri"/>
                <w:lang w:val="en-US"/>
              </w:rPr>
              <w:t>Pietersse</w:t>
            </w:r>
            <w:r w:rsidRPr="002A6193">
              <w:rPr>
                <w:rFonts w:eastAsia="Calibri"/>
                <w:lang w:val="en-US"/>
              </w:rPr>
              <w:t xml:space="preserve">n vendrechs jongen | </w:t>
            </w:r>
          </w:p>
        </w:tc>
        <w:tc>
          <w:tcPr>
            <w:tcW w:w="4536" w:type="dxa"/>
            <w:shd w:val="clear" w:color="auto" w:fill="auto"/>
          </w:tcPr>
          <w:p w14:paraId="1B3295E1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Hendrick Prys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51ABF1BE" w14:textId="77777777">
        <w:trPr>
          <w:trHeight w:val="287"/>
        </w:trPr>
        <w:tc>
          <w:tcPr>
            <w:tcW w:w="5103" w:type="dxa"/>
            <w:gridSpan w:val="2"/>
          </w:tcPr>
          <w:p w14:paraId="3BBA1518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Fyck van Lintschoten schryver | </w:t>
            </w:r>
          </w:p>
        </w:tc>
        <w:tc>
          <w:tcPr>
            <w:tcW w:w="4536" w:type="dxa"/>
            <w:shd w:val="clear" w:color="auto" w:fill="auto"/>
          </w:tcPr>
          <w:p w14:paraId="6CC80D1D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Anthonij Lech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56E275B6" w14:textId="77777777">
        <w:trPr>
          <w:trHeight w:val="287"/>
        </w:trPr>
        <w:tc>
          <w:tcPr>
            <w:tcW w:w="5103" w:type="dxa"/>
            <w:gridSpan w:val="2"/>
          </w:tcPr>
          <w:p w14:paraId="4C65E88E" w14:textId="608A4042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</w:t>
            </w:r>
            <w:r w:rsidR="00955442" w:rsidRPr="002A6193">
              <w:rPr>
                <w:rFonts w:eastAsia="Calibri"/>
                <w:lang w:val="en-US"/>
              </w:rPr>
              <w:t>Mercelisse</w:t>
            </w:r>
            <w:r w:rsidRPr="002A6193">
              <w:rPr>
                <w:rFonts w:eastAsia="Calibri"/>
                <w:lang w:val="en-US"/>
              </w:rPr>
              <w:t>n sergeant |</w:t>
            </w:r>
          </w:p>
        </w:tc>
        <w:tc>
          <w:tcPr>
            <w:tcW w:w="4536" w:type="dxa"/>
            <w:shd w:val="clear" w:color="auto" w:fill="auto"/>
          </w:tcPr>
          <w:p w14:paraId="7C9763F4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Dirck de Hoelieu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69E53BA3" w14:textId="77777777">
        <w:trPr>
          <w:trHeight w:val="287"/>
        </w:trPr>
        <w:tc>
          <w:tcPr>
            <w:tcW w:w="5103" w:type="dxa"/>
            <w:gridSpan w:val="2"/>
          </w:tcPr>
          <w:p w14:paraId="48CA9A83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Andries Nicolae chirurgyn | </w:t>
            </w:r>
          </w:p>
        </w:tc>
        <w:tc>
          <w:tcPr>
            <w:tcW w:w="4536" w:type="dxa"/>
            <w:shd w:val="clear" w:color="auto" w:fill="auto"/>
          </w:tcPr>
          <w:p w14:paraId="1F9673CD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Bertram Lanchie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585269DE" w14:textId="77777777">
        <w:trPr>
          <w:trHeight w:val="287"/>
        </w:trPr>
        <w:tc>
          <w:tcPr>
            <w:tcW w:w="5103" w:type="dxa"/>
            <w:gridSpan w:val="2"/>
          </w:tcPr>
          <w:p w14:paraId="1A2DD6F3" w14:textId="3844212E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Hendrick corporael | </w:t>
            </w:r>
            <w:r w:rsidR="00955442" w:rsidRPr="002A6193">
              <w:rPr>
                <w:rFonts w:eastAsia="Calibri"/>
                <w:lang w:val="en-US"/>
              </w:rPr>
              <w:t>van</w:t>
            </w:r>
            <w:r w:rsidR="00356C40" w:rsidRPr="002A6193">
              <w:rPr>
                <w:rFonts w:eastAsia="Calibri"/>
                <w:lang w:val="en-US"/>
              </w:rPr>
              <w:t>(</w:t>
            </w:r>
            <w:r w:rsidR="00503108" w:rsidRPr="002A6193">
              <w:rPr>
                <w:rFonts w:eastAsia="Calibri"/>
                <w:lang w:val="en-US"/>
              </w:rPr>
              <w:t>n</w:t>
            </w:r>
            <w:r w:rsidR="00356C40" w:rsidRPr="002A6193">
              <w:rPr>
                <w:rFonts w:eastAsia="Calibri"/>
                <w:lang w:val="en-US"/>
              </w:rPr>
              <w:t>)</w:t>
            </w:r>
            <w:r w:rsidR="00955442" w:rsidRPr="002A6193">
              <w:rPr>
                <w:rFonts w:eastAsia="Calibri"/>
                <w:lang w:val="en-US"/>
              </w:rPr>
              <w:t xml:space="preserve"> </w:t>
            </w:r>
            <w:r w:rsidR="001E3700" w:rsidRPr="002A6193">
              <w:rPr>
                <w:rFonts w:eastAsia="Calibri"/>
                <w:lang w:val="en-US"/>
              </w:rPr>
              <w:t>a</w:t>
            </w:r>
            <w:r w:rsidRPr="002A6193">
              <w:rPr>
                <w:rFonts w:eastAsia="Calibri"/>
                <w:lang w:val="en-US"/>
              </w:rPr>
              <w:t xml:space="preserve">delborsten | </w:t>
            </w:r>
          </w:p>
        </w:tc>
        <w:tc>
          <w:tcPr>
            <w:tcW w:w="4536" w:type="dxa"/>
            <w:shd w:val="clear" w:color="auto" w:fill="auto"/>
          </w:tcPr>
          <w:p w14:paraId="6B9BEFFB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Anthone Kee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1E40840C" w14:textId="77777777">
        <w:trPr>
          <w:trHeight w:val="287"/>
        </w:trPr>
        <w:tc>
          <w:tcPr>
            <w:tcW w:w="5103" w:type="dxa"/>
            <w:gridSpan w:val="2"/>
          </w:tcPr>
          <w:p w14:paraId="6CB442E3" w14:textId="77777777" w:rsidR="00955442" w:rsidRPr="002A6193" w:rsidRDefault="00955442" w:rsidP="00C83B2E">
            <w:pPr>
              <w:rPr>
                <w:lang w:val="en-US"/>
              </w:rPr>
            </w:pPr>
            <w:r w:rsidRPr="002A6193">
              <w:rPr>
                <w:rFonts w:eastAsia="Calibri"/>
                <w:lang w:val="en-US"/>
              </w:rPr>
              <w:t>Jean Pienneau capitai</w:t>
            </w:r>
            <w:r w:rsidR="00E54E37" w:rsidRPr="002A6193">
              <w:rPr>
                <w:rFonts w:eastAsia="Calibri"/>
                <w:lang w:val="en-US"/>
              </w:rPr>
              <w:t xml:space="preserve">n des arm | </w:t>
            </w:r>
          </w:p>
        </w:tc>
        <w:tc>
          <w:tcPr>
            <w:tcW w:w="4536" w:type="dxa"/>
            <w:shd w:val="clear" w:color="auto" w:fill="auto"/>
          </w:tcPr>
          <w:p w14:paraId="5A76E51E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Abram Gilliaem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20CFDCF5" w14:textId="77777777">
        <w:trPr>
          <w:trHeight w:val="354"/>
        </w:trPr>
        <w:tc>
          <w:tcPr>
            <w:tcW w:w="3402" w:type="dxa"/>
          </w:tcPr>
          <w:p w14:paraId="2C16732A" w14:textId="77777777" w:rsidR="00955442" w:rsidRPr="002A6193" w:rsidRDefault="00E54E37" w:rsidP="00C83B2E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Waert |</w:t>
            </w:r>
          </w:p>
        </w:tc>
        <w:tc>
          <w:tcPr>
            <w:tcW w:w="1701" w:type="dxa"/>
            <w:vMerge w:val="restart"/>
            <w:vAlign w:val="center"/>
          </w:tcPr>
          <w:p w14:paraId="744CCB93" w14:textId="77777777" w:rsidR="00955442" w:rsidRPr="002A6193" w:rsidRDefault="00955442" w:rsidP="00C83B2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2"/>
              <w:jc w:val="left"/>
              <w:rPr>
                <w:color w:val="000000"/>
              </w:rPr>
            </w:pPr>
            <w:r w:rsidRPr="002A6193">
              <w:rPr>
                <w:color w:val="000000"/>
              </w:rPr>
              <w:t xml:space="preserve">tamboers | </w:t>
            </w:r>
          </w:p>
        </w:tc>
        <w:tc>
          <w:tcPr>
            <w:tcW w:w="4536" w:type="dxa"/>
            <w:shd w:val="clear" w:color="auto" w:fill="auto"/>
          </w:tcPr>
          <w:p w14:paraId="412AC4E2" w14:textId="77777777" w:rsidR="00955442" w:rsidRPr="002A6193" w:rsidRDefault="00955442" w:rsidP="00C83B2E">
            <w:pPr>
              <w:pStyle w:val="NormalWeb"/>
              <w:spacing w:before="2" w:after="2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Jean Rossel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72F9A3A6" w14:textId="77777777">
        <w:trPr>
          <w:trHeight w:val="353"/>
        </w:trPr>
        <w:tc>
          <w:tcPr>
            <w:tcW w:w="3402" w:type="dxa"/>
          </w:tcPr>
          <w:p w14:paraId="615C6816" w14:textId="77777777" w:rsidR="00955442" w:rsidRPr="002A6193" w:rsidRDefault="00E54E37" w:rsidP="00C83B2E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Marten Aertsen |</w:t>
            </w:r>
          </w:p>
        </w:tc>
        <w:tc>
          <w:tcPr>
            <w:tcW w:w="1701" w:type="dxa"/>
            <w:vMerge/>
            <w:vAlign w:val="center"/>
          </w:tcPr>
          <w:p w14:paraId="3111FFF7" w14:textId="77777777" w:rsidR="00955442" w:rsidRPr="002A6193" w:rsidRDefault="00955442" w:rsidP="00C83B2E">
            <w:pPr>
              <w:jc w:val="left"/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1A9576C2" w14:textId="77777777" w:rsidR="00955442" w:rsidRPr="002A6193" w:rsidRDefault="00955442" w:rsidP="00C83B2E">
            <w:pPr>
              <w:jc w:val="left"/>
              <w:rPr>
                <w:rFonts w:eastAsia="Calibri"/>
              </w:rPr>
            </w:pPr>
            <w:r w:rsidRPr="002A6193">
              <w:rPr>
                <w:color w:val="000000"/>
              </w:rPr>
              <w:t>Gill Boerat |</w:t>
            </w:r>
            <w:r w:rsidRPr="002A6193">
              <w:rPr>
                <w:rStyle w:val="apple-converted-space"/>
                <w:color w:val="000000"/>
              </w:rPr>
              <w:t> </w:t>
            </w:r>
          </w:p>
        </w:tc>
      </w:tr>
      <w:tr w:rsidR="00955442" w:rsidRPr="002A6193" w14:paraId="09A6AB15" w14:textId="77777777">
        <w:trPr>
          <w:trHeight w:val="354"/>
        </w:trPr>
        <w:tc>
          <w:tcPr>
            <w:tcW w:w="3402" w:type="dxa"/>
          </w:tcPr>
          <w:p w14:paraId="6E0819D4" w14:textId="77777777" w:rsidR="00955442" w:rsidRPr="002A6193" w:rsidRDefault="00E54E37" w:rsidP="00C83B2E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Corstraen Baldwyn |</w:t>
            </w:r>
          </w:p>
        </w:tc>
        <w:tc>
          <w:tcPr>
            <w:tcW w:w="1701" w:type="dxa"/>
            <w:vMerge w:val="restart"/>
            <w:vAlign w:val="center"/>
          </w:tcPr>
          <w:p w14:paraId="47D3C40A" w14:textId="77777777" w:rsidR="00955442" w:rsidRPr="002A6193" w:rsidRDefault="00955442" w:rsidP="00C83B2E">
            <w:r w:rsidRPr="002A6193">
              <w:rPr>
                <w:color w:val="000000"/>
              </w:rPr>
              <w:t>corporaels |</w:t>
            </w:r>
          </w:p>
        </w:tc>
        <w:tc>
          <w:tcPr>
            <w:tcW w:w="4536" w:type="dxa"/>
            <w:shd w:val="clear" w:color="auto" w:fill="auto"/>
          </w:tcPr>
          <w:p w14:paraId="22148E60" w14:textId="77777777" w:rsidR="00955442" w:rsidRPr="002A6193" w:rsidRDefault="00955442" w:rsidP="00C83B2E">
            <w:pPr>
              <w:pStyle w:val="NormalWeb"/>
              <w:spacing w:before="2" w:after="2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Jean Wyck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4850ECFA" w14:textId="77777777">
        <w:trPr>
          <w:trHeight w:val="353"/>
        </w:trPr>
        <w:tc>
          <w:tcPr>
            <w:tcW w:w="3402" w:type="dxa"/>
          </w:tcPr>
          <w:p w14:paraId="59FDEC90" w14:textId="77777777" w:rsidR="00955442" w:rsidRPr="002A6193" w:rsidRDefault="00E54E37" w:rsidP="00C83B2E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Christiaen Brandt |</w:t>
            </w:r>
          </w:p>
        </w:tc>
        <w:tc>
          <w:tcPr>
            <w:tcW w:w="1701" w:type="dxa"/>
            <w:vMerge/>
            <w:vAlign w:val="center"/>
          </w:tcPr>
          <w:p w14:paraId="7D694965" w14:textId="77777777" w:rsidR="00955442" w:rsidRPr="002A6193" w:rsidRDefault="00955442" w:rsidP="00C83B2E">
            <w:pPr>
              <w:jc w:val="left"/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4B3195E9" w14:textId="77777777" w:rsidR="00955442" w:rsidRPr="002A6193" w:rsidRDefault="00955442" w:rsidP="00C83B2E">
            <w:pPr>
              <w:jc w:val="left"/>
              <w:rPr>
                <w:rFonts w:eastAsia="Calibri"/>
              </w:rPr>
            </w:pPr>
            <w:r w:rsidRPr="002A6193">
              <w:rPr>
                <w:color w:val="000000"/>
              </w:rPr>
              <w:t>Pieter Hanen |</w:t>
            </w:r>
          </w:p>
        </w:tc>
      </w:tr>
      <w:tr w:rsidR="00955442" w:rsidRPr="002A6193" w14:paraId="5B08ADD5" w14:textId="77777777">
        <w:trPr>
          <w:trHeight w:val="340"/>
        </w:trPr>
        <w:tc>
          <w:tcPr>
            <w:tcW w:w="3402" w:type="dxa"/>
          </w:tcPr>
          <w:p w14:paraId="63A00AC9" w14:textId="77777777" w:rsidR="00955442" w:rsidRPr="002A6193" w:rsidRDefault="00E54E37" w:rsidP="00C83B2E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Gerrit Barents |</w:t>
            </w:r>
          </w:p>
        </w:tc>
        <w:tc>
          <w:tcPr>
            <w:tcW w:w="1701" w:type="dxa"/>
            <w:vMerge w:val="restart"/>
            <w:vAlign w:val="center"/>
          </w:tcPr>
          <w:p w14:paraId="0DCAA44E" w14:textId="77777777" w:rsidR="00955442" w:rsidRPr="002A6193" w:rsidRDefault="00955442" w:rsidP="00C83B2E">
            <w:r w:rsidRPr="002A6193">
              <w:rPr>
                <w:color w:val="000000"/>
              </w:rPr>
              <w:t>lantspassaets |</w:t>
            </w:r>
          </w:p>
        </w:tc>
        <w:tc>
          <w:tcPr>
            <w:tcW w:w="4536" w:type="dxa"/>
            <w:shd w:val="clear" w:color="auto" w:fill="auto"/>
          </w:tcPr>
          <w:p w14:paraId="320DEB4D" w14:textId="77777777" w:rsidR="00955442" w:rsidRPr="002A6193" w:rsidRDefault="00955442" w:rsidP="00C83B2E">
            <w:pPr>
              <w:pStyle w:val="NormalWeb"/>
              <w:spacing w:before="2" w:after="2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Gysbrecht Andries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7AF45B0F" w14:textId="77777777">
        <w:trPr>
          <w:trHeight w:val="340"/>
        </w:trPr>
        <w:tc>
          <w:tcPr>
            <w:tcW w:w="3402" w:type="dxa"/>
          </w:tcPr>
          <w:p w14:paraId="77019B71" w14:textId="77777777" w:rsidR="00955442" w:rsidRPr="002A6193" w:rsidRDefault="00E54E37" w:rsidP="00C83B2E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Jean de la Plume |</w:t>
            </w:r>
          </w:p>
        </w:tc>
        <w:tc>
          <w:tcPr>
            <w:tcW w:w="1701" w:type="dxa"/>
            <w:vMerge/>
          </w:tcPr>
          <w:p w14:paraId="13B540CE" w14:textId="77777777" w:rsidR="00955442" w:rsidRPr="002A6193" w:rsidRDefault="00955442" w:rsidP="00C83B2E">
            <w:pPr>
              <w:jc w:val="left"/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2B83D0F7" w14:textId="77777777" w:rsidR="00955442" w:rsidRPr="002A6193" w:rsidRDefault="00955442" w:rsidP="00C83B2E">
            <w:pPr>
              <w:rPr>
                <w:rFonts w:eastAsia="Calibri"/>
              </w:rPr>
            </w:pPr>
            <w:r w:rsidRPr="002A6193">
              <w:rPr>
                <w:color w:val="000000"/>
              </w:rPr>
              <w:t>Brijs Denijs |</w:t>
            </w:r>
          </w:p>
        </w:tc>
      </w:tr>
      <w:tr w:rsidR="00955442" w:rsidRPr="002A6193" w14:paraId="2B44ED3E" w14:textId="77777777">
        <w:trPr>
          <w:trHeight w:val="273"/>
        </w:trPr>
        <w:tc>
          <w:tcPr>
            <w:tcW w:w="5103" w:type="dxa"/>
            <w:gridSpan w:val="2"/>
          </w:tcPr>
          <w:p w14:paraId="0B564BA8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du Boys | </w:t>
            </w:r>
          </w:p>
        </w:tc>
        <w:tc>
          <w:tcPr>
            <w:tcW w:w="4536" w:type="dxa"/>
            <w:shd w:val="clear" w:color="auto" w:fill="auto"/>
          </w:tcPr>
          <w:p w14:paraId="08A13397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Jacq Couve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512DCCB9" w14:textId="77777777">
        <w:trPr>
          <w:trHeight w:val="273"/>
        </w:trPr>
        <w:tc>
          <w:tcPr>
            <w:tcW w:w="5103" w:type="dxa"/>
            <w:gridSpan w:val="2"/>
          </w:tcPr>
          <w:p w14:paraId="0E4E1EA5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van Bilsen | </w:t>
            </w:r>
          </w:p>
        </w:tc>
        <w:tc>
          <w:tcPr>
            <w:tcW w:w="4536" w:type="dxa"/>
            <w:shd w:val="clear" w:color="auto" w:fill="auto"/>
          </w:tcPr>
          <w:p w14:paraId="65FA5F7B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Jean le Mair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6F49E876" w14:textId="77777777">
        <w:trPr>
          <w:trHeight w:val="273"/>
        </w:trPr>
        <w:tc>
          <w:tcPr>
            <w:tcW w:w="5103" w:type="dxa"/>
            <w:gridSpan w:val="2"/>
          </w:tcPr>
          <w:p w14:paraId="6513A348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d’Ommael | </w:t>
            </w:r>
          </w:p>
        </w:tc>
        <w:tc>
          <w:tcPr>
            <w:tcW w:w="4536" w:type="dxa"/>
            <w:shd w:val="clear" w:color="auto" w:fill="auto"/>
          </w:tcPr>
          <w:p w14:paraId="3D6BE556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Thomas Fiets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0495AAAE" w14:textId="77777777">
        <w:trPr>
          <w:trHeight w:val="273"/>
        </w:trPr>
        <w:tc>
          <w:tcPr>
            <w:tcW w:w="5103" w:type="dxa"/>
            <w:gridSpan w:val="2"/>
          </w:tcPr>
          <w:p w14:paraId="0167D701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Herry de Rosier | </w:t>
            </w:r>
          </w:p>
        </w:tc>
        <w:tc>
          <w:tcPr>
            <w:tcW w:w="4536" w:type="dxa"/>
            <w:shd w:val="clear" w:color="auto" w:fill="auto"/>
          </w:tcPr>
          <w:p w14:paraId="07AFF6A4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Sander Kijn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1F2A6256" w14:textId="77777777">
        <w:trPr>
          <w:trHeight w:val="273"/>
        </w:trPr>
        <w:tc>
          <w:tcPr>
            <w:tcW w:w="5103" w:type="dxa"/>
            <w:gridSpan w:val="2"/>
          </w:tcPr>
          <w:p w14:paraId="7CC17D8E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Saest | </w:t>
            </w:r>
          </w:p>
        </w:tc>
        <w:tc>
          <w:tcPr>
            <w:tcW w:w="4536" w:type="dxa"/>
            <w:shd w:val="clear" w:color="auto" w:fill="auto"/>
          </w:tcPr>
          <w:p w14:paraId="25FABCD1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Cornelis van Stralen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56DD1870" w14:textId="77777777">
        <w:trPr>
          <w:trHeight w:val="273"/>
        </w:trPr>
        <w:tc>
          <w:tcPr>
            <w:tcW w:w="5103" w:type="dxa"/>
            <w:gridSpan w:val="2"/>
          </w:tcPr>
          <w:p w14:paraId="380B50DD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Frappon | </w:t>
            </w:r>
          </w:p>
        </w:tc>
        <w:tc>
          <w:tcPr>
            <w:tcW w:w="4536" w:type="dxa"/>
            <w:shd w:val="clear" w:color="auto" w:fill="auto"/>
          </w:tcPr>
          <w:p w14:paraId="2529FD09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Gerard Fosse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1FED4E37" w14:textId="77777777">
        <w:trPr>
          <w:trHeight w:val="273"/>
        </w:trPr>
        <w:tc>
          <w:tcPr>
            <w:tcW w:w="5103" w:type="dxa"/>
            <w:gridSpan w:val="2"/>
          </w:tcPr>
          <w:p w14:paraId="7AFF562D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Hubert Martijn</w:t>
            </w:r>
            <w:r w:rsidRPr="002A6193">
              <w:rPr>
                <w:rFonts w:eastAsia="Calibri"/>
                <w:vertAlign w:val="superscript"/>
              </w:rPr>
              <w:footnoteReference w:id="614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309A0638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Thomas Vermeer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29D4BF7D" w14:textId="77777777">
        <w:trPr>
          <w:trHeight w:val="273"/>
        </w:trPr>
        <w:tc>
          <w:tcPr>
            <w:tcW w:w="5103" w:type="dxa"/>
            <w:gridSpan w:val="2"/>
          </w:tcPr>
          <w:p w14:paraId="6DDE4C79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Matheus Feling | </w:t>
            </w:r>
          </w:p>
        </w:tc>
        <w:tc>
          <w:tcPr>
            <w:tcW w:w="4536" w:type="dxa"/>
            <w:shd w:val="clear" w:color="auto" w:fill="auto"/>
          </w:tcPr>
          <w:p w14:paraId="0428BC84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Ridchardt Bernart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0D33DB42" w14:textId="77777777">
        <w:trPr>
          <w:trHeight w:val="273"/>
        </w:trPr>
        <w:tc>
          <w:tcPr>
            <w:tcW w:w="5103" w:type="dxa"/>
            <w:gridSpan w:val="2"/>
          </w:tcPr>
          <w:p w14:paraId="61C2E657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Vincent | </w:t>
            </w:r>
          </w:p>
        </w:tc>
        <w:tc>
          <w:tcPr>
            <w:tcW w:w="4536" w:type="dxa"/>
            <w:shd w:val="clear" w:color="auto" w:fill="auto"/>
          </w:tcPr>
          <w:p w14:paraId="0D0B7FD6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Marte Fockem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7132519D" w14:textId="77777777">
        <w:trPr>
          <w:trHeight w:val="273"/>
        </w:trPr>
        <w:tc>
          <w:tcPr>
            <w:tcW w:w="5103" w:type="dxa"/>
            <w:gridSpan w:val="2"/>
          </w:tcPr>
          <w:p w14:paraId="196F3464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Henrij du Bois | </w:t>
            </w:r>
          </w:p>
        </w:tc>
        <w:tc>
          <w:tcPr>
            <w:tcW w:w="4536" w:type="dxa"/>
            <w:shd w:val="clear" w:color="auto" w:fill="auto"/>
          </w:tcPr>
          <w:p w14:paraId="5A39A9C2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Joris Haddij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3AAA1ABC" w14:textId="77777777">
        <w:trPr>
          <w:trHeight w:val="273"/>
        </w:trPr>
        <w:tc>
          <w:tcPr>
            <w:tcW w:w="5103" w:type="dxa"/>
            <w:gridSpan w:val="2"/>
          </w:tcPr>
          <w:p w14:paraId="3271E195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Deteau | </w:t>
            </w:r>
          </w:p>
        </w:tc>
        <w:tc>
          <w:tcPr>
            <w:tcW w:w="4536" w:type="dxa"/>
            <w:shd w:val="clear" w:color="auto" w:fill="auto"/>
          </w:tcPr>
          <w:p w14:paraId="55E7DA2F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Willemenis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60787883" w14:textId="77777777">
        <w:trPr>
          <w:trHeight w:val="273"/>
        </w:trPr>
        <w:tc>
          <w:tcPr>
            <w:tcW w:w="5103" w:type="dxa"/>
            <w:gridSpan w:val="2"/>
          </w:tcPr>
          <w:p w14:paraId="2AD07A16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Gill Dorwell | </w:t>
            </w:r>
          </w:p>
        </w:tc>
        <w:tc>
          <w:tcPr>
            <w:tcW w:w="4536" w:type="dxa"/>
            <w:shd w:val="clear" w:color="auto" w:fill="auto"/>
          </w:tcPr>
          <w:p w14:paraId="1AE86507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Jacob Devens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7DC1ACF9" w14:textId="77777777">
        <w:trPr>
          <w:trHeight w:val="273"/>
        </w:trPr>
        <w:tc>
          <w:tcPr>
            <w:tcW w:w="5103" w:type="dxa"/>
            <w:gridSpan w:val="2"/>
          </w:tcPr>
          <w:p w14:paraId="08B4118F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Hegne | </w:t>
            </w:r>
          </w:p>
        </w:tc>
        <w:tc>
          <w:tcPr>
            <w:tcW w:w="4536" w:type="dxa"/>
            <w:shd w:val="clear" w:color="auto" w:fill="auto"/>
          </w:tcPr>
          <w:p w14:paraId="7F1257DD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Lucas Herbert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3B21110D" w14:textId="77777777">
        <w:trPr>
          <w:trHeight w:val="273"/>
        </w:trPr>
        <w:tc>
          <w:tcPr>
            <w:tcW w:w="5103" w:type="dxa"/>
            <w:gridSpan w:val="2"/>
          </w:tcPr>
          <w:p w14:paraId="0A15B7AF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William Smidt | </w:t>
            </w:r>
          </w:p>
        </w:tc>
        <w:tc>
          <w:tcPr>
            <w:tcW w:w="4536" w:type="dxa"/>
            <w:shd w:val="clear" w:color="auto" w:fill="auto"/>
          </w:tcPr>
          <w:p w14:paraId="7E346559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Tijs Tijssen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6D0906F5" w14:textId="77777777">
        <w:trPr>
          <w:trHeight w:val="273"/>
        </w:trPr>
        <w:tc>
          <w:tcPr>
            <w:tcW w:w="5103" w:type="dxa"/>
            <w:gridSpan w:val="2"/>
          </w:tcPr>
          <w:p w14:paraId="7E97F42A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Grien | </w:t>
            </w:r>
          </w:p>
        </w:tc>
        <w:tc>
          <w:tcPr>
            <w:tcW w:w="4536" w:type="dxa"/>
            <w:shd w:val="clear" w:color="auto" w:fill="auto"/>
          </w:tcPr>
          <w:p w14:paraId="267EE44C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Pieter d’Ridder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050F4E34" w14:textId="77777777">
        <w:trPr>
          <w:trHeight w:val="273"/>
        </w:trPr>
        <w:tc>
          <w:tcPr>
            <w:tcW w:w="5103" w:type="dxa"/>
            <w:gridSpan w:val="2"/>
          </w:tcPr>
          <w:p w14:paraId="0E5CCC8F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Wynant van Geuandt | </w:t>
            </w:r>
          </w:p>
        </w:tc>
        <w:tc>
          <w:tcPr>
            <w:tcW w:w="4536" w:type="dxa"/>
            <w:shd w:val="clear" w:color="auto" w:fill="auto"/>
          </w:tcPr>
          <w:p w14:paraId="19203EA0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Jacob Meuter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228AC598" w14:textId="77777777">
        <w:trPr>
          <w:trHeight w:val="273"/>
        </w:trPr>
        <w:tc>
          <w:tcPr>
            <w:tcW w:w="5103" w:type="dxa"/>
            <w:gridSpan w:val="2"/>
          </w:tcPr>
          <w:p w14:paraId="3737DEB5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Symon Franck | </w:t>
            </w:r>
          </w:p>
        </w:tc>
        <w:tc>
          <w:tcPr>
            <w:tcW w:w="4536" w:type="dxa"/>
            <w:shd w:val="clear" w:color="auto" w:fill="auto"/>
          </w:tcPr>
          <w:p w14:paraId="756799F8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Jan Janssen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274B1302" w14:textId="77777777">
        <w:trPr>
          <w:trHeight w:val="273"/>
        </w:trPr>
        <w:tc>
          <w:tcPr>
            <w:tcW w:w="5103" w:type="dxa"/>
            <w:gridSpan w:val="2"/>
          </w:tcPr>
          <w:p w14:paraId="40CB0D7E" w14:textId="77777777" w:rsidR="00955442" w:rsidRPr="002A6193" w:rsidRDefault="00E54E37" w:rsidP="00C83B2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Christoffel Maes | </w:t>
            </w:r>
          </w:p>
        </w:tc>
        <w:tc>
          <w:tcPr>
            <w:tcW w:w="4536" w:type="dxa"/>
            <w:shd w:val="clear" w:color="auto" w:fill="auto"/>
          </w:tcPr>
          <w:p w14:paraId="48D17A3B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Pieter Burger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647EC68C" w14:textId="77777777">
        <w:trPr>
          <w:trHeight w:val="273"/>
        </w:trPr>
        <w:tc>
          <w:tcPr>
            <w:tcW w:w="5103" w:type="dxa"/>
            <w:gridSpan w:val="2"/>
          </w:tcPr>
          <w:p w14:paraId="06250AF2" w14:textId="77777777" w:rsidR="00955442" w:rsidRPr="002A6193" w:rsidRDefault="00E54E37" w:rsidP="00C83B2E">
            <w:r w:rsidRPr="002A6193">
              <w:rPr>
                <w:rFonts w:eastAsia="Calibri"/>
                <w:lang w:val="en-US"/>
              </w:rPr>
              <w:t xml:space="preserve">Gerardt van Schoonhoven | </w:t>
            </w:r>
          </w:p>
        </w:tc>
        <w:tc>
          <w:tcPr>
            <w:tcW w:w="4536" w:type="dxa"/>
            <w:shd w:val="clear" w:color="auto" w:fill="auto"/>
          </w:tcPr>
          <w:p w14:paraId="5621A9DF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Symon Helger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6732DA84" w14:textId="77777777">
        <w:trPr>
          <w:trHeight w:val="273"/>
        </w:trPr>
        <w:tc>
          <w:tcPr>
            <w:tcW w:w="5103" w:type="dxa"/>
            <w:gridSpan w:val="2"/>
          </w:tcPr>
          <w:p w14:paraId="6E93D055" w14:textId="77777777" w:rsidR="00955442" w:rsidRPr="002A6193" w:rsidRDefault="00955442" w:rsidP="00C83B2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  <w:tc>
          <w:tcPr>
            <w:tcW w:w="4536" w:type="dxa"/>
            <w:shd w:val="clear" w:color="auto" w:fill="auto"/>
          </w:tcPr>
          <w:p w14:paraId="37AC472A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Jan Meussen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955442" w:rsidRPr="002A6193" w14:paraId="008039B2" w14:textId="77777777">
        <w:trPr>
          <w:trHeight w:val="273"/>
        </w:trPr>
        <w:tc>
          <w:tcPr>
            <w:tcW w:w="5103" w:type="dxa"/>
            <w:gridSpan w:val="2"/>
          </w:tcPr>
          <w:p w14:paraId="24F5E600" w14:textId="77777777" w:rsidR="00955442" w:rsidRPr="002A6193" w:rsidRDefault="00955442" w:rsidP="00C83B2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  <w:tc>
          <w:tcPr>
            <w:tcW w:w="4536" w:type="dxa"/>
            <w:shd w:val="clear" w:color="auto" w:fill="auto"/>
          </w:tcPr>
          <w:p w14:paraId="088564FF" w14:textId="77777777" w:rsidR="00955442" w:rsidRPr="002A6193" w:rsidRDefault="00955442" w:rsidP="00C83B2E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Hendrick Wouters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</w:tbl>
    <w:p w14:paraId="523217D6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177v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1C6E88" w:rsidRPr="002A6193" w14:paraId="5485A9AB" w14:textId="77777777">
        <w:trPr>
          <w:trHeight w:val="20"/>
        </w:trPr>
        <w:tc>
          <w:tcPr>
            <w:tcW w:w="5103" w:type="dxa"/>
          </w:tcPr>
          <w:p w14:paraId="66C95318" w14:textId="77777777" w:rsidR="001C6E88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Nicolae Lausa d’Ijsel | </w:t>
            </w:r>
          </w:p>
        </w:tc>
      </w:tr>
      <w:tr w:rsidR="001C6E88" w:rsidRPr="002A6193" w14:paraId="4EEC9FA5" w14:textId="77777777">
        <w:trPr>
          <w:trHeight w:val="20"/>
        </w:trPr>
        <w:tc>
          <w:tcPr>
            <w:tcW w:w="5103" w:type="dxa"/>
          </w:tcPr>
          <w:p w14:paraId="26CAD8D1" w14:textId="77777777" w:rsidR="001C6E88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Lucas Jacopsen | </w:t>
            </w:r>
          </w:p>
        </w:tc>
      </w:tr>
      <w:tr w:rsidR="001C6E88" w:rsidRPr="002A6193" w14:paraId="54A415C7" w14:textId="77777777">
        <w:trPr>
          <w:trHeight w:val="20"/>
        </w:trPr>
        <w:tc>
          <w:tcPr>
            <w:tcW w:w="5103" w:type="dxa"/>
          </w:tcPr>
          <w:p w14:paraId="66B54EFC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Jacq du Mollyn | </w:t>
            </w:r>
          </w:p>
        </w:tc>
      </w:tr>
      <w:tr w:rsidR="001C6E88" w:rsidRPr="002A6193" w14:paraId="135B986C" w14:textId="77777777">
        <w:trPr>
          <w:trHeight w:val="20"/>
        </w:trPr>
        <w:tc>
          <w:tcPr>
            <w:tcW w:w="5103" w:type="dxa"/>
          </w:tcPr>
          <w:p w14:paraId="35E45347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William </w:t>
            </w:r>
            <w:r w:rsidR="00945FA6" w:rsidRPr="002A6193">
              <w:rPr>
                <w:rFonts w:eastAsia="Calibri"/>
                <w:lang w:val="en-US"/>
              </w:rPr>
              <w:t>Thomass</w:t>
            </w:r>
            <w:r w:rsidRPr="002A6193">
              <w:rPr>
                <w:rFonts w:eastAsia="Calibri"/>
                <w:lang w:val="en-US"/>
              </w:rPr>
              <w:t xml:space="preserve">en | </w:t>
            </w:r>
          </w:p>
        </w:tc>
      </w:tr>
      <w:tr w:rsidR="001C6E88" w:rsidRPr="002A6193" w14:paraId="795CFDE3" w14:textId="77777777">
        <w:trPr>
          <w:trHeight w:val="20"/>
        </w:trPr>
        <w:tc>
          <w:tcPr>
            <w:tcW w:w="5103" w:type="dxa"/>
          </w:tcPr>
          <w:p w14:paraId="3BF3219B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Coenraet | </w:t>
            </w:r>
          </w:p>
        </w:tc>
      </w:tr>
      <w:tr w:rsidR="001C6E88" w:rsidRPr="002A6193" w14:paraId="2A39C3E3" w14:textId="77777777">
        <w:trPr>
          <w:trHeight w:val="20"/>
        </w:trPr>
        <w:tc>
          <w:tcPr>
            <w:tcW w:w="5103" w:type="dxa"/>
          </w:tcPr>
          <w:p w14:paraId="7F84F1B6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Marten Conraet | </w:t>
            </w:r>
          </w:p>
        </w:tc>
      </w:tr>
      <w:tr w:rsidR="001C6E88" w:rsidRPr="002A6193" w14:paraId="35C6ACA7" w14:textId="77777777">
        <w:trPr>
          <w:trHeight w:val="20"/>
        </w:trPr>
        <w:tc>
          <w:tcPr>
            <w:tcW w:w="5103" w:type="dxa"/>
          </w:tcPr>
          <w:p w14:paraId="051C9D2E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Joachim Willems | </w:t>
            </w:r>
          </w:p>
        </w:tc>
      </w:tr>
      <w:tr w:rsidR="001C6E88" w:rsidRPr="002A6193" w14:paraId="4EAED4D5" w14:textId="77777777">
        <w:trPr>
          <w:trHeight w:val="20"/>
        </w:trPr>
        <w:tc>
          <w:tcPr>
            <w:tcW w:w="5103" w:type="dxa"/>
          </w:tcPr>
          <w:p w14:paraId="21DA4C53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Hendrix | </w:t>
            </w:r>
          </w:p>
        </w:tc>
      </w:tr>
      <w:tr w:rsidR="001C6E88" w:rsidRPr="002A6193" w14:paraId="2678EE58" w14:textId="77777777">
        <w:trPr>
          <w:trHeight w:val="20"/>
        </w:trPr>
        <w:tc>
          <w:tcPr>
            <w:tcW w:w="5103" w:type="dxa"/>
          </w:tcPr>
          <w:p w14:paraId="2427D090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Martyn Couvijlge | </w:t>
            </w:r>
          </w:p>
        </w:tc>
      </w:tr>
      <w:tr w:rsidR="001C6E88" w:rsidRPr="002A6193" w14:paraId="5C869D90" w14:textId="77777777">
        <w:trPr>
          <w:trHeight w:val="20"/>
        </w:trPr>
        <w:tc>
          <w:tcPr>
            <w:tcW w:w="5103" w:type="dxa"/>
          </w:tcPr>
          <w:p w14:paraId="085C6B22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Raeff Standenoul | </w:t>
            </w:r>
          </w:p>
        </w:tc>
      </w:tr>
      <w:tr w:rsidR="001C6E88" w:rsidRPr="002A6193" w14:paraId="412BFAAE" w14:textId="77777777">
        <w:trPr>
          <w:trHeight w:val="20"/>
        </w:trPr>
        <w:tc>
          <w:tcPr>
            <w:tcW w:w="5103" w:type="dxa"/>
          </w:tcPr>
          <w:p w14:paraId="33578F94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</w:t>
            </w:r>
            <w:r w:rsidR="00945FA6" w:rsidRPr="002A6193">
              <w:rPr>
                <w:rFonts w:eastAsia="Calibri"/>
                <w:lang w:val="en-US"/>
              </w:rPr>
              <w:t>Janss</w:t>
            </w:r>
            <w:r w:rsidRPr="002A6193">
              <w:rPr>
                <w:rFonts w:eastAsia="Calibri"/>
                <w:lang w:val="en-US"/>
              </w:rPr>
              <w:t xml:space="preserve">en | </w:t>
            </w:r>
          </w:p>
        </w:tc>
      </w:tr>
      <w:tr w:rsidR="001C6E88" w:rsidRPr="002A6193" w14:paraId="684C2976" w14:textId="77777777">
        <w:trPr>
          <w:trHeight w:val="20"/>
        </w:trPr>
        <w:tc>
          <w:tcPr>
            <w:tcW w:w="5103" w:type="dxa"/>
          </w:tcPr>
          <w:p w14:paraId="4F3CBDDA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Boll | </w:t>
            </w:r>
          </w:p>
        </w:tc>
      </w:tr>
      <w:tr w:rsidR="001C6E88" w:rsidRPr="002A6193" w14:paraId="36911B9C" w14:textId="77777777">
        <w:trPr>
          <w:trHeight w:val="20"/>
        </w:trPr>
        <w:tc>
          <w:tcPr>
            <w:tcW w:w="5103" w:type="dxa"/>
          </w:tcPr>
          <w:p w14:paraId="4CDF88D4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Abram </w:t>
            </w:r>
            <w:r w:rsidR="00945FA6" w:rsidRPr="002A6193">
              <w:rPr>
                <w:rFonts w:eastAsia="Calibri"/>
                <w:lang w:val="en-US"/>
              </w:rPr>
              <w:t>Janss</w:t>
            </w:r>
            <w:r w:rsidRPr="002A6193">
              <w:rPr>
                <w:rFonts w:eastAsia="Calibri"/>
                <w:lang w:val="en-US"/>
              </w:rPr>
              <w:t xml:space="preserve">en | </w:t>
            </w:r>
          </w:p>
        </w:tc>
      </w:tr>
      <w:tr w:rsidR="001C6E88" w:rsidRPr="002A6193" w14:paraId="76583189" w14:textId="77777777">
        <w:trPr>
          <w:trHeight w:val="20"/>
        </w:trPr>
        <w:tc>
          <w:tcPr>
            <w:tcW w:w="5103" w:type="dxa"/>
          </w:tcPr>
          <w:p w14:paraId="77DD0D67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 xml:space="preserve">Niclaes Sondach | </w:t>
            </w:r>
          </w:p>
        </w:tc>
      </w:tr>
      <w:tr w:rsidR="001C6E88" w:rsidRPr="002A6193" w14:paraId="036BCD86" w14:textId="77777777">
        <w:trPr>
          <w:trHeight w:val="20"/>
        </w:trPr>
        <w:tc>
          <w:tcPr>
            <w:tcW w:w="5103" w:type="dxa"/>
          </w:tcPr>
          <w:p w14:paraId="30713E32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Vaes | </w:t>
            </w:r>
          </w:p>
        </w:tc>
      </w:tr>
      <w:tr w:rsidR="001C6E88" w:rsidRPr="002A6193" w14:paraId="0BA898B7" w14:textId="77777777">
        <w:trPr>
          <w:trHeight w:val="20"/>
        </w:trPr>
        <w:tc>
          <w:tcPr>
            <w:tcW w:w="5103" w:type="dxa"/>
          </w:tcPr>
          <w:p w14:paraId="59B83A7C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Cornelis Robberts | </w:t>
            </w:r>
          </w:p>
        </w:tc>
      </w:tr>
      <w:tr w:rsidR="001C6E88" w:rsidRPr="002A6193" w14:paraId="781DDF55" w14:textId="77777777">
        <w:trPr>
          <w:trHeight w:val="20"/>
        </w:trPr>
        <w:tc>
          <w:tcPr>
            <w:tcW w:w="5103" w:type="dxa"/>
          </w:tcPr>
          <w:p w14:paraId="5DF76D02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Courtse | </w:t>
            </w:r>
          </w:p>
        </w:tc>
      </w:tr>
      <w:tr w:rsidR="001C6E88" w:rsidRPr="002A6193" w14:paraId="026C6484" w14:textId="77777777">
        <w:trPr>
          <w:trHeight w:val="20"/>
        </w:trPr>
        <w:tc>
          <w:tcPr>
            <w:tcW w:w="5103" w:type="dxa"/>
          </w:tcPr>
          <w:p w14:paraId="2D0DB884" w14:textId="77777777" w:rsidR="001C6E88" w:rsidRPr="002A6193" w:rsidRDefault="00945FA6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</w:t>
            </w:r>
            <w:r w:rsidR="00E54E37" w:rsidRPr="002A6193">
              <w:rPr>
                <w:rFonts w:eastAsia="Calibri"/>
                <w:lang w:val="en-US"/>
              </w:rPr>
              <w:t xml:space="preserve">smael Lelcos | </w:t>
            </w:r>
          </w:p>
        </w:tc>
      </w:tr>
      <w:tr w:rsidR="001C6E88" w:rsidRPr="002A6193" w14:paraId="52429350" w14:textId="77777777">
        <w:trPr>
          <w:trHeight w:val="20"/>
        </w:trPr>
        <w:tc>
          <w:tcPr>
            <w:tcW w:w="5103" w:type="dxa"/>
          </w:tcPr>
          <w:p w14:paraId="1358D726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Lesen | </w:t>
            </w:r>
          </w:p>
        </w:tc>
      </w:tr>
      <w:tr w:rsidR="001C6E88" w:rsidRPr="002A6193" w14:paraId="0FC7F5EF" w14:textId="77777777">
        <w:trPr>
          <w:trHeight w:val="20"/>
        </w:trPr>
        <w:tc>
          <w:tcPr>
            <w:tcW w:w="5103" w:type="dxa"/>
          </w:tcPr>
          <w:p w14:paraId="5F1A51FB" w14:textId="0B97AF2F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</w:t>
            </w:r>
            <w:ins w:id="0" w:author="Nina Lamal" w:date="2023-02-09T17:11:00Z">
              <w:r w:rsidR="00211CC6">
                <w:rPr>
                  <w:rFonts w:eastAsia="Calibri"/>
                  <w:lang w:val="en-US"/>
                </w:rPr>
                <w:t>O</w:t>
              </w:r>
            </w:ins>
            <w:del w:id="1" w:author="Nina Lamal" w:date="2023-02-09T17:11:00Z">
              <w:r w:rsidRPr="002A6193" w:rsidDel="00211CC6">
                <w:rPr>
                  <w:rFonts w:eastAsia="Calibri"/>
                  <w:lang w:val="en-US"/>
                </w:rPr>
                <w:delText>U</w:delText>
              </w:r>
            </w:del>
            <w:r w:rsidRPr="002A6193">
              <w:rPr>
                <w:rFonts w:eastAsia="Calibri"/>
                <w:lang w:val="en-US"/>
              </w:rPr>
              <w:t xml:space="preserve">ber | </w:t>
            </w:r>
          </w:p>
        </w:tc>
      </w:tr>
      <w:tr w:rsidR="001C6E88" w:rsidRPr="002A6193" w14:paraId="7F55DF73" w14:textId="77777777">
        <w:trPr>
          <w:trHeight w:val="20"/>
        </w:trPr>
        <w:tc>
          <w:tcPr>
            <w:tcW w:w="5103" w:type="dxa"/>
          </w:tcPr>
          <w:p w14:paraId="05328CF2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Cloots | </w:t>
            </w:r>
          </w:p>
        </w:tc>
      </w:tr>
      <w:tr w:rsidR="001C6E88" w:rsidRPr="002A6193" w14:paraId="332CF2DD" w14:textId="77777777">
        <w:trPr>
          <w:trHeight w:val="20"/>
        </w:trPr>
        <w:tc>
          <w:tcPr>
            <w:tcW w:w="5103" w:type="dxa"/>
          </w:tcPr>
          <w:p w14:paraId="1C6A402E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Louys du Bois | </w:t>
            </w:r>
          </w:p>
        </w:tc>
      </w:tr>
      <w:tr w:rsidR="001C6E88" w:rsidRPr="002A6193" w14:paraId="3560FBA3" w14:textId="77777777">
        <w:trPr>
          <w:trHeight w:val="20"/>
        </w:trPr>
        <w:tc>
          <w:tcPr>
            <w:tcW w:w="5103" w:type="dxa"/>
          </w:tcPr>
          <w:p w14:paraId="5E6DCD11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Symon Gouerts | </w:t>
            </w:r>
          </w:p>
        </w:tc>
      </w:tr>
      <w:tr w:rsidR="001C6E88" w:rsidRPr="002A6193" w14:paraId="48979D3F" w14:textId="77777777">
        <w:trPr>
          <w:trHeight w:val="20"/>
        </w:trPr>
        <w:tc>
          <w:tcPr>
            <w:tcW w:w="5103" w:type="dxa"/>
          </w:tcPr>
          <w:p w14:paraId="64A27CB8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van Bergen | </w:t>
            </w:r>
          </w:p>
        </w:tc>
      </w:tr>
      <w:tr w:rsidR="001C6E88" w:rsidRPr="002A6193" w14:paraId="54A65BEB" w14:textId="77777777">
        <w:trPr>
          <w:trHeight w:val="20"/>
        </w:trPr>
        <w:tc>
          <w:tcPr>
            <w:tcW w:w="5103" w:type="dxa"/>
          </w:tcPr>
          <w:p w14:paraId="7B786422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</w:t>
            </w:r>
            <w:r w:rsidR="00945FA6" w:rsidRPr="002A6193">
              <w:rPr>
                <w:rFonts w:eastAsia="Calibri"/>
                <w:lang w:val="en-US"/>
              </w:rPr>
              <w:t>Janss</w:t>
            </w:r>
            <w:r w:rsidRPr="002A6193">
              <w:rPr>
                <w:rFonts w:eastAsia="Calibri"/>
                <w:lang w:val="en-US"/>
              </w:rPr>
              <w:t xml:space="preserve">en | </w:t>
            </w:r>
          </w:p>
        </w:tc>
      </w:tr>
      <w:tr w:rsidR="001C6E88" w:rsidRPr="002A6193" w14:paraId="4D89AA82" w14:textId="77777777">
        <w:trPr>
          <w:trHeight w:val="20"/>
        </w:trPr>
        <w:tc>
          <w:tcPr>
            <w:tcW w:w="5103" w:type="dxa"/>
          </w:tcPr>
          <w:p w14:paraId="0D21320C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Franchois Morreij | </w:t>
            </w:r>
          </w:p>
        </w:tc>
      </w:tr>
      <w:tr w:rsidR="001C6E88" w:rsidRPr="002A6193" w14:paraId="1E719CEA" w14:textId="77777777">
        <w:trPr>
          <w:trHeight w:val="20"/>
        </w:trPr>
        <w:tc>
          <w:tcPr>
            <w:tcW w:w="5103" w:type="dxa"/>
          </w:tcPr>
          <w:p w14:paraId="355F2740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Nicolas Huijsje | </w:t>
            </w:r>
          </w:p>
        </w:tc>
      </w:tr>
      <w:tr w:rsidR="001C6E88" w:rsidRPr="002A6193" w14:paraId="4274A2BB" w14:textId="77777777">
        <w:trPr>
          <w:trHeight w:val="20"/>
        </w:trPr>
        <w:tc>
          <w:tcPr>
            <w:tcW w:w="5103" w:type="dxa"/>
          </w:tcPr>
          <w:p w14:paraId="079D8E9C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Adriaen Mare | </w:t>
            </w:r>
          </w:p>
        </w:tc>
      </w:tr>
      <w:tr w:rsidR="001C6E88" w:rsidRPr="002A6193" w14:paraId="302B3F89" w14:textId="77777777">
        <w:trPr>
          <w:trHeight w:val="20"/>
        </w:trPr>
        <w:tc>
          <w:tcPr>
            <w:tcW w:w="5103" w:type="dxa"/>
          </w:tcPr>
          <w:p w14:paraId="0F93B248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Jasper Boelardt | </w:t>
            </w:r>
          </w:p>
        </w:tc>
      </w:tr>
      <w:tr w:rsidR="001C6E88" w:rsidRPr="002A6193" w14:paraId="29953831" w14:textId="77777777">
        <w:trPr>
          <w:trHeight w:val="20"/>
        </w:trPr>
        <w:tc>
          <w:tcPr>
            <w:tcW w:w="5103" w:type="dxa"/>
          </w:tcPr>
          <w:p w14:paraId="06313A46" w14:textId="77777777" w:rsidR="001C6E88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Jacq Hubert | </w:t>
            </w:r>
          </w:p>
        </w:tc>
      </w:tr>
      <w:tr w:rsidR="001C6E88" w:rsidRPr="002A6193" w14:paraId="082E36AB" w14:textId="77777777">
        <w:trPr>
          <w:trHeight w:val="20"/>
        </w:trPr>
        <w:tc>
          <w:tcPr>
            <w:tcW w:w="5103" w:type="dxa"/>
          </w:tcPr>
          <w:p w14:paraId="5C998272" w14:textId="77777777" w:rsidR="001C6E88" w:rsidRPr="002A6193" w:rsidRDefault="00E54E37">
            <w:r w:rsidRPr="002A6193">
              <w:rPr>
                <w:rFonts w:eastAsia="Calibri"/>
                <w:lang w:val="en-US"/>
              </w:rPr>
              <w:t xml:space="preserve">Denys Paijon | </w:t>
            </w:r>
          </w:p>
        </w:tc>
      </w:tr>
    </w:tbl>
    <w:p w14:paraId="6FF3FD22" w14:textId="77777777" w:rsidR="009B2620" w:rsidRPr="002A6193" w:rsidRDefault="009B2620" w:rsidP="009B2620">
      <w:pPr>
        <w:jc w:val="both"/>
        <w:rPr>
          <w:rFonts w:eastAsia="Calibri"/>
          <w:lang w:val="en-US"/>
        </w:rPr>
      </w:pPr>
    </w:p>
    <w:p w14:paraId="7E42F856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178r /</w:t>
      </w:r>
    </w:p>
    <w:p w14:paraId="6A3DE62A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Seguitano li altri restanti soldati del capitan Lambert | Hadam imbarcati nella nave nominata Bontekoe o Vacca bianca, et nera in Tessel | </w:t>
      </w:r>
    </w:p>
    <w:p w14:paraId="63B3BAE3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3"/>
        <w:gridCol w:w="4471"/>
      </w:tblGrid>
      <w:tr w:rsidR="009B2620" w:rsidRPr="002A6193" w14:paraId="2EB7BA5B" w14:textId="77777777">
        <w:tc>
          <w:tcPr>
            <w:tcW w:w="5103" w:type="dxa"/>
          </w:tcPr>
          <w:p w14:paraId="01158A4F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Wygants lieutenant | </w:t>
            </w:r>
          </w:p>
          <w:p w14:paraId="3267A522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Haes lieutenants jongen | </w:t>
            </w:r>
          </w:p>
          <w:p w14:paraId="4D36D82D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Baltasar Olivier sergeant | </w:t>
            </w:r>
          </w:p>
          <w:p w14:paraId="4C101EFC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Brus tambour | </w:t>
            </w:r>
          </w:p>
          <w:p w14:paraId="2181899B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Mathys Tecker corporael | </w:t>
            </w:r>
          </w:p>
          <w:p w14:paraId="0188D3E8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Joachim Fredericx lantspasaet</w:t>
            </w:r>
            <w:r w:rsidRPr="002A6193">
              <w:rPr>
                <w:rFonts w:eastAsia="Calibri"/>
                <w:vertAlign w:val="superscript"/>
              </w:rPr>
              <w:footnoteReference w:id="615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  <w:p w14:paraId="79362187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Herman Strauven | </w:t>
            </w:r>
          </w:p>
          <w:p w14:paraId="2CB1255E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Roelandt Willems | </w:t>
            </w:r>
          </w:p>
          <w:p w14:paraId="22F346C4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Jan Gaillart | </w:t>
            </w:r>
          </w:p>
          <w:p w14:paraId="69EE88D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Matheu Le Noir | </w:t>
            </w:r>
          </w:p>
          <w:p w14:paraId="7F04B6C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Gerardt Basteyckens | </w:t>
            </w:r>
          </w:p>
          <w:p w14:paraId="72E52192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Swyn | </w:t>
            </w:r>
          </w:p>
          <w:p w14:paraId="5B45D540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Ary Stevens | </w:t>
            </w:r>
          </w:p>
          <w:p w14:paraId="2112D1CB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Willems Somer | </w:t>
            </w:r>
          </w:p>
          <w:p w14:paraId="6A070E8B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Willem Erits | </w:t>
            </w:r>
          </w:p>
          <w:p w14:paraId="2BC5D45F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Hendrick Janssen</w:t>
            </w:r>
            <w:r w:rsidRPr="002A6193">
              <w:rPr>
                <w:rFonts w:eastAsia="Calibri"/>
                <w:vertAlign w:val="superscript"/>
              </w:rPr>
              <w:footnoteReference w:id="616"/>
            </w:r>
            <w:r w:rsidRPr="00CB1FBA">
              <w:rPr>
                <w:rFonts w:eastAsia="Calibri"/>
                <w:lang w:val="nl-BE"/>
              </w:rPr>
              <w:t xml:space="preserve"> | </w:t>
            </w:r>
          </w:p>
          <w:p w14:paraId="5F710D3D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Huijch Stevens | </w:t>
            </w:r>
          </w:p>
          <w:p w14:paraId="0F15B701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Andries Wolssen | </w:t>
            </w:r>
          </w:p>
          <w:p w14:paraId="4F1A4CAC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Dirck Basel | </w:t>
            </w:r>
          </w:p>
          <w:p w14:paraId="3EFC3BE0" w14:textId="7A156308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Adriaen va</w:t>
            </w:r>
            <w:r w:rsidR="007F69B9" w:rsidRPr="00CB1FBA">
              <w:rPr>
                <w:rFonts w:eastAsia="Calibri"/>
                <w:lang w:val="nl-BE"/>
              </w:rPr>
              <w:t>n(</w:t>
            </w:r>
            <w:r w:rsidR="00046257" w:rsidRPr="00CB1FBA">
              <w:rPr>
                <w:rFonts w:eastAsia="Calibri"/>
                <w:lang w:val="nl-BE"/>
              </w:rPr>
              <w:t>n</w:t>
            </w:r>
            <w:r w:rsidR="007F69B9" w:rsidRPr="00CB1FBA">
              <w:rPr>
                <w:rFonts w:eastAsia="Calibri"/>
                <w:lang w:val="nl-BE"/>
              </w:rPr>
              <w:t>)</w:t>
            </w:r>
            <w:r w:rsidRPr="00CB1FBA">
              <w:rPr>
                <w:rFonts w:eastAsia="Calibri"/>
                <w:lang w:val="nl-BE"/>
              </w:rPr>
              <w:t xml:space="preserve"> Poul | </w:t>
            </w:r>
          </w:p>
          <w:p w14:paraId="6D91CE99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Fijt</w:t>
            </w:r>
            <w:r w:rsidRPr="002A6193">
              <w:rPr>
                <w:rFonts w:eastAsia="Calibri"/>
                <w:vertAlign w:val="superscript"/>
              </w:rPr>
              <w:footnoteReference w:id="617"/>
            </w:r>
            <w:r w:rsidRPr="00CB1FBA">
              <w:rPr>
                <w:rFonts w:eastAsia="Calibri"/>
                <w:lang w:val="nl-BE"/>
              </w:rPr>
              <w:t xml:space="preserve"> Faes | </w:t>
            </w:r>
          </w:p>
          <w:p w14:paraId="0DAFB5B4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Adon Jeus | </w:t>
            </w:r>
          </w:p>
          <w:p w14:paraId="28DA6015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Joris Jansen | </w:t>
            </w:r>
          </w:p>
          <w:p w14:paraId="5CA4C71D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lastRenderedPageBreak/>
              <w:t xml:space="preserve">Symon Vellen | </w:t>
            </w:r>
          </w:p>
          <w:p w14:paraId="38779A4C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Jan Charles | </w:t>
            </w:r>
          </w:p>
          <w:p w14:paraId="5F672BA0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Pieter Heyndrix Schipper | </w:t>
            </w:r>
          </w:p>
          <w:p w14:paraId="1401870C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Raeffel Huyberts | </w:t>
            </w:r>
          </w:p>
          <w:p w14:paraId="19A69CBF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Daniel Bresiliaen | </w:t>
            </w:r>
          </w:p>
          <w:p w14:paraId="27D80682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Gill Jean Pierreau |</w:t>
            </w:r>
          </w:p>
          <w:p w14:paraId="257E68C5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Phillip </w:t>
            </w:r>
            <w:r w:rsidR="009C2C99" w:rsidRPr="00CB1FBA">
              <w:rPr>
                <w:rFonts w:eastAsia="Calibri"/>
                <w:lang w:val="nl-BE"/>
              </w:rPr>
              <w:t>Goverts</w:t>
            </w:r>
            <w:r w:rsidRPr="00CB1FBA">
              <w:rPr>
                <w:rFonts w:eastAsia="Calibri"/>
                <w:lang w:val="nl-BE"/>
              </w:rPr>
              <w:t xml:space="preserve">en | </w:t>
            </w:r>
          </w:p>
          <w:p w14:paraId="7D86023D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Pierre Tyntelry | </w:t>
            </w:r>
          </w:p>
          <w:p w14:paraId="1910D29A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Leendert van Kruchten | </w:t>
            </w:r>
          </w:p>
          <w:p w14:paraId="356C1BE9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Willems | </w:t>
            </w:r>
          </w:p>
          <w:p w14:paraId="0F779BCE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Corst Hannen | </w:t>
            </w:r>
          </w:p>
          <w:p w14:paraId="7AA0DF5C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Marten Claes | </w:t>
            </w:r>
          </w:p>
        </w:tc>
        <w:tc>
          <w:tcPr>
            <w:tcW w:w="4536" w:type="dxa"/>
          </w:tcPr>
          <w:p w14:paraId="08A5CF1A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lastRenderedPageBreak/>
              <w:t xml:space="preserve">Gys </w:t>
            </w:r>
            <w:r w:rsidR="009C2C99" w:rsidRPr="00CB1FBA">
              <w:rPr>
                <w:rFonts w:eastAsia="Calibri"/>
                <w:lang w:val="nl-BE"/>
              </w:rPr>
              <w:t>Corss</w:t>
            </w:r>
            <w:r w:rsidRPr="00CB1FBA">
              <w:rPr>
                <w:rFonts w:eastAsia="Calibri"/>
                <w:lang w:val="nl-BE"/>
              </w:rPr>
              <w:t xml:space="preserve">en | </w:t>
            </w:r>
          </w:p>
          <w:p w14:paraId="5C06C387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Jan Stegman | </w:t>
            </w:r>
          </w:p>
          <w:p w14:paraId="0A87FCE5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Pieter Loop | </w:t>
            </w:r>
          </w:p>
          <w:p w14:paraId="1DFD916B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Staes </w:t>
            </w:r>
            <w:r w:rsidR="009C2C99" w:rsidRPr="002A6193">
              <w:rPr>
                <w:rFonts w:eastAsia="Calibri"/>
                <w:lang w:val="en-US"/>
              </w:rPr>
              <w:t>Thyss</w:t>
            </w:r>
            <w:r w:rsidRPr="002A6193">
              <w:rPr>
                <w:rFonts w:eastAsia="Calibri"/>
                <w:lang w:val="en-US"/>
              </w:rPr>
              <w:t xml:space="preserve">en | </w:t>
            </w:r>
          </w:p>
          <w:p w14:paraId="23C08080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Hermans |</w:t>
            </w:r>
          </w:p>
          <w:p w14:paraId="2B0E850B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Sodart | </w:t>
            </w:r>
          </w:p>
          <w:p w14:paraId="6712C8F7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Nicolae Menant | </w:t>
            </w:r>
          </w:p>
          <w:p w14:paraId="56B4A0FE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Franchois Jacop | </w:t>
            </w:r>
          </w:p>
          <w:p w14:paraId="6A911460" w14:textId="77777777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Tjebbe Reijnders | </w:t>
            </w:r>
          </w:p>
          <w:p w14:paraId="5AC79A7D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Balten Clements | </w:t>
            </w:r>
          </w:p>
          <w:p w14:paraId="367E91AA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Claes Jongbloet | </w:t>
            </w:r>
          </w:p>
          <w:p w14:paraId="30A701F2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Jacop van Oostduyvelant | </w:t>
            </w:r>
          </w:p>
          <w:p w14:paraId="12027CEE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Jan Evens | </w:t>
            </w:r>
          </w:p>
          <w:p w14:paraId="047F6C0A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Thomas Jonas | </w:t>
            </w:r>
          </w:p>
          <w:p w14:paraId="27606A3D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Arnoldus van Berch | </w:t>
            </w:r>
          </w:p>
          <w:p w14:paraId="38D87F4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Augustyn Trovaen | </w:t>
            </w:r>
          </w:p>
          <w:p w14:paraId="649692F7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  <w:p w14:paraId="7F90E9F7" w14:textId="77777777" w:rsidR="00877444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Io Christofforo Suriano secretario et | residente veneto faccio buona | al capitano Lambert Hadam la compa-|gnia di 150 fanti qui sopra notati | compresa la sua persona, et quella de’ | suoi officiali, ch’egli ha mostrata | a Elburgh</w:t>
            </w:r>
            <w:r w:rsidRPr="002A6193">
              <w:rPr>
                <w:rFonts w:eastAsia="Calibri"/>
                <w:vertAlign w:val="superscript"/>
              </w:rPr>
              <w:footnoteReference w:id="618"/>
            </w:r>
            <w:r w:rsidRPr="002A6193">
              <w:rPr>
                <w:rFonts w:eastAsia="Calibri"/>
              </w:rPr>
              <w:t xml:space="preserve"> ove era in guarni-|gione a’ 22 </w:t>
            </w:r>
            <w:r w:rsidRPr="002A6193">
              <w:rPr>
                <w:rFonts w:eastAsia="Calibri"/>
              </w:rPr>
              <w:lastRenderedPageBreak/>
              <w:t xml:space="preserve">marzo passato, | et ha imbarcata nelli doi vasselli | sopra nominati ai 3 et 5 del presente. | </w:t>
            </w:r>
          </w:p>
          <w:p w14:paraId="756C9992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  <w:p w14:paraId="624C652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Data nel Tessel a’ 15 maggio 1618 | </w:t>
            </w:r>
          </w:p>
          <w:p w14:paraId="27D197C2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</w:tr>
    </w:tbl>
    <w:p w14:paraId="5974F678" w14:textId="77777777" w:rsidR="009B2620" w:rsidRPr="002A6193" w:rsidRDefault="009B2620" w:rsidP="009B2620">
      <w:pPr>
        <w:jc w:val="both"/>
        <w:rPr>
          <w:rFonts w:eastAsia="Calibri"/>
        </w:rPr>
      </w:pPr>
    </w:p>
    <w:p w14:paraId="77204962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178v /</w:t>
      </w:r>
    </w:p>
    <w:p w14:paraId="2CAC351B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  <w:i/>
        </w:rPr>
        <w:t>Bianca</w:t>
      </w:r>
    </w:p>
    <w:p w14:paraId="657E1410" w14:textId="77777777" w:rsidR="00E83732" w:rsidRPr="002A6193" w:rsidRDefault="00E83732" w:rsidP="009B2620">
      <w:pPr>
        <w:jc w:val="both"/>
        <w:rPr>
          <w:rFonts w:eastAsia="Calibri"/>
        </w:rPr>
      </w:pPr>
    </w:p>
    <w:p w14:paraId="30D4A00D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179r /</w:t>
      </w:r>
    </w:p>
    <w:p w14:paraId="680CDE53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Rollo del capitan Joan van Achtoven imbarcata con li | seguenti soldati sopra la nave nominata Santa Giustina</w:t>
      </w:r>
      <w:r w:rsidRPr="002A6193">
        <w:rPr>
          <w:rFonts w:eastAsia="Calibri"/>
          <w:vertAlign w:val="superscript"/>
        </w:rPr>
        <w:footnoteReference w:id="619"/>
      </w:r>
      <w:r w:rsidRPr="002A6193">
        <w:rPr>
          <w:rFonts w:eastAsia="Calibri"/>
        </w:rPr>
        <w:t xml:space="preserve"> nel Tessel | </w:t>
      </w:r>
    </w:p>
    <w:p w14:paraId="50B9FA8E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0"/>
        <w:gridCol w:w="4474"/>
      </w:tblGrid>
      <w:tr w:rsidR="002D7145" w:rsidRPr="002A6193" w14:paraId="34AF8827" w14:textId="77777777">
        <w:trPr>
          <w:trHeight w:val="297"/>
        </w:trPr>
        <w:tc>
          <w:tcPr>
            <w:tcW w:w="5103" w:type="dxa"/>
          </w:tcPr>
          <w:p w14:paraId="09CE02B7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Johan van Achthoven capiteyn | </w:t>
            </w:r>
          </w:p>
        </w:tc>
        <w:tc>
          <w:tcPr>
            <w:tcW w:w="4536" w:type="dxa"/>
            <w:shd w:val="clear" w:color="auto" w:fill="auto"/>
          </w:tcPr>
          <w:p w14:paraId="3F4AD3E3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Souvreijn Olivier | </w:t>
            </w:r>
          </w:p>
        </w:tc>
      </w:tr>
      <w:tr w:rsidR="002D7145" w:rsidRPr="002A6193" w14:paraId="025DADD5" w14:textId="77777777">
        <w:trPr>
          <w:trHeight w:val="292"/>
        </w:trPr>
        <w:tc>
          <w:tcPr>
            <w:tcW w:w="5103" w:type="dxa"/>
          </w:tcPr>
          <w:p w14:paraId="4D070E18" w14:textId="6A4487BD" w:rsidR="002D7145" w:rsidRPr="002A6193" w:rsidRDefault="002D7145" w:rsidP="00A10893">
            <w:pPr>
              <w:keepNext/>
              <w:keepLines/>
              <w:jc w:val="left"/>
              <w:outlineLvl w:val="4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syn</w:t>
            </w:r>
            <w:r w:rsidR="00E54E37" w:rsidRPr="002A6193">
              <w:rPr>
                <w:rFonts w:eastAsia="Calibri"/>
                <w:lang w:val="en-US"/>
              </w:rPr>
              <w:t>e jongen</w:t>
            </w:r>
            <w:r w:rsidRPr="002A6193">
              <w:rPr>
                <w:rFonts w:eastAsia="Calibri"/>
                <w:lang w:val="en-US"/>
              </w:rPr>
              <w:t xml:space="preserve"> paggio</w:t>
            </w:r>
            <w:r w:rsidR="00E54E37" w:rsidRPr="002A6193">
              <w:rPr>
                <w:rFonts w:eastAsia="Calibri"/>
                <w:vertAlign w:val="superscript"/>
              </w:rPr>
              <w:footnoteReference w:id="620"/>
            </w:r>
            <w:r w:rsidR="00E54E37"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22B484F7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Franchoo Simoen | </w:t>
            </w:r>
          </w:p>
        </w:tc>
      </w:tr>
      <w:tr w:rsidR="002D7145" w:rsidRPr="002A6193" w14:paraId="1BE109BD" w14:textId="77777777">
        <w:trPr>
          <w:trHeight w:val="292"/>
        </w:trPr>
        <w:tc>
          <w:tcPr>
            <w:tcW w:w="5103" w:type="dxa"/>
          </w:tcPr>
          <w:p w14:paraId="5EE27D66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Goswynis Meurskens vendrich | </w:t>
            </w:r>
          </w:p>
        </w:tc>
        <w:tc>
          <w:tcPr>
            <w:tcW w:w="4536" w:type="dxa"/>
            <w:shd w:val="clear" w:color="auto" w:fill="auto"/>
          </w:tcPr>
          <w:p w14:paraId="31F194AA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Jansse van Luijck | </w:t>
            </w:r>
          </w:p>
        </w:tc>
      </w:tr>
      <w:tr w:rsidR="002D7145" w:rsidRPr="002A6193" w14:paraId="78F74413" w14:textId="77777777">
        <w:trPr>
          <w:trHeight w:val="292"/>
        </w:trPr>
        <w:tc>
          <w:tcPr>
            <w:tcW w:w="5103" w:type="dxa"/>
          </w:tcPr>
          <w:p w14:paraId="233F522E" w14:textId="4847F13D" w:rsidR="002D7145" w:rsidRPr="002A6193" w:rsidRDefault="00E54E37" w:rsidP="00A10893">
            <w:pPr>
              <w:keepNext/>
              <w:keepLines/>
              <w:jc w:val="left"/>
              <w:outlineLvl w:val="4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syn jonghen</w:t>
            </w:r>
            <w:r w:rsidR="002D7145" w:rsidRPr="002A6193">
              <w:rPr>
                <w:rFonts w:eastAsia="Calibri"/>
                <w:lang w:val="en-US"/>
              </w:rPr>
              <w:t xml:space="preserve"> paggio</w:t>
            </w:r>
            <w:r w:rsidRPr="002A6193">
              <w:rPr>
                <w:rFonts w:eastAsia="Calibri"/>
                <w:vertAlign w:val="superscript"/>
              </w:rPr>
              <w:footnoteReference w:id="621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4F40833B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Jaques Lemery | </w:t>
            </w:r>
          </w:p>
        </w:tc>
      </w:tr>
      <w:tr w:rsidR="002D7145" w:rsidRPr="002A6193" w14:paraId="047E895C" w14:textId="77777777">
        <w:trPr>
          <w:trHeight w:val="292"/>
        </w:trPr>
        <w:tc>
          <w:tcPr>
            <w:tcW w:w="5103" w:type="dxa"/>
          </w:tcPr>
          <w:p w14:paraId="40FB7E58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Le Breton sarsiant | </w:t>
            </w:r>
          </w:p>
        </w:tc>
        <w:tc>
          <w:tcPr>
            <w:tcW w:w="4536" w:type="dxa"/>
            <w:shd w:val="clear" w:color="auto" w:fill="auto"/>
          </w:tcPr>
          <w:p w14:paraId="0B2AD01C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Brouck | </w:t>
            </w:r>
          </w:p>
        </w:tc>
      </w:tr>
      <w:tr w:rsidR="002D7145" w:rsidRPr="002A6193" w14:paraId="5BC79D2B" w14:textId="77777777">
        <w:trPr>
          <w:trHeight w:val="292"/>
        </w:trPr>
        <w:tc>
          <w:tcPr>
            <w:tcW w:w="5103" w:type="dxa"/>
          </w:tcPr>
          <w:p w14:paraId="056830F8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Christiaen Bastiaensse tamboeryn |</w:t>
            </w:r>
          </w:p>
        </w:tc>
        <w:tc>
          <w:tcPr>
            <w:tcW w:w="4536" w:type="dxa"/>
            <w:shd w:val="clear" w:color="auto" w:fill="auto"/>
          </w:tcPr>
          <w:p w14:paraId="092B4375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Godtsol | </w:t>
            </w:r>
          </w:p>
        </w:tc>
      </w:tr>
      <w:tr w:rsidR="002D7145" w:rsidRPr="002A6193" w14:paraId="3552CE14" w14:textId="77777777">
        <w:trPr>
          <w:trHeight w:val="292"/>
        </w:trPr>
        <w:tc>
          <w:tcPr>
            <w:tcW w:w="5103" w:type="dxa"/>
          </w:tcPr>
          <w:p w14:paraId="13E56745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Ghisbrecht van Hoogendorp schryver | </w:t>
            </w:r>
          </w:p>
        </w:tc>
        <w:tc>
          <w:tcPr>
            <w:tcW w:w="4536" w:type="dxa"/>
            <w:shd w:val="clear" w:color="auto" w:fill="auto"/>
          </w:tcPr>
          <w:p w14:paraId="62B78414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Benit | </w:t>
            </w:r>
          </w:p>
        </w:tc>
      </w:tr>
      <w:tr w:rsidR="002D7145" w:rsidRPr="002A6193" w14:paraId="0D2967C4" w14:textId="77777777">
        <w:trPr>
          <w:trHeight w:val="292"/>
        </w:trPr>
        <w:tc>
          <w:tcPr>
            <w:tcW w:w="5103" w:type="dxa"/>
          </w:tcPr>
          <w:p w14:paraId="44B8B4CD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Christoffel Jonas barbier | </w:t>
            </w:r>
          </w:p>
        </w:tc>
        <w:tc>
          <w:tcPr>
            <w:tcW w:w="4536" w:type="dxa"/>
            <w:shd w:val="clear" w:color="auto" w:fill="auto"/>
          </w:tcPr>
          <w:p w14:paraId="7CFCE6A6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Jaques Violette | </w:t>
            </w:r>
          </w:p>
        </w:tc>
      </w:tr>
      <w:tr w:rsidR="002D7145" w:rsidRPr="002A6193" w14:paraId="68EA2BC7" w14:textId="77777777">
        <w:trPr>
          <w:trHeight w:val="292"/>
        </w:trPr>
        <w:tc>
          <w:tcPr>
            <w:tcW w:w="5103" w:type="dxa"/>
          </w:tcPr>
          <w:p w14:paraId="087E8E9E" w14:textId="67FE0A04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Michiel Jonas corporael van</w:t>
            </w:r>
            <w:r w:rsidR="002D7145" w:rsidRPr="002A6193">
              <w:rPr>
                <w:rFonts w:eastAsia="Calibri"/>
              </w:rPr>
              <w:t>(</w:t>
            </w:r>
            <w:r w:rsidR="00046257" w:rsidRPr="002A6193">
              <w:rPr>
                <w:rFonts w:eastAsia="Calibri"/>
              </w:rPr>
              <w:t>n</w:t>
            </w:r>
            <w:r w:rsidR="002D7145" w:rsidRPr="002A6193">
              <w:rPr>
                <w:rFonts w:eastAsia="Calibri"/>
              </w:rPr>
              <w:t>)</w:t>
            </w:r>
            <w:r w:rsidR="001E3700" w:rsidRPr="002A6193">
              <w:rPr>
                <w:rFonts w:eastAsia="Calibri"/>
              </w:rPr>
              <w:t xml:space="preserve"> a</w:t>
            </w:r>
            <w:r w:rsidRPr="002A6193">
              <w:rPr>
                <w:rFonts w:eastAsia="Calibri"/>
              </w:rPr>
              <w:t xml:space="preserve">delborsten | </w:t>
            </w:r>
          </w:p>
        </w:tc>
        <w:tc>
          <w:tcPr>
            <w:tcW w:w="4536" w:type="dxa"/>
            <w:shd w:val="clear" w:color="auto" w:fill="auto"/>
          </w:tcPr>
          <w:p w14:paraId="7A31F0A7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Nieuport | </w:t>
            </w:r>
          </w:p>
        </w:tc>
      </w:tr>
      <w:tr w:rsidR="002D7145" w:rsidRPr="002A6193" w14:paraId="119391FD" w14:textId="77777777">
        <w:trPr>
          <w:trHeight w:val="292"/>
        </w:trPr>
        <w:tc>
          <w:tcPr>
            <w:tcW w:w="5103" w:type="dxa"/>
          </w:tcPr>
          <w:p w14:paraId="7A9E6DE5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Joost Magnus | </w:t>
            </w:r>
          </w:p>
        </w:tc>
        <w:tc>
          <w:tcPr>
            <w:tcW w:w="4536" w:type="dxa"/>
            <w:shd w:val="clear" w:color="auto" w:fill="auto"/>
          </w:tcPr>
          <w:p w14:paraId="2AEAED05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Frederick | </w:t>
            </w:r>
          </w:p>
        </w:tc>
      </w:tr>
      <w:tr w:rsidR="002D7145" w:rsidRPr="002A6193" w14:paraId="1422607A" w14:textId="77777777">
        <w:trPr>
          <w:trHeight w:val="292"/>
        </w:trPr>
        <w:tc>
          <w:tcPr>
            <w:tcW w:w="5103" w:type="dxa"/>
          </w:tcPr>
          <w:p w14:paraId="65546116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Martensse corporael | </w:t>
            </w:r>
          </w:p>
        </w:tc>
        <w:tc>
          <w:tcPr>
            <w:tcW w:w="4536" w:type="dxa"/>
            <w:shd w:val="clear" w:color="auto" w:fill="auto"/>
          </w:tcPr>
          <w:p w14:paraId="711D8273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Moris | </w:t>
            </w:r>
          </w:p>
        </w:tc>
      </w:tr>
      <w:tr w:rsidR="002D7145" w:rsidRPr="002A6193" w14:paraId="7658B74E" w14:textId="77777777">
        <w:trPr>
          <w:trHeight w:val="292"/>
        </w:trPr>
        <w:tc>
          <w:tcPr>
            <w:tcW w:w="5103" w:type="dxa"/>
          </w:tcPr>
          <w:p w14:paraId="05DBF4FA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Paulus Wins corporael | </w:t>
            </w:r>
          </w:p>
        </w:tc>
        <w:tc>
          <w:tcPr>
            <w:tcW w:w="4536" w:type="dxa"/>
            <w:shd w:val="clear" w:color="auto" w:fill="auto"/>
          </w:tcPr>
          <w:p w14:paraId="6251C753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Jaques La Montaigne | </w:t>
            </w:r>
          </w:p>
        </w:tc>
      </w:tr>
      <w:tr w:rsidR="002D7145" w:rsidRPr="002A6193" w14:paraId="7630116D" w14:textId="77777777">
        <w:trPr>
          <w:trHeight w:val="292"/>
        </w:trPr>
        <w:tc>
          <w:tcPr>
            <w:tcW w:w="5103" w:type="dxa"/>
          </w:tcPr>
          <w:p w14:paraId="447D2AB7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Borton lansepassaet | </w:t>
            </w:r>
          </w:p>
        </w:tc>
        <w:tc>
          <w:tcPr>
            <w:tcW w:w="4536" w:type="dxa"/>
            <w:shd w:val="clear" w:color="auto" w:fill="auto"/>
          </w:tcPr>
          <w:p w14:paraId="10DC803B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d’Arras </w:t>
            </w:r>
            <w:r w:rsidR="00A63667" w:rsidRPr="002A6193">
              <w:rPr>
                <w:rFonts w:eastAsia="Calibri"/>
                <w:lang w:val="en-US"/>
              </w:rPr>
              <w:t>l’E</w:t>
            </w:r>
            <w:r w:rsidRPr="002A6193">
              <w:rPr>
                <w:rFonts w:eastAsia="Calibri"/>
                <w:lang w:val="en-US"/>
              </w:rPr>
              <w:t xml:space="preserve">issne | </w:t>
            </w:r>
          </w:p>
        </w:tc>
      </w:tr>
      <w:tr w:rsidR="002D7145" w:rsidRPr="002A6193" w14:paraId="36A09BAA" w14:textId="77777777">
        <w:trPr>
          <w:trHeight w:val="292"/>
        </w:trPr>
        <w:tc>
          <w:tcPr>
            <w:tcW w:w="5103" w:type="dxa"/>
          </w:tcPr>
          <w:p w14:paraId="2D197311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Dierick Hermansse lanspassaet |</w:t>
            </w:r>
          </w:p>
        </w:tc>
        <w:tc>
          <w:tcPr>
            <w:tcW w:w="4536" w:type="dxa"/>
            <w:shd w:val="clear" w:color="auto" w:fill="auto"/>
          </w:tcPr>
          <w:p w14:paraId="44601F61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d’Arras le </w:t>
            </w:r>
            <w:r w:rsidR="00A63667" w:rsidRPr="002A6193">
              <w:rPr>
                <w:rFonts w:eastAsia="Calibri"/>
                <w:lang w:val="en-US"/>
              </w:rPr>
              <w:t>I</w:t>
            </w:r>
            <w:r w:rsidRPr="002A6193">
              <w:rPr>
                <w:rFonts w:eastAsia="Calibri"/>
                <w:lang w:val="en-US"/>
              </w:rPr>
              <w:t xml:space="preserve">eune | </w:t>
            </w:r>
          </w:p>
        </w:tc>
      </w:tr>
      <w:tr w:rsidR="002D7145" w:rsidRPr="002A6193" w14:paraId="711C8DCE" w14:textId="77777777">
        <w:trPr>
          <w:trHeight w:val="292"/>
        </w:trPr>
        <w:tc>
          <w:tcPr>
            <w:tcW w:w="5103" w:type="dxa"/>
          </w:tcPr>
          <w:p w14:paraId="4A8090EA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Smijt | </w:t>
            </w:r>
          </w:p>
        </w:tc>
        <w:tc>
          <w:tcPr>
            <w:tcW w:w="4536" w:type="dxa"/>
            <w:shd w:val="clear" w:color="auto" w:fill="auto"/>
          </w:tcPr>
          <w:p w14:paraId="414437C6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Pierre Garnier | </w:t>
            </w:r>
          </w:p>
        </w:tc>
      </w:tr>
      <w:tr w:rsidR="002D7145" w:rsidRPr="002A6193" w14:paraId="6C932ACD" w14:textId="77777777">
        <w:trPr>
          <w:trHeight w:val="292"/>
        </w:trPr>
        <w:tc>
          <w:tcPr>
            <w:tcW w:w="5103" w:type="dxa"/>
          </w:tcPr>
          <w:p w14:paraId="6F7900BC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Alexander Magnus | </w:t>
            </w:r>
          </w:p>
        </w:tc>
        <w:tc>
          <w:tcPr>
            <w:tcW w:w="4536" w:type="dxa"/>
            <w:shd w:val="clear" w:color="auto" w:fill="auto"/>
          </w:tcPr>
          <w:p w14:paraId="101E1187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Franchois du Puys | </w:t>
            </w:r>
          </w:p>
        </w:tc>
      </w:tr>
      <w:tr w:rsidR="002D7145" w:rsidRPr="002A6193" w14:paraId="6E01564D" w14:textId="77777777">
        <w:trPr>
          <w:trHeight w:val="292"/>
        </w:trPr>
        <w:tc>
          <w:tcPr>
            <w:tcW w:w="5103" w:type="dxa"/>
          </w:tcPr>
          <w:p w14:paraId="64DDF49B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Bertram Aymard | </w:t>
            </w:r>
          </w:p>
        </w:tc>
        <w:tc>
          <w:tcPr>
            <w:tcW w:w="4536" w:type="dxa"/>
            <w:shd w:val="clear" w:color="auto" w:fill="auto"/>
          </w:tcPr>
          <w:p w14:paraId="31FDBB25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Bley | </w:t>
            </w:r>
          </w:p>
        </w:tc>
      </w:tr>
      <w:tr w:rsidR="002D7145" w:rsidRPr="002A6193" w14:paraId="3673765A" w14:textId="77777777">
        <w:trPr>
          <w:trHeight w:val="292"/>
        </w:trPr>
        <w:tc>
          <w:tcPr>
            <w:tcW w:w="5103" w:type="dxa"/>
          </w:tcPr>
          <w:p w14:paraId="4458BC56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Willemse van Delft | </w:t>
            </w:r>
          </w:p>
        </w:tc>
        <w:tc>
          <w:tcPr>
            <w:tcW w:w="4536" w:type="dxa"/>
            <w:shd w:val="clear" w:color="auto" w:fill="auto"/>
          </w:tcPr>
          <w:p w14:paraId="1B3E0C88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Beyts | </w:t>
            </w:r>
          </w:p>
        </w:tc>
      </w:tr>
      <w:tr w:rsidR="002D7145" w:rsidRPr="002A6193" w14:paraId="29A7DED1" w14:textId="77777777">
        <w:trPr>
          <w:trHeight w:val="292"/>
        </w:trPr>
        <w:tc>
          <w:tcPr>
            <w:tcW w:w="5103" w:type="dxa"/>
          </w:tcPr>
          <w:p w14:paraId="06903656" w14:textId="0AFE9B30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Abraham Beschuijt | </w:t>
            </w:r>
          </w:p>
        </w:tc>
        <w:tc>
          <w:tcPr>
            <w:tcW w:w="4536" w:type="dxa"/>
            <w:shd w:val="clear" w:color="auto" w:fill="auto"/>
          </w:tcPr>
          <w:p w14:paraId="65813A56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David Jevovs | </w:t>
            </w:r>
          </w:p>
        </w:tc>
      </w:tr>
      <w:tr w:rsidR="002D7145" w:rsidRPr="002A6193" w14:paraId="1F257998" w14:textId="77777777">
        <w:trPr>
          <w:trHeight w:val="292"/>
        </w:trPr>
        <w:tc>
          <w:tcPr>
            <w:tcW w:w="5103" w:type="dxa"/>
          </w:tcPr>
          <w:p w14:paraId="281BCF25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van Loocam | </w:t>
            </w:r>
          </w:p>
        </w:tc>
        <w:tc>
          <w:tcPr>
            <w:tcW w:w="4536" w:type="dxa"/>
            <w:shd w:val="clear" w:color="auto" w:fill="auto"/>
          </w:tcPr>
          <w:p w14:paraId="4DE68267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Frederick | </w:t>
            </w:r>
          </w:p>
        </w:tc>
      </w:tr>
      <w:tr w:rsidR="002D7145" w:rsidRPr="002A6193" w14:paraId="5E65F1BB" w14:textId="77777777">
        <w:trPr>
          <w:trHeight w:val="292"/>
        </w:trPr>
        <w:tc>
          <w:tcPr>
            <w:tcW w:w="5103" w:type="dxa"/>
          </w:tcPr>
          <w:p w14:paraId="7BB67D54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de Brune | </w:t>
            </w:r>
          </w:p>
        </w:tc>
        <w:tc>
          <w:tcPr>
            <w:tcW w:w="4536" w:type="dxa"/>
            <w:shd w:val="clear" w:color="auto" w:fill="auto"/>
          </w:tcPr>
          <w:p w14:paraId="22F2F9CD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Evert Theumsse | </w:t>
            </w:r>
          </w:p>
        </w:tc>
      </w:tr>
      <w:tr w:rsidR="002D7145" w:rsidRPr="002A6193" w14:paraId="74F7A5C3" w14:textId="77777777">
        <w:trPr>
          <w:trHeight w:val="292"/>
        </w:trPr>
        <w:tc>
          <w:tcPr>
            <w:tcW w:w="5103" w:type="dxa"/>
          </w:tcPr>
          <w:p w14:paraId="07F77EFC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David de Brune | </w:t>
            </w:r>
          </w:p>
        </w:tc>
        <w:tc>
          <w:tcPr>
            <w:tcW w:w="4536" w:type="dxa"/>
            <w:shd w:val="clear" w:color="auto" w:fill="auto"/>
          </w:tcPr>
          <w:p w14:paraId="3CCF3A2D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Berentsse | </w:t>
            </w:r>
          </w:p>
        </w:tc>
      </w:tr>
      <w:tr w:rsidR="002D7145" w:rsidRPr="002A6193" w14:paraId="5EF57272" w14:textId="77777777">
        <w:trPr>
          <w:trHeight w:val="292"/>
        </w:trPr>
        <w:tc>
          <w:tcPr>
            <w:tcW w:w="5103" w:type="dxa"/>
          </w:tcPr>
          <w:p w14:paraId="5B9F2CBD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</w:t>
            </w:r>
            <w:r w:rsidR="002D7145" w:rsidRPr="002A6193">
              <w:rPr>
                <w:rFonts w:eastAsia="Calibri"/>
                <w:lang w:val="en-US"/>
              </w:rPr>
              <w:t>vander</w:t>
            </w:r>
            <w:r w:rsidRPr="002A6193">
              <w:rPr>
                <w:rFonts w:eastAsia="Calibri"/>
                <w:lang w:val="en-US"/>
              </w:rPr>
              <w:t xml:space="preserve"> Plasse | </w:t>
            </w:r>
          </w:p>
        </w:tc>
        <w:tc>
          <w:tcPr>
            <w:tcW w:w="4536" w:type="dxa"/>
            <w:shd w:val="clear" w:color="auto" w:fill="auto"/>
          </w:tcPr>
          <w:p w14:paraId="04843517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Joris de Paeu | </w:t>
            </w:r>
          </w:p>
        </w:tc>
      </w:tr>
      <w:tr w:rsidR="002D7145" w:rsidRPr="002A6193" w14:paraId="26123531" w14:textId="77777777">
        <w:trPr>
          <w:trHeight w:val="292"/>
        </w:trPr>
        <w:tc>
          <w:tcPr>
            <w:tcW w:w="5103" w:type="dxa"/>
          </w:tcPr>
          <w:p w14:paraId="09345702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Eduwaert Phlips | </w:t>
            </w:r>
          </w:p>
        </w:tc>
        <w:tc>
          <w:tcPr>
            <w:tcW w:w="4536" w:type="dxa"/>
            <w:shd w:val="clear" w:color="auto" w:fill="auto"/>
          </w:tcPr>
          <w:p w14:paraId="37FAA82A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Winschoten | </w:t>
            </w:r>
          </w:p>
        </w:tc>
      </w:tr>
      <w:tr w:rsidR="002D7145" w:rsidRPr="002A6193" w14:paraId="03907AFE" w14:textId="77777777">
        <w:trPr>
          <w:trHeight w:val="292"/>
        </w:trPr>
        <w:tc>
          <w:tcPr>
            <w:tcW w:w="5103" w:type="dxa"/>
          </w:tcPr>
          <w:p w14:paraId="238F5BCA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Willemsse | </w:t>
            </w:r>
          </w:p>
        </w:tc>
        <w:tc>
          <w:tcPr>
            <w:tcW w:w="4536" w:type="dxa"/>
            <w:shd w:val="clear" w:color="auto" w:fill="auto"/>
          </w:tcPr>
          <w:p w14:paraId="4DC116B2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Coenraet Sentsse | </w:t>
            </w:r>
          </w:p>
        </w:tc>
      </w:tr>
      <w:tr w:rsidR="002D7145" w:rsidRPr="002A6193" w14:paraId="6EFBD05E" w14:textId="77777777">
        <w:trPr>
          <w:trHeight w:val="292"/>
        </w:trPr>
        <w:tc>
          <w:tcPr>
            <w:tcW w:w="5103" w:type="dxa"/>
          </w:tcPr>
          <w:p w14:paraId="58CB0AF5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>Jan Charon dict</w:t>
            </w:r>
            <w:r w:rsidR="002D7145" w:rsidRPr="002A6193">
              <w:rPr>
                <w:rFonts w:eastAsia="Calibri"/>
                <w:lang w:val="en-US"/>
              </w:rPr>
              <w:t xml:space="preserve"> L</w:t>
            </w:r>
            <w:r w:rsidRPr="002A6193">
              <w:rPr>
                <w:rFonts w:eastAsia="Calibri"/>
                <w:lang w:val="en-US"/>
              </w:rPr>
              <w:t>epine |</w:t>
            </w:r>
          </w:p>
        </w:tc>
        <w:tc>
          <w:tcPr>
            <w:tcW w:w="4536" w:type="dxa"/>
            <w:shd w:val="clear" w:color="auto" w:fill="auto"/>
          </w:tcPr>
          <w:p w14:paraId="00704B0D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Streckman | </w:t>
            </w:r>
          </w:p>
        </w:tc>
      </w:tr>
      <w:tr w:rsidR="002D7145" w:rsidRPr="002A6193" w14:paraId="060D2151" w14:textId="77777777">
        <w:trPr>
          <w:trHeight w:val="292"/>
        </w:trPr>
        <w:tc>
          <w:tcPr>
            <w:tcW w:w="5103" w:type="dxa"/>
          </w:tcPr>
          <w:p w14:paraId="4D758B27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Materun Menart | </w:t>
            </w:r>
          </w:p>
        </w:tc>
        <w:tc>
          <w:tcPr>
            <w:tcW w:w="4536" w:type="dxa"/>
            <w:shd w:val="clear" w:color="auto" w:fill="auto"/>
          </w:tcPr>
          <w:p w14:paraId="316836DA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Hubrecht Jansse | </w:t>
            </w:r>
          </w:p>
        </w:tc>
      </w:tr>
      <w:tr w:rsidR="002D7145" w:rsidRPr="002A6193" w14:paraId="385DBE1D" w14:textId="77777777">
        <w:trPr>
          <w:trHeight w:val="292"/>
        </w:trPr>
        <w:tc>
          <w:tcPr>
            <w:tcW w:w="5103" w:type="dxa"/>
          </w:tcPr>
          <w:p w14:paraId="40C3C4EB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Ghuliame Le Breton | </w:t>
            </w:r>
          </w:p>
        </w:tc>
        <w:tc>
          <w:tcPr>
            <w:tcW w:w="4536" w:type="dxa"/>
            <w:shd w:val="clear" w:color="auto" w:fill="auto"/>
          </w:tcPr>
          <w:p w14:paraId="31663075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Jacobsse | </w:t>
            </w:r>
          </w:p>
        </w:tc>
      </w:tr>
      <w:tr w:rsidR="002D7145" w:rsidRPr="002A6193" w14:paraId="406280A6" w14:textId="77777777">
        <w:trPr>
          <w:trHeight w:val="292"/>
        </w:trPr>
        <w:tc>
          <w:tcPr>
            <w:tcW w:w="5103" w:type="dxa"/>
          </w:tcPr>
          <w:p w14:paraId="7F532E8E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Bengamyn Ramseij | </w:t>
            </w:r>
          </w:p>
        </w:tc>
        <w:tc>
          <w:tcPr>
            <w:tcW w:w="4536" w:type="dxa"/>
            <w:shd w:val="clear" w:color="auto" w:fill="auto"/>
          </w:tcPr>
          <w:p w14:paraId="352DFD7D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Jansse | </w:t>
            </w:r>
          </w:p>
        </w:tc>
      </w:tr>
      <w:tr w:rsidR="002D7145" w:rsidRPr="002A6193" w14:paraId="0305B958" w14:textId="77777777">
        <w:trPr>
          <w:trHeight w:val="292"/>
        </w:trPr>
        <w:tc>
          <w:tcPr>
            <w:tcW w:w="5103" w:type="dxa"/>
          </w:tcPr>
          <w:p w14:paraId="1DEE2AC9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Philippe de Sein Maes | </w:t>
            </w:r>
          </w:p>
        </w:tc>
        <w:tc>
          <w:tcPr>
            <w:tcW w:w="4536" w:type="dxa"/>
            <w:shd w:val="clear" w:color="auto" w:fill="auto"/>
          </w:tcPr>
          <w:p w14:paraId="54EC29A0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Grun | </w:t>
            </w:r>
          </w:p>
        </w:tc>
      </w:tr>
      <w:tr w:rsidR="002D7145" w:rsidRPr="002A6193" w14:paraId="75DD7870" w14:textId="77777777">
        <w:trPr>
          <w:trHeight w:val="292"/>
        </w:trPr>
        <w:tc>
          <w:tcPr>
            <w:tcW w:w="5103" w:type="dxa"/>
          </w:tcPr>
          <w:p w14:paraId="0DA40CC2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Phlippe</w:t>
            </w:r>
            <w:r w:rsidRPr="002A6193">
              <w:rPr>
                <w:rFonts w:eastAsia="Calibri"/>
                <w:vertAlign w:val="superscript"/>
              </w:rPr>
              <w:footnoteReference w:id="622"/>
            </w:r>
            <w:r w:rsidRPr="002A6193">
              <w:rPr>
                <w:rFonts w:eastAsia="Calibri"/>
              </w:rPr>
              <w:t xml:space="preserve"> Le Cane</w:t>
            </w:r>
            <w:r w:rsidR="002D7145" w:rsidRPr="002A6193">
              <w:rPr>
                <w:rFonts w:eastAsia="Calibri"/>
              </w:rPr>
              <w:t>u</w:t>
            </w:r>
            <w:r w:rsidRPr="002A6193">
              <w:rPr>
                <w:rFonts w:eastAsia="Calibri"/>
              </w:rPr>
              <w:t xml:space="preserve"> |</w:t>
            </w:r>
          </w:p>
        </w:tc>
        <w:tc>
          <w:tcPr>
            <w:tcW w:w="4536" w:type="dxa"/>
            <w:shd w:val="clear" w:color="auto" w:fill="auto"/>
          </w:tcPr>
          <w:p w14:paraId="698A3343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Michiel Hamel | </w:t>
            </w:r>
          </w:p>
        </w:tc>
      </w:tr>
      <w:tr w:rsidR="002D7145" w:rsidRPr="002A6193" w14:paraId="65EC9742" w14:textId="77777777">
        <w:trPr>
          <w:trHeight w:val="292"/>
        </w:trPr>
        <w:tc>
          <w:tcPr>
            <w:tcW w:w="5103" w:type="dxa"/>
          </w:tcPr>
          <w:p w14:paraId="4C625E7E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Le Boissi | </w:t>
            </w:r>
          </w:p>
        </w:tc>
        <w:tc>
          <w:tcPr>
            <w:tcW w:w="4536" w:type="dxa"/>
            <w:shd w:val="clear" w:color="auto" w:fill="auto"/>
          </w:tcPr>
          <w:p w14:paraId="74CFE0B6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Jam Sandersse | </w:t>
            </w:r>
          </w:p>
        </w:tc>
      </w:tr>
      <w:tr w:rsidR="002D7145" w:rsidRPr="002A6193" w14:paraId="68F4663A" w14:textId="77777777">
        <w:trPr>
          <w:trHeight w:val="292"/>
        </w:trPr>
        <w:tc>
          <w:tcPr>
            <w:tcW w:w="5103" w:type="dxa"/>
          </w:tcPr>
          <w:p w14:paraId="4073A39B" w14:textId="77777777" w:rsidR="002D7145" w:rsidRPr="002A6193" w:rsidRDefault="00E54E37" w:rsidP="00A1089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Le Gai | </w:t>
            </w:r>
          </w:p>
        </w:tc>
        <w:tc>
          <w:tcPr>
            <w:tcW w:w="4536" w:type="dxa"/>
            <w:shd w:val="clear" w:color="auto" w:fill="auto"/>
          </w:tcPr>
          <w:p w14:paraId="2F5848FA" w14:textId="77777777" w:rsidR="002D7145" w:rsidRPr="002A6193" w:rsidRDefault="002D7145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absente</w:t>
            </w:r>
            <w:r w:rsidR="00E54E37" w:rsidRPr="002A6193">
              <w:rPr>
                <w:rFonts w:eastAsia="Calibri"/>
                <w:vertAlign w:val="superscript"/>
              </w:rPr>
              <w:footnoteReference w:id="623"/>
            </w:r>
            <w:r w:rsidRPr="002A6193">
              <w:rPr>
                <w:rFonts w:eastAsia="Calibri"/>
                <w:lang w:val="en-US"/>
              </w:rPr>
              <w:t xml:space="preserve"> </w:t>
            </w:r>
            <w:r w:rsidR="00E54E37" w:rsidRPr="002A6193">
              <w:rPr>
                <w:rFonts w:eastAsia="Calibri"/>
                <w:lang w:val="en-US"/>
              </w:rPr>
              <w:t xml:space="preserve">Guliame Priemros | </w:t>
            </w:r>
          </w:p>
        </w:tc>
      </w:tr>
      <w:tr w:rsidR="002D7145" w:rsidRPr="002A6193" w14:paraId="152D8D07" w14:textId="77777777">
        <w:trPr>
          <w:trHeight w:val="292"/>
        </w:trPr>
        <w:tc>
          <w:tcPr>
            <w:tcW w:w="5103" w:type="dxa"/>
          </w:tcPr>
          <w:p w14:paraId="03029CE2" w14:textId="77777777" w:rsidR="002D7145" w:rsidRPr="002A6193" w:rsidRDefault="00E54E37" w:rsidP="00A10893">
            <w:r w:rsidRPr="002A6193">
              <w:rPr>
                <w:rFonts w:eastAsia="Calibri"/>
              </w:rPr>
              <w:t>Pier La Roche |</w:t>
            </w:r>
          </w:p>
        </w:tc>
        <w:tc>
          <w:tcPr>
            <w:tcW w:w="4536" w:type="dxa"/>
            <w:shd w:val="clear" w:color="auto" w:fill="auto"/>
          </w:tcPr>
          <w:p w14:paraId="16494D77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Adriaen Jacobsse | </w:t>
            </w:r>
          </w:p>
        </w:tc>
      </w:tr>
      <w:tr w:rsidR="002D7145" w:rsidRPr="002A6193" w14:paraId="6209772F" w14:textId="77777777">
        <w:trPr>
          <w:trHeight w:val="292"/>
        </w:trPr>
        <w:tc>
          <w:tcPr>
            <w:tcW w:w="5103" w:type="dxa"/>
          </w:tcPr>
          <w:p w14:paraId="0F87F1E7" w14:textId="77777777" w:rsidR="002D7145" w:rsidRPr="002A6193" w:rsidRDefault="002D7145" w:rsidP="00A10893">
            <w:pPr>
              <w:jc w:val="left"/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6D57F2C6" w14:textId="77777777" w:rsidR="002D7145" w:rsidRPr="002A6193" w:rsidRDefault="00E54E37" w:rsidP="00A1089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Dousset | </w:t>
            </w:r>
          </w:p>
        </w:tc>
      </w:tr>
      <w:tr w:rsidR="002D7145" w:rsidRPr="002A6193" w14:paraId="1E1D2A4E" w14:textId="77777777">
        <w:trPr>
          <w:trHeight w:val="292"/>
        </w:trPr>
        <w:tc>
          <w:tcPr>
            <w:tcW w:w="5103" w:type="dxa"/>
          </w:tcPr>
          <w:p w14:paraId="202E3D96" w14:textId="77777777" w:rsidR="002D7145" w:rsidRPr="002A6193" w:rsidRDefault="002D7145" w:rsidP="00A10893">
            <w:pPr>
              <w:jc w:val="left"/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28FD7278" w14:textId="77777777" w:rsidR="002D7145" w:rsidRPr="002A6193" w:rsidRDefault="00E54E37" w:rsidP="00A10893">
            <w:r w:rsidRPr="002A6193">
              <w:rPr>
                <w:rFonts w:eastAsia="Calibri"/>
              </w:rPr>
              <w:t xml:space="preserve">Jacques Galiart | </w:t>
            </w:r>
          </w:p>
        </w:tc>
      </w:tr>
    </w:tbl>
    <w:p w14:paraId="5FECBB77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179v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2"/>
        <w:gridCol w:w="4462"/>
      </w:tblGrid>
      <w:tr w:rsidR="00284B40" w:rsidRPr="002A6193" w14:paraId="3AED8343" w14:textId="77777777">
        <w:trPr>
          <w:trHeight w:val="20"/>
        </w:trPr>
        <w:tc>
          <w:tcPr>
            <w:tcW w:w="5103" w:type="dxa"/>
          </w:tcPr>
          <w:p w14:paraId="17E0A8DD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Germain Bellin | </w:t>
            </w:r>
          </w:p>
        </w:tc>
        <w:tc>
          <w:tcPr>
            <w:tcW w:w="4536" w:type="dxa"/>
          </w:tcPr>
          <w:p w14:paraId="20BAD797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28252633" w14:textId="77777777">
        <w:trPr>
          <w:trHeight w:val="20"/>
        </w:trPr>
        <w:tc>
          <w:tcPr>
            <w:tcW w:w="5103" w:type="dxa"/>
          </w:tcPr>
          <w:p w14:paraId="44D17F26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Pierre Macloo | </w:t>
            </w:r>
          </w:p>
        </w:tc>
        <w:tc>
          <w:tcPr>
            <w:tcW w:w="4536" w:type="dxa"/>
          </w:tcPr>
          <w:p w14:paraId="3407BE88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4E30A0A2" w14:textId="77777777">
        <w:trPr>
          <w:trHeight w:val="20"/>
        </w:trPr>
        <w:tc>
          <w:tcPr>
            <w:tcW w:w="5103" w:type="dxa"/>
          </w:tcPr>
          <w:p w14:paraId="34372E3F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de Vroe | </w:t>
            </w:r>
          </w:p>
        </w:tc>
        <w:tc>
          <w:tcPr>
            <w:tcW w:w="4536" w:type="dxa"/>
          </w:tcPr>
          <w:p w14:paraId="43F5F7CF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65F19FA3" w14:textId="77777777">
        <w:trPr>
          <w:trHeight w:val="20"/>
        </w:trPr>
        <w:tc>
          <w:tcPr>
            <w:tcW w:w="5103" w:type="dxa"/>
          </w:tcPr>
          <w:p w14:paraId="3A8F37ED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Sebastiaen Hage | </w:t>
            </w:r>
          </w:p>
        </w:tc>
        <w:tc>
          <w:tcPr>
            <w:tcW w:w="4536" w:type="dxa"/>
          </w:tcPr>
          <w:p w14:paraId="2361471B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1A0E40D1" w14:textId="77777777">
        <w:trPr>
          <w:trHeight w:val="20"/>
        </w:trPr>
        <w:tc>
          <w:tcPr>
            <w:tcW w:w="5103" w:type="dxa"/>
          </w:tcPr>
          <w:p w14:paraId="01861F56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Daniel Francquin | </w:t>
            </w:r>
          </w:p>
        </w:tc>
        <w:tc>
          <w:tcPr>
            <w:tcW w:w="4536" w:type="dxa"/>
          </w:tcPr>
          <w:p w14:paraId="116CE808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0A04439D" w14:textId="77777777">
        <w:trPr>
          <w:trHeight w:val="20"/>
        </w:trPr>
        <w:tc>
          <w:tcPr>
            <w:tcW w:w="5103" w:type="dxa"/>
          </w:tcPr>
          <w:p w14:paraId="2FD962F6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Ever Claesse van Vollenhove | </w:t>
            </w:r>
          </w:p>
        </w:tc>
        <w:tc>
          <w:tcPr>
            <w:tcW w:w="4536" w:type="dxa"/>
          </w:tcPr>
          <w:p w14:paraId="41B64F12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65EDBF01" w14:textId="77777777">
        <w:trPr>
          <w:trHeight w:val="20"/>
        </w:trPr>
        <w:tc>
          <w:tcPr>
            <w:tcW w:w="5103" w:type="dxa"/>
          </w:tcPr>
          <w:p w14:paraId="60A2A690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Joost Thonisse | </w:t>
            </w:r>
          </w:p>
        </w:tc>
        <w:tc>
          <w:tcPr>
            <w:tcW w:w="4536" w:type="dxa"/>
          </w:tcPr>
          <w:p w14:paraId="5ADCDBEB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59024FFE" w14:textId="77777777">
        <w:trPr>
          <w:trHeight w:val="20"/>
        </w:trPr>
        <w:tc>
          <w:tcPr>
            <w:tcW w:w="5103" w:type="dxa"/>
          </w:tcPr>
          <w:p w14:paraId="6CC57422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Jansse licht hert | </w:t>
            </w:r>
          </w:p>
        </w:tc>
        <w:tc>
          <w:tcPr>
            <w:tcW w:w="4536" w:type="dxa"/>
          </w:tcPr>
          <w:p w14:paraId="6E053655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7ED876E3" w14:textId="77777777">
        <w:trPr>
          <w:trHeight w:val="20"/>
        </w:trPr>
        <w:tc>
          <w:tcPr>
            <w:tcW w:w="5103" w:type="dxa"/>
          </w:tcPr>
          <w:p w14:paraId="48C39984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Abraham Ghysbrechtsse | </w:t>
            </w:r>
          </w:p>
        </w:tc>
        <w:tc>
          <w:tcPr>
            <w:tcW w:w="4536" w:type="dxa"/>
          </w:tcPr>
          <w:p w14:paraId="12E5396B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755F2957" w14:textId="77777777">
        <w:trPr>
          <w:trHeight w:val="20"/>
        </w:trPr>
        <w:tc>
          <w:tcPr>
            <w:tcW w:w="5103" w:type="dxa"/>
          </w:tcPr>
          <w:p w14:paraId="5155EB6F" w14:textId="77777777" w:rsidR="00284B40" w:rsidRPr="002A6193" w:rsidRDefault="00E54E37" w:rsidP="0011658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Passchier Biliart | </w:t>
            </w:r>
          </w:p>
        </w:tc>
        <w:tc>
          <w:tcPr>
            <w:tcW w:w="4536" w:type="dxa"/>
          </w:tcPr>
          <w:p w14:paraId="6835DCA9" w14:textId="77777777" w:rsidR="00284B40" w:rsidRPr="002A6193" w:rsidRDefault="00284B40" w:rsidP="00116581">
            <w:pPr>
              <w:jc w:val="left"/>
              <w:rPr>
                <w:rFonts w:eastAsia="Calibri"/>
              </w:rPr>
            </w:pPr>
          </w:p>
        </w:tc>
      </w:tr>
      <w:tr w:rsidR="00284B40" w:rsidRPr="002A6193" w14:paraId="4E4DD53D" w14:textId="77777777">
        <w:trPr>
          <w:trHeight w:val="20"/>
        </w:trPr>
        <w:tc>
          <w:tcPr>
            <w:tcW w:w="5103" w:type="dxa"/>
          </w:tcPr>
          <w:p w14:paraId="5EC1E8A9" w14:textId="77777777" w:rsidR="00284B40" w:rsidRPr="002A6193" w:rsidRDefault="00E54E37" w:rsidP="0011658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Daniel Dun | </w:t>
            </w:r>
          </w:p>
        </w:tc>
        <w:tc>
          <w:tcPr>
            <w:tcW w:w="4536" w:type="dxa"/>
          </w:tcPr>
          <w:p w14:paraId="5007978D" w14:textId="77777777" w:rsidR="00284B40" w:rsidRPr="002A6193" w:rsidRDefault="00284B40" w:rsidP="00116581">
            <w:pPr>
              <w:jc w:val="left"/>
              <w:rPr>
                <w:rFonts w:eastAsia="Calibri"/>
              </w:rPr>
            </w:pPr>
          </w:p>
        </w:tc>
      </w:tr>
      <w:tr w:rsidR="00284B40" w:rsidRPr="002A6193" w14:paraId="37D777AF" w14:textId="77777777">
        <w:trPr>
          <w:trHeight w:val="20"/>
        </w:trPr>
        <w:tc>
          <w:tcPr>
            <w:tcW w:w="5103" w:type="dxa"/>
          </w:tcPr>
          <w:p w14:paraId="1AFA56E9" w14:textId="77777777" w:rsidR="00284B40" w:rsidRPr="002A6193" w:rsidRDefault="00E54E37" w:rsidP="0011658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Jacque Conpampou | </w:t>
            </w:r>
          </w:p>
        </w:tc>
        <w:tc>
          <w:tcPr>
            <w:tcW w:w="4536" w:type="dxa"/>
          </w:tcPr>
          <w:p w14:paraId="10E4E2A4" w14:textId="77777777" w:rsidR="00284B40" w:rsidRPr="002A6193" w:rsidRDefault="00284B40" w:rsidP="00116581">
            <w:pPr>
              <w:jc w:val="left"/>
              <w:rPr>
                <w:rFonts w:eastAsia="Calibri"/>
              </w:rPr>
            </w:pPr>
          </w:p>
        </w:tc>
      </w:tr>
      <w:tr w:rsidR="00284B40" w:rsidRPr="002A6193" w14:paraId="3BC5AE1C" w14:textId="77777777">
        <w:trPr>
          <w:trHeight w:val="20"/>
        </w:trPr>
        <w:tc>
          <w:tcPr>
            <w:tcW w:w="5103" w:type="dxa"/>
          </w:tcPr>
          <w:p w14:paraId="601740B3" w14:textId="77777777" w:rsidR="00284B40" w:rsidRPr="002A6193" w:rsidRDefault="00E54E37" w:rsidP="0011658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Nicola Miliot | </w:t>
            </w:r>
          </w:p>
        </w:tc>
        <w:tc>
          <w:tcPr>
            <w:tcW w:w="4536" w:type="dxa"/>
          </w:tcPr>
          <w:p w14:paraId="771A01D8" w14:textId="77777777" w:rsidR="00284B40" w:rsidRPr="002A6193" w:rsidRDefault="00284B40" w:rsidP="00116581">
            <w:pPr>
              <w:jc w:val="left"/>
              <w:rPr>
                <w:rFonts w:eastAsia="Calibri"/>
              </w:rPr>
            </w:pPr>
          </w:p>
        </w:tc>
      </w:tr>
      <w:tr w:rsidR="00284B40" w:rsidRPr="002A6193" w14:paraId="4204650A" w14:textId="77777777">
        <w:trPr>
          <w:trHeight w:val="20"/>
        </w:trPr>
        <w:tc>
          <w:tcPr>
            <w:tcW w:w="5103" w:type="dxa"/>
          </w:tcPr>
          <w:p w14:paraId="29B53EB7" w14:textId="77777777" w:rsidR="00284B40" w:rsidRPr="002A6193" w:rsidRDefault="00E54E37" w:rsidP="0011658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Lechure | </w:t>
            </w:r>
          </w:p>
        </w:tc>
        <w:tc>
          <w:tcPr>
            <w:tcW w:w="4536" w:type="dxa"/>
          </w:tcPr>
          <w:p w14:paraId="2933C474" w14:textId="77777777" w:rsidR="00284B40" w:rsidRPr="002A6193" w:rsidRDefault="00284B40" w:rsidP="00116581">
            <w:pPr>
              <w:jc w:val="left"/>
              <w:rPr>
                <w:rFonts w:eastAsia="Calibri"/>
              </w:rPr>
            </w:pPr>
          </w:p>
        </w:tc>
      </w:tr>
      <w:tr w:rsidR="00284B40" w:rsidRPr="002A6193" w14:paraId="461AC5E6" w14:textId="77777777">
        <w:trPr>
          <w:trHeight w:val="20"/>
        </w:trPr>
        <w:tc>
          <w:tcPr>
            <w:tcW w:w="5103" w:type="dxa"/>
          </w:tcPr>
          <w:p w14:paraId="3DA514BD" w14:textId="77777777" w:rsidR="00284B40" w:rsidRPr="002A6193" w:rsidRDefault="00E54E37" w:rsidP="0011658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Martyn del Houte | </w:t>
            </w:r>
          </w:p>
        </w:tc>
        <w:tc>
          <w:tcPr>
            <w:tcW w:w="4536" w:type="dxa"/>
          </w:tcPr>
          <w:p w14:paraId="011963EA" w14:textId="77777777" w:rsidR="00284B40" w:rsidRPr="002A6193" w:rsidRDefault="00284B40" w:rsidP="00116581">
            <w:pPr>
              <w:jc w:val="left"/>
              <w:rPr>
                <w:rFonts w:eastAsia="Calibri"/>
              </w:rPr>
            </w:pPr>
          </w:p>
        </w:tc>
      </w:tr>
      <w:tr w:rsidR="00284B40" w:rsidRPr="002A6193" w14:paraId="3A871D6C" w14:textId="77777777">
        <w:trPr>
          <w:trHeight w:val="20"/>
        </w:trPr>
        <w:tc>
          <w:tcPr>
            <w:tcW w:w="5103" w:type="dxa"/>
          </w:tcPr>
          <w:p w14:paraId="0C26E3BF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Estiene du Rieu | </w:t>
            </w:r>
          </w:p>
        </w:tc>
        <w:tc>
          <w:tcPr>
            <w:tcW w:w="4536" w:type="dxa"/>
          </w:tcPr>
          <w:p w14:paraId="4AFBD780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3E95246E" w14:textId="77777777">
        <w:trPr>
          <w:trHeight w:val="20"/>
        </w:trPr>
        <w:tc>
          <w:tcPr>
            <w:tcW w:w="5103" w:type="dxa"/>
          </w:tcPr>
          <w:p w14:paraId="6C807C7E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Phlipe de Bevery | </w:t>
            </w:r>
          </w:p>
        </w:tc>
        <w:tc>
          <w:tcPr>
            <w:tcW w:w="4536" w:type="dxa"/>
          </w:tcPr>
          <w:p w14:paraId="1834D9D3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6B208005" w14:textId="77777777">
        <w:trPr>
          <w:trHeight w:val="20"/>
        </w:trPr>
        <w:tc>
          <w:tcPr>
            <w:tcW w:w="5103" w:type="dxa"/>
          </w:tcPr>
          <w:p w14:paraId="7AA37350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Andries de Drunne | </w:t>
            </w:r>
          </w:p>
        </w:tc>
        <w:tc>
          <w:tcPr>
            <w:tcW w:w="4536" w:type="dxa"/>
          </w:tcPr>
          <w:p w14:paraId="6B8BBEB8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3AFE3EDF" w14:textId="77777777">
        <w:trPr>
          <w:trHeight w:val="20"/>
        </w:trPr>
        <w:tc>
          <w:tcPr>
            <w:tcW w:w="5103" w:type="dxa"/>
          </w:tcPr>
          <w:p w14:paraId="58DC1E4D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Jaques Gillet | </w:t>
            </w:r>
          </w:p>
        </w:tc>
        <w:tc>
          <w:tcPr>
            <w:tcW w:w="4536" w:type="dxa"/>
          </w:tcPr>
          <w:p w14:paraId="0F834BC3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6B8C211A" w14:textId="77777777">
        <w:trPr>
          <w:trHeight w:val="20"/>
        </w:trPr>
        <w:tc>
          <w:tcPr>
            <w:tcW w:w="5103" w:type="dxa"/>
          </w:tcPr>
          <w:p w14:paraId="46BED258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Fransoo Landryn | </w:t>
            </w:r>
          </w:p>
        </w:tc>
        <w:tc>
          <w:tcPr>
            <w:tcW w:w="4536" w:type="dxa"/>
          </w:tcPr>
          <w:p w14:paraId="219851F0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7B13FB8A" w14:textId="77777777">
        <w:trPr>
          <w:trHeight w:val="20"/>
        </w:trPr>
        <w:tc>
          <w:tcPr>
            <w:tcW w:w="5103" w:type="dxa"/>
          </w:tcPr>
          <w:p w14:paraId="79DED622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Jlere | </w:t>
            </w:r>
          </w:p>
        </w:tc>
        <w:tc>
          <w:tcPr>
            <w:tcW w:w="4536" w:type="dxa"/>
          </w:tcPr>
          <w:p w14:paraId="74C9C192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48D9A546" w14:textId="77777777">
        <w:trPr>
          <w:trHeight w:val="20"/>
        </w:trPr>
        <w:tc>
          <w:tcPr>
            <w:tcW w:w="5103" w:type="dxa"/>
          </w:tcPr>
          <w:p w14:paraId="48A5E6ED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Charles </w:t>
            </w:r>
            <w:r w:rsidR="00284B40" w:rsidRPr="002A6193">
              <w:rPr>
                <w:rFonts w:eastAsia="Calibri"/>
                <w:lang w:val="en-US"/>
              </w:rPr>
              <w:t>L</w:t>
            </w:r>
            <w:r w:rsidRPr="002A6193">
              <w:rPr>
                <w:rFonts w:eastAsia="Calibri"/>
                <w:lang w:val="en-US"/>
              </w:rPr>
              <w:t xml:space="preserve">e </w:t>
            </w:r>
            <w:r w:rsidR="00284B40" w:rsidRPr="002A6193">
              <w:rPr>
                <w:rFonts w:eastAsia="Calibri"/>
                <w:lang w:val="en-US"/>
              </w:rPr>
              <w:t>B</w:t>
            </w:r>
            <w:r w:rsidRPr="002A6193">
              <w:rPr>
                <w:rFonts w:eastAsia="Calibri"/>
                <w:lang w:val="en-US"/>
              </w:rPr>
              <w:t xml:space="preserve">erengier | </w:t>
            </w:r>
          </w:p>
        </w:tc>
        <w:tc>
          <w:tcPr>
            <w:tcW w:w="4536" w:type="dxa"/>
          </w:tcPr>
          <w:p w14:paraId="1F98ED70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6DAB5103" w14:textId="77777777">
        <w:trPr>
          <w:trHeight w:val="20"/>
        </w:trPr>
        <w:tc>
          <w:tcPr>
            <w:tcW w:w="5103" w:type="dxa"/>
          </w:tcPr>
          <w:p w14:paraId="60A6421F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Loduwyck Chavalier | </w:t>
            </w:r>
          </w:p>
        </w:tc>
        <w:tc>
          <w:tcPr>
            <w:tcW w:w="4536" w:type="dxa"/>
          </w:tcPr>
          <w:p w14:paraId="65439B57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6789DA4B" w14:textId="77777777">
        <w:trPr>
          <w:trHeight w:val="20"/>
        </w:trPr>
        <w:tc>
          <w:tcPr>
            <w:tcW w:w="5103" w:type="dxa"/>
          </w:tcPr>
          <w:p w14:paraId="604FDC52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Christoffel Hachat | </w:t>
            </w:r>
          </w:p>
        </w:tc>
        <w:tc>
          <w:tcPr>
            <w:tcW w:w="4536" w:type="dxa"/>
          </w:tcPr>
          <w:p w14:paraId="72C415EB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1AA256EB" w14:textId="77777777">
        <w:trPr>
          <w:trHeight w:val="20"/>
        </w:trPr>
        <w:tc>
          <w:tcPr>
            <w:tcW w:w="5103" w:type="dxa"/>
          </w:tcPr>
          <w:p w14:paraId="2E886E40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Remy de Goossee | </w:t>
            </w:r>
          </w:p>
        </w:tc>
        <w:tc>
          <w:tcPr>
            <w:tcW w:w="4536" w:type="dxa"/>
          </w:tcPr>
          <w:p w14:paraId="42FA6285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104967F8" w14:textId="77777777">
        <w:trPr>
          <w:trHeight w:val="20"/>
        </w:trPr>
        <w:tc>
          <w:tcPr>
            <w:tcW w:w="5103" w:type="dxa"/>
          </w:tcPr>
          <w:p w14:paraId="60ED3D9A" w14:textId="77777777" w:rsidR="00284B40" w:rsidRPr="002A6193" w:rsidRDefault="00284B40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absente</w:t>
            </w:r>
            <w:r w:rsidR="00E54E37" w:rsidRPr="002A6193">
              <w:rPr>
                <w:rFonts w:eastAsia="Calibri"/>
                <w:vertAlign w:val="superscript"/>
              </w:rPr>
              <w:footnoteReference w:id="624"/>
            </w:r>
            <w:r w:rsidRPr="002A6193">
              <w:rPr>
                <w:rFonts w:eastAsia="Calibri"/>
                <w:lang w:val="en-US"/>
              </w:rPr>
              <w:t xml:space="preserve"> Davit Adams</w:t>
            </w:r>
            <w:r w:rsidRPr="002A6193">
              <w:rPr>
                <w:rStyle w:val="FootnoteReference"/>
                <w:rFonts w:eastAsia="Calibri"/>
                <w:lang w:val="en-US"/>
              </w:rPr>
              <w:footnoteReference w:id="625"/>
            </w:r>
            <w:r w:rsidRPr="002A6193">
              <w:rPr>
                <w:rFonts w:eastAsia="Calibri"/>
                <w:lang w:val="en-US"/>
              </w:rPr>
              <w:t xml:space="preserve"> |</w:t>
            </w:r>
          </w:p>
        </w:tc>
        <w:tc>
          <w:tcPr>
            <w:tcW w:w="4536" w:type="dxa"/>
          </w:tcPr>
          <w:p w14:paraId="08611AAF" w14:textId="77777777" w:rsidR="00284B40" w:rsidRPr="002A6193" w:rsidRDefault="00284B40" w:rsidP="00116581">
            <w:pPr>
              <w:rPr>
                <w:rFonts w:eastAsia="Calibri"/>
                <w:lang w:val="en-US"/>
              </w:rPr>
            </w:pPr>
          </w:p>
        </w:tc>
      </w:tr>
      <w:tr w:rsidR="00284B40" w:rsidRPr="002A6193" w14:paraId="760E86FB" w14:textId="77777777">
        <w:trPr>
          <w:trHeight w:val="20"/>
        </w:trPr>
        <w:tc>
          <w:tcPr>
            <w:tcW w:w="5103" w:type="dxa"/>
          </w:tcPr>
          <w:p w14:paraId="6B265801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Claesse van Bermentloo | </w:t>
            </w:r>
          </w:p>
        </w:tc>
        <w:tc>
          <w:tcPr>
            <w:tcW w:w="4536" w:type="dxa"/>
          </w:tcPr>
          <w:p w14:paraId="390B0012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54A3F2A3" w14:textId="77777777">
        <w:trPr>
          <w:trHeight w:val="20"/>
        </w:trPr>
        <w:tc>
          <w:tcPr>
            <w:tcW w:w="5103" w:type="dxa"/>
          </w:tcPr>
          <w:p w14:paraId="265D4039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Weildij | </w:t>
            </w:r>
          </w:p>
        </w:tc>
        <w:tc>
          <w:tcPr>
            <w:tcW w:w="4536" w:type="dxa"/>
          </w:tcPr>
          <w:p w14:paraId="62759A0E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2F1E3156" w14:textId="77777777">
        <w:trPr>
          <w:trHeight w:val="20"/>
        </w:trPr>
        <w:tc>
          <w:tcPr>
            <w:tcW w:w="5103" w:type="dxa"/>
          </w:tcPr>
          <w:p w14:paraId="30A0321B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Kees | </w:t>
            </w:r>
          </w:p>
        </w:tc>
        <w:tc>
          <w:tcPr>
            <w:tcW w:w="4536" w:type="dxa"/>
          </w:tcPr>
          <w:p w14:paraId="0CAEF5F3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60CB4FA7" w14:textId="77777777">
        <w:trPr>
          <w:trHeight w:val="20"/>
        </w:trPr>
        <w:tc>
          <w:tcPr>
            <w:tcW w:w="5103" w:type="dxa"/>
          </w:tcPr>
          <w:p w14:paraId="345783B7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Graet | </w:t>
            </w:r>
          </w:p>
        </w:tc>
        <w:tc>
          <w:tcPr>
            <w:tcW w:w="4536" w:type="dxa"/>
          </w:tcPr>
          <w:p w14:paraId="1C64C44C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411FFF8C" w14:textId="77777777">
        <w:trPr>
          <w:trHeight w:val="20"/>
        </w:trPr>
        <w:tc>
          <w:tcPr>
            <w:tcW w:w="5103" w:type="dxa"/>
          </w:tcPr>
          <w:p w14:paraId="72BBB4C6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Jaques Bomenee | </w:t>
            </w:r>
          </w:p>
        </w:tc>
        <w:tc>
          <w:tcPr>
            <w:tcW w:w="4536" w:type="dxa"/>
          </w:tcPr>
          <w:p w14:paraId="2612FA7B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31A7A739" w14:textId="77777777">
        <w:trPr>
          <w:trHeight w:val="20"/>
        </w:trPr>
        <w:tc>
          <w:tcPr>
            <w:tcW w:w="5103" w:type="dxa"/>
          </w:tcPr>
          <w:p w14:paraId="039B86EA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Melis sint rouwel | </w:t>
            </w:r>
          </w:p>
        </w:tc>
        <w:tc>
          <w:tcPr>
            <w:tcW w:w="4536" w:type="dxa"/>
          </w:tcPr>
          <w:p w14:paraId="00936573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19AB83E1" w14:textId="77777777">
        <w:trPr>
          <w:trHeight w:val="20"/>
        </w:trPr>
        <w:tc>
          <w:tcPr>
            <w:tcW w:w="5103" w:type="dxa"/>
          </w:tcPr>
          <w:p w14:paraId="07C70343" w14:textId="77777777" w:rsidR="00284B40" w:rsidRPr="002A6193" w:rsidRDefault="00E54E37" w:rsidP="00116581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Pierre Brusle | </w:t>
            </w:r>
          </w:p>
        </w:tc>
        <w:tc>
          <w:tcPr>
            <w:tcW w:w="4536" w:type="dxa"/>
          </w:tcPr>
          <w:p w14:paraId="78D4E03D" w14:textId="77777777" w:rsidR="00284B40" w:rsidRPr="002A6193" w:rsidRDefault="00284B40" w:rsidP="00116581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284B40" w:rsidRPr="002A6193" w14:paraId="1A900EF0" w14:textId="77777777">
        <w:trPr>
          <w:trHeight w:val="20"/>
        </w:trPr>
        <w:tc>
          <w:tcPr>
            <w:tcW w:w="5103" w:type="dxa"/>
          </w:tcPr>
          <w:p w14:paraId="63EF0668" w14:textId="77777777" w:rsidR="00284B40" w:rsidRPr="002A6193" w:rsidRDefault="00E54E37" w:rsidP="00116581">
            <w:r w:rsidRPr="002A6193">
              <w:rPr>
                <w:rFonts w:eastAsia="Calibri"/>
              </w:rPr>
              <w:lastRenderedPageBreak/>
              <w:t xml:space="preserve">Johan Jaques Bierman | </w:t>
            </w:r>
          </w:p>
        </w:tc>
        <w:tc>
          <w:tcPr>
            <w:tcW w:w="4536" w:type="dxa"/>
          </w:tcPr>
          <w:p w14:paraId="63D5C268" w14:textId="77777777" w:rsidR="00284B40" w:rsidRPr="002A6193" w:rsidRDefault="00284B40" w:rsidP="00116581">
            <w:pPr>
              <w:jc w:val="left"/>
              <w:rPr>
                <w:rFonts w:eastAsia="Calibri"/>
              </w:rPr>
            </w:pPr>
          </w:p>
        </w:tc>
      </w:tr>
      <w:tr w:rsidR="00284B40" w:rsidRPr="002A6193" w14:paraId="360208AF" w14:textId="77777777">
        <w:trPr>
          <w:trHeight w:val="20"/>
        </w:trPr>
        <w:tc>
          <w:tcPr>
            <w:tcW w:w="5103" w:type="dxa"/>
          </w:tcPr>
          <w:p w14:paraId="2399CA08" w14:textId="77777777" w:rsidR="00284B40" w:rsidRPr="002A6193" w:rsidRDefault="00284B40" w:rsidP="0011658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Tomas Bart</w:t>
            </w:r>
            <w:r w:rsidRPr="002A6193">
              <w:rPr>
                <w:rStyle w:val="FootnoteReference"/>
                <w:rFonts w:eastAsia="Calibri"/>
              </w:rPr>
              <w:footnoteReference w:id="626"/>
            </w:r>
            <w:r w:rsidRPr="002A6193">
              <w:rPr>
                <w:rFonts w:eastAsia="Calibri"/>
              </w:rPr>
              <w:t xml:space="preserve"> uscito di nave amalato il giorno | della partenza dei vasselli |</w:t>
            </w:r>
          </w:p>
        </w:tc>
        <w:tc>
          <w:tcPr>
            <w:tcW w:w="4536" w:type="dxa"/>
          </w:tcPr>
          <w:p w14:paraId="5DE85B43" w14:textId="77777777" w:rsidR="00284B40" w:rsidRPr="002A6193" w:rsidRDefault="00284B40" w:rsidP="00116581">
            <w:pPr>
              <w:rPr>
                <w:rFonts w:eastAsia="Calibri"/>
              </w:rPr>
            </w:pPr>
          </w:p>
        </w:tc>
      </w:tr>
    </w:tbl>
    <w:p w14:paraId="0713F845" w14:textId="77777777" w:rsidR="009B2620" w:rsidRPr="002A6193" w:rsidRDefault="009B2620" w:rsidP="009B2620">
      <w:pPr>
        <w:jc w:val="both"/>
        <w:rPr>
          <w:rFonts w:eastAsia="Calibri"/>
        </w:rPr>
      </w:pPr>
    </w:p>
    <w:p w14:paraId="2428289D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180r /</w:t>
      </w:r>
    </w:p>
    <w:p w14:paraId="33AAD5B2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Il resto della compagnia del capitan Actoven nella | nave nominata Minister Kerck in Tessel | </w:t>
      </w:r>
    </w:p>
    <w:p w14:paraId="3BD4CC28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484"/>
      </w:tblGrid>
      <w:tr w:rsidR="000246A7" w:rsidRPr="002A6193" w14:paraId="7DB72F1B" w14:textId="77777777">
        <w:trPr>
          <w:trHeight w:val="248"/>
        </w:trPr>
        <w:tc>
          <w:tcPr>
            <w:tcW w:w="5103" w:type="dxa"/>
          </w:tcPr>
          <w:p w14:paraId="6DA8E0BD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van Achthoven lieutenant | </w:t>
            </w:r>
          </w:p>
        </w:tc>
        <w:tc>
          <w:tcPr>
            <w:tcW w:w="4536" w:type="dxa"/>
            <w:shd w:val="clear" w:color="auto" w:fill="auto"/>
          </w:tcPr>
          <w:p w14:paraId="02C29412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Jonas | </w:t>
            </w:r>
          </w:p>
        </w:tc>
      </w:tr>
      <w:tr w:rsidR="000246A7" w:rsidRPr="002A6193" w14:paraId="189AD3B6" w14:textId="77777777">
        <w:trPr>
          <w:trHeight w:val="228"/>
        </w:trPr>
        <w:tc>
          <w:tcPr>
            <w:tcW w:w="5103" w:type="dxa"/>
          </w:tcPr>
          <w:p w14:paraId="77972455" w14:textId="182540E4" w:rsidR="000246A7" w:rsidRPr="002A6193" w:rsidRDefault="00E54E37" w:rsidP="005220D3">
            <w:pPr>
              <w:keepNext/>
              <w:keepLines/>
              <w:jc w:val="left"/>
              <w:outlineLvl w:val="4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son garson | </w:t>
            </w:r>
          </w:p>
        </w:tc>
        <w:tc>
          <w:tcPr>
            <w:tcW w:w="4536" w:type="dxa"/>
            <w:shd w:val="clear" w:color="auto" w:fill="auto"/>
          </w:tcPr>
          <w:p w14:paraId="7C59B5A7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Fransois de Vos | </w:t>
            </w:r>
          </w:p>
        </w:tc>
      </w:tr>
      <w:tr w:rsidR="000246A7" w:rsidRPr="002A6193" w14:paraId="658644E2" w14:textId="77777777">
        <w:trPr>
          <w:trHeight w:val="228"/>
        </w:trPr>
        <w:tc>
          <w:tcPr>
            <w:tcW w:w="5103" w:type="dxa"/>
          </w:tcPr>
          <w:p w14:paraId="06B8B354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Stevenssen sargant | </w:t>
            </w:r>
          </w:p>
        </w:tc>
        <w:tc>
          <w:tcPr>
            <w:tcW w:w="4536" w:type="dxa"/>
            <w:shd w:val="clear" w:color="auto" w:fill="auto"/>
          </w:tcPr>
          <w:p w14:paraId="76C4588E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Hubert Hendrick | </w:t>
            </w:r>
          </w:p>
        </w:tc>
      </w:tr>
      <w:tr w:rsidR="000246A7" w:rsidRPr="002A6193" w14:paraId="0DAC0261" w14:textId="77777777">
        <w:trPr>
          <w:trHeight w:val="228"/>
        </w:trPr>
        <w:tc>
          <w:tcPr>
            <w:tcW w:w="5103" w:type="dxa"/>
          </w:tcPr>
          <w:p w14:paraId="6B0D7155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Paets </w:t>
            </w:r>
            <w:r w:rsidR="000246A7" w:rsidRPr="002A6193">
              <w:rPr>
                <w:rFonts w:eastAsia="Calibri"/>
                <w:lang w:val="en-US"/>
              </w:rPr>
              <w:t>capitai</w:t>
            </w:r>
            <w:r w:rsidRPr="002A6193">
              <w:rPr>
                <w:rFonts w:eastAsia="Calibri"/>
                <w:lang w:val="en-US"/>
              </w:rPr>
              <w:t xml:space="preserve">ne des armes | </w:t>
            </w:r>
          </w:p>
        </w:tc>
        <w:tc>
          <w:tcPr>
            <w:tcW w:w="4536" w:type="dxa"/>
            <w:shd w:val="clear" w:color="auto" w:fill="auto"/>
          </w:tcPr>
          <w:p w14:paraId="7DC1C4E8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de Milde | </w:t>
            </w:r>
          </w:p>
        </w:tc>
      </w:tr>
      <w:tr w:rsidR="000246A7" w:rsidRPr="002A6193" w14:paraId="347DBAAE" w14:textId="77777777">
        <w:trPr>
          <w:trHeight w:val="228"/>
        </w:trPr>
        <w:tc>
          <w:tcPr>
            <w:tcW w:w="5103" w:type="dxa"/>
          </w:tcPr>
          <w:p w14:paraId="1AE3EDBA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tamboeur Daniel Danielssen | </w:t>
            </w:r>
          </w:p>
        </w:tc>
        <w:tc>
          <w:tcPr>
            <w:tcW w:w="4536" w:type="dxa"/>
            <w:shd w:val="clear" w:color="auto" w:fill="auto"/>
          </w:tcPr>
          <w:p w14:paraId="3523ABAC" w14:textId="77777777" w:rsidR="000246A7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Nicola La Fleur | </w:t>
            </w:r>
          </w:p>
        </w:tc>
      </w:tr>
      <w:tr w:rsidR="000246A7" w:rsidRPr="002A6193" w14:paraId="630863A6" w14:textId="77777777">
        <w:trPr>
          <w:trHeight w:val="228"/>
        </w:trPr>
        <w:tc>
          <w:tcPr>
            <w:tcW w:w="5103" w:type="dxa"/>
          </w:tcPr>
          <w:p w14:paraId="566F6CD7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Adolf vander Horst | </w:t>
            </w:r>
          </w:p>
        </w:tc>
        <w:tc>
          <w:tcPr>
            <w:tcW w:w="4536" w:type="dxa"/>
            <w:shd w:val="clear" w:color="auto" w:fill="auto"/>
          </w:tcPr>
          <w:p w14:paraId="0BAF66D3" w14:textId="77777777" w:rsidR="000246A7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Frans Laurentssen | </w:t>
            </w:r>
          </w:p>
        </w:tc>
      </w:tr>
      <w:tr w:rsidR="000246A7" w:rsidRPr="002A6193" w14:paraId="32A69DC7" w14:textId="77777777">
        <w:trPr>
          <w:trHeight w:val="228"/>
        </w:trPr>
        <w:tc>
          <w:tcPr>
            <w:tcW w:w="5103" w:type="dxa"/>
          </w:tcPr>
          <w:p w14:paraId="53E3BD95" w14:textId="77777777" w:rsidR="000246A7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corporael Andre </w:t>
            </w:r>
            <w:r w:rsidR="000246A7" w:rsidRPr="002A6193">
              <w:rPr>
                <w:rFonts w:eastAsia="Calibri"/>
              </w:rPr>
              <w:t>L</w:t>
            </w:r>
            <w:r w:rsidRPr="002A6193">
              <w:rPr>
                <w:rFonts w:eastAsia="Calibri"/>
              </w:rPr>
              <w:t>’</w:t>
            </w:r>
            <w:r w:rsidR="000246A7" w:rsidRPr="002A6193">
              <w:rPr>
                <w:rFonts w:eastAsia="Calibri"/>
              </w:rPr>
              <w:t>E</w:t>
            </w:r>
            <w:r w:rsidRPr="002A6193">
              <w:rPr>
                <w:rFonts w:eastAsia="Calibri"/>
              </w:rPr>
              <w:t xml:space="preserve">spron | </w:t>
            </w:r>
          </w:p>
        </w:tc>
        <w:tc>
          <w:tcPr>
            <w:tcW w:w="4536" w:type="dxa"/>
            <w:shd w:val="clear" w:color="auto" w:fill="auto"/>
          </w:tcPr>
          <w:p w14:paraId="62ECD4A5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Teeus Hendrickx | </w:t>
            </w:r>
          </w:p>
        </w:tc>
      </w:tr>
      <w:tr w:rsidR="000246A7" w:rsidRPr="002A6193" w14:paraId="7BB382B9" w14:textId="77777777">
        <w:trPr>
          <w:trHeight w:val="228"/>
        </w:trPr>
        <w:tc>
          <w:tcPr>
            <w:tcW w:w="5103" w:type="dxa"/>
          </w:tcPr>
          <w:p w14:paraId="3CFF9AFC" w14:textId="77777777" w:rsidR="000246A7" w:rsidRPr="002A6193" w:rsidRDefault="000246A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L</w:t>
            </w:r>
            <w:r w:rsidR="00E54E37" w:rsidRPr="002A6193">
              <w:rPr>
                <w:rFonts w:eastAsia="Calibri"/>
              </w:rPr>
              <w:t xml:space="preserve">e Ducq | </w:t>
            </w:r>
          </w:p>
        </w:tc>
        <w:tc>
          <w:tcPr>
            <w:tcW w:w="4536" w:type="dxa"/>
            <w:shd w:val="clear" w:color="auto" w:fill="auto"/>
          </w:tcPr>
          <w:p w14:paraId="34E97829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Joris Moris | </w:t>
            </w:r>
          </w:p>
        </w:tc>
      </w:tr>
      <w:tr w:rsidR="000246A7" w:rsidRPr="002A6193" w14:paraId="2AD14701" w14:textId="77777777">
        <w:trPr>
          <w:trHeight w:val="228"/>
        </w:trPr>
        <w:tc>
          <w:tcPr>
            <w:tcW w:w="5103" w:type="dxa"/>
          </w:tcPr>
          <w:p w14:paraId="30AAFE80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lanspassade Abreham Bouvart | </w:t>
            </w:r>
          </w:p>
        </w:tc>
        <w:tc>
          <w:tcPr>
            <w:tcW w:w="4536" w:type="dxa"/>
            <w:shd w:val="clear" w:color="auto" w:fill="auto"/>
          </w:tcPr>
          <w:p w14:paraId="2AF241C1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David du Piere | </w:t>
            </w:r>
          </w:p>
        </w:tc>
      </w:tr>
      <w:tr w:rsidR="000246A7" w:rsidRPr="002A6193" w14:paraId="727DEEBB" w14:textId="77777777">
        <w:trPr>
          <w:trHeight w:val="228"/>
        </w:trPr>
        <w:tc>
          <w:tcPr>
            <w:tcW w:w="5103" w:type="dxa"/>
          </w:tcPr>
          <w:p w14:paraId="399DCC8D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Geeraert Hackeley | </w:t>
            </w:r>
          </w:p>
        </w:tc>
        <w:tc>
          <w:tcPr>
            <w:tcW w:w="4536" w:type="dxa"/>
            <w:shd w:val="clear" w:color="auto" w:fill="auto"/>
          </w:tcPr>
          <w:p w14:paraId="75BD193B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Gille Drappier | </w:t>
            </w:r>
          </w:p>
        </w:tc>
      </w:tr>
      <w:tr w:rsidR="000246A7" w:rsidRPr="002A6193" w14:paraId="6C7D4238" w14:textId="77777777">
        <w:trPr>
          <w:trHeight w:val="228"/>
        </w:trPr>
        <w:tc>
          <w:tcPr>
            <w:tcW w:w="5103" w:type="dxa"/>
          </w:tcPr>
          <w:p w14:paraId="643C7757" w14:textId="77777777" w:rsidR="000246A7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Paul d’Olivier | </w:t>
            </w:r>
          </w:p>
        </w:tc>
        <w:tc>
          <w:tcPr>
            <w:tcW w:w="4536" w:type="dxa"/>
            <w:shd w:val="clear" w:color="auto" w:fill="auto"/>
          </w:tcPr>
          <w:p w14:paraId="7EBB24BC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Simon Gontier | </w:t>
            </w:r>
          </w:p>
        </w:tc>
      </w:tr>
      <w:tr w:rsidR="000246A7" w:rsidRPr="002A6193" w14:paraId="20EE666B" w14:textId="77777777">
        <w:trPr>
          <w:trHeight w:val="228"/>
        </w:trPr>
        <w:tc>
          <w:tcPr>
            <w:tcW w:w="5103" w:type="dxa"/>
          </w:tcPr>
          <w:p w14:paraId="1C625D5A" w14:textId="77777777" w:rsidR="000246A7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Matteus </w:t>
            </w:r>
            <w:r w:rsidR="000246A7" w:rsidRPr="002A6193">
              <w:rPr>
                <w:rFonts w:eastAsia="Calibri"/>
              </w:rPr>
              <w:t>d</w:t>
            </w:r>
            <w:r w:rsidRPr="002A6193">
              <w:rPr>
                <w:rFonts w:eastAsia="Calibri"/>
              </w:rPr>
              <w:t xml:space="preserve">u </w:t>
            </w:r>
            <w:r w:rsidR="000246A7" w:rsidRPr="002A6193">
              <w:rPr>
                <w:rFonts w:eastAsia="Calibri"/>
              </w:rPr>
              <w:t>M</w:t>
            </w:r>
            <w:r w:rsidRPr="002A6193">
              <w:rPr>
                <w:rFonts w:eastAsia="Calibri"/>
              </w:rPr>
              <w:t xml:space="preserve">a | </w:t>
            </w:r>
          </w:p>
        </w:tc>
        <w:tc>
          <w:tcPr>
            <w:tcW w:w="4536" w:type="dxa"/>
            <w:shd w:val="clear" w:color="auto" w:fill="auto"/>
          </w:tcPr>
          <w:p w14:paraId="04A3F4AE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 de Beer | </w:t>
            </w:r>
          </w:p>
        </w:tc>
      </w:tr>
      <w:tr w:rsidR="000246A7" w:rsidRPr="002A6193" w14:paraId="3140F57B" w14:textId="77777777">
        <w:trPr>
          <w:trHeight w:val="228"/>
        </w:trPr>
        <w:tc>
          <w:tcPr>
            <w:tcW w:w="5103" w:type="dxa"/>
          </w:tcPr>
          <w:p w14:paraId="74DBDAFA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Novel Fournot | </w:t>
            </w:r>
          </w:p>
        </w:tc>
        <w:tc>
          <w:tcPr>
            <w:tcW w:w="4536" w:type="dxa"/>
            <w:shd w:val="clear" w:color="auto" w:fill="auto"/>
          </w:tcPr>
          <w:p w14:paraId="316CAD4B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Joris van Mellinck | </w:t>
            </w:r>
          </w:p>
        </w:tc>
      </w:tr>
      <w:tr w:rsidR="000246A7" w:rsidRPr="002A6193" w14:paraId="5F9BAAA1" w14:textId="77777777">
        <w:trPr>
          <w:trHeight w:val="228"/>
        </w:trPr>
        <w:tc>
          <w:tcPr>
            <w:tcW w:w="5103" w:type="dxa"/>
          </w:tcPr>
          <w:p w14:paraId="2416445B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Estiene Benart | </w:t>
            </w:r>
          </w:p>
        </w:tc>
        <w:tc>
          <w:tcPr>
            <w:tcW w:w="4536" w:type="dxa"/>
            <w:shd w:val="clear" w:color="auto" w:fill="auto"/>
          </w:tcPr>
          <w:p w14:paraId="05491447" w14:textId="77777777" w:rsidR="000246A7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Hendrick Marselin | </w:t>
            </w:r>
          </w:p>
        </w:tc>
      </w:tr>
      <w:tr w:rsidR="000246A7" w:rsidRPr="002A6193" w14:paraId="1F8065AB" w14:textId="77777777">
        <w:trPr>
          <w:trHeight w:val="228"/>
        </w:trPr>
        <w:tc>
          <w:tcPr>
            <w:tcW w:w="5103" w:type="dxa"/>
          </w:tcPr>
          <w:p w14:paraId="71EDBD39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Berrent Gerritssen | </w:t>
            </w:r>
          </w:p>
        </w:tc>
        <w:tc>
          <w:tcPr>
            <w:tcW w:w="4536" w:type="dxa"/>
            <w:shd w:val="clear" w:color="auto" w:fill="auto"/>
          </w:tcPr>
          <w:p w14:paraId="488132A3" w14:textId="77777777" w:rsidR="000246A7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Soulier | </w:t>
            </w:r>
          </w:p>
        </w:tc>
      </w:tr>
      <w:tr w:rsidR="000246A7" w:rsidRPr="002A6193" w14:paraId="2D3CC20E" w14:textId="77777777">
        <w:trPr>
          <w:trHeight w:val="228"/>
        </w:trPr>
        <w:tc>
          <w:tcPr>
            <w:tcW w:w="5103" w:type="dxa"/>
          </w:tcPr>
          <w:p w14:paraId="1BC90B6B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Gerritssen | </w:t>
            </w:r>
          </w:p>
        </w:tc>
        <w:tc>
          <w:tcPr>
            <w:tcW w:w="4536" w:type="dxa"/>
            <w:shd w:val="clear" w:color="auto" w:fill="auto"/>
          </w:tcPr>
          <w:p w14:paraId="0AC7C77D" w14:textId="77777777" w:rsidR="000246A7" w:rsidRPr="002A6193" w:rsidRDefault="000246A7" w:rsidP="005220D3">
            <w:pPr>
              <w:jc w:val="left"/>
              <w:rPr>
                <w:rFonts w:eastAsia="Calibri"/>
              </w:rPr>
            </w:pPr>
          </w:p>
        </w:tc>
      </w:tr>
      <w:tr w:rsidR="000246A7" w:rsidRPr="002A6193" w14:paraId="25EB3CF6" w14:textId="77777777">
        <w:trPr>
          <w:trHeight w:val="228"/>
        </w:trPr>
        <w:tc>
          <w:tcPr>
            <w:tcW w:w="5103" w:type="dxa"/>
          </w:tcPr>
          <w:p w14:paraId="0EED5D0B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Abreham Rolin | </w:t>
            </w:r>
          </w:p>
        </w:tc>
        <w:tc>
          <w:tcPr>
            <w:tcW w:w="4536" w:type="dxa"/>
            <w:vMerge w:val="restart"/>
            <w:shd w:val="clear" w:color="auto" w:fill="auto"/>
          </w:tcPr>
          <w:p w14:paraId="43172D30" w14:textId="77777777" w:rsidR="000246A7" w:rsidRPr="002A6193" w:rsidRDefault="00E54E37" w:rsidP="005220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Io Christofforo Suriano secretario et | residente veneto faccio buona al | capitan Actonen la compagnia di cento | cenquanta fanti qui sopra notati | compresa la sua persona, et quella | delli officiali, ch’egli ha mostrata | ad Encusen, ove era in guarnigione | alli 22 di marzo passato, et ha im-|barcata a’ 12 april passato nelli | doi vasselli sopra nominati. | </w:t>
            </w:r>
          </w:p>
          <w:p w14:paraId="6B2D5B22" w14:textId="77777777" w:rsidR="000246A7" w:rsidRPr="002A6193" w:rsidRDefault="000246A7" w:rsidP="005220D3">
            <w:pPr>
              <w:rPr>
                <w:rFonts w:eastAsia="Calibri"/>
              </w:rPr>
            </w:pPr>
          </w:p>
          <w:p w14:paraId="460E193E" w14:textId="77777777" w:rsidR="000246A7" w:rsidRPr="002A6193" w:rsidRDefault="00E54E37" w:rsidP="005220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Data </w:t>
            </w:r>
            <w:r w:rsidR="000246A7" w:rsidRPr="002A6193">
              <w:rPr>
                <w:rFonts w:eastAsia="Calibri"/>
              </w:rPr>
              <w:t>nell’i</w:t>
            </w:r>
            <w:r w:rsidRPr="002A6193">
              <w:rPr>
                <w:rFonts w:eastAsia="Calibri"/>
              </w:rPr>
              <w:t xml:space="preserve">sola del Tessel questo | de’ 15 maggio 1618 | </w:t>
            </w:r>
          </w:p>
        </w:tc>
      </w:tr>
      <w:tr w:rsidR="000246A7" w:rsidRPr="002A6193" w14:paraId="1A8C0C27" w14:textId="77777777">
        <w:trPr>
          <w:trHeight w:val="228"/>
        </w:trPr>
        <w:tc>
          <w:tcPr>
            <w:tcW w:w="5103" w:type="dxa"/>
          </w:tcPr>
          <w:p w14:paraId="4C8E7040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Ely Modera | </w:t>
            </w:r>
          </w:p>
        </w:tc>
        <w:tc>
          <w:tcPr>
            <w:tcW w:w="4536" w:type="dxa"/>
            <w:vMerge/>
            <w:shd w:val="clear" w:color="auto" w:fill="auto"/>
          </w:tcPr>
          <w:p w14:paraId="0F751AA6" w14:textId="77777777" w:rsidR="000246A7" w:rsidRPr="002A6193" w:rsidRDefault="000246A7" w:rsidP="005220D3">
            <w:pPr>
              <w:rPr>
                <w:rFonts w:eastAsia="Calibri"/>
              </w:rPr>
            </w:pPr>
          </w:p>
        </w:tc>
      </w:tr>
      <w:tr w:rsidR="000246A7" w:rsidRPr="002A6193" w14:paraId="7B9C39BD" w14:textId="77777777">
        <w:trPr>
          <w:trHeight w:val="228"/>
        </w:trPr>
        <w:tc>
          <w:tcPr>
            <w:tcW w:w="5103" w:type="dxa"/>
          </w:tcPr>
          <w:p w14:paraId="09BAF057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Aries Florissen | </w:t>
            </w:r>
          </w:p>
        </w:tc>
        <w:tc>
          <w:tcPr>
            <w:tcW w:w="4536" w:type="dxa"/>
            <w:vMerge/>
            <w:shd w:val="clear" w:color="auto" w:fill="auto"/>
          </w:tcPr>
          <w:p w14:paraId="63A2E79C" w14:textId="77777777" w:rsidR="000246A7" w:rsidRPr="002A6193" w:rsidRDefault="000246A7" w:rsidP="005220D3">
            <w:pPr>
              <w:jc w:val="left"/>
              <w:rPr>
                <w:rFonts w:eastAsia="Calibri"/>
              </w:rPr>
            </w:pPr>
          </w:p>
        </w:tc>
      </w:tr>
      <w:tr w:rsidR="000246A7" w:rsidRPr="002A6193" w14:paraId="46FDE5E8" w14:textId="77777777">
        <w:trPr>
          <w:trHeight w:val="228"/>
        </w:trPr>
        <w:tc>
          <w:tcPr>
            <w:tcW w:w="5103" w:type="dxa"/>
          </w:tcPr>
          <w:p w14:paraId="33600158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Mattis | </w:t>
            </w:r>
          </w:p>
        </w:tc>
        <w:tc>
          <w:tcPr>
            <w:tcW w:w="4536" w:type="dxa"/>
            <w:vMerge/>
            <w:shd w:val="clear" w:color="auto" w:fill="auto"/>
          </w:tcPr>
          <w:p w14:paraId="05206636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4D7ECBBE" w14:textId="77777777">
        <w:trPr>
          <w:trHeight w:val="228"/>
        </w:trPr>
        <w:tc>
          <w:tcPr>
            <w:tcW w:w="5103" w:type="dxa"/>
          </w:tcPr>
          <w:p w14:paraId="1569C947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Wilson | </w:t>
            </w:r>
          </w:p>
        </w:tc>
        <w:tc>
          <w:tcPr>
            <w:tcW w:w="4536" w:type="dxa"/>
            <w:vMerge/>
            <w:shd w:val="clear" w:color="auto" w:fill="auto"/>
          </w:tcPr>
          <w:p w14:paraId="165B7406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7B551600" w14:textId="77777777">
        <w:trPr>
          <w:trHeight w:val="228"/>
        </w:trPr>
        <w:tc>
          <w:tcPr>
            <w:tcW w:w="5103" w:type="dxa"/>
          </w:tcPr>
          <w:p w14:paraId="145B0F65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Wilsom | </w:t>
            </w:r>
          </w:p>
        </w:tc>
        <w:tc>
          <w:tcPr>
            <w:tcW w:w="4536" w:type="dxa"/>
            <w:vMerge/>
            <w:shd w:val="clear" w:color="auto" w:fill="auto"/>
          </w:tcPr>
          <w:p w14:paraId="046A413B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02D40A91" w14:textId="77777777">
        <w:trPr>
          <w:trHeight w:val="228"/>
        </w:trPr>
        <w:tc>
          <w:tcPr>
            <w:tcW w:w="5103" w:type="dxa"/>
          </w:tcPr>
          <w:p w14:paraId="0A39E63B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Pierre Merij |</w:t>
            </w:r>
          </w:p>
        </w:tc>
        <w:tc>
          <w:tcPr>
            <w:tcW w:w="4536" w:type="dxa"/>
            <w:vMerge/>
            <w:shd w:val="clear" w:color="auto" w:fill="auto"/>
          </w:tcPr>
          <w:p w14:paraId="6A420C05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6DDFC774" w14:textId="77777777">
        <w:trPr>
          <w:trHeight w:val="228"/>
        </w:trPr>
        <w:tc>
          <w:tcPr>
            <w:tcW w:w="5103" w:type="dxa"/>
          </w:tcPr>
          <w:p w14:paraId="1BA5FBA0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Pierre Hamelin | </w:t>
            </w:r>
          </w:p>
        </w:tc>
        <w:tc>
          <w:tcPr>
            <w:tcW w:w="4536" w:type="dxa"/>
            <w:vMerge/>
            <w:shd w:val="clear" w:color="auto" w:fill="auto"/>
          </w:tcPr>
          <w:p w14:paraId="49B2DD47" w14:textId="77777777" w:rsidR="000246A7" w:rsidRPr="002A6193" w:rsidRDefault="000246A7" w:rsidP="005220D3">
            <w:pPr>
              <w:jc w:val="left"/>
              <w:rPr>
                <w:rFonts w:eastAsia="Calibri"/>
              </w:rPr>
            </w:pPr>
          </w:p>
        </w:tc>
      </w:tr>
      <w:tr w:rsidR="000246A7" w:rsidRPr="002A6193" w14:paraId="428AFEDE" w14:textId="77777777">
        <w:trPr>
          <w:trHeight w:val="228"/>
        </w:trPr>
        <w:tc>
          <w:tcPr>
            <w:tcW w:w="5103" w:type="dxa"/>
          </w:tcPr>
          <w:p w14:paraId="3CF3A51A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Louis | </w:t>
            </w:r>
          </w:p>
        </w:tc>
        <w:tc>
          <w:tcPr>
            <w:tcW w:w="4536" w:type="dxa"/>
            <w:vMerge/>
            <w:shd w:val="clear" w:color="auto" w:fill="auto"/>
          </w:tcPr>
          <w:p w14:paraId="6A11A8F0" w14:textId="77777777" w:rsidR="000246A7" w:rsidRPr="002A6193" w:rsidRDefault="000246A7" w:rsidP="005220D3">
            <w:pPr>
              <w:jc w:val="left"/>
              <w:rPr>
                <w:rFonts w:eastAsia="Calibri"/>
              </w:rPr>
            </w:pPr>
          </w:p>
        </w:tc>
      </w:tr>
      <w:tr w:rsidR="000246A7" w:rsidRPr="002A6193" w14:paraId="52C02722" w14:textId="77777777">
        <w:trPr>
          <w:trHeight w:val="228"/>
        </w:trPr>
        <w:tc>
          <w:tcPr>
            <w:tcW w:w="5103" w:type="dxa"/>
          </w:tcPr>
          <w:p w14:paraId="696051E7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Francois des Fonteines | </w:t>
            </w:r>
          </w:p>
        </w:tc>
        <w:tc>
          <w:tcPr>
            <w:tcW w:w="4536" w:type="dxa"/>
            <w:vMerge/>
            <w:shd w:val="clear" w:color="auto" w:fill="auto"/>
          </w:tcPr>
          <w:p w14:paraId="2F330128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1C49F7EF" w14:textId="77777777">
        <w:trPr>
          <w:trHeight w:val="228"/>
        </w:trPr>
        <w:tc>
          <w:tcPr>
            <w:tcW w:w="5103" w:type="dxa"/>
          </w:tcPr>
          <w:p w14:paraId="30AA27C2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Jaques Sabra | </w:t>
            </w:r>
          </w:p>
        </w:tc>
        <w:tc>
          <w:tcPr>
            <w:tcW w:w="4536" w:type="dxa"/>
            <w:vMerge/>
            <w:shd w:val="clear" w:color="auto" w:fill="auto"/>
          </w:tcPr>
          <w:p w14:paraId="0AC4003E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00E9D12E" w14:textId="77777777">
        <w:trPr>
          <w:trHeight w:val="228"/>
        </w:trPr>
        <w:tc>
          <w:tcPr>
            <w:tcW w:w="5103" w:type="dxa"/>
          </w:tcPr>
          <w:p w14:paraId="5CB94225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Cornelis Cornelissen | </w:t>
            </w:r>
          </w:p>
        </w:tc>
        <w:tc>
          <w:tcPr>
            <w:tcW w:w="4536" w:type="dxa"/>
            <w:vMerge/>
            <w:shd w:val="clear" w:color="auto" w:fill="auto"/>
          </w:tcPr>
          <w:p w14:paraId="4A2B79BB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11DC153D" w14:textId="77777777">
        <w:trPr>
          <w:trHeight w:val="228"/>
        </w:trPr>
        <w:tc>
          <w:tcPr>
            <w:tcW w:w="5103" w:type="dxa"/>
          </w:tcPr>
          <w:p w14:paraId="250A87D0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 de Houwaert | </w:t>
            </w:r>
          </w:p>
        </w:tc>
        <w:tc>
          <w:tcPr>
            <w:tcW w:w="4536" w:type="dxa"/>
            <w:vMerge/>
            <w:shd w:val="clear" w:color="auto" w:fill="auto"/>
          </w:tcPr>
          <w:p w14:paraId="2008EF96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38C5BF41" w14:textId="77777777">
        <w:trPr>
          <w:trHeight w:val="228"/>
        </w:trPr>
        <w:tc>
          <w:tcPr>
            <w:tcW w:w="5103" w:type="dxa"/>
          </w:tcPr>
          <w:p w14:paraId="432788C8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Tomas Neef | </w:t>
            </w:r>
          </w:p>
        </w:tc>
        <w:tc>
          <w:tcPr>
            <w:tcW w:w="4536" w:type="dxa"/>
            <w:vMerge/>
            <w:shd w:val="clear" w:color="auto" w:fill="auto"/>
          </w:tcPr>
          <w:p w14:paraId="5EB74B04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17B78225" w14:textId="77777777">
        <w:trPr>
          <w:trHeight w:val="228"/>
        </w:trPr>
        <w:tc>
          <w:tcPr>
            <w:tcW w:w="5103" w:type="dxa"/>
          </w:tcPr>
          <w:p w14:paraId="1547028C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Tomas Caldicat | </w:t>
            </w:r>
          </w:p>
        </w:tc>
        <w:tc>
          <w:tcPr>
            <w:tcW w:w="4536" w:type="dxa"/>
            <w:vMerge/>
            <w:shd w:val="clear" w:color="auto" w:fill="auto"/>
          </w:tcPr>
          <w:p w14:paraId="603977D8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69FB3C5D" w14:textId="77777777">
        <w:trPr>
          <w:trHeight w:val="228"/>
        </w:trPr>
        <w:tc>
          <w:tcPr>
            <w:tcW w:w="5103" w:type="dxa"/>
          </w:tcPr>
          <w:p w14:paraId="760895C3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Pierre Bouvier | </w:t>
            </w:r>
          </w:p>
        </w:tc>
        <w:tc>
          <w:tcPr>
            <w:tcW w:w="4536" w:type="dxa"/>
            <w:vMerge/>
            <w:shd w:val="clear" w:color="auto" w:fill="auto"/>
          </w:tcPr>
          <w:p w14:paraId="42664F41" w14:textId="77777777" w:rsidR="000246A7" w:rsidRPr="002A6193" w:rsidRDefault="000246A7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0246A7" w:rsidRPr="002A6193" w14:paraId="1BD169C0" w14:textId="77777777">
        <w:trPr>
          <w:trHeight w:val="228"/>
        </w:trPr>
        <w:tc>
          <w:tcPr>
            <w:tcW w:w="5103" w:type="dxa"/>
          </w:tcPr>
          <w:p w14:paraId="6647AE20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Janssen | </w:t>
            </w:r>
          </w:p>
        </w:tc>
        <w:tc>
          <w:tcPr>
            <w:tcW w:w="4536" w:type="dxa"/>
            <w:vMerge/>
            <w:shd w:val="clear" w:color="auto" w:fill="auto"/>
          </w:tcPr>
          <w:p w14:paraId="66EFE281" w14:textId="77777777" w:rsidR="000246A7" w:rsidRPr="002A6193" w:rsidRDefault="000246A7" w:rsidP="005220D3">
            <w:pPr>
              <w:jc w:val="left"/>
              <w:rPr>
                <w:rFonts w:eastAsia="Calibri"/>
              </w:rPr>
            </w:pPr>
          </w:p>
        </w:tc>
      </w:tr>
      <w:tr w:rsidR="000246A7" w:rsidRPr="002A6193" w14:paraId="6CE27089" w14:textId="77777777">
        <w:trPr>
          <w:trHeight w:val="228"/>
        </w:trPr>
        <w:tc>
          <w:tcPr>
            <w:tcW w:w="5103" w:type="dxa"/>
          </w:tcPr>
          <w:p w14:paraId="4BD29A08" w14:textId="77777777" w:rsidR="000246A7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Matteus Porfry | </w:t>
            </w:r>
          </w:p>
        </w:tc>
        <w:tc>
          <w:tcPr>
            <w:tcW w:w="4536" w:type="dxa"/>
            <w:vMerge/>
            <w:shd w:val="clear" w:color="auto" w:fill="auto"/>
          </w:tcPr>
          <w:p w14:paraId="696BEFFB" w14:textId="77777777" w:rsidR="000246A7" w:rsidRPr="002A6193" w:rsidRDefault="000246A7" w:rsidP="005220D3">
            <w:pPr>
              <w:jc w:val="left"/>
              <w:rPr>
                <w:rFonts w:eastAsia="Calibri"/>
              </w:rPr>
            </w:pPr>
          </w:p>
        </w:tc>
      </w:tr>
      <w:tr w:rsidR="000246A7" w:rsidRPr="002A6193" w14:paraId="2A9865F1" w14:textId="77777777">
        <w:trPr>
          <w:trHeight w:val="228"/>
        </w:trPr>
        <w:tc>
          <w:tcPr>
            <w:tcW w:w="5103" w:type="dxa"/>
          </w:tcPr>
          <w:p w14:paraId="46041761" w14:textId="77777777" w:rsidR="000246A7" w:rsidRPr="002A6193" w:rsidRDefault="00E54E37" w:rsidP="005220D3">
            <w:r w:rsidRPr="002A6193">
              <w:rPr>
                <w:rFonts w:eastAsia="Calibri"/>
                <w:lang w:val="en-US"/>
              </w:rPr>
              <w:t xml:space="preserve">Andries Janssen | </w:t>
            </w:r>
          </w:p>
        </w:tc>
        <w:tc>
          <w:tcPr>
            <w:tcW w:w="4536" w:type="dxa"/>
            <w:vMerge/>
            <w:shd w:val="clear" w:color="auto" w:fill="auto"/>
          </w:tcPr>
          <w:p w14:paraId="2601B563" w14:textId="77777777" w:rsidR="000246A7" w:rsidRPr="002A6193" w:rsidRDefault="000246A7" w:rsidP="005220D3">
            <w:pPr>
              <w:jc w:val="left"/>
              <w:rPr>
                <w:rFonts w:eastAsia="Calibri"/>
              </w:rPr>
            </w:pPr>
          </w:p>
        </w:tc>
      </w:tr>
    </w:tbl>
    <w:p w14:paraId="338B9343" w14:textId="77777777" w:rsidR="009B2620" w:rsidRPr="002A6193" w:rsidRDefault="009B2620" w:rsidP="009B2620">
      <w:pPr>
        <w:jc w:val="both"/>
        <w:rPr>
          <w:rFonts w:eastAsia="Calibri"/>
        </w:rPr>
      </w:pPr>
    </w:p>
    <w:p w14:paraId="0C9D3A79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180v /</w:t>
      </w:r>
    </w:p>
    <w:p w14:paraId="06D8F23A" w14:textId="77777777" w:rsidR="009B2620" w:rsidRPr="002A6193" w:rsidRDefault="00E54E37" w:rsidP="009B2620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Bianca</w:t>
      </w:r>
    </w:p>
    <w:p w14:paraId="4BD14C5F" w14:textId="77777777" w:rsidR="002217BA" w:rsidRPr="002A6193" w:rsidRDefault="002217BA" w:rsidP="009B2620">
      <w:pPr>
        <w:jc w:val="both"/>
        <w:rPr>
          <w:rFonts w:eastAsia="Calibri"/>
          <w:i/>
        </w:rPr>
      </w:pPr>
    </w:p>
    <w:p w14:paraId="376BC648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181r /</w:t>
      </w:r>
    </w:p>
    <w:p w14:paraId="3CA295F8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lastRenderedPageBreak/>
        <w:t>Rollo del capitan Claudio Martino imbarcato con li | seguenti soldati sopra la nave nominata Emaus capitan | Isaac Janson van Niviet alla Mosa |</w:t>
      </w:r>
    </w:p>
    <w:p w14:paraId="44600E74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2"/>
        <w:gridCol w:w="4482"/>
      </w:tblGrid>
      <w:tr w:rsidR="00317970" w:rsidRPr="002A6193" w14:paraId="1077AF71" w14:textId="77777777">
        <w:trPr>
          <w:trHeight w:val="309"/>
        </w:trPr>
        <w:tc>
          <w:tcPr>
            <w:tcW w:w="5103" w:type="dxa"/>
          </w:tcPr>
          <w:p w14:paraId="34175D4B" w14:textId="77777777" w:rsidR="00317970" w:rsidRPr="002A6193" w:rsidRDefault="00160A33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</w:t>
            </w:r>
            <w:r w:rsidR="00E54E37" w:rsidRPr="002A6193">
              <w:rPr>
                <w:rFonts w:eastAsia="Calibri"/>
              </w:rPr>
              <w:t xml:space="preserve">l </w:t>
            </w:r>
            <w:r w:rsidR="00317970" w:rsidRPr="002A6193">
              <w:rPr>
                <w:rFonts w:eastAsia="Calibri"/>
              </w:rPr>
              <w:t>cap</w:t>
            </w:r>
            <w:r w:rsidR="00E54E37" w:rsidRPr="002A6193">
              <w:rPr>
                <w:rFonts w:eastAsia="Calibri"/>
              </w:rPr>
              <w:t xml:space="preserve">itan Claudio Martino | </w:t>
            </w:r>
          </w:p>
        </w:tc>
        <w:tc>
          <w:tcPr>
            <w:tcW w:w="4536" w:type="dxa"/>
            <w:shd w:val="clear" w:color="auto" w:fill="auto"/>
          </w:tcPr>
          <w:p w14:paraId="7F62E853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Jehan Ariens tambour</w:t>
            </w:r>
            <w:r w:rsidR="00317970" w:rsidRPr="002A6193">
              <w:rPr>
                <w:rFonts w:eastAsia="Calibri"/>
                <w:lang w:val="en-US"/>
              </w:rPr>
              <w:t xml:space="preserve"> |</w:t>
            </w:r>
          </w:p>
        </w:tc>
      </w:tr>
      <w:tr w:rsidR="00317970" w:rsidRPr="002A6193" w14:paraId="5F12A53F" w14:textId="77777777">
        <w:trPr>
          <w:trHeight w:val="292"/>
        </w:trPr>
        <w:tc>
          <w:tcPr>
            <w:tcW w:w="5103" w:type="dxa"/>
          </w:tcPr>
          <w:p w14:paraId="5A923C1E" w14:textId="744BACD3" w:rsidR="00317970" w:rsidRPr="002A6193" w:rsidRDefault="00E54E37" w:rsidP="005220D3">
            <w:pPr>
              <w:keepNext/>
              <w:keepLines/>
              <w:jc w:val="left"/>
              <w:outlineLvl w:val="4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suo paggio | </w:t>
            </w:r>
          </w:p>
        </w:tc>
        <w:tc>
          <w:tcPr>
            <w:tcW w:w="4536" w:type="dxa"/>
            <w:shd w:val="clear" w:color="auto" w:fill="auto"/>
          </w:tcPr>
          <w:p w14:paraId="37194256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Rosee corporal | </w:t>
            </w:r>
          </w:p>
        </w:tc>
      </w:tr>
      <w:tr w:rsidR="00317970" w:rsidRPr="002A6193" w14:paraId="21EFA6C1" w14:textId="77777777">
        <w:trPr>
          <w:trHeight w:val="292"/>
        </w:trPr>
        <w:tc>
          <w:tcPr>
            <w:tcW w:w="5103" w:type="dxa"/>
          </w:tcPr>
          <w:p w14:paraId="695A5114" w14:textId="77777777" w:rsidR="00317970" w:rsidRPr="002A6193" w:rsidRDefault="00E31468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l’i</w:t>
            </w:r>
            <w:r w:rsidR="00E54E37" w:rsidRPr="002A6193">
              <w:rPr>
                <w:rFonts w:eastAsia="Calibri"/>
              </w:rPr>
              <w:t xml:space="preserve">nsegna Benedetto Salice Grisone | </w:t>
            </w:r>
          </w:p>
        </w:tc>
        <w:tc>
          <w:tcPr>
            <w:tcW w:w="4536" w:type="dxa"/>
            <w:shd w:val="clear" w:color="auto" w:fill="auto"/>
          </w:tcPr>
          <w:p w14:paraId="48E55B62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Du Bois lanspesade | </w:t>
            </w:r>
          </w:p>
        </w:tc>
      </w:tr>
      <w:tr w:rsidR="00317970" w:rsidRPr="002A6193" w14:paraId="1606548A" w14:textId="77777777">
        <w:trPr>
          <w:trHeight w:val="292"/>
        </w:trPr>
        <w:tc>
          <w:tcPr>
            <w:tcW w:w="5103" w:type="dxa"/>
          </w:tcPr>
          <w:p w14:paraId="01DD0007" w14:textId="25D1D85C" w:rsidR="00317970" w:rsidRPr="002A6193" w:rsidRDefault="00E54E37" w:rsidP="005220D3">
            <w:pPr>
              <w:keepNext/>
              <w:keepLines/>
              <w:jc w:val="left"/>
              <w:outlineLvl w:val="4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suo paggio | </w:t>
            </w:r>
          </w:p>
        </w:tc>
        <w:tc>
          <w:tcPr>
            <w:tcW w:w="4536" w:type="dxa"/>
            <w:shd w:val="clear" w:color="auto" w:fill="auto"/>
          </w:tcPr>
          <w:p w14:paraId="1656ABB7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Sallevert | </w:t>
            </w:r>
          </w:p>
        </w:tc>
      </w:tr>
      <w:tr w:rsidR="00317970" w:rsidRPr="002A6193" w14:paraId="79B61536" w14:textId="77777777">
        <w:trPr>
          <w:trHeight w:val="292"/>
        </w:trPr>
        <w:tc>
          <w:tcPr>
            <w:tcW w:w="5103" w:type="dxa"/>
          </w:tcPr>
          <w:p w14:paraId="0BE60070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Le Valon sargente | </w:t>
            </w:r>
          </w:p>
        </w:tc>
        <w:tc>
          <w:tcPr>
            <w:tcW w:w="4536" w:type="dxa"/>
            <w:shd w:val="clear" w:color="auto" w:fill="auto"/>
          </w:tcPr>
          <w:p w14:paraId="11AB750C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Jacobit | </w:t>
            </w:r>
          </w:p>
        </w:tc>
      </w:tr>
      <w:tr w:rsidR="00317970" w:rsidRPr="002A6193" w14:paraId="20DF66AD" w14:textId="77777777">
        <w:trPr>
          <w:trHeight w:val="292"/>
        </w:trPr>
        <w:tc>
          <w:tcPr>
            <w:tcW w:w="5103" w:type="dxa"/>
          </w:tcPr>
          <w:p w14:paraId="5958C03C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La Chesne corporal | </w:t>
            </w:r>
          </w:p>
        </w:tc>
        <w:tc>
          <w:tcPr>
            <w:tcW w:w="4536" w:type="dxa"/>
            <w:shd w:val="clear" w:color="auto" w:fill="auto"/>
          </w:tcPr>
          <w:p w14:paraId="3CD3B54F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Magrain | </w:t>
            </w:r>
          </w:p>
        </w:tc>
      </w:tr>
      <w:tr w:rsidR="00317970" w:rsidRPr="002A6193" w14:paraId="39C2D5E5" w14:textId="77777777">
        <w:trPr>
          <w:trHeight w:val="292"/>
        </w:trPr>
        <w:tc>
          <w:tcPr>
            <w:tcW w:w="5103" w:type="dxa"/>
          </w:tcPr>
          <w:p w14:paraId="3572BF8F" w14:textId="77777777" w:rsidR="00317970" w:rsidRPr="002A6193" w:rsidRDefault="00E54E37" w:rsidP="005220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La Brauche lansepeçade | </w:t>
            </w:r>
          </w:p>
        </w:tc>
        <w:tc>
          <w:tcPr>
            <w:tcW w:w="4536" w:type="dxa"/>
            <w:shd w:val="clear" w:color="auto" w:fill="auto"/>
          </w:tcPr>
          <w:p w14:paraId="0E2B9A15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Aerts Aaerts | </w:t>
            </w:r>
          </w:p>
        </w:tc>
      </w:tr>
      <w:tr w:rsidR="00317970" w:rsidRPr="002A6193" w14:paraId="2BD66854" w14:textId="77777777">
        <w:trPr>
          <w:trHeight w:val="292"/>
        </w:trPr>
        <w:tc>
          <w:tcPr>
            <w:tcW w:w="5103" w:type="dxa"/>
          </w:tcPr>
          <w:p w14:paraId="029489DD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Celis Graeff | </w:t>
            </w:r>
          </w:p>
        </w:tc>
        <w:tc>
          <w:tcPr>
            <w:tcW w:w="4536" w:type="dxa"/>
            <w:shd w:val="clear" w:color="auto" w:fill="auto"/>
          </w:tcPr>
          <w:p w14:paraId="17798455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Adriaen Gaspes | </w:t>
            </w:r>
          </w:p>
        </w:tc>
      </w:tr>
      <w:tr w:rsidR="00317970" w:rsidRPr="002A6193" w14:paraId="1802E08F" w14:textId="77777777">
        <w:trPr>
          <w:trHeight w:val="292"/>
        </w:trPr>
        <w:tc>
          <w:tcPr>
            <w:tcW w:w="5103" w:type="dxa"/>
          </w:tcPr>
          <w:p w14:paraId="5B6D38E1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La Place | </w:t>
            </w:r>
          </w:p>
        </w:tc>
        <w:tc>
          <w:tcPr>
            <w:tcW w:w="4536" w:type="dxa"/>
            <w:shd w:val="clear" w:color="auto" w:fill="auto"/>
          </w:tcPr>
          <w:p w14:paraId="082BEBD4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Andrè Boisseau | </w:t>
            </w:r>
          </w:p>
        </w:tc>
      </w:tr>
      <w:tr w:rsidR="00317970" w:rsidRPr="002A6193" w14:paraId="1A81C999" w14:textId="77777777">
        <w:trPr>
          <w:trHeight w:val="292"/>
        </w:trPr>
        <w:tc>
          <w:tcPr>
            <w:tcW w:w="5103" w:type="dxa"/>
          </w:tcPr>
          <w:p w14:paraId="416D9ECC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Louis de Crolle | </w:t>
            </w:r>
          </w:p>
        </w:tc>
        <w:tc>
          <w:tcPr>
            <w:tcW w:w="4536" w:type="dxa"/>
            <w:shd w:val="clear" w:color="auto" w:fill="auto"/>
          </w:tcPr>
          <w:p w14:paraId="2571D193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Batzard de </w:t>
            </w:r>
            <w:r w:rsidR="00317970" w:rsidRPr="002A6193">
              <w:rPr>
                <w:rFonts w:eastAsia="Calibri"/>
                <w:lang w:val="en-US"/>
              </w:rPr>
              <w:t>l</w:t>
            </w:r>
            <w:r w:rsidRPr="002A6193">
              <w:rPr>
                <w:rFonts w:eastAsia="Calibri"/>
                <w:lang w:val="en-US"/>
              </w:rPr>
              <w:t xml:space="preserve">a Chair | </w:t>
            </w:r>
          </w:p>
        </w:tc>
      </w:tr>
      <w:tr w:rsidR="00317970" w:rsidRPr="002A6193" w14:paraId="5C75463D" w14:textId="77777777">
        <w:trPr>
          <w:trHeight w:val="292"/>
        </w:trPr>
        <w:tc>
          <w:tcPr>
            <w:tcW w:w="5103" w:type="dxa"/>
          </w:tcPr>
          <w:p w14:paraId="001FBA38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Laurens de Monselaer | </w:t>
            </w:r>
          </w:p>
        </w:tc>
        <w:tc>
          <w:tcPr>
            <w:tcW w:w="4536" w:type="dxa"/>
            <w:shd w:val="clear" w:color="auto" w:fill="auto"/>
          </w:tcPr>
          <w:p w14:paraId="5C379C55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Charles Miroir | </w:t>
            </w:r>
          </w:p>
        </w:tc>
      </w:tr>
      <w:tr w:rsidR="00317970" w:rsidRPr="002A6193" w14:paraId="2E116DBC" w14:textId="77777777">
        <w:trPr>
          <w:trHeight w:val="292"/>
        </w:trPr>
        <w:tc>
          <w:tcPr>
            <w:tcW w:w="5103" w:type="dxa"/>
          </w:tcPr>
          <w:p w14:paraId="1A1486D3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La Coudree | </w:t>
            </w:r>
          </w:p>
        </w:tc>
        <w:tc>
          <w:tcPr>
            <w:tcW w:w="4536" w:type="dxa"/>
            <w:shd w:val="clear" w:color="auto" w:fill="auto"/>
          </w:tcPr>
          <w:p w14:paraId="20851F60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Anthoine Lambretse | </w:t>
            </w:r>
          </w:p>
        </w:tc>
      </w:tr>
      <w:tr w:rsidR="00317970" w:rsidRPr="002A6193" w14:paraId="28958196" w14:textId="77777777">
        <w:trPr>
          <w:trHeight w:val="292"/>
        </w:trPr>
        <w:tc>
          <w:tcPr>
            <w:tcW w:w="5103" w:type="dxa"/>
          </w:tcPr>
          <w:p w14:paraId="6DAB8030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La Bonniere | </w:t>
            </w:r>
          </w:p>
        </w:tc>
        <w:tc>
          <w:tcPr>
            <w:tcW w:w="4536" w:type="dxa"/>
            <w:shd w:val="clear" w:color="auto" w:fill="auto"/>
          </w:tcPr>
          <w:p w14:paraId="6761A8CC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Gauchien de </w:t>
            </w:r>
            <w:r w:rsidR="00317970" w:rsidRPr="002A6193">
              <w:rPr>
                <w:rFonts w:eastAsia="Calibri"/>
              </w:rPr>
              <w:t>l</w:t>
            </w:r>
            <w:r w:rsidRPr="002A6193">
              <w:rPr>
                <w:rFonts w:eastAsia="Calibri"/>
              </w:rPr>
              <w:t xml:space="preserve">a Valee | </w:t>
            </w:r>
          </w:p>
        </w:tc>
      </w:tr>
      <w:tr w:rsidR="00317970" w:rsidRPr="002A6193" w14:paraId="31385C40" w14:textId="77777777">
        <w:trPr>
          <w:trHeight w:val="292"/>
        </w:trPr>
        <w:tc>
          <w:tcPr>
            <w:tcW w:w="5103" w:type="dxa"/>
          </w:tcPr>
          <w:p w14:paraId="0A992B6A" w14:textId="77777777" w:rsidR="00317970" w:rsidRPr="002A6193" w:rsidRDefault="00317970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Michel Su</w:t>
            </w:r>
            <w:r w:rsidR="00E54E37" w:rsidRPr="002A6193">
              <w:rPr>
                <w:rFonts w:eastAsia="Calibri"/>
              </w:rPr>
              <w:t xml:space="preserve">ard | </w:t>
            </w:r>
          </w:p>
        </w:tc>
        <w:tc>
          <w:tcPr>
            <w:tcW w:w="4536" w:type="dxa"/>
            <w:shd w:val="clear" w:color="auto" w:fill="auto"/>
          </w:tcPr>
          <w:p w14:paraId="312345C5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Christoffel Baer | </w:t>
            </w:r>
          </w:p>
        </w:tc>
      </w:tr>
      <w:tr w:rsidR="00317970" w:rsidRPr="002A6193" w14:paraId="72A06716" w14:textId="77777777">
        <w:trPr>
          <w:trHeight w:val="292"/>
        </w:trPr>
        <w:tc>
          <w:tcPr>
            <w:tcW w:w="5103" w:type="dxa"/>
          </w:tcPr>
          <w:p w14:paraId="5A37DA3E" w14:textId="77777777" w:rsidR="00317970" w:rsidRPr="002A6193" w:rsidRDefault="00317970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Marcelin de l</w:t>
            </w:r>
            <w:r w:rsidR="00E54E37" w:rsidRPr="002A6193">
              <w:rPr>
                <w:rFonts w:eastAsia="Calibri"/>
              </w:rPr>
              <w:t xml:space="preserve">a Tour | </w:t>
            </w:r>
          </w:p>
        </w:tc>
        <w:tc>
          <w:tcPr>
            <w:tcW w:w="4536" w:type="dxa"/>
            <w:shd w:val="clear" w:color="auto" w:fill="auto"/>
          </w:tcPr>
          <w:p w14:paraId="2BBC51F1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Chevillon | </w:t>
            </w:r>
          </w:p>
        </w:tc>
      </w:tr>
      <w:tr w:rsidR="00317970" w:rsidRPr="002A6193" w14:paraId="46EA5898" w14:textId="77777777">
        <w:trPr>
          <w:trHeight w:val="292"/>
        </w:trPr>
        <w:tc>
          <w:tcPr>
            <w:tcW w:w="5103" w:type="dxa"/>
          </w:tcPr>
          <w:p w14:paraId="0E9F9D59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Maray Court | </w:t>
            </w:r>
          </w:p>
        </w:tc>
        <w:tc>
          <w:tcPr>
            <w:tcW w:w="4536" w:type="dxa"/>
            <w:shd w:val="clear" w:color="auto" w:fill="auto"/>
          </w:tcPr>
          <w:p w14:paraId="1C64179B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David Hertman | </w:t>
            </w:r>
          </w:p>
        </w:tc>
      </w:tr>
      <w:tr w:rsidR="00317970" w:rsidRPr="002A6193" w14:paraId="632ECA4F" w14:textId="77777777">
        <w:trPr>
          <w:trHeight w:val="292"/>
        </w:trPr>
        <w:tc>
          <w:tcPr>
            <w:tcW w:w="5103" w:type="dxa"/>
          </w:tcPr>
          <w:p w14:paraId="27559D68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Monterloo | </w:t>
            </w:r>
          </w:p>
        </w:tc>
        <w:tc>
          <w:tcPr>
            <w:tcW w:w="4536" w:type="dxa"/>
            <w:shd w:val="clear" w:color="auto" w:fill="auto"/>
          </w:tcPr>
          <w:p w14:paraId="1A845E9F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Du Cree | </w:t>
            </w:r>
          </w:p>
        </w:tc>
      </w:tr>
      <w:tr w:rsidR="00317970" w:rsidRPr="002A6193" w14:paraId="625ED477" w14:textId="77777777">
        <w:trPr>
          <w:trHeight w:val="292"/>
        </w:trPr>
        <w:tc>
          <w:tcPr>
            <w:tcW w:w="5103" w:type="dxa"/>
          </w:tcPr>
          <w:p w14:paraId="15141CA8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Marinet Stempiert | </w:t>
            </w:r>
          </w:p>
        </w:tc>
        <w:tc>
          <w:tcPr>
            <w:tcW w:w="4536" w:type="dxa"/>
            <w:shd w:val="clear" w:color="auto" w:fill="auto"/>
          </w:tcPr>
          <w:p w14:paraId="3F9C1859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David Lanè | </w:t>
            </w:r>
          </w:p>
        </w:tc>
      </w:tr>
      <w:tr w:rsidR="00317970" w:rsidRPr="002A6193" w14:paraId="7047BF47" w14:textId="77777777">
        <w:trPr>
          <w:trHeight w:val="292"/>
        </w:trPr>
        <w:tc>
          <w:tcPr>
            <w:tcW w:w="5103" w:type="dxa"/>
          </w:tcPr>
          <w:p w14:paraId="6B09B3AB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Nicolas Roullon | </w:t>
            </w:r>
          </w:p>
        </w:tc>
        <w:tc>
          <w:tcPr>
            <w:tcW w:w="4536" w:type="dxa"/>
            <w:shd w:val="clear" w:color="auto" w:fill="auto"/>
          </w:tcPr>
          <w:p w14:paraId="6E3E8A2C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Francois Casouville | </w:t>
            </w:r>
          </w:p>
        </w:tc>
      </w:tr>
      <w:tr w:rsidR="00317970" w:rsidRPr="002A6193" w14:paraId="1527F617" w14:textId="77777777">
        <w:trPr>
          <w:trHeight w:val="292"/>
        </w:trPr>
        <w:tc>
          <w:tcPr>
            <w:tcW w:w="5103" w:type="dxa"/>
          </w:tcPr>
          <w:p w14:paraId="0B820C65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Nicolas du Pont | </w:t>
            </w:r>
          </w:p>
        </w:tc>
        <w:tc>
          <w:tcPr>
            <w:tcW w:w="4536" w:type="dxa"/>
            <w:shd w:val="clear" w:color="auto" w:fill="auto"/>
          </w:tcPr>
          <w:p w14:paraId="17222D13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Esias du Val | </w:t>
            </w:r>
          </w:p>
        </w:tc>
      </w:tr>
      <w:tr w:rsidR="00317970" w:rsidRPr="002A6193" w14:paraId="65955BB6" w14:textId="77777777">
        <w:trPr>
          <w:trHeight w:val="292"/>
        </w:trPr>
        <w:tc>
          <w:tcPr>
            <w:tcW w:w="5103" w:type="dxa"/>
          </w:tcPr>
          <w:p w14:paraId="39188F12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Noel Ichan | </w:t>
            </w:r>
          </w:p>
        </w:tc>
        <w:tc>
          <w:tcPr>
            <w:tcW w:w="4536" w:type="dxa"/>
            <w:shd w:val="clear" w:color="auto" w:fill="auto"/>
          </w:tcPr>
          <w:p w14:paraId="7E3580A6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François Crotade | </w:t>
            </w:r>
          </w:p>
        </w:tc>
      </w:tr>
      <w:tr w:rsidR="00317970" w:rsidRPr="002A6193" w14:paraId="43D60B0E" w14:textId="77777777">
        <w:trPr>
          <w:trHeight w:val="292"/>
        </w:trPr>
        <w:tc>
          <w:tcPr>
            <w:tcW w:w="5103" w:type="dxa"/>
          </w:tcPr>
          <w:p w14:paraId="2DEC3540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Pous Thomas | </w:t>
            </w:r>
          </w:p>
        </w:tc>
        <w:tc>
          <w:tcPr>
            <w:tcW w:w="4536" w:type="dxa"/>
            <w:shd w:val="clear" w:color="auto" w:fill="auto"/>
          </w:tcPr>
          <w:p w14:paraId="59C3B3D0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François Hoyt | </w:t>
            </w:r>
          </w:p>
        </w:tc>
      </w:tr>
      <w:tr w:rsidR="00317970" w:rsidRPr="002A6193" w14:paraId="34934DF7" w14:textId="77777777">
        <w:trPr>
          <w:trHeight w:val="292"/>
        </w:trPr>
        <w:tc>
          <w:tcPr>
            <w:tcW w:w="5103" w:type="dxa"/>
          </w:tcPr>
          <w:p w14:paraId="0572DF6C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Palamede du Verge | </w:t>
            </w:r>
          </w:p>
        </w:tc>
        <w:tc>
          <w:tcPr>
            <w:tcW w:w="4536" w:type="dxa"/>
            <w:shd w:val="clear" w:color="auto" w:fill="auto"/>
          </w:tcPr>
          <w:p w14:paraId="22F1E2B7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Claude Daniel | </w:t>
            </w:r>
          </w:p>
        </w:tc>
      </w:tr>
      <w:tr w:rsidR="00317970" w:rsidRPr="002A6193" w14:paraId="13DB6B87" w14:textId="77777777">
        <w:trPr>
          <w:trHeight w:val="292"/>
        </w:trPr>
        <w:tc>
          <w:tcPr>
            <w:tcW w:w="5103" w:type="dxa"/>
          </w:tcPr>
          <w:p w14:paraId="1222BB26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Verrat | </w:t>
            </w:r>
          </w:p>
        </w:tc>
        <w:tc>
          <w:tcPr>
            <w:tcW w:w="4536" w:type="dxa"/>
            <w:shd w:val="clear" w:color="auto" w:fill="auto"/>
          </w:tcPr>
          <w:p w14:paraId="5972600B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Guillaume de Vinon | </w:t>
            </w:r>
          </w:p>
        </w:tc>
      </w:tr>
      <w:tr w:rsidR="00317970" w:rsidRPr="002A6193" w14:paraId="24382A6A" w14:textId="77777777">
        <w:trPr>
          <w:trHeight w:val="292"/>
        </w:trPr>
        <w:tc>
          <w:tcPr>
            <w:tcW w:w="5103" w:type="dxa"/>
          </w:tcPr>
          <w:p w14:paraId="63B8D23D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Jouvart | </w:t>
            </w:r>
          </w:p>
        </w:tc>
        <w:tc>
          <w:tcPr>
            <w:tcW w:w="4536" w:type="dxa"/>
            <w:shd w:val="clear" w:color="auto" w:fill="auto"/>
          </w:tcPr>
          <w:p w14:paraId="446650D7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Grij Ioniverse | </w:t>
            </w:r>
          </w:p>
        </w:tc>
      </w:tr>
      <w:tr w:rsidR="00317970" w:rsidRPr="002A6193" w14:paraId="2CF05C3E" w14:textId="77777777">
        <w:trPr>
          <w:trHeight w:val="292"/>
        </w:trPr>
        <w:tc>
          <w:tcPr>
            <w:tcW w:w="5103" w:type="dxa"/>
          </w:tcPr>
          <w:p w14:paraId="19BFE3FA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Jaques Cerelotte | </w:t>
            </w:r>
          </w:p>
        </w:tc>
        <w:tc>
          <w:tcPr>
            <w:tcW w:w="4536" w:type="dxa"/>
            <w:shd w:val="clear" w:color="auto" w:fill="auto"/>
          </w:tcPr>
          <w:p w14:paraId="71999B86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Andries van Emdhoven | </w:t>
            </w:r>
          </w:p>
        </w:tc>
      </w:tr>
      <w:tr w:rsidR="00317970" w:rsidRPr="002A6193" w14:paraId="0E0C343A" w14:textId="77777777">
        <w:trPr>
          <w:trHeight w:val="292"/>
        </w:trPr>
        <w:tc>
          <w:tcPr>
            <w:tcW w:w="5103" w:type="dxa"/>
          </w:tcPr>
          <w:p w14:paraId="1C0F740B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Lucque | </w:t>
            </w:r>
          </w:p>
        </w:tc>
        <w:tc>
          <w:tcPr>
            <w:tcW w:w="4536" w:type="dxa"/>
            <w:shd w:val="clear" w:color="auto" w:fill="auto"/>
          </w:tcPr>
          <w:p w14:paraId="17E38258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van Haes | </w:t>
            </w:r>
          </w:p>
        </w:tc>
      </w:tr>
      <w:tr w:rsidR="00317970" w:rsidRPr="002A6193" w14:paraId="1B001C78" w14:textId="77777777">
        <w:trPr>
          <w:trHeight w:val="292"/>
        </w:trPr>
        <w:tc>
          <w:tcPr>
            <w:tcW w:w="5103" w:type="dxa"/>
          </w:tcPr>
          <w:p w14:paraId="053C48C6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La Fortune | </w:t>
            </w:r>
          </w:p>
        </w:tc>
        <w:tc>
          <w:tcPr>
            <w:tcW w:w="4536" w:type="dxa"/>
            <w:shd w:val="clear" w:color="auto" w:fill="auto"/>
          </w:tcPr>
          <w:p w14:paraId="74C09424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Jehan Le Conte | </w:t>
            </w:r>
          </w:p>
        </w:tc>
      </w:tr>
      <w:tr w:rsidR="00317970" w:rsidRPr="002A6193" w14:paraId="2FCCB77C" w14:textId="77777777">
        <w:trPr>
          <w:trHeight w:val="292"/>
        </w:trPr>
        <w:tc>
          <w:tcPr>
            <w:tcW w:w="5103" w:type="dxa"/>
          </w:tcPr>
          <w:p w14:paraId="6E50F6F1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Rodolffe Coquillart | </w:t>
            </w:r>
          </w:p>
        </w:tc>
        <w:tc>
          <w:tcPr>
            <w:tcW w:w="4536" w:type="dxa"/>
            <w:shd w:val="clear" w:color="auto" w:fill="auto"/>
          </w:tcPr>
          <w:p w14:paraId="331E631A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Jonas Daris Maindy | </w:t>
            </w:r>
          </w:p>
        </w:tc>
      </w:tr>
      <w:tr w:rsidR="00317970" w:rsidRPr="002A6193" w14:paraId="1285D646" w14:textId="77777777">
        <w:trPr>
          <w:trHeight w:val="292"/>
        </w:trPr>
        <w:tc>
          <w:tcPr>
            <w:tcW w:w="5103" w:type="dxa"/>
          </w:tcPr>
          <w:p w14:paraId="5BA7DE1F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Simon Imbaut | </w:t>
            </w:r>
          </w:p>
        </w:tc>
        <w:tc>
          <w:tcPr>
            <w:tcW w:w="4536" w:type="dxa"/>
            <w:shd w:val="clear" w:color="auto" w:fill="auto"/>
          </w:tcPr>
          <w:p w14:paraId="52012F71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Thomas | </w:t>
            </w:r>
          </w:p>
        </w:tc>
      </w:tr>
      <w:tr w:rsidR="00317970" w:rsidRPr="002A6193" w14:paraId="3C2527D9" w14:textId="77777777">
        <w:trPr>
          <w:trHeight w:val="292"/>
        </w:trPr>
        <w:tc>
          <w:tcPr>
            <w:tcW w:w="5103" w:type="dxa"/>
          </w:tcPr>
          <w:p w14:paraId="3379F533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Thomas Derdesse | </w:t>
            </w:r>
          </w:p>
        </w:tc>
        <w:tc>
          <w:tcPr>
            <w:tcW w:w="4536" w:type="dxa"/>
            <w:shd w:val="clear" w:color="auto" w:fill="auto"/>
          </w:tcPr>
          <w:p w14:paraId="68C08116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Jacques Saineta | </w:t>
            </w:r>
          </w:p>
        </w:tc>
      </w:tr>
      <w:tr w:rsidR="00317970" w:rsidRPr="002A6193" w14:paraId="1BEE7601" w14:textId="77777777">
        <w:trPr>
          <w:trHeight w:val="292"/>
        </w:trPr>
        <w:tc>
          <w:tcPr>
            <w:tcW w:w="5103" w:type="dxa"/>
          </w:tcPr>
          <w:p w14:paraId="78767729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Samuel Willemes | </w:t>
            </w:r>
          </w:p>
        </w:tc>
        <w:tc>
          <w:tcPr>
            <w:tcW w:w="4536" w:type="dxa"/>
            <w:shd w:val="clear" w:color="auto" w:fill="auto"/>
          </w:tcPr>
          <w:p w14:paraId="73C65D19" w14:textId="77777777" w:rsidR="0031797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Le Chant | </w:t>
            </w:r>
          </w:p>
        </w:tc>
      </w:tr>
      <w:tr w:rsidR="00317970" w:rsidRPr="002A6193" w14:paraId="4603E571" w14:textId="77777777">
        <w:trPr>
          <w:trHeight w:val="292"/>
        </w:trPr>
        <w:tc>
          <w:tcPr>
            <w:tcW w:w="5103" w:type="dxa"/>
          </w:tcPr>
          <w:p w14:paraId="2631C9D3" w14:textId="77777777" w:rsidR="00317970" w:rsidRPr="002A6193" w:rsidRDefault="00E54E37" w:rsidP="005220D3">
            <w:r w:rsidRPr="002A6193">
              <w:rPr>
                <w:rFonts w:eastAsia="Calibri"/>
              </w:rPr>
              <w:t xml:space="preserve">Beauchant | </w:t>
            </w:r>
          </w:p>
        </w:tc>
        <w:tc>
          <w:tcPr>
            <w:tcW w:w="4536" w:type="dxa"/>
            <w:shd w:val="clear" w:color="auto" w:fill="auto"/>
          </w:tcPr>
          <w:p w14:paraId="5F1865BD" w14:textId="77777777" w:rsidR="0031797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Jeremia Sauvage | </w:t>
            </w:r>
          </w:p>
        </w:tc>
      </w:tr>
      <w:tr w:rsidR="00317970" w:rsidRPr="002A6193" w14:paraId="2765C498" w14:textId="77777777">
        <w:trPr>
          <w:trHeight w:val="292"/>
        </w:trPr>
        <w:tc>
          <w:tcPr>
            <w:tcW w:w="5103" w:type="dxa"/>
          </w:tcPr>
          <w:p w14:paraId="1E85FB77" w14:textId="77777777" w:rsidR="00317970" w:rsidRPr="002A6193" w:rsidRDefault="00317970" w:rsidP="005220D3">
            <w:pPr>
              <w:jc w:val="left"/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150CCEC9" w14:textId="77777777" w:rsidR="00317970" w:rsidRPr="002A6193" w:rsidRDefault="00317970" w:rsidP="005220D3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Jehan Sureau |</w:t>
            </w:r>
          </w:p>
        </w:tc>
      </w:tr>
      <w:tr w:rsidR="00317970" w:rsidRPr="002A6193" w14:paraId="30433A1F" w14:textId="77777777">
        <w:trPr>
          <w:trHeight w:val="292"/>
        </w:trPr>
        <w:tc>
          <w:tcPr>
            <w:tcW w:w="5103" w:type="dxa"/>
          </w:tcPr>
          <w:p w14:paraId="0633D151" w14:textId="77777777" w:rsidR="00317970" w:rsidRPr="002A6193" w:rsidRDefault="00317970" w:rsidP="005220D3">
            <w:pPr>
              <w:jc w:val="left"/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0CF1B897" w14:textId="77777777" w:rsidR="00317970" w:rsidRPr="002A6193" w:rsidRDefault="00317970" w:rsidP="005220D3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Isaacq La Graisse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</w:tbl>
    <w:p w14:paraId="1E1972C2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181v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EE24F9" w:rsidRPr="002A6193" w14:paraId="27082692" w14:textId="77777777">
        <w:trPr>
          <w:trHeight w:val="28"/>
        </w:trPr>
        <w:tc>
          <w:tcPr>
            <w:tcW w:w="5103" w:type="dxa"/>
          </w:tcPr>
          <w:p w14:paraId="5154387E" w14:textId="77777777" w:rsidR="00EE24F9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La Patisiere | </w:t>
            </w:r>
          </w:p>
        </w:tc>
      </w:tr>
      <w:tr w:rsidR="00EE24F9" w:rsidRPr="002A6193" w14:paraId="2060827C" w14:textId="77777777">
        <w:trPr>
          <w:trHeight w:val="28"/>
        </w:trPr>
        <w:tc>
          <w:tcPr>
            <w:tcW w:w="5103" w:type="dxa"/>
          </w:tcPr>
          <w:p w14:paraId="7EBC7EFC" w14:textId="77777777" w:rsidR="00EE24F9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Bernardus Sattamane | </w:t>
            </w:r>
          </w:p>
        </w:tc>
      </w:tr>
      <w:tr w:rsidR="00EE24F9" w:rsidRPr="002A6193" w14:paraId="44EB14F9" w14:textId="77777777">
        <w:trPr>
          <w:trHeight w:val="28"/>
        </w:trPr>
        <w:tc>
          <w:tcPr>
            <w:tcW w:w="5103" w:type="dxa"/>
          </w:tcPr>
          <w:p w14:paraId="317A891E" w14:textId="77777777" w:rsidR="00EE24F9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Jehan Joulleme | </w:t>
            </w:r>
          </w:p>
        </w:tc>
      </w:tr>
      <w:tr w:rsidR="00EE24F9" w:rsidRPr="002A6193" w14:paraId="02380A11" w14:textId="77777777">
        <w:trPr>
          <w:trHeight w:val="28"/>
        </w:trPr>
        <w:tc>
          <w:tcPr>
            <w:tcW w:w="5103" w:type="dxa"/>
          </w:tcPr>
          <w:p w14:paraId="09905C77" w14:textId="77777777" w:rsidR="00EE24F9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David Jens | </w:t>
            </w:r>
          </w:p>
        </w:tc>
      </w:tr>
      <w:tr w:rsidR="00EE24F9" w:rsidRPr="002A6193" w14:paraId="43DC32D4" w14:textId="77777777">
        <w:trPr>
          <w:trHeight w:val="28"/>
        </w:trPr>
        <w:tc>
          <w:tcPr>
            <w:tcW w:w="5103" w:type="dxa"/>
          </w:tcPr>
          <w:p w14:paraId="3AE6D092" w14:textId="77777777" w:rsidR="00EE24F9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Denis Cabenille | </w:t>
            </w:r>
          </w:p>
        </w:tc>
      </w:tr>
      <w:tr w:rsidR="00EE24F9" w:rsidRPr="002A6193" w14:paraId="411A25EE" w14:textId="77777777">
        <w:trPr>
          <w:trHeight w:val="28"/>
        </w:trPr>
        <w:tc>
          <w:tcPr>
            <w:tcW w:w="5103" w:type="dxa"/>
          </w:tcPr>
          <w:p w14:paraId="7196CBED" w14:textId="77777777" w:rsidR="00EE24F9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Guillaume Limtine secretaire | </w:t>
            </w:r>
          </w:p>
        </w:tc>
      </w:tr>
      <w:tr w:rsidR="00EE24F9" w:rsidRPr="002A6193" w14:paraId="32C6F810" w14:textId="77777777">
        <w:trPr>
          <w:trHeight w:val="28"/>
        </w:trPr>
        <w:tc>
          <w:tcPr>
            <w:tcW w:w="5103" w:type="dxa"/>
          </w:tcPr>
          <w:p w14:paraId="232DE56B" w14:textId="77777777" w:rsidR="00EE24F9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Servaes Kedin | </w:t>
            </w:r>
          </w:p>
        </w:tc>
      </w:tr>
      <w:tr w:rsidR="00EE24F9" w:rsidRPr="002A6193" w14:paraId="7CFBC31D" w14:textId="77777777">
        <w:trPr>
          <w:trHeight w:val="28"/>
        </w:trPr>
        <w:tc>
          <w:tcPr>
            <w:tcW w:w="5103" w:type="dxa"/>
          </w:tcPr>
          <w:p w14:paraId="16274E83" w14:textId="77777777" w:rsidR="00EE24F9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Landers | </w:t>
            </w:r>
          </w:p>
        </w:tc>
      </w:tr>
      <w:tr w:rsidR="00EE24F9" w:rsidRPr="002A6193" w14:paraId="01B33134" w14:textId="77777777">
        <w:trPr>
          <w:trHeight w:val="28"/>
        </w:trPr>
        <w:tc>
          <w:tcPr>
            <w:tcW w:w="5103" w:type="dxa"/>
          </w:tcPr>
          <w:p w14:paraId="61793355" w14:textId="77777777" w:rsidR="00EE24F9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Laus </w:t>
            </w:r>
            <w:r w:rsidR="00EE24F9" w:rsidRPr="002A6193">
              <w:rPr>
                <w:rFonts w:eastAsia="Calibri"/>
                <w:lang w:val="en-US"/>
              </w:rPr>
              <w:t>J</w:t>
            </w:r>
            <w:r w:rsidRPr="002A6193">
              <w:rPr>
                <w:rFonts w:eastAsia="Calibri"/>
                <w:lang w:val="en-US"/>
              </w:rPr>
              <w:t xml:space="preserve">oriaer van Saltrijck | </w:t>
            </w:r>
          </w:p>
        </w:tc>
      </w:tr>
      <w:tr w:rsidR="00EE24F9" w:rsidRPr="009C1568" w14:paraId="2C3345EB" w14:textId="77777777">
        <w:trPr>
          <w:trHeight w:val="28"/>
        </w:trPr>
        <w:tc>
          <w:tcPr>
            <w:tcW w:w="5103" w:type="dxa"/>
          </w:tcPr>
          <w:p w14:paraId="52734BE4" w14:textId="77777777" w:rsidR="00EE24F9" w:rsidRPr="002A6193" w:rsidRDefault="00E54E37">
            <w:pPr>
              <w:rPr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 xml:space="preserve">Jehan Martin fils du </w:t>
            </w:r>
            <w:r w:rsidR="00EE24F9" w:rsidRPr="002A6193">
              <w:rPr>
                <w:rFonts w:eastAsia="Calibri"/>
                <w:lang w:val="en-US"/>
              </w:rPr>
              <w:t>C</w:t>
            </w:r>
            <w:r w:rsidRPr="002A6193">
              <w:rPr>
                <w:rFonts w:eastAsia="Calibri"/>
                <w:lang w:val="en-US"/>
              </w:rPr>
              <w:t>apitaine |</w:t>
            </w:r>
          </w:p>
        </w:tc>
      </w:tr>
    </w:tbl>
    <w:p w14:paraId="460E1BEB" w14:textId="77777777" w:rsidR="009B2620" w:rsidRPr="002A6193" w:rsidRDefault="009B2620" w:rsidP="009B2620">
      <w:pPr>
        <w:jc w:val="both"/>
        <w:rPr>
          <w:rFonts w:eastAsia="Calibri"/>
          <w:lang w:val="en-US"/>
        </w:rPr>
      </w:pPr>
    </w:p>
    <w:p w14:paraId="2651CE27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Seguita il resto della detta compagnia imbarcata | sopra la nave nominata Li tre</w:t>
      </w:r>
      <w:r w:rsidRPr="002A6193">
        <w:rPr>
          <w:rFonts w:eastAsia="Calibri"/>
          <w:vertAlign w:val="superscript"/>
        </w:rPr>
        <w:footnoteReference w:id="627"/>
      </w:r>
      <w:r w:rsidRPr="002A6193">
        <w:rPr>
          <w:rFonts w:eastAsia="Calibri"/>
        </w:rPr>
        <w:t xml:space="preserve"> Re</w:t>
      </w:r>
      <w:r w:rsidRPr="002A6193">
        <w:rPr>
          <w:rFonts w:eastAsia="Calibri"/>
          <w:vertAlign w:val="superscript"/>
        </w:rPr>
        <w:footnoteReference w:id="628"/>
      </w:r>
      <w:r w:rsidRPr="002A6193">
        <w:rPr>
          <w:rFonts w:eastAsia="Calibri"/>
        </w:rPr>
        <w:t xml:space="preserve"> capitano | Pieter Corsen Jen de Doit |</w:t>
      </w:r>
    </w:p>
    <w:p w14:paraId="2B5E8875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2"/>
        <w:gridCol w:w="4482"/>
      </w:tblGrid>
      <w:tr w:rsidR="000B05E0" w:rsidRPr="002A6193" w14:paraId="4EB754DB" w14:textId="77777777">
        <w:trPr>
          <w:trHeight w:val="319"/>
        </w:trPr>
        <w:tc>
          <w:tcPr>
            <w:tcW w:w="5103" w:type="dxa"/>
          </w:tcPr>
          <w:p w14:paraId="64A5C59F" w14:textId="77777777" w:rsidR="000B05E0" w:rsidRPr="002A6193" w:rsidRDefault="00160A33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</w:t>
            </w:r>
            <w:r w:rsidR="00E54E37" w:rsidRPr="002A6193">
              <w:rPr>
                <w:rFonts w:eastAsia="Calibri"/>
              </w:rPr>
              <w:t xml:space="preserve">uocotenente l’Anglois | </w:t>
            </w:r>
          </w:p>
        </w:tc>
        <w:tc>
          <w:tcPr>
            <w:tcW w:w="4536" w:type="dxa"/>
            <w:shd w:val="clear" w:color="auto" w:fill="auto"/>
          </w:tcPr>
          <w:p w14:paraId="469B4BCA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Martin Lambert | </w:t>
            </w:r>
          </w:p>
        </w:tc>
      </w:tr>
      <w:tr w:rsidR="000B05E0" w:rsidRPr="002A6193" w14:paraId="5A16715E" w14:textId="77777777">
        <w:trPr>
          <w:trHeight w:val="298"/>
        </w:trPr>
        <w:tc>
          <w:tcPr>
            <w:tcW w:w="5103" w:type="dxa"/>
          </w:tcPr>
          <w:p w14:paraId="6A3F328B" w14:textId="295CA2A0" w:rsidR="000B05E0" w:rsidRPr="002A6193" w:rsidRDefault="00E54E37" w:rsidP="005220D3">
            <w:pPr>
              <w:keepNext/>
              <w:keepLines/>
              <w:jc w:val="left"/>
              <w:outlineLvl w:val="4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suo paggio | </w:t>
            </w:r>
          </w:p>
        </w:tc>
        <w:tc>
          <w:tcPr>
            <w:tcW w:w="4536" w:type="dxa"/>
            <w:shd w:val="clear" w:color="auto" w:fill="auto"/>
          </w:tcPr>
          <w:p w14:paraId="1582E84C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Labe | </w:t>
            </w:r>
          </w:p>
        </w:tc>
      </w:tr>
      <w:tr w:rsidR="000B05E0" w:rsidRPr="002A6193" w14:paraId="1EC4B882" w14:textId="77777777">
        <w:trPr>
          <w:trHeight w:val="298"/>
        </w:trPr>
        <w:tc>
          <w:tcPr>
            <w:tcW w:w="5103" w:type="dxa"/>
          </w:tcPr>
          <w:p w14:paraId="2A08011C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David sergent | </w:t>
            </w:r>
          </w:p>
        </w:tc>
        <w:tc>
          <w:tcPr>
            <w:tcW w:w="4536" w:type="dxa"/>
            <w:shd w:val="clear" w:color="auto" w:fill="auto"/>
          </w:tcPr>
          <w:p w14:paraId="101F6079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Driuwart | </w:t>
            </w:r>
          </w:p>
        </w:tc>
      </w:tr>
      <w:tr w:rsidR="000B05E0" w:rsidRPr="002A6193" w14:paraId="6379573B" w14:textId="77777777">
        <w:trPr>
          <w:trHeight w:val="298"/>
        </w:trPr>
        <w:tc>
          <w:tcPr>
            <w:tcW w:w="5103" w:type="dxa"/>
          </w:tcPr>
          <w:p w14:paraId="7BE70FB1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Denis Matthieu corporal | </w:t>
            </w:r>
          </w:p>
        </w:tc>
        <w:tc>
          <w:tcPr>
            <w:tcW w:w="4536" w:type="dxa"/>
            <w:shd w:val="clear" w:color="auto" w:fill="auto"/>
          </w:tcPr>
          <w:p w14:paraId="6A51E98B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Pierre Hoevest | </w:t>
            </w:r>
          </w:p>
        </w:tc>
      </w:tr>
      <w:tr w:rsidR="000B05E0" w:rsidRPr="002A6193" w14:paraId="740956D2" w14:textId="77777777">
        <w:trPr>
          <w:trHeight w:val="298"/>
        </w:trPr>
        <w:tc>
          <w:tcPr>
            <w:tcW w:w="5103" w:type="dxa"/>
          </w:tcPr>
          <w:p w14:paraId="41145530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Henry Pierrot lanspesade | </w:t>
            </w:r>
          </w:p>
        </w:tc>
        <w:tc>
          <w:tcPr>
            <w:tcW w:w="4536" w:type="dxa"/>
            <w:shd w:val="clear" w:color="auto" w:fill="auto"/>
          </w:tcPr>
          <w:p w14:paraId="4414FBB6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van Godt | </w:t>
            </w:r>
          </w:p>
        </w:tc>
      </w:tr>
      <w:tr w:rsidR="000B05E0" w:rsidRPr="002A6193" w14:paraId="4A49F38C" w14:textId="77777777">
        <w:trPr>
          <w:trHeight w:val="298"/>
        </w:trPr>
        <w:tc>
          <w:tcPr>
            <w:tcW w:w="5103" w:type="dxa"/>
          </w:tcPr>
          <w:p w14:paraId="2554B119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Daniel Higo | </w:t>
            </w:r>
          </w:p>
        </w:tc>
        <w:tc>
          <w:tcPr>
            <w:tcW w:w="4536" w:type="dxa"/>
            <w:shd w:val="clear" w:color="auto" w:fill="auto"/>
          </w:tcPr>
          <w:p w14:paraId="3D1ADAD5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Isaack Bouset | </w:t>
            </w:r>
          </w:p>
        </w:tc>
      </w:tr>
      <w:tr w:rsidR="000B05E0" w:rsidRPr="002A6193" w14:paraId="544F75C2" w14:textId="77777777">
        <w:trPr>
          <w:trHeight w:val="298"/>
        </w:trPr>
        <w:tc>
          <w:tcPr>
            <w:tcW w:w="5103" w:type="dxa"/>
          </w:tcPr>
          <w:p w14:paraId="1211175B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Lembourcq | </w:t>
            </w:r>
          </w:p>
        </w:tc>
        <w:tc>
          <w:tcPr>
            <w:tcW w:w="4536" w:type="dxa"/>
            <w:shd w:val="clear" w:color="auto" w:fill="auto"/>
          </w:tcPr>
          <w:p w14:paraId="34B9BB33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Jaques Daer | </w:t>
            </w:r>
          </w:p>
        </w:tc>
      </w:tr>
      <w:tr w:rsidR="000B05E0" w:rsidRPr="002A6193" w14:paraId="0708E526" w14:textId="77777777">
        <w:trPr>
          <w:trHeight w:val="298"/>
        </w:trPr>
        <w:tc>
          <w:tcPr>
            <w:tcW w:w="5103" w:type="dxa"/>
          </w:tcPr>
          <w:p w14:paraId="07657257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Guillaume Jouvelle | </w:t>
            </w:r>
          </w:p>
        </w:tc>
        <w:tc>
          <w:tcPr>
            <w:tcW w:w="4536" w:type="dxa"/>
            <w:shd w:val="clear" w:color="auto" w:fill="auto"/>
          </w:tcPr>
          <w:p w14:paraId="59E0256E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Herrysant | </w:t>
            </w:r>
          </w:p>
        </w:tc>
      </w:tr>
      <w:tr w:rsidR="000B05E0" w:rsidRPr="002A6193" w14:paraId="035B27E1" w14:textId="77777777">
        <w:trPr>
          <w:trHeight w:val="298"/>
        </w:trPr>
        <w:tc>
          <w:tcPr>
            <w:tcW w:w="5103" w:type="dxa"/>
          </w:tcPr>
          <w:p w14:paraId="7B4BA3C4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Anthoine Phannon | </w:t>
            </w:r>
          </w:p>
        </w:tc>
        <w:tc>
          <w:tcPr>
            <w:tcW w:w="4536" w:type="dxa"/>
            <w:shd w:val="clear" w:color="auto" w:fill="auto"/>
          </w:tcPr>
          <w:p w14:paraId="1FD6828D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Andre Quenbij | </w:t>
            </w:r>
          </w:p>
        </w:tc>
      </w:tr>
      <w:tr w:rsidR="000B05E0" w:rsidRPr="002A6193" w14:paraId="6022A139" w14:textId="77777777">
        <w:trPr>
          <w:trHeight w:val="298"/>
        </w:trPr>
        <w:tc>
          <w:tcPr>
            <w:tcW w:w="5103" w:type="dxa"/>
          </w:tcPr>
          <w:p w14:paraId="5B158F3F" w14:textId="77777777" w:rsidR="000B05E0" w:rsidRPr="002A6193" w:rsidRDefault="000B05E0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Pierre l’A</w:t>
            </w:r>
            <w:r w:rsidR="00E54E37" w:rsidRPr="002A6193">
              <w:rPr>
                <w:rFonts w:eastAsia="Calibri"/>
              </w:rPr>
              <w:t xml:space="preserve">vocatt | </w:t>
            </w:r>
          </w:p>
        </w:tc>
        <w:tc>
          <w:tcPr>
            <w:tcW w:w="4536" w:type="dxa"/>
            <w:shd w:val="clear" w:color="auto" w:fill="auto"/>
          </w:tcPr>
          <w:p w14:paraId="652539AD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Gaspar Lind | </w:t>
            </w:r>
          </w:p>
        </w:tc>
      </w:tr>
      <w:tr w:rsidR="000B05E0" w:rsidRPr="002A6193" w14:paraId="4DE41BA0" w14:textId="77777777">
        <w:trPr>
          <w:trHeight w:val="298"/>
        </w:trPr>
        <w:tc>
          <w:tcPr>
            <w:tcW w:w="5103" w:type="dxa"/>
          </w:tcPr>
          <w:p w14:paraId="2B8FFFD2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Martin Esay | </w:t>
            </w:r>
          </w:p>
        </w:tc>
        <w:tc>
          <w:tcPr>
            <w:tcW w:w="4536" w:type="dxa"/>
            <w:shd w:val="clear" w:color="auto" w:fill="auto"/>
          </w:tcPr>
          <w:p w14:paraId="4E55D548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Cornelis Aerts | </w:t>
            </w:r>
          </w:p>
        </w:tc>
      </w:tr>
      <w:tr w:rsidR="000B05E0" w:rsidRPr="002A6193" w14:paraId="75BC29D0" w14:textId="77777777">
        <w:trPr>
          <w:trHeight w:val="298"/>
        </w:trPr>
        <w:tc>
          <w:tcPr>
            <w:tcW w:w="5103" w:type="dxa"/>
          </w:tcPr>
          <w:p w14:paraId="43049541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Matthys Le Jung | </w:t>
            </w:r>
          </w:p>
        </w:tc>
        <w:tc>
          <w:tcPr>
            <w:tcW w:w="4536" w:type="dxa"/>
            <w:shd w:val="clear" w:color="auto" w:fill="auto"/>
          </w:tcPr>
          <w:p w14:paraId="21DEA712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David Haman | </w:t>
            </w:r>
          </w:p>
        </w:tc>
      </w:tr>
      <w:tr w:rsidR="000B05E0" w:rsidRPr="002A6193" w14:paraId="0A1F43AB" w14:textId="77777777">
        <w:trPr>
          <w:trHeight w:val="298"/>
        </w:trPr>
        <w:tc>
          <w:tcPr>
            <w:tcW w:w="5103" w:type="dxa"/>
          </w:tcPr>
          <w:p w14:paraId="4E9D0D51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Michel Heubert | </w:t>
            </w:r>
          </w:p>
        </w:tc>
        <w:tc>
          <w:tcPr>
            <w:tcW w:w="4536" w:type="dxa"/>
            <w:shd w:val="clear" w:color="auto" w:fill="auto"/>
          </w:tcPr>
          <w:p w14:paraId="7A14C6E5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Philippe Boudels | </w:t>
            </w:r>
          </w:p>
        </w:tc>
      </w:tr>
      <w:tr w:rsidR="000B05E0" w:rsidRPr="002A6193" w14:paraId="2A8D3C48" w14:textId="77777777">
        <w:trPr>
          <w:trHeight w:val="298"/>
        </w:trPr>
        <w:tc>
          <w:tcPr>
            <w:tcW w:w="5103" w:type="dxa"/>
          </w:tcPr>
          <w:p w14:paraId="6C73AFFD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Gilles de Clermont | </w:t>
            </w:r>
          </w:p>
        </w:tc>
        <w:tc>
          <w:tcPr>
            <w:tcW w:w="4536" w:type="dxa"/>
            <w:shd w:val="clear" w:color="auto" w:fill="auto"/>
          </w:tcPr>
          <w:p w14:paraId="2D3377F2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Inde Dekou | </w:t>
            </w:r>
          </w:p>
        </w:tc>
      </w:tr>
      <w:tr w:rsidR="000B05E0" w:rsidRPr="002A6193" w14:paraId="6612B251" w14:textId="77777777">
        <w:trPr>
          <w:trHeight w:val="298"/>
        </w:trPr>
        <w:tc>
          <w:tcPr>
            <w:tcW w:w="5103" w:type="dxa"/>
          </w:tcPr>
          <w:p w14:paraId="074E66EF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Martin Willem | </w:t>
            </w:r>
          </w:p>
        </w:tc>
        <w:tc>
          <w:tcPr>
            <w:tcW w:w="4536" w:type="dxa"/>
            <w:shd w:val="clear" w:color="auto" w:fill="auto"/>
          </w:tcPr>
          <w:p w14:paraId="65CF8AF4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Nicolas Laurens | </w:t>
            </w:r>
          </w:p>
        </w:tc>
      </w:tr>
      <w:tr w:rsidR="000B05E0" w:rsidRPr="002A6193" w14:paraId="6135488C" w14:textId="77777777">
        <w:trPr>
          <w:trHeight w:val="298"/>
        </w:trPr>
        <w:tc>
          <w:tcPr>
            <w:tcW w:w="5103" w:type="dxa"/>
          </w:tcPr>
          <w:p w14:paraId="764FBB0B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Jehan Coling | </w:t>
            </w:r>
          </w:p>
        </w:tc>
        <w:tc>
          <w:tcPr>
            <w:tcW w:w="4536" w:type="dxa"/>
            <w:shd w:val="clear" w:color="auto" w:fill="auto"/>
          </w:tcPr>
          <w:p w14:paraId="6BC78B3B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Abraham La Fontaine | </w:t>
            </w:r>
          </w:p>
        </w:tc>
      </w:tr>
      <w:tr w:rsidR="000B05E0" w:rsidRPr="002A6193" w14:paraId="767BC88D" w14:textId="77777777">
        <w:trPr>
          <w:trHeight w:val="298"/>
        </w:trPr>
        <w:tc>
          <w:tcPr>
            <w:tcW w:w="5103" w:type="dxa"/>
          </w:tcPr>
          <w:p w14:paraId="542D1546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Daniel Coddaet | </w:t>
            </w:r>
          </w:p>
        </w:tc>
        <w:tc>
          <w:tcPr>
            <w:tcW w:w="4536" w:type="dxa"/>
            <w:shd w:val="clear" w:color="auto" w:fill="auto"/>
          </w:tcPr>
          <w:p w14:paraId="60960647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Arnoldus Berre | </w:t>
            </w:r>
          </w:p>
        </w:tc>
      </w:tr>
      <w:tr w:rsidR="000B05E0" w:rsidRPr="002A6193" w14:paraId="4C451408" w14:textId="77777777">
        <w:trPr>
          <w:trHeight w:val="298"/>
        </w:trPr>
        <w:tc>
          <w:tcPr>
            <w:tcW w:w="5103" w:type="dxa"/>
          </w:tcPr>
          <w:p w14:paraId="05C9C59C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Henry Le Jung | </w:t>
            </w:r>
          </w:p>
        </w:tc>
        <w:tc>
          <w:tcPr>
            <w:tcW w:w="4536" w:type="dxa"/>
            <w:shd w:val="clear" w:color="auto" w:fill="auto"/>
          </w:tcPr>
          <w:p w14:paraId="28AE92DE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Lambert Bijcque | </w:t>
            </w:r>
          </w:p>
        </w:tc>
      </w:tr>
      <w:tr w:rsidR="000B05E0" w:rsidRPr="002A6193" w14:paraId="11CE26B1" w14:textId="77777777">
        <w:trPr>
          <w:trHeight w:val="298"/>
        </w:trPr>
        <w:tc>
          <w:tcPr>
            <w:tcW w:w="5103" w:type="dxa"/>
          </w:tcPr>
          <w:p w14:paraId="111E5864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Simon Biche | </w:t>
            </w:r>
          </w:p>
        </w:tc>
        <w:tc>
          <w:tcPr>
            <w:tcW w:w="4536" w:type="dxa"/>
            <w:shd w:val="clear" w:color="auto" w:fill="auto"/>
          </w:tcPr>
          <w:p w14:paraId="5431B3DE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Martin Michou | </w:t>
            </w:r>
          </w:p>
        </w:tc>
      </w:tr>
      <w:tr w:rsidR="000B05E0" w:rsidRPr="002A6193" w14:paraId="3349A249" w14:textId="77777777">
        <w:trPr>
          <w:trHeight w:val="298"/>
        </w:trPr>
        <w:tc>
          <w:tcPr>
            <w:tcW w:w="5103" w:type="dxa"/>
          </w:tcPr>
          <w:p w14:paraId="2CAEFC04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Nicolas La Febre | </w:t>
            </w:r>
          </w:p>
        </w:tc>
        <w:tc>
          <w:tcPr>
            <w:tcW w:w="4536" w:type="dxa"/>
            <w:shd w:val="clear" w:color="auto" w:fill="auto"/>
          </w:tcPr>
          <w:p w14:paraId="5006E345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Maximilian Francq | </w:t>
            </w:r>
          </w:p>
        </w:tc>
      </w:tr>
      <w:tr w:rsidR="000B05E0" w:rsidRPr="002A6193" w14:paraId="2EA743ED" w14:textId="77777777">
        <w:trPr>
          <w:trHeight w:val="298"/>
        </w:trPr>
        <w:tc>
          <w:tcPr>
            <w:tcW w:w="5103" w:type="dxa"/>
          </w:tcPr>
          <w:p w14:paraId="2AE3AAA7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Henrij | </w:t>
            </w:r>
          </w:p>
        </w:tc>
        <w:tc>
          <w:tcPr>
            <w:tcW w:w="4536" w:type="dxa"/>
            <w:shd w:val="clear" w:color="auto" w:fill="auto"/>
          </w:tcPr>
          <w:p w14:paraId="7B16A43A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Pietro Hoybergen | </w:t>
            </w:r>
          </w:p>
        </w:tc>
      </w:tr>
      <w:tr w:rsidR="000B05E0" w:rsidRPr="002A6193" w14:paraId="012B0C36" w14:textId="77777777">
        <w:trPr>
          <w:trHeight w:val="298"/>
        </w:trPr>
        <w:tc>
          <w:tcPr>
            <w:tcW w:w="5103" w:type="dxa"/>
          </w:tcPr>
          <w:p w14:paraId="61E5A281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</w:t>
            </w:r>
            <w:r w:rsidR="000B05E0" w:rsidRPr="002A6193">
              <w:rPr>
                <w:rFonts w:eastAsia="Calibri"/>
                <w:lang w:val="en-US"/>
              </w:rPr>
              <w:t>Jho</w:t>
            </w:r>
            <w:r w:rsidRPr="002A6193">
              <w:rPr>
                <w:rFonts w:eastAsia="Calibri"/>
                <w:lang w:val="en-US"/>
              </w:rPr>
              <w:t xml:space="preserve">mge | </w:t>
            </w:r>
          </w:p>
        </w:tc>
        <w:tc>
          <w:tcPr>
            <w:tcW w:w="4536" w:type="dxa"/>
            <w:shd w:val="clear" w:color="auto" w:fill="auto"/>
          </w:tcPr>
          <w:p w14:paraId="41980CAC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du Boulle | </w:t>
            </w:r>
          </w:p>
        </w:tc>
      </w:tr>
      <w:tr w:rsidR="000B05E0" w:rsidRPr="002A6193" w14:paraId="08C077D3" w14:textId="77777777">
        <w:trPr>
          <w:trHeight w:val="298"/>
        </w:trPr>
        <w:tc>
          <w:tcPr>
            <w:tcW w:w="5103" w:type="dxa"/>
          </w:tcPr>
          <w:p w14:paraId="6B803268" w14:textId="77777777" w:rsidR="000B05E0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Nicolas Lambert | </w:t>
            </w:r>
          </w:p>
        </w:tc>
        <w:tc>
          <w:tcPr>
            <w:tcW w:w="4536" w:type="dxa"/>
            <w:shd w:val="clear" w:color="auto" w:fill="auto"/>
          </w:tcPr>
          <w:p w14:paraId="301AA1DD" w14:textId="77777777" w:rsidR="000B05E0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Genites | </w:t>
            </w:r>
          </w:p>
        </w:tc>
      </w:tr>
      <w:tr w:rsidR="000B05E0" w:rsidRPr="002A6193" w14:paraId="5D8BCC86" w14:textId="77777777">
        <w:trPr>
          <w:trHeight w:val="298"/>
        </w:trPr>
        <w:tc>
          <w:tcPr>
            <w:tcW w:w="5103" w:type="dxa"/>
          </w:tcPr>
          <w:p w14:paraId="5AC199A4" w14:textId="77777777" w:rsidR="000B05E0" w:rsidRPr="002A6193" w:rsidRDefault="00E54E37" w:rsidP="005220D3">
            <w:r w:rsidRPr="002A6193">
              <w:rPr>
                <w:rFonts w:eastAsia="Calibri"/>
              </w:rPr>
              <w:t xml:space="preserve">Gilles Kam | </w:t>
            </w:r>
          </w:p>
        </w:tc>
        <w:tc>
          <w:tcPr>
            <w:tcW w:w="4536" w:type="dxa"/>
            <w:shd w:val="clear" w:color="auto" w:fill="auto"/>
          </w:tcPr>
          <w:p w14:paraId="50300710" w14:textId="77777777" w:rsidR="000B05E0" w:rsidRPr="002A6193" w:rsidRDefault="008E4DE0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Pau</w:t>
            </w:r>
            <w:r w:rsidR="00E54E37" w:rsidRPr="002A6193">
              <w:rPr>
                <w:rFonts w:eastAsia="Calibri"/>
              </w:rPr>
              <w:t xml:space="preserve">t Vemon | </w:t>
            </w:r>
          </w:p>
        </w:tc>
      </w:tr>
      <w:tr w:rsidR="000B05E0" w:rsidRPr="002A6193" w14:paraId="0E537DEF" w14:textId="77777777">
        <w:trPr>
          <w:trHeight w:val="298"/>
        </w:trPr>
        <w:tc>
          <w:tcPr>
            <w:tcW w:w="5103" w:type="dxa"/>
          </w:tcPr>
          <w:p w14:paraId="5732171B" w14:textId="77777777" w:rsidR="000B05E0" w:rsidRPr="002A6193" w:rsidRDefault="000B05E0" w:rsidP="005220D3">
            <w:pPr>
              <w:jc w:val="left"/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37AD4C43" w14:textId="77777777" w:rsidR="000B05E0" w:rsidRPr="002A6193" w:rsidRDefault="000B05E0" w:rsidP="005220D3">
            <w:pPr>
              <w:pStyle w:val="NormalWeb"/>
              <w:spacing w:beforeLines="0" w:afterLines="0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Dirck van Tetrode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  <w:tr w:rsidR="000B05E0" w:rsidRPr="002A6193" w14:paraId="44EB466A" w14:textId="77777777">
        <w:trPr>
          <w:trHeight w:val="298"/>
        </w:trPr>
        <w:tc>
          <w:tcPr>
            <w:tcW w:w="5103" w:type="dxa"/>
          </w:tcPr>
          <w:p w14:paraId="3412FA43" w14:textId="77777777" w:rsidR="000B05E0" w:rsidRPr="002A6193" w:rsidRDefault="000B05E0" w:rsidP="005220D3">
            <w:pPr>
              <w:jc w:val="left"/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5717BE45" w14:textId="77777777" w:rsidR="000B05E0" w:rsidRPr="002A6193" w:rsidRDefault="000B05E0" w:rsidP="005220D3">
            <w:pPr>
              <w:pStyle w:val="NormalWeb"/>
              <w:spacing w:beforeLines="0" w:afterLines="0" w:line="187" w:lineRule="atLeast"/>
              <w:rPr>
                <w:rFonts w:ascii="Times New Roman" w:hAnsi="Times New Roman"/>
              </w:rPr>
            </w:pPr>
            <w:r w:rsidRPr="002A6193">
              <w:rPr>
                <w:rFonts w:ascii="Times New Roman" w:hAnsi="Times New Roman"/>
                <w:color w:val="000000"/>
              </w:rPr>
              <w:t>Pierre Ravan |</w:t>
            </w:r>
            <w:r w:rsidRPr="002A6193">
              <w:rPr>
                <w:rStyle w:val="apple-converted-space"/>
                <w:rFonts w:ascii="Times New Roman" w:hAnsi="Times New Roman"/>
                <w:color w:val="000000"/>
              </w:rPr>
              <w:t> </w:t>
            </w:r>
          </w:p>
        </w:tc>
      </w:tr>
    </w:tbl>
    <w:p w14:paraId="10F93930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182r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0"/>
        <w:gridCol w:w="4474"/>
      </w:tblGrid>
      <w:tr w:rsidR="004D4022" w:rsidRPr="002A6193" w14:paraId="74819F7C" w14:textId="77777777">
        <w:trPr>
          <w:trHeight w:val="20"/>
        </w:trPr>
        <w:tc>
          <w:tcPr>
            <w:tcW w:w="5103" w:type="dxa"/>
          </w:tcPr>
          <w:p w14:paraId="44139066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Paen van Merin | </w:t>
            </w:r>
          </w:p>
        </w:tc>
        <w:tc>
          <w:tcPr>
            <w:tcW w:w="4536" w:type="dxa"/>
          </w:tcPr>
          <w:p w14:paraId="3D97681B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64DCF963" w14:textId="77777777">
        <w:trPr>
          <w:trHeight w:val="20"/>
        </w:trPr>
        <w:tc>
          <w:tcPr>
            <w:tcW w:w="5103" w:type="dxa"/>
          </w:tcPr>
          <w:p w14:paraId="2BD0436C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Stryde | </w:t>
            </w:r>
          </w:p>
        </w:tc>
        <w:tc>
          <w:tcPr>
            <w:tcW w:w="4536" w:type="dxa"/>
          </w:tcPr>
          <w:p w14:paraId="6FB744F2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1120D7A3" w14:textId="77777777">
        <w:trPr>
          <w:trHeight w:val="20"/>
        </w:trPr>
        <w:tc>
          <w:tcPr>
            <w:tcW w:w="5103" w:type="dxa"/>
          </w:tcPr>
          <w:p w14:paraId="0C584660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Man | </w:t>
            </w:r>
          </w:p>
        </w:tc>
        <w:tc>
          <w:tcPr>
            <w:tcW w:w="4536" w:type="dxa"/>
          </w:tcPr>
          <w:p w14:paraId="31908A92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0AF665CE" w14:textId="77777777">
        <w:trPr>
          <w:trHeight w:val="20"/>
        </w:trPr>
        <w:tc>
          <w:tcPr>
            <w:tcW w:w="5103" w:type="dxa"/>
          </w:tcPr>
          <w:p w14:paraId="33FD3E77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Arir | </w:t>
            </w:r>
          </w:p>
        </w:tc>
        <w:tc>
          <w:tcPr>
            <w:tcW w:w="4536" w:type="dxa"/>
          </w:tcPr>
          <w:p w14:paraId="15522231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70B7DF67" w14:textId="77777777">
        <w:trPr>
          <w:trHeight w:val="20"/>
        </w:trPr>
        <w:tc>
          <w:tcPr>
            <w:tcW w:w="5103" w:type="dxa"/>
          </w:tcPr>
          <w:p w14:paraId="29AC4590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Leremar Straesser | </w:t>
            </w:r>
          </w:p>
        </w:tc>
        <w:tc>
          <w:tcPr>
            <w:tcW w:w="4536" w:type="dxa"/>
          </w:tcPr>
          <w:p w14:paraId="50F561DB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7FA69D00" w14:textId="77777777">
        <w:trPr>
          <w:trHeight w:val="20"/>
        </w:trPr>
        <w:tc>
          <w:tcPr>
            <w:tcW w:w="5103" w:type="dxa"/>
          </w:tcPr>
          <w:p w14:paraId="5902723F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Andre Conradus | </w:t>
            </w:r>
          </w:p>
        </w:tc>
        <w:tc>
          <w:tcPr>
            <w:tcW w:w="4536" w:type="dxa"/>
          </w:tcPr>
          <w:p w14:paraId="4DE5B03B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7B241647" w14:textId="77777777">
        <w:trPr>
          <w:trHeight w:val="20"/>
        </w:trPr>
        <w:tc>
          <w:tcPr>
            <w:tcW w:w="5103" w:type="dxa"/>
          </w:tcPr>
          <w:p w14:paraId="35E1F379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Dirick Coennen | </w:t>
            </w:r>
          </w:p>
        </w:tc>
        <w:tc>
          <w:tcPr>
            <w:tcW w:w="4536" w:type="dxa"/>
          </w:tcPr>
          <w:p w14:paraId="38464725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36849685" w14:textId="77777777">
        <w:trPr>
          <w:trHeight w:val="20"/>
        </w:trPr>
        <w:tc>
          <w:tcPr>
            <w:tcW w:w="5103" w:type="dxa"/>
          </w:tcPr>
          <w:p w14:paraId="327798B5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Momge | </w:t>
            </w:r>
          </w:p>
        </w:tc>
        <w:tc>
          <w:tcPr>
            <w:tcW w:w="4536" w:type="dxa"/>
          </w:tcPr>
          <w:p w14:paraId="312A156C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407EA10D" w14:textId="77777777">
        <w:trPr>
          <w:trHeight w:val="20"/>
        </w:trPr>
        <w:tc>
          <w:tcPr>
            <w:tcW w:w="5103" w:type="dxa"/>
          </w:tcPr>
          <w:p w14:paraId="178F2E55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Estienne Romam | </w:t>
            </w:r>
          </w:p>
        </w:tc>
        <w:tc>
          <w:tcPr>
            <w:tcW w:w="4536" w:type="dxa"/>
          </w:tcPr>
          <w:p w14:paraId="6AF12754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3AF495AE" w14:textId="77777777">
        <w:trPr>
          <w:trHeight w:val="20"/>
        </w:trPr>
        <w:tc>
          <w:tcPr>
            <w:tcW w:w="5103" w:type="dxa"/>
          </w:tcPr>
          <w:p w14:paraId="54F539FA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Rogier Thomas | </w:t>
            </w:r>
          </w:p>
        </w:tc>
        <w:tc>
          <w:tcPr>
            <w:tcW w:w="4536" w:type="dxa"/>
          </w:tcPr>
          <w:p w14:paraId="5EBE05E2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634072C7" w14:textId="77777777">
        <w:trPr>
          <w:trHeight w:val="20"/>
        </w:trPr>
        <w:tc>
          <w:tcPr>
            <w:tcW w:w="5103" w:type="dxa"/>
          </w:tcPr>
          <w:p w14:paraId="541F013C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Jacques Milaneve | </w:t>
            </w:r>
          </w:p>
        </w:tc>
        <w:tc>
          <w:tcPr>
            <w:tcW w:w="4536" w:type="dxa"/>
          </w:tcPr>
          <w:p w14:paraId="447F5082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09F4D20B" w14:textId="77777777">
        <w:trPr>
          <w:trHeight w:val="20"/>
        </w:trPr>
        <w:tc>
          <w:tcPr>
            <w:tcW w:w="5103" w:type="dxa"/>
          </w:tcPr>
          <w:p w14:paraId="3A80172F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Andre Touche | </w:t>
            </w:r>
          </w:p>
        </w:tc>
        <w:tc>
          <w:tcPr>
            <w:tcW w:w="4536" w:type="dxa"/>
          </w:tcPr>
          <w:p w14:paraId="5F062636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38E5132C" w14:textId="77777777">
        <w:trPr>
          <w:trHeight w:val="20"/>
        </w:trPr>
        <w:tc>
          <w:tcPr>
            <w:tcW w:w="5103" w:type="dxa"/>
          </w:tcPr>
          <w:p w14:paraId="102A9D1B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Herry Lardino | </w:t>
            </w:r>
          </w:p>
        </w:tc>
        <w:tc>
          <w:tcPr>
            <w:tcW w:w="4536" w:type="dxa"/>
          </w:tcPr>
          <w:p w14:paraId="4DD9D59F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702BF0F9" w14:textId="77777777">
        <w:trPr>
          <w:trHeight w:val="20"/>
        </w:trPr>
        <w:tc>
          <w:tcPr>
            <w:tcW w:w="5103" w:type="dxa"/>
          </w:tcPr>
          <w:p w14:paraId="471D53BA" w14:textId="77777777" w:rsidR="004D4022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 xml:space="preserve">Adrien de </w:t>
            </w:r>
            <w:r w:rsidR="004D4022" w:rsidRPr="002A6193">
              <w:rPr>
                <w:rFonts w:eastAsia="Calibri"/>
              </w:rPr>
              <w:t>l</w:t>
            </w:r>
            <w:r w:rsidRPr="002A6193">
              <w:rPr>
                <w:rFonts w:eastAsia="Calibri"/>
              </w:rPr>
              <w:t xml:space="preserve">a Forte | </w:t>
            </w:r>
          </w:p>
        </w:tc>
        <w:tc>
          <w:tcPr>
            <w:tcW w:w="4536" w:type="dxa"/>
          </w:tcPr>
          <w:p w14:paraId="4B21F11E" w14:textId="77777777" w:rsidR="004D4022" w:rsidRPr="002A6193" w:rsidRDefault="004D4022" w:rsidP="005220D3">
            <w:pPr>
              <w:jc w:val="left"/>
              <w:rPr>
                <w:rFonts w:eastAsia="Calibri"/>
              </w:rPr>
            </w:pPr>
          </w:p>
        </w:tc>
      </w:tr>
      <w:tr w:rsidR="004D4022" w:rsidRPr="002A6193" w14:paraId="78025EB4" w14:textId="77777777">
        <w:trPr>
          <w:trHeight w:val="20"/>
        </w:trPr>
        <w:tc>
          <w:tcPr>
            <w:tcW w:w="5103" w:type="dxa"/>
          </w:tcPr>
          <w:p w14:paraId="60C881EE" w14:textId="77777777" w:rsidR="004D4022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Augustin de Breve | </w:t>
            </w:r>
          </w:p>
        </w:tc>
        <w:tc>
          <w:tcPr>
            <w:tcW w:w="4536" w:type="dxa"/>
          </w:tcPr>
          <w:p w14:paraId="072D82DF" w14:textId="77777777" w:rsidR="004D4022" w:rsidRPr="002A6193" w:rsidRDefault="004D4022" w:rsidP="005220D3">
            <w:pPr>
              <w:jc w:val="left"/>
              <w:rPr>
                <w:rFonts w:eastAsia="Calibri"/>
              </w:rPr>
            </w:pPr>
          </w:p>
        </w:tc>
      </w:tr>
      <w:tr w:rsidR="004D4022" w:rsidRPr="002A6193" w14:paraId="60227EBD" w14:textId="77777777">
        <w:trPr>
          <w:trHeight w:val="20"/>
        </w:trPr>
        <w:tc>
          <w:tcPr>
            <w:tcW w:w="5103" w:type="dxa"/>
          </w:tcPr>
          <w:p w14:paraId="0DF81A5A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Laurens Martin | </w:t>
            </w:r>
          </w:p>
        </w:tc>
        <w:tc>
          <w:tcPr>
            <w:tcW w:w="4536" w:type="dxa"/>
          </w:tcPr>
          <w:p w14:paraId="0217A506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52B1D8F0" w14:textId="77777777">
        <w:trPr>
          <w:trHeight w:val="20"/>
        </w:trPr>
        <w:tc>
          <w:tcPr>
            <w:tcW w:w="5103" w:type="dxa"/>
          </w:tcPr>
          <w:p w14:paraId="26651545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Hubert Hubeau | </w:t>
            </w:r>
          </w:p>
        </w:tc>
        <w:tc>
          <w:tcPr>
            <w:tcW w:w="4536" w:type="dxa"/>
          </w:tcPr>
          <w:p w14:paraId="0EEDC52C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0A220061" w14:textId="77777777">
        <w:trPr>
          <w:trHeight w:val="20"/>
        </w:trPr>
        <w:tc>
          <w:tcPr>
            <w:tcW w:w="5103" w:type="dxa"/>
          </w:tcPr>
          <w:p w14:paraId="0BDC529F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Loys Le Belle | </w:t>
            </w:r>
          </w:p>
        </w:tc>
        <w:tc>
          <w:tcPr>
            <w:tcW w:w="4536" w:type="dxa"/>
          </w:tcPr>
          <w:p w14:paraId="1E5A52AA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3AD02883" w14:textId="77777777">
        <w:trPr>
          <w:trHeight w:val="20"/>
        </w:trPr>
        <w:tc>
          <w:tcPr>
            <w:tcW w:w="5103" w:type="dxa"/>
          </w:tcPr>
          <w:p w14:paraId="55753AB1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Jeunettes | </w:t>
            </w:r>
          </w:p>
        </w:tc>
        <w:tc>
          <w:tcPr>
            <w:tcW w:w="4536" w:type="dxa"/>
          </w:tcPr>
          <w:p w14:paraId="0D596DA6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2C147FF3" w14:textId="77777777">
        <w:trPr>
          <w:trHeight w:val="20"/>
        </w:trPr>
        <w:tc>
          <w:tcPr>
            <w:tcW w:w="5103" w:type="dxa"/>
          </w:tcPr>
          <w:p w14:paraId="5EAEEDB3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Anthoine Flamen | </w:t>
            </w:r>
          </w:p>
        </w:tc>
        <w:tc>
          <w:tcPr>
            <w:tcW w:w="4536" w:type="dxa"/>
          </w:tcPr>
          <w:p w14:paraId="77E1CA22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391988DD" w14:textId="77777777">
        <w:trPr>
          <w:trHeight w:val="20"/>
        </w:trPr>
        <w:tc>
          <w:tcPr>
            <w:tcW w:w="5103" w:type="dxa"/>
          </w:tcPr>
          <w:p w14:paraId="297D6206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Henry | </w:t>
            </w:r>
          </w:p>
        </w:tc>
        <w:tc>
          <w:tcPr>
            <w:tcW w:w="4536" w:type="dxa"/>
          </w:tcPr>
          <w:p w14:paraId="4A26445D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5768AE24" w14:textId="77777777">
        <w:trPr>
          <w:trHeight w:val="20"/>
        </w:trPr>
        <w:tc>
          <w:tcPr>
            <w:tcW w:w="5103" w:type="dxa"/>
          </w:tcPr>
          <w:p w14:paraId="23A46166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Pierre Louvardt | </w:t>
            </w:r>
          </w:p>
        </w:tc>
        <w:tc>
          <w:tcPr>
            <w:tcW w:w="4536" w:type="dxa"/>
          </w:tcPr>
          <w:p w14:paraId="74395B18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3437B7D2" w14:textId="77777777">
        <w:trPr>
          <w:trHeight w:val="20"/>
        </w:trPr>
        <w:tc>
          <w:tcPr>
            <w:tcW w:w="5103" w:type="dxa"/>
          </w:tcPr>
          <w:p w14:paraId="65ED6FD2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Francois Boudeur | </w:t>
            </w:r>
          </w:p>
        </w:tc>
        <w:tc>
          <w:tcPr>
            <w:tcW w:w="4536" w:type="dxa"/>
          </w:tcPr>
          <w:p w14:paraId="60E7B5D6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039E00EE" w14:textId="77777777">
        <w:trPr>
          <w:trHeight w:val="20"/>
        </w:trPr>
        <w:tc>
          <w:tcPr>
            <w:tcW w:w="5103" w:type="dxa"/>
          </w:tcPr>
          <w:p w14:paraId="5893CE67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de Fosse | </w:t>
            </w:r>
          </w:p>
        </w:tc>
        <w:tc>
          <w:tcPr>
            <w:tcW w:w="4536" w:type="dxa"/>
          </w:tcPr>
          <w:p w14:paraId="39621A76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050D89F8" w14:textId="77777777">
        <w:trPr>
          <w:trHeight w:val="20"/>
        </w:trPr>
        <w:tc>
          <w:tcPr>
            <w:tcW w:w="5103" w:type="dxa"/>
          </w:tcPr>
          <w:p w14:paraId="5F9658B1" w14:textId="77777777" w:rsidR="004D4022" w:rsidRPr="002A6193" w:rsidRDefault="00E54E37" w:rsidP="005220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Herman Janssen | </w:t>
            </w:r>
          </w:p>
        </w:tc>
        <w:tc>
          <w:tcPr>
            <w:tcW w:w="4536" w:type="dxa"/>
          </w:tcPr>
          <w:p w14:paraId="25D55AEA" w14:textId="77777777" w:rsidR="004D4022" w:rsidRPr="002A6193" w:rsidRDefault="004D4022" w:rsidP="005220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D4022" w:rsidRPr="002A6193" w14:paraId="45B6E0D1" w14:textId="77777777">
        <w:trPr>
          <w:trHeight w:val="20"/>
        </w:trPr>
        <w:tc>
          <w:tcPr>
            <w:tcW w:w="5103" w:type="dxa"/>
          </w:tcPr>
          <w:p w14:paraId="7372A317" w14:textId="77777777" w:rsidR="004D4022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Johan Sapial | </w:t>
            </w:r>
          </w:p>
        </w:tc>
        <w:tc>
          <w:tcPr>
            <w:tcW w:w="4536" w:type="dxa"/>
          </w:tcPr>
          <w:p w14:paraId="0FE7ABCF" w14:textId="77777777" w:rsidR="004D4022" w:rsidRPr="002A6193" w:rsidRDefault="004D4022" w:rsidP="005220D3">
            <w:pPr>
              <w:jc w:val="left"/>
              <w:rPr>
                <w:rFonts w:eastAsia="Calibri"/>
              </w:rPr>
            </w:pPr>
          </w:p>
        </w:tc>
      </w:tr>
      <w:tr w:rsidR="004D4022" w:rsidRPr="002A6193" w14:paraId="7D33D2B7" w14:textId="77777777">
        <w:trPr>
          <w:trHeight w:val="20"/>
        </w:trPr>
        <w:tc>
          <w:tcPr>
            <w:tcW w:w="5103" w:type="dxa"/>
          </w:tcPr>
          <w:p w14:paraId="13DB89BF" w14:textId="77777777" w:rsidR="004D4022" w:rsidRPr="002A6193" w:rsidRDefault="00E54E37" w:rsidP="005220D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Francq Cotton | </w:t>
            </w:r>
          </w:p>
        </w:tc>
        <w:tc>
          <w:tcPr>
            <w:tcW w:w="4536" w:type="dxa"/>
          </w:tcPr>
          <w:p w14:paraId="6840135D" w14:textId="77777777" w:rsidR="004D4022" w:rsidRPr="002A6193" w:rsidRDefault="004D4022" w:rsidP="005220D3">
            <w:pPr>
              <w:jc w:val="left"/>
              <w:rPr>
                <w:rFonts w:eastAsia="Calibri"/>
              </w:rPr>
            </w:pPr>
          </w:p>
        </w:tc>
      </w:tr>
      <w:tr w:rsidR="004D4022" w:rsidRPr="002A6193" w14:paraId="3DBD141B" w14:textId="77777777">
        <w:trPr>
          <w:trHeight w:val="2770"/>
        </w:trPr>
        <w:tc>
          <w:tcPr>
            <w:tcW w:w="5103" w:type="dxa"/>
          </w:tcPr>
          <w:p w14:paraId="4827A0F4" w14:textId="77777777" w:rsidR="004D4022" w:rsidRPr="002A6193" w:rsidRDefault="004D4022" w:rsidP="005220D3">
            <w:pPr>
              <w:rPr>
                <w:rFonts w:eastAsia="Calibri"/>
              </w:rPr>
            </w:pPr>
          </w:p>
          <w:p w14:paraId="33568ED4" w14:textId="77777777" w:rsidR="004D4022" w:rsidRPr="002A6193" w:rsidRDefault="00E54E37" w:rsidP="005220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Io Christofforo Suriano secretario et | residente veneto faccio buona | al capitan Claudio Martino la compagnia | de’ 150 fanti qui sopranotati compresa | la sua persona, et quella delli officiali | ch’egli ha mostrato a Ichedan, ove sia | in guarnigione alli 19 de marzo | passato, et ha imbarcato a’ 9 del | presente nelli doi vasselli soprano-|minati. Data in Amsterdam a’ </w:t>
            </w:r>
            <w:r w:rsidRPr="002A6193">
              <w:rPr>
                <w:rFonts w:eastAsia="Calibri"/>
                <w:smallCaps/>
              </w:rPr>
              <w:t>xi</w:t>
            </w:r>
            <w:r w:rsidRPr="002A6193">
              <w:rPr>
                <w:rFonts w:eastAsia="Calibri"/>
              </w:rPr>
              <w:t xml:space="preserve"> | maggio 1618. | </w:t>
            </w:r>
          </w:p>
        </w:tc>
        <w:tc>
          <w:tcPr>
            <w:tcW w:w="4536" w:type="dxa"/>
          </w:tcPr>
          <w:p w14:paraId="1AB21ADB" w14:textId="77777777" w:rsidR="004D4022" w:rsidRPr="002A6193" w:rsidRDefault="004D4022" w:rsidP="005220D3">
            <w:pPr>
              <w:rPr>
                <w:rFonts w:eastAsia="Calibri"/>
              </w:rPr>
            </w:pPr>
          </w:p>
        </w:tc>
      </w:tr>
    </w:tbl>
    <w:p w14:paraId="19B933C4" w14:textId="77777777" w:rsidR="009B2620" w:rsidRPr="002A6193" w:rsidRDefault="009B2620" w:rsidP="009B2620">
      <w:pPr>
        <w:jc w:val="both"/>
        <w:rPr>
          <w:rFonts w:eastAsia="Calibri"/>
        </w:rPr>
      </w:pPr>
    </w:p>
    <w:p w14:paraId="7103A584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182v /</w:t>
      </w:r>
    </w:p>
    <w:p w14:paraId="33F1A573" w14:textId="77777777" w:rsidR="002217BA" w:rsidRPr="002A6193" w:rsidRDefault="00E54E37" w:rsidP="009B2620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Bianca</w:t>
      </w:r>
    </w:p>
    <w:p w14:paraId="58650737" w14:textId="77777777" w:rsidR="009B2620" w:rsidRPr="002A6193" w:rsidRDefault="009B2620" w:rsidP="009B2620">
      <w:pPr>
        <w:jc w:val="both"/>
        <w:rPr>
          <w:rFonts w:eastAsia="Calibri"/>
        </w:rPr>
      </w:pPr>
    </w:p>
    <w:p w14:paraId="36D2AC09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183r /</w:t>
      </w:r>
    </w:p>
    <w:p w14:paraId="4B1EB40E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Rollo del capitan Jean de Roy imbarcato con li seguenti | soldati sopra la nave nominata Santo Francesco</w:t>
      </w:r>
      <w:r w:rsidRPr="002A6193">
        <w:rPr>
          <w:rFonts w:eastAsia="Calibri"/>
          <w:vertAlign w:val="superscript"/>
        </w:rPr>
        <w:footnoteReference w:id="629"/>
      </w:r>
      <w:r w:rsidRPr="002A6193">
        <w:rPr>
          <w:rFonts w:eastAsia="Calibri"/>
        </w:rPr>
        <w:t xml:space="preserve"> | </w:t>
      </w:r>
    </w:p>
    <w:p w14:paraId="73EE4E4E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8"/>
        <w:gridCol w:w="4466"/>
      </w:tblGrid>
      <w:tr w:rsidR="006C1E29" w:rsidRPr="002A6193" w14:paraId="13CFEEC9" w14:textId="77777777">
        <w:trPr>
          <w:trHeight w:val="279"/>
        </w:trPr>
        <w:tc>
          <w:tcPr>
            <w:tcW w:w="5103" w:type="dxa"/>
          </w:tcPr>
          <w:p w14:paraId="183F02A5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de Roy capitano | </w:t>
            </w:r>
          </w:p>
        </w:tc>
        <w:tc>
          <w:tcPr>
            <w:tcW w:w="4536" w:type="dxa"/>
            <w:shd w:val="clear" w:color="auto" w:fill="auto"/>
          </w:tcPr>
          <w:p w14:paraId="4455349B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Heyndricksen van Rechter | </w:t>
            </w:r>
          </w:p>
        </w:tc>
      </w:tr>
      <w:tr w:rsidR="006C1E29" w:rsidRPr="002A6193" w14:paraId="66299AFF" w14:textId="77777777">
        <w:trPr>
          <w:trHeight w:val="253"/>
        </w:trPr>
        <w:tc>
          <w:tcPr>
            <w:tcW w:w="5103" w:type="dxa"/>
          </w:tcPr>
          <w:p w14:paraId="2B084BA5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van Brederod insegna | </w:t>
            </w:r>
          </w:p>
        </w:tc>
        <w:tc>
          <w:tcPr>
            <w:tcW w:w="4536" w:type="dxa"/>
            <w:shd w:val="clear" w:color="auto" w:fill="auto"/>
          </w:tcPr>
          <w:p w14:paraId="784ABC60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Michiel Jongbloet | </w:t>
            </w:r>
          </w:p>
        </w:tc>
      </w:tr>
      <w:tr w:rsidR="006C1E29" w:rsidRPr="002A6193" w14:paraId="1DA3BA8B" w14:textId="77777777">
        <w:trPr>
          <w:trHeight w:val="253"/>
        </w:trPr>
        <w:tc>
          <w:tcPr>
            <w:tcW w:w="5103" w:type="dxa"/>
          </w:tcPr>
          <w:p w14:paraId="652C06AB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Severin Courbach</w:t>
            </w:r>
            <w:r w:rsidRPr="002A6193">
              <w:rPr>
                <w:rFonts w:eastAsia="Calibri"/>
                <w:vertAlign w:val="superscript"/>
              </w:rPr>
              <w:footnoteReference w:id="630"/>
            </w:r>
            <w:r w:rsidRPr="002A6193">
              <w:rPr>
                <w:rFonts w:eastAsia="Calibri"/>
                <w:lang w:val="en-US"/>
              </w:rPr>
              <w:t xml:space="preserve"> sergente | </w:t>
            </w:r>
          </w:p>
        </w:tc>
        <w:tc>
          <w:tcPr>
            <w:tcW w:w="4536" w:type="dxa"/>
            <w:shd w:val="clear" w:color="auto" w:fill="auto"/>
          </w:tcPr>
          <w:p w14:paraId="6508CCBF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Kesselring | </w:t>
            </w:r>
          </w:p>
        </w:tc>
      </w:tr>
      <w:tr w:rsidR="006C1E29" w:rsidRPr="002A6193" w14:paraId="58367AB6" w14:textId="77777777">
        <w:trPr>
          <w:trHeight w:val="253"/>
        </w:trPr>
        <w:tc>
          <w:tcPr>
            <w:tcW w:w="5103" w:type="dxa"/>
          </w:tcPr>
          <w:p w14:paraId="2D382357" w14:textId="77777777" w:rsidR="006C1E29" w:rsidRPr="002A6193" w:rsidRDefault="006C1E29" w:rsidP="0091424A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Louvis Donville capitano</w:t>
            </w:r>
            <w:r w:rsidR="00E54E37" w:rsidRPr="002A6193">
              <w:rPr>
                <w:rFonts w:eastAsia="Calibri"/>
              </w:rPr>
              <w:t xml:space="preserve"> d’armi | </w:t>
            </w:r>
          </w:p>
        </w:tc>
        <w:tc>
          <w:tcPr>
            <w:tcW w:w="4536" w:type="dxa"/>
            <w:shd w:val="clear" w:color="auto" w:fill="auto"/>
          </w:tcPr>
          <w:p w14:paraId="5DB086F6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Warnart Wolters van Svvol | </w:t>
            </w:r>
          </w:p>
        </w:tc>
      </w:tr>
      <w:tr w:rsidR="006C1E29" w:rsidRPr="002A6193" w14:paraId="278B87D5" w14:textId="77777777">
        <w:trPr>
          <w:trHeight w:val="253"/>
        </w:trPr>
        <w:tc>
          <w:tcPr>
            <w:tcW w:w="5103" w:type="dxa"/>
          </w:tcPr>
          <w:p w14:paraId="3D0E6ECF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Anderies de Roy corporal de’ nobili | </w:t>
            </w:r>
          </w:p>
        </w:tc>
        <w:tc>
          <w:tcPr>
            <w:tcW w:w="4536" w:type="dxa"/>
            <w:shd w:val="clear" w:color="auto" w:fill="auto"/>
          </w:tcPr>
          <w:p w14:paraId="6DBDDB1B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Carlus Cornelis | </w:t>
            </w:r>
          </w:p>
        </w:tc>
      </w:tr>
      <w:tr w:rsidR="006C1E29" w:rsidRPr="002A6193" w14:paraId="3670D0A4" w14:textId="77777777">
        <w:trPr>
          <w:trHeight w:val="253"/>
        </w:trPr>
        <w:tc>
          <w:tcPr>
            <w:tcW w:w="5103" w:type="dxa"/>
          </w:tcPr>
          <w:p w14:paraId="2EE6B4F2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Pouwels Kessenaer corporal | </w:t>
            </w:r>
          </w:p>
        </w:tc>
        <w:tc>
          <w:tcPr>
            <w:tcW w:w="4536" w:type="dxa"/>
            <w:shd w:val="clear" w:color="auto" w:fill="auto"/>
          </w:tcPr>
          <w:p w14:paraId="63B87517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Lourdolf Greving | </w:t>
            </w:r>
          </w:p>
        </w:tc>
      </w:tr>
      <w:tr w:rsidR="006C1E29" w:rsidRPr="002A6193" w14:paraId="169CB6E8" w14:textId="77777777">
        <w:trPr>
          <w:trHeight w:val="253"/>
        </w:trPr>
        <w:tc>
          <w:tcPr>
            <w:tcW w:w="5103" w:type="dxa"/>
          </w:tcPr>
          <w:p w14:paraId="210102E4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Tommas Jeggens corporal | </w:t>
            </w:r>
          </w:p>
        </w:tc>
        <w:tc>
          <w:tcPr>
            <w:tcW w:w="4536" w:type="dxa"/>
            <w:shd w:val="clear" w:color="auto" w:fill="auto"/>
          </w:tcPr>
          <w:p w14:paraId="3ED89A1A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Tommas Drury | </w:t>
            </w:r>
          </w:p>
        </w:tc>
      </w:tr>
      <w:tr w:rsidR="006C1E29" w:rsidRPr="002A6193" w14:paraId="3444393C" w14:textId="77777777">
        <w:trPr>
          <w:trHeight w:val="253"/>
        </w:trPr>
        <w:tc>
          <w:tcPr>
            <w:tcW w:w="5103" w:type="dxa"/>
          </w:tcPr>
          <w:p w14:paraId="1521A57F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 Hechgelaer | </w:t>
            </w:r>
          </w:p>
        </w:tc>
        <w:tc>
          <w:tcPr>
            <w:tcW w:w="4536" w:type="dxa"/>
            <w:shd w:val="clear" w:color="auto" w:fill="auto"/>
          </w:tcPr>
          <w:p w14:paraId="46D6A9FD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Padrick Carten | </w:t>
            </w:r>
          </w:p>
        </w:tc>
      </w:tr>
      <w:tr w:rsidR="006C1E29" w:rsidRPr="002A6193" w14:paraId="072CF3F6" w14:textId="77777777">
        <w:trPr>
          <w:trHeight w:val="253"/>
        </w:trPr>
        <w:tc>
          <w:tcPr>
            <w:tcW w:w="5103" w:type="dxa"/>
          </w:tcPr>
          <w:p w14:paraId="385482F9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Juirrien Hoievuits</w:t>
            </w:r>
            <w:r w:rsidR="006C1E29" w:rsidRPr="002A6193">
              <w:rPr>
                <w:rStyle w:val="FootnoteReference"/>
                <w:rFonts w:eastAsia="Calibri"/>
                <w:lang w:val="en-US"/>
              </w:rPr>
              <w:footnoteReference w:id="631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1D314B92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Faesen | </w:t>
            </w:r>
          </w:p>
        </w:tc>
      </w:tr>
      <w:tr w:rsidR="006C1E29" w:rsidRPr="002A6193" w14:paraId="192C24FB" w14:textId="77777777">
        <w:trPr>
          <w:trHeight w:val="253"/>
        </w:trPr>
        <w:tc>
          <w:tcPr>
            <w:tcW w:w="5103" w:type="dxa"/>
          </w:tcPr>
          <w:p w14:paraId="6297E8A0" w14:textId="77777777" w:rsidR="006C1E29" w:rsidRPr="002A6193" w:rsidRDefault="00E54E37" w:rsidP="0091424A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Dirck van Giffen | </w:t>
            </w:r>
          </w:p>
        </w:tc>
        <w:tc>
          <w:tcPr>
            <w:tcW w:w="4536" w:type="dxa"/>
            <w:shd w:val="clear" w:color="auto" w:fill="auto"/>
          </w:tcPr>
          <w:p w14:paraId="78C42E2B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Heggens | </w:t>
            </w:r>
          </w:p>
        </w:tc>
      </w:tr>
      <w:tr w:rsidR="006C1E29" w:rsidRPr="002A6193" w14:paraId="7B025CE7" w14:textId="77777777">
        <w:trPr>
          <w:trHeight w:val="253"/>
        </w:trPr>
        <w:tc>
          <w:tcPr>
            <w:tcW w:w="5103" w:type="dxa"/>
          </w:tcPr>
          <w:p w14:paraId="4D936050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Jelles Pieters provost | </w:t>
            </w:r>
          </w:p>
        </w:tc>
        <w:tc>
          <w:tcPr>
            <w:tcW w:w="4536" w:type="dxa"/>
            <w:shd w:val="clear" w:color="auto" w:fill="auto"/>
          </w:tcPr>
          <w:p w14:paraId="29E2C092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Michielsen van Vian | </w:t>
            </w:r>
          </w:p>
        </w:tc>
      </w:tr>
      <w:tr w:rsidR="006C1E29" w:rsidRPr="002A6193" w14:paraId="5974D8A1" w14:textId="77777777">
        <w:trPr>
          <w:trHeight w:val="253"/>
        </w:trPr>
        <w:tc>
          <w:tcPr>
            <w:tcW w:w="5103" w:type="dxa"/>
          </w:tcPr>
          <w:p w14:paraId="24B30F24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Heyndrick Kellach | </w:t>
            </w:r>
          </w:p>
        </w:tc>
        <w:tc>
          <w:tcPr>
            <w:tcW w:w="4536" w:type="dxa"/>
            <w:shd w:val="clear" w:color="auto" w:fill="auto"/>
          </w:tcPr>
          <w:p w14:paraId="0458B06C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Gedden | </w:t>
            </w:r>
          </w:p>
        </w:tc>
      </w:tr>
      <w:tr w:rsidR="006C1E29" w:rsidRPr="002A6193" w14:paraId="12A2492D" w14:textId="77777777">
        <w:trPr>
          <w:trHeight w:val="253"/>
        </w:trPr>
        <w:tc>
          <w:tcPr>
            <w:tcW w:w="5103" w:type="dxa"/>
          </w:tcPr>
          <w:p w14:paraId="72A77792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van Goldsttein | </w:t>
            </w:r>
          </w:p>
        </w:tc>
        <w:tc>
          <w:tcPr>
            <w:tcW w:w="4536" w:type="dxa"/>
            <w:shd w:val="clear" w:color="auto" w:fill="auto"/>
          </w:tcPr>
          <w:p w14:paraId="1DA30923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vander Linden | </w:t>
            </w:r>
          </w:p>
        </w:tc>
      </w:tr>
      <w:tr w:rsidR="006C1E29" w:rsidRPr="002A6193" w14:paraId="4F64C84C" w14:textId="77777777">
        <w:trPr>
          <w:trHeight w:val="253"/>
        </w:trPr>
        <w:tc>
          <w:tcPr>
            <w:tcW w:w="5103" w:type="dxa"/>
          </w:tcPr>
          <w:p w14:paraId="76DE056E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Hellemont | </w:t>
            </w:r>
          </w:p>
        </w:tc>
        <w:tc>
          <w:tcPr>
            <w:tcW w:w="4536" w:type="dxa"/>
            <w:shd w:val="clear" w:color="auto" w:fill="auto"/>
          </w:tcPr>
          <w:p w14:paraId="3E83551B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de Geever | </w:t>
            </w:r>
          </w:p>
        </w:tc>
      </w:tr>
      <w:tr w:rsidR="006C1E29" w:rsidRPr="002A6193" w14:paraId="69B7B14D" w14:textId="77777777">
        <w:trPr>
          <w:trHeight w:val="253"/>
        </w:trPr>
        <w:tc>
          <w:tcPr>
            <w:tcW w:w="5103" w:type="dxa"/>
          </w:tcPr>
          <w:p w14:paraId="6864DD21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Joost Frederich van Cromster | </w:t>
            </w:r>
          </w:p>
        </w:tc>
        <w:tc>
          <w:tcPr>
            <w:tcW w:w="4536" w:type="dxa"/>
            <w:shd w:val="clear" w:color="auto" w:fill="auto"/>
          </w:tcPr>
          <w:p w14:paraId="00842CCF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Tiel | </w:t>
            </w:r>
          </w:p>
        </w:tc>
      </w:tr>
      <w:tr w:rsidR="006C1E29" w:rsidRPr="002A6193" w14:paraId="5FCF9E11" w14:textId="77777777">
        <w:trPr>
          <w:trHeight w:val="253"/>
        </w:trPr>
        <w:tc>
          <w:tcPr>
            <w:tcW w:w="5103" w:type="dxa"/>
          </w:tcPr>
          <w:p w14:paraId="4719C857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 xml:space="preserve">Tommas Stricker | </w:t>
            </w:r>
          </w:p>
        </w:tc>
        <w:tc>
          <w:tcPr>
            <w:tcW w:w="4536" w:type="dxa"/>
            <w:shd w:val="clear" w:color="auto" w:fill="auto"/>
          </w:tcPr>
          <w:p w14:paraId="43279017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Tissen | </w:t>
            </w:r>
          </w:p>
        </w:tc>
      </w:tr>
      <w:tr w:rsidR="006C1E29" w:rsidRPr="002A6193" w14:paraId="4EEC2DA5" w14:textId="77777777">
        <w:trPr>
          <w:trHeight w:val="253"/>
        </w:trPr>
        <w:tc>
          <w:tcPr>
            <w:tcW w:w="5103" w:type="dxa"/>
          </w:tcPr>
          <w:p w14:paraId="3AEFD89A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Adolf Grevincg | </w:t>
            </w:r>
          </w:p>
        </w:tc>
        <w:tc>
          <w:tcPr>
            <w:tcW w:w="4536" w:type="dxa"/>
            <w:shd w:val="clear" w:color="auto" w:fill="auto"/>
          </w:tcPr>
          <w:p w14:paraId="1E557167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Hans Loddevv</w:t>
            </w:r>
            <w:r w:rsidR="006C1E29" w:rsidRPr="002A6193">
              <w:rPr>
                <w:rFonts w:eastAsia="Calibri"/>
                <w:lang w:val="en-US"/>
              </w:rPr>
              <w:t>iu</w:t>
            </w:r>
            <w:r w:rsidRPr="002A6193">
              <w:rPr>
                <w:rFonts w:eastAsia="Calibri"/>
                <w:lang w:val="en-US"/>
              </w:rPr>
              <w:t xml:space="preserve">k van Strasburch | </w:t>
            </w:r>
          </w:p>
        </w:tc>
      </w:tr>
      <w:tr w:rsidR="006C1E29" w:rsidRPr="002A6193" w14:paraId="3902ACFE" w14:textId="77777777">
        <w:trPr>
          <w:trHeight w:val="253"/>
        </w:trPr>
        <w:tc>
          <w:tcPr>
            <w:tcW w:w="5103" w:type="dxa"/>
          </w:tcPr>
          <w:p w14:paraId="559FF9BE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Jansen van Vvaelvvijck | </w:t>
            </w:r>
          </w:p>
        </w:tc>
        <w:tc>
          <w:tcPr>
            <w:tcW w:w="4536" w:type="dxa"/>
            <w:shd w:val="clear" w:color="auto" w:fill="auto"/>
          </w:tcPr>
          <w:p w14:paraId="753CCFF4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van Antwerpen | </w:t>
            </w:r>
          </w:p>
        </w:tc>
      </w:tr>
      <w:tr w:rsidR="006C1E29" w:rsidRPr="002A6193" w14:paraId="15E514C2" w14:textId="77777777">
        <w:trPr>
          <w:trHeight w:val="253"/>
        </w:trPr>
        <w:tc>
          <w:tcPr>
            <w:tcW w:w="5103" w:type="dxa"/>
          </w:tcPr>
          <w:p w14:paraId="36B34EBC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Wolter Walstaef | </w:t>
            </w:r>
          </w:p>
        </w:tc>
        <w:tc>
          <w:tcPr>
            <w:tcW w:w="4536" w:type="dxa"/>
            <w:shd w:val="clear" w:color="auto" w:fill="auto"/>
          </w:tcPr>
          <w:p w14:paraId="17E0608F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Hillebrant Tommasen van Nued | </w:t>
            </w:r>
          </w:p>
        </w:tc>
      </w:tr>
      <w:tr w:rsidR="006C1E29" w:rsidRPr="002A6193" w14:paraId="48833F0B" w14:textId="77777777">
        <w:trPr>
          <w:trHeight w:val="253"/>
        </w:trPr>
        <w:tc>
          <w:tcPr>
            <w:tcW w:w="5103" w:type="dxa"/>
          </w:tcPr>
          <w:p w14:paraId="105A22E8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Pouvvel Nijs lanspesade | </w:t>
            </w:r>
          </w:p>
        </w:tc>
        <w:tc>
          <w:tcPr>
            <w:tcW w:w="4536" w:type="dxa"/>
            <w:shd w:val="clear" w:color="auto" w:fill="auto"/>
          </w:tcPr>
          <w:p w14:paraId="6CF9DC3F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Gerritsen van Swol | </w:t>
            </w:r>
          </w:p>
        </w:tc>
      </w:tr>
      <w:tr w:rsidR="006C1E29" w:rsidRPr="002A6193" w14:paraId="617037AB" w14:textId="77777777">
        <w:trPr>
          <w:trHeight w:val="253"/>
        </w:trPr>
        <w:tc>
          <w:tcPr>
            <w:tcW w:w="5103" w:type="dxa"/>
          </w:tcPr>
          <w:p w14:paraId="6E166109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Schram | </w:t>
            </w:r>
          </w:p>
        </w:tc>
        <w:tc>
          <w:tcPr>
            <w:tcW w:w="4536" w:type="dxa"/>
            <w:shd w:val="clear" w:color="auto" w:fill="auto"/>
          </w:tcPr>
          <w:p w14:paraId="6B958084" w14:textId="77777777" w:rsidR="006C1E29" w:rsidRPr="002A6193" w:rsidRDefault="006C1E29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Jacob Marck War</w:t>
            </w:r>
            <w:r w:rsidR="00E54E37" w:rsidRPr="002A6193">
              <w:rPr>
                <w:rFonts w:eastAsia="Calibri"/>
                <w:lang w:val="en-US"/>
              </w:rPr>
              <w:t xml:space="preserve">t | </w:t>
            </w:r>
          </w:p>
        </w:tc>
      </w:tr>
      <w:tr w:rsidR="006C1E29" w:rsidRPr="002A6193" w14:paraId="676761A9" w14:textId="77777777">
        <w:trPr>
          <w:trHeight w:val="253"/>
        </w:trPr>
        <w:tc>
          <w:tcPr>
            <w:tcW w:w="5103" w:type="dxa"/>
          </w:tcPr>
          <w:p w14:paraId="291494BB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Arent Knoest | </w:t>
            </w:r>
          </w:p>
        </w:tc>
        <w:tc>
          <w:tcPr>
            <w:tcW w:w="4536" w:type="dxa"/>
            <w:shd w:val="clear" w:color="auto" w:fill="auto"/>
          </w:tcPr>
          <w:p w14:paraId="159A9C35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Jochem Randenburch | </w:t>
            </w:r>
          </w:p>
        </w:tc>
      </w:tr>
      <w:tr w:rsidR="006C1E29" w:rsidRPr="002A6193" w14:paraId="49C3B514" w14:textId="77777777">
        <w:trPr>
          <w:trHeight w:val="253"/>
        </w:trPr>
        <w:tc>
          <w:tcPr>
            <w:tcW w:w="5103" w:type="dxa"/>
          </w:tcPr>
          <w:p w14:paraId="041A8A62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Schrabbe | </w:t>
            </w:r>
          </w:p>
        </w:tc>
        <w:tc>
          <w:tcPr>
            <w:tcW w:w="4536" w:type="dxa"/>
            <w:shd w:val="clear" w:color="auto" w:fill="auto"/>
          </w:tcPr>
          <w:p w14:paraId="093B79FE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Heyndricksen tambour | </w:t>
            </w:r>
          </w:p>
        </w:tc>
      </w:tr>
      <w:tr w:rsidR="006C1E29" w:rsidRPr="002A6193" w14:paraId="53FA7D6A" w14:textId="77777777">
        <w:trPr>
          <w:trHeight w:val="253"/>
        </w:trPr>
        <w:tc>
          <w:tcPr>
            <w:tcW w:w="5103" w:type="dxa"/>
          </w:tcPr>
          <w:p w14:paraId="740695C2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Adolf Russel | </w:t>
            </w:r>
          </w:p>
        </w:tc>
        <w:tc>
          <w:tcPr>
            <w:tcW w:w="4536" w:type="dxa"/>
            <w:shd w:val="clear" w:color="auto" w:fill="auto"/>
          </w:tcPr>
          <w:p w14:paraId="3BAC16FB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Lambrechet | </w:t>
            </w:r>
          </w:p>
        </w:tc>
      </w:tr>
      <w:tr w:rsidR="006C1E29" w:rsidRPr="002A6193" w14:paraId="52D34B6D" w14:textId="77777777">
        <w:trPr>
          <w:trHeight w:val="253"/>
        </w:trPr>
        <w:tc>
          <w:tcPr>
            <w:tcW w:w="5103" w:type="dxa"/>
          </w:tcPr>
          <w:p w14:paraId="4BAA2A5E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Jurrien van Soust | </w:t>
            </w:r>
          </w:p>
        </w:tc>
        <w:tc>
          <w:tcPr>
            <w:tcW w:w="4536" w:type="dxa"/>
            <w:shd w:val="clear" w:color="auto" w:fill="auto"/>
          </w:tcPr>
          <w:p w14:paraId="5A283056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Bly | </w:t>
            </w:r>
          </w:p>
        </w:tc>
      </w:tr>
      <w:tr w:rsidR="006C1E29" w:rsidRPr="002A6193" w14:paraId="4B8F6721" w14:textId="77777777">
        <w:trPr>
          <w:trHeight w:val="253"/>
        </w:trPr>
        <w:tc>
          <w:tcPr>
            <w:tcW w:w="5103" w:type="dxa"/>
          </w:tcPr>
          <w:p w14:paraId="0F017BED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Kets | </w:t>
            </w:r>
          </w:p>
        </w:tc>
        <w:tc>
          <w:tcPr>
            <w:tcW w:w="4536" w:type="dxa"/>
            <w:shd w:val="clear" w:color="auto" w:fill="auto"/>
          </w:tcPr>
          <w:p w14:paraId="46FBF915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Frammigen | </w:t>
            </w:r>
          </w:p>
        </w:tc>
      </w:tr>
      <w:tr w:rsidR="006C1E29" w:rsidRPr="002A6193" w14:paraId="36D07DDA" w14:textId="77777777">
        <w:trPr>
          <w:trHeight w:val="253"/>
        </w:trPr>
        <w:tc>
          <w:tcPr>
            <w:tcW w:w="5103" w:type="dxa"/>
          </w:tcPr>
          <w:p w14:paraId="57744849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Baltessar Hillebrants | </w:t>
            </w:r>
          </w:p>
        </w:tc>
        <w:tc>
          <w:tcPr>
            <w:tcW w:w="4536" w:type="dxa"/>
            <w:shd w:val="clear" w:color="auto" w:fill="auto"/>
          </w:tcPr>
          <w:p w14:paraId="2305F68E" w14:textId="77777777" w:rsidR="006C1E29" w:rsidRPr="002A6193" w:rsidRDefault="006C1E29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Heyndric</w:t>
            </w:r>
            <w:r w:rsidR="00E54E37" w:rsidRPr="002A6193">
              <w:rPr>
                <w:rFonts w:eastAsia="Calibri"/>
                <w:lang w:val="en-US"/>
              </w:rPr>
              <w:t xml:space="preserve">k Harmens | </w:t>
            </w:r>
          </w:p>
        </w:tc>
      </w:tr>
      <w:tr w:rsidR="006C1E29" w:rsidRPr="002A6193" w14:paraId="29614C79" w14:textId="77777777">
        <w:trPr>
          <w:trHeight w:val="253"/>
        </w:trPr>
        <w:tc>
          <w:tcPr>
            <w:tcW w:w="5103" w:type="dxa"/>
          </w:tcPr>
          <w:p w14:paraId="7778ECFB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Martin van Beumont | </w:t>
            </w:r>
          </w:p>
        </w:tc>
        <w:tc>
          <w:tcPr>
            <w:tcW w:w="4536" w:type="dxa"/>
            <w:shd w:val="clear" w:color="auto" w:fill="auto"/>
          </w:tcPr>
          <w:p w14:paraId="752862C0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Kelder | </w:t>
            </w:r>
          </w:p>
        </w:tc>
      </w:tr>
      <w:tr w:rsidR="006C1E29" w:rsidRPr="002A6193" w14:paraId="52EBB089" w14:textId="77777777">
        <w:trPr>
          <w:trHeight w:val="253"/>
        </w:trPr>
        <w:tc>
          <w:tcPr>
            <w:tcW w:w="5103" w:type="dxa"/>
          </w:tcPr>
          <w:p w14:paraId="14BF8704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Cornelis Claessen barbier | </w:t>
            </w:r>
          </w:p>
        </w:tc>
        <w:tc>
          <w:tcPr>
            <w:tcW w:w="4536" w:type="dxa"/>
            <w:shd w:val="clear" w:color="auto" w:fill="auto"/>
          </w:tcPr>
          <w:p w14:paraId="12AB5BC1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Samuel Lievensen | </w:t>
            </w:r>
          </w:p>
        </w:tc>
      </w:tr>
      <w:tr w:rsidR="006C1E29" w:rsidRPr="002A6193" w14:paraId="6562C1D2" w14:textId="77777777">
        <w:trPr>
          <w:trHeight w:val="253"/>
        </w:trPr>
        <w:tc>
          <w:tcPr>
            <w:tcW w:w="5103" w:type="dxa"/>
          </w:tcPr>
          <w:p w14:paraId="36E0652A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Gallant | </w:t>
            </w:r>
          </w:p>
        </w:tc>
        <w:tc>
          <w:tcPr>
            <w:tcW w:w="4536" w:type="dxa"/>
            <w:shd w:val="clear" w:color="auto" w:fill="auto"/>
          </w:tcPr>
          <w:p w14:paraId="5995DD97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Gommert Gommersen van Dort | </w:t>
            </w:r>
          </w:p>
        </w:tc>
      </w:tr>
      <w:tr w:rsidR="006C1E29" w:rsidRPr="002A6193" w14:paraId="4B404902" w14:textId="77777777">
        <w:trPr>
          <w:trHeight w:val="253"/>
        </w:trPr>
        <w:tc>
          <w:tcPr>
            <w:tcW w:w="5103" w:type="dxa"/>
          </w:tcPr>
          <w:p w14:paraId="18B27892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Walckof | </w:t>
            </w:r>
          </w:p>
        </w:tc>
        <w:tc>
          <w:tcPr>
            <w:tcW w:w="4536" w:type="dxa"/>
            <w:shd w:val="clear" w:color="auto" w:fill="auto"/>
          </w:tcPr>
          <w:p w14:paraId="11C8465E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Jurien Barent van Westkerck | </w:t>
            </w:r>
          </w:p>
        </w:tc>
      </w:tr>
      <w:tr w:rsidR="006C1E29" w:rsidRPr="002A6193" w14:paraId="4FEC00D7" w14:textId="77777777">
        <w:trPr>
          <w:trHeight w:val="253"/>
        </w:trPr>
        <w:tc>
          <w:tcPr>
            <w:tcW w:w="5103" w:type="dxa"/>
          </w:tcPr>
          <w:p w14:paraId="7C3DA8CA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Antoni Monier | </w:t>
            </w:r>
          </w:p>
        </w:tc>
        <w:tc>
          <w:tcPr>
            <w:tcW w:w="4536" w:type="dxa"/>
            <w:shd w:val="clear" w:color="auto" w:fill="auto"/>
          </w:tcPr>
          <w:p w14:paraId="64815021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Meynert Meynersen Witmont | </w:t>
            </w:r>
          </w:p>
        </w:tc>
      </w:tr>
      <w:tr w:rsidR="006C1E29" w:rsidRPr="002A6193" w14:paraId="2684EAE9" w14:textId="77777777">
        <w:trPr>
          <w:trHeight w:val="253"/>
        </w:trPr>
        <w:tc>
          <w:tcPr>
            <w:tcW w:w="5103" w:type="dxa"/>
          </w:tcPr>
          <w:p w14:paraId="2BE925CD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Jansen Babtiste | </w:t>
            </w:r>
          </w:p>
        </w:tc>
        <w:tc>
          <w:tcPr>
            <w:tcW w:w="4536" w:type="dxa"/>
            <w:shd w:val="clear" w:color="auto" w:fill="auto"/>
          </w:tcPr>
          <w:p w14:paraId="2A5C0051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Marinus Arnotus | </w:t>
            </w:r>
          </w:p>
        </w:tc>
      </w:tr>
      <w:tr w:rsidR="006C1E29" w:rsidRPr="002A6193" w14:paraId="43A68C40" w14:textId="77777777">
        <w:trPr>
          <w:trHeight w:val="253"/>
        </w:trPr>
        <w:tc>
          <w:tcPr>
            <w:tcW w:w="5103" w:type="dxa"/>
          </w:tcPr>
          <w:p w14:paraId="5434AB0F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Jurrien Huich | </w:t>
            </w:r>
          </w:p>
        </w:tc>
        <w:tc>
          <w:tcPr>
            <w:tcW w:w="4536" w:type="dxa"/>
            <w:shd w:val="clear" w:color="auto" w:fill="auto"/>
          </w:tcPr>
          <w:p w14:paraId="0393440E" w14:textId="77777777" w:rsidR="006C1E29" w:rsidRPr="002A6193" w:rsidRDefault="006C1E29" w:rsidP="0091424A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6C1E29" w:rsidRPr="002A6193" w14:paraId="760F1E0B" w14:textId="77777777">
        <w:trPr>
          <w:trHeight w:val="253"/>
        </w:trPr>
        <w:tc>
          <w:tcPr>
            <w:tcW w:w="5103" w:type="dxa"/>
          </w:tcPr>
          <w:p w14:paraId="675F51CF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Louwerens | </w:t>
            </w:r>
          </w:p>
        </w:tc>
        <w:tc>
          <w:tcPr>
            <w:tcW w:w="4536" w:type="dxa"/>
            <w:shd w:val="clear" w:color="auto" w:fill="auto"/>
          </w:tcPr>
          <w:p w14:paraId="4ED254E1" w14:textId="77777777" w:rsidR="006C1E29" w:rsidRPr="002A6193" w:rsidRDefault="006C1E29" w:rsidP="0091424A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6C1E29" w:rsidRPr="002A6193" w14:paraId="1B028E47" w14:textId="77777777">
        <w:trPr>
          <w:trHeight w:val="253"/>
        </w:trPr>
        <w:tc>
          <w:tcPr>
            <w:tcW w:w="5103" w:type="dxa"/>
          </w:tcPr>
          <w:p w14:paraId="3D0071D3" w14:textId="77777777" w:rsidR="006C1E29" w:rsidRPr="002A6193" w:rsidRDefault="00E54E37" w:rsidP="0091424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Schermer | </w:t>
            </w:r>
          </w:p>
        </w:tc>
        <w:tc>
          <w:tcPr>
            <w:tcW w:w="4536" w:type="dxa"/>
            <w:shd w:val="clear" w:color="auto" w:fill="auto"/>
          </w:tcPr>
          <w:p w14:paraId="551B7FCC" w14:textId="77777777" w:rsidR="006C1E29" w:rsidRPr="002A6193" w:rsidRDefault="006C1E29" w:rsidP="0091424A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6C1E29" w:rsidRPr="002A6193" w14:paraId="75820C85" w14:textId="77777777">
        <w:trPr>
          <w:trHeight w:val="253"/>
        </w:trPr>
        <w:tc>
          <w:tcPr>
            <w:tcW w:w="5103" w:type="dxa"/>
          </w:tcPr>
          <w:p w14:paraId="4C18F31D" w14:textId="77777777" w:rsidR="006C1E29" w:rsidRPr="002A6193" w:rsidRDefault="00E54E37" w:rsidP="0091424A">
            <w:r w:rsidRPr="002A6193">
              <w:rPr>
                <w:rFonts w:eastAsia="Calibri"/>
                <w:lang w:val="en-US"/>
              </w:rPr>
              <w:t xml:space="preserve">Jan Vincent | </w:t>
            </w:r>
          </w:p>
        </w:tc>
        <w:tc>
          <w:tcPr>
            <w:tcW w:w="4536" w:type="dxa"/>
            <w:shd w:val="clear" w:color="auto" w:fill="auto"/>
          </w:tcPr>
          <w:p w14:paraId="743377A6" w14:textId="77777777" w:rsidR="006C1E29" w:rsidRPr="002A6193" w:rsidRDefault="006C1E29" w:rsidP="0091424A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</w:tbl>
    <w:p w14:paraId="192735D7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183v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3"/>
        <w:gridCol w:w="4491"/>
      </w:tblGrid>
      <w:tr w:rsidR="00DC1227" w:rsidRPr="002A6193" w14:paraId="0DC88A21" w14:textId="77777777">
        <w:trPr>
          <w:trHeight w:val="279"/>
        </w:trPr>
        <w:tc>
          <w:tcPr>
            <w:tcW w:w="5103" w:type="dxa"/>
          </w:tcPr>
          <w:p w14:paraId="104945C3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Jansen van Neerelten | </w:t>
            </w:r>
          </w:p>
        </w:tc>
        <w:tc>
          <w:tcPr>
            <w:tcW w:w="4536" w:type="dxa"/>
            <w:vMerge w:val="restart"/>
            <w:shd w:val="clear" w:color="auto" w:fill="auto"/>
          </w:tcPr>
          <w:p w14:paraId="6605F658" w14:textId="77777777" w:rsidR="00DC1227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Seguitano altri vinti nove fanti | pisti in</w:t>
            </w:r>
            <w:r w:rsidR="00DC1227" w:rsidRPr="002A6193">
              <w:rPr>
                <w:rFonts w:eastAsia="Calibri"/>
              </w:rPr>
              <w:t xml:space="preserve"> il </w:t>
            </w:r>
            <w:r w:rsidRPr="002A6193">
              <w:rPr>
                <w:rFonts w:eastAsia="Calibri"/>
              </w:rPr>
              <w:t>vassello de | Tissen chiamata Anna Riversin</w:t>
            </w:r>
            <w:r w:rsidRPr="002A6193">
              <w:rPr>
                <w:rFonts w:eastAsia="Calibri"/>
                <w:vertAlign w:val="superscript"/>
              </w:rPr>
              <w:footnoteReference w:id="632"/>
            </w:r>
            <w:r w:rsidRPr="002A6193">
              <w:rPr>
                <w:rFonts w:eastAsia="Calibri"/>
              </w:rPr>
              <w:t xml:space="preserve"> | </w:t>
            </w:r>
          </w:p>
        </w:tc>
      </w:tr>
      <w:tr w:rsidR="00DC1227" w:rsidRPr="002A6193" w14:paraId="56557782" w14:textId="77777777">
        <w:trPr>
          <w:trHeight w:val="276"/>
        </w:trPr>
        <w:tc>
          <w:tcPr>
            <w:tcW w:w="5103" w:type="dxa"/>
          </w:tcPr>
          <w:p w14:paraId="6167C6A3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Alens | </w:t>
            </w:r>
          </w:p>
        </w:tc>
        <w:tc>
          <w:tcPr>
            <w:tcW w:w="4536" w:type="dxa"/>
            <w:vMerge/>
            <w:shd w:val="clear" w:color="auto" w:fill="auto"/>
          </w:tcPr>
          <w:p w14:paraId="653C5353" w14:textId="77777777" w:rsidR="00DC1227" w:rsidRPr="002A6193" w:rsidRDefault="00DC1227" w:rsidP="009B2620">
            <w:pPr>
              <w:rPr>
                <w:rFonts w:eastAsia="Calibri"/>
              </w:rPr>
            </w:pPr>
          </w:p>
        </w:tc>
      </w:tr>
      <w:tr w:rsidR="00DC1227" w:rsidRPr="002A6193" w14:paraId="6E682233" w14:textId="77777777">
        <w:trPr>
          <w:trHeight w:val="276"/>
        </w:trPr>
        <w:tc>
          <w:tcPr>
            <w:tcW w:w="5103" w:type="dxa"/>
          </w:tcPr>
          <w:p w14:paraId="27D6A6B2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 Parenson | </w:t>
            </w:r>
          </w:p>
        </w:tc>
        <w:tc>
          <w:tcPr>
            <w:tcW w:w="4536" w:type="dxa"/>
            <w:vMerge/>
            <w:shd w:val="clear" w:color="auto" w:fill="auto"/>
          </w:tcPr>
          <w:p w14:paraId="70C5C6CA" w14:textId="77777777" w:rsidR="00DC1227" w:rsidRPr="002A6193" w:rsidRDefault="00DC1227" w:rsidP="009B2620">
            <w:pPr>
              <w:keepNext/>
              <w:keepLines/>
              <w:spacing w:before="480"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DC1227" w:rsidRPr="002A6193" w14:paraId="6446083F" w14:textId="77777777">
        <w:trPr>
          <w:trHeight w:val="276"/>
        </w:trPr>
        <w:tc>
          <w:tcPr>
            <w:tcW w:w="5103" w:type="dxa"/>
          </w:tcPr>
          <w:p w14:paraId="2BF4F13E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Alexander Ogelle | </w:t>
            </w:r>
          </w:p>
        </w:tc>
        <w:tc>
          <w:tcPr>
            <w:tcW w:w="4536" w:type="dxa"/>
            <w:shd w:val="clear" w:color="auto" w:fill="auto"/>
          </w:tcPr>
          <w:p w14:paraId="6ED7B4F5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Gerrit Ballingheem</w:t>
            </w:r>
            <w:r w:rsidRPr="002A6193">
              <w:rPr>
                <w:rFonts w:eastAsia="Calibri"/>
                <w:vertAlign w:val="superscript"/>
              </w:rPr>
              <w:footnoteReference w:id="633"/>
            </w:r>
            <w:r w:rsidRPr="002A6193">
              <w:rPr>
                <w:rFonts w:eastAsia="Calibri"/>
                <w:lang w:val="en-US"/>
              </w:rPr>
              <w:t xml:space="preserve"> lieutenant |</w:t>
            </w:r>
          </w:p>
        </w:tc>
      </w:tr>
      <w:tr w:rsidR="00DC1227" w:rsidRPr="002A6193" w14:paraId="139DBC45" w14:textId="77777777">
        <w:trPr>
          <w:trHeight w:val="276"/>
        </w:trPr>
        <w:tc>
          <w:tcPr>
            <w:tcW w:w="5103" w:type="dxa"/>
          </w:tcPr>
          <w:p w14:paraId="6DB752CB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Heyndricksen | </w:t>
            </w:r>
          </w:p>
        </w:tc>
        <w:tc>
          <w:tcPr>
            <w:tcW w:w="4536" w:type="dxa"/>
            <w:shd w:val="clear" w:color="auto" w:fill="auto"/>
          </w:tcPr>
          <w:p w14:paraId="2CF023E4" w14:textId="710B41AB" w:rsidR="00DC1227" w:rsidRPr="002A6193" w:rsidRDefault="00DC122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Glaude Veillie </w:t>
            </w:r>
            <w:ins w:id="2" w:author="Nina Lamal" w:date="2023-02-09T17:15:00Z">
              <w:r w:rsidR="006A37FC">
                <w:rPr>
                  <w:rFonts w:eastAsia="Calibri"/>
                </w:rPr>
                <w:t>l</w:t>
              </w:r>
            </w:ins>
            <w:del w:id="3" w:author="Nina Lamal" w:date="2023-02-09T17:15:00Z">
              <w:r w:rsidRPr="002A6193" w:rsidDel="006A37FC">
                <w:rPr>
                  <w:rFonts w:eastAsia="Calibri"/>
                </w:rPr>
                <w:delText>L</w:delText>
              </w:r>
            </w:del>
            <w:r w:rsidRPr="002A6193">
              <w:rPr>
                <w:rFonts w:eastAsia="Calibri"/>
              </w:rPr>
              <w:t xml:space="preserve">a Garde corporal | </w:t>
            </w:r>
          </w:p>
        </w:tc>
      </w:tr>
      <w:tr w:rsidR="00DC1227" w:rsidRPr="002A6193" w14:paraId="3F32FF90" w14:textId="77777777">
        <w:trPr>
          <w:trHeight w:val="276"/>
        </w:trPr>
        <w:tc>
          <w:tcPr>
            <w:tcW w:w="5103" w:type="dxa"/>
          </w:tcPr>
          <w:p w14:paraId="254C5FC3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Monga Levesteyn | </w:t>
            </w:r>
          </w:p>
        </w:tc>
        <w:tc>
          <w:tcPr>
            <w:tcW w:w="4536" w:type="dxa"/>
            <w:shd w:val="clear" w:color="auto" w:fill="auto"/>
          </w:tcPr>
          <w:p w14:paraId="7E027442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Louwerens Ballingheem | </w:t>
            </w:r>
          </w:p>
        </w:tc>
      </w:tr>
      <w:tr w:rsidR="00DC1227" w:rsidRPr="002A6193" w14:paraId="5B324D2E" w14:textId="77777777">
        <w:trPr>
          <w:trHeight w:val="276"/>
        </w:trPr>
        <w:tc>
          <w:tcPr>
            <w:tcW w:w="5103" w:type="dxa"/>
          </w:tcPr>
          <w:p w14:paraId="22830D42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Martin | </w:t>
            </w:r>
          </w:p>
        </w:tc>
        <w:tc>
          <w:tcPr>
            <w:tcW w:w="4536" w:type="dxa"/>
            <w:shd w:val="clear" w:color="auto" w:fill="auto"/>
          </w:tcPr>
          <w:p w14:paraId="18A05D91" w14:textId="3F2B1F26" w:rsidR="00DC1227" w:rsidRPr="002A6193" w:rsidRDefault="00DC1227" w:rsidP="006A37FC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Jurrien van Hui</w:t>
            </w:r>
            <w:del w:id="4" w:author="Nina Lamal" w:date="2023-02-09T17:16:00Z">
              <w:r w:rsidRPr="002A6193" w:rsidDel="006A37FC">
                <w:rPr>
                  <w:rFonts w:eastAsia="Calibri"/>
                  <w:lang w:val="en-US"/>
                </w:rPr>
                <w:delText>t</w:delText>
              </w:r>
            </w:del>
            <w:ins w:id="5" w:author="Nina Lamal" w:date="2023-02-09T17:16:00Z">
              <w:r w:rsidR="006A37FC">
                <w:rPr>
                  <w:rFonts w:eastAsia="Calibri"/>
                  <w:lang w:val="en-US"/>
                </w:rPr>
                <w:t>n</w:t>
              </w:r>
            </w:ins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</w:tr>
      <w:tr w:rsidR="00DC1227" w:rsidRPr="002A6193" w14:paraId="6C07E2F9" w14:textId="77777777">
        <w:trPr>
          <w:trHeight w:val="276"/>
        </w:trPr>
        <w:tc>
          <w:tcPr>
            <w:tcW w:w="5103" w:type="dxa"/>
          </w:tcPr>
          <w:p w14:paraId="33C7BED2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Simen Hanssen van Muyden | </w:t>
            </w:r>
          </w:p>
        </w:tc>
        <w:tc>
          <w:tcPr>
            <w:tcW w:w="4536" w:type="dxa"/>
            <w:shd w:val="clear" w:color="auto" w:fill="auto"/>
          </w:tcPr>
          <w:p w14:paraId="10F0415A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Vincent Blanckenburch | </w:t>
            </w:r>
          </w:p>
        </w:tc>
      </w:tr>
      <w:tr w:rsidR="00DC1227" w:rsidRPr="002A6193" w14:paraId="75A4A855" w14:textId="77777777">
        <w:trPr>
          <w:trHeight w:val="276"/>
        </w:trPr>
        <w:tc>
          <w:tcPr>
            <w:tcW w:w="5103" w:type="dxa"/>
          </w:tcPr>
          <w:p w14:paraId="059B5D07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Knols | </w:t>
            </w:r>
          </w:p>
        </w:tc>
        <w:tc>
          <w:tcPr>
            <w:tcW w:w="4536" w:type="dxa"/>
            <w:shd w:val="clear" w:color="auto" w:fill="auto"/>
          </w:tcPr>
          <w:p w14:paraId="344C7EAE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Pierre de Tricht | </w:t>
            </w:r>
          </w:p>
        </w:tc>
      </w:tr>
      <w:tr w:rsidR="00DC1227" w:rsidRPr="002A6193" w14:paraId="265FF5BB" w14:textId="77777777">
        <w:trPr>
          <w:trHeight w:val="276"/>
        </w:trPr>
        <w:tc>
          <w:tcPr>
            <w:tcW w:w="5103" w:type="dxa"/>
          </w:tcPr>
          <w:p w14:paraId="48DABDE3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Penis | </w:t>
            </w:r>
          </w:p>
        </w:tc>
        <w:tc>
          <w:tcPr>
            <w:tcW w:w="4536" w:type="dxa"/>
            <w:shd w:val="clear" w:color="auto" w:fill="auto"/>
          </w:tcPr>
          <w:p w14:paraId="0AB394CB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Hendrich Seep | </w:t>
            </w:r>
          </w:p>
        </w:tc>
      </w:tr>
      <w:tr w:rsidR="00DC1227" w:rsidRPr="002A6193" w14:paraId="222D95CD" w14:textId="77777777">
        <w:trPr>
          <w:trHeight w:val="276"/>
        </w:trPr>
        <w:tc>
          <w:tcPr>
            <w:tcW w:w="5103" w:type="dxa"/>
          </w:tcPr>
          <w:p w14:paraId="4A62D36F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Fransen | </w:t>
            </w:r>
          </w:p>
        </w:tc>
        <w:tc>
          <w:tcPr>
            <w:tcW w:w="4536" w:type="dxa"/>
            <w:shd w:val="clear" w:color="auto" w:fill="auto"/>
          </w:tcPr>
          <w:p w14:paraId="4C56349F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Anderies Meyer | </w:t>
            </w:r>
          </w:p>
        </w:tc>
      </w:tr>
      <w:tr w:rsidR="00DC1227" w:rsidRPr="002A6193" w14:paraId="0D70EEF7" w14:textId="77777777">
        <w:trPr>
          <w:trHeight w:val="276"/>
        </w:trPr>
        <w:tc>
          <w:tcPr>
            <w:tcW w:w="5103" w:type="dxa"/>
          </w:tcPr>
          <w:p w14:paraId="49D88B60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Felis Hartman | </w:t>
            </w:r>
          </w:p>
        </w:tc>
        <w:tc>
          <w:tcPr>
            <w:tcW w:w="4536" w:type="dxa"/>
            <w:shd w:val="clear" w:color="auto" w:fill="auto"/>
          </w:tcPr>
          <w:p w14:paraId="1367BAAB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Francois Bataillie | </w:t>
            </w:r>
          </w:p>
        </w:tc>
      </w:tr>
      <w:tr w:rsidR="00DC1227" w:rsidRPr="002A6193" w14:paraId="521F68EF" w14:textId="77777777">
        <w:trPr>
          <w:trHeight w:val="276"/>
        </w:trPr>
        <w:tc>
          <w:tcPr>
            <w:tcW w:w="5103" w:type="dxa"/>
          </w:tcPr>
          <w:p w14:paraId="408C4017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Harmensen tambour | </w:t>
            </w:r>
          </w:p>
        </w:tc>
        <w:tc>
          <w:tcPr>
            <w:tcW w:w="4536" w:type="dxa"/>
            <w:shd w:val="clear" w:color="auto" w:fill="auto"/>
          </w:tcPr>
          <w:p w14:paraId="5F837B56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Adam Horick | </w:t>
            </w:r>
          </w:p>
        </w:tc>
      </w:tr>
      <w:tr w:rsidR="00DC1227" w:rsidRPr="002A6193" w14:paraId="04049780" w14:textId="77777777">
        <w:trPr>
          <w:trHeight w:val="276"/>
        </w:trPr>
        <w:tc>
          <w:tcPr>
            <w:tcW w:w="5103" w:type="dxa"/>
          </w:tcPr>
          <w:p w14:paraId="1A0978BC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Smit | </w:t>
            </w:r>
          </w:p>
        </w:tc>
        <w:tc>
          <w:tcPr>
            <w:tcW w:w="4536" w:type="dxa"/>
            <w:shd w:val="clear" w:color="auto" w:fill="auto"/>
          </w:tcPr>
          <w:p w14:paraId="78698AF3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Barent van Munster | </w:t>
            </w:r>
          </w:p>
        </w:tc>
      </w:tr>
      <w:tr w:rsidR="00DC1227" w:rsidRPr="002A6193" w14:paraId="46C3F397" w14:textId="77777777">
        <w:trPr>
          <w:trHeight w:val="276"/>
        </w:trPr>
        <w:tc>
          <w:tcPr>
            <w:tcW w:w="5103" w:type="dxa"/>
          </w:tcPr>
          <w:p w14:paraId="3F34A97F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Robbert Co</w:t>
            </w:r>
            <w:r w:rsidR="00DC1227" w:rsidRPr="002A6193">
              <w:rPr>
                <w:rFonts w:eastAsia="Calibri"/>
                <w:lang w:val="en-US"/>
              </w:rPr>
              <w:t>mi</w:t>
            </w:r>
            <w:r w:rsidRPr="002A6193">
              <w:rPr>
                <w:rFonts w:eastAsia="Calibri"/>
                <w:lang w:val="en-US"/>
              </w:rPr>
              <w:t>erby</w:t>
            </w:r>
            <w:r w:rsidR="00DC1227" w:rsidRPr="002A6193">
              <w:rPr>
                <w:rStyle w:val="FootnoteReference"/>
                <w:rFonts w:eastAsia="Calibri"/>
                <w:lang w:val="en-US"/>
              </w:rPr>
              <w:footnoteReference w:id="634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6257361D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Heyndrick Ballingheem | </w:t>
            </w:r>
          </w:p>
        </w:tc>
      </w:tr>
      <w:tr w:rsidR="00DC1227" w:rsidRPr="002A6193" w14:paraId="00068CC8" w14:textId="77777777">
        <w:trPr>
          <w:trHeight w:val="276"/>
        </w:trPr>
        <w:tc>
          <w:tcPr>
            <w:tcW w:w="5103" w:type="dxa"/>
          </w:tcPr>
          <w:p w14:paraId="6664C7C3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Joris Michelbe | </w:t>
            </w:r>
          </w:p>
        </w:tc>
        <w:tc>
          <w:tcPr>
            <w:tcW w:w="4536" w:type="dxa"/>
            <w:shd w:val="clear" w:color="auto" w:fill="auto"/>
          </w:tcPr>
          <w:p w14:paraId="435070DC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Claes Albrechts | </w:t>
            </w:r>
          </w:p>
        </w:tc>
      </w:tr>
      <w:tr w:rsidR="00DC1227" w:rsidRPr="002A6193" w14:paraId="683937DE" w14:textId="77777777">
        <w:trPr>
          <w:trHeight w:val="276"/>
        </w:trPr>
        <w:tc>
          <w:tcPr>
            <w:tcW w:w="5103" w:type="dxa"/>
          </w:tcPr>
          <w:p w14:paraId="16537481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Adam Court | </w:t>
            </w:r>
          </w:p>
        </w:tc>
        <w:tc>
          <w:tcPr>
            <w:tcW w:w="4536" w:type="dxa"/>
            <w:shd w:val="clear" w:color="auto" w:fill="auto"/>
          </w:tcPr>
          <w:p w14:paraId="1AA933E9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Felten Coets | </w:t>
            </w:r>
          </w:p>
        </w:tc>
      </w:tr>
      <w:tr w:rsidR="00DC1227" w:rsidRPr="002A6193" w14:paraId="6A30DC0E" w14:textId="77777777">
        <w:trPr>
          <w:trHeight w:val="276"/>
        </w:trPr>
        <w:tc>
          <w:tcPr>
            <w:tcW w:w="5103" w:type="dxa"/>
          </w:tcPr>
          <w:p w14:paraId="76213F91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Arnout Rotkerck | </w:t>
            </w:r>
          </w:p>
        </w:tc>
        <w:tc>
          <w:tcPr>
            <w:tcW w:w="4536" w:type="dxa"/>
            <w:shd w:val="clear" w:color="auto" w:fill="auto"/>
          </w:tcPr>
          <w:p w14:paraId="74909855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Heering van Hiel | </w:t>
            </w:r>
          </w:p>
        </w:tc>
      </w:tr>
      <w:tr w:rsidR="00DC1227" w:rsidRPr="002A6193" w14:paraId="459F332D" w14:textId="77777777">
        <w:trPr>
          <w:trHeight w:val="276"/>
        </w:trPr>
        <w:tc>
          <w:tcPr>
            <w:tcW w:w="5103" w:type="dxa"/>
          </w:tcPr>
          <w:p w14:paraId="6F76E391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Claes Jansen Vogellesang | </w:t>
            </w:r>
          </w:p>
        </w:tc>
        <w:tc>
          <w:tcPr>
            <w:tcW w:w="4536" w:type="dxa"/>
            <w:shd w:val="clear" w:color="auto" w:fill="auto"/>
          </w:tcPr>
          <w:p w14:paraId="3F0533C0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Lanting | </w:t>
            </w:r>
          </w:p>
        </w:tc>
      </w:tr>
      <w:tr w:rsidR="00DC1227" w:rsidRPr="002A6193" w14:paraId="14F8969E" w14:textId="77777777">
        <w:trPr>
          <w:trHeight w:val="276"/>
        </w:trPr>
        <w:tc>
          <w:tcPr>
            <w:tcW w:w="5103" w:type="dxa"/>
          </w:tcPr>
          <w:p w14:paraId="077B2ACE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Sybert | </w:t>
            </w:r>
          </w:p>
        </w:tc>
        <w:tc>
          <w:tcPr>
            <w:tcW w:w="4536" w:type="dxa"/>
            <w:shd w:val="clear" w:color="auto" w:fill="auto"/>
          </w:tcPr>
          <w:p w14:paraId="1B25D211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Gerritsen | </w:t>
            </w:r>
          </w:p>
        </w:tc>
      </w:tr>
      <w:tr w:rsidR="00DC1227" w:rsidRPr="002A6193" w14:paraId="6DC996F0" w14:textId="77777777">
        <w:trPr>
          <w:trHeight w:val="276"/>
        </w:trPr>
        <w:tc>
          <w:tcPr>
            <w:tcW w:w="5103" w:type="dxa"/>
          </w:tcPr>
          <w:p w14:paraId="1FB6E6F8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Reynout Do</w:t>
            </w:r>
            <w:r w:rsidR="00DC1227" w:rsidRPr="002A6193">
              <w:rPr>
                <w:rFonts w:eastAsia="Calibri"/>
                <w:lang w:val="en-US"/>
              </w:rPr>
              <w:t>u</w:t>
            </w:r>
            <w:r w:rsidRPr="002A6193">
              <w:rPr>
                <w:rFonts w:eastAsia="Calibri"/>
                <w:lang w:val="en-US"/>
              </w:rPr>
              <w:t xml:space="preserve">venkeim | </w:t>
            </w:r>
          </w:p>
        </w:tc>
        <w:tc>
          <w:tcPr>
            <w:tcW w:w="4536" w:type="dxa"/>
            <w:shd w:val="clear" w:color="auto" w:fill="auto"/>
          </w:tcPr>
          <w:p w14:paraId="46C77B14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Hendryck Giaf | </w:t>
            </w:r>
          </w:p>
        </w:tc>
      </w:tr>
      <w:tr w:rsidR="00DC1227" w:rsidRPr="002A6193" w14:paraId="6CB90446" w14:textId="77777777">
        <w:trPr>
          <w:trHeight w:val="276"/>
        </w:trPr>
        <w:tc>
          <w:tcPr>
            <w:tcW w:w="5103" w:type="dxa"/>
          </w:tcPr>
          <w:p w14:paraId="69B06BDF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Jens Cristiaensen van Herdersler | </w:t>
            </w:r>
          </w:p>
        </w:tc>
        <w:tc>
          <w:tcPr>
            <w:tcW w:w="4536" w:type="dxa"/>
            <w:shd w:val="clear" w:color="auto" w:fill="auto"/>
          </w:tcPr>
          <w:p w14:paraId="30273F6D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Jurien Barents | </w:t>
            </w:r>
          </w:p>
        </w:tc>
      </w:tr>
      <w:tr w:rsidR="00DC1227" w:rsidRPr="002A6193" w14:paraId="0F2DC157" w14:textId="77777777">
        <w:trPr>
          <w:trHeight w:val="276"/>
        </w:trPr>
        <w:tc>
          <w:tcPr>
            <w:tcW w:w="5103" w:type="dxa"/>
          </w:tcPr>
          <w:p w14:paraId="10E5DCCE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Sybert van Cunsburch | </w:t>
            </w:r>
          </w:p>
        </w:tc>
        <w:tc>
          <w:tcPr>
            <w:tcW w:w="4536" w:type="dxa"/>
            <w:shd w:val="clear" w:color="auto" w:fill="auto"/>
          </w:tcPr>
          <w:p w14:paraId="5D54898D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Lambert Gerrits | </w:t>
            </w:r>
          </w:p>
        </w:tc>
      </w:tr>
      <w:tr w:rsidR="00DC1227" w:rsidRPr="002A6193" w14:paraId="255FCF5D" w14:textId="77777777">
        <w:trPr>
          <w:trHeight w:val="276"/>
        </w:trPr>
        <w:tc>
          <w:tcPr>
            <w:tcW w:w="5103" w:type="dxa"/>
          </w:tcPr>
          <w:p w14:paraId="695ED549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Hunigen | </w:t>
            </w:r>
          </w:p>
        </w:tc>
        <w:tc>
          <w:tcPr>
            <w:tcW w:w="4536" w:type="dxa"/>
            <w:shd w:val="clear" w:color="auto" w:fill="auto"/>
          </w:tcPr>
          <w:p w14:paraId="76293193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Huijbert Tier | </w:t>
            </w:r>
          </w:p>
        </w:tc>
      </w:tr>
      <w:tr w:rsidR="00DC1227" w:rsidRPr="002A6193" w14:paraId="764EF652" w14:textId="77777777">
        <w:trPr>
          <w:trHeight w:val="276"/>
        </w:trPr>
        <w:tc>
          <w:tcPr>
            <w:tcW w:w="5103" w:type="dxa"/>
          </w:tcPr>
          <w:p w14:paraId="67A2D91B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 xml:space="preserve">Claes Jansen | </w:t>
            </w:r>
          </w:p>
        </w:tc>
        <w:tc>
          <w:tcPr>
            <w:tcW w:w="4536" w:type="dxa"/>
            <w:shd w:val="clear" w:color="auto" w:fill="auto"/>
          </w:tcPr>
          <w:p w14:paraId="6D6FD518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Louwerens Remet | </w:t>
            </w:r>
          </w:p>
        </w:tc>
      </w:tr>
      <w:tr w:rsidR="00DC1227" w:rsidRPr="002A6193" w14:paraId="3676BD3D" w14:textId="77777777">
        <w:trPr>
          <w:trHeight w:val="276"/>
        </w:trPr>
        <w:tc>
          <w:tcPr>
            <w:tcW w:w="5103" w:type="dxa"/>
          </w:tcPr>
          <w:p w14:paraId="4E4CAAB0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Pieters | </w:t>
            </w:r>
          </w:p>
        </w:tc>
        <w:tc>
          <w:tcPr>
            <w:tcW w:w="4536" w:type="dxa"/>
            <w:shd w:val="clear" w:color="auto" w:fill="auto"/>
          </w:tcPr>
          <w:p w14:paraId="6E3D085D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Petter van Hof | </w:t>
            </w:r>
          </w:p>
        </w:tc>
      </w:tr>
      <w:tr w:rsidR="00DC1227" w:rsidRPr="002A6193" w14:paraId="63E516EF" w14:textId="77777777">
        <w:trPr>
          <w:trHeight w:val="276"/>
        </w:trPr>
        <w:tc>
          <w:tcPr>
            <w:tcW w:w="5103" w:type="dxa"/>
          </w:tcPr>
          <w:p w14:paraId="0446A4E8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Heyndrick van Hamburch | </w:t>
            </w:r>
          </w:p>
        </w:tc>
        <w:tc>
          <w:tcPr>
            <w:tcW w:w="4536" w:type="dxa"/>
            <w:shd w:val="clear" w:color="auto" w:fill="auto"/>
          </w:tcPr>
          <w:p w14:paraId="2531004C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Dirick Buter tambour | </w:t>
            </w:r>
          </w:p>
        </w:tc>
      </w:tr>
      <w:tr w:rsidR="00DC1227" w:rsidRPr="002A6193" w14:paraId="4C393EA0" w14:textId="77777777">
        <w:trPr>
          <w:trHeight w:val="276"/>
        </w:trPr>
        <w:tc>
          <w:tcPr>
            <w:tcW w:w="5103" w:type="dxa"/>
          </w:tcPr>
          <w:p w14:paraId="66ADB8EC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Jeunnissen vugten Haech | </w:t>
            </w:r>
          </w:p>
        </w:tc>
        <w:tc>
          <w:tcPr>
            <w:tcW w:w="4536" w:type="dxa"/>
            <w:shd w:val="clear" w:color="auto" w:fill="auto"/>
          </w:tcPr>
          <w:p w14:paraId="319C175E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Louter Courhouter van Vlot | </w:t>
            </w:r>
          </w:p>
        </w:tc>
      </w:tr>
      <w:tr w:rsidR="00DC1227" w:rsidRPr="002A6193" w14:paraId="2038A916" w14:textId="77777777">
        <w:trPr>
          <w:trHeight w:val="276"/>
        </w:trPr>
        <w:tc>
          <w:tcPr>
            <w:tcW w:w="5103" w:type="dxa"/>
          </w:tcPr>
          <w:p w14:paraId="4B2452EC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Crinconsse</w:t>
            </w:r>
            <w:r w:rsidR="00DC1227" w:rsidRPr="002A6193">
              <w:rPr>
                <w:rFonts w:eastAsia="Calibri"/>
                <w:lang w:val="en-US"/>
              </w:rPr>
              <w:t xml:space="preserve"> vander M</w:t>
            </w:r>
            <w:r w:rsidRPr="002A6193">
              <w:rPr>
                <w:rFonts w:eastAsia="Calibri"/>
                <w:lang w:val="en-US"/>
              </w:rPr>
              <w:t>ad</w:t>
            </w:r>
            <w:r w:rsidR="00DC1227" w:rsidRPr="002A6193">
              <w:rPr>
                <w:rFonts w:eastAsia="Calibri"/>
                <w:lang w:val="en-US"/>
              </w:rPr>
              <w:t>t</w:t>
            </w:r>
            <w:r w:rsidRPr="002A6193">
              <w:rPr>
                <w:rFonts w:eastAsia="Calibri"/>
                <w:vertAlign w:val="superscript"/>
              </w:rPr>
              <w:footnoteReference w:id="635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4B8DF68F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Stats van Hoef | </w:t>
            </w:r>
          </w:p>
        </w:tc>
      </w:tr>
      <w:tr w:rsidR="00DC1227" w:rsidRPr="002A6193" w14:paraId="676A1177" w14:textId="77777777">
        <w:trPr>
          <w:trHeight w:val="276"/>
        </w:trPr>
        <w:tc>
          <w:tcPr>
            <w:tcW w:w="5103" w:type="dxa"/>
          </w:tcPr>
          <w:p w14:paraId="38BB825D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Dirick Eylaers | </w:t>
            </w:r>
          </w:p>
        </w:tc>
        <w:tc>
          <w:tcPr>
            <w:tcW w:w="4536" w:type="dxa"/>
            <w:shd w:val="clear" w:color="auto" w:fill="auto"/>
          </w:tcPr>
          <w:p w14:paraId="0C850DAB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Handries | </w:t>
            </w:r>
          </w:p>
        </w:tc>
      </w:tr>
      <w:tr w:rsidR="00DC1227" w:rsidRPr="002A6193" w14:paraId="19925FEC" w14:textId="77777777">
        <w:trPr>
          <w:trHeight w:val="276"/>
        </w:trPr>
        <w:tc>
          <w:tcPr>
            <w:tcW w:w="5103" w:type="dxa"/>
          </w:tcPr>
          <w:p w14:paraId="6B2CF2D8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Arrien Arissen Post | </w:t>
            </w:r>
          </w:p>
        </w:tc>
        <w:tc>
          <w:tcPr>
            <w:tcW w:w="4536" w:type="dxa"/>
            <w:shd w:val="clear" w:color="auto" w:fill="auto"/>
          </w:tcPr>
          <w:p w14:paraId="366D48E6" w14:textId="77777777" w:rsidR="00DC1227" w:rsidRPr="002A6193" w:rsidRDefault="00DC122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Arnout Wintiny | </w:t>
            </w:r>
          </w:p>
        </w:tc>
      </w:tr>
      <w:tr w:rsidR="00DC1227" w:rsidRPr="002A6193" w14:paraId="2DC4FDA2" w14:textId="77777777">
        <w:trPr>
          <w:trHeight w:val="276"/>
        </w:trPr>
        <w:tc>
          <w:tcPr>
            <w:tcW w:w="5103" w:type="dxa"/>
          </w:tcPr>
          <w:p w14:paraId="1F769556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Joris | </w:t>
            </w:r>
          </w:p>
        </w:tc>
        <w:tc>
          <w:tcPr>
            <w:tcW w:w="4536" w:type="dxa"/>
            <w:shd w:val="clear" w:color="auto" w:fill="auto"/>
          </w:tcPr>
          <w:p w14:paraId="234BCB5A" w14:textId="77777777" w:rsidR="00DC1227" w:rsidRPr="002A6193" w:rsidRDefault="00DC122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Barent Barents | </w:t>
            </w:r>
          </w:p>
        </w:tc>
      </w:tr>
      <w:tr w:rsidR="00DC1227" w:rsidRPr="002A6193" w14:paraId="43ACBEBE" w14:textId="77777777">
        <w:trPr>
          <w:trHeight w:val="276"/>
        </w:trPr>
        <w:tc>
          <w:tcPr>
            <w:tcW w:w="5103" w:type="dxa"/>
          </w:tcPr>
          <w:p w14:paraId="794303B1" w14:textId="77777777" w:rsidR="00DC1227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Antoni Martin | </w:t>
            </w:r>
          </w:p>
        </w:tc>
        <w:tc>
          <w:tcPr>
            <w:tcW w:w="4536" w:type="dxa"/>
            <w:shd w:val="clear" w:color="auto" w:fill="auto"/>
          </w:tcPr>
          <w:p w14:paraId="1AF1A752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</w:p>
        </w:tc>
      </w:tr>
      <w:tr w:rsidR="00DC1227" w:rsidRPr="002A6193" w14:paraId="497BA1C2" w14:textId="77777777">
        <w:trPr>
          <w:trHeight w:val="276"/>
        </w:trPr>
        <w:tc>
          <w:tcPr>
            <w:tcW w:w="5103" w:type="dxa"/>
          </w:tcPr>
          <w:p w14:paraId="551E6394" w14:textId="77777777" w:rsidR="00DC1227" w:rsidRPr="002A6193" w:rsidRDefault="00E54E37">
            <w:r w:rsidRPr="002A6193">
              <w:rPr>
                <w:rFonts w:eastAsia="Calibri"/>
                <w:lang w:val="en-US"/>
              </w:rPr>
              <w:t>Gerrit Jansen vuyten Haech |</w:t>
            </w:r>
          </w:p>
        </w:tc>
        <w:tc>
          <w:tcPr>
            <w:tcW w:w="4536" w:type="dxa"/>
            <w:shd w:val="clear" w:color="auto" w:fill="auto"/>
          </w:tcPr>
          <w:p w14:paraId="09DEF578" w14:textId="77777777" w:rsidR="00DC1227" w:rsidRPr="002A6193" w:rsidRDefault="00DC1227" w:rsidP="009B2620">
            <w:pPr>
              <w:rPr>
                <w:rFonts w:eastAsia="Calibri"/>
                <w:lang w:val="en-US"/>
              </w:rPr>
            </w:pPr>
          </w:p>
        </w:tc>
      </w:tr>
    </w:tbl>
    <w:p w14:paraId="26F96CEA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184r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3"/>
        <w:gridCol w:w="4451"/>
      </w:tblGrid>
      <w:tr w:rsidR="00612AB6" w:rsidRPr="002A6193" w14:paraId="2B659BEB" w14:textId="77777777">
        <w:trPr>
          <w:trHeight w:val="27"/>
        </w:trPr>
        <w:tc>
          <w:tcPr>
            <w:tcW w:w="5103" w:type="dxa"/>
          </w:tcPr>
          <w:p w14:paraId="49D413E4" w14:textId="77777777" w:rsidR="00612AB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Seguitano altri vinti sopra il | vassello nominat</w:t>
            </w:r>
            <w:r w:rsidR="00253F84" w:rsidRPr="002A6193">
              <w:rPr>
                <w:rFonts w:eastAsia="Calibri"/>
              </w:rPr>
              <w:t>a</w:t>
            </w:r>
            <w:r w:rsidR="00612AB6" w:rsidRPr="002A6193">
              <w:rPr>
                <w:rFonts w:eastAsia="Calibri"/>
              </w:rPr>
              <w:t xml:space="preserve"> La vacca | chiamata c</w:t>
            </w:r>
            <w:r w:rsidRPr="002A6193">
              <w:rPr>
                <w:rFonts w:eastAsia="Calibri"/>
              </w:rPr>
              <w:t>ap</w:t>
            </w:r>
            <w:r w:rsidR="00612AB6" w:rsidRPr="002A6193">
              <w:rPr>
                <w:rFonts w:eastAsia="Calibri"/>
              </w:rPr>
              <w:t>itan</w:t>
            </w:r>
            <w:r w:rsidRPr="002A6193">
              <w:rPr>
                <w:rFonts w:eastAsia="Calibri"/>
              </w:rPr>
              <w:t xml:space="preserve">o Schrober | </w:t>
            </w:r>
          </w:p>
        </w:tc>
        <w:tc>
          <w:tcPr>
            <w:tcW w:w="4536" w:type="dxa"/>
            <w:vMerge w:val="restart"/>
          </w:tcPr>
          <w:p w14:paraId="680BE539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76B928B7" w14:textId="77777777">
        <w:trPr>
          <w:trHeight w:val="20"/>
        </w:trPr>
        <w:tc>
          <w:tcPr>
            <w:tcW w:w="5103" w:type="dxa"/>
          </w:tcPr>
          <w:p w14:paraId="741B4289" w14:textId="77777777" w:rsidR="00612AB6" w:rsidRPr="002A6193" w:rsidRDefault="00612AB6" w:rsidP="000439D9">
            <w:pPr>
              <w:rPr>
                <w:rFonts w:eastAsia="Calibri"/>
              </w:rPr>
            </w:pPr>
          </w:p>
        </w:tc>
        <w:tc>
          <w:tcPr>
            <w:tcW w:w="4536" w:type="dxa"/>
            <w:vMerge/>
          </w:tcPr>
          <w:p w14:paraId="54D47C80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187E9032" w14:textId="77777777">
        <w:trPr>
          <w:trHeight w:val="20"/>
        </w:trPr>
        <w:tc>
          <w:tcPr>
            <w:tcW w:w="5103" w:type="dxa"/>
          </w:tcPr>
          <w:p w14:paraId="385BFC1A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Adam Hoiro sargent | </w:t>
            </w:r>
          </w:p>
        </w:tc>
        <w:tc>
          <w:tcPr>
            <w:tcW w:w="4536" w:type="dxa"/>
            <w:vMerge/>
          </w:tcPr>
          <w:p w14:paraId="3BE34298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5CED8D7E" w14:textId="77777777">
        <w:trPr>
          <w:trHeight w:val="20"/>
        </w:trPr>
        <w:tc>
          <w:tcPr>
            <w:tcW w:w="5103" w:type="dxa"/>
          </w:tcPr>
          <w:p w14:paraId="4A6E92DF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Marin Benet | </w:t>
            </w:r>
          </w:p>
        </w:tc>
        <w:tc>
          <w:tcPr>
            <w:tcW w:w="4536" w:type="dxa"/>
            <w:vMerge/>
          </w:tcPr>
          <w:p w14:paraId="0F056482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3A368651" w14:textId="77777777">
        <w:trPr>
          <w:trHeight w:val="20"/>
        </w:trPr>
        <w:tc>
          <w:tcPr>
            <w:tcW w:w="5103" w:type="dxa"/>
          </w:tcPr>
          <w:p w14:paraId="2059F271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Glaude Rosselot | </w:t>
            </w:r>
          </w:p>
        </w:tc>
        <w:tc>
          <w:tcPr>
            <w:tcW w:w="4536" w:type="dxa"/>
            <w:vMerge/>
          </w:tcPr>
          <w:p w14:paraId="35B6A075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4C672211" w14:textId="77777777">
        <w:trPr>
          <w:trHeight w:val="20"/>
        </w:trPr>
        <w:tc>
          <w:tcPr>
            <w:tcW w:w="5103" w:type="dxa"/>
          </w:tcPr>
          <w:p w14:paraId="58CB94C9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De Schermi | </w:t>
            </w:r>
          </w:p>
        </w:tc>
        <w:tc>
          <w:tcPr>
            <w:tcW w:w="4536" w:type="dxa"/>
            <w:vMerge/>
          </w:tcPr>
          <w:p w14:paraId="1517C82D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78110B06" w14:textId="77777777">
        <w:trPr>
          <w:trHeight w:val="20"/>
        </w:trPr>
        <w:tc>
          <w:tcPr>
            <w:tcW w:w="5103" w:type="dxa"/>
          </w:tcPr>
          <w:p w14:paraId="2B92B71A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Abraham Gillimain | </w:t>
            </w:r>
          </w:p>
        </w:tc>
        <w:tc>
          <w:tcPr>
            <w:tcW w:w="4536" w:type="dxa"/>
            <w:vMerge/>
          </w:tcPr>
          <w:p w14:paraId="36871A84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586C6EB6" w14:textId="77777777">
        <w:trPr>
          <w:trHeight w:val="20"/>
        </w:trPr>
        <w:tc>
          <w:tcPr>
            <w:tcW w:w="5103" w:type="dxa"/>
          </w:tcPr>
          <w:p w14:paraId="40E0D38D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Ba</w:t>
            </w:r>
            <w:r w:rsidR="00612AB6" w:rsidRPr="002A6193">
              <w:rPr>
                <w:rFonts w:eastAsia="Calibri"/>
                <w:lang w:val="en-US"/>
              </w:rPr>
              <w:t>rent E</w:t>
            </w:r>
            <w:r w:rsidRPr="002A6193">
              <w:rPr>
                <w:rFonts w:eastAsia="Calibri"/>
                <w:lang w:val="en-US"/>
              </w:rPr>
              <w:t xml:space="preserve">spers | </w:t>
            </w:r>
          </w:p>
        </w:tc>
        <w:tc>
          <w:tcPr>
            <w:tcW w:w="4536" w:type="dxa"/>
            <w:vMerge/>
          </w:tcPr>
          <w:p w14:paraId="0C209122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182EEC5F" w14:textId="77777777">
        <w:trPr>
          <w:trHeight w:val="20"/>
        </w:trPr>
        <w:tc>
          <w:tcPr>
            <w:tcW w:w="5103" w:type="dxa"/>
          </w:tcPr>
          <w:p w14:paraId="52E02025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Minfin | </w:t>
            </w:r>
          </w:p>
        </w:tc>
        <w:tc>
          <w:tcPr>
            <w:tcW w:w="4536" w:type="dxa"/>
            <w:vMerge/>
          </w:tcPr>
          <w:p w14:paraId="7B3E1816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2D1029FD" w14:textId="77777777">
        <w:trPr>
          <w:trHeight w:val="20"/>
        </w:trPr>
        <w:tc>
          <w:tcPr>
            <w:tcW w:w="5103" w:type="dxa"/>
          </w:tcPr>
          <w:p w14:paraId="5B2EAD09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Baltasar Dominick | </w:t>
            </w:r>
          </w:p>
        </w:tc>
        <w:tc>
          <w:tcPr>
            <w:tcW w:w="4536" w:type="dxa"/>
            <w:vMerge/>
          </w:tcPr>
          <w:p w14:paraId="28B118C6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266CA2EB" w14:textId="77777777">
        <w:trPr>
          <w:trHeight w:val="20"/>
        </w:trPr>
        <w:tc>
          <w:tcPr>
            <w:tcW w:w="5103" w:type="dxa"/>
          </w:tcPr>
          <w:p w14:paraId="6027A261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Casper Brants | </w:t>
            </w:r>
          </w:p>
        </w:tc>
        <w:tc>
          <w:tcPr>
            <w:tcW w:w="4536" w:type="dxa"/>
            <w:vMerge/>
          </w:tcPr>
          <w:p w14:paraId="6B8D4A6A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6A8BF7B4" w14:textId="77777777">
        <w:trPr>
          <w:trHeight w:val="20"/>
        </w:trPr>
        <w:tc>
          <w:tcPr>
            <w:tcW w:w="5103" w:type="dxa"/>
          </w:tcPr>
          <w:p w14:paraId="30B2E61E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Conraet Haerts | </w:t>
            </w:r>
          </w:p>
        </w:tc>
        <w:tc>
          <w:tcPr>
            <w:tcW w:w="4536" w:type="dxa"/>
            <w:vMerge/>
          </w:tcPr>
          <w:p w14:paraId="5A32D115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3145985C" w14:textId="77777777">
        <w:trPr>
          <w:trHeight w:val="20"/>
        </w:trPr>
        <w:tc>
          <w:tcPr>
            <w:tcW w:w="5103" w:type="dxa"/>
          </w:tcPr>
          <w:p w14:paraId="16AAB5DF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Christoffel Kepel | </w:t>
            </w:r>
          </w:p>
        </w:tc>
        <w:tc>
          <w:tcPr>
            <w:tcW w:w="4536" w:type="dxa"/>
            <w:vMerge/>
          </w:tcPr>
          <w:p w14:paraId="2E0FDAB2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5C1F3722" w14:textId="77777777">
        <w:trPr>
          <w:trHeight w:val="20"/>
        </w:trPr>
        <w:tc>
          <w:tcPr>
            <w:tcW w:w="5103" w:type="dxa"/>
          </w:tcPr>
          <w:p w14:paraId="55F2D604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Mil | </w:t>
            </w:r>
          </w:p>
        </w:tc>
        <w:tc>
          <w:tcPr>
            <w:tcW w:w="4536" w:type="dxa"/>
            <w:vMerge/>
          </w:tcPr>
          <w:p w14:paraId="60093410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06C9DA96" w14:textId="77777777">
        <w:trPr>
          <w:trHeight w:val="20"/>
        </w:trPr>
        <w:tc>
          <w:tcPr>
            <w:tcW w:w="5103" w:type="dxa"/>
          </w:tcPr>
          <w:p w14:paraId="3492EDB7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Hessick | </w:t>
            </w:r>
          </w:p>
        </w:tc>
        <w:tc>
          <w:tcPr>
            <w:tcW w:w="4536" w:type="dxa"/>
            <w:vMerge/>
          </w:tcPr>
          <w:p w14:paraId="03B66192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12AB5BB7" w14:textId="77777777">
        <w:trPr>
          <w:trHeight w:val="20"/>
        </w:trPr>
        <w:tc>
          <w:tcPr>
            <w:tcW w:w="5103" w:type="dxa"/>
          </w:tcPr>
          <w:p w14:paraId="08D356FB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Jans van Harde | </w:t>
            </w:r>
          </w:p>
        </w:tc>
        <w:tc>
          <w:tcPr>
            <w:tcW w:w="4536" w:type="dxa"/>
            <w:vMerge/>
          </w:tcPr>
          <w:p w14:paraId="2EBC8E49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062690D4" w14:textId="77777777">
        <w:trPr>
          <w:trHeight w:val="20"/>
        </w:trPr>
        <w:tc>
          <w:tcPr>
            <w:tcW w:w="5103" w:type="dxa"/>
          </w:tcPr>
          <w:p w14:paraId="52EA431C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Manuel Egenius | </w:t>
            </w:r>
          </w:p>
        </w:tc>
        <w:tc>
          <w:tcPr>
            <w:tcW w:w="4536" w:type="dxa"/>
            <w:vMerge/>
          </w:tcPr>
          <w:p w14:paraId="001D7BE4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4FC704D8" w14:textId="77777777">
        <w:trPr>
          <w:trHeight w:val="20"/>
        </w:trPr>
        <w:tc>
          <w:tcPr>
            <w:tcW w:w="5103" w:type="dxa"/>
          </w:tcPr>
          <w:p w14:paraId="108ED4EF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Lout | </w:t>
            </w:r>
          </w:p>
        </w:tc>
        <w:tc>
          <w:tcPr>
            <w:tcW w:w="4536" w:type="dxa"/>
            <w:vMerge/>
          </w:tcPr>
          <w:p w14:paraId="528B9459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0AC6E0A2" w14:textId="77777777">
        <w:trPr>
          <w:trHeight w:val="20"/>
        </w:trPr>
        <w:tc>
          <w:tcPr>
            <w:tcW w:w="5103" w:type="dxa"/>
          </w:tcPr>
          <w:p w14:paraId="2111A0D9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Lourens de </w:t>
            </w:r>
            <w:r w:rsidR="00612AB6" w:rsidRPr="002A6193">
              <w:rPr>
                <w:rFonts w:eastAsia="Calibri"/>
                <w:lang w:val="en-US"/>
              </w:rPr>
              <w:t>Terno</w:t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  <w:tc>
          <w:tcPr>
            <w:tcW w:w="4536" w:type="dxa"/>
            <w:vMerge/>
          </w:tcPr>
          <w:p w14:paraId="3C545829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5CD68174" w14:textId="77777777">
        <w:trPr>
          <w:trHeight w:val="20"/>
        </w:trPr>
        <w:tc>
          <w:tcPr>
            <w:tcW w:w="5103" w:type="dxa"/>
          </w:tcPr>
          <w:p w14:paraId="0AA46220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Egidius Perlin | </w:t>
            </w:r>
          </w:p>
        </w:tc>
        <w:tc>
          <w:tcPr>
            <w:tcW w:w="4536" w:type="dxa"/>
            <w:vMerge/>
          </w:tcPr>
          <w:p w14:paraId="5F550CBC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0C7C730B" w14:textId="77777777">
        <w:trPr>
          <w:trHeight w:val="20"/>
        </w:trPr>
        <w:tc>
          <w:tcPr>
            <w:tcW w:w="5103" w:type="dxa"/>
          </w:tcPr>
          <w:p w14:paraId="2C313454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Nicolas Audi | </w:t>
            </w:r>
          </w:p>
        </w:tc>
        <w:tc>
          <w:tcPr>
            <w:tcW w:w="4536" w:type="dxa"/>
            <w:vMerge/>
          </w:tcPr>
          <w:p w14:paraId="76B157A6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612AB6" w:rsidRPr="002A6193" w14:paraId="211CA203" w14:textId="77777777">
        <w:trPr>
          <w:trHeight w:val="20"/>
        </w:trPr>
        <w:tc>
          <w:tcPr>
            <w:tcW w:w="5103" w:type="dxa"/>
          </w:tcPr>
          <w:p w14:paraId="1D562AAA" w14:textId="77777777" w:rsidR="00612AB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Flips van Nieukerck | </w:t>
            </w:r>
          </w:p>
        </w:tc>
        <w:tc>
          <w:tcPr>
            <w:tcW w:w="4536" w:type="dxa"/>
            <w:vMerge/>
          </w:tcPr>
          <w:p w14:paraId="0DAF820B" w14:textId="77777777" w:rsidR="00612AB6" w:rsidRPr="002A6193" w:rsidRDefault="00612AB6" w:rsidP="000439D9">
            <w:pPr>
              <w:jc w:val="left"/>
              <w:rPr>
                <w:rFonts w:eastAsia="Calibri"/>
              </w:rPr>
            </w:pPr>
          </w:p>
        </w:tc>
      </w:tr>
      <w:tr w:rsidR="000439D9" w:rsidRPr="002A6193" w14:paraId="6F065D06" w14:textId="77777777">
        <w:trPr>
          <w:trHeight w:val="3404"/>
        </w:trPr>
        <w:tc>
          <w:tcPr>
            <w:tcW w:w="5103" w:type="dxa"/>
            <w:tcBorders>
              <w:bottom w:val="nil"/>
            </w:tcBorders>
          </w:tcPr>
          <w:p w14:paraId="6280018A" w14:textId="77777777" w:rsidR="000439D9" w:rsidRPr="002A6193" w:rsidRDefault="000439D9" w:rsidP="000439D9">
            <w:pPr>
              <w:rPr>
                <w:rFonts w:eastAsia="Calibri"/>
              </w:rPr>
            </w:pPr>
          </w:p>
          <w:p w14:paraId="63C7EAAA" w14:textId="77777777" w:rsidR="000439D9" w:rsidRPr="002A6193" w:rsidRDefault="000439D9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Io Christofforo Suriano secretario | residente veneto faccio buona al capitan | Jan de Roy la compagnia de 150 fanti | qui sopra notati compresa la sua persona | et de suoi officiali, ch’egli ha mostrata | a Muyen ive era in guarnigione | alli 19 marzo passato</w:t>
            </w:r>
            <w:r w:rsidRPr="002A6193">
              <w:rPr>
                <w:rFonts w:eastAsia="Calibri"/>
                <w:vertAlign w:val="superscript"/>
              </w:rPr>
              <w:footnoteReference w:id="636"/>
            </w:r>
            <w:r w:rsidRPr="002A6193">
              <w:rPr>
                <w:rFonts w:eastAsia="Calibri"/>
              </w:rPr>
              <w:t xml:space="preserve"> et | ha imbarcati cento fanti in circa alli | 11</w:t>
            </w:r>
            <w:r w:rsidRPr="002A6193">
              <w:rPr>
                <w:rFonts w:eastAsia="Calibri"/>
                <w:vertAlign w:val="superscript"/>
              </w:rPr>
              <w:footnoteReference w:id="637"/>
            </w:r>
            <w:r w:rsidRPr="002A6193">
              <w:rPr>
                <w:rFonts w:eastAsia="Calibri"/>
              </w:rPr>
              <w:t xml:space="preserve"> del presente, et il resto questo giorno | nelli 3 vasselli sopranominati. | </w:t>
            </w:r>
          </w:p>
          <w:p w14:paraId="07826C4E" w14:textId="77777777" w:rsidR="000439D9" w:rsidRPr="002A6193" w:rsidRDefault="000439D9" w:rsidP="000439D9">
            <w:pPr>
              <w:rPr>
                <w:rFonts w:eastAsia="Calibri"/>
              </w:rPr>
            </w:pPr>
          </w:p>
          <w:p w14:paraId="31819912" w14:textId="77777777" w:rsidR="000439D9" w:rsidRPr="002A6193" w:rsidRDefault="000439D9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</w:rPr>
              <w:t>Data nell’isola del Tessel a’ 15 maggio 1618 |</w:t>
            </w:r>
          </w:p>
        </w:tc>
        <w:tc>
          <w:tcPr>
            <w:tcW w:w="4536" w:type="dxa"/>
            <w:vMerge/>
            <w:tcBorders>
              <w:bottom w:val="nil"/>
            </w:tcBorders>
          </w:tcPr>
          <w:p w14:paraId="53DA0BDF" w14:textId="77777777" w:rsidR="000439D9" w:rsidRPr="002A6193" w:rsidRDefault="000439D9" w:rsidP="000439D9">
            <w:pPr>
              <w:jc w:val="left"/>
              <w:rPr>
                <w:rFonts w:eastAsia="Calibri"/>
              </w:rPr>
            </w:pPr>
          </w:p>
        </w:tc>
      </w:tr>
    </w:tbl>
    <w:p w14:paraId="622BA869" w14:textId="77777777" w:rsidR="009B2620" w:rsidRPr="002A6193" w:rsidRDefault="009B2620" w:rsidP="009B2620">
      <w:pPr>
        <w:jc w:val="both"/>
        <w:rPr>
          <w:rFonts w:eastAsia="Calibri"/>
        </w:rPr>
      </w:pPr>
    </w:p>
    <w:p w14:paraId="3FE8C073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184v /</w:t>
      </w:r>
    </w:p>
    <w:p w14:paraId="5F2BE2BA" w14:textId="77777777" w:rsidR="002217BA" w:rsidRPr="002A6193" w:rsidRDefault="00E54E37" w:rsidP="009B2620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Bianca</w:t>
      </w:r>
    </w:p>
    <w:p w14:paraId="31A5E970" w14:textId="77777777" w:rsidR="009B2620" w:rsidRPr="002A6193" w:rsidRDefault="009B2620" w:rsidP="009B2620">
      <w:pPr>
        <w:jc w:val="both"/>
        <w:rPr>
          <w:rFonts w:eastAsia="Calibri"/>
        </w:rPr>
      </w:pPr>
    </w:p>
    <w:p w14:paraId="44F94ECB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185r /</w:t>
      </w:r>
    </w:p>
    <w:p w14:paraId="2B50AB2C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Rolle del </w:t>
      </w:r>
      <w:r w:rsidR="00160A33" w:rsidRPr="002A6193">
        <w:rPr>
          <w:rFonts w:eastAsia="Calibri"/>
        </w:rPr>
        <w:t>c</w:t>
      </w:r>
      <w:r w:rsidRPr="002A6193">
        <w:rPr>
          <w:rFonts w:eastAsia="Calibri"/>
        </w:rPr>
        <w:t>apitan Beaupreau imbarcato con gli | seguenti</w:t>
      </w:r>
      <w:r w:rsidRPr="002A6193">
        <w:rPr>
          <w:rFonts w:eastAsia="Calibri"/>
          <w:vertAlign w:val="superscript"/>
        </w:rPr>
        <w:footnoteReference w:id="638"/>
      </w:r>
      <w:r w:rsidRPr="002A6193">
        <w:rPr>
          <w:rFonts w:eastAsia="Calibri"/>
        </w:rPr>
        <w:t xml:space="preserve"> soldati sopra la nave nominata | Lo specchio capitano Jan Janssoon van Linden | </w:t>
      </w:r>
    </w:p>
    <w:p w14:paraId="50C38043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627"/>
        <w:gridCol w:w="4479"/>
      </w:tblGrid>
      <w:tr w:rsidR="00E01066" w:rsidRPr="002A6193" w14:paraId="1C2BAAEA" w14:textId="77777777">
        <w:trPr>
          <w:trHeight w:val="235"/>
        </w:trPr>
        <w:tc>
          <w:tcPr>
            <w:tcW w:w="5103" w:type="dxa"/>
            <w:gridSpan w:val="2"/>
          </w:tcPr>
          <w:p w14:paraId="771C7CE7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Il capitano Beaupreau</w:t>
            </w:r>
            <w:r w:rsidR="00E01066" w:rsidRPr="002A6193">
              <w:rPr>
                <w:rFonts w:eastAsia="Calibri"/>
              </w:rPr>
              <w:t xml:space="preserve"> sergente maggior</w:t>
            </w:r>
            <w:r w:rsidRPr="002A6193">
              <w:rPr>
                <w:rFonts w:eastAsia="Calibri"/>
                <w:vertAlign w:val="superscript"/>
              </w:rPr>
              <w:footnoteReference w:id="639"/>
            </w:r>
            <w:r w:rsidRPr="002A6193">
              <w:rPr>
                <w:rFonts w:eastAsia="Calibri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1AF09FB5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Claude de Moree | </w:t>
            </w:r>
          </w:p>
        </w:tc>
      </w:tr>
      <w:tr w:rsidR="00E01066" w:rsidRPr="002A6193" w14:paraId="154CBAB8" w14:textId="77777777">
        <w:trPr>
          <w:trHeight w:val="235"/>
        </w:trPr>
        <w:tc>
          <w:tcPr>
            <w:tcW w:w="5103" w:type="dxa"/>
            <w:gridSpan w:val="2"/>
          </w:tcPr>
          <w:p w14:paraId="52488369" w14:textId="258264B9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suo paggio | </w:t>
            </w:r>
          </w:p>
        </w:tc>
        <w:tc>
          <w:tcPr>
            <w:tcW w:w="4536" w:type="dxa"/>
            <w:shd w:val="clear" w:color="auto" w:fill="auto"/>
          </w:tcPr>
          <w:p w14:paraId="42E63A05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Anthoine Gruot | </w:t>
            </w:r>
          </w:p>
        </w:tc>
      </w:tr>
      <w:tr w:rsidR="00E01066" w:rsidRPr="002A6193" w14:paraId="192ACEA4" w14:textId="77777777">
        <w:trPr>
          <w:trHeight w:val="235"/>
        </w:trPr>
        <w:tc>
          <w:tcPr>
            <w:tcW w:w="5103" w:type="dxa"/>
            <w:gridSpan w:val="2"/>
          </w:tcPr>
          <w:p w14:paraId="3BA3E3B6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de Beveren alfiero | </w:t>
            </w:r>
          </w:p>
        </w:tc>
        <w:tc>
          <w:tcPr>
            <w:tcW w:w="4536" w:type="dxa"/>
            <w:shd w:val="clear" w:color="auto" w:fill="auto"/>
          </w:tcPr>
          <w:p w14:paraId="19637FCE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Anthoine Dupera</w:t>
            </w:r>
            <w:r w:rsidR="00E01066" w:rsidRPr="002A6193">
              <w:rPr>
                <w:rFonts w:eastAsia="Calibri"/>
                <w:lang w:val="en-US"/>
              </w:rPr>
              <w:t>c</w:t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</w:tr>
      <w:tr w:rsidR="00E01066" w:rsidRPr="002A6193" w14:paraId="3D5B2AB3" w14:textId="77777777">
        <w:trPr>
          <w:trHeight w:val="235"/>
        </w:trPr>
        <w:tc>
          <w:tcPr>
            <w:tcW w:w="5103" w:type="dxa"/>
            <w:gridSpan w:val="2"/>
          </w:tcPr>
          <w:p w14:paraId="1A462406" w14:textId="4CAE0443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suo paggio | </w:t>
            </w:r>
          </w:p>
        </w:tc>
        <w:tc>
          <w:tcPr>
            <w:tcW w:w="4536" w:type="dxa"/>
            <w:shd w:val="clear" w:color="auto" w:fill="auto"/>
          </w:tcPr>
          <w:p w14:paraId="0FE0C7BC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Doleton | </w:t>
            </w:r>
          </w:p>
        </w:tc>
      </w:tr>
      <w:tr w:rsidR="00E01066" w:rsidRPr="002A6193" w14:paraId="48457144" w14:textId="77777777">
        <w:trPr>
          <w:trHeight w:val="235"/>
        </w:trPr>
        <w:tc>
          <w:tcPr>
            <w:tcW w:w="5103" w:type="dxa"/>
            <w:gridSpan w:val="2"/>
          </w:tcPr>
          <w:p w14:paraId="6D81DFBA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Bartholomi Brunel sergent | </w:t>
            </w:r>
          </w:p>
        </w:tc>
        <w:tc>
          <w:tcPr>
            <w:tcW w:w="4536" w:type="dxa"/>
            <w:shd w:val="clear" w:color="auto" w:fill="auto"/>
          </w:tcPr>
          <w:p w14:paraId="2A70E672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Anthoine Delsidre | </w:t>
            </w:r>
          </w:p>
        </w:tc>
      </w:tr>
      <w:tr w:rsidR="00E01066" w:rsidRPr="002A6193" w14:paraId="4244556D" w14:textId="77777777">
        <w:trPr>
          <w:trHeight w:val="235"/>
        </w:trPr>
        <w:tc>
          <w:tcPr>
            <w:tcW w:w="5103" w:type="dxa"/>
            <w:gridSpan w:val="2"/>
          </w:tcPr>
          <w:p w14:paraId="2B170CFB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Nicolaes Engellin tambour | </w:t>
            </w:r>
          </w:p>
        </w:tc>
        <w:tc>
          <w:tcPr>
            <w:tcW w:w="4536" w:type="dxa"/>
            <w:shd w:val="clear" w:color="auto" w:fill="auto"/>
          </w:tcPr>
          <w:p w14:paraId="2E59B367" w14:textId="77777777" w:rsidR="00E01066" w:rsidRPr="002A6193" w:rsidRDefault="00E01066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Fransois de Bautie</w:t>
            </w:r>
            <w:r w:rsidR="00E54E37" w:rsidRPr="002A6193">
              <w:rPr>
                <w:rFonts w:eastAsia="Calibri"/>
                <w:lang w:val="en-US"/>
              </w:rPr>
              <w:t xml:space="preserve"> | </w:t>
            </w:r>
          </w:p>
        </w:tc>
      </w:tr>
      <w:tr w:rsidR="00E01066" w:rsidRPr="002A6193" w14:paraId="222DFAE2" w14:textId="77777777">
        <w:trPr>
          <w:trHeight w:val="235"/>
        </w:trPr>
        <w:tc>
          <w:tcPr>
            <w:tcW w:w="5103" w:type="dxa"/>
            <w:gridSpan w:val="2"/>
          </w:tcPr>
          <w:p w14:paraId="528E1CB9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Gisbert Benecop barbiero</w:t>
            </w:r>
            <w:r w:rsidRPr="002A6193">
              <w:rPr>
                <w:rFonts w:eastAsia="Calibri"/>
                <w:vertAlign w:val="superscript"/>
              </w:rPr>
              <w:footnoteReference w:id="640"/>
            </w:r>
            <w:r w:rsidRPr="002A6193">
              <w:rPr>
                <w:rFonts w:eastAsia="Calibri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30F0D527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Denis Puple | </w:t>
            </w:r>
          </w:p>
        </w:tc>
      </w:tr>
      <w:tr w:rsidR="00E01066" w:rsidRPr="002A6193" w14:paraId="1C96495A" w14:textId="77777777">
        <w:trPr>
          <w:trHeight w:val="235"/>
        </w:trPr>
        <w:tc>
          <w:tcPr>
            <w:tcW w:w="5103" w:type="dxa"/>
            <w:gridSpan w:val="2"/>
          </w:tcPr>
          <w:p w14:paraId="58FE6F0A" w14:textId="77777777" w:rsidR="00E01066" w:rsidRPr="002A6193" w:rsidRDefault="00E54E37" w:rsidP="000439D9">
            <w:r w:rsidRPr="002A6193">
              <w:rPr>
                <w:rFonts w:eastAsia="Calibri"/>
              </w:rPr>
              <w:t>L</w:t>
            </w:r>
            <w:r w:rsidR="00E01066" w:rsidRPr="002A6193">
              <w:rPr>
                <w:rFonts w:eastAsia="Calibri"/>
              </w:rPr>
              <w:t>a R</w:t>
            </w:r>
            <w:r w:rsidRPr="002A6193">
              <w:rPr>
                <w:rFonts w:eastAsia="Calibri"/>
              </w:rPr>
              <w:t>ose escrivano</w:t>
            </w:r>
            <w:r w:rsidRPr="002A6193">
              <w:rPr>
                <w:rFonts w:eastAsia="Calibri"/>
                <w:vertAlign w:val="superscript"/>
              </w:rPr>
              <w:footnoteReference w:id="641"/>
            </w:r>
            <w:r w:rsidRPr="002A6193">
              <w:rPr>
                <w:rFonts w:eastAsia="Calibri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33F6C2A7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Henry Dupont | </w:t>
            </w:r>
          </w:p>
        </w:tc>
      </w:tr>
      <w:tr w:rsidR="00E01066" w:rsidRPr="002A6193" w14:paraId="48DDD955" w14:textId="77777777">
        <w:trPr>
          <w:trHeight w:val="274"/>
        </w:trPr>
        <w:tc>
          <w:tcPr>
            <w:tcW w:w="1418" w:type="dxa"/>
            <w:vMerge w:val="restart"/>
          </w:tcPr>
          <w:p w14:paraId="4C88BC83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Renne de Beaupreau | </w:t>
            </w:r>
          </w:p>
        </w:tc>
        <w:tc>
          <w:tcPr>
            <w:tcW w:w="3685" w:type="dxa"/>
            <w:vMerge w:val="restart"/>
          </w:tcPr>
          <w:p w14:paraId="34B4DDFC" w14:textId="77777777" w:rsidR="00E01066" w:rsidRPr="002A6193" w:rsidRDefault="00E01066" w:rsidP="000439D9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figli del Capitano | che ha poi lasciati non li volendo io admetter et ha | posti doi altri in luoco | loro de’ quali doverà far mostra | havendoli imbarcati al partire |</w:t>
            </w:r>
          </w:p>
        </w:tc>
        <w:tc>
          <w:tcPr>
            <w:tcW w:w="4536" w:type="dxa"/>
            <w:shd w:val="clear" w:color="auto" w:fill="auto"/>
          </w:tcPr>
          <w:p w14:paraId="19B4D1B5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Charpantier | </w:t>
            </w:r>
          </w:p>
        </w:tc>
      </w:tr>
      <w:tr w:rsidR="00E01066" w:rsidRPr="002A6193" w14:paraId="2F0FE77C" w14:textId="77777777">
        <w:trPr>
          <w:trHeight w:val="273"/>
        </w:trPr>
        <w:tc>
          <w:tcPr>
            <w:tcW w:w="1418" w:type="dxa"/>
            <w:vMerge/>
          </w:tcPr>
          <w:p w14:paraId="01E75DC9" w14:textId="77777777" w:rsidR="00E01066" w:rsidRPr="002A6193" w:rsidRDefault="00E01066" w:rsidP="000439D9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  <w:tc>
          <w:tcPr>
            <w:tcW w:w="3685" w:type="dxa"/>
            <w:vMerge/>
          </w:tcPr>
          <w:p w14:paraId="24059B92" w14:textId="77777777" w:rsidR="00E01066" w:rsidRPr="002A6193" w:rsidRDefault="00E01066" w:rsidP="000439D9">
            <w:pPr>
              <w:rPr>
                <w:rFonts w:eastAsia="Calibri"/>
              </w:rPr>
            </w:pPr>
          </w:p>
        </w:tc>
        <w:tc>
          <w:tcPr>
            <w:tcW w:w="4536" w:type="dxa"/>
            <w:shd w:val="clear" w:color="auto" w:fill="auto"/>
          </w:tcPr>
          <w:p w14:paraId="062E08AF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Henry |</w:t>
            </w:r>
          </w:p>
        </w:tc>
      </w:tr>
      <w:tr w:rsidR="00E01066" w:rsidRPr="002A6193" w14:paraId="29A86E16" w14:textId="77777777">
        <w:trPr>
          <w:trHeight w:val="263"/>
        </w:trPr>
        <w:tc>
          <w:tcPr>
            <w:tcW w:w="1418" w:type="dxa"/>
            <w:vMerge w:val="restart"/>
          </w:tcPr>
          <w:p w14:paraId="10304595" w14:textId="77777777" w:rsidR="00E01066" w:rsidRPr="002A6193" w:rsidRDefault="009D508D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Anthoine de Beaupreau |</w:t>
            </w:r>
          </w:p>
        </w:tc>
        <w:tc>
          <w:tcPr>
            <w:tcW w:w="3685" w:type="dxa"/>
            <w:vMerge/>
          </w:tcPr>
          <w:p w14:paraId="26EA2E30" w14:textId="77777777" w:rsidR="00E01066" w:rsidRPr="002A6193" w:rsidRDefault="00E01066" w:rsidP="000439D9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  <w:tc>
          <w:tcPr>
            <w:tcW w:w="4536" w:type="dxa"/>
            <w:shd w:val="clear" w:color="auto" w:fill="auto"/>
          </w:tcPr>
          <w:p w14:paraId="00FA9EBD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Desbaux | </w:t>
            </w:r>
          </w:p>
        </w:tc>
      </w:tr>
      <w:tr w:rsidR="00E01066" w:rsidRPr="002A6193" w14:paraId="0FC67A2C" w14:textId="77777777">
        <w:trPr>
          <w:trHeight w:val="262"/>
        </w:trPr>
        <w:tc>
          <w:tcPr>
            <w:tcW w:w="1418" w:type="dxa"/>
            <w:vMerge/>
          </w:tcPr>
          <w:p w14:paraId="3D940907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</w:p>
        </w:tc>
        <w:tc>
          <w:tcPr>
            <w:tcW w:w="3685" w:type="dxa"/>
            <w:vMerge/>
          </w:tcPr>
          <w:p w14:paraId="732B1803" w14:textId="77777777" w:rsidR="00E01066" w:rsidRPr="002A6193" w:rsidRDefault="00E01066" w:rsidP="000439D9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  <w:tc>
          <w:tcPr>
            <w:tcW w:w="4536" w:type="dxa"/>
            <w:shd w:val="clear" w:color="auto" w:fill="auto"/>
          </w:tcPr>
          <w:p w14:paraId="574511BE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Anthoine Barbot | </w:t>
            </w:r>
          </w:p>
        </w:tc>
      </w:tr>
      <w:tr w:rsidR="00E01066" w:rsidRPr="002A6193" w14:paraId="0934AD15" w14:textId="77777777">
        <w:trPr>
          <w:trHeight w:val="262"/>
        </w:trPr>
        <w:tc>
          <w:tcPr>
            <w:tcW w:w="1418" w:type="dxa"/>
            <w:vMerge/>
          </w:tcPr>
          <w:p w14:paraId="4C499CC9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</w:p>
        </w:tc>
        <w:tc>
          <w:tcPr>
            <w:tcW w:w="3685" w:type="dxa"/>
            <w:vMerge/>
          </w:tcPr>
          <w:p w14:paraId="3F10AAB4" w14:textId="77777777" w:rsidR="00E01066" w:rsidRPr="002A6193" w:rsidRDefault="00E01066" w:rsidP="000439D9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  <w:tc>
          <w:tcPr>
            <w:tcW w:w="4536" w:type="dxa"/>
            <w:shd w:val="clear" w:color="auto" w:fill="auto"/>
          </w:tcPr>
          <w:p w14:paraId="7D719381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Peese | </w:t>
            </w:r>
          </w:p>
        </w:tc>
      </w:tr>
      <w:tr w:rsidR="00E01066" w:rsidRPr="002A6193" w14:paraId="5FCCF145" w14:textId="77777777">
        <w:trPr>
          <w:trHeight w:val="273"/>
        </w:trPr>
        <w:tc>
          <w:tcPr>
            <w:tcW w:w="5103" w:type="dxa"/>
            <w:gridSpan w:val="2"/>
          </w:tcPr>
          <w:p w14:paraId="44E0C3CA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du Rocq | </w:t>
            </w:r>
          </w:p>
        </w:tc>
        <w:tc>
          <w:tcPr>
            <w:tcW w:w="4536" w:type="dxa"/>
            <w:shd w:val="clear" w:color="auto" w:fill="auto"/>
          </w:tcPr>
          <w:p w14:paraId="7DC3E8F5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Renne de Besac | </w:t>
            </w:r>
          </w:p>
        </w:tc>
      </w:tr>
      <w:tr w:rsidR="00E01066" w:rsidRPr="002A6193" w14:paraId="3A12C3D0" w14:textId="77777777">
        <w:trPr>
          <w:trHeight w:val="269"/>
        </w:trPr>
        <w:tc>
          <w:tcPr>
            <w:tcW w:w="5103" w:type="dxa"/>
            <w:gridSpan w:val="2"/>
          </w:tcPr>
          <w:p w14:paraId="5450BE0E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Desnouee | </w:t>
            </w:r>
          </w:p>
        </w:tc>
        <w:tc>
          <w:tcPr>
            <w:tcW w:w="4536" w:type="dxa"/>
            <w:shd w:val="clear" w:color="auto" w:fill="auto"/>
          </w:tcPr>
          <w:p w14:paraId="3897FEB2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Couchon | </w:t>
            </w:r>
          </w:p>
        </w:tc>
      </w:tr>
      <w:tr w:rsidR="00E01066" w:rsidRPr="002A6193" w14:paraId="440EAAAC" w14:textId="77777777">
        <w:trPr>
          <w:trHeight w:val="269"/>
        </w:trPr>
        <w:tc>
          <w:tcPr>
            <w:tcW w:w="5103" w:type="dxa"/>
            <w:gridSpan w:val="2"/>
          </w:tcPr>
          <w:p w14:paraId="7CEED189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Du Saultoir | </w:t>
            </w:r>
          </w:p>
        </w:tc>
        <w:tc>
          <w:tcPr>
            <w:tcW w:w="4536" w:type="dxa"/>
            <w:shd w:val="clear" w:color="auto" w:fill="auto"/>
          </w:tcPr>
          <w:p w14:paraId="70E95FD7" w14:textId="77777777" w:rsidR="00E01066" w:rsidRPr="002A6193" w:rsidRDefault="00E01066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Nicolas Rinau | </w:t>
            </w:r>
          </w:p>
        </w:tc>
      </w:tr>
      <w:tr w:rsidR="00E01066" w:rsidRPr="002A6193" w14:paraId="55027905" w14:textId="77777777">
        <w:trPr>
          <w:trHeight w:val="269"/>
        </w:trPr>
        <w:tc>
          <w:tcPr>
            <w:tcW w:w="5103" w:type="dxa"/>
            <w:gridSpan w:val="2"/>
          </w:tcPr>
          <w:p w14:paraId="01B67429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Isac Boequet | </w:t>
            </w:r>
          </w:p>
        </w:tc>
        <w:tc>
          <w:tcPr>
            <w:tcW w:w="4536" w:type="dxa"/>
            <w:shd w:val="clear" w:color="auto" w:fill="auto"/>
          </w:tcPr>
          <w:p w14:paraId="4F92FD0B" w14:textId="77777777" w:rsidR="00E01066" w:rsidRPr="002A6193" w:rsidRDefault="00E01066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Jean Cortie | </w:t>
            </w:r>
          </w:p>
        </w:tc>
      </w:tr>
      <w:tr w:rsidR="00E01066" w:rsidRPr="002A6193" w14:paraId="58572003" w14:textId="77777777">
        <w:trPr>
          <w:trHeight w:val="269"/>
        </w:trPr>
        <w:tc>
          <w:tcPr>
            <w:tcW w:w="5103" w:type="dxa"/>
            <w:gridSpan w:val="2"/>
          </w:tcPr>
          <w:p w14:paraId="5AE9A67B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Dulieu | </w:t>
            </w:r>
          </w:p>
        </w:tc>
        <w:tc>
          <w:tcPr>
            <w:tcW w:w="4536" w:type="dxa"/>
            <w:shd w:val="clear" w:color="auto" w:fill="auto"/>
          </w:tcPr>
          <w:p w14:paraId="50A4AB94" w14:textId="77777777" w:rsidR="00E01066" w:rsidRPr="002A6193" w:rsidRDefault="00E01066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Lafoulie | </w:t>
            </w:r>
          </w:p>
        </w:tc>
      </w:tr>
      <w:tr w:rsidR="00E01066" w:rsidRPr="002A6193" w14:paraId="198F82C9" w14:textId="77777777">
        <w:trPr>
          <w:trHeight w:val="269"/>
        </w:trPr>
        <w:tc>
          <w:tcPr>
            <w:tcW w:w="5103" w:type="dxa"/>
            <w:gridSpan w:val="2"/>
          </w:tcPr>
          <w:p w14:paraId="2173E55D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Matheso | </w:t>
            </w:r>
          </w:p>
        </w:tc>
        <w:tc>
          <w:tcPr>
            <w:tcW w:w="4536" w:type="dxa"/>
            <w:shd w:val="clear" w:color="auto" w:fill="auto"/>
          </w:tcPr>
          <w:p w14:paraId="7632E531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Guilhem Dufour | </w:t>
            </w:r>
          </w:p>
        </w:tc>
      </w:tr>
      <w:tr w:rsidR="00E01066" w:rsidRPr="002A6193" w14:paraId="5F18AFCA" w14:textId="77777777">
        <w:trPr>
          <w:trHeight w:val="269"/>
        </w:trPr>
        <w:tc>
          <w:tcPr>
            <w:tcW w:w="5103" w:type="dxa"/>
            <w:gridSpan w:val="2"/>
          </w:tcPr>
          <w:p w14:paraId="319927C5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Theofille prevost | </w:t>
            </w:r>
          </w:p>
        </w:tc>
        <w:tc>
          <w:tcPr>
            <w:tcW w:w="4536" w:type="dxa"/>
            <w:shd w:val="clear" w:color="auto" w:fill="auto"/>
          </w:tcPr>
          <w:p w14:paraId="5B9786BC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Toussin Vandevise | </w:t>
            </w:r>
          </w:p>
        </w:tc>
      </w:tr>
      <w:tr w:rsidR="00E01066" w:rsidRPr="002A6193" w14:paraId="5BF2EC86" w14:textId="77777777">
        <w:trPr>
          <w:trHeight w:val="269"/>
        </w:trPr>
        <w:tc>
          <w:tcPr>
            <w:tcW w:w="5103" w:type="dxa"/>
            <w:gridSpan w:val="2"/>
          </w:tcPr>
          <w:p w14:paraId="511CBBE3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Jean Colla | </w:t>
            </w:r>
          </w:p>
        </w:tc>
        <w:tc>
          <w:tcPr>
            <w:tcW w:w="4536" w:type="dxa"/>
            <w:shd w:val="clear" w:color="auto" w:fill="auto"/>
          </w:tcPr>
          <w:p w14:paraId="5660D5B2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Philippe Daymiet | </w:t>
            </w:r>
          </w:p>
        </w:tc>
      </w:tr>
      <w:tr w:rsidR="00E01066" w:rsidRPr="002A6193" w14:paraId="1F1486B5" w14:textId="77777777">
        <w:trPr>
          <w:trHeight w:val="269"/>
        </w:trPr>
        <w:tc>
          <w:tcPr>
            <w:tcW w:w="5103" w:type="dxa"/>
            <w:gridSpan w:val="2"/>
          </w:tcPr>
          <w:p w14:paraId="1168A8E0" w14:textId="77777777" w:rsidR="00E01066" w:rsidRPr="002A6193" w:rsidRDefault="00E54E37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Doleson | </w:t>
            </w:r>
          </w:p>
        </w:tc>
        <w:tc>
          <w:tcPr>
            <w:tcW w:w="4536" w:type="dxa"/>
            <w:shd w:val="clear" w:color="auto" w:fill="auto"/>
          </w:tcPr>
          <w:p w14:paraId="772344D5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Mathurin Thomas | </w:t>
            </w:r>
          </w:p>
        </w:tc>
      </w:tr>
      <w:tr w:rsidR="00E01066" w:rsidRPr="002A6193" w14:paraId="395E283C" w14:textId="77777777">
        <w:trPr>
          <w:trHeight w:val="269"/>
        </w:trPr>
        <w:tc>
          <w:tcPr>
            <w:tcW w:w="5103" w:type="dxa"/>
            <w:gridSpan w:val="2"/>
          </w:tcPr>
          <w:p w14:paraId="718093CF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de Famichon | </w:t>
            </w:r>
          </w:p>
        </w:tc>
        <w:tc>
          <w:tcPr>
            <w:tcW w:w="4536" w:type="dxa"/>
            <w:shd w:val="clear" w:color="auto" w:fill="auto"/>
          </w:tcPr>
          <w:p w14:paraId="6CB36608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Fransois Berir | </w:t>
            </w:r>
          </w:p>
        </w:tc>
      </w:tr>
      <w:tr w:rsidR="00E01066" w:rsidRPr="002A6193" w14:paraId="3944C7DF" w14:textId="77777777">
        <w:trPr>
          <w:trHeight w:val="269"/>
        </w:trPr>
        <w:tc>
          <w:tcPr>
            <w:tcW w:w="5103" w:type="dxa"/>
            <w:gridSpan w:val="2"/>
          </w:tcPr>
          <w:p w14:paraId="6C3A4BDA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Arnaud Versebau | </w:t>
            </w:r>
          </w:p>
        </w:tc>
        <w:tc>
          <w:tcPr>
            <w:tcW w:w="4536" w:type="dxa"/>
            <w:shd w:val="clear" w:color="auto" w:fill="auto"/>
          </w:tcPr>
          <w:p w14:paraId="137CE408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Real Dimanche | </w:t>
            </w:r>
          </w:p>
        </w:tc>
      </w:tr>
      <w:tr w:rsidR="00E01066" w:rsidRPr="002A6193" w14:paraId="2E8FD403" w14:textId="77777777">
        <w:trPr>
          <w:trHeight w:val="269"/>
        </w:trPr>
        <w:tc>
          <w:tcPr>
            <w:tcW w:w="5103" w:type="dxa"/>
            <w:gridSpan w:val="2"/>
          </w:tcPr>
          <w:p w14:paraId="1EB47BFF" w14:textId="77777777" w:rsidR="00E01066" w:rsidRPr="002A6193" w:rsidRDefault="00E01066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Nicolas Bourt</w:t>
            </w:r>
            <w:r w:rsidR="00E54E37" w:rsidRPr="002A6193">
              <w:rPr>
                <w:rFonts w:eastAsia="Calibri"/>
                <w:lang w:val="en-US"/>
              </w:rPr>
              <w:t xml:space="preserve">oulij | </w:t>
            </w:r>
          </w:p>
        </w:tc>
        <w:tc>
          <w:tcPr>
            <w:tcW w:w="4536" w:type="dxa"/>
            <w:shd w:val="clear" w:color="auto" w:fill="auto"/>
          </w:tcPr>
          <w:p w14:paraId="0D05B224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Jacques Woutier</w:t>
            </w:r>
            <w:r w:rsidRPr="002A6193">
              <w:rPr>
                <w:rStyle w:val="FootnoteReference"/>
                <w:rFonts w:eastAsia="Calibri"/>
                <w:lang w:val="en-US"/>
              </w:rPr>
              <w:footnoteReference w:id="642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</w:tr>
      <w:tr w:rsidR="00E01066" w:rsidRPr="002A6193" w14:paraId="1279F79F" w14:textId="77777777">
        <w:trPr>
          <w:trHeight w:val="269"/>
        </w:trPr>
        <w:tc>
          <w:tcPr>
            <w:tcW w:w="5103" w:type="dxa"/>
            <w:gridSpan w:val="2"/>
          </w:tcPr>
          <w:p w14:paraId="5EC55520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Mathieu Baselar | </w:t>
            </w:r>
          </w:p>
        </w:tc>
        <w:tc>
          <w:tcPr>
            <w:tcW w:w="4536" w:type="dxa"/>
            <w:shd w:val="clear" w:color="auto" w:fill="auto"/>
          </w:tcPr>
          <w:p w14:paraId="535F84E4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Nicolas Le Clair | </w:t>
            </w:r>
          </w:p>
        </w:tc>
      </w:tr>
      <w:tr w:rsidR="00E01066" w:rsidRPr="002A6193" w14:paraId="47994C2D" w14:textId="77777777">
        <w:trPr>
          <w:trHeight w:val="269"/>
        </w:trPr>
        <w:tc>
          <w:tcPr>
            <w:tcW w:w="5103" w:type="dxa"/>
            <w:gridSpan w:val="2"/>
          </w:tcPr>
          <w:p w14:paraId="6C1D4B9A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Le Bel | </w:t>
            </w:r>
          </w:p>
        </w:tc>
        <w:tc>
          <w:tcPr>
            <w:tcW w:w="4536" w:type="dxa"/>
            <w:shd w:val="clear" w:color="auto" w:fill="auto"/>
          </w:tcPr>
          <w:p w14:paraId="3AEA3FAB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Montargy | </w:t>
            </w:r>
          </w:p>
        </w:tc>
      </w:tr>
      <w:tr w:rsidR="00E01066" w:rsidRPr="002A6193" w14:paraId="50C80EFC" w14:textId="77777777">
        <w:trPr>
          <w:trHeight w:val="269"/>
        </w:trPr>
        <w:tc>
          <w:tcPr>
            <w:tcW w:w="5103" w:type="dxa"/>
            <w:gridSpan w:val="2"/>
          </w:tcPr>
          <w:p w14:paraId="5F0C3802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Thomas Rollant | </w:t>
            </w:r>
          </w:p>
        </w:tc>
        <w:tc>
          <w:tcPr>
            <w:tcW w:w="4536" w:type="dxa"/>
            <w:shd w:val="clear" w:color="auto" w:fill="auto"/>
          </w:tcPr>
          <w:p w14:paraId="72CD8083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Bellefleur | </w:t>
            </w:r>
          </w:p>
        </w:tc>
      </w:tr>
      <w:tr w:rsidR="00E01066" w:rsidRPr="002A6193" w14:paraId="66FAD9AB" w14:textId="77777777">
        <w:trPr>
          <w:trHeight w:val="269"/>
        </w:trPr>
        <w:tc>
          <w:tcPr>
            <w:tcW w:w="5103" w:type="dxa"/>
            <w:gridSpan w:val="2"/>
          </w:tcPr>
          <w:p w14:paraId="25F3BAE1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Guillaume </w:t>
            </w:r>
            <w:r w:rsidR="00E01066" w:rsidRPr="002A6193">
              <w:rPr>
                <w:rFonts w:eastAsia="Calibri"/>
                <w:lang w:val="en-US"/>
              </w:rPr>
              <w:t>Ou</w:t>
            </w:r>
            <w:r w:rsidRPr="002A6193">
              <w:rPr>
                <w:rFonts w:eastAsia="Calibri"/>
                <w:lang w:val="en-US"/>
              </w:rPr>
              <w:t xml:space="preserve">tillani | </w:t>
            </w:r>
          </w:p>
        </w:tc>
        <w:tc>
          <w:tcPr>
            <w:tcW w:w="4536" w:type="dxa"/>
            <w:shd w:val="clear" w:color="auto" w:fill="auto"/>
          </w:tcPr>
          <w:p w14:paraId="125521B5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Winsene</w:t>
            </w:r>
            <w:r w:rsidRPr="002A6193">
              <w:rPr>
                <w:rStyle w:val="FootnoteReference"/>
                <w:rFonts w:eastAsia="Calibri"/>
                <w:lang w:val="en-US"/>
              </w:rPr>
              <w:footnoteReference w:id="643"/>
            </w:r>
            <w:r w:rsidRPr="002A6193">
              <w:rPr>
                <w:rFonts w:eastAsia="Calibri"/>
                <w:lang w:val="en-US"/>
              </w:rPr>
              <w:t xml:space="preserve"> Dubois | </w:t>
            </w:r>
          </w:p>
        </w:tc>
      </w:tr>
      <w:tr w:rsidR="00E01066" w:rsidRPr="002A6193" w14:paraId="4FF1DE4D" w14:textId="77777777">
        <w:trPr>
          <w:trHeight w:val="269"/>
        </w:trPr>
        <w:tc>
          <w:tcPr>
            <w:tcW w:w="5103" w:type="dxa"/>
            <w:gridSpan w:val="2"/>
          </w:tcPr>
          <w:p w14:paraId="407D68D0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Dufrenoy | </w:t>
            </w:r>
          </w:p>
        </w:tc>
        <w:tc>
          <w:tcPr>
            <w:tcW w:w="4536" w:type="dxa"/>
            <w:shd w:val="clear" w:color="auto" w:fill="auto"/>
          </w:tcPr>
          <w:p w14:paraId="262AB86C" w14:textId="77777777" w:rsidR="00E01066" w:rsidRPr="002A6193" w:rsidRDefault="00E01066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Le Chantre | </w:t>
            </w:r>
          </w:p>
        </w:tc>
      </w:tr>
      <w:tr w:rsidR="00E01066" w:rsidRPr="002A6193" w14:paraId="4A5EE178" w14:textId="77777777">
        <w:trPr>
          <w:trHeight w:val="269"/>
        </w:trPr>
        <w:tc>
          <w:tcPr>
            <w:tcW w:w="5103" w:type="dxa"/>
            <w:gridSpan w:val="2"/>
          </w:tcPr>
          <w:p w14:paraId="0CEA0C5D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Chanoune | </w:t>
            </w:r>
          </w:p>
        </w:tc>
        <w:tc>
          <w:tcPr>
            <w:tcW w:w="4536" w:type="dxa"/>
            <w:shd w:val="clear" w:color="auto" w:fill="auto"/>
          </w:tcPr>
          <w:p w14:paraId="09E8FDD7" w14:textId="77777777" w:rsidR="00E01066" w:rsidRPr="002A6193" w:rsidRDefault="00E01066" w:rsidP="000439D9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Adrian La Croix | </w:t>
            </w:r>
          </w:p>
        </w:tc>
      </w:tr>
      <w:tr w:rsidR="00E01066" w:rsidRPr="002A6193" w14:paraId="4A30AD63" w14:textId="77777777">
        <w:trPr>
          <w:trHeight w:val="269"/>
        </w:trPr>
        <w:tc>
          <w:tcPr>
            <w:tcW w:w="5103" w:type="dxa"/>
            <w:gridSpan w:val="2"/>
          </w:tcPr>
          <w:p w14:paraId="34FC938F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Nicolas Bauan | </w:t>
            </w:r>
          </w:p>
        </w:tc>
        <w:tc>
          <w:tcPr>
            <w:tcW w:w="4536" w:type="dxa"/>
            <w:shd w:val="clear" w:color="auto" w:fill="auto"/>
          </w:tcPr>
          <w:p w14:paraId="58B59C0E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Jacques Gundoyre |</w:t>
            </w:r>
          </w:p>
        </w:tc>
      </w:tr>
      <w:tr w:rsidR="00E01066" w:rsidRPr="002A6193" w14:paraId="5B28F55D" w14:textId="77777777">
        <w:trPr>
          <w:trHeight w:val="269"/>
        </w:trPr>
        <w:tc>
          <w:tcPr>
            <w:tcW w:w="5103" w:type="dxa"/>
            <w:gridSpan w:val="2"/>
          </w:tcPr>
          <w:p w14:paraId="487882CF" w14:textId="77777777" w:rsidR="00E01066" w:rsidRPr="002A6193" w:rsidRDefault="00E54E37" w:rsidP="000439D9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Jacques de Bretaigne | </w:t>
            </w:r>
          </w:p>
        </w:tc>
        <w:tc>
          <w:tcPr>
            <w:tcW w:w="4536" w:type="dxa"/>
            <w:shd w:val="clear" w:color="auto" w:fill="auto"/>
          </w:tcPr>
          <w:p w14:paraId="523F22DA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Jean Werat</w:t>
            </w:r>
            <w:r w:rsidRPr="002A6193">
              <w:rPr>
                <w:rStyle w:val="FootnoteReference"/>
                <w:rFonts w:eastAsia="Calibri"/>
                <w:lang w:val="en-US"/>
              </w:rPr>
              <w:footnoteReference w:id="644"/>
            </w:r>
            <w:r w:rsidRPr="002A6193">
              <w:rPr>
                <w:rFonts w:eastAsia="Calibri"/>
                <w:lang w:val="en-US"/>
              </w:rPr>
              <w:t xml:space="preserve"> |</w:t>
            </w:r>
          </w:p>
        </w:tc>
      </w:tr>
      <w:tr w:rsidR="00E01066" w:rsidRPr="002A6193" w14:paraId="2378FB34" w14:textId="77777777">
        <w:trPr>
          <w:trHeight w:val="269"/>
        </w:trPr>
        <w:tc>
          <w:tcPr>
            <w:tcW w:w="5103" w:type="dxa"/>
            <w:gridSpan w:val="2"/>
          </w:tcPr>
          <w:p w14:paraId="4D59C767" w14:textId="77777777" w:rsidR="00E01066" w:rsidRPr="002A6193" w:rsidRDefault="00E54E37" w:rsidP="000439D9">
            <w:r w:rsidRPr="002A6193">
              <w:rPr>
                <w:rFonts w:eastAsia="Calibri"/>
                <w:lang w:val="en-US"/>
              </w:rPr>
              <w:t xml:space="preserve">Louys de </w:t>
            </w:r>
            <w:r w:rsidR="00E01066" w:rsidRPr="002A6193">
              <w:rPr>
                <w:rFonts w:eastAsia="Calibri"/>
                <w:lang w:val="en-US"/>
              </w:rPr>
              <w:t>Brou</w:t>
            </w:r>
            <w:r w:rsidRPr="002A6193">
              <w:rPr>
                <w:rFonts w:eastAsia="Calibri"/>
                <w:lang w:val="en-US"/>
              </w:rPr>
              <w:t xml:space="preserve">ssilson | </w:t>
            </w:r>
          </w:p>
        </w:tc>
        <w:tc>
          <w:tcPr>
            <w:tcW w:w="4536" w:type="dxa"/>
            <w:shd w:val="clear" w:color="auto" w:fill="auto"/>
          </w:tcPr>
          <w:p w14:paraId="0843935D" w14:textId="77777777" w:rsidR="00E01066" w:rsidRPr="002A6193" w:rsidRDefault="00E01066" w:rsidP="000439D9">
            <w:pPr>
              <w:rPr>
                <w:rFonts w:eastAsia="Calibri"/>
                <w:lang w:val="en-US"/>
              </w:rPr>
            </w:pPr>
          </w:p>
        </w:tc>
      </w:tr>
    </w:tbl>
    <w:p w14:paraId="7349B801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185v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9"/>
        <w:gridCol w:w="4475"/>
      </w:tblGrid>
      <w:tr w:rsidR="00F7561F" w:rsidRPr="002A6193" w14:paraId="46DD8B4E" w14:textId="77777777">
        <w:trPr>
          <w:trHeight w:val="20"/>
        </w:trPr>
        <w:tc>
          <w:tcPr>
            <w:tcW w:w="5103" w:type="dxa"/>
          </w:tcPr>
          <w:p w14:paraId="6E24EE74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 xml:space="preserve">La Plante | </w:t>
            </w:r>
          </w:p>
        </w:tc>
        <w:tc>
          <w:tcPr>
            <w:tcW w:w="4536" w:type="dxa"/>
          </w:tcPr>
          <w:p w14:paraId="19DCCE28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0D863C90" w14:textId="77777777">
        <w:trPr>
          <w:trHeight w:val="20"/>
        </w:trPr>
        <w:tc>
          <w:tcPr>
            <w:tcW w:w="5103" w:type="dxa"/>
          </w:tcPr>
          <w:p w14:paraId="3C3600B5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Breche | </w:t>
            </w:r>
          </w:p>
        </w:tc>
        <w:tc>
          <w:tcPr>
            <w:tcW w:w="4536" w:type="dxa"/>
          </w:tcPr>
          <w:p w14:paraId="7EC603A1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7E91F762" w14:textId="77777777">
        <w:trPr>
          <w:trHeight w:val="20"/>
        </w:trPr>
        <w:tc>
          <w:tcPr>
            <w:tcW w:w="5103" w:type="dxa"/>
          </w:tcPr>
          <w:p w14:paraId="71CE2A90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Geroeme | </w:t>
            </w:r>
          </w:p>
        </w:tc>
        <w:tc>
          <w:tcPr>
            <w:tcW w:w="4536" w:type="dxa"/>
          </w:tcPr>
          <w:p w14:paraId="0D43D6BE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4D0672B8" w14:textId="77777777">
        <w:trPr>
          <w:trHeight w:val="20"/>
        </w:trPr>
        <w:tc>
          <w:tcPr>
            <w:tcW w:w="5103" w:type="dxa"/>
          </w:tcPr>
          <w:p w14:paraId="40CC6BEE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Galloupin | </w:t>
            </w:r>
          </w:p>
        </w:tc>
        <w:tc>
          <w:tcPr>
            <w:tcW w:w="4536" w:type="dxa"/>
          </w:tcPr>
          <w:p w14:paraId="7D5550B7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06DA8BD6" w14:textId="77777777">
        <w:trPr>
          <w:trHeight w:val="20"/>
        </w:trPr>
        <w:tc>
          <w:tcPr>
            <w:tcW w:w="5103" w:type="dxa"/>
          </w:tcPr>
          <w:p w14:paraId="0B6BC89A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Jean Letau | </w:t>
            </w:r>
          </w:p>
        </w:tc>
        <w:tc>
          <w:tcPr>
            <w:tcW w:w="4536" w:type="dxa"/>
          </w:tcPr>
          <w:p w14:paraId="40FB618F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50B3169B" w14:textId="77777777">
        <w:trPr>
          <w:trHeight w:val="20"/>
        </w:trPr>
        <w:tc>
          <w:tcPr>
            <w:tcW w:w="5103" w:type="dxa"/>
          </w:tcPr>
          <w:p w14:paraId="09333EE7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Robert Simon | </w:t>
            </w:r>
          </w:p>
        </w:tc>
        <w:tc>
          <w:tcPr>
            <w:tcW w:w="4536" w:type="dxa"/>
          </w:tcPr>
          <w:p w14:paraId="0E00D333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099EAE7F" w14:textId="77777777">
        <w:trPr>
          <w:trHeight w:val="20"/>
        </w:trPr>
        <w:tc>
          <w:tcPr>
            <w:tcW w:w="5103" w:type="dxa"/>
          </w:tcPr>
          <w:p w14:paraId="0177124D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Esaye Ruel | </w:t>
            </w:r>
          </w:p>
        </w:tc>
        <w:tc>
          <w:tcPr>
            <w:tcW w:w="4536" w:type="dxa"/>
          </w:tcPr>
          <w:p w14:paraId="5005CD38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1EA17945" w14:textId="77777777">
        <w:trPr>
          <w:trHeight w:val="20"/>
        </w:trPr>
        <w:tc>
          <w:tcPr>
            <w:tcW w:w="5103" w:type="dxa"/>
          </w:tcPr>
          <w:p w14:paraId="2798F237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Deet Jullien | </w:t>
            </w:r>
          </w:p>
        </w:tc>
        <w:tc>
          <w:tcPr>
            <w:tcW w:w="4536" w:type="dxa"/>
          </w:tcPr>
          <w:p w14:paraId="3190E4AC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304B069B" w14:textId="77777777">
        <w:trPr>
          <w:trHeight w:val="20"/>
        </w:trPr>
        <w:tc>
          <w:tcPr>
            <w:tcW w:w="5103" w:type="dxa"/>
          </w:tcPr>
          <w:p w14:paraId="33B61D4A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Montaigne | </w:t>
            </w:r>
          </w:p>
        </w:tc>
        <w:tc>
          <w:tcPr>
            <w:tcW w:w="4536" w:type="dxa"/>
          </w:tcPr>
          <w:p w14:paraId="6C8E75D3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03203255" w14:textId="77777777">
        <w:trPr>
          <w:trHeight w:val="20"/>
        </w:trPr>
        <w:tc>
          <w:tcPr>
            <w:tcW w:w="5103" w:type="dxa"/>
          </w:tcPr>
          <w:p w14:paraId="494931F6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Rocque | </w:t>
            </w:r>
          </w:p>
        </w:tc>
        <w:tc>
          <w:tcPr>
            <w:tcW w:w="4536" w:type="dxa"/>
          </w:tcPr>
          <w:p w14:paraId="180E996A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084DBD64" w14:textId="77777777">
        <w:trPr>
          <w:trHeight w:val="20"/>
        </w:trPr>
        <w:tc>
          <w:tcPr>
            <w:tcW w:w="5103" w:type="dxa"/>
          </w:tcPr>
          <w:p w14:paraId="05378A8C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Dupre | </w:t>
            </w:r>
          </w:p>
        </w:tc>
        <w:tc>
          <w:tcPr>
            <w:tcW w:w="4536" w:type="dxa"/>
          </w:tcPr>
          <w:p w14:paraId="3ECAE205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5A81C681" w14:textId="77777777">
        <w:trPr>
          <w:trHeight w:val="20"/>
        </w:trPr>
        <w:tc>
          <w:tcPr>
            <w:tcW w:w="5103" w:type="dxa"/>
          </w:tcPr>
          <w:p w14:paraId="296758E1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Vigne | </w:t>
            </w:r>
          </w:p>
        </w:tc>
        <w:tc>
          <w:tcPr>
            <w:tcW w:w="4536" w:type="dxa"/>
          </w:tcPr>
          <w:p w14:paraId="7CC98860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66378A67" w14:textId="77777777">
        <w:trPr>
          <w:trHeight w:val="20"/>
        </w:trPr>
        <w:tc>
          <w:tcPr>
            <w:tcW w:w="5103" w:type="dxa"/>
          </w:tcPr>
          <w:p w14:paraId="3FA937FA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Ruelle | </w:t>
            </w:r>
          </w:p>
        </w:tc>
        <w:tc>
          <w:tcPr>
            <w:tcW w:w="4536" w:type="dxa"/>
          </w:tcPr>
          <w:p w14:paraId="59D547FD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25BED9AB" w14:textId="77777777">
        <w:trPr>
          <w:trHeight w:val="20"/>
        </w:trPr>
        <w:tc>
          <w:tcPr>
            <w:tcW w:w="5103" w:type="dxa"/>
          </w:tcPr>
          <w:p w14:paraId="7BC574EB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Grelle | </w:t>
            </w:r>
          </w:p>
        </w:tc>
        <w:tc>
          <w:tcPr>
            <w:tcW w:w="4536" w:type="dxa"/>
          </w:tcPr>
          <w:p w14:paraId="612363F7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1594C03E" w14:textId="77777777">
        <w:trPr>
          <w:trHeight w:val="20"/>
        </w:trPr>
        <w:tc>
          <w:tcPr>
            <w:tcW w:w="5103" w:type="dxa"/>
          </w:tcPr>
          <w:p w14:paraId="25B12DEB" w14:textId="77777777" w:rsidR="00F7561F" w:rsidRPr="002A6193" w:rsidRDefault="00F7561F" w:rsidP="002A5A6E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 Forge | </w:t>
            </w:r>
          </w:p>
        </w:tc>
        <w:tc>
          <w:tcPr>
            <w:tcW w:w="4536" w:type="dxa"/>
          </w:tcPr>
          <w:p w14:paraId="193B5E13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F7561F" w:rsidRPr="002A6193" w14:paraId="61897501" w14:textId="77777777">
        <w:trPr>
          <w:trHeight w:val="20"/>
        </w:trPr>
        <w:tc>
          <w:tcPr>
            <w:tcW w:w="5103" w:type="dxa"/>
          </w:tcPr>
          <w:p w14:paraId="069FCCFD" w14:textId="77777777" w:rsidR="00F7561F" w:rsidRPr="002A6193" w:rsidRDefault="00F7561F" w:rsidP="002A5A6E">
            <w:r w:rsidRPr="002A6193">
              <w:rPr>
                <w:rFonts w:eastAsia="Calibri"/>
                <w:lang w:val="en-US"/>
              </w:rPr>
              <w:t xml:space="preserve">La Grange | </w:t>
            </w:r>
          </w:p>
        </w:tc>
        <w:tc>
          <w:tcPr>
            <w:tcW w:w="4536" w:type="dxa"/>
          </w:tcPr>
          <w:p w14:paraId="3B87BDCF" w14:textId="77777777" w:rsidR="00F7561F" w:rsidRPr="002A6193" w:rsidRDefault="00F7561F" w:rsidP="002A5A6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</w:tbl>
    <w:p w14:paraId="715A9A27" w14:textId="77777777" w:rsidR="009B2620" w:rsidRPr="002A6193" w:rsidRDefault="00E54E37" w:rsidP="009B2620">
      <w:pPr>
        <w:jc w:val="both"/>
        <w:rPr>
          <w:rFonts w:eastAsia="Calibri"/>
          <w:lang w:val="en-US"/>
        </w:rPr>
      </w:pPr>
      <w:r w:rsidRPr="002A6193">
        <w:rPr>
          <w:rFonts w:eastAsia="Calibri"/>
          <w:lang w:val="en-US"/>
        </w:rPr>
        <w:t xml:space="preserve"> </w:t>
      </w:r>
    </w:p>
    <w:p w14:paraId="3BD8AE7F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Seguita il resto della detta compagnia imbarcata | sopra la nave nominata Il </w:t>
      </w:r>
      <w:r w:rsidR="00D4087A" w:rsidRPr="002A6193">
        <w:rPr>
          <w:rFonts w:eastAsia="Calibri"/>
        </w:rPr>
        <w:t>r</w:t>
      </w:r>
      <w:r w:rsidRPr="002A6193">
        <w:rPr>
          <w:rFonts w:eastAsia="Calibri"/>
        </w:rPr>
        <w:t xml:space="preserve">e David capitano | </w:t>
      </w:r>
    </w:p>
    <w:p w14:paraId="02AB205F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0"/>
        <w:gridCol w:w="4474"/>
      </w:tblGrid>
      <w:tr w:rsidR="0086044A" w:rsidRPr="002A6193" w14:paraId="7AB13131" w14:textId="77777777">
        <w:trPr>
          <w:trHeight w:val="288"/>
        </w:trPr>
        <w:tc>
          <w:tcPr>
            <w:tcW w:w="5103" w:type="dxa"/>
          </w:tcPr>
          <w:p w14:paraId="7A059501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Everuin</w:t>
            </w:r>
            <w:r w:rsidRPr="002A6193">
              <w:rPr>
                <w:rFonts w:eastAsia="Calibri"/>
                <w:vertAlign w:val="superscript"/>
              </w:rPr>
              <w:footnoteReference w:id="645"/>
            </w:r>
            <w:r w:rsidRPr="002A6193">
              <w:rPr>
                <w:rFonts w:eastAsia="Calibri"/>
              </w:rPr>
              <w:t xml:space="preserve"> Lieutenn | </w:t>
            </w:r>
          </w:p>
        </w:tc>
        <w:tc>
          <w:tcPr>
            <w:tcW w:w="4536" w:type="dxa"/>
            <w:shd w:val="clear" w:color="auto" w:fill="auto"/>
          </w:tcPr>
          <w:p w14:paraId="433245EB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Felineau | </w:t>
            </w:r>
          </w:p>
        </w:tc>
      </w:tr>
      <w:tr w:rsidR="0086044A" w:rsidRPr="002A6193" w14:paraId="6C837F06" w14:textId="77777777">
        <w:trPr>
          <w:trHeight w:val="275"/>
        </w:trPr>
        <w:tc>
          <w:tcPr>
            <w:tcW w:w="5103" w:type="dxa"/>
          </w:tcPr>
          <w:p w14:paraId="7AB9296C" w14:textId="02E5A1F9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suo paggio | </w:t>
            </w:r>
          </w:p>
        </w:tc>
        <w:tc>
          <w:tcPr>
            <w:tcW w:w="4536" w:type="dxa"/>
            <w:shd w:val="clear" w:color="auto" w:fill="auto"/>
          </w:tcPr>
          <w:p w14:paraId="2C77018E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Jacques Collart | </w:t>
            </w:r>
          </w:p>
        </w:tc>
      </w:tr>
      <w:tr w:rsidR="0086044A" w:rsidRPr="002A6193" w14:paraId="19C31D18" w14:textId="77777777">
        <w:trPr>
          <w:trHeight w:val="275"/>
        </w:trPr>
        <w:tc>
          <w:tcPr>
            <w:tcW w:w="5103" w:type="dxa"/>
          </w:tcPr>
          <w:p w14:paraId="0BACEC3D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Francois Chandelier sergent | </w:t>
            </w:r>
          </w:p>
        </w:tc>
        <w:tc>
          <w:tcPr>
            <w:tcW w:w="4536" w:type="dxa"/>
            <w:shd w:val="clear" w:color="auto" w:fill="auto"/>
          </w:tcPr>
          <w:p w14:paraId="03EF98BC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Michel Vallee | </w:t>
            </w:r>
          </w:p>
        </w:tc>
      </w:tr>
      <w:tr w:rsidR="0086044A" w:rsidRPr="002A6193" w14:paraId="0BEBA0DE" w14:textId="77777777">
        <w:trPr>
          <w:trHeight w:val="275"/>
        </w:trPr>
        <w:tc>
          <w:tcPr>
            <w:tcW w:w="5103" w:type="dxa"/>
          </w:tcPr>
          <w:p w14:paraId="6D3FEF6B" w14:textId="77777777" w:rsidR="0086044A" w:rsidRPr="002A6193" w:rsidRDefault="00E54E3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Thomas Louys tambour |</w:t>
            </w:r>
          </w:p>
        </w:tc>
        <w:tc>
          <w:tcPr>
            <w:tcW w:w="4536" w:type="dxa"/>
            <w:shd w:val="clear" w:color="auto" w:fill="auto"/>
          </w:tcPr>
          <w:p w14:paraId="48D0C392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Gabriel de Viron | </w:t>
            </w:r>
          </w:p>
        </w:tc>
      </w:tr>
      <w:tr w:rsidR="0086044A" w:rsidRPr="002A6193" w14:paraId="77D0858B" w14:textId="77777777">
        <w:trPr>
          <w:trHeight w:val="275"/>
        </w:trPr>
        <w:tc>
          <w:tcPr>
            <w:tcW w:w="5103" w:type="dxa"/>
          </w:tcPr>
          <w:p w14:paraId="69871C8B" w14:textId="77777777" w:rsidR="0086044A" w:rsidRPr="002A6193" w:rsidRDefault="0086044A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absente</w:t>
            </w:r>
            <w:r w:rsidRPr="002A6193">
              <w:rPr>
                <w:rStyle w:val="FootnoteReference"/>
                <w:rFonts w:eastAsia="Calibri"/>
                <w:lang w:val="en-US"/>
              </w:rPr>
              <w:footnoteReference w:id="646"/>
            </w:r>
            <w:r w:rsidRPr="002A6193">
              <w:rPr>
                <w:rFonts w:eastAsia="Calibri"/>
                <w:lang w:val="en-US"/>
              </w:rPr>
              <w:t xml:space="preserve"> Pierre Martin</w:t>
            </w:r>
            <w:r w:rsidR="00E54E37" w:rsidRPr="002A6193">
              <w:rPr>
                <w:rFonts w:eastAsia="Calibri"/>
                <w:vertAlign w:val="superscript"/>
              </w:rPr>
              <w:footnoteReference w:id="647"/>
            </w:r>
            <w:r w:rsidRPr="002A6193">
              <w:rPr>
                <w:rFonts w:eastAsia="Calibri"/>
                <w:lang w:val="en-US"/>
              </w:rPr>
              <w:t xml:space="preserve"> |</w:t>
            </w:r>
          </w:p>
        </w:tc>
        <w:tc>
          <w:tcPr>
            <w:tcW w:w="4536" w:type="dxa"/>
            <w:shd w:val="clear" w:color="auto" w:fill="auto"/>
          </w:tcPr>
          <w:p w14:paraId="7F5EEDAA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Jonas Bedaut | </w:t>
            </w:r>
          </w:p>
        </w:tc>
      </w:tr>
      <w:tr w:rsidR="0086044A" w:rsidRPr="002A6193" w14:paraId="7A7915FA" w14:textId="77777777">
        <w:trPr>
          <w:trHeight w:val="275"/>
        </w:trPr>
        <w:tc>
          <w:tcPr>
            <w:tcW w:w="5103" w:type="dxa"/>
          </w:tcPr>
          <w:p w14:paraId="15A03031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Vvillem Vvieirick | </w:t>
            </w:r>
          </w:p>
        </w:tc>
        <w:tc>
          <w:tcPr>
            <w:tcW w:w="4536" w:type="dxa"/>
            <w:shd w:val="clear" w:color="auto" w:fill="auto"/>
          </w:tcPr>
          <w:p w14:paraId="3D6583AB" w14:textId="77777777" w:rsidR="0086044A" w:rsidRPr="002A6193" w:rsidRDefault="00E54E37" w:rsidP="009B2620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Charles Galengar |</w:t>
            </w:r>
          </w:p>
        </w:tc>
      </w:tr>
      <w:tr w:rsidR="0086044A" w:rsidRPr="002A6193" w14:paraId="2F889DDD" w14:textId="77777777">
        <w:trPr>
          <w:trHeight w:val="275"/>
        </w:trPr>
        <w:tc>
          <w:tcPr>
            <w:tcW w:w="5103" w:type="dxa"/>
          </w:tcPr>
          <w:p w14:paraId="124D1661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Gaspard du Verd corporal | </w:t>
            </w:r>
          </w:p>
        </w:tc>
        <w:tc>
          <w:tcPr>
            <w:tcW w:w="4536" w:type="dxa"/>
            <w:shd w:val="clear" w:color="auto" w:fill="auto"/>
          </w:tcPr>
          <w:p w14:paraId="326032C6" w14:textId="77777777" w:rsidR="0086044A" w:rsidRPr="00CB1FBA" w:rsidRDefault="0086044A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absente</w:t>
            </w:r>
            <w:r w:rsidRPr="002A6193">
              <w:rPr>
                <w:rStyle w:val="FootnoteReference"/>
                <w:rFonts w:eastAsia="Calibri"/>
                <w:lang w:val="en-US"/>
              </w:rPr>
              <w:footnoteReference w:id="648"/>
            </w:r>
            <w:r w:rsidRPr="00CB1FBA">
              <w:rPr>
                <w:rFonts w:eastAsia="Calibri"/>
                <w:lang w:val="nl-BE"/>
              </w:rPr>
              <w:t xml:space="preserve"> Jean de La Rottee</w:t>
            </w:r>
            <w:r w:rsidR="00E54E37" w:rsidRPr="002A6193">
              <w:rPr>
                <w:rFonts w:eastAsia="Calibri"/>
                <w:vertAlign w:val="superscript"/>
              </w:rPr>
              <w:footnoteReference w:id="649"/>
            </w:r>
            <w:r w:rsidRPr="00CB1FBA">
              <w:rPr>
                <w:rFonts w:eastAsia="Calibri"/>
                <w:lang w:val="nl-BE"/>
              </w:rPr>
              <w:t xml:space="preserve"> |</w:t>
            </w:r>
          </w:p>
        </w:tc>
      </w:tr>
      <w:tr w:rsidR="0086044A" w:rsidRPr="002A6193" w14:paraId="144AB1FD" w14:textId="77777777">
        <w:trPr>
          <w:trHeight w:val="275"/>
        </w:trPr>
        <w:tc>
          <w:tcPr>
            <w:tcW w:w="5103" w:type="dxa"/>
          </w:tcPr>
          <w:p w14:paraId="271CE926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Rene de Dun | </w:t>
            </w:r>
          </w:p>
        </w:tc>
        <w:tc>
          <w:tcPr>
            <w:tcW w:w="4536" w:type="dxa"/>
            <w:shd w:val="clear" w:color="auto" w:fill="auto"/>
          </w:tcPr>
          <w:p w14:paraId="1B2923AF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Simon L</w:t>
            </w:r>
            <w:r w:rsidRPr="002A6193">
              <w:rPr>
                <w:rFonts w:eastAsia="Calibri"/>
              </w:rPr>
              <w:t>’</w:t>
            </w:r>
            <w:r w:rsidR="0086044A" w:rsidRPr="002A6193">
              <w:rPr>
                <w:rFonts w:eastAsia="Calibri"/>
                <w:lang w:val="en-US"/>
              </w:rPr>
              <w:t xml:space="preserve"> A</w:t>
            </w:r>
            <w:r w:rsidRPr="002A6193">
              <w:rPr>
                <w:rFonts w:eastAsia="Calibri"/>
                <w:lang w:val="en-US"/>
              </w:rPr>
              <w:t xml:space="preserve">dmiral | </w:t>
            </w:r>
          </w:p>
        </w:tc>
      </w:tr>
      <w:tr w:rsidR="0086044A" w:rsidRPr="002A6193" w14:paraId="43F5DD92" w14:textId="77777777">
        <w:trPr>
          <w:trHeight w:val="275"/>
        </w:trPr>
        <w:tc>
          <w:tcPr>
            <w:tcW w:w="5103" w:type="dxa"/>
          </w:tcPr>
          <w:p w14:paraId="109B0058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Nicollas Suau | </w:t>
            </w:r>
          </w:p>
        </w:tc>
        <w:tc>
          <w:tcPr>
            <w:tcW w:w="4536" w:type="dxa"/>
            <w:shd w:val="clear" w:color="auto" w:fill="auto"/>
          </w:tcPr>
          <w:p w14:paraId="2568E3BF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Francois Desiardins | </w:t>
            </w:r>
          </w:p>
        </w:tc>
      </w:tr>
      <w:tr w:rsidR="0086044A" w:rsidRPr="002A6193" w14:paraId="503C3A3E" w14:textId="77777777">
        <w:trPr>
          <w:trHeight w:val="275"/>
        </w:trPr>
        <w:tc>
          <w:tcPr>
            <w:tcW w:w="5103" w:type="dxa"/>
          </w:tcPr>
          <w:p w14:paraId="4A41F2F2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Lambert Totuau | </w:t>
            </w:r>
          </w:p>
        </w:tc>
        <w:tc>
          <w:tcPr>
            <w:tcW w:w="4536" w:type="dxa"/>
            <w:shd w:val="clear" w:color="auto" w:fill="auto"/>
          </w:tcPr>
          <w:p w14:paraId="5F11FDA3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Simon Patarin | </w:t>
            </w:r>
          </w:p>
        </w:tc>
      </w:tr>
      <w:tr w:rsidR="0086044A" w:rsidRPr="002A6193" w14:paraId="70F9B772" w14:textId="77777777">
        <w:trPr>
          <w:trHeight w:val="275"/>
        </w:trPr>
        <w:tc>
          <w:tcPr>
            <w:tcW w:w="5103" w:type="dxa"/>
          </w:tcPr>
          <w:p w14:paraId="3193492C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Tanel Baudon | </w:t>
            </w:r>
          </w:p>
        </w:tc>
        <w:tc>
          <w:tcPr>
            <w:tcW w:w="4536" w:type="dxa"/>
            <w:shd w:val="clear" w:color="auto" w:fill="auto"/>
          </w:tcPr>
          <w:p w14:paraId="7A6ADEFE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Berthelemy Lour | </w:t>
            </w:r>
          </w:p>
        </w:tc>
      </w:tr>
      <w:tr w:rsidR="0086044A" w:rsidRPr="002A6193" w14:paraId="6B0E0E7D" w14:textId="77777777">
        <w:trPr>
          <w:trHeight w:val="275"/>
        </w:trPr>
        <w:tc>
          <w:tcPr>
            <w:tcW w:w="5103" w:type="dxa"/>
          </w:tcPr>
          <w:p w14:paraId="36FF9650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Valentin Boulanger | </w:t>
            </w:r>
          </w:p>
        </w:tc>
        <w:tc>
          <w:tcPr>
            <w:tcW w:w="4536" w:type="dxa"/>
            <w:shd w:val="clear" w:color="auto" w:fill="auto"/>
          </w:tcPr>
          <w:p w14:paraId="06364552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Drouin | </w:t>
            </w:r>
          </w:p>
        </w:tc>
      </w:tr>
      <w:tr w:rsidR="0086044A" w:rsidRPr="002A6193" w14:paraId="648C7368" w14:textId="77777777">
        <w:trPr>
          <w:trHeight w:val="275"/>
        </w:trPr>
        <w:tc>
          <w:tcPr>
            <w:tcW w:w="5103" w:type="dxa"/>
          </w:tcPr>
          <w:p w14:paraId="154EB7FD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Libert Masure | </w:t>
            </w:r>
          </w:p>
        </w:tc>
        <w:tc>
          <w:tcPr>
            <w:tcW w:w="4536" w:type="dxa"/>
            <w:shd w:val="clear" w:color="auto" w:fill="auto"/>
          </w:tcPr>
          <w:p w14:paraId="07F53204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Pierre du Vise | </w:t>
            </w:r>
          </w:p>
        </w:tc>
      </w:tr>
      <w:tr w:rsidR="0086044A" w:rsidRPr="002A6193" w14:paraId="1CFCC4DF" w14:textId="77777777">
        <w:trPr>
          <w:trHeight w:val="275"/>
        </w:trPr>
        <w:tc>
          <w:tcPr>
            <w:tcW w:w="5103" w:type="dxa"/>
          </w:tcPr>
          <w:p w14:paraId="7B344035" w14:textId="77777777" w:rsidR="0086044A" w:rsidRPr="002A6193" w:rsidRDefault="00E54E37" w:rsidP="009B262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Estienne du Verger | </w:t>
            </w:r>
          </w:p>
        </w:tc>
        <w:tc>
          <w:tcPr>
            <w:tcW w:w="4536" w:type="dxa"/>
            <w:shd w:val="clear" w:color="auto" w:fill="auto"/>
          </w:tcPr>
          <w:p w14:paraId="1E9032E2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Nicollas Bourdon | </w:t>
            </w:r>
          </w:p>
        </w:tc>
      </w:tr>
      <w:tr w:rsidR="0086044A" w:rsidRPr="002A6193" w14:paraId="7D9B5EA1" w14:textId="77777777">
        <w:trPr>
          <w:trHeight w:val="275"/>
        </w:trPr>
        <w:tc>
          <w:tcPr>
            <w:tcW w:w="5103" w:type="dxa"/>
          </w:tcPr>
          <w:p w14:paraId="28195E67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Gabriel du Desert | </w:t>
            </w:r>
          </w:p>
        </w:tc>
        <w:tc>
          <w:tcPr>
            <w:tcW w:w="4536" w:type="dxa"/>
            <w:shd w:val="clear" w:color="auto" w:fill="auto"/>
          </w:tcPr>
          <w:p w14:paraId="70476284" w14:textId="77777777" w:rsidR="0086044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Pepin | </w:t>
            </w:r>
          </w:p>
        </w:tc>
      </w:tr>
      <w:tr w:rsidR="0086044A" w:rsidRPr="002A6193" w14:paraId="5ADD8CB9" w14:textId="77777777">
        <w:trPr>
          <w:trHeight w:val="275"/>
        </w:trPr>
        <w:tc>
          <w:tcPr>
            <w:tcW w:w="5103" w:type="dxa"/>
          </w:tcPr>
          <w:p w14:paraId="4C8A5048" w14:textId="77777777" w:rsidR="0086044A" w:rsidRPr="002A6193" w:rsidRDefault="00E54E37">
            <w:r w:rsidRPr="002A6193">
              <w:rPr>
                <w:rFonts w:eastAsia="Calibri"/>
                <w:lang w:val="en-US"/>
              </w:rPr>
              <w:t>George Fescher |</w:t>
            </w:r>
          </w:p>
        </w:tc>
        <w:tc>
          <w:tcPr>
            <w:tcW w:w="4536" w:type="dxa"/>
            <w:shd w:val="clear" w:color="auto" w:fill="auto"/>
          </w:tcPr>
          <w:p w14:paraId="7136B57E" w14:textId="77777777" w:rsidR="0086044A" w:rsidRPr="002A6193" w:rsidRDefault="00E54E37">
            <w:r w:rsidRPr="002A6193">
              <w:rPr>
                <w:rFonts w:eastAsia="Calibri"/>
                <w:lang w:val="en-US"/>
              </w:rPr>
              <w:t xml:space="preserve">Gilles Besanguille | </w:t>
            </w:r>
          </w:p>
        </w:tc>
      </w:tr>
    </w:tbl>
    <w:p w14:paraId="006C690E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186r /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5053"/>
        <w:gridCol w:w="4471"/>
      </w:tblGrid>
      <w:tr w:rsidR="00A26EAF" w:rsidRPr="002A6193" w14:paraId="1E17C214" w14:textId="77777777">
        <w:tc>
          <w:tcPr>
            <w:tcW w:w="5103" w:type="dxa"/>
          </w:tcPr>
          <w:p w14:paraId="5A06FB60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Eustache Baudoum | </w:t>
            </w:r>
          </w:p>
        </w:tc>
        <w:tc>
          <w:tcPr>
            <w:tcW w:w="4561" w:type="dxa"/>
          </w:tcPr>
          <w:p w14:paraId="58E6820B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13FF8316" w14:textId="77777777">
        <w:tc>
          <w:tcPr>
            <w:tcW w:w="5103" w:type="dxa"/>
          </w:tcPr>
          <w:p w14:paraId="107D4A31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Nicollas Drouet | </w:t>
            </w:r>
          </w:p>
        </w:tc>
        <w:tc>
          <w:tcPr>
            <w:tcW w:w="4561" w:type="dxa"/>
          </w:tcPr>
          <w:p w14:paraId="3193F3DF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5A3A9F22" w14:textId="77777777">
        <w:tc>
          <w:tcPr>
            <w:tcW w:w="5103" w:type="dxa"/>
          </w:tcPr>
          <w:p w14:paraId="4C54AAFF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Durant La Coste | </w:t>
            </w:r>
          </w:p>
        </w:tc>
        <w:tc>
          <w:tcPr>
            <w:tcW w:w="4561" w:type="dxa"/>
          </w:tcPr>
          <w:p w14:paraId="6730E7D4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612EFE76" w14:textId="77777777">
        <w:tc>
          <w:tcPr>
            <w:tcW w:w="5103" w:type="dxa"/>
          </w:tcPr>
          <w:p w14:paraId="15F7C381" w14:textId="77777777" w:rsidR="00A26EAF" w:rsidRPr="002A6193" w:rsidRDefault="00A26EAF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absente</w:t>
            </w:r>
            <w:r w:rsidRPr="002A6193">
              <w:rPr>
                <w:rStyle w:val="FootnoteReference"/>
                <w:rFonts w:eastAsia="Calibri" w:cs="Times New Roman"/>
              </w:rPr>
              <w:footnoteReference w:id="650"/>
            </w:r>
            <w:r w:rsidRPr="002A6193">
              <w:rPr>
                <w:rFonts w:eastAsia="Calibri" w:cs="Times New Roman"/>
              </w:rPr>
              <w:t xml:space="preserve"> Anthoine Oger</w:t>
            </w:r>
            <w:r w:rsidR="00E54E37" w:rsidRPr="002A6193">
              <w:rPr>
                <w:rFonts w:eastAsia="Calibri" w:cs="Times New Roman"/>
                <w:vertAlign w:val="superscript"/>
              </w:rPr>
              <w:footnoteReference w:id="651"/>
            </w:r>
            <w:r w:rsidRPr="002A6193">
              <w:rPr>
                <w:rFonts w:eastAsia="Calibri" w:cs="Times New Roman"/>
              </w:rPr>
              <w:t xml:space="preserve"> |</w:t>
            </w:r>
          </w:p>
        </w:tc>
        <w:tc>
          <w:tcPr>
            <w:tcW w:w="4561" w:type="dxa"/>
          </w:tcPr>
          <w:p w14:paraId="5D13F1C5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39589A80" w14:textId="77777777">
        <w:tc>
          <w:tcPr>
            <w:tcW w:w="5103" w:type="dxa"/>
          </w:tcPr>
          <w:p w14:paraId="62E4E449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Gilles Gouarné | </w:t>
            </w:r>
          </w:p>
        </w:tc>
        <w:tc>
          <w:tcPr>
            <w:tcW w:w="4561" w:type="dxa"/>
          </w:tcPr>
          <w:p w14:paraId="0216A22F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5D7FFBEC" w14:textId="77777777">
        <w:tc>
          <w:tcPr>
            <w:tcW w:w="5103" w:type="dxa"/>
          </w:tcPr>
          <w:p w14:paraId="172BE78A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Jehan du Chesne | </w:t>
            </w:r>
          </w:p>
        </w:tc>
        <w:tc>
          <w:tcPr>
            <w:tcW w:w="4561" w:type="dxa"/>
          </w:tcPr>
          <w:p w14:paraId="0A5E44BF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51AB4850" w14:textId="77777777">
        <w:tc>
          <w:tcPr>
            <w:tcW w:w="5103" w:type="dxa"/>
          </w:tcPr>
          <w:p w14:paraId="11F070D7" w14:textId="77777777" w:rsidR="00A26EAF" w:rsidRPr="002A6193" w:rsidRDefault="00A26EAF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Godfre</w:t>
            </w:r>
            <w:r w:rsidR="00E54E37" w:rsidRPr="002A6193">
              <w:rPr>
                <w:rFonts w:eastAsia="Calibri" w:cs="Times New Roman"/>
                <w:lang w:val="en-US"/>
              </w:rPr>
              <w:t xml:space="preserve"> van Perot | </w:t>
            </w:r>
          </w:p>
        </w:tc>
        <w:tc>
          <w:tcPr>
            <w:tcW w:w="4561" w:type="dxa"/>
          </w:tcPr>
          <w:p w14:paraId="5025B55B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4DE2AD47" w14:textId="77777777">
        <w:tc>
          <w:tcPr>
            <w:tcW w:w="5103" w:type="dxa"/>
          </w:tcPr>
          <w:p w14:paraId="33020040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lastRenderedPageBreak/>
              <w:t xml:space="preserve">Robert Laurens | </w:t>
            </w:r>
          </w:p>
        </w:tc>
        <w:tc>
          <w:tcPr>
            <w:tcW w:w="4561" w:type="dxa"/>
          </w:tcPr>
          <w:p w14:paraId="6ED07342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7ADFB310" w14:textId="77777777">
        <w:tc>
          <w:tcPr>
            <w:tcW w:w="5103" w:type="dxa"/>
          </w:tcPr>
          <w:p w14:paraId="0C1E51D7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Jehan Delate | </w:t>
            </w:r>
          </w:p>
        </w:tc>
        <w:tc>
          <w:tcPr>
            <w:tcW w:w="4561" w:type="dxa"/>
          </w:tcPr>
          <w:p w14:paraId="02365ECE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4B11BF36" w14:textId="77777777">
        <w:tc>
          <w:tcPr>
            <w:tcW w:w="5103" w:type="dxa"/>
          </w:tcPr>
          <w:p w14:paraId="72E56FC9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Francois Mathieu | </w:t>
            </w:r>
          </w:p>
        </w:tc>
        <w:tc>
          <w:tcPr>
            <w:tcW w:w="4561" w:type="dxa"/>
          </w:tcPr>
          <w:p w14:paraId="66FE766A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481FEB1A" w14:textId="77777777">
        <w:tc>
          <w:tcPr>
            <w:tcW w:w="5103" w:type="dxa"/>
          </w:tcPr>
          <w:p w14:paraId="02E15A61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Charles du Tilly | </w:t>
            </w:r>
          </w:p>
        </w:tc>
        <w:tc>
          <w:tcPr>
            <w:tcW w:w="4561" w:type="dxa"/>
          </w:tcPr>
          <w:p w14:paraId="1A54F3F6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3482B35D" w14:textId="77777777">
        <w:tc>
          <w:tcPr>
            <w:tcW w:w="5103" w:type="dxa"/>
          </w:tcPr>
          <w:p w14:paraId="0B8B20E9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Pierre Fonteme | </w:t>
            </w:r>
          </w:p>
        </w:tc>
        <w:tc>
          <w:tcPr>
            <w:tcW w:w="4561" w:type="dxa"/>
          </w:tcPr>
          <w:p w14:paraId="737A43AA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3BFDC050" w14:textId="77777777">
        <w:tc>
          <w:tcPr>
            <w:tcW w:w="5103" w:type="dxa"/>
          </w:tcPr>
          <w:p w14:paraId="1527D220" w14:textId="77777777" w:rsidR="00A26EAF" w:rsidRPr="002A6193" w:rsidRDefault="00A26EAF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Claude Signe</w:t>
            </w:r>
            <w:r w:rsidR="00E54E37" w:rsidRPr="002A6193">
              <w:rPr>
                <w:rFonts w:eastAsia="Calibri" w:cs="Times New Roman"/>
              </w:rPr>
              <w:t xml:space="preserve"> | </w:t>
            </w:r>
          </w:p>
        </w:tc>
        <w:tc>
          <w:tcPr>
            <w:tcW w:w="4561" w:type="dxa"/>
          </w:tcPr>
          <w:p w14:paraId="33B4D936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452AD342" w14:textId="77777777">
        <w:tc>
          <w:tcPr>
            <w:tcW w:w="5103" w:type="dxa"/>
          </w:tcPr>
          <w:p w14:paraId="10C792C9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Daniel Golard | </w:t>
            </w:r>
          </w:p>
        </w:tc>
        <w:tc>
          <w:tcPr>
            <w:tcW w:w="4561" w:type="dxa"/>
          </w:tcPr>
          <w:p w14:paraId="5356D4B4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22FDED02" w14:textId="77777777">
        <w:tc>
          <w:tcPr>
            <w:tcW w:w="5103" w:type="dxa"/>
          </w:tcPr>
          <w:p w14:paraId="16F76AF6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Pierre Goupil | </w:t>
            </w:r>
          </w:p>
        </w:tc>
        <w:tc>
          <w:tcPr>
            <w:tcW w:w="4561" w:type="dxa"/>
          </w:tcPr>
          <w:p w14:paraId="2CCF2CFF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163D34D4" w14:textId="77777777">
        <w:tc>
          <w:tcPr>
            <w:tcW w:w="5103" w:type="dxa"/>
          </w:tcPr>
          <w:p w14:paraId="027A2C50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Christofle Berdin | </w:t>
            </w:r>
          </w:p>
        </w:tc>
        <w:tc>
          <w:tcPr>
            <w:tcW w:w="4561" w:type="dxa"/>
          </w:tcPr>
          <w:p w14:paraId="2402B096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048D1BBA" w14:textId="77777777">
        <w:tc>
          <w:tcPr>
            <w:tcW w:w="5103" w:type="dxa"/>
          </w:tcPr>
          <w:p w14:paraId="45205453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Emeon Begum | </w:t>
            </w:r>
          </w:p>
        </w:tc>
        <w:tc>
          <w:tcPr>
            <w:tcW w:w="4561" w:type="dxa"/>
          </w:tcPr>
          <w:p w14:paraId="044FCD8C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2857A0DA" w14:textId="77777777">
        <w:tc>
          <w:tcPr>
            <w:tcW w:w="5103" w:type="dxa"/>
          </w:tcPr>
          <w:p w14:paraId="346D53F6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Abraham Guiot | </w:t>
            </w:r>
          </w:p>
        </w:tc>
        <w:tc>
          <w:tcPr>
            <w:tcW w:w="4561" w:type="dxa"/>
          </w:tcPr>
          <w:p w14:paraId="613AD058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3FAF67B4" w14:textId="77777777">
        <w:tc>
          <w:tcPr>
            <w:tcW w:w="5103" w:type="dxa"/>
          </w:tcPr>
          <w:p w14:paraId="44C29FB7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Noel de Folsan | </w:t>
            </w:r>
          </w:p>
        </w:tc>
        <w:tc>
          <w:tcPr>
            <w:tcW w:w="4561" w:type="dxa"/>
          </w:tcPr>
          <w:p w14:paraId="7976051F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340F9FC3" w14:textId="77777777">
        <w:tc>
          <w:tcPr>
            <w:tcW w:w="5103" w:type="dxa"/>
          </w:tcPr>
          <w:p w14:paraId="472A3E87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Mathurin Pecher | </w:t>
            </w:r>
          </w:p>
        </w:tc>
        <w:tc>
          <w:tcPr>
            <w:tcW w:w="4561" w:type="dxa"/>
          </w:tcPr>
          <w:p w14:paraId="3AADAE97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2DDDF141" w14:textId="77777777">
        <w:tc>
          <w:tcPr>
            <w:tcW w:w="5103" w:type="dxa"/>
          </w:tcPr>
          <w:p w14:paraId="5670CB90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Jacques Chantecler | </w:t>
            </w:r>
          </w:p>
        </w:tc>
        <w:tc>
          <w:tcPr>
            <w:tcW w:w="4561" w:type="dxa"/>
          </w:tcPr>
          <w:p w14:paraId="403E3758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7D1446B8" w14:textId="77777777">
        <w:tc>
          <w:tcPr>
            <w:tcW w:w="5103" w:type="dxa"/>
          </w:tcPr>
          <w:p w14:paraId="367D0CA0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Francois Vvatsember | </w:t>
            </w:r>
          </w:p>
        </w:tc>
        <w:tc>
          <w:tcPr>
            <w:tcW w:w="4561" w:type="dxa"/>
          </w:tcPr>
          <w:p w14:paraId="765A30EF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701611E8" w14:textId="77777777">
        <w:tc>
          <w:tcPr>
            <w:tcW w:w="5103" w:type="dxa"/>
          </w:tcPr>
          <w:p w14:paraId="0DE9F177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Jehan la Mule | </w:t>
            </w:r>
          </w:p>
        </w:tc>
        <w:tc>
          <w:tcPr>
            <w:tcW w:w="4561" w:type="dxa"/>
          </w:tcPr>
          <w:p w14:paraId="62E11601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0D7917D1" w14:textId="77777777">
        <w:tc>
          <w:tcPr>
            <w:tcW w:w="5103" w:type="dxa"/>
          </w:tcPr>
          <w:p w14:paraId="19B9E08D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Otfan Seuster | </w:t>
            </w:r>
          </w:p>
        </w:tc>
        <w:tc>
          <w:tcPr>
            <w:tcW w:w="4561" w:type="dxa"/>
          </w:tcPr>
          <w:p w14:paraId="0AE85106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76795B76" w14:textId="77777777">
        <w:tc>
          <w:tcPr>
            <w:tcW w:w="5103" w:type="dxa"/>
          </w:tcPr>
          <w:p w14:paraId="79936F16" w14:textId="77777777" w:rsidR="00A26EAF" w:rsidRPr="002A6193" w:rsidRDefault="00A26EAF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Jehan Bradele</w:t>
            </w:r>
            <w:r w:rsidR="00E54E37" w:rsidRPr="002A6193">
              <w:rPr>
                <w:rFonts w:eastAsia="Calibri" w:cs="Times New Roman"/>
                <w:lang w:val="en-US"/>
              </w:rPr>
              <w:t xml:space="preserve"> | </w:t>
            </w:r>
          </w:p>
        </w:tc>
        <w:tc>
          <w:tcPr>
            <w:tcW w:w="4561" w:type="dxa"/>
          </w:tcPr>
          <w:p w14:paraId="281987BE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4783722B" w14:textId="77777777">
        <w:tc>
          <w:tcPr>
            <w:tcW w:w="5103" w:type="dxa"/>
          </w:tcPr>
          <w:p w14:paraId="28B6BD19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Jehan Paumier | </w:t>
            </w:r>
          </w:p>
        </w:tc>
        <w:tc>
          <w:tcPr>
            <w:tcW w:w="4561" w:type="dxa"/>
          </w:tcPr>
          <w:p w14:paraId="05812C0C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646B6C9F" w14:textId="77777777">
        <w:tc>
          <w:tcPr>
            <w:tcW w:w="5103" w:type="dxa"/>
          </w:tcPr>
          <w:p w14:paraId="18BFC31A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Pierre Parmentier | </w:t>
            </w:r>
          </w:p>
        </w:tc>
        <w:tc>
          <w:tcPr>
            <w:tcW w:w="4561" w:type="dxa"/>
          </w:tcPr>
          <w:p w14:paraId="0FAC6A01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55012C38" w14:textId="77777777">
        <w:tc>
          <w:tcPr>
            <w:tcW w:w="5103" w:type="dxa"/>
          </w:tcPr>
          <w:p w14:paraId="0832FBD0" w14:textId="77777777" w:rsidR="00A26EAF" w:rsidRPr="002A6193" w:rsidRDefault="00A26EAF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>Rene</w:t>
            </w:r>
            <w:r w:rsidR="00E54E37" w:rsidRPr="002A6193">
              <w:rPr>
                <w:rFonts w:eastAsia="Calibri" w:cs="Times New Roman"/>
              </w:rPr>
              <w:t xml:space="preserve"> de Kemorial | </w:t>
            </w:r>
          </w:p>
        </w:tc>
        <w:tc>
          <w:tcPr>
            <w:tcW w:w="4561" w:type="dxa"/>
          </w:tcPr>
          <w:p w14:paraId="26F30B31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71C8D2D6" w14:textId="77777777">
        <w:tc>
          <w:tcPr>
            <w:tcW w:w="5103" w:type="dxa"/>
          </w:tcPr>
          <w:p w14:paraId="290A3CE2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Elie Eveillard | </w:t>
            </w:r>
          </w:p>
        </w:tc>
        <w:tc>
          <w:tcPr>
            <w:tcW w:w="4561" w:type="dxa"/>
          </w:tcPr>
          <w:p w14:paraId="08CE6A18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07E1BF27" w14:textId="77777777">
        <w:tc>
          <w:tcPr>
            <w:tcW w:w="5103" w:type="dxa"/>
          </w:tcPr>
          <w:p w14:paraId="404D5DD1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Christofle Le Cler | </w:t>
            </w:r>
          </w:p>
        </w:tc>
        <w:tc>
          <w:tcPr>
            <w:tcW w:w="4561" w:type="dxa"/>
          </w:tcPr>
          <w:p w14:paraId="7315015A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138528A4" w14:textId="77777777">
        <w:tc>
          <w:tcPr>
            <w:tcW w:w="5103" w:type="dxa"/>
          </w:tcPr>
          <w:p w14:paraId="7A6EEC8B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Daniel Nicollas | </w:t>
            </w:r>
          </w:p>
        </w:tc>
        <w:tc>
          <w:tcPr>
            <w:tcW w:w="4561" w:type="dxa"/>
          </w:tcPr>
          <w:p w14:paraId="0C75853D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61DF5EDB" w14:textId="77777777">
        <w:tc>
          <w:tcPr>
            <w:tcW w:w="5103" w:type="dxa"/>
          </w:tcPr>
          <w:p w14:paraId="7674C6E2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George Sa</w:t>
            </w:r>
            <w:r w:rsidR="00A26EAF" w:rsidRPr="002A6193">
              <w:rPr>
                <w:rFonts w:eastAsia="Calibri" w:cs="Times New Roman"/>
                <w:lang w:val="en-US"/>
              </w:rPr>
              <w:t>v</w:t>
            </w:r>
            <w:r w:rsidRPr="002A6193">
              <w:rPr>
                <w:rFonts w:eastAsia="Calibri" w:cs="Times New Roman"/>
                <w:lang w:val="en-US"/>
              </w:rPr>
              <w:t xml:space="preserve">uan | </w:t>
            </w:r>
          </w:p>
        </w:tc>
        <w:tc>
          <w:tcPr>
            <w:tcW w:w="4561" w:type="dxa"/>
          </w:tcPr>
          <w:p w14:paraId="78FECBDA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371A2A42" w14:textId="77777777">
        <w:tc>
          <w:tcPr>
            <w:tcW w:w="5103" w:type="dxa"/>
          </w:tcPr>
          <w:p w14:paraId="5146F0B8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Jeremie Moncot | </w:t>
            </w:r>
          </w:p>
        </w:tc>
        <w:tc>
          <w:tcPr>
            <w:tcW w:w="4561" w:type="dxa"/>
          </w:tcPr>
          <w:p w14:paraId="298D91AC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0DFFF755" w14:textId="77777777">
        <w:tc>
          <w:tcPr>
            <w:tcW w:w="5103" w:type="dxa"/>
          </w:tcPr>
          <w:p w14:paraId="01D3F75A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Anthoine Daloyse | </w:t>
            </w:r>
          </w:p>
        </w:tc>
        <w:tc>
          <w:tcPr>
            <w:tcW w:w="4561" w:type="dxa"/>
          </w:tcPr>
          <w:p w14:paraId="3BC4F536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78D8B97F" w14:textId="77777777">
        <w:tc>
          <w:tcPr>
            <w:tcW w:w="5103" w:type="dxa"/>
          </w:tcPr>
          <w:p w14:paraId="2FC032C6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Anthoni Andric | </w:t>
            </w:r>
          </w:p>
        </w:tc>
        <w:tc>
          <w:tcPr>
            <w:tcW w:w="4561" w:type="dxa"/>
          </w:tcPr>
          <w:p w14:paraId="7B68A6ED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4483ABDC" w14:textId="77777777">
        <w:tc>
          <w:tcPr>
            <w:tcW w:w="5103" w:type="dxa"/>
          </w:tcPr>
          <w:p w14:paraId="2D513074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Nicle Adrian | </w:t>
            </w:r>
          </w:p>
        </w:tc>
        <w:tc>
          <w:tcPr>
            <w:tcW w:w="4561" w:type="dxa"/>
          </w:tcPr>
          <w:p w14:paraId="1EBC9A99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24AB8603" w14:textId="77777777">
        <w:tc>
          <w:tcPr>
            <w:tcW w:w="5103" w:type="dxa"/>
          </w:tcPr>
          <w:p w14:paraId="0A64ED51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Henry Simon | </w:t>
            </w:r>
          </w:p>
        </w:tc>
        <w:tc>
          <w:tcPr>
            <w:tcW w:w="4561" w:type="dxa"/>
          </w:tcPr>
          <w:p w14:paraId="5CF10076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42C807D6" w14:textId="77777777">
        <w:tc>
          <w:tcPr>
            <w:tcW w:w="5103" w:type="dxa"/>
          </w:tcPr>
          <w:p w14:paraId="6340DE14" w14:textId="77777777" w:rsidR="00A26EAF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Fedric Vvillem | </w:t>
            </w:r>
          </w:p>
        </w:tc>
        <w:tc>
          <w:tcPr>
            <w:tcW w:w="4561" w:type="dxa"/>
          </w:tcPr>
          <w:p w14:paraId="4A949FEC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12C46C5D" w14:textId="77777777">
        <w:tc>
          <w:tcPr>
            <w:tcW w:w="5103" w:type="dxa"/>
          </w:tcPr>
          <w:p w14:paraId="0EE17430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Arnuil Sinte | </w:t>
            </w:r>
          </w:p>
        </w:tc>
        <w:tc>
          <w:tcPr>
            <w:tcW w:w="4561" w:type="dxa"/>
          </w:tcPr>
          <w:p w14:paraId="7A3307F0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06F035D6" w14:textId="77777777">
        <w:tc>
          <w:tcPr>
            <w:tcW w:w="5103" w:type="dxa"/>
          </w:tcPr>
          <w:p w14:paraId="147DEE1A" w14:textId="77777777" w:rsidR="00A26EAF" w:rsidRPr="002A6193" w:rsidRDefault="00E54E37" w:rsidP="009B2620">
            <w:pPr>
              <w:rPr>
                <w:rFonts w:eastAsia="Calibri" w:cs="Times New Roman"/>
              </w:rPr>
            </w:pPr>
            <w:r w:rsidRPr="002A6193">
              <w:rPr>
                <w:rFonts w:eastAsia="Calibri" w:cs="Times New Roman"/>
              </w:rPr>
              <w:t xml:space="preserve">Daniel Page | </w:t>
            </w:r>
          </w:p>
        </w:tc>
        <w:tc>
          <w:tcPr>
            <w:tcW w:w="4561" w:type="dxa"/>
          </w:tcPr>
          <w:p w14:paraId="3E240568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A26EAF" w:rsidRPr="002A6193" w14:paraId="077A9983" w14:textId="77777777">
        <w:tc>
          <w:tcPr>
            <w:tcW w:w="5103" w:type="dxa"/>
          </w:tcPr>
          <w:p w14:paraId="484DF80E" w14:textId="77777777" w:rsidR="00A26EAF" w:rsidRPr="002A6193" w:rsidRDefault="00E54E37">
            <w:pPr>
              <w:rPr>
                <w:rFonts w:cs="Times New Roman"/>
              </w:rPr>
            </w:pPr>
            <w:r w:rsidRPr="002A6193">
              <w:rPr>
                <w:rFonts w:eastAsia="Calibri" w:cs="Times New Roman"/>
              </w:rPr>
              <w:t xml:space="preserve">Pieter Off | </w:t>
            </w:r>
          </w:p>
        </w:tc>
        <w:tc>
          <w:tcPr>
            <w:tcW w:w="4561" w:type="dxa"/>
          </w:tcPr>
          <w:p w14:paraId="72321C75" w14:textId="77777777" w:rsidR="00A26EAF" w:rsidRPr="002A6193" w:rsidRDefault="00A26EAF" w:rsidP="009B2620">
            <w:pPr>
              <w:jc w:val="both"/>
              <w:rPr>
                <w:rFonts w:eastAsia="Calibri" w:cs="Times New Roman"/>
              </w:rPr>
            </w:pPr>
          </w:p>
        </w:tc>
      </w:tr>
    </w:tbl>
    <w:p w14:paraId="055FE460" w14:textId="77777777" w:rsidR="009B2620" w:rsidRPr="002A6193" w:rsidRDefault="009B2620" w:rsidP="009B2620">
      <w:pPr>
        <w:jc w:val="both"/>
        <w:rPr>
          <w:rFonts w:eastAsia="Calibri"/>
        </w:rPr>
      </w:pPr>
    </w:p>
    <w:p w14:paraId="4AC8E9AD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Io Christofforo Suriano secretario residente veneto faccio buono settanta fanti | </w:t>
      </w:r>
    </w:p>
    <w:p w14:paraId="18B97189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186v /</w:t>
      </w:r>
    </w:p>
    <w:p w14:paraId="1D454686" w14:textId="77777777" w:rsidR="002217BA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della compagnia del capitan Beaupran li quali sono qui sopra notati | compresa la persona del luocotenente di esso Capitano, et officiali ch’egli | ha imbarcata nel vassello nominato Il </w:t>
      </w:r>
      <w:r w:rsidR="00B07D4B" w:rsidRPr="002A6193">
        <w:rPr>
          <w:rFonts w:eastAsia="Calibri"/>
        </w:rPr>
        <w:t>r</w:t>
      </w:r>
      <w:r w:rsidRPr="002A6193">
        <w:rPr>
          <w:rFonts w:eastAsia="Calibri"/>
        </w:rPr>
        <w:t>e David mostrata nella | piazza di Gorson con ottanta</w:t>
      </w:r>
      <w:r w:rsidRPr="002A6193">
        <w:rPr>
          <w:rFonts w:eastAsia="Calibri"/>
          <w:vertAlign w:val="superscript"/>
        </w:rPr>
        <w:footnoteReference w:id="652"/>
      </w:r>
      <w:r w:rsidRPr="002A6193">
        <w:rPr>
          <w:rFonts w:eastAsia="Calibri"/>
        </w:rPr>
        <w:t xml:space="preserve"> altri in numero di 150 li quali 80 | devono esser nel vassello detto Lo specchio armato nella riviera | della Mosa a Roterdam, et li imbarcò a’ 7 di maggio et | questi settanta furono imbarcati qui in Tessel all’ultimo | aprile passato. Dato in Tessel alli 15 maggio 1618</w:t>
      </w:r>
      <w:r w:rsidR="00B07D4B" w:rsidRPr="002A6193">
        <w:rPr>
          <w:rFonts w:eastAsia="Calibri"/>
        </w:rPr>
        <w:t>.</w:t>
      </w:r>
      <w:r w:rsidRPr="002A6193">
        <w:rPr>
          <w:rFonts w:eastAsia="Calibri"/>
        </w:rPr>
        <w:t xml:space="preserve"> |</w:t>
      </w:r>
    </w:p>
    <w:p w14:paraId="05AF4D89" w14:textId="77777777" w:rsidR="009B2620" w:rsidRPr="002A6193" w:rsidRDefault="009B2620" w:rsidP="009B2620">
      <w:pPr>
        <w:jc w:val="both"/>
        <w:rPr>
          <w:rFonts w:eastAsia="Calibri"/>
        </w:rPr>
      </w:pPr>
    </w:p>
    <w:p w14:paraId="313E45DB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187r /</w:t>
      </w:r>
    </w:p>
    <w:p w14:paraId="3D0AA82B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Rollo della compagnia del capitan Gio. Wolff</w:t>
      </w:r>
      <w:r w:rsidRPr="002A6193">
        <w:rPr>
          <w:rFonts w:eastAsia="Calibri"/>
          <w:vertAlign w:val="superscript"/>
        </w:rPr>
        <w:footnoteReference w:id="653"/>
      </w:r>
      <w:r w:rsidRPr="002A6193">
        <w:rPr>
          <w:rFonts w:eastAsia="Calibri"/>
        </w:rPr>
        <w:t xml:space="preserve"> Ensidel luocotenente | colonello imbarcato colli seguenti soldati nella nave noiata</w:t>
      </w:r>
      <w:r w:rsidRPr="002A6193">
        <w:rPr>
          <w:rFonts w:eastAsia="Calibri"/>
          <w:vertAlign w:val="superscript"/>
        </w:rPr>
        <w:footnoteReference w:id="654"/>
      </w:r>
      <w:r w:rsidRPr="002A6193">
        <w:rPr>
          <w:rFonts w:eastAsia="Calibri"/>
        </w:rPr>
        <w:t xml:space="preserve"> Il </w:t>
      </w:r>
      <w:r w:rsidR="005C532D" w:rsidRPr="002A6193">
        <w:rPr>
          <w:rFonts w:eastAsia="Calibri"/>
        </w:rPr>
        <w:t>s</w:t>
      </w:r>
      <w:r w:rsidRPr="002A6193">
        <w:rPr>
          <w:rFonts w:eastAsia="Calibri"/>
        </w:rPr>
        <w:t xml:space="preserve">an | Christofforo nel Tessel | </w:t>
      </w:r>
    </w:p>
    <w:p w14:paraId="5CE249A5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484"/>
      </w:tblGrid>
      <w:tr w:rsidR="000A0BA8" w:rsidRPr="002A6193" w14:paraId="1A02027F" w14:textId="77777777">
        <w:trPr>
          <w:trHeight w:val="303"/>
        </w:trPr>
        <w:tc>
          <w:tcPr>
            <w:tcW w:w="5103" w:type="dxa"/>
          </w:tcPr>
          <w:p w14:paraId="7030187A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Giovan Wolf de Einsdel locotenente | </w:t>
            </w:r>
          </w:p>
        </w:tc>
        <w:tc>
          <w:tcPr>
            <w:tcW w:w="4536" w:type="dxa"/>
            <w:shd w:val="clear" w:color="auto" w:fill="auto"/>
          </w:tcPr>
          <w:p w14:paraId="002802DA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Hendrie van Ercolens | </w:t>
            </w:r>
          </w:p>
        </w:tc>
      </w:tr>
      <w:tr w:rsidR="000A0BA8" w:rsidRPr="002A6193" w14:paraId="132C8A2A" w14:textId="77777777">
        <w:trPr>
          <w:trHeight w:val="275"/>
        </w:trPr>
        <w:tc>
          <w:tcPr>
            <w:tcW w:w="5103" w:type="dxa"/>
          </w:tcPr>
          <w:p w14:paraId="5A267670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colonnello et capitano met zyn jonge | </w:t>
            </w:r>
          </w:p>
        </w:tc>
        <w:tc>
          <w:tcPr>
            <w:tcW w:w="4536" w:type="dxa"/>
            <w:shd w:val="clear" w:color="auto" w:fill="auto"/>
          </w:tcPr>
          <w:p w14:paraId="109A86A8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E</w:t>
            </w:r>
            <w:r w:rsidR="000A0BA8" w:rsidRPr="002A6193">
              <w:rPr>
                <w:rFonts w:eastAsia="Calibri"/>
                <w:lang w:val="en-US"/>
              </w:rPr>
              <w:t>v</w:t>
            </w:r>
            <w:r w:rsidRPr="002A6193">
              <w:rPr>
                <w:rFonts w:eastAsia="Calibri"/>
                <w:lang w:val="en-US"/>
              </w:rPr>
              <w:t xml:space="preserve">ert Paris | </w:t>
            </w:r>
          </w:p>
        </w:tc>
      </w:tr>
      <w:tr w:rsidR="000A0BA8" w:rsidRPr="002A6193" w14:paraId="533D6861" w14:textId="77777777">
        <w:trPr>
          <w:trHeight w:val="275"/>
        </w:trPr>
        <w:tc>
          <w:tcPr>
            <w:tcW w:w="5103" w:type="dxa"/>
          </w:tcPr>
          <w:p w14:paraId="2EBD2A67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Bennardo de Elderen alfiere | </w:t>
            </w:r>
          </w:p>
        </w:tc>
        <w:tc>
          <w:tcPr>
            <w:tcW w:w="4536" w:type="dxa"/>
            <w:shd w:val="clear" w:color="auto" w:fill="auto"/>
          </w:tcPr>
          <w:p w14:paraId="2A106D4A" w14:textId="3EC71E32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Hendric Sal</w:t>
            </w:r>
            <w:ins w:id="6" w:author="Nina Lamal" w:date="2023-02-09T17:20:00Z">
              <w:r w:rsidR="006A37FC">
                <w:rPr>
                  <w:rFonts w:eastAsia="Calibri"/>
                  <w:lang w:val="en-US"/>
                </w:rPr>
                <w:t>v</w:t>
              </w:r>
            </w:ins>
            <w:del w:id="7" w:author="Nina Lamal" w:date="2023-02-09T17:20:00Z">
              <w:r w:rsidRPr="002A6193" w:rsidDel="006A37FC">
                <w:rPr>
                  <w:rFonts w:eastAsia="Calibri"/>
                  <w:lang w:val="en-US"/>
                </w:rPr>
                <w:delText>u</w:delText>
              </w:r>
            </w:del>
            <w:r w:rsidRPr="002A6193">
              <w:rPr>
                <w:rFonts w:eastAsia="Calibri"/>
                <w:lang w:val="en-US"/>
              </w:rPr>
              <w:t xml:space="preserve">elt | </w:t>
            </w:r>
          </w:p>
        </w:tc>
      </w:tr>
      <w:tr w:rsidR="000A0BA8" w:rsidRPr="002A6193" w14:paraId="7DCD09FB" w14:textId="77777777">
        <w:trPr>
          <w:trHeight w:val="275"/>
        </w:trPr>
        <w:tc>
          <w:tcPr>
            <w:tcW w:w="5103" w:type="dxa"/>
          </w:tcPr>
          <w:p w14:paraId="75DA296D" w14:textId="5418F7F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met zyn jonge | </w:t>
            </w:r>
          </w:p>
        </w:tc>
        <w:tc>
          <w:tcPr>
            <w:tcW w:w="4536" w:type="dxa"/>
            <w:shd w:val="clear" w:color="auto" w:fill="auto"/>
          </w:tcPr>
          <w:p w14:paraId="4D7432C8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Wincheler | </w:t>
            </w:r>
          </w:p>
        </w:tc>
      </w:tr>
      <w:tr w:rsidR="000A0BA8" w:rsidRPr="002A6193" w14:paraId="52CC8652" w14:textId="77777777">
        <w:trPr>
          <w:trHeight w:val="275"/>
        </w:trPr>
        <w:tc>
          <w:tcPr>
            <w:tcW w:w="5103" w:type="dxa"/>
          </w:tcPr>
          <w:p w14:paraId="3E04CE88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Martin Boch sergente | </w:t>
            </w:r>
          </w:p>
        </w:tc>
        <w:tc>
          <w:tcPr>
            <w:tcW w:w="4536" w:type="dxa"/>
            <w:shd w:val="clear" w:color="auto" w:fill="auto"/>
          </w:tcPr>
          <w:p w14:paraId="5974040F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Croneberg | </w:t>
            </w:r>
          </w:p>
        </w:tc>
      </w:tr>
      <w:tr w:rsidR="000A0BA8" w:rsidRPr="002A6193" w14:paraId="7BD2AB2F" w14:textId="77777777">
        <w:trPr>
          <w:trHeight w:val="275"/>
        </w:trPr>
        <w:tc>
          <w:tcPr>
            <w:tcW w:w="5103" w:type="dxa"/>
          </w:tcPr>
          <w:p w14:paraId="0B49CD96" w14:textId="7456BE15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Dan</w:t>
            </w:r>
            <w:ins w:id="8" w:author="Nina Lamal" w:date="2023-02-09T17:19:00Z">
              <w:r w:rsidR="006A37FC">
                <w:rPr>
                  <w:rFonts w:eastAsia="Calibri"/>
                </w:rPr>
                <w:t>i</w:t>
              </w:r>
            </w:ins>
            <w:del w:id="9" w:author="Nina Lamal" w:date="2023-02-09T17:19:00Z">
              <w:r w:rsidRPr="002A6193" w:rsidDel="006A37FC">
                <w:rPr>
                  <w:rFonts w:eastAsia="Calibri"/>
                </w:rPr>
                <w:delText>e</w:delText>
              </w:r>
            </w:del>
            <w:r w:rsidRPr="002A6193">
              <w:rPr>
                <w:rFonts w:eastAsia="Calibri"/>
              </w:rPr>
              <w:t xml:space="preserve">l Oostendorp capitan de arme | </w:t>
            </w:r>
          </w:p>
        </w:tc>
        <w:tc>
          <w:tcPr>
            <w:tcW w:w="4536" w:type="dxa"/>
            <w:shd w:val="clear" w:color="auto" w:fill="auto"/>
          </w:tcPr>
          <w:p w14:paraId="2960A625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van Haren | </w:t>
            </w:r>
          </w:p>
        </w:tc>
      </w:tr>
      <w:tr w:rsidR="000A0BA8" w:rsidRPr="002A6193" w14:paraId="1D86E5DA" w14:textId="77777777">
        <w:trPr>
          <w:trHeight w:val="275"/>
        </w:trPr>
        <w:tc>
          <w:tcPr>
            <w:tcW w:w="5103" w:type="dxa"/>
          </w:tcPr>
          <w:p w14:paraId="5BFE30CB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Alisandro Bril scrivano | </w:t>
            </w:r>
          </w:p>
        </w:tc>
        <w:tc>
          <w:tcPr>
            <w:tcW w:w="4536" w:type="dxa"/>
            <w:shd w:val="clear" w:color="auto" w:fill="auto"/>
          </w:tcPr>
          <w:p w14:paraId="41A2CC5D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Dirick Stal | </w:t>
            </w:r>
          </w:p>
        </w:tc>
      </w:tr>
      <w:tr w:rsidR="000A0BA8" w:rsidRPr="002A6193" w14:paraId="19F9A856" w14:textId="77777777">
        <w:trPr>
          <w:trHeight w:val="275"/>
        </w:trPr>
        <w:tc>
          <w:tcPr>
            <w:tcW w:w="5103" w:type="dxa"/>
          </w:tcPr>
          <w:p w14:paraId="5B2C9C68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Jost Meier Serusin | </w:t>
            </w:r>
          </w:p>
        </w:tc>
        <w:tc>
          <w:tcPr>
            <w:tcW w:w="4536" w:type="dxa"/>
            <w:shd w:val="clear" w:color="auto" w:fill="auto"/>
          </w:tcPr>
          <w:p w14:paraId="5979352B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Lenart Wattelet | </w:t>
            </w:r>
          </w:p>
        </w:tc>
      </w:tr>
      <w:tr w:rsidR="000A0BA8" w:rsidRPr="002A6193" w14:paraId="65EFB555" w14:textId="77777777">
        <w:trPr>
          <w:trHeight w:val="275"/>
        </w:trPr>
        <w:tc>
          <w:tcPr>
            <w:tcW w:w="5103" w:type="dxa"/>
          </w:tcPr>
          <w:p w14:paraId="19BBAC6F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Andriu Carabin tambour | </w:t>
            </w:r>
          </w:p>
        </w:tc>
        <w:tc>
          <w:tcPr>
            <w:tcW w:w="4536" w:type="dxa"/>
            <w:shd w:val="clear" w:color="auto" w:fill="auto"/>
          </w:tcPr>
          <w:p w14:paraId="4FD2D2D9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Herman Heckers | </w:t>
            </w:r>
          </w:p>
        </w:tc>
      </w:tr>
      <w:tr w:rsidR="000A0BA8" w:rsidRPr="002A6193" w14:paraId="52C6D93A" w14:textId="77777777">
        <w:trPr>
          <w:trHeight w:val="275"/>
        </w:trPr>
        <w:tc>
          <w:tcPr>
            <w:tcW w:w="5103" w:type="dxa"/>
          </w:tcPr>
          <w:p w14:paraId="380C6A4D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Pieu provost | </w:t>
            </w:r>
          </w:p>
        </w:tc>
        <w:tc>
          <w:tcPr>
            <w:tcW w:w="4536" w:type="dxa"/>
            <w:shd w:val="clear" w:color="auto" w:fill="auto"/>
          </w:tcPr>
          <w:p w14:paraId="4F56DF71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Gorge Vinck | </w:t>
            </w:r>
          </w:p>
        </w:tc>
      </w:tr>
      <w:tr w:rsidR="000A0BA8" w:rsidRPr="002A6193" w14:paraId="4B551B25" w14:textId="77777777">
        <w:trPr>
          <w:trHeight w:val="275"/>
        </w:trPr>
        <w:tc>
          <w:tcPr>
            <w:tcW w:w="5103" w:type="dxa"/>
          </w:tcPr>
          <w:p w14:paraId="3188647B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Huier | </w:t>
            </w:r>
          </w:p>
        </w:tc>
        <w:tc>
          <w:tcPr>
            <w:tcW w:w="4536" w:type="dxa"/>
            <w:shd w:val="clear" w:color="auto" w:fill="auto"/>
          </w:tcPr>
          <w:p w14:paraId="5883976D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Henri van Fastie | </w:t>
            </w:r>
          </w:p>
        </w:tc>
      </w:tr>
      <w:tr w:rsidR="000A0BA8" w:rsidRPr="002A6193" w14:paraId="78C7CD00" w14:textId="77777777">
        <w:trPr>
          <w:trHeight w:val="275"/>
        </w:trPr>
        <w:tc>
          <w:tcPr>
            <w:tcW w:w="5103" w:type="dxa"/>
          </w:tcPr>
          <w:p w14:paraId="1AFF3F86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Herman Fretto lancia spezata</w:t>
            </w:r>
            <w:r w:rsidRPr="002A6193">
              <w:rPr>
                <w:rFonts w:eastAsia="Calibri"/>
                <w:vertAlign w:val="superscript"/>
              </w:rPr>
              <w:footnoteReference w:id="655"/>
            </w:r>
            <w:r w:rsidRPr="002A6193">
              <w:rPr>
                <w:rFonts w:eastAsia="Calibri"/>
              </w:rPr>
              <w:t xml:space="preserve"> | </w:t>
            </w:r>
          </w:p>
        </w:tc>
        <w:tc>
          <w:tcPr>
            <w:tcW w:w="4536" w:type="dxa"/>
            <w:shd w:val="clear" w:color="auto" w:fill="auto"/>
          </w:tcPr>
          <w:p w14:paraId="4D34AC6E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van Calemberen | </w:t>
            </w:r>
          </w:p>
        </w:tc>
      </w:tr>
      <w:tr w:rsidR="000A0BA8" w:rsidRPr="002A6193" w14:paraId="02E52F5F" w14:textId="77777777">
        <w:trPr>
          <w:trHeight w:val="275"/>
        </w:trPr>
        <w:tc>
          <w:tcPr>
            <w:tcW w:w="5103" w:type="dxa"/>
          </w:tcPr>
          <w:p w14:paraId="24107F6C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Gian Wortman | </w:t>
            </w:r>
          </w:p>
        </w:tc>
        <w:tc>
          <w:tcPr>
            <w:tcW w:w="4536" w:type="dxa"/>
            <w:shd w:val="clear" w:color="auto" w:fill="auto"/>
          </w:tcPr>
          <w:p w14:paraId="27F526FB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Herman Jacops van Hanober | </w:t>
            </w:r>
          </w:p>
        </w:tc>
      </w:tr>
      <w:tr w:rsidR="000A0BA8" w:rsidRPr="002A6193" w14:paraId="755FD11E" w14:textId="77777777">
        <w:trPr>
          <w:trHeight w:val="275"/>
        </w:trPr>
        <w:tc>
          <w:tcPr>
            <w:tcW w:w="5103" w:type="dxa"/>
          </w:tcPr>
          <w:p w14:paraId="2D570E3A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Arent Reiners | </w:t>
            </w:r>
          </w:p>
        </w:tc>
        <w:tc>
          <w:tcPr>
            <w:tcW w:w="4536" w:type="dxa"/>
            <w:shd w:val="clear" w:color="auto" w:fill="auto"/>
          </w:tcPr>
          <w:p w14:paraId="7FC9A22F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Herman van Haren | </w:t>
            </w:r>
          </w:p>
        </w:tc>
      </w:tr>
      <w:tr w:rsidR="000A0BA8" w:rsidRPr="002A6193" w14:paraId="3F109B2C" w14:textId="77777777">
        <w:trPr>
          <w:trHeight w:val="275"/>
        </w:trPr>
        <w:tc>
          <w:tcPr>
            <w:tcW w:w="5103" w:type="dxa"/>
          </w:tcPr>
          <w:p w14:paraId="77E66966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Gaspar Arenstedt | </w:t>
            </w:r>
          </w:p>
        </w:tc>
        <w:tc>
          <w:tcPr>
            <w:tcW w:w="4536" w:type="dxa"/>
            <w:shd w:val="clear" w:color="auto" w:fill="auto"/>
          </w:tcPr>
          <w:p w14:paraId="5D6677D9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Christofar </w:t>
            </w:r>
            <w:r w:rsidR="000A0BA8" w:rsidRPr="002A6193">
              <w:rPr>
                <w:rFonts w:eastAsia="Calibri"/>
                <w:lang w:val="en-US"/>
              </w:rPr>
              <w:t>E</w:t>
            </w:r>
            <w:r w:rsidRPr="002A6193">
              <w:rPr>
                <w:rFonts w:eastAsia="Calibri"/>
                <w:lang w:val="en-US"/>
              </w:rPr>
              <w:t xml:space="preserve">ier | </w:t>
            </w:r>
          </w:p>
        </w:tc>
      </w:tr>
      <w:tr w:rsidR="000A0BA8" w:rsidRPr="002A6193" w14:paraId="0448E018" w14:textId="77777777">
        <w:trPr>
          <w:trHeight w:val="275"/>
        </w:trPr>
        <w:tc>
          <w:tcPr>
            <w:tcW w:w="5103" w:type="dxa"/>
          </w:tcPr>
          <w:p w14:paraId="7B1DAA91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Gisbert Palmers | </w:t>
            </w:r>
          </w:p>
        </w:tc>
        <w:tc>
          <w:tcPr>
            <w:tcW w:w="4536" w:type="dxa"/>
            <w:shd w:val="clear" w:color="auto" w:fill="auto"/>
          </w:tcPr>
          <w:p w14:paraId="3C2576BC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Dirick Driskens | </w:t>
            </w:r>
          </w:p>
        </w:tc>
      </w:tr>
      <w:tr w:rsidR="000A0BA8" w:rsidRPr="002A6193" w14:paraId="58951D68" w14:textId="77777777">
        <w:trPr>
          <w:trHeight w:val="275"/>
        </w:trPr>
        <w:tc>
          <w:tcPr>
            <w:tcW w:w="5103" w:type="dxa"/>
          </w:tcPr>
          <w:p w14:paraId="7AC9AB5E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Erman Lichthert | </w:t>
            </w:r>
          </w:p>
        </w:tc>
        <w:tc>
          <w:tcPr>
            <w:tcW w:w="4536" w:type="dxa"/>
            <w:shd w:val="clear" w:color="auto" w:fill="auto"/>
          </w:tcPr>
          <w:p w14:paraId="25C02D43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Dil Philips | </w:t>
            </w:r>
          </w:p>
        </w:tc>
      </w:tr>
      <w:tr w:rsidR="000A0BA8" w:rsidRPr="002A6193" w14:paraId="4768879A" w14:textId="77777777">
        <w:trPr>
          <w:trHeight w:val="275"/>
        </w:trPr>
        <w:tc>
          <w:tcPr>
            <w:tcW w:w="5103" w:type="dxa"/>
          </w:tcPr>
          <w:p w14:paraId="6B961637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Hendrick van Hildesem | </w:t>
            </w:r>
          </w:p>
        </w:tc>
        <w:tc>
          <w:tcPr>
            <w:tcW w:w="4536" w:type="dxa"/>
            <w:shd w:val="clear" w:color="auto" w:fill="auto"/>
          </w:tcPr>
          <w:p w14:paraId="77DF2A59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Botkammer | </w:t>
            </w:r>
          </w:p>
        </w:tc>
      </w:tr>
      <w:tr w:rsidR="000A0BA8" w:rsidRPr="002A6193" w14:paraId="1C35DA58" w14:textId="77777777">
        <w:trPr>
          <w:trHeight w:val="275"/>
        </w:trPr>
        <w:tc>
          <w:tcPr>
            <w:tcW w:w="5103" w:type="dxa"/>
          </w:tcPr>
          <w:p w14:paraId="1026EEBF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Heindrick Scholst | </w:t>
            </w:r>
          </w:p>
        </w:tc>
        <w:tc>
          <w:tcPr>
            <w:tcW w:w="4536" w:type="dxa"/>
            <w:shd w:val="clear" w:color="auto" w:fill="auto"/>
          </w:tcPr>
          <w:p w14:paraId="40A1DA05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Johan Aneel | </w:t>
            </w:r>
          </w:p>
        </w:tc>
      </w:tr>
      <w:tr w:rsidR="000A0BA8" w:rsidRPr="002A6193" w14:paraId="2C3ADDA0" w14:textId="77777777">
        <w:trPr>
          <w:trHeight w:val="275"/>
        </w:trPr>
        <w:tc>
          <w:tcPr>
            <w:tcW w:w="5103" w:type="dxa"/>
          </w:tcPr>
          <w:p w14:paraId="5906245B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Jioan Sut Water | </w:t>
            </w:r>
          </w:p>
        </w:tc>
        <w:tc>
          <w:tcPr>
            <w:tcW w:w="4536" w:type="dxa"/>
            <w:shd w:val="clear" w:color="auto" w:fill="auto"/>
          </w:tcPr>
          <w:p w14:paraId="5BAD8E59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Jacob van Rulen |</w:t>
            </w:r>
          </w:p>
        </w:tc>
      </w:tr>
      <w:tr w:rsidR="000A0BA8" w:rsidRPr="002A6193" w14:paraId="0CB789EE" w14:textId="77777777">
        <w:trPr>
          <w:trHeight w:val="275"/>
        </w:trPr>
        <w:tc>
          <w:tcPr>
            <w:tcW w:w="5103" w:type="dxa"/>
          </w:tcPr>
          <w:p w14:paraId="69550F2D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Andrie Cox | </w:t>
            </w:r>
          </w:p>
        </w:tc>
        <w:tc>
          <w:tcPr>
            <w:tcW w:w="4536" w:type="dxa"/>
            <w:shd w:val="clear" w:color="auto" w:fill="auto"/>
          </w:tcPr>
          <w:p w14:paraId="7F341932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Nentolers | </w:t>
            </w:r>
          </w:p>
        </w:tc>
      </w:tr>
      <w:tr w:rsidR="000A0BA8" w:rsidRPr="002A6193" w14:paraId="2E157CC8" w14:textId="77777777">
        <w:trPr>
          <w:trHeight w:val="275"/>
        </w:trPr>
        <w:tc>
          <w:tcPr>
            <w:tcW w:w="5103" w:type="dxa"/>
          </w:tcPr>
          <w:p w14:paraId="78331F30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Andrie Meugel | </w:t>
            </w:r>
          </w:p>
        </w:tc>
        <w:tc>
          <w:tcPr>
            <w:tcW w:w="4536" w:type="dxa"/>
            <w:shd w:val="clear" w:color="auto" w:fill="auto"/>
          </w:tcPr>
          <w:p w14:paraId="5C406953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Jeris van Sulren | </w:t>
            </w:r>
          </w:p>
        </w:tc>
      </w:tr>
      <w:tr w:rsidR="000A0BA8" w:rsidRPr="002A6193" w14:paraId="3D827BDF" w14:textId="77777777">
        <w:trPr>
          <w:trHeight w:val="275"/>
        </w:trPr>
        <w:tc>
          <w:tcPr>
            <w:tcW w:w="5103" w:type="dxa"/>
          </w:tcPr>
          <w:p w14:paraId="0960C027" w14:textId="77777777" w:rsidR="000A0BA8" w:rsidRPr="002A6193" w:rsidRDefault="00E54E37" w:rsidP="006F7CD3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Claes Pietersen | </w:t>
            </w:r>
          </w:p>
        </w:tc>
        <w:tc>
          <w:tcPr>
            <w:tcW w:w="4536" w:type="dxa"/>
            <w:shd w:val="clear" w:color="auto" w:fill="auto"/>
          </w:tcPr>
          <w:p w14:paraId="5FB8542F" w14:textId="77777777" w:rsidR="000A0BA8" w:rsidRPr="002A6193" w:rsidRDefault="00E54E37" w:rsidP="006F7CD3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Jaques Cure | </w:t>
            </w:r>
          </w:p>
        </w:tc>
      </w:tr>
      <w:tr w:rsidR="000A0BA8" w:rsidRPr="002A6193" w14:paraId="1EF95B79" w14:textId="77777777">
        <w:trPr>
          <w:trHeight w:val="275"/>
        </w:trPr>
        <w:tc>
          <w:tcPr>
            <w:tcW w:w="5103" w:type="dxa"/>
          </w:tcPr>
          <w:p w14:paraId="51D6E9F6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Corneli A</w:t>
            </w:r>
            <w:r w:rsidR="000A0BA8" w:rsidRPr="002A6193">
              <w:rPr>
                <w:rFonts w:eastAsia="Calibri"/>
                <w:lang w:val="en-US"/>
              </w:rPr>
              <w:t>v</w:t>
            </w:r>
            <w:r w:rsidRPr="002A6193">
              <w:rPr>
                <w:rFonts w:eastAsia="Calibri"/>
                <w:lang w:val="en-US"/>
              </w:rPr>
              <w:t xml:space="preserve">elange | </w:t>
            </w:r>
          </w:p>
        </w:tc>
        <w:tc>
          <w:tcPr>
            <w:tcW w:w="4536" w:type="dxa"/>
            <w:shd w:val="clear" w:color="auto" w:fill="auto"/>
          </w:tcPr>
          <w:p w14:paraId="3CDA54F0" w14:textId="77777777" w:rsidR="000A0BA8" w:rsidRPr="002A6193" w:rsidRDefault="000A0BA8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Joan Gerrets |</w:t>
            </w:r>
          </w:p>
        </w:tc>
      </w:tr>
      <w:tr w:rsidR="000A0BA8" w:rsidRPr="002A6193" w14:paraId="3FE14E2D" w14:textId="77777777">
        <w:trPr>
          <w:trHeight w:val="275"/>
        </w:trPr>
        <w:tc>
          <w:tcPr>
            <w:tcW w:w="5103" w:type="dxa"/>
          </w:tcPr>
          <w:p w14:paraId="5F36F417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Crien Reiners | </w:t>
            </w:r>
          </w:p>
        </w:tc>
        <w:tc>
          <w:tcPr>
            <w:tcW w:w="4536" w:type="dxa"/>
            <w:shd w:val="clear" w:color="auto" w:fill="auto"/>
          </w:tcPr>
          <w:p w14:paraId="5A3F0CF7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Kunnion | </w:t>
            </w:r>
          </w:p>
        </w:tc>
      </w:tr>
      <w:tr w:rsidR="000A0BA8" w:rsidRPr="002A6193" w14:paraId="60DD9336" w14:textId="77777777">
        <w:trPr>
          <w:trHeight w:val="275"/>
        </w:trPr>
        <w:tc>
          <w:tcPr>
            <w:tcW w:w="5103" w:type="dxa"/>
          </w:tcPr>
          <w:p w14:paraId="4180E426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Coenraedt Heins | </w:t>
            </w:r>
          </w:p>
        </w:tc>
        <w:tc>
          <w:tcPr>
            <w:tcW w:w="4536" w:type="dxa"/>
            <w:shd w:val="clear" w:color="auto" w:fill="auto"/>
          </w:tcPr>
          <w:p w14:paraId="08BD4A71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Gedeon de Griuter | </w:t>
            </w:r>
          </w:p>
        </w:tc>
      </w:tr>
      <w:tr w:rsidR="000A0BA8" w:rsidRPr="002A6193" w14:paraId="5FBCB1FA" w14:textId="77777777">
        <w:trPr>
          <w:trHeight w:val="275"/>
        </w:trPr>
        <w:tc>
          <w:tcPr>
            <w:tcW w:w="5103" w:type="dxa"/>
          </w:tcPr>
          <w:p w14:paraId="2F65675E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 van Minne | </w:t>
            </w:r>
          </w:p>
        </w:tc>
        <w:tc>
          <w:tcPr>
            <w:tcW w:w="4536" w:type="dxa"/>
            <w:shd w:val="clear" w:color="auto" w:fill="auto"/>
          </w:tcPr>
          <w:p w14:paraId="603B5870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Vonck | </w:t>
            </w:r>
          </w:p>
        </w:tc>
      </w:tr>
      <w:tr w:rsidR="000A0BA8" w:rsidRPr="002A6193" w14:paraId="4728C7B4" w14:textId="77777777">
        <w:trPr>
          <w:trHeight w:val="275"/>
        </w:trPr>
        <w:tc>
          <w:tcPr>
            <w:tcW w:w="5103" w:type="dxa"/>
          </w:tcPr>
          <w:p w14:paraId="6504B63C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Dirick Besem | </w:t>
            </w:r>
          </w:p>
        </w:tc>
        <w:tc>
          <w:tcPr>
            <w:tcW w:w="4536" w:type="dxa"/>
            <w:shd w:val="clear" w:color="auto" w:fill="auto"/>
          </w:tcPr>
          <w:p w14:paraId="00D003A7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Johan Dandremon | </w:t>
            </w:r>
          </w:p>
        </w:tc>
      </w:tr>
      <w:tr w:rsidR="000A0BA8" w:rsidRPr="002A6193" w14:paraId="1D058BFE" w14:textId="77777777">
        <w:trPr>
          <w:trHeight w:val="275"/>
        </w:trPr>
        <w:tc>
          <w:tcPr>
            <w:tcW w:w="5103" w:type="dxa"/>
          </w:tcPr>
          <w:p w14:paraId="02821A6A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Fransois de Freine | </w:t>
            </w:r>
          </w:p>
        </w:tc>
        <w:tc>
          <w:tcPr>
            <w:tcW w:w="4536" w:type="dxa"/>
            <w:shd w:val="clear" w:color="auto" w:fill="auto"/>
          </w:tcPr>
          <w:p w14:paraId="543C012A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Georg van Minnen | </w:t>
            </w:r>
          </w:p>
        </w:tc>
      </w:tr>
      <w:tr w:rsidR="000A0BA8" w:rsidRPr="002A6193" w14:paraId="0D51A54A" w14:textId="77777777">
        <w:trPr>
          <w:trHeight w:val="275"/>
        </w:trPr>
        <w:tc>
          <w:tcPr>
            <w:tcW w:w="5103" w:type="dxa"/>
          </w:tcPr>
          <w:p w14:paraId="78D850AF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van Dulehuen | </w:t>
            </w:r>
          </w:p>
        </w:tc>
        <w:tc>
          <w:tcPr>
            <w:tcW w:w="4536" w:type="dxa"/>
            <w:shd w:val="clear" w:color="auto" w:fill="auto"/>
          </w:tcPr>
          <w:p w14:paraId="1D9C395F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Suttman | </w:t>
            </w:r>
          </w:p>
        </w:tc>
      </w:tr>
      <w:tr w:rsidR="000A0BA8" w:rsidRPr="002A6193" w14:paraId="47635D5A" w14:textId="77777777">
        <w:trPr>
          <w:trHeight w:val="275"/>
        </w:trPr>
        <w:tc>
          <w:tcPr>
            <w:tcW w:w="5103" w:type="dxa"/>
          </w:tcPr>
          <w:p w14:paraId="103ECF11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Segers Langevelt | </w:t>
            </w:r>
          </w:p>
        </w:tc>
        <w:tc>
          <w:tcPr>
            <w:tcW w:w="4536" w:type="dxa"/>
            <w:shd w:val="clear" w:color="auto" w:fill="auto"/>
          </w:tcPr>
          <w:p w14:paraId="549A8815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Coer Coenen van Borckloon</w:t>
            </w:r>
            <w:r w:rsidRPr="002A6193">
              <w:rPr>
                <w:rFonts w:eastAsia="Calibri"/>
                <w:vertAlign w:val="superscript"/>
              </w:rPr>
              <w:footnoteReference w:id="656"/>
            </w:r>
            <w:r w:rsidRPr="002A6193">
              <w:rPr>
                <w:rFonts w:eastAsia="Calibri"/>
                <w:lang w:val="en-US"/>
              </w:rPr>
              <w:t xml:space="preserve"> | </w:t>
            </w:r>
          </w:p>
        </w:tc>
      </w:tr>
      <w:tr w:rsidR="000A0BA8" w:rsidRPr="002A6193" w14:paraId="0E9DB593" w14:textId="77777777">
        <w:trPr>
          <w:trHeight w:val="275"/>
        </w:trPr>
        <w:tc>
          <w:tcPr>
            <w:tcW w:w="5103" w:type="dxa"/>
          </w:tcPr>
          <w:p w14:paraId="4A0129B9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Gerart Willems | </w:t>
            </w:r>
          </w:p>
        </w:tc>
        <w:tc>
          <w:tcPr>
            <w:tcW w:w="4536" w:type="dxa"/>
            <w:shd w:val="clear" w:color="auto" w:fill="auto"/>
          </w:tcPr>
          <w:p w14:paraId="29AA8ADB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Ludewick Vrien | </w:t>
            </w:r>
          </w:p>
        </w:tc>
      </w:tr>
      <w:tr w:rsidR="000A0BA8" w:rsidRPr="002A6193" w14:paraId="62004E1C" w14:textId="77777777">
        <w:trPr>
          <w:trHeight w:val="275"/>
        </w:trPr>
        <w:tc>
          <w:tcPr>
            <w:tcW w:w="5103" w:type="dxa"/>
          </w:tcPr>
          <w:p w14:paraId="534B7CDA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Christofaro Molwits | </w:t>
            </w:r>
          </w:p>
        </w:tc>
        <w:tc>
          <w:tcPr>
            <w:tcW w:w="4536" w:type="dxa"/>
            <w:shd w:val="clear" w:color="auto" w:fill="auto"/>
          </w:tcPr>
          <w:p w14:paraId="120196BB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Martin Mathieu | </w:t>
            </w:r>
          </w:p>
        </w:tc>
      </w:tr>
      <w:tr w:rsidR="000A0BA8" w:rsidRPr="002A6193" w14:paraId="6A564616" w14:textId="77777777">
        <w:trPr>
          <w:trHeight w:val="275"/>
        </w:trPr>
        <w:tc>
          <w:tcPr>
            <w:tcW w:w="5103" w:type="dxa"/>
          </w:tcPr>
          <w:p w14:paraId="40C181A2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Herman van Ham | </w:t>
            </w:r>
          </w:p>
        </w:tc>
        <w:tc>
          <w:tcPr>
            <w:tcW w:w="4536" w:type="dxa"/>
            <w:shd w:val="clear" w:color="auto" w:fill="auto"/>
          </w:tcPr>
          <w:p w14:paraId="5A96E82F" w14:textId="77777777" w:rsidR="000A0BA8" w:rsidRPr="002A6193" w:rsidRDefault="00E54E37" w:rsidP="006F7CD3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Goverts | </w:t>
            </w:r>
          </w:p>
        </w:tc>
      </w:tr>
      <w:tr w:rsidR="000A0BA8" w:rsidRPr="002A6193" w14:paraId="0DFA304E" w14:textId="77777777">
        <w:trPr>
          <w:trHeight w:val="275"/>
        </w:trPr>
        <w:tc>
          <w:tcPr>
            <w:tcW w:w="5103" w:type="dxa"/>
          </w:tcPr>
          <w:p w14:paraId="0ACBB33B" w14:textId="77777777" w:rsidR="000A0BA8" w:rsidRPr="002A6193" w:rsidRDefault="00E54E37" w:rsidP="006F7CD3">
            <w:r w:rsidRPr="002A6193">
              <w:rPr>
                <w:rFonts w:eastAsia="Calibri"/>
                <w:lang w:val="en-US"/>
              </w:rPr>
              <w:t xml:space="preserve">Heindric Coopeman | </w:t>
            </w:r>
          </w:p>
        </w:tc>
        <w:tc>
          <w:tcPr>
            <w:tcW w:w="4536" w:type="dxa"/>
            <w:shd w:val="clear" w:color="auto" w:fill="auto"/>
          </w:tcPr>
          <w:p w14:paraId="43A78DDD" w14:textId="77777777" w:rsidR="000A0BA8" w:rsidRPr="002A6193" w:rsidRDefault="000A0BA8" w:rsidP="006F7CD3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</w:tbl>
    <w:p w14:paraId="521BCBB8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187v /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5060"/>
        <w:gridCol w:w="4464"/>
      </w:tblGrid>
      <w:tr w:rsidR="00755235" w:rsidRPr="002A6193" w14:paraId="1E7108C4" w14:textId="77777777">
        <w:tc>
          <w:tcPr>
            <w:tcW w:w="5103" w:type="dxa"/>
          </w:tcPr>
          <w:p w14:paraId="0F633234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Pieter Galboi | </w:t>
            </w:r>
          </w:p>
        </w:tc>
        <w:tc>
          <w:tcPr>
            <w:tcW w:w="4561" w:type="dxa"/>
          </w:tcPr>
          <w:p w14:paraId="6B89BEFE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2AF2A707" w14:textId="77777777">
        <w:tc>
          <w:tcPr>
            <w:tcW w:w="5103" w:type="dxa"/>
          </w:tcPr>
          <w:p w14:paraId="716A0FA8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Riers Willem | </w:t>
            </w:r>
          </w:p>
        </w:tc>
        <w:tc>
          <w:tcPr>
            <w:tcW w:w="4561" w:type="dxa"/>
          </w:tcPr>
          <w:p w14:paraId="0CE792AD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77469E4C" w14:textId="77777777">
        <w:tc>
          <w:tcPr>
            <w:tcW w:w="5103" w:type="dxa"/>
          </w:tcPr>
          <w:p w14:paraId="39FE8984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Roberto Roseni | </w:t>
            </w:r>
          </w:p>
        </w:tc>
        <w:tc>
          <w:tcPr>
            <w:tcW w:w="4561" w:type="dxa"/>
          </w:tcPr>
          <w:p w14:paraId="74EE5BDA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0179F381" w14:textId="77777777">
        <w:tc>
          <w:tcPr>
            <w:tcW w:w="5103" w:type="dxa"/>
          </w:tcPr>
          <w:p w14:paraId="6B33BD39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Jan Levierei | </w:t>
            </w:r>
          </w:p>
        </w:tc>
        <w:tc>
          <w:tcPr>
            <w:tcW w:w="4561" w:type="dxa"/>
          </w:tcPr>
          <w:p w14:paraId="3AEF1809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26B3D553" w14:textId="77777777">
        <w:tc>
          <w:tcPr>
            <w:tcW w:w="5103" w:type="dxa"/>
          </w:tcPr>
          <w:p w14:paraId="3E7F545C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Hans Tor corporal | </w:t>
            </w:r>
          </w:p>
        </w:tc>
        <w:tc>
          <w:tcPr>
            <w:tcW w:w="4561" w:type="dxa"/>
          </w:tcPr>
          <w:p w14:paraId="35D4259D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26FDBE4E" w14:textId="77777777">
        <w:tc>
          <w:tcPr>
            <w:tcW w:w="5103" w:type="dxa"/>
          </w:tcPr>
          <w:p w14:paraId="5C0B8A19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Gueret West lancia spezata | </w:t>
            </w:r>
          </w:p>
        </w:tc>
        <w:tc>
          <w:tcPr>
            <w:tcW w:w="4561" w:type="dxa"/>
          </w:tcPr>
          <w:p w14:paraId="41BDBCB8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35030E3A" w14:textId="77777777">
        <w:tc>
          <w:tcPr>
            <w:tcW w:w="5103" w:type="dxa"/>
          </w:tcPr>
          <w:p w14:paraId="6F7A798B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Jaques Makuet | </w:t>
            </w:r>
          </w:p>
        </w:tc>
        <w:tc>
          <w:tcPr>
            <w:tcW w:w="4561" w:type="dxa"/>
          </w:tcPr>
          <w:p w14:paraId="4895C713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16A78CEC" w14:textId="77777777">
        <w:tc>
          <w:tcPr>
            <w:tcW w:w="5103" w:type="dxa"/>
          </w:tcPr>
          <w:p w14:paraId="5145973E" w14:textId="2270CFE2" w:rsidR="00755235" w:rsidRPr="002A6193" w:rsidRDefault="00E54E37" w:rsidP="006A37FC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Mauris Albrecht van Maerschal</w:t>
            </w:r>
            <w:del w:id="10" w:author="Nina Lamal" w:date="2023-02-09T17:20:00Z">
              <w:r w:rsidRPr="002A6193" w:rsidDel="006A37FC">
                <w:rPr>
                  <w:rFonts w:eastAsia="Calibri" w:cs="Times New Roman"/>
                  <w:lang w:val="en-US"/>
                </w:rPr>
                <w:delText>e</w:delText>
              </w:r>
            </w:del>
            <w:ins w:id="11" w:author="Nina Lamal" w:date="2023-02-09T17:20:00Z">
              <w:r w:rsidR="006A37FC">
                <w:rPr>
                  <w:rFonts w:eastAsia="Calibri" w:cs="Times New Roman"/>
                  <w:lang w:val="en-US"/>
                </w:rPr>
                <w:t>c</w:t>
              </w:r>
            </w:ins>
            <w:r w:rsidRPr="002A6193">
              <w:rPr>
                <w:rFonts w:eastAsia="Calibri" w:cs="Times New Roman"/>
                <w:lang w:val="en-US"/>
              </w:rPr>
              <w:t xml:space="preserve"> | </w:t>
            </w:r>
          </w:p>
        </w:tc>
        <w:tc>
          <w:tcPr>
            <w:tcW w:w="4561" w:type="dxa"/>
          </w:tcPr>
          <w:p w14:paraId="75C80CFF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48D351C8" w14:textId="77777777">
        <w:tc>
          <w:tcPr>
            <w:tcW w:w="5103" w:type="dxa"/>
          </w:tcPr>
          <w:p w14:paraId="34D5FDFF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Velten Mard</w:t>
            </w:r>
            <w:r w:rsidR="00755235" w:rsidRPr="002A6193">
              <w:rPr>
                <w:rFonts w:eastAsia="Calibri" w:cs="Times New Roman"/>
                <w:lang w:val="en-US"/>
              </w:rPr>
              <w:t>eisu</w:t>
            </w:r>
            <w:r w:rsidR="00755235" w:rsidRPr="002A6193">
              <w:rPr>
                <w:rStyle w:val="FootnoteReference"/>
                <w:rFonts w:eastAsia="Calibri" w:cs="Times New Roman"/>
                <w:lang w:val="en-US"/>
              </w:rPr>
              <w:footnoteReference w:id="657"/>
            </w:r>
            <w:r w:rsidRPr="002A6193">
              <w:rPr>
                <w:rFonts w:eastAsia="Calibri" w:cs="Times New Roman"/>
                <w:lang w:val="en-US"/>
              </w:rPr>
              <w:t xml:space="preserve"> | </w:t>
            </w:r>
          </w:p>
        </w:tc>
        <w:tc>
          <w:tcPr>
            <w:tcW w:w="4561" w:type="dxa"/>
          </w:tcPr>
          <w:p w14:paraId="107DE553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2BCAC31E" w14:textId="77777777">
        <w:tc>
          <w:tcPr>
            <w:tcW w:w="5103" w:type="dxa"/>
          </w:tcPr>
          <w:p w14:paraId="6DF53B12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Heindrick van Plato | </w:t>
            </w:r>
          </w:p>
        </w:tc>
        <w:tc>
          <w:tcPr>
            <w:tcW w:w="4561" w:type="dxa"/>
          </w:tcPr>
          <w:p w14:paraId="73E82470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6D5C5031" w14:textId="77777777">
        <w:tc>
          <w:tcPr>
            <w:tcW w:w="5103" w:type="dxa"/>
          </w:tcPr>
          <w:p w14:paraId="1CAC1511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lastRenderedPageBreak/>
              <w:t xml:space="preserve">Jehan Custer | </w:t>
            </w:r>
          </w:p>
        </w:tc>
        <w:tc>
          <w:tcPr>
            <w:tcW w:w="4561" w:type="dxa"/>
          </w:tcPr>
          <w:p w14:paraId="10B0E560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1D13E849" w14:textId="77777777">
        <w:tc>
          <w:tcPr>
            <w:tcW w:w="5103" w:type="dxa"/>
          </w:tcPr>
          <w:p w14:paraId="097D4A1C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Rutcher Wistom | </w:t>
            </w:r>
          </w:p>
        </w:tc>
        <w:tc>
          <w:tcPr>
            <w:tcW w:w="4561" w:type="dxa"/>
          </w:tcPr>
          <w:p w14:paraId="2690D3A3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5921B242" w14:textId="77777777">
        <w:tc>
          <w:tcPr>
            <w:tcW w:w="5103" w:type="dxa"/>
          </w:tcPr>
          <w:p w14:paraId="1FC30AB8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Clas Tomassem | </w:t>
            </w:r>
          </w:p>
        </w:tc>
        <w:tc>
          <w:tcPr>
            <w:tcW w:w="4561" w:type="dxa"/>
          </w:tcPr>
          <w:p w14:paraId="187EF24A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0438DBCC" w14:textId="77777777">
        <w:tc>
          <w:tcPr>
            <w:tcW w:w="5103" w:type="dxa"/>
          </w:tcPr>
          <w:p w14:paraId="7CC082B6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Reinert Nuissen | </w:t>
            </w:r>
          </w:p>
        </w:tc>
        <w:tc>
          <w:tcPr>
            <w:tcW w:w="4561" w:type="dxa"/>
          </w:tcPr>
          <w:p w14:paraId="0063802D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55A30E4C" w14:textId="77777777">
        <w:tc>
          <w:tcPr>
            <w:tcW w:w="5103" w:type="dxa"/>
          </w:tcPr>
          <w:p w14:paraId="1454E35A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Rolant Mass | </w:t>
            </w:r>
          </w:p>
        </w:tc>
        <w:tc>
          <w:tcPr>
            <w:tcW w:w="4561" w:type="dxa"/>
          </w:tcPr>
          <w:p w14:paraId="17A2A510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45D5921C" w14:textId="77777777">
        <w:tc>
          <w:tcPr>
            <w:tcW w:w="5103" w:type="dxa"/>
          </w:tcPr>
          <w:p w14:paraId="6B6853A2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Simon Brabant | </w:t>
            </w:r>
          </w:p>
        </w:tc>
        <w:tc>
          <w:tcPr>
            <w:tcW w:w="4561" w:type="dxa"/>
          </w:tcPr>
          <w:p w14:paraId="1C5D6417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0DAB8676" w14:textId="77777777">
        <w:tc>
          <w:tcPr>
            <w:tcW w:w="5103" w:type="dxa"/>
          </w:tcPr>
          <w:p w14:paraId="2D530827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Samuel Hembits | </w:t>
            </w:r>
          </w:p>
        </w:tc>
        <w:tc>
          <w:tcPr>
            <w:tcW w:w="4561" w:type="dxa"/>
          </w:tcPr>
          <w:p w14:paraId="656C7AAF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3E953017" w14:textId="77777777">
        <w:tc>
          <w:tcPr>
            <w:tcW w:w="5103" w:type="dxa"/>
          </w:tcPr>
          <w:p w14:paraId="08520C27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Tomas Schamin | </w:t>
            </w:r>
          </w:p>
        </w:tc>
        <w:tc>
          <w:tcPr>
            <w:tcW w:w="4561" w:type="dxa"/>
          </w:tcPr>
          <w:p w14:paraId="4EA8D8E2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72C713C9" w14:textId="77777777">
        <w:tc>
          <w:tcPr>
            <w:tcW w:w="5103" w:type="dxa"/>
          </w:tcPr>
          <w:p w14:paraId="7C62C1F6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Tomas Piers | </w:t>
            </w:r>
          </w:p>
        </w:tc>
        <w:tc>
          <w:tcPr>
            <w:tcW w:w="4561" w:type="dxa"/>
          </w:tcPr>
          <w:p w14:paraId="73B7F1E0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5B4CA10D" w14:textId="77777777">
        <w:tc>
          <w:tcPr>
            <w:tcW w:w="5103" w:type="dxa"/>
          </w:tcPr>
          <w:p w14:paraId="5A4EF822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Tomas Mock | </w:t>
            </w:r>
          </w:p>
        </w:tc>
        <w:tc>
          <w:tcPr>
            <w:tcW w:w="4561" w:type="dxa"/>
          </w:tcPr>
          <w:p w14:paraId="229222C5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105C48BC" w14:textId="77777777">
        <w:tc>
          <w:tcPr>
            <w:tcW w:w="5103" w:type="dxa"/>
          </w:tcPr>
          <w:p w14:paraId="25CB667C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Thonis van Minnen | </w:t>
            </w:r>
          </w:p>
        </w:tc>
        <w:tc>
          <w:tcPr>
            <w:tcW w:w="4561" w:type="dxa"/>
          </w:tcPr>
          <w:p w14:paraId="07277911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5EA5B134" w14:textId="77777777">
        <w:tc>
          <w:tcPr>
            <w:tcW w:w="5103" w:type="dxa"/>
          </w:tcPr>
          <w:p w14:paraId="3F5F19AE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Wesswl van Schwellem | </w:t>
            </w:r>
          </w:p>
        </w:tc>
        <w:tc>
          <w:tcPr>
            <w:tcW w:w="4561" w:type="dxa"/>
          </w:tcPr>
          <w:p w14:paraId="3E6909B1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781805F2" w14:textId="77777777">
        <w:tc>
          <w:tcPr>
            <w:tcW w:w="5103" w:type="dxa"/>
          </w:tcPr>
          <w:p w14:paraId="158BF2EE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Simon Gerrets | </w:t>
            </w:r>
          </w:p>
        </w:tc>
        <w:tc>
          <w:tcPr>
            <w:tcW w:w="4561" w:type="dxa"/>
          </w:tcPr>
          <w:p w14:paraId="34F3628A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63EE41A0" w14:textId="77777777">
        <w:tc>
          <w:tcPr>
            <w:tcW w:w="5103" w:type="dxa"/>
          </w:tcPr>
          <w:p w14:paraId="4CA90F7F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Johan van Ercholens | </w:t>
            </w:r>
          </w:p>
        </w:tc>
        <w:tc>
          <w:tcPr>
            <w:tcW w:w="4561" w:type="dxa"/>
          </w:tcPr>
          <w:p w14:paraId="0CC45B46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43D4EFCC" w14:textId="77777777">
        <w:tc>
          <w:tcPr>
            <w:tcW w:w="5103" w:type="dxa"/>
          </w:tcPr>
          <w:p w14:paraId="465895FB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Willem Ebents | </w:t>
            </w:r>
          </w:p>
        </w:tc>
        <w:tc>
          <w:tcPr>
            <w:tcW w:w="4561" w:type="dxa"/>
          </w:tcPr>
          <w:p w14:paraId="4F7E8584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24690975" w14:textId="77777777">
        <w:tc>
          <w:tcPr>
            <w:tcW w:w="5103" w:type="dxa"/>
          </w:tcPr>
          <w:p w14:paraId="5B002C97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Giorg Hendrix van </w:t>
            </w:r>
            <w:r w:rsidR="00755235" w:rsidRPr="002A6193">
              <w:rPr>
                <w:rFonts w:eastAsia="Calibri" w:cs="Times New Roman"/>
                <w:lang w:val="en-US"/>
              </w:rPr>
              <w:t>J</w:t>
            </w:r>
            <w:r w:rsidRPr="002A6193">
              <w:rPr>
                <w:rFonts w:eastAsia="Calibri" w:cs="Times New Roman"/>
                <w:lang w:val="en-US"/>
              </w:rPr>
              <w:t xml:space="preserve">sserlo | </w:t>
            </w:r>
          </w:p>
        </w:tc>
        <w:tc>
          <w:tcPr>
            <w:tcW w:w="4561" w:type="dxa"/>
          </w:tcPr>
          <w:p w14:paraId="30BB81A3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7D1CA80A" w14:textId="77777777">
        <w:tc>
          <w:tcPr>
            <w:tcW w:w="5103" w:type="dxa"/>
          </w:tcPr>
          <w:p w14:paraId="6C9C8CAB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Simon Parij | </w:t>
            </w:r>
          </w:p>
        </w:tc>
        <w:tc>
          <w:tcPr>
            <w:tcW w:w="4561" w:type="dxa"/>
          </w:tcPr>
          <w:p w14:paraId="4CCD5AAE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6380D6ED" w14:textId="77777777">
        <w:tc>
          <w:tcPr>
            <w:tcW w:w="5103" w:type="dxa"/>
          </w:tcPr>
          <w:p w14:paraId="4F6777E0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Jacob van Geivert | </w:t>
            </w:r>
          </w:p>
        </w:tc>
        <w:tc>
          <w:tcPr>
            <w:tcW w:w="4561" w:type="dxa"/>
          </w:tcPr>
          <w:p w14:paraId="4F6EAA1C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6195E1C9" w14:textId="77777777">
        <w:tc>
          <w:tcPr>
            <w:tcW w:w="5103" w:type="dxa"/>
          </w:tcPr>
          <w:p w14:paraId="60C22B5F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Pieter Willem Lucarts | </w:t>
            </w:r>
          </w:p>
        </w:tc>
        <w:tc>
          <w:tcPr>
            <w:tcW w:w="4561" w:type="dxa"/>
          </w:tcPr>
          <w:p w14:paraId="1406BD39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2CFDE8EC" w14:textId="77777777">
        <w:tc>
          <w:tcPr>
            <w:tcW w:w="5103" w:type="dxa"/>
          </w:tcPr>
          <w:p w14:paraId="4E03D10F" w14:textId="77777777" w:rsidR="00755235" w:rsidRPr="002A6193" w:rsidRDefault="00755235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>J</w:t>
            </w:r>
            <w:r w:rsidR="00E54E37" w:rsidRPr="002A6193">
              <w:rPr>
                <w:rFonts w:eastAsia="Calibri" w:cs="Times New Roman"/>
                <w:lang w:val="en-US"/>
              </w:rPr>
              <w:t xml:space="preserve">sbrant Gerrits | </w:t>
            </w:r>
          </w:p>
        </w:tc>
        <w:tc>
          <w:tcPr>
            <w:tcW w:w="4561" w:type="dxa"/>
          </w:tcPr>
          <w:p w14:paraId="0377FBA7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70E1C0B6" w14:textId="77777777">
        <w:tc>
          <w:tcPr>
            <w:tcW w:w="5103" w:type="dxa"/>
          </w:tcPr>
          <w:p w14:paraId="23DD6281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Johan Bots | </w:t>
            </w:r>
          </w:p>
        </w:tc>
        <w:tc>
          <w:tcPr>
            <w:tcW w:w="4561" w:type="dxa"/>
          </w:tcPr>
          <w:p w14:paraId="7F18AE40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7750E627" w14:textId="77777777">
        <w:tc>
          <w:tcPr>
            <w:tcW w:w="5103" w:type="dxa"/>
          </w:tcPr>
          <w:p w14:paraId="1FAB02E0" w14:textId="77777777" w:rsidR="00755235" w:rsidRPr="002A6193" w:rsidRDefault="00E54E37" w:rsidP="009B2620">
            <w:pPr>
              <w:rPr>
                <w:rFonts w:eastAsia="Calibri" w:cs="Times New Roman"/>
                <w:lang w:val="en-US"/>
              </w:rPr>
            </w:pPr>
            <w:r w:rsidRPr="002A6193">
              <w:rPr>
                <w:rFonts w:eastAsia="Calibri" w:cs="Times New Roman"/>
                <w:lang w:val="en-US"/>
              </w:rPr>
              <w:t xml:space="preserve">Hans Philips Honshag | </w:t>
            </w:r>
          </w:p>
        </w:tc>
        <w:tc>
          <w:tcPr>
            <w:tcW w:w="4561" w:type="dxa"/>
          </w:tcPr>
          <w:p w14:paraId="7E9A0F7B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  <w:tr w:rsidR="00755235" w:rsidRPr="002A6193" w14:paraId="6954B889" w14:textId="77777777">
        <w:tc>
          <w:tcPr>
            <w:tcW w:w="5103" w:type="dxa"/>
          </w:tcPr>
          <w:p w14:paraId="759A6BC3" w14:textId="77777777" w:rsidR="00755235" w:rsidRPr="002A6193" w:rsidRDefault="00E54E37">
            <w:pPr>
              <w:rPr>
                <w:rFonts w:cs="Times New Roman"/>
              </w:rPr>
            </w:pPr>
            <w:r w:rsidRPr="002A6193">
              <w:rPr>
                <w:rFonts w:eastAsia="Calibri" w:cs="Times New Roman"/>
              </w:rPr>
              <w:t xml:space="preserve">Jan Camberling | </w:t>
            </w:r>
          </w:p>
        </w:tc>
        <w:tc>
          <w:tcPr>
            <w:tcW w:w="4561" w:type="dxa"/>
          </w:tcPr>
          <w:p w14:paraId="402512F3" w14:textId="77777777" w:rsidR="00755235" w:rsidRPr="002A6193" w:rsidRDefault="00755235" w:rsidP="009B2620">
            <w:pPr>
              <w:jc w:val="both"/>
              <w:rPr>
                <w:rFonts w:eastAsia="Calibri" w:cs="Times New Roman"/>
              </w:rPr>
            </w:pPr>
          </w:p>
        </w:tc>
      </w:tr>
    </w:tbl>
    <w:p w14:paraId="72384BD0" w14:textId="77777777" w:rsidR="00752814" w:rsidRPr="002A6193" w:rsidRDefault="00752814" w:rsidP="009B2620">
      <w:pPr>
        <w:jc w:val="both"/>
        <w:rPr>
          <w:rFonts w:eastAsia="Calibri"/>
        </w:rPr>
      </w:pPr>
    </w:p>
    <w:p w14:paraId="74C167EA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188r /</w:t>
      </w:r>
    </w:p>
    <w:p w14:paraId="3ABC77DD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Seguita il resto della compagnia del capitan | Henzidel imbarcato nel vass</w:t>
      </w:r>
      <w:r w:rsidR="005630A1" w:rsidRPr="002A6193">
        <w:rPr>
          <w:rFonts w:eastAsia="Calibri"/>
        </w:rPr>
        <w:t>ello nominato Menister | Cherck</w:t>
      </w:r>
      <w:r w:rsidRPr="002A6193">
        <w:rPr>
          <w:rFonts w:eastAsia="Calibri"/>
        </w:rPr>
        <w:t xml:space="preserve"> | </w:t>
      </w:r>
    </w:p>
    <w:p w14:paraId="6B4F3CDD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1"/>
        <w:gridCol w:w="4503"/>
      </w:tblGrid>
      <w:tr w:rsidR="004700C8" w:rsidRPr="002A6193" w14:paraId="1ECAF596" w14:textId="77777777">
        <w:trPr>
          <w:trHeight w:val="245"/>
        </w:trPr>
        <w:tc>
          <w:tcPr>
            <w:tcW w:w="5103" w:type="dxa"/>
          </w:tcPr>
          <w:p w14:paraId="59DED37C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Frederick Subrot lutenent | </w:t>
            </w:r>
          </w:p>
        </w:tc>
        <w:tc>
          <w:tcPr>
            <w:tcW w:w="4536" w:type="dxa"/>
            <w:shd w:val="clear" w:color="auto" w:fill="auto"/>
          </w:tcPr>
          <w:p w14:paraId="546416C9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Michil Hoffeman | </w:t>
            </w:r>
          </w:p>
        </w:tc>
      </w:tr>
      <w:tr w:rsidR="004700C8" w:rsidRPr="002A6193" w14:paraId="10429A74" w14:textId="77777777">
        <w:trPr>
          <w:trHeight w:val="235"/>
        </w:trPr>
        <w:tc>
          <w:tcPr>
            <w:tcW w:w="5103" w:type="dxa"/>
          </w:tcPr>
          <w:p w14:paraId="6B3C49CA" w14:textId="246CEEE8" w:rsidR="004700C8" w:rsidRPr="002A6193" w:rsidRDefault="00E54E37" w:rsidP="00F31D5E">
            <w:pPr>
              <w:keepNext/>
              <w:keepLines/>
              <w:jc w:val="left"/>
              <w:outlineLvl w:val="4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met zyn jonge | </w:t>
            </w:r>
          </w:p>
        </w:tc>
        <w:tc>
          <w:tcPr>
            <w:tcW w:w="4536" w:type="dxa"/>
            <w:shd w:val="clear" w:color="auto" w:fill="auto"/>
          </w:tcPr>
          <w:p w14:paraId="02E7C379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Piere du Cau | </w:t>
            </w:r>
          </w:p>
        </w:tc>
      </w:tr>
      <w:tr w:rsidR="004700C8" w:rsidRPr="002A6193" w14:paraId="7D959966" w14:textId="77777777">
        <w:trPr>
          <w:trHeight w:val="235"/>
        </w:trPr>
        <w:tc>
          <w:tcPr>
            <w:tcW w:w="5103" w:type="dxa"/>
          </w:tcPr>
          <w:p w14:paraId="662C0F09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Muller sergent | </w:t>
            </w:r>
          </w:p>
        </w:tc>
        <w:tc>
          <w:tcPr>
            <w:tcW w:w="4536" w:type="dxa"/>
            <w:shd w:val="clear" w:color="auto" w:fill="auto"/>
          </w:tcPr>
          <w:p w14:paraId="4349B445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Buike | </w:t>
            </w:r>
          </w:p>
        </w:tc>
      </w:tr>
      <w:tr w:rsidR="004700C8" w:rsidRPr="002A6193" w14:paraId="078EF01E" w14:textId="77777777">
        <w:trPr>
          <w:trHeight w:val="235"/>
        </w:trPr>
        <w:tc>
          <w:tcPr>
            <w:tcW w:w="5103" w:type="dxa"/>
          </w:tcPr>
          <w:p w14:paraId="6F2AD231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Michil Michils tambur | </w:t>
            </w:r>
          </w:p>
        </w:tc>
        <w:tc>
          <w:tcPr>
            <w:tcW w:w="4536" w:type="dxa"/>
            <w:shd w:val="clear" w:color="auto" w:fill="auto"/>
          </w:tcPr>
          <w:p w14:paraId="58CE909E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Gielis Thierekx | </w:t>
            </w:r>
          </w:p>
        </w:tc>
      </w:tr>
      <w:tr w:rsidR="004700C8" w:rsidRPr="002A6193" w14:paraId="1E5E1B1D" w14:textId="77777777">
        <w:trPr>
          <w:trHeight w:val="235"/>
        </w:trPr>
        <w:tc>
          <w:tcPr>
            <w:tcW w:w="5103" w:type="dxa"/>
          </w:tcPr>
          <w:p w14:paraId="119E65E6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Nicolas Tuileman corporal | </w:t>
            </w:r>
          </w:p>
        </w:tc>
        <w:tc>
          <w:tcPr>
            <w:tcW w:w="4536" w:type="dxa"/>
            <w:shd w:val="clear" w:color="auto" w:fill="auto"/>
          </w:tcPr>
          <w:p w14:paraId="04B7E879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Jochom Stous | </w:t>
            </w:r>
          </w:p>
        </w:tc>
      </w:tr>
      <w:tr w:rsidR="004700C8" w:rsidRPr="002A6193" w14:paraId="0541D07C" w14:textId="77777777">
        <w:trPr>
          <w:trHeight w:val="235"/>
        </w:trPr>
        <w:tc>
          <w:tcPr>
            <w:tcW w:w="5103" w:type="dxa"/>
          </w:tcPr>
          <w:p w14:paraId="1B42E102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Berent van Veekt | </w:t>
            </w:r>
          </w:p>
        </w:tc>
        <w:tc>
          <w:tcPr>
            <w:tcW w:w="4536" w:type="dxa"/>
            <w:shd w:val="clear" w:color="auto" w:fill="auto"/>
          </w:tcPr>
          <w:p w14:paraId="6FBEC96A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Lenert Clever |</w:t>
            </w:r>
          </w:p>
        </w:tc>
      </w:tr>
      <w:tr w:rsidR="004700C8" w:rsidRPr="002A6193" w14:paraId="605C3D30" w14:textId="77777777">
        <w:trPr>
          <w:trHeight w:val="235"/>
        </w:trPr>
        <w:tc>
          <w:tcPr>
            <w:tcW w:w="5103" w:type="dxa"/>
          </w:tcPr>
          <w:p w14:paraId="48E7EAF4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Cock | </w:t>
            </w:r>
          </w:p>
        </w:tc>
        <w:tc>
          <w:tcPr>
            <w:tcW w:w="4536" w:type="dxa"/>
            <w:shd w:val="clear" w:color="auto" w:fill="auto"/>
          </w:tcPr>
          <w:p w14:paraId="042D7E8B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Laurens van Horst | </w:t>
            </w:r>
          </w:p>
        </w:tc>
      </w:tr>
      <w:tr w:rsidR="004700C8" w:rsidRPr="002A6193" w14:paraId="625A1C0B" w14:textId="77777777">
        <w:trPr>
          <w:trHeight w:val="235"/>
        </w:trPr>
        <w:tc>
          <w:tcPr>
            <w:tcW w:w="5103" w:type="dxa"/>
          </w:tcPr>
          <w:p w14:paraId="4DA43819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Heindrick Stalleman | </w:t>
            </w:r>
          </w:p>
        </w:tc>
        <w:tc>
          <w:tcPr>
            <w:tcW w:w="4536" w:type="dxa"/>
            <w:shd w:val="clear" w:color="auto" w:fill="auto"/>
          </w:tcPr>
          <w:p w14:paraId="3008F2DF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Teunis Gieskens | </w:t>
            </w:r>
          </w:p>
        </w:tc>
      </w:tr>
      <w:tr w:rsidR="004700C8" w:rsidRPr="002A6193" w14:paraId="5065D2F7" w14:textId="77777777">
        <w:trPr>
          <w:trHeight w:val="235"/>
        </w:trPr>
        <w:tc>
          <w:tcPr>
            <w:tcW w:w="5103" w:type="dxa"/>
          </w:tcPr>
          <w:p w14:paraId="35F2B354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Everaerd Stallman | </w:t>
            </w:r>
          </w:p>
        </w:tc>
        <w:tc>
          <w:tcPr>
            <w:tcW w:w="4536" w:type="dxa"/>
            <w:shd w:val="clear" w:color="auto" w:fill="auto"/>
          </w:tcPr>
          <w:p w14:paraId="3AD6757B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Sterling | </w:t>
            </w:r>
          </w:p>
        </w:tc>
      </w:tr>
      <w:tr w:rsidR="004700C8" w:rsidRPr="002A6193" w14:paraId="6E9C54D7" w14:textId="77777777">
        <w:trPr>
          <w:trHeight w:val="235"/>
        </w:trPr>
        <w:tc>
          <w:tcPr>
            <w:tcW w:w="5103" w:type="dxa"/>
          </w:tcPr>
          <w:p w14:paraId="6D5B1B0E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Wouter Sansen van Brumbridel | </w:t>
            </w:r>
          </w:p>
        </w:tc>
        <w:tc>
          <w:tcPr>
            <w:tcW w:w="4536" w:type="dxa"/>
            <w:shd w:val="clear" w:color="auto" w:fill="auto"/>
          </w:tcPr>
          <w:p w14:paraId="5B29D34F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Muller | </w:t>
            </w:r>
          </w:p>
        </w:tc>
      </w:tr>
      <w:tr w:rsidR="004700C8" w:rsidRPr="002A6193" w14:paraId="4BA739D0" w14:textId="77777777">
        <w:trPr>
          <w:trHeight w:val="235"/>
        </w:trPr>
        <w:tc>
          <w:tcPr>
            <w:tcW w:w="5103" w:type="dxa"/>
          </w:tcPr>
          <w:p w14:paraId="7E6F9F75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Pieter Missen | </w:t>
            </w:r>
          </w:p>
        </w:tc>
        <w:tc>
          <w:tcPr>
            <w:tcW w:w="4536" w:type="dxa"/>
            <w:shd w:val="clear" w:color="auto" w:fill="auto"/>
          </w:tcPr>
          <w:p w14:paraId="1B454650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Kelders | </w:t>
            </w:r>
          </w:p>
        </w:tc>
      </w:tr>
      <w:tr w:rsidR="004700C8" w:rsidRPr="002A6193" w14:paraId="348CAE1A" w14:textId="77777777">
        <w:trPr>
          <w:trHeight w:val="235"/>
        </w:trPr>
        <w:tc>
          <w:tcPr>
            <w:tcW w:w="5103" w:type="dxa"/>
          </w:tcPr>
          <w:p w14:paraId="6961B6BA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Hendrick van Berchen | </w:t>
            </w:r>
          </w:p>
        </w:tc>
        <w:tc>
          <w:tcPr>
            <w:tcW w:w="4536" w:type="dxa"/>
            <w:shd w:val="clear" w:color="auto" w:fill="auto"/>
          </w:tcPr>
          <w:p w14:paraId="64ABF96D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Willem Weff | </w:t>
            </w:r>
          </w:p>
        </w:tc>
      </w:tr>
      <w:tr w:rsidR="004700C8" w:rsidRPr="002A6193" w14:paraId="2F285BF2" w14:textId="77777777">
        <w:trPr>
          <w:trHeight w:val="235"/>
        </w:trPr>
        <w:tc>
          <w:tcPr>
            <w:tcW w:w="5103" w:type="dxa"/>
          </w:tcPr>
          <w:p w14:paraId="13FFFDAE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Wegener | </w:t>
            </w:r>
          </w:p>
        </w:tc>
        <w:tc>
          <w:tcPr>
            <w:tcW w:w="4536" w:type="dxa"/>
            <w:shd w:val="clear" w:color="auto" w:fill="auto"/>
          </w:tcPr>
          <w:p w14:paraId="5EB3B4B5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Melchior van Eruenich | </w:t>
            </w:r>
          </w:p>
        </w:tc>
      </w:tr>
      <w:tr w:rsidR="004700C8" w:rsidRPr="002A6193" w14:paraId="46CEEB1C" w14:textId="77777777">
        <w:trPr>
          <w:trHeight w:val="235"/>
        </w:trPr>
        <w:tc>
          <w:tcPr>
            <w:tcW w:w="5103" w:type="dxa"/>
          </w:tcPr>
          <w:p w14:paraId="3A5C24BD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Heindric Willems van Hukeloven | </w:t>
            </w:r>
          </w:p>
        </w:tc>
        <w:tc>
          <w:tcPr>
            <w:tcW w:w="4536" w:type="dxa"/>
            <w:shd w:val="clear" w:color="auto" w:fill="auto"/>
          </w:tcPr>
          <w:p w14:paraId="7BFA279F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Janssen | </w:t>
            </w:r>
          </w:p>
        </w:tc>
      </w:tr>
      <w:tr w:rsidR="004700C8" w:rsidRPr="002A6193" w14:paraId="1B8BFC7A" w14:textId="77777777">
        <w:trPr>
          <w:trHeight w:val="235"/>
        </w:trPr>
        <w:tc>
          <w:tcPr>
            <w:tcW w:w="5103" w:type="dxa"/>
          </w:tcPr>
          <w:p w14:paraId="0B1E5DD4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Diderick | </w:t>
            </w:r>
          </w:p>
        </w:tc>
        <w:tc>
          <w:tcPr>
            <w:tcW w:w="4536" w:type="dxa"/>
            <w:shd w:val="clear" w:color="auto" w:fill="auto"/>
          </w:tcPr>
          <w:p w14:paraId="27023A86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Clas Megens | </w:t>
            </w:r>
          </w:p>
        </w:tc>
      </w:tr>
      <w:tr w:rsidR="004700C8" w:rsidRPr="002A6193" w14:paraId="37D73B40" w14:textId="77777777">
        <w:trPr>
          <w:trHeight w:val="235"/>
        </w:trPr>
        <w:tc>
          <w:tcPr>
            <w:tcW w:w="5103" w:type="dxa"/>
          </w:tcPr>
          <w:p w14:paraId="646186F8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Hans Daniel Schor | </w:t>
            </w:r>
          </w:p>
        </w:tc>
        <w:tc>
          <w:tcPr>
            <w:tcW w:w="4536" w:type="dxa"/>
            <w:shd w:val="clear" w:color="auto" w:fill="auto"/>
          </w:tcPr>
          <w:p w14:paraId="0C83D035" w14:textId="77777777" w:rsidR="004700C8" w:rsidRPr="002A6193" w:rsidRDefault="00E54E37" w:rsidP="00F31D5E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Willem Brecht | </w:t>
            </w:r>
          </w:p>
        </w:tc>
      </w:tr>
      <w:tr w:rsidR="004700C8" w:rsidRPr="002A6193" w14:paraId="67A39CE4" w14:textId="77777777">
        <w:trPr>
          <w:trHeight w:val="235"/>
        </w:trPr>
        <w:tc>
          <w:tcPr>
            <w:tcW w:w="5103" w:type="dxa"/>
          </w:tcPr>
          <w:p w14:paraId="5708D05A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Gerrit Mans | </w:t>
            </w:r>
          </w:p>
        </w:tc>
        <w:tc>
          <w:tcPr>
            <w:tcW w:w="4536" w:type="dxa"/>
            <w:shd w:val="clear" w:color="auto" w:fill="auto"/>
          </w:tcPr>
          <w:p w14:paraId="082DFF31" w14:textId="77777777" w:rsidR="004700C8" w:rsidRPr="002A6193" w:rsidRDefault="00E54E37" w:rsidP="00F31D5E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Hans Strick | </w:t>
            </w:r>
          </w:p>
        </w:tc>
      </w:tr>
      <w:tr w:rsidR="004700C8" w:rsidRPr="002A6193" w14:paraId="37E36BF2" w14:textId="77777777">
        <w:trPr>
          <w:trHeight w:val="235"/>
        </w:trPr>
        <w:tc>
          <w:tcPr>
            <w:tcW w:w="5103" w:type="dxa"/>
          </w:tcPr>
          <w:p w14:paraId="0AC6C979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Adam Lang | </w:t>
            </w:r>
          </w:p>
        </w:tc>
        <w:tc>
          <w:tcPr>
            <w:tcW w:w="4536" w:type="dxa"/>
            <w:shd w:val="clear" w:color="auto" w:fill="auto"/>
          </w:tcPr>
          <w:p w14:paraId="072BD6FD" w14:textId="77777777" w:rsidR="004700C8" w:rsidRPr="002A6193" w:rsidRDefault="004700C8" w:rsidP="00F31D5E">
            <w:pPr>
              <w:rPr>
                <w:rFonts w:eastAsia="Calibri"/>
              </w:rPr>
            </w:pPr>
          </w:p>
        </w:tc>
      </w:tr>
      <w:tr w:rsidR="004700C8" w:rsidRPr="002A6193" w14:paraId="5C7D9958" w14:textId="77777777">
        <w:trPr>
          <w:trHeight w:val="235"/>
        </w:trPr>
        <w:tc>
          <w:tcPr>
            <w:tcW w:w="5103" w:type="dxa"/>
          </w:tcPr>
          <w:p w14:paraId="2AB0FA0F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Guert Scuirmans | </w:t>
            </w:r>
          </w:p>
        </w:tc>
        <w:tc>
          <w:tcPr>
            <w:tcW w:w="4536" w:type="dxa"/>
            <w:vMerge w:val="restart"/>
            <w:shd w:val="clear" w:color="auto" w:fill="auto"/>
          </w:tcPr>
          <w:p w14:paraId="6275CE70" w14:textId="77777777" w:rsidR="004700C8" w:rsidRPr="002A6193" w:rsidRDefault="00E54E37" w:rsidP="00F31D5E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Io Christofforo Suriano secretario | et residente veneto faccio buona | al signor Gio. Volf d’Ensidel la | compagnia di cento cinquanta fanti | qui sopra notati compresa la </w:t>
            </w:r>
            <w:r w:rsidRPr="002A6193">
              <w:rPr>
                <w:rFonts w:eastAsia="Calibri"/>
              </w:rPr>
              <w:lastRenderedPageBreak/>
              <w:t>sua | persona, et de’ suoi officiali, che | ha mostrata a Edam ove era | in guarnigione alli 21 marzo | passato, et ha imbarcata a’ 8 | et 13 maggio</w:t>
            </w:r>
            <w:r w:rsidRPr="002A6193">
              <w:rPr>
                <w:rFonts w:eastAsia="Calibri"/>
                <w:vertAlign w:val="superscript"/>
              </w:rPr>
              <w:footnoteReference w:id="658"/>
            </w:r>
            <w:r w:rsidRPr="002A6193">
              <w:rPr>
                <w:rFonts w:eastAsia="Calibri"/>
              </w:rPr>
              <w:t xml:space="preserve"> presente nelli doi | vasselli sopranominati. Data | nel Tessel a’ 18 maggio 1618. | </w:t>
            </w:r>
          </w:p>
        </w:tc>
      </w:tr>
      <w:tr w:rsidR="004700C8" w:rsidRPr="002A6193" w14:paraId="7AA0470C" w14:textId="77777777">
        <w:trPr>
          <w:trHeight w:val="235"/>
        </w:trPr>
        <w:tc>
          <w:tcPr>
            <w:tcW w:w="5103" w:type="dxa"/>
          </w:tcPr>
          <w:p w14:paraId="5970AC12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Dirick Huberts van Hetwyck | </w:t>
            </w:r>
          </w:p>
        </w:tc>
        <w:tc>
          <w:tcPr>
            <w:tcW w:w="4536" w:type="dxa"/>
            <w:vMerge/>
            <w:shd w:val="clear" w:color="auto" w:fill="auto"/>
          </w:tcPr>
          <w:p w14:paraId="528605FB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6DA82106" w14:textId="77777777">
        <w:trPr>
          <w:trHeight w:val="235"/>
        </w:trPr>
        <w:tc>
          <w:tcPr>
            <w:tcW w:w="5103" w:type="dxa"/>
          </w:tcPr>
          <w:p w14:paraId="71D28188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Georg Kock | </w:t>
            </w:r>
          </w:p>
        </w:tc>
        <w:tc>
          <w:tcPr>
            <w:tcW w:w="4536" w:type="dxa"/>
            <w:vMerge/>
            <w:shd w:val="clear" w:color="auto" w:fill="auto"/>
          </w:tcPr>
          <w:p w14:paraId="33C02715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5CFC5665" w14:textId="77777777">
        <w:trPr>
          <w:trHeight w:val="235"/>
        </w:trPr>
        <w:tc>
          <w:tcPr>
            <w:tcW w:w="5103" w:type="dxa"/>
          </w:tcPr>
          <w:p w14:paraId="6607DF8F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Leenders van Dor | </w:t>
            </w:r>
          </w:p>
        </w:tc>
        <w:tc>
          <w:tcPr>
            <w:tcW w:w="4536" w:type="dxa"/>
            <w:vMerge/>
            <w:shd w:val="clear" w:color="auto" w:fill="auto"/>
          </w:tcPr>
          <w:p w14:paraId="57185EDE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1FE21A81" w14:textId="77777777">
        <w:trPr>
          <w:trHeight w:val="235"/>
        </w:trPr>
        <w:tc>
          <w:tcPr>
            <w:tcW w:w="5103" w:type="dxa"/>
          </w:tcPr>
          <w:p w14:paraId="578B422C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lastRenderedPageBreak/>
              <w:t xml:space="preserve">Jehan Le Clere | </w:t>
            </w:r>
          </w:p>
        </w:tc>
        <w:tc>
          <w:tcPr>
            <w:tcW w:w="4536" w:type="dxa"/>
            <w:vMerge/>
            <w:shd w:val="clear" w:color="auto" w:fill="auto"/>
          </w:tcPr>
          <w:p w14:paraId="147677E4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516BAD5E" w14:textId="77777777">
        <w:trPr>
          <w:trHeight w:val="235"/>
        </w:trPr>
        <w:tc>
          <w:tcPr>
            <w:tcW w:w="5103" w:type="dxa"/>
          </w:tcPr>
          <w:p w14:paraId="401F94F0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Jacob Jacopssen van Wesel | </w:t>
            </w:r>
          </w:p>
        </w:tc>
        <w:tc>
          <w:tcPr>
            <w:tcW w:w="4536" w:type="dxa"/>
            <w:vMerge/>
            <w:shd w:val="clear" w:color="auto" w:fill="auto"/>
          </w:tcPr>
          <w:p w14:paraId="16A19F5F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7C48E355" w14:textId="77777777">
        <w:trPr>
          <w:trHeight w:val="235"/>
        </w:trPr>
        <w:tc>
          <w:tcPr>
            <w:tcW w:w="5103" w:type="dxa"/>
          </w:tcPr>
          <w:p w14:paraId="2AE6CF48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Jaeus bon Valet | </w:t>
            </w:r>
          </w:p>
        </w:tc>
        <w:tc>
          <w:tcPr>
            <w:tcW w:w="4536" w:type="dxa"/>
            <w:vMerge/>
            <w:shd w:val="clear" w:color="auto" w:fill="auto"/>
          </w:tcPr>
          <w:p w14:paraId="73AAD8B7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196B1122" w14:textId="77777777">
        <w:trPr>
          <w:trHeight w:val="235"/>
        </w:trPr>
        <w:tc>
          <w:tcPr>
            <w:tcW w:w="5103" w:type="dxa"/>
          </w:tcPr>
          <w:p w14:paraId="134621A7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Georg van Laeck | </w:t>
            </w:r>
          </w:p>
        </w:tc>
        <w:tc>
          <w:tcPr>
            <w:tcW w:w="4536" w:type="dxa"/>
            <w:vMerge/>
            <w:shd w:val="clear" w:color="auto" w:fill="auto"/>
          </w:tcPr>
          <w:p w14:paraId="0485BB32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733C24D4" w14:textId="77777777">
        <w:trPr>
          <w:trHeight w:val="235"/>
        </w:trPr>
        <w:tc>
          <w:tcPr>
            <w:tcW w:w="5103" w:type="dxa"/>
          </w:tcPr>
          <w:p w14:paraId="3B7D0005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Joan Jansen van Det | </w:t>
            </w:r>
          </w:p>
        </w:tc>
        <w:tc>
          <w:tcPr>
            <w:tcW w:w="4536" w:type="dxa"/>
            <w:vMerge/>
            <w:shd w:val="clear" w:color="auto" w:fill="auto"/>
          </w:tcPr>
          <w:p w14:paraId="4576A246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513B184A" w14:textId="77777777">
        <w:trPr>
          <w:trHeight w:val="235"/>
        </w:trPr>
        <w:tc>
          <w:tcPr>
            <w:tcW w:w="5103" w:type="dxa"/>
          </w:tcPr>
          <w:p w14:paraId="655DCB34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Jan Heindricsen | </w:t>
            </w:r>
          </w:p>
        </w:tc>
        <w:tc>
          <w:tcPr>
            <w:tcW w:w="4536" w:type="dxa"/>
            <w:vMerge/>
            <w:shd w:val="clear" w:color="auto" w:fill="auto"/>
          </w:tcPr>
          <w:p w14:paraId="5A498333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1A204E59" w14:textId="77777777">
        <w:trPr>
          <w:trHeight w:val="235"/>
        </w:trPr>
        <w:tc>
          <w:tcPr>
            <w:tcW w:w="5103" w:type="dxa"/>
          </w:tcPr>
          <w:p w14:paraId="631FA3C6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Georg Krittinger | </w:t>
            </w:r>
          </w:p>
        </w:tc>
        <w:tc>
          <w:tcPr>
            <w:tcW w:w="4536" w:type="dxa"/>
            <w:vMerge/>
            <w:shd w:val="clear" w:color="auto" w:fill="auto"/>
          </w:tcPr>
          <w:p w14:paraId="4FDADB6A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5DF3C473" w14:textId="77777777">
        <w:trPr>
          <w:trHeight w:val="235"/>
        </w:trPr>
        <w:tc>
          <w:tcPr>
            <w:tcW w:w="5103" w:type="dxa"/>
          </w:tcPr>
          <w:p w14:paraId="646A61D4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Jehan Cau | </w:t>
            </w:r>
          </w:p>
        </w:tc>
        <w:tc>
          <w:tcPr>
            <w:tcW w:w="4536" w:type="dxa"/>
            <w:vMerge/>
            <w:shd w:val="clear" w:color="auto" w:fill="auto"/>
          </w:tcPr>
          <w:p w14:paraId="6037F661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42ADBA44" w14:textId="77777777">
        <w:trPr>
          <w:trHeight w:val="235"/>
        </w:trPr>
        <w:tc>
          <w:tcPr>
            <w:tcW w:w="5103" w:type="dxa"/>
          </w:tcPr>
          <w:p w14:paraId="6BC4481E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Johan Gerrites van Eig | </w:t>
            </w:r>
          </w:p>
        </w:tc>
        <w:tc>
          <w:tcPr>
            <w:tcW w:w="4536" w:type="dxa"/>
            <w:vMerge/>
            <w:shd w:val="clear" w:color="auto" w:fill="auto"/>
          </w:tcPr>
          <w:p w14:paraId="640F86A8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4E238A8E" w14:textId="77777777">
        <w:trPr>
          <w:trHeight w:val="235"/>
        </w:trPr>
        <w:tc>
          <w:tcPr>
            <w:tcW w:w="5103" w:type="dxa"/>
          </w:tcPr>
          <w:p w14:paraId="1DCF9760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Meclis Westeleij | </w:t>
            </w:r>
          </w:p>
        </w:tc>
        <w:tc>
          <w:tcPr>
            <w:tcW w:w="4536" w:type="dxa"/>
            <w:vMerge/>
            <w:shd w:val="clear" w:color="auto" w:fill="auto"/>
          </w:tcPr>
          <w:p w14:paraId="3FEEFB17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1B6FED25" w14:textId="77777777">
        <w:trPr>
          <w:trHeight w:val="235"/>
        </w:trPr>
        <w:tc>
          <w:tcPr>
            <w:tcW w:w="5103" w:type="dxa"/>
          </w:tcPr>
          <w:p w14:paraId="44874453" w14:textId="77777777" w:rsidR="004700C8" w:rsidRPr="002A6193" w:rsidRDefault="00E54E37" w:rsidP="00F31D5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Michil Staedlick | </w:t>
            </w:r>
          </w:p>
        </w:tc>
        <w:tc>
          <w:tcPr>
            <w:tcW w:w="4536" w:type="dxa"/>
            <w:vMerge/>
            <w:shd w:val="clear" w:color="auto" w:fill="auto"/>
          </w:tcPr>
          <w:p w14:paraId="1454FCB8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  <w:tr w:rsidR="004700C8" w:rsidRPr="002A6193" w14:paraId="09FA8FCC" w14:textId="77777777">
        <w:trPr>
          <w:trHeight w:val="235"/>
        </w:trPr>
        <w:tc>
          <w:tcPr>
            <w:tcW w:w="5103" w:type="dxa"/>
          </w:tcPr>
          <w:p w14:paraId="2FE9772A" w14:textId="77777777" w:rsidR="004700C8" w:rsidRPr="002A6193" w:rsidRDefault="00E54E37" w:rsidP="00F31D5E">
            <w:r w:rsidRPr="002A6193">
              <w:rPr>
                <w:rFonts w:eastAsia="Calibri"/>
                <w:lang w:val="en-US"/>
              </w:rPr>
              <w:t xml:space="preserve">Martin Ceiter | </w:t>
            </w:r>
          </w:p>
        </w:tc>
        <w:tc>
          <w:tcPr>
            <w:tcW w:w="4536" w:type="dxa"/>
            <w:vMerge/>
            <w:shd w:val="clear" w:color="auto" w:fill="auto"/>
          </w:tcPr>
          <w:p w14:paraId="2A8D4E1E" w14:textId="77777777" w:rsidR="004700C8" w:rsidRPr="002A6193" w:rsidRDefault="004700C8" w:rsidP="00F31D5E">
            <w:pPr>
              <w:keepNext/>
              <w:keepLines/>
              <w:jc w:val="left"/>
              <w:outlineLvl w:val="0"/>
              <w:rPr>
                <w:rFonts w:eastAsia="Calibri"/>
                <w:lang w:val="en-US"/>
              </w:rPr>
            </w:pPr>
          </w:p>
        </w:tc>
      </w:tr>
    </w:tbl>
    <w:p w14:paraId="6C6B2FBE" w14:textId="77777777" w:rsidR="009B2620" w:rsidRPr="002A6193" w:rsidRDefault="009B2620" w:rsidP="009B2620">
      <w:pPr>
        <w:jc w:val="both"/>
        <w:rPr>
          <w:rFonts w:eastAsia="Calibri"/>
        </w:rPr>
      </w:pPr>
    </w:p>
    <w:p w14:paraId="6713736C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188v</w:t>
      </w:r>
      <w:r w:rsidR="00011E51" w:rsidRPr="002A6193">
        <w:rPr>
          <w:rFonts w:eastAsia="Calibri"/>
        </w:rPr>
        <w:t>-189v</w:t>
      </w:r>
      <w:r w:rsidRPr="002A6193">
        <w:rPr>
          <w:rFonts w:eastAsia="Calibri"/>
        </w:rPr>
        <w:t xml:space="preserve"> /</w:t>
      </w:r>
    </w:p>
    <w:p w14:paraId="703FE98C" w14:textId="77777777" w:rsidR="002217BA" w:rsidRPr="002A6193" w:rsidRDefault="00011E51" w:rsidP="009B2620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Bianche</w:t>
      </w:r>
    </w:p>
    <w:p w14:paraId="5EEF8E9A" w14:textId="77777777" w:rsidR="009B2620" w:rsidRPr="002A6193" w:rsidRDefault="009B2620" w:rsidP="009B2620">
      <w:pPr>
        <w:jc w:val="both"/>
        <w:rPr>
          <w:rFonts w:eastAsia="Calibri"/>
        </w:rPr>
      </w:pPr>
    </w:p>
    <w:p w14:paraId="273E95C5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190r /</w:t>
      </w:r>
    </w:p>
    <w:p w14:paraId="270468A8" w14:textId="77777777" w:rsidR="0004482E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Fatta la mostra per la prima | volta alli 19 di april 1618 | a Roterdam et poi innanti | la brilla alli 15 di maggio |</w:t>
      </w:r>
    </w:p>
    <w:p w14:paraId="6F2FB072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 </w:t>
      </w:r>
    </w:p>
    <w:p w14:paraId="13910731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Rollo de</w:t>
      </w:r>
      <w:r w:rsidR="00D545CB" w:rsidRPr="002A6193">
        <w:rPr>
          <w:rFonts w:eastAsia="Calibri"/>
        </w:rPr>
        <w:t>lle genti del capitan Jan Jansso</w:t>
      </w:r>
      <w:r w:rsidR="0004482E" w:rsidRPr="002A6193">
        <w:rPr>
          <w:rFonts w:eastAsia="Calibri"/>
        </w:rPr>
        <w:t>n v</w:t>
      </w:r>
      <w:r w:rsidRPr="002A6193">
        <w:rPr>
          <w:rFonts w:eastAsia="Calibri"/>
        </w:rPr>
        <w:t>ander Linden imbarcate | sopra il vassello nominato Lo spe</w:t>
      </w:r>
      <w:r w:rsidR="0004482E" w:rsidRPr="002A6193">
        <w:rPr>
          <w:rFonts w:eastAsia="Calibri"/>
        </w:rPr>
        <w:t>cchio armato dai signori dell’|a</w:t>
      </w:r>
      <w:r w:rsidRPr="002A6193">
        <w:rPr>
          <w:rFonts w:eastAsia="Calibri"/>
        </w:rPr>
        <w:t xml:space="preserve">miralità di Roterdam per servitio della serenissima republica di Venetia | et sono le genti compreso il </w:t>
      </w:r>
      <w:r w:rsidR="0004482E" w:rsidRPr="002A6193">
        <w:rPr>
          <w:rFonts w:eastAsia="Calibri"/>
        </w:rPr>
        <w:t>C</w:t>
      </w:r>
      <w:r w:rsidRPr="002A6193">
        <w:rPr>
          <w:rFonts w:eastAsia="Calibri"/>
        </w:rPr>
        <w:t xml:space="preserve">apitano officiali, et marinari | cento et uno in tutto pagati di salario per mese come | qui sotto. Et così anco per li viveri a conto della | </w:t>
      </w:r>
      <w:r w:rsidR="0004482E" w:rsidRPr="002A6193">
        <w:rPr>
          <w:rFonts w:eastAsia="Calibri"/>
        </w:rPr>
        <w:t>detta</w:t>
      </w:r>
      <w:r w:rsidRPr="002A6193">
        <w:rPr>
          <w:rFonts w:eastAsia="Calibri"/>
        </w:rPr>
        <w:t xml:space="preserve"> serenissima Re</w:t>
      </w:r>
      <w:r w:rsidR="0004482E" w:rsidRPr="002A6193">
        <w:rPr>
          <w:rFonts w:eastAsia="Calibri"/>
        </w:rPr>
        <w:t>publica</w:t>
      </w:r>
      <w:r w:rsidRPr="002A6193">
        <w:rPr>
          <w:rFonts w:eastAsia="Calibri"/>
        </w:rPr>
        <w:t xml:space="preserve"> | </w:t>
      </w:r>
    </w:p>
    <w:p w14:paraId="3DCDAD5B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1931"/>
        <w:gridCol w:w="4713"/>
        <w:gridCol w:w="1122"/>
        <w:gridCol w:w="1242"/>
      </w:tblGrid>
      <w:tr w:rsidR="009B2620" w:rsidRPr="002A6193" w14:paraId="7ADA94C0" w14:textId="77777777">
        <w:tc>
          <w:tcPr>
            <w:tcW w:w="516" w:type="dxa"/>
          </w:tcPr>
          <w:p w14:paraId="16804BA3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49" w:type="dxa"/>
          </w:tcPr>
          <w:p w14:paraId="52E25BF1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50EE2170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134" w:type="dxa"/>
          </w:tcPr>
          <w:p w14:paraId="5A85AD50" w14:textId="77777777" w:rsidR="009B2620" w:rsidRPr="002A6193" w:rsidRDefault="00E54E37" w:rsidP="00D545C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salario</w:t>
            </w:r>
          </w:p>
        </w:tc>
        <w:tc>
          <w:tcPr>
            <w:tcW w:w="1263" w:type="dxa"/>
          </w:tcPr>
          <w:p w14:paraId="5556B7EB" w14:textId="77777777" w:rsidR="009B2620" w:rsidRPr="002A6193" w:rsidRDefault="00E54E37" w:rsidP="00D545C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viveri</w:t>
            </w:r>
            <w:r w:rsidR="00D545CB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6C622B20" w14:textId="77777777">
        <w:tc>
          <w:tcPr>
            <w:tcW w:w="516" w:type="dxa"/>
          </w:tcPr>
          <w:p w14:paraId="2E89768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D545C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6A95A8CE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capitano</w:t>
            </w:r>
          </w:p>
        </w:tc>
        <w:tc>
          <w:tcPr>
            <w:tcW w:w="4820" w:type="dxa"/>
          </w:tcPr>
          <w:p w14:paraId="0A79DFC6" w14:textId="02161001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Jan Jansson vander Linden fiorini</w:t>
            </w:r>
          </w:p>
        </w:tc>
        <w:tc>
          <w:tcPr>
            <w:tcW w:w="1134" w:type="dxa"/>
          </w:tcPr>
          <w:p w14:paraId="008A68D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40</w:t>
            </w:r>
          </w:p>
        </w:tc>
        <w:tc>
          <w:tcPr>
            <w:tcW w:w="1263" w:type="dxa"/>
          </w:tcPr>
          <w:p w14:paraId="58E5365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D545CB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1368580" w14:textId="77777777">
        <w:tc>
          <w:tcPr>
            <w:tcW w:w="516" w:type="dxa"/>
          </w:tcPr>
          <w:p w14:paraId="0D1D648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3BA6A3A0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luocotenente</w:t>
            </w:r>
          </w:p>
        </w:tc>
        <w:tc>
          <w:tcPr>
            <w:tcW w:w="4820" w:type="dxa"/>
          </w:tcPr>
          <w:p w14:paraId="02E01263" w14:textId="5004C8B3" w:rsidR="009B2620" w:rsidRPr="00CB1FBA" w:rsidRDefault="00E54E37" w:rsidP="00346BAB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Jan de Kelck van Dord</w:t>
            </w:r>
            <w:ins w:id="12" w:author="Nina Lamal" w:date="2023-02-09T16:24:00Z">
              <w:r w:rsidR="00EA278A">
                <w:rPr>
                  <w:rFonts w:eastAsia="Calibri"/>
                  <w:lang w:val="nl-BE"/>
                </w:rPr>
                <w:t>r</w:t>
              </w:r>
            </w:ins>
            <w:r w:rsidRPr="00CB1FBA">
              <w:rPr>
                <w:rFonts w:eastAsia="Calibri"/>
                <w:lang w:val="nl-BE"/>
              </w:rPr>
              <w:t>echet</w:t>
            </w:r>
          </w:p>
        </w:tc>
        <w:tc>
          <w:tcPr>
            <w:tcW w:w="1134" w:type="dxa"/>
          </w:tcPr>
          <w:p w14:paraId="692E0A99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30</w:t>
            </w:r>
          </w:p>
        </w:tc>
        <w:tc>
          <w:tcPr>
            <w:tcW w:w="1263" w:type="dxa"/>
          </w:tcPr>
          <w:p w14:paraId="265976F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346BAB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30C43A8" w14:textId="77777777">
        <w:tc>
          <w:tcPr>
            <w:tcW w:w="516" w:type="dxa"/>
          </w:tcPr>
          <w:p w14:paraId="33AC652E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77B25BD7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patron</w:t>
            </w:r>
          </w:p>
        </w:tc>
        <w:tc>
          <w:tcPr>
            <w:tcW w:w="4820" w:type="dxa"/>
          </w:tcPr>
          <w:p w14:paraId="107A47E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Henrich Classen van Memelich</w:t>
            </w:r>
          </w:p>
        </w:tc>
        <w:tc>
          <w:tcPr>
            <w:tcW w:w="1134" w:type="dxa"/>
          </w:tcPr>
          <w:p w14:paraId="3E257269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</w:t>
            </w:r>
          </w:p>
        </w:tc>
        <w:tc>
          <w:tcPr>
            <w:tcW w:w="1263" w:type="dxa"/>
          </w:tcPr>
          <w:p w14:paraId="3DA30BE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346BAB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156A80E" w14:textId="77777777">
        <w:tc>
          <w:tcPr>
            <w:tcW w:w="516" w:type="dxa"/>
          </w:tcPr>
          <w:p w14:paraId="788C5A5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3B72EBC3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pilota maggior</w:t>
            </w:r>
          </w:p>
        </w:tc>
        <w:tc>
          <w:tcPr>
            <w:tcW w:w="4820" w:type="dxa"/>
          </w:tcPr>
          <w:p w14:paraId="42CB732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Joosten van Vlisinghen</w:t>
            </w:r>
          </w:p>
        </w:tc>
        <w:tc>
          <w:tcPr>
            <w:tcW w:w="1134" w:type="dxa"/>
          </w:tcPr>
          <w:p w14:paraId="120E6F4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40</w:t>
            </w:r>
          </w:p>
        </w:tc>
        <w:tc>
          <w:tcPr>
            <w:tcW w:w="1263" w:type="dxa"/>
          </w:tcPr>
          <w:p w14:paraId="4ED08A4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71A2025" w14:textId="77777777">
        <w:tc>
          <w:tcPr>
            <w:tcW w:w="516" w:type="dxa"/>
          </w:tcPr>
          <w:p w14:paraId="6479F321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35713538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sotto pilota</w:t>
            </w:r>
          </w:p>
        </w:tc>
        <w:tc>
          <w:tcPr>
            <w:tcW w:w="4820" w:type="dxa"/>
          </w:tcPr>
          <w:p w14:paraId="53138553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Covenius Adriansen Lieffhebber 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2EEEB525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33</w:t>
            </w:r>
          </w:p>
        </w:tc>
        <w:tc>
          <w:tcPr>
            <w:tcW w:w="1263" w:type="dxa"/>
          </w:tcPr>
          <w:p w14:paraId="16A806D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FD3D59C" w14:textId="77777777">
        <w:tc>
          <w:tcPr>
            <w:tcW w:w="516" w:type="dxa"/>
          </w:tcPr>
          <w:p w14:paraId="50500953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 w:val="restart"/>
          </w:tcPr>
          <w:p w14:paraId="2982A5D9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scrivano</w:t>
            </w:r>
          </w:p>
        </w:tc>
        <w:tc>
          <w:tcPr>
            <w:tcW w:w="4820" w:type="dxa"/>
          </w:tcPr>
          <w:p w14:paraId="14213081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Joris Laurents van Nieuport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584E80F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  <w:tc>
          <w:tcPr>
            <w:tcW w:w="1263" w:type="dxa"/>
          </w:tcPr>
          <w:p w14:paraId="56B60467" w14:textId="77777777" w:rsidR="009B2620" w:rsidRPr="002A6193" w:rsidRDefault="009B2620" w:rsidP="009B2620">
            <w:pPr>
              <w:jc w:val="right"/>
              <w:rPr>
                <w:rFonts w:eastAsia="Calibri"/>
              </w:rPr>
            </w:pPr>
          </w:p>
        </w:tc>
      </w:tr>
      <w:tr w:rsidR="009B2620" w:rsidRPr="002A6193" w14:paraId="4B9C99D4" w14:textId="77777777">
        <w:tc>
          <w:tcPr>
            <w:tcW w:w="516" w:type="dxa"/>
          </w:tcPr>
          <w:p w14:paraId="1CB6949F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49" w:type="dxa"/>
            <w:vMerge/>
          </w:tcPr>
          <w:p w14:paraId="23704E29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26734FC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et aggionti di vantaggio per mese doi al </w:t>
            </w:r>
          </w:p>
          <w:p w14:paraId="30C8CA81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medesimo</w:t>
            </w:r>
          </w:p>
        </w:tc>
        <w:tc>
          <w:tcPr>
            <w:tcW w:w="1134" w:type="dxa"/>
          </w:tcPr>
          <w:p w14:paraId="220D93B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</w:p>
        </w:tc>
        <w:tc>
          <w:tcPr>
            <w:tcW w:w="1263" w:type="dxa"/>
          </w:tcPr>
          <w:p w14:paraId="7DE815E3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C28D072" w14:textId="77777777">
        <w:tc>
          <w:tcPr>
            <w:tcW w:w="516" w:type="dxa"/>
          </w:tcPr>
          <w:p w14:paraId="51C6374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3C446448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appontato</w:t>
            </w:r>
          </w:p>
        </w:tc>
        <w:tc>
          <w:tcPr>
            <w:tcW w:w="4820" w:type="dxa"/>
          </w:tcPr>
          <w:p w14:paraId="26C7F9C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Adrien Adriansen Diymaff</w:t>
            </w:r>
          </w:p>
        </w:tc>
        <w:tc>
          <w:tcPr>
            <w:tcW w:w="1134" w:type="dxa"/>
          </w:tcPr>
          <w:p w14:paraId="60C6C03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1263" w:type="dxa"/>
          </w:tcPr>
          <w:p w14:paraId="43C87477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A72D6F8" w14:textId="77777777">
        <w:tc>
          <w:tcPr>
            <w:tcW w:w="516" w:type="dxa"/>
          </w:tcPr>
          <w:p w14:paraId="44D18FB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 w:val="restart"/>
          </w:tcPr>
          <w:p w14:paraId="368415E9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gentilhuomini</w:t>
            </w:r>
          </w:p>
        </w:tc>
        <w:tc>
          <w:tcPr>
            <w:tcW w:w="4820" w:type="dxa"/>
          </w:tcPr>
          <w:p w14:paraId="044953BB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Job Pietersen vanden Briel</w:t>
            </w:r>
          </w:p>
        </w:tc>
        <w:tc>
          <w:tcPr>
            <w:tcW w:w="1134" w:type="dxa"/>
          </w:tcPr>
          <w:p w14:paraId="0C1DD65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263" w:type="dxa"/>
          </w:tcPr>
          <w:p w14:paraId="6FB5BF25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5747889" w14:textId="77777777">
        <w:tc>
          <w:tcPr>
            <w:tcW w:w="516" w:type="dxa"/>
          </w:tcPr>
          <w:p w14:paraId="12ADAA8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/>
          </w:tcPr>
          <w:p w14:paraId="2B74E7D9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3EEF36A4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Art de Vries van Schidam</w:t>
            </w:r>
          </w:p>
        </w:tc>
        <w:tc>
          <w:tcPr>
            <w:tcW w:w="1134" w:type="dxa"/>
          </w:tcPr>
          <w:p w14:paraId="7A0FFE0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263" w:type="dxa"/>
          </w:tcPr>
          <w:p w14:paraId="529050B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B1A2CEF" w14:textId="77777777">
        <w:tc>
          <w:tcPr>
            <w:tcW w:w="516" w:type="dxa"/>
          </w:tcPr>
          <w:p w14:paraId="6040D84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/>
          </w:tcPr>
          <w:p w14:paraId="32B580E5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781EA303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Abraham Couple</w:t>
            </w:r>
          </w:p>
        </w:tc>
        <w:tc>
          <w:tcPr>
            <w:tcW w:w="1134" w:type="dxa"/>
          </w:tcPr>
          <w:p w14:paraId="4A60916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263" w:type="dxa"/>
          </w:tcPr>
          <w:p w14:paraId="75B77BE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0FA5373" w14:textId="77777777">
        <w:tc>
          <w:tcPr>
            <w:tcW w:w="516" w:type="dxa"/>
          </w:tcPr>
          <w:p w14:paraId="563A8DC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11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1F5E445E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trombetta 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4820" w:type="dxa"/>
          </w:tcPr>
          <w:p w14:paraId="7E7196A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Hans Jansson van Dort</w:t>
            </w:r>
          </w:p>
        </w:tc>
        <w:tc>
          <w:tcPr>
            <w:tcW w:w="1134" w:type="dxa"/>
          </w:tcPr>
          <w:p w14:paraId="66AD499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263" w:type="dxa"/>
          </w:tcPr>
          <w:p w14:paraId="20ED76F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4C47296" w14:textId="77777777">
        <w:tc>
          <w:tcPr>
            <w:tcW w:w="516" w:type="dxa"/>
          </w:tcPr>
          <w:p w14:paraId="2E603B9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3CDA0CE2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mastro delle vele</w:t>
            </w:r>
          </w:p>
        </w:tc>
        <w:tc>
          <w:tcPr>
            <w:tcW w:w="4820" w:type="dxa"/>
          </w:tcPr>
          <w:p w14:paraId="142D007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Job Cornelissen van Dort</w:t>
            </w:r>
          </w:p>
        </w:tc>
        <w:tc>
          <w:tcPr>
            <w:tcW w:w="1134" w:type="dxa"/>
          </w:tcPr>
          <w:p w14:paraId="1D7777D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263" w:type="dxa"/>
          </w:tcPr>
          <w:p w14:paraId="0B3D9687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9D77DBE" w14:textId="77777777">
        <w:tc>
          <w:tcPr>
            <w:tcW w:w="516" w:type="dxa"/>
          </w:tcPr>
          <w:p w14:paraId="0F6CD18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13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5CAE7371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barbiero</w:t>
            </w:r>
          </w:p>
        </w:tc>
        <w:tc>
          <w:tcPr>
            <w:tcW w:w="4820" w:type="dxa"/>
          </w:tcPr>
          <w:p w14:paraId="2B8FA2A0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Hans van Standuch van Antuerpen</w:t>
            </w:r>
          </w:p>
        </w:tc>
        <w:tc>
          <w:tcPr>
            <w:tcW w:w="1134" w:type="dxa"/>
          </w:tcPr>
          <w:p w14:paraId="405E8F2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1263" w:type="dxa"/>
          </w:tcPr>
          <w:p w14:paraId="06A7438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318A5EF" w14:textId="77777777">
        <w:tc>
          <w:tcPr>
            <w:tcW w:w="516" w:type="dxa"/>
          </w:tcPr>
          <w:p w14:paraId="3AFFD617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14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03C4F1B2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nocchiero</w:t>
            </w:r>
          </w:p>
        </w:tc>
        <w:tc>
          <w:tcPr>
            <w:tcW w:w="4820" w:type="dxa"/>
          </w:tcPr>
          <w:p w14:paraId="3578FC2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Willem Willemson van Roterdam</w:t>
            </w:r>
          </w:p>
        </w:tc>
        <w:tc>
          <w:tcPr>
            <w:tcW w:w="1134" w:type="dxa"/>
          </w:tcPr>
          <w:p w14:paraId="7D6D35E2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1263" w:type="dxa"/>
          </w:tcPr>
          <w:p w14:paraId="61B90C45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1DCD247" w14:textId="77777777">
        <w:tc>
          <w:tcPr>
            <w:tcW w:w="516" w:type="dxa"/>
          </w:tcPr>
          <w:p w14:paraId="33A286C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7D189E82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3485DFDB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Adriansen van Roterdam</w:t>
            </w:r>
          </w:p>
        </w:tc>
        <w:tc>
          <w:tcPr>
            <w:tcW w:w="1134" w:type="dxa"/>
          </w:tcPr>
          <w:p w14:paraId="0EE9AD8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1263" w:type="dxa"/>
          </w:tcPr>
          <w:p w14:paraId="35B1D24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5C6EB40" w14:textId="77777777">
        <w:tc>
          <w:tcPr>
            <w:tcW w:w="516" w:type="dxa"/>
          </w:tcPr>
          <w:p w14:paraId="0F7B912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127CA18C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penese</w:t>
            </w:r>
          </w:p>
        </w:tc>
        <w:tc>
          <w:tcPr>
            <w:tcW w:w="4820" w:type="dxa"/>
          </w:tcPr>
          <w:p w14:paraId="524E458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Frans Adriansen van Sarloys</w:t>
            </w:r>
          </w:p>
        </w:tc>
        <w:tc>
          <w:tcPr>
            <w:tcW w:w="1134" w:type="dxa"/>
          </w:tcPr>
          <w:p w14:paraId="1FCF66A7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263" w:type="dxa"/>
          </w:tcPr>
          <w:p w14:paraId="72A1D72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EE4EB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691D4247" w14:textId="77777777">
        <w:tc>
          <w:tcPr>
            <w:tcW w:w="516" w:type="dxa"/>
          </w:tcPr>
          <w:p w14:paraId="7B3BBD3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17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3DD6749E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6744ADA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Bondeuyn Jacobs van Winneseech</w:t>
            </w:r>
          </w:p>
        </w:tc>
        <w:tc>
          <w:tcPr>
            <w:tcW w:w="1134" w:type="dxa"/>
          </w:tcPr>
          <w:p w14:paraId="50C610B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</w:p>
        </w:tc>
        <w:tc>
          <w:tcPr>
            <w:tcW w:w="1263" w:type="dxa"/>
          </w:tcPr>
          <w:p w14:paraId="597B4545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A2ACFAE" w14:textId="77777777">
        <w:tc>
          <w:tcPr>
            <w:tcW w:w="516" w:type="dxa"/>
          </w:tcPr>
          <w:p w14:paraId="2284924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 w:val="restart"/>
          </w:tcPr>
          <w:p w14:paraId="52EDA57C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quartier mastri</w:t>
            </w:r>
          </w:p>
        </w:tc>
        <w:tc>
          <w:tcPr>
            <w:tcW w:w="4820" w:type="dxa"/>
          </w:tcPr>
          <w:p w14:paraId="01F25626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1</w:t>
            </w:r>
            <w:r w:rsidR="003963E5" w:rsidRPr="00CB1FBA">
              <w:rPr>
                <w:rFonts w:eastAsia="Calibri"/>
                <w:lang w:val="nl-BE"/>
              </w:rPr>
              <w:t>.</w:t>
            </w:r>
            <w:r w:rsidRPr="00CB1FBA">
              <w:rPr>
                <w:rFonts w:eastAsia="Calibri"/>
                <w:lang w:val="nl-BE"/>
              </w:rPr>
              <w:t xml:space="preserve"> Jan Janssen Bos van Roterdam</w:t>
            </w:r>
          </w:p>
        </w:tc>
        <w:tc>
          <w:tcPr>
            <w:tcW w:w="1134" w:type="dxa"/>
          </w:tcPr>
          <w:p w14:paraId="48DFA9F3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263" w:type="dxa"/>
          </w:tcPr>
          <w:p w14:paraId="4787A752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F3B3BDB" w14:textId="77777777">
        <w:tc>
          <w:tcPr>
            <w:tcW w:w="516" w:type="dxa"/>
          </w:tcPr>
          <w:p w14:paraId="176E065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19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/>
          </w:tcPr>
          <w:p w14:paraId="72F670C0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73506F9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3963E5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Piter Henrix van Tyenen</w:t>
            </w:r>
          </w:p>
        </w:tc>
        <w:tc>
          <w:tcPr>
            <w:tcW w:w="1134" w:type="dxa"/>
          </w:tcPr>
          <w:p w14:paraId="6FD58E7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263" w:type="dxa"/>
          </w:tcPr>
          <w:p w14:paraId="6EC6E48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CCF0463" w14:textId="77777777">
        <w:tc>
          <w:tcPr>
            <w:tcW w:w="516" w:type="dxa"/>
          </w:tcPr>
          <w:p w14:paraId="7E742EC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>20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/>
          </w:tcPr>
          <w:p w14:paraId="4A33698D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3165175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  <w:r w:rsidR="003963E5" w:rsidRPr="002A6193">
              <w:rPr>
                <w:rFonts w:eastAsia="Calibri"/>
              </w:rPr>
              <w:t xml:space="preserve">. </w:t>
            </w:r>
            <w:r w:rsidRPr="002A6193">
              <w:rPr>
                <w:rFonts w:eastAsia="Calibri"/>
              </w:rPr>
              <w:t>Willem Henrix van Maros</w:t>
            </w:r>
          </w:p>
        </w:tc>
        <w:tc>
          <w:tcPr>
            <w:tcW w:w="1134" w:type="dxa"/>
          </w:tcPr>
          <w:p w14:paraId="0E3E667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263" w:type="dxa"/>
          </w:tcPr>
          <w:p w14:paraId="0AEE8E1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B40ACB6" w14:textId="77777777">
        <w:tc>
          <w:tcPr>
            <w:tcW w:w="516" w:type="dxa"/>
          </w:tcPr>
          <w:p w14:paraId="2CE854F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21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/>
          </w:tcPr>
          <w:p w14:paraId="681012BE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4BABF7C3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  <w:r w:rsidR="003963E5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Gerebrant Maertens van Roterdam</w:t>
            </w:r>
          </w:p>
        </w:tc>
        <w:tc>
          <w:tcPr>
            <w:tcW w:w="1134" w:type="dxa"/>
          </w:tcPr>
          <w:p w14:paraId="1F4CCD8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263" w:type="dxa"/>
          </w:tcPr>
          <w:p w14:paraId="60759E2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DA72342" w14:textId="77777777">
        <w:tc>
          <w:tcPr>
            <w:tcW w:w="516" w:type="dxa"/>
          </w:tcPr>
          <w:p w14:paraId="1B2E8F9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22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64478D03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bottiglier</w:t>
            </w:r>
          </w:p>
        </w:tc>
        <w:tc>
          <w:tcPr>
            <w:tcW w:w="4820" w:type="dxa"/>
          </w:tcPr>
          <w:p w14:paraId="27F9A14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Pieter Classen van Roterdam</w:t>
            </w:r>
          </w:p>
        </w:tc>
        <w:tc>
          <w:tcPr>
            <w:tcW w:w="1134" w:type="dxa"/>
          </w:tcPr>
          <w:p w14:paraId="2EACFDE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263" w:type="dxa"/>
          </w:tcPr>
          <w:p w14:paraId="3D9664D5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C96936A" w14:textId="77777777">
        <w:tc>
          <w:tcPr>
            <w:tcW w:w="516" w:type="dxa"/>
          </w:tcPr>
          <w:p w14:paraId="200079B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23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4D491F31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093E74DE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Tunis Classen van London</w:t>
            </w:r>
          </w:p>
        </w:tc>
        <w:tc>
          <w:tcPr>
            <w:tcW w:w="1134" w:type="dxa"/>
          </w:tcPr>
          <w:p w14:paraId="3C1628D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</w:p>
        </w:tc>
        <w:tc>
          <w:tcPr>
            <w:tcW w:w="1263" w:type="dxa"/>
          </w:tcPr>
          <w:p w14:paraId="392A735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47E0E2E" w14:textId="77777777">
        <w:tc>
          <w:tcPr>
            <w:tcW w:w="516" w:type="dxa"/>
          </w:tcPr>
          <w:p w14:paraId="27A20AB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24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0E81298E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cuoco</w:t>
            </w:r>
          </w:p>
        </w:tc>
        <w:tc>
          <w:tcPr>
            <w:tcW w:w="4820" w:type="dxa"/>
          </w:tcPr>
          <w:p w14:paraId="0C23ECB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Willens van Roterdam</w:t>
            </w:r>
          </w:p>
        </w:tc>
        <w:tc>
          <w:tcPr>
            <w:tcW w:w="1134" w:type="dxa"/>
          </w:tcPr>
          <w:p w14:paraId="593D61A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263" w:type="dxa"/>
          </w:tcPr>
          <w:p w14:paraId="22D730F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17638D5" w14:textId="77777777">
        <w:tc>
          <w:tcPr>
            <w:tcW w:w="516" w:type="dxa"/>
          </w:tcPr>
          <w:p w14:paraId="62F2D91E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25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</w:tcPr>
          <w:p w14:paraId="19804F02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6A63C3E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Adrians van Roterdam</w:t>
            </w:r>
          </w:p>
        </w:tc>
        <w:tc>
          <w:tcPr>
            <w:tcW w:w="1134" w:type="dxa"/>
          </w:tcPr>
          <w:p w14:paraId="105FA6B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1263" w:type="dxa"/>
          </w:tcPr>
          <w:p w14:paraId="408BE252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DE6D315" w14:textId="77777777">
        <w:tc>
          <w:tcPr>
            <w:tcW w:w="516" w:type="dxa"/>
          </w:tcPr>
          <w:p w14:paraId="3F6F237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26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 w:val="restart"/>
            <w:shd w:val="clear" w:color="auto" w:fill="auto"/>
          </w:tcPr>
          <w:p w14:paraId="25AF5449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capi bombardieri</w:t>
            </w:r>
          </w:p>
        </w:tc>
        <w:tc>
          <w:tcPr>
            <w:tcW w:w="4820" w:type="dxa"/>
          </w:tcPr>
          <w:p w14:paraId="52412AC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781D6A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Jan Pa</w:t>
            </w:r>
            <w:r w:rsidR="00781D6A" w:rsidRPr="002A6193">
              <w:rPr>
                <w:rFonts w:eastAsia="Calibri"/>
              </w:rPr>
              <w:t>u</w:t>
            </w:r>
            <w:r w:rsidRPr="002A6193">
              <w:rPr>
                <w:rFonts w:eastAsia="Calibri"/>
              </w:rPr>
              <w:t>lsissen</w:t>
            </w:r>
            <w:r w:rsidRPr="002A6193">
              <w:rPr>
                <w:rFonts w:eastAsia="Calibri"/>
                <w:vertAlign w:val="superscript"/>
              </w:rPr>
              <w:footnoteReference w:id="659"/>
            </w:r>
            <w:r w:rsidRPr="002A6193">
              <w:rPr>
                <w:rFonts w:eastAsia="Calibri"/>
              </w:rPr>
              <w:t xml:space="preserve"> van Blanchenburgh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29128E8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1263" w:type="dxa"/>
          </w:tcPr>
          <w:p w14:paraId="47F2850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4A7D1C7" w14:textId="77777777">
        <w:tc>
          <w:tcPr>
            <w:tcW w:w="516" w:type="dxa"/>
          </w:tcPr>
          <w:p w14:paraId="5B3CAF8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27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/>
          </w:tcPr>
          <w:p w14:paraId="4226EB9E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6A29E5DC" w14:textId="2742192E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781D6A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Dirich Roeloffs vander Go</w:t>
            </w:r>
            <w:ins w:id="13" w:author="Nina Lamal" w:date="2023-02-09T16:19:00Z">
              <w:r w:rsidR="00EA278A">
                <w:rPr>
                  <w:rFonts w:eastAsia="Calibri"/>
                </w:rPr>
                <w:t>u</w:t>
              </w:r>
            </w:ins>
            <w:del w:id="14" w:author="Nina Lamal" w:date="2023-02-09T16:19:00Z">
              <w:r w:rsidRPr="002A6193" w:rsidDel="00EA278A">
                <w:rPr>
                  <w:rFonts w:eastAsia="Calibri"/>
                </w:rPr>
                <w:delText>n</w:delText>
              </w:r>
            </w:del>
            <w:r w:rsidRPr="002A6193">
              <w:rPr>
                <w:rFonts w:eastAsia="Calibri"/>
              </w:rPr>
              <w:t>da</w:t>
            </w:r>
          </w:p>
        </w:tc>
        <w:tc>
          <w:tcPr>
            <w:tcW w:w="1134" w:type="dxa"/>
          </w:tcPr>
          <w:p w14:paraId="6464247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1263" w:type="dxa"/>
          </w:tcPr>
          <w:p w14:paraId="70D84A5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008A6E2" w14:textId="77777777">
        <w:tc>
          <w:tcPr>
            <w:tcW w:w="516" w:type="dxa"/>
          </w:tcPr>
          <w:p w14:paraId="25279CBB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28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 w:val="restart"/>
            <w:shd w:val="clear" w:color="auto" w:fill="auto"/>
          </w:tcPr>
          <w:p w14:paraId="7BB478D0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558BBD52" w14:textId="2DCCCC95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781D6A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Folchert Hamens van Al</w:t>
            </w:r>
            <w:ins w:id="15" w:author="Nina Lamal" w:date="2023-02-09T16:19:00Z">
              <w:r w:rsidR="00EA278A">
                <w:rPr>
                  <w:rFonts w:eastAsia="Calibri"/>
                </w:rPr>
                <w:t>c</w:t>
              </w:r>
            </w:ins>
            <w:del w:id="16" w:author="Nina Lamal" w:date="2023-02-09T16:19:00Z">
              <w:r w:rsidRPr="002A6193" w:rsidDel="00EA278A">
                <w:rPr>
                  <w:rFonts w:eastAsia="Calibri"/>
                </w:rPr>
                <w:delText>e</w:delText>
              </w:r>
            </w:del>
            <w:r w:rsidRPr="002A6193">
              <w:rPr>
                <w:rFonts w:eastAsia="Calibri"/>
              </w:rPr>
              <w:t>mar</w:t>
            </w:r>
          </w:p>
        </w:tc>
        <w:tc>
          <w:tcPr>
            <w:tcW w:w="1134" w:type="dxa"/>
          </w:tcPr>
          <w:p w14:paraId="6CEAD312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1263" w:type="dxa"/>
          </w:tcPr>
          <w:p w14:paraId="07B0430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C8B804A" w14:textId="77777777">
        <w:tc>
          <w:tcPr>
            <w:tcW w:w="516" w:type="dxa"/>
          </w:tcPr>
          <w:p w14:paraId="36F6F42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29</w:t>
            </w:r>
            <w:r w:rsidR="00346BAB" w:rsidRPr="002A6193">
              <w:rPr>
                <w:rFonts w:eastAsia="Calibri"/>
              </w:rPr>
              <w:t>.</w:t>
            </w:r>
          </w:p>
        </w:tc>
        <w:tc>
          <w:tcPr>
            <w:tcW w:w="1949" w:type="dxa"/>
            <w:vMerge/>
          </w:tcPr>
          <w:p w14:paraId="3B027EE0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69CA1C0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781D6A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Sander Henrix van Lit</w:t>
            </w:r>
          </w:p>
        </w:tc>
        <w:tc>
          <w:tcPr>
            <w:tcW w:w="1134" w:type="dxa"/>
          </w:tcPr>
          <w:p w14:paraId="09A1614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1263" w:type="dxa"/>
          </w:tcPr>
          <w:p w14:paraId="0F1CBD0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A642CD" w:rsidRPr="002A6193">
              <w:rPr>
                <w:rFonts w:eastAsia="Calibri"/>
              </w:rPr>
              <w:t xml:space="preserve"> |</w:t>
            </w:r>
          </w:p>
        </w:tc>
      </w:tr>
    </w:tbl>
    <w:p w14:paraId="6EC5882C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190v /</w:t>
      </w:r>
      <w:r w:rsidR="00A642CD" w:rsidRPr="002A6193">
        <w:rPr>
          <w:rFonts w:eastAsia="Calibri"/>
        </w:rPr>
        <w:t xml:space="preserve"> 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"/>
        <w:gridCol w:w="1957"/>
        <w:gridCol w:w="4797"/>
        <w:gridCol w:w="1031"/>
        <w:gridCol w:w="1222"/>
      </w:tblGrid>
      <w:tr w:rsidR="009B2620" w:rsidRPr="002A6193" w14:paraId="67CE2206" w14:textId="77777777">
        <w:tc>
          <w:tcPr>
            <w:tcW w:w="516" w:type="dxa"/>
          </w:tcPr>
          <w:p w14:paraId="2B05F267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30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</w:tcPr>
          <w:p w14:paraId="1E311AFC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marangone</w:t>
            </w:r>
          </w:p>
        </w:tc>
        <w:tc>
          <w:tcPr>
            <w:tcW w:w="4875" w:type="dxa"/>
          </w:tcPr>
          <w:p w14:paraId="5CE4E68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Cornelissen van Montfort</w:t>
            </w:r>
          </w:p>
        </w:tc>
        <w:tc>
          <w:tcPr>
            <w:tcW w:w="1054" w:type="dxa"/>
          </w:tcPr>
          <w:p w14:paraId="546D811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</w:t>
            </w:r>
          </w:p>
        </w:tc>
        <w:tc>
          <w:tcPr>
            <w:tcW w:w="1257" w:type="dxa"/>
          </w:tcPr>
          <w:p w14:paraId="07FF4A32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2AC50EA" w14:textId="77777777">
        <w:tc>
          <w:tcPr>
            <w:tcW w:w="516" w:type="dxa"/>
          </w:tcPr>
          <w:p w14:paraId="69FC336B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31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</w:tcPr>
          <w:p w14:paraId="0B4D77A6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75" w:type="dxa"/>
          </w:tcPr>
          <w:p w14:paraId="35F3E4B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Henri Jeroniusse van Sottermer</w:t>
            </w:r>
          </w:p>
        </w:tc>
        <w:tc>
          <w:tcPr>
            <w:tcW w:w="1054" w:type="dxa"/>
          </w:tcPr>
          <w:p w14:paraId="689ADA6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257" w:type="dxa"/>
          </w:tcPr>
          <w:p w14:paraId="17BAC1D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41A13A0" w14:textId="77777777">
        <w:tc>
          <w:tcPr>
            <w:tcW w:w="516" w:type="dxa"/>
          </w:tcPr>
          <w:p w14:paraId="57A9171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32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 w:val="restart"/>
          </w:tcPr>
          <w:p w14:paraId="0CE7D7C0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bombardieri</w:t>
            </w:r>
          </w:p>
        </w:tc>
        <w:tc>
          <w:tcPr>
            <w:tcW w:w="4875" w:type="dxa"/>
          </w:tcPr>
          <w:p w14:paraId="354CA70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Willemson van Scotlant</w:t>
            </w:r>
          </w:p>
        </w:tc>
        <w:tc>
          <w:tcPr>
            <w:tcW w:w="1054" w:type="dxa"/>
          </w:tcPr>
          <w:p w14:paraId="58B0C64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10B392F9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904AEB6" w14:textId="77777777">
        <w:tc>
          <w:tcPr>
            <w:tcW w:w="516" w:type="dxa"/>
          </w:tcPr>
          <w:p w14:paraId="076FD1A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33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67CB6037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003708A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Janssen van Dort</w:t>
            </w:r>
          </w:p>
        </w:tc>
        <w:tc>
          <w:tcPr>
            <w:tcW w:w="1054" w:type="dxa"/>
          </w:tcPr>
          <w:p w14:paraId="5A54C7D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01843C29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B7F924B" w14:textId="77777777">
        <w:tc>
          <w:tcPr>
            <w:tcW w:w="516" w:type="dxa"/>
          </w:tcPr>
          <w:p w14:paraId="53AF505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34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07A9DED8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1AD6B1A7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Huych Roeloffs van Bomel 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054" w:type="dxa"/>
          </w:tcPr>
          <w:p w14:paraId="396A1B73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36ABE51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7959546" w14:textId="77777777">
        <w:tc>
          <w:tcPr>
            <w:tcW w:w="516" w:type="dxa"/>
          </w:tcPr>
          <w:p w14:paraId="681C2E4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35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1C2803FB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462D71C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Jasper Joris van Engelmunster</w:t>
            </w:r>
          </w:p>
        </w:tc>
        <w:tc>
          <w:tcPr>
            <w:tcW w:w="1054" w:type="dxa"/>
          </w:tcPr>
          <w:p w14:paraId="58729E9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403B8CC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4C21E61" w14:textId="77777777">
        <w:tc>
          <w:tcPr>
            <w:tcW w:w="516" w:type="dxa"/>
          </w:tcPr>
          <w:p w14:paraId="508C817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36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395050D5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5939CC9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Coverts van Amsterdam</w:t>
            </w:r>
          </w:p>
        </w:tc>
        <w:tc>
          <w:tcPr>
            <w:tcW w:w="1054" w:type="dxa"/>
          </w:tcPr>
          <w:p w14:paraId="196B05E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39CDBC6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5A2B639" w14:textId="77777777">
        <w:tc>
          <w:tcPr>
            <w:tcW w:w="516" w:type="dxa"/>
          </w:tcPr>
          <w:p w14:paraId="461429FB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37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0E9B6B9C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7B7C08F3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Antonis Laurentssen van Yperen</w:t>
            </w:r>
          </w:p>
        </w:tc>
        <w:tc>
          <w:tcPr>
            <w:tcW w:w="1054" w:type="dxa"/>
          </w:tcPr>
          <w:p w14:paraId="607044D7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4E0DE1F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3570355" w14:textId="77777777">
        <w:tc>
          <w:tcPr>
            <w:tcW w:w="516" w:type="dxa"/>
          </w:tcPr>
          <w:p w14:paraId="4E3554F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38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6F0A5529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7A71EB4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Corstiaen Adrianssen van Leyen</w:t>
            </w:r>
          </w:p>
        </w:tc>
        <w:tc>
          <w:tcPr>
            <w:tcW w:w="1054" w:type="dxa"/>
          </w:tcPr>
          <w:p w14:paraId="7F5BAD2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7B0D969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3CA8A49" w14:textId="77777777">
        <w:tc>
          <w:tcPr>
            <w:tcW w:w="516" w:type="dxa"/>
          </w:tcPr>
          <w:p w14:paraId="4C27C40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39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2C98D6FA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7E7C0DC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Damessen vvytte Ketel</w:t>
            </w:r>
          </w:p>
        </w:tc>
        <w:tc>
          <w:tcPr>
            <w:tcW w:w="1054" w:type="dxa"/>
          </w:tcPr>
          <w:p w14:paraId="7828BC9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4DD8DE07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F0725C8" w14:textId="77777777">
        <w:tc>
          <w:tcPr>
            <w:tcW w:w="516" w:type="dxa"/>
          </w:tcPr>
          <w:p w14:paraId="5C27E0E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40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00EB8AE2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673BC3D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Michiel van Wert</w:t>
            </w:r>
          </w:p>
        </w:tc>
        <w:tc>
          <w:tcPr>
            <w:tcW w:w="1054" w:type="dxa"/>
          </w:tcPr>
          <w:p w14:paraId="7AD4CA5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50649DD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004507F" w14:textId="77777777">
        <w:tc>
          <w:tcPr>
            <w:tcW w:w="516" w:type="dxa"/>
          </w:tcPr>
          <w:p w14:paraId="10412EBE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41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2FAAF4A2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4C77BAE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Barent Janssen van Langessont</w:t>
            </w:r>
          </w:p>
        </w:tc>
        <w:tc>
          <w:tcPr>
            <w:tcW w:w="1054" w:type="dxa"/>
          </w:tcPr>
          <w:p w14:paraId="2848FCE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131B792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943D4D3" w14:textId="77777777">
        <w:tc>
          <w:tcPr>
            <w:tcW w:w="516" w:type="dxa"/>
          </w:tcPr>
          <w:p w14:paraId="6090E4D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42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31A8CC20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33ABB94C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Willem Melsen Blom van Dort</w:t>
            </w:r>
          </w:p>
        </w:tc>
        <w:tc>
          <w:tcPr>
            <w:tcW w:w="1054" w:type="dxa"/>
          </w:tcPr>
          <w:p w14:paraId="5DF071F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257" w:type="dxa"/>
          </w:tcPr>
          <w:p w14:paraId="6C523839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007A6F1" w14:textId="77777777">
        <w:tc>
          <w:tcPr>
            <w:tcW w:w="516" w:type="dxa"/>
          </w:tcPr>
          <w:p w14:paraId="2A486EB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43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37CBD73E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220D35EC" w14:textId="5D235D7F" w:rsidR="009B2620" w:rsidRPr="002A6193" w:rsidRDefault="00E54E37" w:rsidP="00EA278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Lucas Sylersson van A</w:t>
            </w:r>
            <w:del w:id="17" w:author="Nina Lamal" w:date="2023-02-09T16:20:00Z">
              <w:r w:rsidRPr="002A6193" w:rsidDel="00EA278A">
                <w:rPr>
                  <w:rFonts w:eastAsia="Calibri"/>
                </w:rPr>
                <w:delText>r</w:delText>
              </w:r>
            </w:del>
            <w:ins w:id="18" w:author="Nina Lamal" w:date="2023-02-09T16:20:00Z">
              <w:r w:rsidR="00EA278A">
                <w:rPr>
                  <w:rFonts w:eastAsia="Calibri"/>
                </w:rPr>
                <w:t>n</w:t>
              </w:r>
            </w:ins>
            <w:r w:rsidRPr="002A6193">
              <w:rPr>
                <w:rFonts w:eastAsia="Calibri"/>
              </w:rPr>
              <w:t>tuerpen</w:t>
            </w:r>
          </w:p>
        </w:tc>
        <w:tc>
          <w:tcPr>
            <w:tcW w:w="1054" w:type="dxa"/>
          </w:tcPr>
          <w:p w14:paraId="6FDA74C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2ABDD7A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4DA9956" w14:textId="77777777">
        <w:tc>
          <w:tcPr>
            <w:tcW w:w="516" w:type="dxa"/>
          </w:tcPr>
          <w:p w14:paraId="509C540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44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184F65C9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3900851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Adrianssen van Swyndrecht</w:t>
            </w:r>
          </w:p>
        </w:tc>
        <w:tc>
          <w:tcPr>
            <w:tcW w:w="1054" w:type="dxa"/>
          </w:tcPr>
          <w:p w14:paraId="63FDCE17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1AD83E4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6E68A5D2" w14:textId="77777777">
        <w:tc>
          <w:tcPr>
            <w:tcW w:w="516" w:type="dxa"/>
          </w:tcPr>
          <w:p w14:paraId="01396D2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45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</w:tcPr>
          <w:p w14:paraId="131C729E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barilaro</w:t>
            </w:r>
          </w:p>
        </w:tc>
        <w:tc>
          <w:tcPr>
            <w:tcW w:w="4875" w:type="dxa"/>
          </w:tcPr>
          <w:p w14:paraId="4565D2E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Abraham Classen van Delft</w:t>
            </w:r>
          </w:p>
        </w:tc>
        <w:tc>
          <w:tcPr>
            <w:tcW w:w="1054" w:type="dxa"/>
          </w:tcPr>
          <w:p w14:paraId="6E5862B5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257" w:type="dxa"/>
          </w:tcPr>
          <w:p w14:paraId="4FCFB53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C460A08" w14:textId="77777777">
        <w:tc>
          <w:tcPr>
            <w:tcW w:w="516" w:type="dxa"/>
          </w:tcPr>
          <w:p w14:paraId="3FAE602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46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 w:val="restart"/>
          </w:tcPr>
          <w:p w14:paraId="1FAA88C3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bombardieri ancora</w:t>
            </w:r>
          </w:p>
        </w:tc>
        <w:tc>
          <w:tcPr>
            <w:tcW w:w="4875" w:type="dxa"/>
          </w:tcPr>
          <w:p w14:paraId="6C4D723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Jansson van Utrechet</w:t>
            </w:r>
          </w:p>
        </w:tc>
        <w:tc>
          <w:tcPr>
            <w:tcW w:w="1054" w:type="dxa"/>
          </w:tcPr>
          <w:p w14:paraId="7223657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257" w:type="dxa"/>
          </w:tcPr>
          <w:p w14:paraId="52F997E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8E3B6FF" w14:textId="77777777">
        <w:tc>
          <w:tcPr>
            <w:tcW w:w="516" w:type="dxa"/>
          </w:tcPr>
          <w:p w14:paraId="35FBB1D1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47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13E181C2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4D3BB95B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Tunissen Saybroot</w:t>
            </w:r>
          </w:p>
        </w:tc>
        <w:tc>
          <w:tcPr>
            <w:tcW w:w="1054" w:type="dxa"/>
          </w:tcPr>
          <w:p w14:paraId="0742B5A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253F4FC3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A3197F7" w14:textId="77777777">
        <w:tc>
          <w:tcPr>
            <w:tcW w:w="516" w:type="dxa"/>
          </w:tcPr>
          <w:p w14:paraId="22F00F3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48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6E8525EB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050CA043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Martin Josten van Antwerpen</w:t>
            </w:r>
            <w:r w:rsidRPr="002A6193">
              <w:rPr>
                <w:rFonts w:eastAsia="Calibri"/>
                <w:vertAlign w:val="superscript"/>
              </w:rPr>
              <w:footnoteReference w:id="660"/>
            </w:r>
          </w:p>
        </w:tc>
        <w:tc>
          <w:tcPr>
            <w:tcW w:w="1054" w:type="dxa"/>
          </w:tcPr>
          <w:p w14:paraId="506CCF6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795E856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D0D86AA" w14:textId="77777777">
        <w:tc>
          <w:tcPr>
            <w:tcW w:w="516" w:type="dxa"/>
          </w:tcPr>
          <w:p w14:paraId="1B9FB1D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49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5875D659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3BAD075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Joris Suns Schotsman </w:t>
            </w:r>
          </w:p>
        </w:tc>
        <w:tc>
          <w:tcPr>
            <w:tcW w:w="1054" w:type="dxa"/>
          </w:tcPr>
          <w:p w14:paraId="77FFB433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27B104A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36DE00E" w14:textId="77777777">
        <w:tc>
          <w:tcPr>
            <w:tcW w:w="516" w:type="dxa"/>
          </w:tcPr>
          <w:p w14:paraId="1AF4007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50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1DC2FE32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5C9E8EA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Adrian Jansson van Ant</w:t>
            </w:r>
            <w:r w:rsidR="00CF651E" w:rsidRPr="002A6193">
              <w:rPr>
                <w:rFonts w:eastAsia="Calibri"/>
              </w:rPr>
              <w:t>u</w:t>
            </w:r>
            <w:r w:rsidRPr="002A6193">
              <w:rPr>
                <w:rFonts w:eastAsia="Calibri"/>
              </w:rPr>
              <w:t>erpen</w:t>
            </w:r>
          </w:p>
        </w:tc>
        <w:tc>
          <w:tcPr>
            <w:tcW w:w="1054" w:type="dxa"/>
          </w:tcPr>
          <w:p w14:paraId="49D3188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42618D13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622A55DA" w14:textId="77777777">
        <w:tc>
          <w:tcPr>
            <w:tcW w:w="516" w:type="dxa"/>
          </w:tcPr>
          <w:p w14:paraId="19393DD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51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4407641C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6A9866A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Joris Laurentsson van Calcker</w:t>
            </w:r>
          </w:p>
        </w:tc>
        <w:tc>
          <w:tcPr>
            <w:tcW w:w="1054" w:type="dxa"/>
          </w:tcPr>
          <w:p w14:paraId="73A7F94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0E11F68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0899D18" w14:textId="77777777">
        <w:trPr>
          <w:trHeight w:val="270"/>
        </w:trPr>
        <w:tc>
          <w:tcPr>
            <w:tcW w:w="516" w:type="dxa"/>
          </w:tcPr>
          <w:p w14:paraId="0D2C85B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52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 w:val="restart"/>
          </w:tcPr>
          <w:p w14:paraId="0013223E" w14:textId="77777777" w:rsidR="009B2620" w:rsidRPr="002A6193" w:rsidRDefault="00E54E37" w:rsidP="009E5C9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marinari della gabbia</w:t>
            </w:r>
          </w:p>
        </w:tc>
        <w:tc>
          <w:tcPr>
            <w:tcW w:w="4875" w:type="dxa"/>
          </w:tcPr>
          <w:p w14:paraId="791546B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Elbert Janssen van Aldenburch</w:t>
            </w:r>
          </w:p>
        </w:tc>
        <w:tc>
          <w:tcPr>
            <w:tcW w:w="1054" w:type="dxa"/>
          </w:tcPr>
          <w:p w14:paraId="4045C78C" w14:textId="77777777" w:rsidR="009B2620" w:rsidRPr="002A6193" w:rsidRDefault="009E5C9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500525D8" w14:textId="77777777" w:rsidR="009B2620" w:rsidRPr="002A6193" w:rsidRDefault="009E5C9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9B2620" w:rsidRPr="002A6193" w14:paraId="71D712EE" w14:textId="77777777">
        <w:tc>
          <w:tcPr>
            <w:tcW w:w="516" w:type="dxa"/>
          </w:tcPr>
          <w:p w14:paraId="6A5C8273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53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7A0562CB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3BAC10F7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</w:t>
            </w:r>
            <w:r w:rsidRPr="002A6193">
              <w:rPr>
                <w:rFonts w:eastAsia="Calibri"/>
                <w:vertAlign w:val="superscript"/>
              </w:rPr>
              <w:footnoteReference w:id="661"/>
            </w:r>
            <w:r w:rsidRPr="002A6193">
              <w:rPr>
                <w:rFonts w:eastAsia="Calibri"/>
              </w:rPr>
              <w:t xml:space="preserve"> Danolsen Scotsman</w:t>
            </w:r>
          </w:p>
        </w:tc>
        <w:tc>
          <w:tcPr>
            <w:tcW w:w="1054" w:type="dxa"/>
          </w:tcPr>
          <w:p w14:paraId="53139A1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320B2D5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F46B9D0" w14:textId="77777777">
        <w:tc>
          <w:tcPr>
            <w:tcW w:w="516" w:type="dxa"/>
          </w:tcPr>
          <w:p w14:paraId="62FE3ABB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54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4E2004F4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3D6AE97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Pieter Gerretssen van Noortstrant</w:t>
            </w:r>
          </w:p>
        </w:tc>
        <w:tc>
          <w:tcPr>
            <w:tcW w:w="1054" w:type="dxa"/>
          </w:tcPr>
          <w:p w14:paraId="498C735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2C31D86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52568A0" w14:textId="77777777">
        <w:tc>
          <w:tcPr>
            <w:tcW w:w="516" w:type="dxa"/>
          </w:tcPr>
          <w:p w14:paraId="2753195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55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3A00AC20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46D808F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Ricker van Leiden</w:t>
            </w:r>
          </w:p>
        </w:tc>
        <w:tc>
          <w:tcPr>
            <w:tcW w:w="1054" w:type="dxa"/>
          </w:tcPr>
          <w:p w14:paraId="68DCAE3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75136C0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C86673B" w14:textId="77777777">
        <w:tc>
          <w:tcPr>
            <w:tcW w:w="516" w:type="dxa"/>
          </w:tcPr>
          <w:p w14:paraId="072B684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56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274BBDA4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1FB6F441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Piterssen van Dort</w:t>
            </w:r>
          </w:p>
        </w:tc>
        <w:tc>
          <w:tcPr>
            <w:tcW w:w="1054" w:type="dxa"/>
          </w:tcPr>
          <w:p w14:paraId="48C5138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4B8A87B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0C1368B" w14:textId="77777777">
        <w:tc>
          <w:tcPr>
            <w:tcW w:w="516" w:type="dxa"/>
          </w:tcPr>
          <w:p w14:paraId="6B3308C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57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1FE51CBB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338BE26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Pieter Janson van Dordrechet</w:t>
            </w:r>
          </w:p>
        </w:tc>
        <w:tc>
          <w:tcPr>
            <w:tcW w:w="1054" w:type="dxa"/>
          </w:tcPr>
          <w:p w14:paraId="1879C3F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1260A5B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A8EBDEE" w14:textId="77777777">
        <w:tc>
          <w:tcPr>
            <w:tcW w:w="516" w:type="dxa"/>
          </w:tcPr>
          <w:p w14:paraId="2F5631A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58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18BBFEF5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7F30B951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Eversson van Schidam </w:t>
            </w:r>
          </w:p>
        </w:tc>
        <w:tc>
          <w:tcPr>
            <w:tcW w:w="1054" w:type="dxa"/>
          </w:tcPr>
          <w:p w14:paraId="0B426119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0C93BB8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BCD32B8" w14:textId="77777777">
        <w:tc>
          <w:tcPr>
            <w:tcW w:w="516" w:type="dxa"/>
          </w:tcPr>
          <w:p w14:paraId="711925A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59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6CC681D5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166FC67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Clas Janson van Amsterdam</w:t>
            </w:r>
          </w:p>
        </w:tc>
        <w:tc>
          <w:tcPr>
            <w:tcW w:w="1054" w:type="dxa"/>
          </w:tcPr>
          <w:p w14:paraId="591E517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7B2955C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84C6031" w14:textId="77777777">
        <w:tc>
          <w:tcPr>
            <w:tcW w:w="516" w:type="dxa"/>
          </w:tcPr>
          <w:p w14:paraId="0A1FC54B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60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7FE078E0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618A3723" w14:textId="54F8382F" w:rsidR="009B2620" w:rsidRPr="002A6193" w:rsidRDefault="00E54E37" w:rsidP="00EA278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Janson van D</w:t>
            </w:r>
            <w:del w:id="19" w:author="Nina Lamal" w:date="2023-02-09T16:22:00Z">
              <w:r w:rsidRPr="002A6193" w:rsidDel="00EA278A">
                <w:rPr>
                  <w:rFonts w:eastAsia="Calibri"/>
                </w:rPr>
                <w:delText>o</w:delText>
              </w:r>
            </w:del>
            <w:ins w:id="20" w:author="Nina Lamal" w:date="2023-02-09T16:22:00Z">
              <w:r w:rsidR="00EA278A">
                <w:rPr>
                  <w:rFonts w:eastAsia="Calibri"/>
                </w:rPr>
                <w:t>e</w:t>
              </w:r>
            </w:ins>
            <w:r w:rsidRPr="002A6193">
              <w:rPr>
                <w:rFonts w:eastAsia="Calibri"/>
              </w:rPr>
              <w:t>lft</w:t>
            </w:r>
          </w:p>
        </w:tc>
        <w:tc>
          <w:tcPr>
            <w:tcW w:w="1054" w:type="dxa"/>
          </w:tcPr>
          <w:p w14:paraId="0E722D0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4D365449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E0813FE" w14:textId="77777777">
        <w:tc>
          <w:tcPr>
            <w:tcW w:w="516" w:type="dxa"/>
          </w:tcPr>
          <w:p w14:paraId="6513125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61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27B27116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03A933A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Hendrich Siegins van Bel</w:t>
            </w:r>
          </w:p>
        </w:tc>
        <w:tc>
          <w:tcPr>
            <w:tcW w:w="1054" w:type="dxa"/>
          </w:tcPr>
          <w:p w14:paraId="0D2F85A2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732643E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CA9AAD0" w14:textId="77777777">
        <w:tc>
          <w:tcPr>
            <w:tcW w:w="516" w:type="dxa"/>
          </w:tcPr>
          <w:p w14:paraId="36F3C2B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62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4082300A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5D79BAA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Willem Pieterssen Jager altro barilaro</w:t>
            </w:r>
          </w:p>
        </w:tc>
        <w:tc>
          <w:tcPr>
            <w:tcW w:w="1054" w:type="dxa"/>
          </w:tcPr>
          <w:p w14:paraId="21F9D23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257" w:type="dxa"/>
          </w:tcPr>
          <w:p w14:paraId="08032B8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2827A25" w14:textId="77777777">
        <w:tc>
          <w:tcPr>
            <w:tcW w:w="516" w:type="dxa"/>
          </w:tcPr>
          <w:p w14:paraId="140AE66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63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013696A1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263D465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Clas Crinen van Blesuich</w:t>
            </w:r>
          </w:p>
        </w:tc>
        <w:tc>
          <w:tcPr>
            <w:tcW w:w="1054" w:type="dxa"/>
          </w:tcPr>
          <w:p w14:paraId="17C0B67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5724314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F0C822D" w14:textId="77777777">
        <w:tc>
          <w:tcPr>
            <w:tcW w:w="516" w:type="dxa"/>
          </w:tcPr>
          <w:p w14:paraId="0294B26A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64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1D8D3F3D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4EBFB98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Lucas Jacobssen van Roterdam</w:t>
            </w:r>
          </w:p>
        </w:tc>
        <w:tc>
          <w:tcPr>
            <w:tcW w:w="1054" w:type="dxa"/>
          </w:tcPr>
          <w:p w14:paraId="2C3CC9D5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3317B1C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6054D711" w14:textId="77777777">
        <w:tc>
          <w:tcPr>
            <w:tcW w:w="516" w:type="dxa"/>
          </w:tcPr>
          <w:p w14:paraId="0DEAD27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65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0499CC99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1B4AAC2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Matthis Willemson van Roterdam</w:t>
            </w:r>
          </w:p>
        </w:tc>
        <w:tc>
          <w:tcPr>
            <w:tcW w:w="1054" w:type="dxa"/>
          </w:tcPr>
          <w:p w14:paraId="1ABA175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701E955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C848F60" w14:textId="77777777">
        <w:tc>
          <w:tcPr>
            <w:tcW w:w="516" w:type="dxa"/>
          </w:tcPr>
          <w:p w14:paraId="31CB8FB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>66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6954AEC6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70C1DF9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Piterson van Schidam</w:t>
            </w:r>
          </w:p>
        </w:tc>
        <w:tc>
          <w:tcPr>
            <w:tcW w:w="1054" w:type="dxa"/>
          </w:tcPr>
          <w:p w14:paraId="58AB486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3E062349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AD886ED" w14:textId="77777777">
        <w:tc>
          <w:tcPr>
            <w:tcW w:w="516" w:type="dxa"/>
          </w:tcPr>
          <w:p w14:paraId="547CFFE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67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5A7263A9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7166385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Aert Piterson van Dort</w:t>
            </w:r>
          </w:p>
        </w:tc>
        <w:tc>
          <w:tcPr>
            <w:tcW w:w="1054" w:type="dxa"/>
          </w:tcPr>
          <w:p w14:paraId="798B40C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257" w:type="dxa"/>
          </w:tcPr>
          <w:p w14:paraId="6E4226D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0F7BD71" w14:textId="77777777">
        <w:tc>
          <w:tcPr>
            <w:tcW w:w="516" w:type="dxa"/>
          </w:tcPr>
          <w:p w14:paraId="5FBD324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68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783F85B7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37F9C43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Cornelius Adriansen van Zutlandt</w:t>
            </w:r>
          </w:p>
        </w:tc>
        <w:tc>
          <w:tcPr>
            <w:tcW w:w="1054" w:type="dxa"/>
          </w:tcPr>
          <w:p w14:paraId="03E8C92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57" w:type="dxa"/>
          </w:tcPr>
          <w:p w14:paraId="14796A82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CE403F5" w14:textId="77777777">
        <w:tc>
          <w:tcPr>
            <w:tcW w:w="516" w:type="dxa"/>
          </w:tcPr>
          <w:p w14:paraId="0B2B651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69</w:t>
            </w:r>
            <w:r w:rsidR="009E5C9A" w:rsidRPr="002A6193">
              <w:rPr>
                <w:rFonts w:eastAsia="Calibri"/>
              </w:rPr>
              <w:t>.</w:t>
            </w:r>
          </w:p>
        </w:tc>
        <w:tc>
          <w:tcPr>
            <w:tcW w:w="1980" w:type="dxa"/>
            <w:vMerge/>
          </w:tcPr>
          <w:p w14:paraId="1AD17F9E" w14:textId="77777777" w:rsidR="009B2620" w:rsidRPr="002A6193" w:rsidRDefault="009B2620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75" w:type="dxa"/>
          </w:tcPr>
          <w:p w14:paraId="7219919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Bouddovvin</w:t>
            </w:r>
            <w:r w:rsidRPr="002A6193">
              <w:rPr>
                <w:rFonts w:eastAsia="Calibri"/>
                <w:vertAlign w:val="superscript"/>
              </w:rPr>
              <w:footnoteReference w:id="662"/>
            </w:r>
            <w:r w:rsidRPr="002A6193">
              <w:rPr>
                <w:rFonts w:eastAsia="Calibri"/>
              </w:rPr>
              <w:t xml:space="preserve"> Frerix van Schidan</w:t>
            </w:r>
          </w:p>
        </w:tc>
        <w:tc>
          <w:tcPr>
            <w:tcW w:w="1054" w:type="dxa"/>
          </w:tcPr>
          <w:p w14:paraId="59F3026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257" w:type="dxa"/>
          </w:tcPr>
          <w:p w14:paraId="5AAF29D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E5C9A" w:rsidRPr="002A6193">
              <w:rPr>
                <w:rFonts w:eastAsia="Calibri"/>
              </w:rPr>
              <w:t xml:space="preserve"> |</w:t>
            </w:r>
          </w:p>
        </w:tc>
      </w:tr>
    </w:tbl>
    <w:p w14:paraId="227876FE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191r /</w:t>
      </w:r>
    </w:p>
    <w:tbl>
      <w:tblPr>
        <w:tblStyle w:val="Grigliatabella3"/>
        <w:tblW w:w="1005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1799"/>
        <w:gridCol w:w="4704"/>
        <w:gridCol w:w="1107"/>
        <w:gridCol w:w="1229"/>
        <w:gridCol w:w="519"/>
      </w:tblGrid>
      <w:tr w:rsidR="002F245D" w:rsidRPr="002A6193" w14:paraId="2ACA8412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0279AF77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70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</w:tcPr>
          <w:p w14:paraId="114D1CC2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corporal</w:t>
            </w:r>
          </w:p>
        </w:tc>
        <w:tc>
          <w:tcPr>
            <w:tcW w:w="4704" w:type="dxa"/>
          </w:tcPr>
          <w:p w14:paraId="5654FE9E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Davidtson von Mans</w:t>
            </w:r>
            <w:r w:rsidRPr="002A6193">
              <w:rPr>
                <w:rFonts w:eastAsia="Calibri"/>
                <w:vertAlign w:val="superscript"/>
              </w:rPr>
              <w:footnoteReference w:id="663"/>
            </w:r>
          </w:p>
        </w:tc>
        <w:tc>
          <w:tcPr>
            <w:tcW w:w="1107" w:type="dxa"/>
          </w:tcPr>
          <w:p w14:paraId="15B8D076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</w:t>
            </w:r>
          </w:p>
        </w:tc>
        <w:tc>
          <w:tcPr>
            <w:tcW w:w="1229" w:type="dxa"/>
          </w:tcPr>
          <w:p w14:paraId="6E220945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593EE918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36395E83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71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 w:val="restart"/>
          </w:tcPr>
          <w:p w14:paraId="51EB955D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moschetieri</w:t>
            </w:r>
          </w:p>
        </w:tc>
        <w:tc>
          <w:tcPr>
            <w:tcW w:w="4704" w:type="dxa"/>
          </w:tcPr>
          <w:p w14:paraId="55CDFF74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Bastian Janson van Vesel</w:t>
            </w:r>
          </w:p>
        </w:tc>
        <w:tc>
          <w:tcPr>
            <w:tcW w:w="1107" w:type="dxa"/>
          </w:tcPr>
          <w:p w14:paraId="5ACDE9D8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229" w:type="dxa"/>
          </w:tcPr>
          <w:p w14:paraId="2890E21B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7488F0F6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5D811BE7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72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3D18531F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69399CCF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Tunis Hendrix van Gorcon</w:t>
            </w:r>
          </w:p>
        </w:tc>
        <w:tc>
          <w:tcPr>
            <w:tcW w:w="1107" w:type="dxa"/>
          </w:tcPr>
          <w:p w14:paraId="62419527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0903DED9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72ABABC9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44910E2B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73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0BD96AC1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2EE12D81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Goossen Janson van Buren</w:t>
            </w:r>
          </w:p>
        </w:tc>
        <w:tc>
          <w:tcPr>
            <w:tcW w:w="1107" w:type="dxa"/>
          </w:tcPr>
          <w:p w14:paraId="0F9B7AF8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229" w:type="dxa"/>
          </w:tcPr>
          <w:p w14:paraId="5AC92C0C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528011BC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3EEA3FA5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74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3B988012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6476184A" w14:textId="77D80BD0" w:rsidR="00C743AF" w:rsidRPr="002A6193" w:rsidRDefault="00E54E37" w:rsidP="00EA278A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Job Adriansen </w:t>
            </w:r>
            <w:r w:rsidR="00C743AF" w:rsidRPr="002A6193">
              <w:rPr>
                <w:rFonts w:eastAsia="Calibri"/>
                <w:lang w:val="en-US"/>
              </w:rPr>
              <w:t>vu</w:t>
            </w:r>
            <w:r w:rsidRPr="002A6193">
              <w:rPr>
                <w:rFonts w:eastAsia="Calibri"/>
                <w:lang w:val="en-US"/>
              </w:rPr>
              <w:t xml:space="preserve">yt </w:t>
            </w:r>
            <w:commentRangeStart w:id="21"/>
            <w:ins w:id="22" w:author="Nina Lamal" w:date="2023-02-09T16:24:00Z">
              <w:r w:rsidR="00EA278A">
                <w:rPr>
                  <w:rFonts w:eastAsia="Calibri"/>
                  <w:lang w:val="en-US"/>
                </w:rPr>
                <w:t>Z</w:t>
              </w:r>
            </w:ins>
            <w:del w:id="23" w:author="Nina Lamal" w:date="2023-02-09T16:24:00Z">
              <w:r w:rsidR="00C743AF" w:rsidRPr="002A6193" w:rsidDel="00EA278A">
                <w:rPr>
                  <w:rFonts w:eastAsia="Calibri"/>
                  <w:lang w:val="en-US"/>
                </w:rPr>
                <w:delText>z</w:delText>
              </w:r>
            </w:del>
            <w:r w:rsidRPr="002A6193">
              <w:rPr>
                <w:rFonts w:eastAsia="Calibri"/>
                <w:lang w:val="en-US"/>
              </w:rPr>
              <w:t>ut</w:t>
            </w:r>
            <w:del w:id="24" w:author="Nina Lamal" w:date="2023-02-09T16:24:00Z">
              <w:r w:rsidRPr="002A6193" w:rsidDel="00EA278A">
                <w:rPr>
                  <w:rFonts w:eastAsia="Calibri"/>
                  <w:lang w:val="en-US"/>
                </w:rPr>
                <w:delText xml:space="preserve"> </w:delText>
              </w:r>
            </w:del>
            <w:ins w:id="25" w:author="Nina Lamal" w:date="2023-02-09T16:24:00Z">
              <w:r w:rsidR="00EA278A">
                <w:rPr>
                  <w:rFonts w:eastAsia="Calibri"/>
                  <w:lang w:val="en-US"/>
                </w:rPr>
                <w:t>l</w:t>
              </w:r>
            </w:ins>
            <w:r w:rsidR="00C743AF" w:rsidRPr="002A6193">
              <w:rPr>
                <w:rFonts w:eastAsia="Calibri"/>
                <w:lang w:val="en-US"/>
              </w:rPr>
              <w:t>L</w:t>
            </w:r>
            <w:r w:rsidRPr="002A6193">
              <w:rPr>
                <w:rFonts w:eastAsia="Calibri"/>
                <w:lang w:val="en-US"/>
              </w:rPr>
              <w:t>andt</w:t>
            </w:r>
            <w:commentRangeEnd w:id="21"/>
            <w:r w:rsidR="00EA278A">
              <w:rPr>
                <w:rStyle w:val="CommentReference"/>
              </w:rPr>
              <w:commentReference w:id="21"/>
            </w:r>
          </w:p>
        </w:tc>
        <w:tc>
          <w:tcPr>
            <w:tcW w:w="1107" w:type="dxa"/>
          </w:tcPr>
          <w:p w14:paraId="218EC259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229" w:type="dxa"/>
          </w:tcPr>
          <w:p w14:paraId="7CC2A6A5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4AF13A89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163534A3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75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123114CE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7FF7D02A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Hendrich Abramson van Leiden</w:t>
            </w:r>
          </w:p>
        </w:tc>
        <w:tc>
          <w:tcPr>
            <w:tcW w:w="1107" w:type="dxa"/>
          </w:tcPr>
          <w:p w14:paraId="60F9D756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6BC6F6A6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7368092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235F79E8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76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20D46E7C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109F3D2D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Marcus Marcusson van Amsterdam</w:t>
            </w:r>
          </w:p>
        </w:tc>
        <w:tc>
          <w:tcPr>
            <w:tcW w:w="1107" w:type="dxa"/>
          </w:tcPr>
          <w:p w14:paraId="47FAAEAE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770C200D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553231C4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70EF1F9A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77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209C4A7D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26E2547C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Cassels</w:t>
            </w:r>
            <w:r w:rsidRPr="002A6193">
              <w:rPr>
                <w:rFonts w:eastAsia="Calibri"/>
                <w:vertAlign w:val="superscript"/>
              </w:rPr>
              <w:footnoteReference w:id="664"/>
            </w:r>
            <w:r w:rsidRPr="002A6193">
              <w:rPr>
                <w:rFonts w:eastAsia="Calibri"/>
              </w:rPr>
              <w:t xml:space="preserve"> van Lubech</w:t>
            </w:r>
          </w:p>
        </w:tc>
        <w:tc>
          <w:tcPr>
            <w:tcW w:w="1107" w:type="dxa"/>
          </w:tcPr>
          <w:p w14:paraId="53CFDFEE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68CE80DB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314EEEC5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01AC0EBD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78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40BE16AB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577865D4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Isaach Robbrechts van Roterdam</w:t>
            </w:r>
          </w:p>
        </w:tc>
        <w:tc>
          <w:tcPr>
            <w:tcW w:w="1107" w:type="dxa"/>
          </w:tcPr>
          <w:p w14:paraId="40E76057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0767B9C8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2E0208D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3C2ACF7D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79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5166B2AB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6BE1362A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Hendrich Cornelisson vanden Ouwendich</w:t>
            </w:r>
          </w:p>
        </w:tc>
        <w:tc>
          <w:tcPr>
            <w:tcW w:w="1107" w:type="dxa"/>
          </w:tcPr>
          <w:p w14:paraId="39E7E69D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1086EA88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72BB83E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0B4D7D18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80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36C4BA37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3428A82C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Govert Dirichsson van Dordrechet</w:t>
            </w:r>
          </w:p>
        </w:tc>
        <w:tc>
          <w:tcPr>
            <w:tcW w:w="1107" w:type="dxa"/>
          </w:tcPr>
          <w:p w14:paraId="16C871CF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22C2D32A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1705DC2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5347EF06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81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09A9A47B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4C17BA5B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Gillis Janson van Roterdam</w:t>
            </w:r>
          </w:p>
        </w:tc>
        <w:tc>
          <w:tcPr>
            <w:tcW w:w="1107" w:type="dxa"/>
          </w:tcPr>
          <w:p w14:paraId="45550D53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6AED01F1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5C0AF9CC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6EC9A1D5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82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485257B9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19FC2B0D" w14:textId="3D094AF1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Dames Cornelisson </w:t>
            </w:r>
            <w:ins w:id="26" w:author="Nina Lamal" w:date="2023-02-09T16:25:00Z">
              <w:r w:rsidR="00E06790">
                <w:rPr>
                  <w:rFonts w:eastAsia="Calibri"/>
                </w:rPr>
                <w:t>u</w:t>
              </w:r>
            </w:ins>
            <w:del w:id="27" w:author="Nina Lamal" w:date="2023-02-09T16:25:00Z">
              <w:r w:rsidR="00C743AF" w:rsidRPr="002A6193" w:rsidDel="00E06790">
                <w:rPr>
                  <w:rFonts w:eastAsia="Calibri"/>
                </w:rPr>
                <w:delText>v</w:delText>
              </w:r>
            </w:del>
            <w:r w:rsidR="00C743AF" w:rsidRPr="002A6193">
              <w:rPr>
                <w:rFonts w:eastAsia="Calibri"/>
              </w:rPr>
              <w:t>u</w:t>
            </w:r>
            <w:r w:rsidRPr="002A6193">
              <w:rPr>
                <w:rFonts w:eastAsia="Calibri"/>
              </w:rPr>
              <w:t>ytte Caech</w:t>
            </w:r>
          </w:p>
        </w:tc>
        <w:tc>
          <w:tcPr>
            <w:tcW w:w="1107" w:type="dxa"/>
          </w:tcPr>
          <w:p w14:paraId="7A0C5933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46C704AB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9D8BDAD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2C1DF39B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83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14175BC0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5F279171" w14:textId="288CC23D" w:rsidR="00C743AF" w:rsidRPr="002A6193" w:rsidRDefault="00E54E37" w:rsidP="00C743AF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Boudeluyn Ghysbertsson van</w:t>
            </w:r>
            <w:r w:rsidR="00C743AF" w:rsidRPr="002A6193">
              <w:rPr>
                <w:rFonts w:eastAsia="Calibri"/>
              </w:rPr>
              <w:t>(</w:t>
            </w:r>
            <w:r w:rsidR="00E942A0" w:rsidRPr="002A6193">
              <w:rPr>
                <w:rFonts w:eastAsia="Calibri"/>
              </w:rPr>
              <w:t>n</w:t>
            </w:r>
            <w:r w:rsidR="00C743AF" w:rsidRPr="002A6193">
              <w:rPr>
                <w:rFonts w:eastAsia="Calibri"/>
              </w:rPr>
              <w:t>) Go</w:t>
            </w:r>
            <w:ins w:id="28" w:author="Nina Lamal" w:date="2023-02-09T16:25:00Z">
              <w:r w:rsidR="00E06790">
                <w:rPr>
                  <w:rFonts w:eastAsia="Calibri"/>
                </w:rPr>
                <w:t>u</w:t>
              </w:r>
            </w:ins>
            <w:del w:id="29" w:author="Nina Lamal" w:date="2023-02-09T16:25:00Z">
              <w:r w:rsidR="00C743AF" w:rsidRPr="002A6193" w:rsidDel="00E06790">
                <w:rPr>
                  <w:rFonts w:eastAsia="Calibri"/>
                </w:rPr>
                <w:delText>n</w:delText>
              </w:r>
            </w:del>
            <w:r w:rsidR="00C743AF" w:rsidRPr="002A6193">
              <w:rPr>
                <w:rFonts w:eastAsia="Calibri"/>
              </w:rPr>
              <w:t>da</w:t>
            </w:r>
          </w:p>
        </w:tc>
        <w:tc>
          <w:tcPr>
            <w:tcW w:w="1107" w:type="dxa"/>
          </w:tcPr>
          <w:p w14:paraId="0C037AD7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7C8C34F6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16E66AC9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7AF15682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83</w:t>
            </w:r>
            <w:r w:rsidRPr="002A6193">
              <w:rPr>
                <w:rFonts w:eastAsia="Calibri"/>
                <w:vertAlign w:val="superscript"/>
              </w:rPr>
              <w:footnoteReference w:id="665"/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1790B011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24BF32F3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Adrian Janson van Roterdam</w:t>
            </w:r>
          </w:p>
        </w:tc>
        <w:tc>
          <w:tcPr>
            <w:tcW w:w="1107" w:type="dxa"/>
          </w:tcPr>
          <w:p w14:paraId="561265A6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1AD27530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45F7E623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209B6B47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85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056F367F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168A665A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Reyer Jacobsson van Delft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07" w:type="dxa"/>
          </w:tcPr>
          <w:p w14:paraId="568557B8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229" w:type="dxa"/>
          </w:tcPr>
          <w:p w14:paraId="5483238E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9561728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5244A79A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86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2EDEA573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2E7DF2D6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Lodewich Schomber van Cassel</w:t>
            </w:r>
          </w:p>
        </w:tc>
        <w:tc>
          <w:tcPr>
            <w:tcW w:w="1107" w:type="dxa"/>
          </w:tcPr>
          <w:p w14:paraId="30D9CF37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2EEF31CB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8348251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66C32E46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87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68D31DFA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0631E4E7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Piter Jeronimessen van Dort</w:t>
            </w:r>
          </w:p>
        </w:tc>
        <w:tc>
          <w:tcPr>
            <w:tcW w:w="1107" w:type="dxa"/>
          </w:tcPr>
          <w:p w14:paraId="432726AB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5003432A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4F20E08F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01783206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88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7B23C66D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268030EC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Antonissen van Reseling</w:t>
            </w:r>
          </w:p>
        </w:tc>
        <w:tc>
          <w:tcPr>
            <w:tcW w:w="1107" w:type="dxa"/>
          </w:tcPr>
          <w:p w14:paraId="1EE18D5A" w14:textId="4593413E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  <w:r w:rsidR="0028312D" w:rsidRPr="002A6193">
              <w:rPr>
                <w:rFonts w:eastAsia="Calibri"/>
              </w:rPr>
              <w:t>1/2</w:t>
            </w:r>
          </w:p>
        </w:tc>
        <w:tc>
          <w:tcPr>
            <w:tcW w:w="1229" w:type="dxa"/>
          </w:tcPr>
          <w:p w14:paraId="4DF87156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Pr="002A6193">
              <w:rPr>
                <w:rStyle w:val="FootnoteReference"/>
                <w:rFonts w:eastAsia="Calibri"/>
              </w:rPr>
              <w:footnoteReference w:id="666"/>
            </w:r>
            <w:r w:rsidRPr="002A6193">
              <w:rPr>
                <w:rFonts w:eastAsia="Calibri"/>
              </w:rPr>
              <w:t xml:space="preserve"> |</w:t>
            </w:r>
          </w:p>
        </w:tc>
      </w:tr>
      <w:tr w:rsidR="002F245D" w:rsidRPr="002A6193" w14:paraId="7F7202C8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3B53B281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89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 w:val="restart"/>
          </w:tcPr>
          <w:p w14:paraId="14F3CF90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soldati</w:t>
            </w:r>
          </w:p>
        </w:tc>
        <w:tc>
          <w:tcPr>
            <w:tcW w:w="4704" w:type="dxa"/>
          </w:tcPr>
          <w:p w14:paraId="686E92D7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Piter Pitersson van Encusen 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07" w:type="dxa"/>
          </w:tcPr>
          <w:p w14:paraId="75041F8A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3A3ADE61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172CCCF7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53E1A0CD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90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11E2B2EA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40F677B3" w14:textId="77777777" w:rsidR="00C743AF" w:rsidRPr="002A6193" w:rsidRDefault="00E54E37" w:rsidP="00D74387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Mattheus Stoffelsson</w:t>
            </w:r>
            <w:r w:rsidR="00D74387" w:rsidRPr="002A6193">
              <w:rPr>
                <w:rFonts w:eastAsia="Calibri"/>
              </w:rPr>
              <w:t xml:space="preserve"> van Amsterdam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07" w:type="dxa"/>
          </w:tcPr>
          <w:p w14:paraId="4A5AECD0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1D3BB8CA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AFB25B3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2CBFE052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91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580D734B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170CE55B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Ghysbert Jacobsson van Rotterdam</w:t>
            </w:r>
          </w:p>
        </w:tc>
        <w:tc>
          <w:tcPr>
            <w:tcW w:w="1107" w:type="dxa"/>
          </w:tcPr>
          <w:p w14:paraId="64C7971E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229" w:type="dxa"/>
          </w:tcPr>
          <w:p w14:paraId="57FD498A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E505F7A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7FE21373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92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1F11114D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6CD16773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Michiel Laurentsson van Harlem</w:t>
            </w:r>
          </w:p>
        </w:tc>
        <w:tc>
          <w:tcPr>
            <w:tcW w:w="1107" w:type="dxa"/>
          </w:tcPr>
          <w:p w14:paraId="387A949F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229" w:type="dxa"/>
          </w:tcPr>
          <w:p w14:paraId="51A47CB0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78BFDA9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5C6BA89B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93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2930219E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36868609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Tys Pitersson van Schidam</w:t>
            </w:r>
          </w:p>
        </w:tc>
        <w:tc>
          <w:tcPr>
            <w:tcW w:w="1107" w:type="dxa"/>
          </w:tcPr>
          <w:p w14:paraId="61D0E6BA" w14:textId="3D3ACE40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  <w:r w:rsidR="0028312D" w:rsidRPr="002A6193">
              <w:rPr>
                <w:rFonts w:eastAsia="Calibri"/>
              </w:rPr>
              <w:t>1/2</w:t>
            </w:r>
          </w:p>
        </w:tc>
        <w:tc>
          <w:tcPr>
            <w:tcW w:w="1229" w:type="dxa"/>
          </w:tcPr>
          <w:p w14:paraId="26305725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7A4B49DE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408F005B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94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490D733B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240A85E9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Jansson van Roterdam</w:t>
            </w:r>
          </w:p>
        </w:tc>
        <w:tc>
          <w:tcPr>
            <w:tcW w:w="1107" w:type="dxa"/>
          </w:tcPr>
          <w:p w14:paraId="42C00F90" w14:textId="63345D71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  <w:r w:rsidR="00204D35" w:rsidRPr="002A6193">
              <w:rPr>
                <w:rFonts w:eastAsia="Calibri"/>
              </w:rPr>
              <w:t>1/2</w:t>
            </w:r>
          </w:p>
        </w:tc>
        <w:tc>
          <w:tcPr>
            <w:tcW w:w="1229" w:type="dxa"/>
          </w:tcPr>
          <w:p w14:paraId="5D21F1EF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790DB49E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</w:tcPr>
          <w:p w14:paraId="355DC701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95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69A846DB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77B3230F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Vincent Vincentsson van Antuerpen</w:t>
            </w:r>
          </w:p>
        </w:tc>
        <w:tc>
          <w:tcPr>
            <w:tcW w:w="1107" w:type="dxa"/>
          </w:tcPr>
          <w:p w14:paraId="2E54FF0B" w14:textId="6AF1A080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  <w:r w:rsidR="0028312D" w:rsidRPr="002A6193">
              <w:rPr>
                <w:rFonts w:eastAsia="Calibri"/>
              </w:rPr>
              <w:t>1/2</w:t>
            </w:r>
          </w:p>
        </w:tc>
        <w:tc>
          <w:tcPr>
            <w:tcW w:w="1229" w:type="dxa"/>
          </w:tcPr>
          <w:p w14:paraId="0DC927EF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34FAD91B" w14:textId="77777777" w:rsidTr="00046257">
        <w:trPr>
          <w:gridAfter w:val="1"/>
          <w:wAfter w:w="519" w:type="dxa"/>
          <w:trHeight w:val="282"/>
        </w:trPr>
        <w:tc>
          <w:tcPr>
            <w:tcW w:w="692" w:type="dxa"/>
          </w:tcPr>
          <w:p w14:paraId="1DD70577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96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</w:tcPr>
          <w:p w14:paraId="5CF967A4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provosto</w:t>
            </w:r>
          </w:p>
        </w:tc>
        <w:tc>
          <w:tcPr>
            <w:tcW w:w="4704" w:type="dxa"/>
          </w:tcPr>
          <w:p w14:paraId="6709EE5E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Henrich Hendrix van Hoorn</w:t>
            </w:r>
          </w:p>
        </w:tc>
        <w:tc>
          <w:tcPr>
            <w:tcW w:w="1107" w:type="dxa"/>
          </w:tcPr>
          <w:p w14:paraId="030A8CA8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</w:t>
            </w:r>
          </w:p>
        </w:tc>
        <w:tc>
          <w:tcPr>
            <w:tcW w:w="1229" w:type="dxa"/>
          </w:tcPr>
          <w:p w14:paraId="46C2A9DA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2378CC7F" w14:textId="77777777" w:rsidTr="00046257">
        <w:trPr>
          <w:gridAfter w:val="1"/>
          <w:wAfter w:w="519" w:type="dxa"/>
          <w:trHeight w:val="268"/>
        </w:trPr>
        <w:tc>
          <w:tcPr>
            <w:tcW w:w="692" w:type="dxa"/>
            <w:shd w:val="clear" w:color="auto" w:fill="auto"/>
          </w:tcPr>
          <w:p w14:paraId="1667A12D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97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 w:val="restart"/>
          </w:tcPr>
          <w:p w14:paraId="209EEFF3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regazzi della picciola </w:t>
            </w:r>
            <w:r w:rsidR="00D74387" w:rsidRPr="002A6193">
              <w:rPr>
                <w:rFonts w:eastAsia="Calibri"/>
              </w:rPr>
              <w:t xml:space="preserve">| </w:t>
            </w:r>
            <w:r w:rsidRPr="002A6193">
              <w:rPr>
                <w:rFonts w:eastAsia="Calibri"/>
              </w:rPr>
              <w:t xml:space="preserve">barca et fan </w:t>
            </w:r>
            <w:r w:rsidR="00D74387" w:rsidRPr="002A6193">
              <w:rPr>
                <w:rFonts w:eastAsia="Calibri"/>
              </w:rPr>
              <w:t xml:space="preserve">| </w:t>
            </w:r>
            <w:r w:rsidRPr="002A6193">
              <w:rPr>
                <w:rFonts w:eastAsia="Calibri"/>
              </w:rPr>
              <w:t>neta la nave</w:t>
            </w:r>
          </w:p>
        </w:tc>
        <w:tc>
          <w:tcPr>
            <w:tcW w:w="4704" w:type="dxa"/>
          </w:tcPr>
          <w:p w14:paraId="0C680463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D74387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Tunis Jansson van Roterdam</w:t>
            </w:r>
          </w:p>
        </w:tc>
        <w:tc>
          <w:tcPr>
            <w:tcW w:w="1107" w:type="dxa"/>
          </w:tcPr>
          <w:p w14:paraId="0D7D0BE8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229" w:type="dxa"/>
          </w:tcPr>
          <w:p w14:paraId="113E70C4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2F245D" w:rsidRPr="002A6193" w14:paraId="7716295C" w14:textId="77777777" w:rsidTr="00046257">
        <w:trPr>
          <w:gridAfter w:val="1"/>
          <w:wAfter w:w="519" w:type="dxa"/>
          <w:trHeight w:val="831"/>
        </w:trPr>
        <w:tc>
          <w:tcPr>
            <w:tcW w:w="692" w:type="dxa"/>
            <w:shd w:val="clear" w:color="auto" w:fill="auto"/>
          </w:tcPr>
          <w:p w14:paraId="6C49EDF0" w14:textId="77777777" w:rsidR="00C743AF" w:rsidRPr="002A6193" w:rsidRDefault="00D7438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98.</w:t>
            </w:r>
          </w:p>
        </w:tc>
        <w:tc>
          <w:tcPr>
            <w:tcW w:w="1799" w:type="dxa"/>
            <w:vMerge/>
          </w:tcPr>
          <w:p w14:paraId="6B3A0D2A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2D180390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D74387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Jan Josten van Roterdam</w:t>
            </w:r>
          </w:p>
        </w:tc>
        <w:tc>
          <w:tcPr>
            <w:tcW w:w="1107" w:type="dxa"/>
          </w:tcPr>
          <w:p w14:paraId="0D4D762B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</w:p>
        </w:tc>
        <w:tc>
          <w:tcPr>
            <w:tcW w:w="1229" w:type="dxa"/>
          </w:tcPr>
          <w:p w14:paraId="6FBB14B4" w14:textId="77777777" w:rsidR="00C743AF" w:rsidRPr="002A6193" w:rsidRDefault="00C743AF" w:rsidP="000462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046257" w:rsidRPr="002A6193" w14:paraId="7E26FCCF" w14:textId="77777777" w:rsidTr="00046257">
        <w:trPr>
          <w:trHeight w:val="268"/>
        </w:trPr>
        <w:tc>
          <w:tcPr>
            <w:tcW w:w="692" w:type="dxa"/>
          </w:tcPr>
          <w:p w14:paraId="283DA4E3" w14:textId="77777777" w:rsidR="00C743AF" w:rsidRPr="002A6193" w:rsidRDefault="00D7438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99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 w:val="restart"/>
          </w:tcPr>
          <w:p w14:paraId="5FEB52AF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mozzi</w:t>
            </w:r>
          </w:p>
        </w:tc>
        <w:tc>
          <w:tcPr>
            <w:tcW w:w="4704" w:type="dxa"/>
          </w:tcPr>
          <w:p w14:paraId="61CFE295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Francs Isacsson van Delft</w:t>
            </w:r>
          </w:p>
        </w:tc>
        <w:tc>
          <w:tcPr>
            <w:tcW w:w="1107" w:type="dxa"/>
          </w:tcPr>
          <w:p w14:paraId="7F345441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</w:p>
        </w:tc>
        <w:tc>
          <w:tcPr>
            <w:tcW w:w="1748" w:type="dxa"/>
            <w:gridSpan w:val="2"/>
          </w:tcPr>
          <w:p w14:paraId="1591318F" w14:textId="77777777" w:rsidR="00C743AF" w:rsidRPr="002A6193" w:rsidRDefault="00C743AF" w:rsidP="00046257">
            <w:pPr>
              <w:ind w:right="548"/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046257" w:rsidRPr="002A6193" w14:paraId="36CBAD49" w14:textId="77777777" w:rsidTr="00046257">
        <w:trPr>
          <w:trHeight w:val="282"/>
        </w:trPr>
        <w:tc>
          <w:tcPr>
            <w:tcW w:w="692" w:type="dxa"/>
          </w:tcPr>
          <w:p w14:paraId="38BD8471" w14:textId="77777777" w:rsidR="00C743AF" w:rsidRPr="002A6193" w:rsidRDefault="00D7438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100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598EA49D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504DF267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Renier Fockers van Roterdam</w:t>
            </w:r>
          </w:p>
        </w:tc>
        <w:tc>
          <w:tcPr>
            <w:tcW w:w="1107" w:type="dxa"/>
          </w:tcPr>
          <w:p w14:paraId="59592B50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</w:p>
        </w:tc>
        <w:tc>
          <w:tcPr>
            <w:tcW w:w="1748" w:type="dxa"/>
            <w:gridSpan w:val="2"/>
          </w:tcPr>
          <w:p w14:paraId="4CDF8A5B" w14:textId="77777777" w:rsidR="00C743AF" w:rsidRPr="002A6193" w:rsidRDefault="00C743AF" w:rsidP="00046257">
            <w:pPr>
              <w:ind w:right="548"/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046257" w:rsidRPr="002A6193" w14:paraId="1BDE8A5D" w14:textId="77777777" w:rsidTr="00046257">
        <w:trPr>
          <w:trHeight w:val="268"/>
        </w:trPr>
        <w:tc>
          <w:tcPr>
            <w:tcW w:w="692" w:type="dxa"/>
          </w:tcPr>
          <w:p w14:paraId="3EC39665" w14:textId="77777777" w:rsidR="00C743AF" w:rsidRPr="002A6193" w:rsidRDefault="00D7438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101</w:t>
            </w:r>
            <w:r w:rsidR="00C743AF" w:rsidRPr="002A6193">
              <w:rPr>
                <w:rFonts w:eastAsia="Calibri"/>
              </w:rPr>
              <w:t>.</w:t>
            </w:r>
          </w:p>
        </w:tc>
        <w:tc>
          <w:tcPr>
            <w:tcW w:w="1799" w:type="dxa"/>
            <w:vMerge/>
          </w:tcPr>
          <w:p w14:paraId="706D8877" w14:textId="77777777" w:rsidR="00C743AF" w:rsidRPr="002A6193" w:rsidRDefault="00C743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704" w:type="dxa"/>
          </w:tcPr>
          <w:p w14:paraId="35192D06" w14:textId="77777777" w:rsidR="00C743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Renier Cornelissen van Roterdam</w:t>
            </w:r>
          </w:p>
        </w:tc>
        <w:tc>
          <w:tcPr>
            <w:tcW w:w="1107" w:type="dxa"/>
          </w:tcPr>
          <w:p w14:paraId="21E11952" w14:textId="77777777" w:rsidR="00C743A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</w:p>
        </w:tc>
        <w:tc>
          <w:tcPr>
            <w:tcW w:w="1748" w:type="dxa"/>
            <w:gridSpan w:val="2"/>
          </w:tcPr>
          <w:p w14:paraId="539525F8" w14:textId="77777777" w:rsidR="00C743AF" w:rsidRPr="002A6193" w:rsidRDefault="00C743AF" w:rsidP="00046257">
            <w:pPr>
              <w:ind w:right="548"/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</w:tbl>
    <w:p w14:paraId="436EE182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191v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4"/>
        <w:gridCol w:w="1820"/>
      </w:tblGrid>
      <w:tr w:rsidR="009B2620" w:rsidRPr="002A6193" w14:paraId="470E8A5A" w14:textId="77777777">
        <w:tc>
          <w:tcPr>
            <w:tcW w:w="7797" w:type="dxa"/>
          </w:tcPr>
          <w:p w14:paraId="0FCE1C4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Il salario delli marinari tutti nella nave monta per mese</w:t>
            </w:r>
          </w:p>
        </w:tc>
        <w:tc>
          <w:tcPr>
            <w:tcW w:w="1842" w:type="dxa"/>
            <w:vAlign w:val="bottom"/>
          </w:tcPr>
          <w:p w14:paraId="711ED642" w14:textId="77777777" w:rsidR="009B2620" w:rsidRPr="002A6193" w:rsidRDefault="00E54E37" w:rsidP="00FA509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1084</w:t>
            </w:r>
            <w:r w:rsidR="00FA5092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18F1FE9" w14:textId="77777777">
        <w:trPr>
          <w:trHeight w:val="1387"/>
        </w:trPr>
        <w:tc>
          <w:tcPr>
            <w:tcW w:w="7797" w:type="dxa"/>
          </w:tcPr>
          <w:p w14:paraId="13DE7996" w14:textId="77777777" w:rsidR="009B2620" w:rsidRPr="002A6193" w:rsidRDefault="00FA5092" w:rsidP="004948D0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>s</w:t>
            </w:r>
            <w:r w:rsidR="00E54E37" w:rsidRPr="002A6193">
              <w:rPr>
                <w:rFonts w:eastAsia="Calibri"/>
              </w:rPr>
              <w:t>pese de’ viveri per dieci persone</w:t>
            </w:r>
            <w:r w:rsidR="00E54E37" w:rsidRPr="002A6193">
              <w:rPr>
                <w:rFonts w:eastAsia="Calibri"/>
                <w:vertAlign w:val="superscript"/>
              </w:rPr>
              <w:footnoteReference w:id="667"/>
            </w:r>
            <w:r w:rsidR="00E54E37" w:rsidRPr="002A6193">
              <w:rPr>
                <w:rFonts w:eastAsia="Calibri"/>
              </w:rPr>
              <w:t xml:space="preserve"> in ragion di quindeci fiorini per mese |</w:t>
            </w:r>
            <w:r w:rsidR="004948D0" w:rsidRPr="002A6193">
              <w:rPr>
                <w:rFonts w:eastAsia="Calibri"/>
              </w:rPr>
              <w:t xml:space="preserve"> </w:t>
            </w:r>
            <w:r w:rsidR="00E54E37" w:rsidRPr="002A6193">
              <w:rPr>
                <w:rFonts w:eastAsia="Calibri"/>
              </w:rPr>
              <w:t>che sono dieci soldi per testa il giorno perché mangiano | nella camera del patrone; et il restante de’ mari-|nari, che mangiano fuori della detta camera</w:t>
            </w:r>
            <w:r w:rsidR="00E54E37" w:rsidRPr="002A6193">
              <w:rPr>
                <w:rFonts w:eastAsia="Calibri"/>
                <w:vertAlign w:val="superscript"/>
              </w:rPr>
              <w:footnoteReference w:id="668"/>
            </w:r>
            <w:r w:rsidR="00E54E37" w:rsidRPr="002A6193">
              <w:rPr>
                <w:rFonts w:eastAsia="Calibri"/>
              </w:rPr>
              <w:t xml:space="preserve"> |</w:t>
            </w:r>
            <w:r w:rsidR="004948D0" w:rsidRPr="002A6193">
              <w:rPr>
                <w:rFonts w:eastAsia="Calibri"/>
              </w:rPr>
              <w:t xml:space="preserve"> </w:t>
            </w:r>
            <w:r w:rsidR="00E54E37" w:rsidRPr="002A6193">
              <w:rPr>
                <w:rFonts w:eastAsia="Calibri"/>
              </w:rPr>
              <w:t>in ragion di nove fiorini per mese, che sono | per testa soldi sei il giorno gl’uni,</w:t>
            </w:r>
            <w:r w:rsidR="004948D0" w:rsidRPr="002A6193">
              <w:rPr>
                <w:rFonts w:eastAsia="Calibri"/>
              </w:rPr>
              <w:t xml:space="preserve"> </w:t>
            </w:r>
            <w:r w:rsidR="00E54E37" w:rsidRPr="002A6193">
              <w:rPr>
                <w:rFonts w:eastAsia="Calibri"/>
              </w:rPr>
              <w:t>et li altri | importano</w:t>
            </w:r>
          </w:p>
        </w:tc>
        <w:tc>
          <w:tcPr>
            <w:tcW w:w="1842" w:type="dxa"/>
            <w:vAlign w:val="bottom"/>
          </w:tcPr>
          <w:p w14:paraId="58EB2FA1" w14:textId="30916279" w:rsidR="009B2620" w:rsidRPr="002A6193" w:rsidRDefault="00E54E37" w:rsidP="00FA509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969</w:t>
            </w:r>
            <w:r w:rsidR="00FA5092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E8BD09A" w14:textId="77777777">
        <w:tc>
          <w:tcPr>
            <w:tcW w:w="7797" w:type="dxa"/>
          </w:tcPr>
          <w:p w14:paraId="7AC8011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in tutto</w:t>
            </w:r>
          </w:p>
        </w:tc>
        <w:tc>
          <w:tcPr>
            <w:tcW w:w="1842" w:type="dxa"/>
            <w:vAlign w:val="bottom"/>
          </w:tcPr>
          <w:p w14:paraId="65DF9CB6" w14:textId="3C447438" w:rsidR="009B2620" w:rsidRPr="002A6193" w:rsidRDefault="00E54E37" w:rsidP="00FA509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2053</w:t>
            </w:r>
            <w:r w:rsidR="00FA5092" w:rsidRPr="002A6193">
              <w:rPr>
                <w:rFonts w:eastAsia="Calibri"/>
              </w:rPr>
              <w:t xml:space="preserve"> |</w:t>
            </w:r>
          </w:p>
        </w:tc>
      </w:tr>
    </w:tbl>
    <w:p w14:paraId="64CE7FA8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7"/>
        <w:gridCol w:w="1827"/>
      </w:tblGrid>
      <w:tr w:rsidR="009B2620" w:rsidRPr="002A6193" w14:paraId="0B998D99" w14:textId="77777777">
        <w:tc>
          <w:tcPr>
            <w:tcW w:w="7797" w:type="dxa"/>
          </w:tcPr>
          <w:p w14:paraId="6104367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Vien per </w:t>
            </w:r>
            <w:r w:rsidR="00E16EE6" w:rsidRPr="002A6193">
              <w:rPr>
                <w:rFonts w:eastAsia="Calibri"/>
              </w:rPr>
              <w:t>mez'</w:t>
            </w:r>
            <w:r w:rsidRPr="002A6193">
              <w:rPr>
                <w:rFonts w:eastAsia="Calibri"/>
              </w:rPr>
              <w:t>anno fiorini</w:t>
            </w:r>
          </w:p>
        </w:tc>
        <w:tc>
          <w:tcPr>
            <w:tcW w:w="1842" w:type="dxa"/>
            <w:vAlign w:val="bottom"/>
          </w:tcPr>
          <w:p w14:paraId="79AA0BF4" w14:textId="77777777" w:rsidR="009B2620" w:rsidRPr="002A6193" w:rsidRDefault="00E54E37" w:rsidP="00E16EE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12318</w:t>
            </w:r>
            <w:r w:rsidR="00E16EE6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2EACEA0" w14:textId="77777777">
        <w:tc>
          <w:tcPr>
            <w:tcW w:w="7797" w:type="dxa"/>
          </w:tcPr>
          <w:p w14:paraId="1CD9E719" w14:textId="77777777" w:rsidR="009B2620" w:rsidRPr="002A6193" w:rsidRDefault="00E16EE6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er li utensilii di cucina per il detto | tempo</w:t>
            </w:r>
          </w:p>
        </w:tc>
        <w:tc>
          <w:tcPr>
            <w:tcW w:w="1842" w:type="dxa"/>
            <w:vAlign w:val="bottom"/>
          </w:tcPr>
          <w:p w14:paraId="6E836C9E" w14:textId="2A62016E" w:rsidR="009B2620" w:rsidRPr="002A6193" w:rsidRDefault="00E54E37" w:rsidP="00E16EE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25</w:t>
            </w:r>
            <w:r w:rsidR="00E16EE6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827BC81" w14:textId="77777777">
        <w:tc>
          <w:tcPr>
            <w:tcW w:w="7797" w:type="dxa"/>
          </w:tcPr>
          <w:p w14:paraId="4505B94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Nota che ’l capitan Jan Janson dice | haver havuto nelle sue spese de’ viveri un | giorno avanti la mostra 40 huomini | che sono fiorini</w:t>
            </w:r>
          </w:p>
        </w:tc>
        <w:tc>
          <w:tcPr>
            <w:tcW w:w="1842" w:type="dxa"/>
            <w:vAlign w:val="bottom"/>
          </w:tcPr>
          <w:p w14:paraId="07A0A006" w14:textId="0C0FCE71" w:rsidR="009B2620" w:rsidRPr="002A6193" w:rsidRDefault="00E54E37" w:rsidP="00E16EE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12</w:t>
            </w:r>
            <w:r w:rsidR="00E16EE6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ACB0396" w14:textId="77777777">
        <w:tc>
          <w:tcPr>
            <w:tcW w:w="7797" w:type="dxa"/>
          </w:tcPr>
          <w:p w14:paraId="67776EC9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842" w:type="dxa"/>
            <w:vAlign w:val="bottom"/>
          </w:tcPr>
          <w:p w14:paraId="6BE2119F" w14:textId="77777777" w:rsidR="009B2620" w:rsidRPr="002A6193" w:rsidRDefault="00E54E37" w:rsidP="00E16EE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12355</w:t>
            </w:r>
            <w:r w:rsidR="00E16EE6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E698BAC" w14:textId="77777777">
        <w:tc>
          <w:tcPr>
            <w:tcW w:w="7797" w:type="dxa"/>
          </w:tcPr>
          <w:p w14:paraId="39557107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Item per il noleggio del vassello per mese 2400 fiorini come | nel contratto</w:t>
            </w:r>
          </w:p>
          <w:p w14:paraId="1DDDE3B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importa per sei mesi</w:t>
            </w:r>
          </w:p>
        </w:tc>
        <w:tc>
          <w:tcPr>
            <w:tcW w:w="1842" w:type="dxa"/>
            <w:vAlign w:val="bottom"/>
          </w:tcPr>
          <w:p w14:paraId="6476034D" w14:textId="77777777" w:rsidR="009B2620" w:rsidRPr="002A6193" w:rsidRDefault="00E54E37" w:rsidP="00E16EE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14400</w:t>
            </w:r>
            <w:r w:rsidR="00E16EE6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5B19F49" w14:textId="77777777">
        <w:tc>
          <w:tcPr>
            <w:tcW w:w="7797" w:type="dxa"/>
          </w:tcPr>
          <w:p w14:paraId="52201223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842" w:type="dxa"/>
            <w:vAlign w:val="bottom"/>
          </w:tcPr>
          <w:p w14:paraId="33649B96" w14:textId="77777777" w:rsidR="009B2620" w:rsidRPr="002A6193" w:rsidRDefault="00E54E37" w:rsidP="00E16EE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26755</w:t>
            </w:r>
            <w:r w:rsidR="00E16EE6" w:rsidRPr="002A6193">
              <w:rPr>
                <w:rFonts w:eastAsia="Calibri"/>
              </w:rPr>
              <w:t xml:space="preserve"> |</w:t>
            </w:r>
          </w:p>
        </w:tc>
      </w:tr>
    </w:tbl>
    <w:p w14:paraId="7A388C88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5"/>
        <w:gridCol w:w="1819"/>
      </w:tblGrid>
      <w:tr w:rsidR="009B2620" w:rsidRPr="002A6193" w14:paraId="62F5D368" w14:textId="77777777">
        <w:tc>
          <w:tcPr>
            <w:tcW w:w="7797" w:type="dxa"/>
          </w:tcPr>
          <w:p w14:paraId="6674358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 questi sono gionti li viveri dei soldati del capitan </w:t>
            </w:r>
            <w:r w:rsidR="00FB2D6B" w:rsidRPr="002A6193">
              <w:rPr>
                <w:rFonts w:eastAsia="Calibri"/>
              </w:rPr>
              <w:t>Beauprau</w:t>
            </w:r>
            <w:r w:rsidRPr="002A6193">
              <w:rPr>
                <w:rFonts w:eastAsia="Calibri"/>
                <w:vertAlign w:val="superscript"/>
              </w:rPr>
              <w:footnoteReference w:id="669"/>
            </w:r>
            <w:r w:rsidRPr="002A6193">
              <w:rPr>
                <w:rFonts w:eastAsia="Calibri"/>
              </w:rPr>
              <w:t xml:space="preserve"> venuti |</w:t>
            </w:r>
          </w:p>
          <w:p w14:paraId="1335E96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sopra la nave a’ 23 di aprile 1618 tra’ quali | sei mangiano nella camera del</w:t>
            </w:r>
          </w:p>
          <w:p w14:paraId="16474C0A" w14:textId="556F8C9B" w:rsidR="009B2620" w:rsidRPr="002A6193" w:rsidRDefault="002D1332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atrone a | ragion di 15 fiorini il mese cioè soldi 10 per testa il giorno fiorini</w:t>
            </w:r>
          </w:p>
        </w:tc>
        <w:tc>
          <w:tcPr>
            <w:tcW w:w="1842" w:type="dxa"/>
            <w:vAlign w:val="bottom"/>
          </w:tcPr>
          <w:p w14:paraId="483CE3A4" w14:textId="3372020E" w:rsidR="009B2620" w:rsidRPr="002A6193" w:rsidRDefault="00E54E37" w:rsidP="00FB2D6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90</w:t>
            </w:r>
            <w:r w:rsidR="00AC0225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43BDE4B" w14:textId="77777777">
        <w:tc>
          <w:tcPr>
            <w:tcW w:w="7797" w:type="dxa"/>
          </w:tcPr>
          <w:p w14:paraId="0BBC2BE7" w14:textId="77777777" w:rsidR="009B2620" w:rsidRPr="002A6193" w:rsidRDefault="002D1332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e</w:t>
            </w:r>
            <w:r w:rsidR="00E54E37" w:rsidRPr="002A6193">
              <w:rPr>
                <w:rFonts w:eastAsia="Calibri"/>
              </w:rPr>
              <w:t xml:space="preserve">t per 74 fuori della camera a ragion di | nove fiorini per mese cioè soldi sei </w:t>
            </w:r>
          </w:p>
          <w:p w14:paraId="4CECFEB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per | testa al giorno</w:t>
            </w:r>
          </w:p>
        </w:tc>
        <w:tc>
          <w:tcPr>
            <w:tcW w:w="1842" w:type="dxa"/>
            <w:vAlign w:val="bottom"/>
          </w:tcPr>
          <w:p w14:paraId="3AF42BAA" w14:textId="37C5B492" w:rsidR="009B2620" w:rsidRPr="002A6193" w:rsidRDefault="00E54E37" w:rsidP="00FB2D6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666</w:t>
            </w:r>
            <w:r w:rsidR="00AC0225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33299A4" w14:textId="77777777">
        <w:tc>
          <w:tcPr>
            <w:tcW w:w="7797" w:type="dxa"/>
          </w:tcPr>
          <w:p w14:paraId="47CBAC4D" w14:textId="77777777" w:rsidR="009B2620" w:rsidRPr="002A6193" w:rsidRDefault="002D1332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 xml:space="preserve">iù a primo maggio </w:t>
            </w:r>
            <w:r w:rsidRPr="002A6193">
              <w:rPr>
                <w:rFonts w:eastAsia="Calibri"/>
              </w:rPr>
              <w:t>1618</w:t>
            </w:r>
            <w:r w:rsidR="00E54E37" w:rsidRPr="002A6193">
              <w:rPr>
                <w:rFonts w:eastAsia="Calibri"/>
              </w:rPr>
              <w:t xml:space="preserve"> 18 soldati</w:t>
            </w:r>
          </w:p>
        </w:tc>
        <w:tc>
          <w:tcPr>
            <w:tcW w:w="1842" w:type="dxa"/>
            <w:vAlign w:val="bottom"/>
          </w:tcPr>
          <w:p w14:paraId="6B9DE3A1" w14:textId="36AD0494" w:rsidR="009B2620" w:rsidRPr="002A6193" w:rsidRDefault="00E54E37" w:rsidP="00FB2D6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162</w:t>
            </w:r>
            <w:r w:rsidR="00AC0225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3960939" w14:textId="77777777">
        <w:tc>
          <w:tcPr>
            <w:tcW w:w="7797" w:type="dxa"/>
          </w:tcPr>
          <w:p w14:paraId="673CEFA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ab/>
              <w:t>importano il mese</w:t>
            </w:r>
          </w:p>
        </w:tc>
        <w:tc>
          <w:tcPr>
            <w:tcW w:w="1842" w:type="dxa"/>
            <w:vAlign w:val="bottom"/>
          </w:tcPr>
          <w:p w14:paraId="27C3F4E0" w14:textId="26957CCE" w:rsidR="009B2620" w:rsidRPr="002A6193" w:rsidRDefault="00E54E37" w:rsidP="00FB2D6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918</w:t>
            </w:r>
            <w:r w:rsidR="00AC0225" w:rsidRPr="002A6193">
              <w:rPr>
                <w:rFonts w:eastAsia="Calibri"/>
              </w:rPr>
              <w:t xml:space="preserve"> |</w:t>
            </w:r>
          </w:p>
        </w:tc>
      </w:tr>
    </w:tbl>
    <w:p w14:paraId="4DEC8CFF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9"/>
        <w:gridCol w:w="1825"/>
      </w:tblGrid>
      <w:tr w:rsidR="009B2620" w:rsidRPr="002A6193" w14:paraId="26128E15" w14:textId="77777777">
        <w:tc>
          <w:tcPr>
            <w:tcW w:w="7797" w:type="dxa"/>
          </w:tcPr>
          <w:p w14:paraId="06EA02CF" w14:textId="77777777" w:rsidR="009B2620" w:rsidRPr="002A6193" w:rsidRDefault="006F6E9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f</w:t>
            </w:r>
            <w:r w:rsidR="00E54E37" w:rsidRPr="002A6193">
              <w:rPr>
                <w:rFonts w:eastAsia="Calibri"/>
              </w:rPr>
              <w:t>anno per tre mesi</w:t>
            </w:r>
          </w:p>
        </w:tc>
        <w:tc>
          <w:tcPr>
            <w:tcW w:w="1842" w:type="dxa"/>
          </w:tcPr>
          <w:p w14:paraId="5A7A6F74" w14:textId="4FE1B8E9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2754</w:t>
            </w:r>
            <w:r w:rsidR="006F6E93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98B5C13" w14:textId="77777777">
        <w:tc>
          <w:tcPr>
            <w:tcW w:w="7797" w:type="dxa"/>
          </w:tcPr>
          <w:p w14:paraId="30E18669" w14:textId="77777777" w:rsidR="009B2620" w:rsidRPr="002A6193" w:rsidRDefault="006F6E9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er li utensilii di cucina | per il detto tempo per | li 98 soldati</w:t>
            </w:r>
          </w:p>
        </w:tc>
        <w:tc>
          <w:tcPr>
            <w:tcW w:w="1842" w:type="dxa"/>
          </w:tcPr>
          <w:p w14:paraId="56EE2842" w14:textId="217FA6D3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12</w:t>
            </w:r>
            <w:r w:rsidR="006F6E93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7F3CECE6" w14:textId="77777777">
        <w:tc>
          <w:tcPr>
            <w:tcW w:w="7797" w:type="dxa"/>
          </w:tcPr>
          <w:p w14:paraId="4257EE30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2598480" w14:textId="392FC0DF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2766</w:t>
            </w:r>
            <w:r w:rsidR="006F6E93" w:rsidRPr="002A6193">
              <w:rPr>
                <w:rFonts w:eastAsia="Calibri"/>
              </w:rPr>
              <w:t xml:space="preserve"> |</w:t>
            </w:r>
          </w:p>
        </w:tc>
      </w:tr>
    </w:tbl>
    <w:p w14:paraId="5F5941EB" w14:textId="77777777" w:rsidR="009B2620" w:rsidRPr="002A6193" w:rsidRDefault="009B2620" w:rsidP="009B2620">
      <w:pPr>
        <w:jc w:val="both"/>
        <w:rPr>
          <w:rFonts w:eastAsia="Calibri"/>
        </w:rPr>
      </w:pPr>
    </w:p>
    <w:p w14:paraId="7E42B2B4" w14:textId="77777777" w:rsidR="009B2620" w:rsidRPr="002A6193" w:rsidRDefault="009B2620" w:rsidP="009B2620">
      <w:pPr>
        <w:jc w:val="both"/>
        <w:rPr>
          <w:rFonts w:eastAsia="Calibri"/>
        </w:rPr>
      </w:pPr>
    </w:p>
    <w:p w14:paraId="5FCE9787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192r /</w:t>
      </w:r>
    </w:p>
    <w:p w14:paraId="139804DD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Fatta mostra a’ 19 d’april 1618 a | Roterdam la prima et poi alli 16 di maggio alla brilla | </w:t>
      </w:r>
    </w:p>
    <w:p w14:paraId="49FF5E90" w14:textId="77777777" w:rsidR="003C201F" w:rsidRPr="002A6193" w:rsidRDefault="003C201F" w:rsidP="009B2620">
      <w:pPr>
        <w:jc w:val="both"/>
        <w:rPr>
          <w:rFonts w:eastAsia="Calibri"/>
        </w:rPr>
      </w:pPr>
    </w:p>
    <w:p w14:paraId="64DB90B4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Rollo delle genti del capitan Isaac Janson van Nieuvelt | imbarcate sopra il vassello nominato Emaus armato dai | signori dell’amiralità di Roterdam per servitio della serenissima | republica di Venetia, et sono le genti compreso il capitano offi-|ciali, et marinari cento in tutto pagati di salario per mese | come qui sotto; et così anco per li viveri a conto della detta | serenissima </w:t>
      </w:r>
      <w:r w:rsidR="003C201F" w:rsidRPr="002A6193">
        <w:rPr>
          <w:rFonts w:eastAsia="Calibri"/>
        </w:rPr>
        <w:t>Republica</w:t>
      </w:r>
      <w:r w:rsidRPr="002A6193">
        <w:rPr>
          <w:rFonts w:eastAsia="Calibri"/>
        </w:rPr>
        <w:t xml:space="preserve"> |</w:t>
      </w:r>
    </w:p>
    <w:p w14:paraId="564B33CA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130"/>
        <w:gridCol w:w="4820"/>
        <w:gridCol w:w="1134"/>
        <w:gridCol w:w="1039"/>
      </w:tblGrid>
      <w:tr w:rsidR="00125886" w:rsidRPr="002A6193" w14:paraId="385A4B25" w14:textId="77777777">
        <w:tc>
          <w:tcPr>
            <w:tcW w:w="516" w:type="dxa"/>
          </w:tcPr>
          <w:p w14:paraId="1E0EA387" w14:textId="77777777" w:rsidR="00125886" w:rsidRPr="002A6193" w:rsidRDefault="00125886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2130" w:type="dxa"/>
          </w:tcPr>
          <w:p w14:paraId="32A42F09" w14:textId="77777777" w:rsidR="00125886" w:rsidRPr="002A6193" w:rsidRDefault="00125886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5FAD4090" w14:textId="77777777" w:rsidR="00125886" w:rsidRPr="002A6193" w:rsidRDefault="00125886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134" w:type="dxa"/>
          </w:tcPr>
          <w:p w14:paraId="1492BB6B" w14:textId="77777777" w:rsidR="00125886" w:rsidRPr="002A6193" w:rsidRDefault="00125886" w:rsidP="00D545C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salario</w:t>
            </w:r>
          </w:p>
        </w:tc>
        <w:tc>
          <w:tcPr>
            <w:tcW w:w="1039" w:type="dxa"/>
          </w:tcPr>
          <w:p w14:paraId="5C2CA8F3" w14:textId="77777777" w:rsidR="00125886" w:rsidRPr="002A6193" w:rsidRDefault="00125886" w:rsidP="00D545C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viveri |</w:t>
            </w:r>
          </w:p>
        </w:tc>
      </w:tr>
      <w:tr w:rsidR="00095604" w:rsidRPr="002A6193" w14:paraId="3E0AD4E9" w14:textId="77777777">
        <w:tc>
          <w:tcPr>
            <w:tcW w:w="516" w:type="dxa"/>
          </w:tcPr>
          <w:p w14:paraId="7B018E40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1.</w:t>
            </w:r>
          </w:p>
        </w:tc>
        <w:tc>
          <w:tcPr>
            <w:tcW w:w="2130" w:type="dxa"/>
          </w:tcPr>
          <w:p w14:paraId="05BB15DB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capitano</w:t>
            </w:r>
          </w:p>
        </w:tc>
        <w:tc>
          <w:tcPr>
            <w:tcW w:w="4820" w:type="dxa"/>
          </w:tcPr>
          <w:p w14:paraId="7542158C" w14:textId="78070B24" w:rsidR="00095604" w:rsidRPr="002A6193" w:rsidRDefault="007C7B2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</w:t>
            </w:r>
            <w:r w:rsidR="00E54E37" w:rsidRPr="002A6193">
              <w:rPr>
                <w:rFonts w:eastAsia="Calibri"/>
              </w:rPr>
              <w:t>saac Janson van Nieuvelt fiorini</w:t>
            </w:r>
          </w:p>
        </w:tc>
        <w:tc>
          <w:tcPr>
            <w:tcW w:w="1134" w:type="dxa"/>
          </w:tcPr>
          <w:p w14:paraId="03419566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40</w:t>
            </w:r>
          </w:p>
        </w:tc>
        <w:tc>
          <w:tcPr>
            <w:tcW w:w="1039" w:type="dxa"/>
          </w:tcPr>
          <w:p w14:paraId="060D0F26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0904D743" w14:textId="77777777">
        <w:tc>
          <w:tcPr>
            <w:tcW w:w="516" w:type="dxa"/>
          </w:tcPr>
          <w:p w14:paraId="4096D0A4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2.</w:t>
            </w:r>
          </w:p>
        </w:tc>
        <w:tc>
          <w:tcPr>
            <w:tcW w:w="2130" w:type="dxa"/>
          </w:tcPr>
          <w:p w14:paraId="74CF049B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luocotenente</w:t>
            </w:r>
          </w:p>
        </w:tc>
        <w:tc>
          <w:tcPr>
            <w:tcW w:w="4820" w:type="dxa"/>
          </w:tcPr>
          <w:p w14:paraId="44F0B721" w14:textId="3B046AF6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Bastian Jacobssen de M</w:t>
            </w:r>
            <w:ins w:id="30" w:author="Nina Lamal" w:date="2023-02-09T16:27:00Z">
              <w:r w:rsidR="00E06790">
                <w:rPr>
                  <w:rFonts w:eastAsia="Calibri"/>
                </w:rPr>
                <w:t>o</w:t>
              </w:r>
            </w:ins>
            <w:del w:id="31" w:author="Nina Lamal" w:date="2023-02-09T16:27:00Z">
              <w:r w:rsidRPr="002A6193" w:rsidDel="00E06790">
                <w:rPr>
                  <w:rFonts w:eastAsia="Calibri"/>
                </w:rPr>
                <w:delText>u</w:delText>
              </w:r>
            </w:del>
            <w:r w:rsidRPr="002A6193">
              <w:rPr>
                <w:rFonts w:eastAsia="Calibri"/>
              </w:rPr>
              <w:t>nick</w:t>
            </w:r>
          </w:p>
        </w:tc>
        <w:tc>
          <w:tcPr>
            <w:tcW w:w="1134" w:type="dxa"/>
          </w:tcPr>
          <w:p w14:paraId="61AE3A8A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40</w:t>
            </w:r>
          </w:p>
        </w:tc>
        <w:tc>
          <w:tcPr>
            <w:tcW w:w="1039" w:type="dxa"/>
          </w:tcPr>
          <w:p w14:paraId="740899E5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60FF3BD0" w14:textId="77777777">
        <w:tc>
          <w:tcPr>
            <w:tcW w:w="516" w:type="dxa"/>
          </w:tcPr>
          <w:p w14:paraId="19C2DC91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3.</w:t>
            </w:r>
          </w:p>
        </w:tc>
        <w:tc>
          <w:tcPr>
            <w:tcW w:w="2130" w:type="dxa"/>
          </w:tcPr>
          <w:p w14:paraId="63945521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patron</w:t>
            </w:r>
          </w:p>
        </w:tc>
        <w:tc>
          <w:tcPr>
            <w:tcW w:w="4820" w:type="dxa"/>
          </w:tcPr>
          <w:p w14:paraId="4C92C481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Gerrit Simonsen van Roterdam</w:t>
            </w:r>
          </w:p>
        </w:tc>
        <w:tc>
          <w:tcPr>
            <w:tcW w:w="1134" w:type="dxa"/>
          </w:tcPr>
          <w:p w14:paraId="358969D2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</w:t>
            </w:r>
          </w:p>
        </w:tc>
        <w:tc>
          <w:tcPr>
            <w:tcW w:w="1039" w:type="dxa"/>
          </w:tcPr>
          <w:p w14:paraId="73AD78C6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2BC6FE6C" w14:textId="77777777">
        <w:tc>
          <w:tcPr>
            <w:tcW w:w="516" w:type="dxa"/>
          </w:tcPr>
          <w:p w14:paraId="3AA68C61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4.</w:t>
            </w:r>
          </w:p>
        </w:tc>
        <w:tc>
          <w:tcPr>
            <w:tcW w:w="2130" w:type="dxa"/>
          </w:tcPr>
          <w:p w14:paraId="22643BB5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patron</w:t>
            </w:r>
          </w:p>
        </w:tc>
        <w:tc>
          <w:tcPr>
            <w:tcW w:w="4820" w:type="dxa"/>
          </w:tcPr>
          <w:p w14:paraId="7A5359C1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Piter Jacobson van Roterdam</w:t>
            </w:r>
          </w:p>
        </w:tc>
        <w:tc>
          <w:tcPr>
            <w:tcW w:w="1134" w:type="dxa"/>
          </w:tcPr>
          <w:p w14:paraId="6AA73A7F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</w:t>
            </w:r>
          </w:p>
        </w:tc>
        <w:tc>
          <w:tcPr>
            <w:tcW w:w="1039" w:type="dxa"/>
          </w:tcPr>
          <w:p w14:paraId="2C7BFDDE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7B7A80C3" w14:textId="77777777">
        <w:tc>
          <w:tcPr>
            <w:tcW w:w="516" w:type="dxa"/>
          </w:tcPr>
          <w:p w14:paraId="0C1B47BC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5.</w:t>
            </w:r>
          </w:p>
        </w:tc>
        <w:tc>
          <w:tcPr>
            <w:tcW w:w="2130" w:type="dxa"/>
          </w:tcPr>
          <w:p w14:paraId="0D9BAA40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pilota maggior</w:t>
            </w:r>
          </w:p>
        </w:tc>
        <w:tc>
          <w:tcPr>
            <w:tcW w:w="4820" w:type="dxa"/>
          </w:tcPr>
          <w:p w14:paraId="27DF2082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Adrian Endrinx van Roterdam</w:t>
            </w:r>
          </w:p>
        </w:tc>
        <w:tc>
          <w:tcPr>
            <w:tcW w:w="1134" w:type="dxa"/>
          </w:tcPr>
          <w:p w14:paraId="35EEEB1A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40</w:t>
            </w:r>
          </w:p>
        </w:tc>
        <w:tc>
          <w:tcPr>
            <w:tcW w:w="1039" w:type="dxa"/>
          </w:tcPr>
          <w:p w14:paraId="29BE100D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185FB060" w14:textId="77777777">
        <w:tc>
          <w:tcPr>
            <w:tcW w:w="516" w:type="dxa"/>
          </w:tcPr>
          <w:p w14:paraId="25AAA1F7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6.</w:t>
            </w:r>
          </w:p>
        </w:tc>
        <w:tc>
          <w:tcPr>
            <w:tcW w:w="2130" w:type="dxa"/>
          </w:tcPr>
          <w:p w14:paraId="1E145494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sotto pilota</w:t>
            </w:r>
          </w:p>
        </w:tc>
        <w:tc>
          <w:tcPr>
            <w:tcW w:w="4820" w:type="dxa"/>
          </w:tcPr>
          <w:p w14:paraId="0CFD6F0F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Robrecht Sterachem scotsman</w:t>
            </w:r>
          </w:p>
        </w:tc>
        <w:tc>
          <w:tcPr>
            <w:tcW w:w="1134" w:type="dxa"/>
          </w:tcPr>
          <w:p w14:paraId="719A5C40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33</w:t>
            </w:r>
          </w:p>
        </w:tc>
        <w:tc>
          <w:tcPr>
            <w:tcW w:w="1039" w:type="dxa"/>
          </w:tcPr>
          <w:p w14:paraId="49D2003B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6999363A" w14:textId="77777777">
        <w:tc>
          <w:tcPr>
            <w:tcW w:w="516" w:type="dxa"/>
          </w:tcPr>
          <w:p w14:paraId="29FE1DA8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7.</w:t>
            </w:r>
          </w:p>
        </w:tc>
        <w:tc>
          <w:tcPr>
            <w:tcW w:w="2130" w:type="dxa"/>
          </w:tcPr>
          <w:p w14:paraId="14C47426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pilota appuntato</w:t>
            </w:r>
          </w:p>
        </w:tc>
        <w:tc>
          <w:tcPr>
            <w:tcW w:w="4820" w:type="dxa"/>
          </w:tcPr>
          <w:p w14:paraId="4FA89F89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Daniell</w:t>
            </w:r>
            <w:r w:rsidRPr="002A6193">
              <w:rPr>
                <w:rFonts w:eastAsia="Calibri"/>
                <w:vertAlign w:val="superscript"/>
              </w:rPr>
              <w:footnoteReference w:id="670"/>
            </w:r>
            <w:r w:rsidRPr="002A6193">
              <w:rPr>
                <w:rFonts w:eastAsia="Calibri"/>
              </w:rPr>
              <w:t xml:space="preserve"> Janson van Schidam</w:t>
            </w:r>
          </w:p>
        </w:tc>
        <w:tc>
          <w:tcPr>
            <w:tcW w:w="1134" w:type="dxa"/>
          </w:tcPr>
          <w:p w14:paraId="12FD1A6C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33</w:t>
            </w:r>
          </w:p>
        </w:tc>
        <w:tc>
          <w:tcPr>
            <w:tcW w:w="1039" w:type="dxa"/>
          </w:tcPr>
          <w:p w14:paraId="12EB57EF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7F9129CF" w14:textId="77777777">
        <w:tc>
          <w:tcPr>
            <w:tcW w:w="516" w:type="dxa"/>
          </w:tcPr>
          <w:p w14:paraId="35C23712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8.</w:t>
            </w:r>
          </w:p>
        </w:tc>
        <w:tc>
          <w:tcPr>
            <w:tcW w:w="2130" w:type="dxa"/>
          </w:tcPr>
          <w:p w14:paraId="76C78BDF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apontato</w:t>
            </w:r>
          </w:p>
        </w:tc>
        <w:tc>
          <w:tcPr>
            <w:tcW w:w="4820" w:type="dxa"/>
          </w:tcPr>
          <w:p w14:paraId="604DDE26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Joris Linderts</w:t>
            </w:r>
          </w:p>
        </w:tc>
        <w:tc>
          <w:tcPr>
            <w:tcW w:w="1134" w:type="dxa"/>
          </w:tcPr>
          <w:p w14:paraId="265046A0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1039" w:type="dxa"/>
          </w:tcPr>
          <w:p w14:paraId="70B23466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53F240D3" w14:textId="77777777">
        <w:tc>
          <w:tcPr>
            <w:tcW w:w="516" w:type="dxa"/>
          </w:tcPr>
          <w:p w14:paraId="7EFDD4AB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>9.</w:t>
            </w:r>
          </w:p>
        </w:tc>
        <w:tc>
          <w:tcPr>
            <w:tcW w:w="2130" w:type="dxa"/>
            <w:vMerge w:val="restart"/>
          </w:tcPr>
          <w:p w14:paraId="6AD4A8AB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gentilhuomini</w:t>
            </w:r>
          </w:p>
        </w:tc>
        <w:tc>
          <w:tcPr>
            <w:tcW w:w="4820" w:type="dxa"/>
          </w:tcPr>
          <w:p w14:paraId="7B578E65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3C201F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Jost Cornelissen de Meyer</w:t>
            </w:r>
          </w:p>
        </w:tc>
        <w:tc>
          <w:tcPr>
            <w:tcW w:w="1134" w:type="dxa"/>
          </w:tcPr>
          <w:p w14:paraId="68FEB6A5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039" w:type="dxa"/>
          </w:tcPr>
          <w:p w14:paraId="0EB1BED2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5508036E" w14:textId="77777777">
        <w:tc>
          <w:tcPr>
            <w:tcW w:w="516" w:type="dxa"/>
          </w:tcPr>
          <w:p w14:paraId="0FADC3E2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10.</w:t>
            </w:r>
          </w:p>
        </w:tc>
        <w:tc>
          <w:tcPr>
            <w:tcW w:w="2130" w:type="dxa"/>
            <w:vMerge/>
          </w:tcPr>
          <w:p w14:paraId="184077CA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7C404D2E" w14:textId="77777777" w:rsidR="00095604" w:rsidRPr="002A6193" w:rsidRDefault="00E54E37" w:rsidP="003C201F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3C201F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Piter</w:t>
            </w:r>
            <w:r w:rsidR="003C201F" w:rsidRPr="002A6193">
              <w:rPr>
                <w:rStyle w:val="FootnoteReference"/>
                <w:rFonts w:eastAsia="Calibri"/>
              </w:rPr>
              <w:footnoteReference w:id="671"/>
            </w:r>
            <w:r w:rsidRPr="002A6193">
              <w:rPr>
                <w:rFonts w:eastAsia="Calibri"/>
              </w:rPr>
              <w:t xml:space="preserve"> Govertson van Dort 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49DDE4E2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039" w:type="dxa"/>
          </w:tcPr>
          <w:p w14:paraId="60A27FA7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6BEA3FC9" w14:textId="77777777">
        <w:tc>
          <w:tcPr>
            <w:tcW w:w="516" w:type="dxa"/>
          </w:tcPr>
          <w:p w14:paraId="2F788407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11.</w:t>
            </w:r>
          </w:p>
        </w:tc>
        <w:tc>
          <w:tcPr>
            <w:tcW w:w="2130" w:type="dxa"/>
            <w:vMerge/>
          </w:tcPr>
          <w:p w14:paraId="3D6DDE0E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3AEC8CF0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  <w:r w:rsidR="003C201F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Hendrich van Zeventer</w:t>
            </w:r>
          </w:p>
        </w:tc>
        <w:tc>
          <w:tcPr>
            <w:tcW w:w="1134" w:type="dxa"/>
          </w:tcPr>
          <w:p w14:paraId="1FE7A277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039" w:type="dxa"/>
          </w:tcPr>
          <w:p w14:paraId="14506974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14A1C3B4" w14:textId="77777777">
        <w:tc>
          <w:tcPr>
            <w:tcW w:w="516" w:type="dxa"/>
          </w:tcPr>
          <w:p w14:paraId="149DE826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12.</w:t>
            </w:r>
          </w:p>
        </w:tc>
        <w:tc>
          <w:tcPr>
            <w:tcW w:w="2130" w:type="dxa"/>
          </w:tcPr>
          <w:p w14:paraId="08DFC377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scrivano</w:t>
            </w:r>
          </w:p>
        </w:tc>
        <w:tc>
          <w:tcPr>
            <w:tcW w:w="4820" w:type="dxa"/>
          </w:tcPr>
          <w:p w14:paraId="0B5A4E8D" w14:textId="77777777" w:rsidR="00095604" w:rsidRPr="00CB1FBA" w:rsidRDefault="00306121" w:rsidP="00C31442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Jan</w:t>
            </w:r>
            <w:r w:rsidRPr="002A6193">
              <w:rPr>
                <w:rStyle w:val="FootnoteReference"/>
                <w:rFonts w:eastAsia="Calibri"/>
              </w:rPr>
              <w:footnoteReference w:id="672"/>
            </w:r>
            <w:r w:rsidRPr="00CB1FBA">
              <w:rPr>
                <w:rFonts w:eastAsia="Calibri"/>
                <w:lang w:val="nl-BE"/>
              </w:rPr>
              <w:t xml:space="preserve"> </w:t>
            </w:r>
            <w:r w:rsidR="00E54E37" w:rsidRPr="00CB1FBA">
              <w:rPr>
                <w:rFonts w:eastAsia="Calibri"/>
                <w:lang w:val="nl-BE"/>
              </w:rPr>
              <w:t>Gerritson Maes van Wessel</w:t>
            </w:r>
          </w:p>
        </w:tc>
        <w:tc>
          <w:tcPr>
            <w:tcW w:w="1134" w:type="dxa"/>
          </w:tcPr>
          <w:p w14:paraId="2284320B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039" w:type="dxa"/>
          </w:tcPr>
          <w:p w14:paraId="44809A06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7FFB9F2F" w14:textId="77777777">
        <w:tc>
          <w:tcPr>
            <w:tcW w:w="516" w:type="dxa"/>
          </w:tcPr>
          <w:p w14:paraId="1CDD9CF8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13.</w:t>
            </w:r>
          </w:p>
        </w:tc>
        <w:tc>
          <w:tcPr>
            <w:tcW w:w="2130" w:type="dxa"/>
          </w:tcPr>
          <w:p w14:paraId="7CDBA1FE" w14:textId="77777777" w:rsidR="00095604" w:rsidRPr="002A6193" w:rsidRDefault="00C31442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nocch</w:t>
            </w:r>
            <w:r w:rsidR="00E54E37" w:rsidRPr="002A6193">
              <w:rPr>
                <w:rFonts w:eastAsia="Calibri"/>
              </w:rPr>
              <w:t>ier</w:t>
            </w:r>
          </w:p>
        </w:tc>
        <w:tc>
          <w:tcPr>
            <w:tcW w:w="4820" w:type="dxa"/>
          </w:tcPr>
          <w:p w14:paraId="10E28D8E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Willemson </w:t>
            </w:r>
            <w:r w:rsidR="00C31442" w:rsidRPr="002A6193">
              <w:rPr>
                <w:rFonts w:eastAsia="Calibri"/>
              </w:rPr>
              <w:t>Re</w:t>
            </w:r>
            <w:r w:rsidRPr="002A6193">
              <w:rPr>
                <w:rFonts w:eastAsia="Calibri"/>
              </w:rPr>
              <w:t>bel</w:t>
            </w:r>
          </w:p>
        </w:tc>
        <w:tc>
          <w:tcPr>
            <w:tcW w:w="1134" w:type="dxa"/>
          </w:tcPr>
          <w:p w14:paraId="5E5D32DC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1039" w:type="dxa"/>
          </w:tcPr>
          <w:p w14:paraId="38751D8E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71A3F5EC" w14:textId="77777777">
        <w:tc>
          <w:tcPr>
            <w:tcW w:w="516" w:type="dxa"/>
          </w:tcPr>
          <w:p w14:paraId="7316BCAA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14.</w:t>
            </w:r>
          </w:p>
        </w:tc>
        <w:tc>
          <w:tcPr>
            <w:tcW w:w="2130" w:type="dxa"/>
          </w:tcPr>
          <w:p w14:paraId="4A50C9DB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185CB964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Gerret Ghilbrechtsen</w:t>
            </w:r>
          </w:p>
        </w:tc>
        <w:tc>
          <w:tcPr>
            <w:tcW w:w="1134" w:type="dxa"/>
          </w:tcPr>
          <w:p w14:paraId="3840FB35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1039" w:type="dxa"/>
          </w:tcPr>
          <w:p w14:paraId="2FF1FDD7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08AA96C6" w14:textId="77777777">
        <w:tc>
          <w:tcPr>
            <w:tcW w:w="516" w:type="dxa"/>
          </w:tcPr>
          <w:p w14:paraId="3A1E5040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15.</w:t>
            </w:r>
          </w:p>
        </w:tc>
        <w:tc>
          <w:tcPr>
            <w:tcW w:w="2130" w:type="dxa"/>
          </w:tcPr>
          <w:p w14:paraId="37F98848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penese</w:t>
            </w:r>
          </w:p>
        </w:tc>
        <w:tc>
          <w:tcPr>
            <w:tcW w:w="4820" w:type="dxa"/>
          </w:tcPr>
          <w:p w14:paraId="7AEE149C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Hendrich Jansen vvytte </w:t>
            </w:r>
            <w:r w:rsidR="00C31442" w:rsidRPr="002A6193">
              <w:rPr>
                <w:rFonts w:eastAsia="Calibri"/>
              </w:rPr>
              <w:t>P</w:t>
            </w:r>
            <w:r w:rsidRPr="002A6193">
              <w:rPr>
                <w:rFonts w:eastAsia="Calibri"/>
              </w:rPr>
              <w:t xml:space="preserve">lat </w:t>
            </w:r>
          </w:p>
        </w:tc>
        <w:tc>
          <w:tcPr>
            <w:tcW w:w="1134" w:type="dxa"/>
          </w:tcPr>
          <w:p w14:paraId="1A999870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039" w:type="dxa"/>
          </w:tcPr>
          <w:p w14:paraId="1179CC98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2AC189AD" w14:textId="77777777">
        <w:tc>
          <w:tcPr>
            <w:tcW w:w="516" w:type="dxa"/>
          </w:tcPr>
          <w:p w14:paraId="1366DC36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16.</w:t>
            </w:r>
          </w:p>
        </w:tc>
        <w:tc>
          <w:tcPr>
            <w:tcW w:w="2130" w:type="dxa"/>
          </w:tcPr>
          <w:p w14:paraId="6C1AB285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573F8D47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Michiel Janson van Cleff</w:t>
            </w:r>
          </w:p>
        </w:tc>
        <w:tc>
          <w:tcPr>
            <w:tcW w:w="1134" w:type="dxa"/>
          </w:tcPr>
          <w:p w14:paraId="3C1BCB76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</w:p>
        </w:tc>
        <w:tc>
          <w:tcPr>
            <w:tcW w:w="1039" w:type="dxa"/>
          </w:tcPr>
          <w:p w14:paraId="11595293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2EC4DC1B" w14:textId="77777777">
        <w:tc>
          <w:tcPr>
            <w:tcW w:w="516" w:type="dxa"/>
          </w:tcPr>
          <w:p w14:paraId="5DCB7522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17.</w:t>
            </w:r>
          </w:p>
        </w:tc>
        <w:tc>
          <w:tcPr>
            <w:tcW w:w="2130" w:type="dxa"/>
            <w:vMerge w:val="restart"/>
          </w:tcPr>
          <w:p w14:paraId="61597789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quartier mastri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4820" w:type="dxa"/>
          </w:tcPr>
          <w:p w14:paraId="404BA8F9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C31442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Hendrich Arienson van Gertrudembergh</w:t>
            </w:r>
          </w:p>
        </w:tc>
        <w:tc>
          <w:tcPr>
            <w:tcW w:w="1134" w:type="dxa"/>
          </w:tcPr>
          <w:p w14:paraId="319E2902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039" w:type="dxa"/>
          </w:tcPr>
          <w:p w14:paraId="1B97EF52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0065374B" w14:textId="77777777">
        <w:tc>
          <w:tcPr>
            <w:tcW w:w="516" w:type="dxa"/>
          </w:tcPr>
          <w:p w14:paraId="513CBDF1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18.</w:t>
            </w:r>
          </w:p>
        </w:tc>
        <w:tc>
          <w:tcPr>
            <w:tcW w:w="2130" w:type="dxa"/>
            <w:vMerge/>
          </w:tcPr>
          <w:p w14:paraId="224FA0FE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63DFECF7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C31442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Jacob Williems scotsman</w:t>
            </w:r>
          </w:p>
        </w:tc>
        <w:tc>
          <w:tcPr>
            <w:tcW w:w="1134" w:type="dxa"/>
          </w:tcPr>
          <w:p w14:paraId="20929E84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039" w:type="dxa"/>
          </w:tcPr>
          <w:p w14:paraId="33D7FF2D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6EC1EED4" w14:textId="77777777">
        <w:tc>
          <w:tcPr>
            <w:tcW w:w="516" w:type="dxa"/>
          </w:tcPr>
          <w:p w14:paraId="4606F8D6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19.</w:t>
            </w:r>
          </w:p>
        </w:tc>
        <w:tc>
          <w:tcPr>
            <w:tcW w:w="2130" w:type="dxa"/>
            <w:vMerge/>
          </w:tcPr>
          <w:p w14:paraId="1484F340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4B74A761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  <w:r w:rsidR="00C31442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Adrian Dirix Block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554618DE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039" w:type="dxa"/>
          </w:tcPr>
          <w:p w14:paraId="7D34D450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7F36DC29" w14:textId="77777777">
        <w:tc>
          <w:tcPr>
            <w:tcW w:w="516" w:type="dxa"/>
          </w:tcPr>
          <w:p w14:paraId="20F43F44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20.</w:t>
            </w:r>
          </w:p>
        </w:tc>
        <w:tc>
          <w:tcPr>
            <w:tcW w:w="2130" w:type="dxa"/>
            <w:vMerge/>
          </w:tcPr>
          <w:p w14:paraId="552BDE1B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20" w:type="dxa"/>
          </w:tcPr>
          <w:p w14:paraId="0EF499D0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  <w:r w:rsidR="00C31442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Abraam Janson van Roterdam</w:t>
            </w:r>
          </w:p>
        </w:tc>
        <w:tc>
          <w:tcPr>
            <w:tcW w:w="1134" w:type="dxa"/>
          </w:tcPr>
          <w:p w14:paraId="58BD7888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1039" w:type="dxa"/>
          </w:tcPr>
          <w:p w14:paraId="77C5ED8B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2CAC7510" w14:textId="77777777">
        <w:tc>
          <w:tcPr>
            <w:tcW w:w="516" w:type="dxa"/>
          </w:tcPr>
          <w:p w14:paraId="76A91C09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21.</w:t>
            </w:r>
          </w:p>
        </w:tc>
        <w:tc>
          <w:tcPr>
            <w:tcW w:w="2130" w:type="dxa"/>
          </w:tcPr>
          <w:p w14:paraId="50A56AF2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trombetta</w:t>
            </w:r>
          </w:p>
        </w:tc>
        <w:tc>
          <w:tcPr>
            <w:tcW w:w="4820" w:type="dxa"/>
          </w:tcPr>
          <w:p w14:paraId="7504B27B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This Marselisson van Rotterdam</w:t>
            </w:r>
          </w:p>
        </w:tc>
        <w:tc>
          <w:tcPr>
            <w:tcW w:w="1134" w:type="dxa"/>
          </w:tcPr>
          <w:p w14:paraId="50402074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039" w:type="dxa"/>
          </w:tcPr>
          <w:p w14:paraId="4729E113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3BEB9CD8" w14:textId="77777777">
        <w:tc>
          <w:tcPr>
            <w:tcW w:w="516" w:type="dxa"/>
          </w:tcPr>
          <w:p w14:paraId="6F13B483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22.</w:t>
            </w:r>
          </w:p>
        </w:tc>
        <w:tc>
          <w:tcPr>
            <w:tcW w:w="2130" w:type="dxa"/>
          </w:tcPr>
          <w:p w14:paraId="6200ED4A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marangon</w:t>
            </w:r>
          </w:p>
        </w:tc>
        <w:tc>
          <w:tcPr>
            <w:tcW w:w="4820" w:type="dxa"/>
          </w:tcPr>
          <w:p w14:paraId="589C18B5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Goossen Henricxson vander Gou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776CB603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</w:t>
            </w:r>
          </w:p>
        </w:tc>
        <w:tc>
          <w:tcPr>
            <w:tcW w:w="1039" w:type="dxa"/>
          </w:tcPr>
          <w:p w14:paraId="208F7E43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7D946B3E" w14:textId="77777777">
        <w:tc>
          <w:tcPr>
            <w:tcW w:w="516" w:type="dxa"/>
          </w:tcPr>
          <w:p w14:paraId="58ECCF67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23.</w:t>
            </w:r>
          </w:p>
        </w:tc>
        <w:tc>
          <w:tcPr>
            <w:tcW w:w="2130" w:type="dxa"/>
          </w:tcPr>
          <w:p w14:paraId="0FDD8075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3F95BA68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Henrich Piterson van Roterdam</w:t>
            </w:r>
          </w:p>
        </w:tc>
        <w:tc>
          <w:tcPr>
            <w:tcW w:w="1134" w:type="dxa"/>
          </w:tcPr>
          <w:p w14:paraId="6E1D0092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1039" w:type="dxa"/>
          </w:tcPr>
          <w:p w14:paraId="69ABC43E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311B0EFD" w14:textId="77777777">
        <w:tc>
          <w:tcPr>
            <w:tcW w:w="516" w:type="dxa"/>
          </w:tcPr>
          <w:p w14:paraId="41E318DE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24.</w:t>
            </w:r>
          </w:p>
        </w:tc>
        <w:tc>
          <w:tcPr>
            <w:tcW w:w="2130" w:type="dxa"/>
          </w:tcPr>
          <w:p w14:paraId="403DD37E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mastro delle vele</w:t>
            </w:r>
          </w:p>
        </w:tc>
        <w:tc>
          <w:tcPr>
            <w:tcW w:w="4820" w:type="dxa"/>
          </w:tcPr>
          <w:p w14:paraId="1EE75042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Jacobson van Roterdam</w:t>
            </w:r>
          </w:p>
        </w:tc>
        <w:tc>
          <w:tcPr>
            <w:tcW w:w="1134" w:type="dxa"/>
          </w:tcPr>
          <w:p w14:paraId="2AFEB265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039" w:type="dxa"/>
          </w:tcPr>
          <w:p w14:paraId="080E8BEF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6F5DBCF4" w14:textId="77777777">
        <w:tc>
          <w:tcPr>
            <w:tcW w:w="516" w:type="dxa"/>
          </w:tcPr>
          <w:p w14:paraId="761ADE77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25.</w:t>
            </w:r>
          </w:p>
        </w:tc>
        <w:tc>
          <w:tcPr>
            <w:tcW w:w="2130" w:type="dxa"/>
          </w:tcPr>
          <w:p w14:paraId="7FD58445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barbier</w:t>
            </w:r>
          </w:p>
        </w:tc>
        <w:tc>
          <w:tcPr>
            <w:tcW w:w="4820" w:type="dxa"/>
          </w:tcPr>
          <w:p w14:paraId="3D4053D0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Janson van London</w:t>
            </w:r>
          </w:p>
        </w:tc>
        <w:tc>
          <w:tcPr>
            <w:tcW w:w="1134" w:type="dxa"/>
          </w:tcPr>
          <w:p w14:paraId="67DC1911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1039" w:type="dxa"/>
          </w:tcPr>
          <w:p w14:paraId="01BA9E76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5CF86F4A" w14:textId="77777777">
        <w:tc>
          <w:tcPr>
            <w:tcW w:w="516" w:type="dxa"/>
          </w:tcPr>
          <w:p w14:paraId="7A26BD4C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26.</w:t>
            </w:r>
          </w:p>
        </w:tc>
        <w:tc>
          <w:tcPr>
            <w:tcW w:w="2130" w:type="dxa"/>
          </w:tcPr>
          <w:p w14:paraId="3B3909AA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bottiglier</w:t>
            </w:r>
          </w:p>
        </w:tc>
        <w:tc>
          <w:tcPr>
            <w:tcW w:w="4820" w:type="dxa"/>
          </w:tcPr>
          <w:p w14:paraId="16349EBE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Jorion Engelson va</w:t>
            </w:r>
            <w:r w:rsidRPr="002A6193">
              <w:rPr>
                <w:rFonts w:eastAsia="Calibri"/>
                <w:vertAlign w:val="superscript"/>
              </w:rPr>
              <w:footnoteReference w:id="673"/>
            </w:r>
            <w:r w:rsidRPr="002A6193">
              <w:rPr>
                <w:rFonts w:eastAsia="Calibri"/>
              </w:rPr>
              <w:t xml:space="preserve"> Hoorn</w:t>
            </w:r>
          </w:p>
        </w:tc>
        <w:tc>
          <w:tcPr>
            <w:tcW w:w="1134" w:type="dxa"/>
          </w:tcPr>
          <w:p w14:paraId="7BBAACA5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039" w:type="dxa"/>
          </w:tcPr>
          <w:p w14:paraId="437E3D0A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4A36EE85" w14:textId="77777777">
        <w:tc>
          <w:tcPr>
            <w:tcW w:w="516" w:type="dxa"/>
          </w:tcPr>
          <w:p w14:paraId="41D24EBD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27.</w:t>
            </w:r>
          </w:p>
        </w:tc>
        <w:tc>
          <w:tcPr>
            <w:tcW w:w="2130" w:type="dxa"/>
          </w:tcPr>
          <w:p w14:paraId="3C236EDE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36611C0E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Jacobson van Roterdam</w:t>
            </w:r>
          </w:p>
        </w:tc>
        <w:tc>
          <w:tcPr>
            <w:tcW w:w="1134" w:type="dxa"/>
          </w:tcPr>
          <w:p w14:paraId="467E2405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</w:p>
        </w:tc>
        <w:tc>
          <w:tcPr>
            <w:tcW w:w="1039" w:type="dxa"/>
          </w:tcPr>
          <w:p w14:paraId="7038B2F9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61EC7CA2" w14:textId="77777777">
        <w:tc>
          <w:tcPr>
            <w:tcW w:w="516" w:type="dxa"/>
          </w:tcPr>
          <w:p w14:paraId="38694C18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28.</w:t>
            </w:r>
          </w:p>
        </w:tc>
        <w:tc>
          <w:tcPr>
            <w:tcW w:w="2130" w:type="dxa"/>
          </w:tcPr>
          <w:p w14:paraId="3A98FE26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cuoco</w:t>
            </w:r>
          </w:p>
        </w:tc>
        <w:tc>
          <w:tcPr>
            <w:tcW w:w="4820" w:type="dxa"/>
          </w:tcPr>
          <w:p w14:paraId="1A5AD1F2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Piter Classen Huypot</w:t>
            </w:r>
            <w:r w:rsidRPr="002A6193">
              <w:rPr>
                <w:rFonts w:eastAsia="Calibri"/>
                <w:vertAlign w:val="superscript"/>
              </w:rPr>
              <w:footnoteReference w:id="674"/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2934F819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039" w:type="dxa"/>
          </w:tcPr>
          <w:p w14:paraId="701E9FFC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717D4608" w14:textId="77777777">
        <w:tc>
          <w:tcPr>
            <w:tcW w:w="516" w:type="dxa"/>
          </w:tcPr>
          <w:p w14:paraId="487636E1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29.</w:t>
            </w:r>
          </w:p>
        </w:tc>
        <w:tc>
          <w:tcPr>
            <w:tcW w:w="2130" w:type="dxa"/>
          </w:tcPr>
          <w:p w14:paraId="7A244262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5C1391FA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Classen van Euderschie</w:t>
            </w:r>
          </w:p>
        </w:tc>
        <w:tc>
          <w:tcPr>
            <w:tcW w:w="1134" w:type="dxa"/>
          </w:tcPr>
          <w:p w14:paraId="75D3FEB5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</w:p>
        </w:tc>
        <w:tc>
          <w:tcPr>
            <w:tcW w:w="1039" w:type="dxa"/>
          </w:tcPr>
          <w:p w14:paraId="60DF4C41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72C773E4" w14:textId="77777777">
        <w:tc>
          <w:tcPr>
            <w:tcW w:w="516" w:type="dxa"/>
          </w:tcPr>
          <w:p w14:paraId="6DF49ABD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30.</w:t>
            </w:r>
          </w:p>
        </w:tc>
        <w:tc>
          <w:tcPr>
            <w:tcW w:w="2130" w:type="dxa"/>
          </w:tcPr>
          <w:p w14:paraId="5BE12BFC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capo</w:t>
            </w:r>
            <w:r w:rsidR="00371587" w:rsidRPr="002A6193">
              <w:rPr>
                <w:rFonts w:eastAsia="Calibri"/>
              </w:rPr>
              <w:t xml:space="preserve"> </w:t>
            </w:r>
            <w:r w:rsidRPr="002A6193">
              <w:rPr>
                <w:rFonts w:eastAsia="Calibri"/>
              </w:rPr>
              <w:t>bombardiere</w:t>
            </w:r>
            <w:r w:rsidRPr="002A6193">
              <w:rPr>
                <w:rFonts w:eastAsia="Calibri"/>
                <w:vertAlign w:val="superscript"/>
              </w:rPr>
              <w:footnoteReference w:id="675"/>
            </w:r>
          </w:p>
        </w:tc>
        <w:tc>
          <w:tcPr>
            <w:tcW w:w="4820" w:type="dxa"/>
          </w:tcPr>
          <w:p w14:paraId="68614EF7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Adrian Dirichson van Roterdam</w:t>
            </w:r>
          </w:p>
        </w:tc>
        <w:tc>
          <w:tcPr>
            <w:tcW w:w="1134" w:type="dxa"/>
          </w:tcPr>
          <w:p w14:paraId="781F5390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1039" w:type="dxa"/>
          </w:tcPr>
          <w:p w14:paraId="64D5A27D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  <w:tr w:rsidR="00095604" w:rsidRPr="002A6193" w14:paraId="06F76F13" w14:textId="77777777">
        <w:tc>
          <w:tcPr>
            <w:tcW w:w="516" w:type="dxa"/>
          </w:tcPr>
          <w:p w14:paraId="68B5F3E7" w14:textId="77777777" w:rsidR="00095604" w:rsidRPr="002A6193" w:rsidRDefault="00095604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31.</w:t>
            </w:r>
          </w:p>
        </w:tc>
        <w:tc>
          <w:tcPr>
            <w:tcW w:w="2130" w:type="dxa"/>
          </w:tcPr>
          <w:p w14:paraId="275ACB59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20" w:type="dxa"/>
          </w:tcPr>
          <w:p w14:paraId="6137D46C" w14:textId="77777777" w:rsidR="00095604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Matthis Tiemansson van Dort</w:t>
            </w:r>
          </w:p>
        </w:tc>
        <w:tc>
          <w:tcPr>
            <w:tcW w:w="1134" w:type="dxa"/>
          </w:tcPr>
          <w:p w14:paraId="35DD0AD4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1039" w:type="dxa"/>
          </w:tcPr>
          <w:p w14:paraId="7BF52773" w14:textId="77777777" w:rsidR="00095604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99664C" w:rsidRPr="002A6193">
              <w:rPr>
                <w:rFonts w:eastAsia="Calibri"/>
              </w:rPr>
              <w:t xml:space="preserve"> |</w:t>
            </w:r>
          </w:p>
        </w:tc>
      </w:tr>
    </w:tbl>
    <w:p w14:paraId="5D6CEEF6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192v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178"/>
        <w:gridCol w:w="4819"/>
        <w:gridCol w:w="1134"/>
        <w:gridCol w:w="992"/>
      </w:tblGrid>
      <w:tr w:rsidR="008B561A" w:rsidRPr="002A6193" w14:paraId="1B34C8D9" w14:textId="77777777">
        <w:tc>
          <w:tcPr>
            <w:tcW w:w="516" w:type="dxa"/>
          </w:tcPr>
          <w:p w14:paraId="37184303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32.</w:t>
            </w:r>
          </w:p>
        </w:tc>
        <w:tc>
          <w:tcPr>
            <w:tcW w:w="2178" w:type="dxa"/>
          </w:tcPr>
          <w:p w14:paraId="38CF964B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altro capo bombardiero</w:t>
            </w:r>
          </w:p>
        </w:tc>
        <w:tc>
          <w:tcPr>
            <w:tcW w:w="4819" w:type="dxa"/>
          </w:tcPr>
          <w:p w14:paraId="0EC58AAC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Volchert Tisson van Encusen</w:t>
            </w:r>
          </w:p>
        </w:tc>
        <w:tc>
          <w:tcPr>
            <w:tcW w:w="1134" w:type="dxa"/>
          </w:tcPr>
          <w:p w14:paraId="4B65B0A4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992" w:type="dxa"/>
          </w:tcPr>
          <w:p w14:paraId="17365A59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5B372A56" w14:textId="77777777">
        <w:tc>
          <w:tcPr>
            <w:tcW w:w="516" w:type="dxa"/>
          </w:tcPr>
          <w:p w14:paraId="5309EF5E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33.</w:t>
            </w:r>
          </w:p>
        </w:tc>
        <w:tc>
          <w:tcPr>
            <w:tcW w:w="2178" w:type="dxa"/>
          </w:tcPr>
          <w:p w14:paraId="3F30CE60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19" w:type="dxa"/>
          </w:tcPr>
          <w:p w14:paraId="4E6A21ED" w14:textId="547B70A6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Tielman Tielson van Embdem</w:t>
            </w:r>
          </w:p>
        </w:tc>
        <w:tc>
          <w:tcPr>
            <w:tcW w:w="1134" w:type="dxa"/>
          </w:tcPr>
          <w:p w14:paraId="58A44DE6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992" w:type="dxa"/>
          </w:tcPr>
          <w:p w14:paraId="324D515D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6A00FEA1" w14:textId="77777777">
        <w:tc>
          <w:tcPr>
            <w:tcW w:w="516" w:type="dxa"/>
          </w:tcPr>
          <w:p w14:paraId="6E5FFF01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34.</w:t>
            </w:r>
          </w:p>
        </w:tc>
        <w:tc>
          <w:tcPr>
            <w:tcW w:w="2178" w:type="dxa"/>
          </w:tcPr>
          <w:p w14:paraId="73C6BA6D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barilaro</w:t>
            </w:r>
          </w:p>
        </w:tc>
        <w:tc>
          <w:tcPr>
            <w:tcW w:w="4819" w:type="dxa"/>
          </w:tcPr>
          <w:p w14:paraId="29EAEB8C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Cornelison van Roterdam</w:t>
            </w:r>
          </w:p>
        </w:tc>
        <w:tc>
          <w:tcPr>
            <w:tcW w:w="1134" w:type="dxa"/>
          </w:tcPr>
          <w:p w14:paraId="345B2EC1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992" w:type="dxa"/>
          </w:tcPr>
          <w:p w14:paraId="291D743D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9756E" w:rsidRPr="002A6193" w14:paraId="2D4D1158" w14:textId="77777777">
        <w:tc>
          <w:tcPr>
            <w:tcW w:w="516" w:type="dxa"/>
          </w:tcPr>
          <w:p w14:paraId="433568B7" w14:textId="77777777" w:rsidR="0079756E" w:rsidRPr="002A6193" w:rsidRDefault="0079756E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35.</w:t>
            </w:r>
          </w:p>
        </w:tc>
        <w:tc>
          <w:tcPr>
            <w:tcW w:w="2178" w:type="dxa"/>
            <w:vMerge w:val="restart"/>
          </w:tcPr>
          <w:p w14:paraId="72FF027A" w14:textId="77777777" w:rsidR="0079756E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marinaro alla gabbia</w:t>
            </w:r>
          </w:p>
        </w:tc>
        <w:tc>
          <w:tcPr>
            <w:tcW w:w="4819" w:type="dxa"/>
          </w:tcPr>
          <w:p w14:paraId="3C0F05E5" w14:textId="77777777" w:rsidR="0079756E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Clas Henricxson van Barend</w:t>
            </w:r>
          </w:p>
        </w:tc>
        <w:tc>
          <w:tcPr>
            <w:tcW w:w="1134" w:type="dxa"/>
          </w:tcPr>
          <w:p w14:paraId="2761FA89" w14:textId="77777777" w:rsidR="0079756E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74D51329" w14:textId="77777777" w:rsidR="0079756E" w:rsidRPr="002A6193" w:rsidRDefault="0079756E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9756E" w:rsidRPr="002A6193" w14:paraId="1BDF7176" w14:textId="77777777">
        <w:tc>
          <w:tcPr>
            <w:tcW w:w="516" w:type="dxa"/>
          </w:tcPr>
          <w:p w14:paraId="009F23C8" w14:textId="77777777" w:rsidR="0079756E" w:rsidRPr="002A6193" w:rsidRDefault="0079756E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2178" w:type="dxa"/>
            <w:vMerge/>
          </w:tcPr>
          <w:p w14:paraId="742C55B8" w14:textId="77777777" w:rsidR="0079756E" w:rsidRPr="002A6193" w:rsidRDefault="0079756E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3E1582C" w14:textId="0D12CBE7" w:rsidR="0079756E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Willemson van Dor</w:t>
            </w:r>
            <w:ins w:id="32" w:author="Nina Lamal" w:date="2023-02-09T16:29:00Z">
              <w:r w:rsidR="00E06790">
                <w:rPr>
                  <w:rFonts w:eastAsia="Calibri"/>
                  <w:lang w:val="en-US"/>
                </w:rPr>
                <w:t>t</w:t>
              </w:r>
            </w:ins>
            <w:r w:rsidRPr="002A6193">
              <w:rPr>
                <w:rFonts w:eastAsia="Calibri"/>
                <w:vertAlign w:val="superscript"/>
              </w:rPr>
              <w:footnoteReference w:id="676"/>
            </w:r>
          </w:p>
        </w:tc>
        <w:tc>
          <w:tcPr>
            <w:tcW w:w="1134" w:type="dxa"/>
          </w:tcPr>
          <w:p w14:paraId="57007DC1" w14:textId="77777777" w:rsidR="0079756E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48E532EC" w14:textId="77777777" w:rsidR="0079756E" w:rsidRPr="002A6193" w:rsidRDefault="0079756E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267C0039" w14:textId="77777777">
        <w:tc>
          <w:tcPr>
            <w:tcW w:w="516" w:type="dxa"/>
          </w:tcPr>
          <w:p w14:paraId="66107AA8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36.</w:t>
            </w:r>
          </w:p>
        </w:tc>
        <w:tc>
          <w:tcPr>
            <w:tcW w:w="2178" w:type="dxa"/>
          </w:tcPr>
          <w:p w14:paraId="213E611D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bombardiero</w:t>
            </w:r>
          </w:p>
        </w:tc>
        <w:tc>
          <w:tcPr>
            <w:tcW w:w="4819" w:type="dxa"/>
          </w:tcPr>
          <w:p w14:paraId="71206674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Sybrant Simonson van Leyden</w:t>
            </w:r>
            <w:r w:rsidRPr="002A6193">
              <w:rPr>
                <w:rFonts w:eastAsia="Calibri"/>
                <w:vertAlign w:val="superscript"/>
              </w:rPr>
              <w:footnoteReference w:id="677"/>
            </w:r>
          </w:p>
        </w:tc>
        <w:tc>
          <w:tcPr>
            <w:tcW w:w="1134" w:type="dxa"/>
          </w:tcPr>
          <w:p w14:paraId="030776F1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506AA656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540DA31F" w14:textId="77777777">
        <w:tc>
          <w:tcPr>
            <w:tcW w:w="516" w:type="dxa"/>
          </w:tcPr>
          <w:p w14:paraId="7E21400D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37.</w:t>
            </w:r>
          </w:p>
        </w:tc>
        <w:tc>
          <w:tcPr>
            <w:tcW w:w="2178" w:type="dxa"/>
          </w:tcPr>
          <w:p w14:paraId="5CA33F83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marinaro alla gabbia</w:t>
            </w:r>
          </w:p>
        </w:tc>
        <w:tc>
          <w:tcPr>
            <w:tcW w:w="4819" w:type="dxa"/>
          </w:tcPr>
          <w:p w14:paraId="7DC86A1D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Philips Thomson van Leyden</w:t>
            </w:r>
          </w:p>
        </w:tc>
        <w:tc>
          <w:tcPr>
            <w:tcW w:w="1134" w:type="dxa"/>
          </w:tcPr>
          <w:p w14:paraId="0C9BDF76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52D86E55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604FB465" w14:textId="77777777">
        <w:tc>
          <w:tcPr>
            <w:tcW w:w="516" w:type="dxa"/>
          </w:tcPr>
          <w:p w14:paraId="2A37B9D9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38.</w:t>
            </w:r>
          </w:p>
        </w:tc>
        <w:tc>
          <w:tcPr>
            <w:tcW w:w="2178" w:type="dxa"/>
            <w:vMerge w:val="restart"/>
          </w:tcPr>
          <w:p w14:paraId="36E18EA7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bombardieri</w:t>
            </w:r>
            <w:r w:rsidRPr="002A6193">
              <w:rPr>
                <w:rFonts w:eastAsia="Calibri"/>
                <w:vertAlign w:val="superscript"/>
              </w:rPr>
              <w:footnoteReference w:id="678"/>
            </w:r>
          </w:p>
        </w:tc>
        <w:tc>
          <w:tcPr>
            <w:tcW w:w="4819" w:type="dxa"/>
          </w:tcPr>
          <w:p w14:paraId="062A67D3" w14:textId="72967973" w:rsidR="008B561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 xml:space="preserve">Clas Hendrichson van </w:t>
            </w:r>
            <w:r w:rsidR="0079756E" w:rsidRPr="002A6193">
              <w:rPr>
                <w:rFonts w:eastAsia="Calibri"/>
                <w:lang w:val="en-US"/>
              </w:rPr>
              <w:t>Mo</w:t>
            </w:r>
            <w:r w:rsidRPr="002A6193">
              <w:rPr>
                <w:rFonts w:eastAsia="Calibri"/>
                <w:lang w:val="en-US"/>
              </w:rPr>
              <w:t>ort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79"/>
            </w:r>
          </w:p>
        </w:tc>
        <w:tc>
          <w:tcPr>
            <w:tcW w:w="1134" w:type="dxa"/>
          </w:tcPr>
          <w:p w14:paraId="23DDC440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0DBE8061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649D7560" w14:textId="77777777">
        <w:tc>
          <w:tcPr>
            <w:tcW w:w="516" w:type="dxa"/>
          </w:tcPr>
          <w:p w14:paraId="6CC87881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39.</w:t>
            </w:r>
          </w:p>
        </w:tc>
        <w:tc>
          <w:tcPr>
            <w:tcW w:w="2178" w:type="dxa"/>
            <w:vMerge/>
          </w:tcPr>
          <w:p w14:paraId="61C3E9B1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3E91CD1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Cornelius Willemson van Leyen</w:t>
            </w:r>
          </w:p>
        </w:tc>
        <w:tc>
          <w:tcPr>
            <w:tcW w:w="1134" w:type="dxa"/>
          </w:tcPr>
          <w:p w14:paraId="11035EE3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495BDF97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3CCF9D7D" w14:textId="77777777">
        <w:tc>
          <w:tcPr>
            <w:tcW w:w="516" w:type="dxa"/>
          </w:tcPr>
          <w:p w14:paraId="07ACD5B2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40.</w:t>
            </w:r>
          </w:p>
        </w:tc>
        <w:tc>
          <w:tcPr>
            <w:tcW w:w="2178" w:type="dxa"/>
            <w:vMerge/>
          </w:tcPr>
          <w:p w14:paraId="0C8EBDC6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B12F991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Caerl Janson van Dort</w:t>
            </w:r>
          </w:p>
        </w:tc>
        <w:tc>
          <w:tcPr>
            <w:tcW w:w="1134" w:type="dxa"/>
          </w:tcPr>
          <w:p w14:paraId="01FD2910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681D082D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5C81459A" w14:textId="77777777">
        <w:tc>
          <w:tcPr>
            <w:tcW w:w="516" w:type="dxa"/>
          </w:tcPr>
          <w:p w14:paraId="03D9878D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41.</w:t>
            </w:r>
          </w:p>
        </w:tc>
        <w:tc>
          <w:tcPr>
            <w:tcW w:w="2178" w:type="dxa"/>
            <w:vMerge/>
          </w:tcPr>
          <w:p w14:paraId="4B31D61B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1EFB841" w14:textId="11BE1F73" w:rsidR="008B561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David</w:t>
            </w:r>
            <w:r w:rsidR="0079756E" w:rsidRPr="002A6193">
              <w:rPr>
                <w:rFonts w:eastAsia="Calibri"/>
                <w:lang w:val="en-US"/>
              </w:rPr>
              <w:t>e</w:t>
            </w:r>
            <w:r w:rsidRPr="002A6193">
              <w:rPr>
                <w:rFonts w:eastAsia="Calibri"/>
                <w:lang w:val="en-US"/>
              </w:rPr>
              <w:t>son van London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80"/>
            </w:r>
            <w:r w:rsidRPr="002A6193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47C6569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634B5824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390A7378" w14:textId="77777777">
        <w:tc>
          <w:tcPr>
            <w:tcW w:w="516" w:type="dxa"/>
          </w:tcPr>
          <w:p w14:paraId="66580DB1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42.</w:t>
            </w:r>
          </w:p>
        </w:tc>
        <w:tc>
          <w:tcPr>
            <w:tcW w:w="2178" w:type="dxa"/>
            <w:vMerge/>
          </w:tcPr>
          <w:p w14:paraId="5B123CF4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5B94DEE" w14:textId="45C93D31" w:rsidR="008B561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Cooren van Eldenburch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81"/>
            </w:r>
            <w:r w:rsidRPr="002A6193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0EF95E1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52559A3A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402CF78A" w14:textId="77777777">
        <w:tc>
          <w:tcPr>
            <w:tcW w:w="516" w:type="dxa"/>
          </w:tcPr>
          <w:p w14:paraId="60FC989C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43.</w:t>
            </w:r>
          </w:p>
        </w:tc>
        <w:tc>
          <w:tcPr>
            <w:tcW w:w="2178" w:type="dxa"/>
            <w:vMerge/>
          </w:tcPr>
          <w:p w14:paraId="55778697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5733A9A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Adrian Adriansen van Roterdam</w:t>
            </w:r>
          </w:p>
        </w:tc>
        <w:tc>
          <w:tcPr>
            <w:tcW w:w="1134" w:type="dxa"/>
          </w:tcPr>
          <w:p w14:paraId="109C076E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4CD5C680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78DCC936" w14:textId="77777777">
        <w:tc>
          <w:tcPr>
            <w:tcW w:w="516" w:type="dxa"/>
          </w:tcPr>
          <w:p w14:paraId="18213736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>44.</w:t>
            </w:r>
          </w:p>
        </w:tc>
        <w:tc>
          <w:tcPr>
            <w:tcW w:w="2178" w:type="dxa"/>
            <w:vMerge/>
          </w:tcPr>
          <w:p w14:paraId="4D4FD06F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9FC068C" w14:textId="543D6667" w:rsidR="008B561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Joris Tunison van Noorvergen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82"/>
            </w:r>
            <w:r w:rsidRPr="002A6193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2493E2A2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586A160D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0FDF2150" w14:textId="77777777">
        <w:tc>
          <w:tcPr>
            <w:tcW w:w="516" w:type="dxa"/>
          </w:tcPr>
          <w:p w14:paraId="49200A50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45.</w:t>
            </w:r>
          </w:p>
        </w:tc>
        <w:tc>
          <w:tcPr>
            <w:tcW w:w="2178" w:type="dxa"/>
            <w:vMerge/>
          </w:tcPr>
          <w:p w14:paraId="6D3875E7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A100CC4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Henrich Gerritson van Antuerpen</w:t>
            </w:r>
          </w:p>
        </w:tc>
        <w:tc>
          <w:tcPr>
            <w:tcW w:w="1134" w:type="dxa"/>
          </w:tcPr>
          <w:p w14:paraId="44C679C5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0D3A47BF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2FFEC42D" w14:textId="77777777">
        <w:tc>
          <w:tcPr>
            <w:tcW w:w="516" w:type="dxa"/>
          </w:tcPr>
          <w:p w14:paraId="7E0DB301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46.</w:t>
            </w:r>
          </w:p>
        </w:tc>
        <w:tc>
          <w:tcPr>
            <w:tcW w:w="2178" w:type="dxa"/>
            <w:vMerge/>
          </w:tcPr>
          <w:p w14:paraId="6E992F5D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5BAE253" w14:textId="19EFE47F" w:rsidR="008B561A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Cornelius van Bethelem van </w:t>
            </w:r>
            <w:r w:rsidR="0079756E" w:rsidRPr="00CB1FBA">
              <w:rPr>
                <w:rFonts w:eastAsia="Calibri"/>
                <w:lang w:val="nl-BE"/>
              </w:rPr>
              <w:t>Pop</w:t>
            </w:r>
            <w:ins w:id="33" w:author="Nina Lamal" w:date="2023-02-09T16:30:00Z">
              <w:r w:rsidR="00E06790">
                <w:rPr>
                  <w:rFonts w:eastAsia="Calibri"/>
                  <w:lang w:val="nl-BE"/>
                </w:rPr>
                <w:t>er</w:t>
              </w:r>
            </w:ins>
            <w:del w:id="34" w:author="Nina Lamal" w:date="2023-02-09T16:30:00Z">
              <w:r w:rsidRPr="00CB1FBA" w:rsidDel="00E06790">
                <w:rPr>
                  <w:rFonts w:eastAsia="Calibri"/>
                  <w:lang w:val="nl-BE"/>
                </w:rPr>
                <w:delText>n</w:delText>
              </w:r>
            </w:del>
            <w:r w:rsidR="0079756E" w:rsidRPr="00CB1FBA">
              <w:rPr>
                <w:rFonts w:eastAsia="Calibri"/>
                <w:lang w:val="nl-BE"/>
              </w:rPr>
              <w:t>i</w:t>
            </w:r>
            <w:r w:rsidRPr="00CB1FBA">
              <w:rPr>
                <w:rFonts w:eastAsia="Calibri"/>
                <w:lang w:val="nl-BE"/>
              </w:rPr>
              <w:t>ge</w:t>
            </w:r>
            <w:r w:rsidRPr="002A6193">
              <w:rPr>
                <w:rFonts w:eastAsia="Calibri"/>
                <w:vertAlign w:val="superscript"/>
              </w:rPr>
              <w:footnoteReference w:id="683"/>
            </w:r>
            <w:r w:rsidR="0079756E" w:rsidRPr="00CB1FBA">
              <w:rPr>
                <w:rFonts w:eastAsia="Calibri"/>
                <w:lang w:val="nl-BE"/>
              </w:rPr>
              <w:t xml:space="preserve"> </w:t>
            </w:r>
          </w:p>
        </w:tc>
        <w:tc>
          <w:tcPr>
            <w:tcW w:w="1134" w:type="dxa"/>
          </w:tcPr>
          <w:p w14:paraId="6D892E0A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42B8360F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3402290A" w14:textId="77777777">
        <w:tc>
          <w:tcPr>
            <w:tcW w:w="516" w:type="dxa"/>
          </w:tcPr>
          <w:p w14:paraId="5BB8CD4F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47.</w:t>
            </w:r>
          </w:p>
        </w:tc>
        <w:tc>
          <w:tcPr>
            <w:tcW w:w="2178" w:type="dxa"/>
            <w:vMerge/>
          </w:tcPr>
          <w:p w14:paraId="5BA93D2B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69C82ED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Bartel de Raet van Antuerpen</w:t>
            </w:r>
          </w:p>
        </w:tc>
        <w:tc>
          <w:tcPr>
            <w:tcW w:w="1134" w:type="dxa"/>
          </w:tcPr>
          <w:p w14:paraId="3D576B94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5DC6F06B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75F06A0B" w14:textId="77777777">
        <w:tc>
          <w:tcPr>
            <w:tcW w:w="516" w:type="dxa"/>
          </w:tcPr>
          <w:p w14:paraId="51ED3B40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48.</w:t>
            </w:r>
          </w:p>
        </w:tc>
        <w:tc>
          <w:tcPr>
            <w:tcW w:w="2178" w:type="dxa"/>
            <w:vMerge/>
          </w:tcPr>
          <w:p w14:paraId="1506DF31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3AD2594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Wouter Lokenson van Diest</w:t>
            </w:r>
          </w:p>
        </w:tc>
        <w:tc>
          <w:tcPr>
            <w:tcW w:w="1134" w:type="dxa"/>
          </w:tcPr>
          <w:p w14:paraId="6487833E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3DC2D19E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38AC8BEF" w14:textId="77777777">
        <w:tc>
          <w:tcPr>
            <w:tcW w:w="516" w:type="dxa"/>
          </w:tcPr>
          <w:p w14:paraId="23212B6C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49.</w:t>
            </w:r>
          </w:p>
        </w:tc>
        <w:tc>
          <w:tcPr>
            <w:tcW w:w="2178" w:type="dxa"/>
            <w:vMerge/>
          </w:tcPr>
          <w:p w14:paraId="4A8B98CA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8714CF4" w14:textId="3B76BC79" w:rsidR="008B561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Piter Roelantson van Antuerpen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84"/>
            </w:r>
            <w:r w:rsidRPr="002A6193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5DA22918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310F729C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23D25687" w14:textId="77777777">
        <w:tc>
          <w:tcPr>
            <w:tcW w:w="516" w:type="dxa"/>
          </w:tcPr>
          <w:p w14:paraId="4E8131AE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50.</w:t>
            </w:r>
          </w:p>
        </w:tc>
        <w:tc>
          <w:tcPr>
            <w:tcW w:w="2178" w:type="dxa"/>
            <w:vMerge/>
          </w:tcPr>
          <w:p w14:paraId="4D5BC297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44507A7" w14:textId="77777777" w:rsidR="008B561A" w:rsidRPr="002A6193" w:rsidRDefault="00E54E37" w:rsidP="0045650A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Piter Jacobson van Leyen</w:t>
            </w:r>
          </w:p>
        </w:tc>
        <w:tc>
          <w:tcPr>
            <w:tcW w:w="1134" w:type="dxa"/>
          </w:tcPr>
          <w:p w14:paraId="7743619D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6F04BCF8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0D4BA0D9" w14:textId="77777777">
        <w:tc>
          <w:tcPr>
            <w:tcW w:w="516" w:type="dxa"/>
          </w:tcPr>
          <w:p w14:paraId="574E4A30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51.</w:t>
            </w:r>
          </w:p>
        </w:tc>
        <w:tc>
          <w:tcPr>
            <w:tcW w:w="2178" w:type="dxa"/>
            <w:vMerge/>
          </w:tcPr>
          <w:p w14:paraId="718108C6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E3A7F00" w14:textId="552950A3" w:rsidR="008B561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Lodovich Janson van Luych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85"/>
            </w:r>
            <w:r w:rsidRPr="002A6193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25271292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67003058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04F02DF0" w14:textId="77777777">
        <w:tc>
          <w:tcPr>
            <w:tcW w:w="516" w:type="dxa"/>
          </w:tcPr>
          <w:p w14:paraId="2966687E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52.</w:t>
            </w:r>
          </w:p>
        </w:tc>
        <w:tc>
          <w:tcPr>
            <w:tcW w:w="2178" w:type="dxa"/>
            <w:vMerge/>
          </w:tcPr>
          <w:p w14:paraId="58C3846F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FBC8E48" w14:textId="77777777" w:rsidR="008B561A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Henrich Voucht met van Hamburgh</w:t>
            </w:r>
          </w:p>
        </w:tc>
        <w:tc>
          <w:tcPr>
            <w:tcW w:w="1134" w:type="dxa"/>
          </w:tcPr>
          <w:p w14:paraId="5FAB58F0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4B7FE7E6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58758A30" w14:textId="77777777">
        <w:tc>
          <w:tcPr>
            <w:tcW w:w="516" w:type="dxa"/>
          </w:tcPr>
          <w:p w14:paraId="0D1EF954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53.</w:t>
            </w:r>
          </w:p>
        </w:tc>
        <w:tc>
          <w:tcPr>
            <w:tcW w:w="2178" w:type="dxa"/>
            <w:vMerge/>
          </w:tcPr>
          <w:p w14:paraId="784FB446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4C3DA71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Guliam Tryren van Leyen</w:t>
            </w:r>
          </w:p>
        </w:tc>
        <w:tc>
          <w:tcPr>
            <w:tcW w:w="1134" w:type="dxa"/>
          </w:tcPr>
          <w:p w14:paraId="089FE204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78AE796F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5B882BEA" w14:textId="77777777">
        <w:tc>
          <w:tcPr>
            <w:tcW w:w="516" w:type="dxa"/>
          </w:tcPr>
          <w:p w14:paraId="30433ED0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54.</w:t>
            </w:r>
          </w:p>
        </w:tc>
        <w:tc>
          <w:tcPr>
            <w:tcW w:w="2178" w:type="dxa"/>
            <w:vMerge/>
          </w:tcPr>
          <w:p w14:paraId="1ECD7034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A564F09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Pieter Liendertson van Berch</w:t>
            </w:r>
          </w:p>
        </w:tc>
        <w:tc>
          <w:tcPr>
            <w:tcW w:w="1134" w:type="dxa"/>
          </w:tcPr>
          <w:p w14:paraId="6C22E56F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11C8B303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65B1C801" w14:textId="77777777">
        <w:tc>
          <w:tcPr>
            <w:tcW w:w="516" w:type="dxa"/>
          </w:tcPr>
          <w:p w14:paraId="1209A832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55.</w:t>
            </w:r>
          </w:p>
        </w:tc>
        <w:tc>
          <w:tcPr>
            <w:tcW w:w="2178" w:type="dxa"/>
            <w:vMerge/>
          </w:tcPr>
          <w:p w14:paraId="17864721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56382F9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Gerrit Janson van Leyen</w:t>
            </w:r>
          </w:p>
        </w:tc>
        <w:tc>
          <w:tcPr>
            <w:tcW w:w="1134" w:type="dxa"/>
          </w:tcPr>
          <w:p w14:paraId="25A456F6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2CA8E04D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742E8069" w14:textId="77777777">
        <w:tc>
          <w:tcPr>
            <w:tcW w:w="516" w:type="dxa"/>
          </w:tcPr>
          <w:p w14:paraId="7052CCFD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56.</w:t>
            </w:r>
          </w:p>
        </w:tc>
        <w:tc>
          <w:tcPr>
            <w:tcW w:w="2178" w:type="dxa"/>
            <w:vMerge/>
          </w:tcPr>
          <w:p w14:paraId="338F0511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0C21A18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Michelson van Hoorn</w:t>
            </w:r>
          </w:p>
        </w:tc>
        <w:tc>
          <w:tcPr>
            <w:tcW w:w="1134" w:type="dxa"/>
          </w:tcPr>
          <w:p w14:paraId="016FD80D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3AC00938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72BEED8B" w14:textId="77777777">
        <w:tc>
          <w:tcPr>
            <w:tcW w:w="516" w:type="dxa"/>
          </w:tcPr>
          <w:p w14:paraId="370123FF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57.</w:t>
            </w:r>
          </w:p>
        </w:tc>
        <w:tc>
          <w:tcPr>
            <w:tcW w:w="2178" w:type="dxa"/>
            <w:vMerge/>
          </w:tcPr>
          <w:p w14:paraId="41CEBE2F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362F508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Piter Ghyson van Hoornuits</w:t>
            </w:r>
          </w:p>
        </w:tc>
        <w:tc>
          <w:tcPr>
            <w:tcW w:w="1134" w:type="dxa"/>
          </w:tcPr>
          <w:p w14:paraId="765EF338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33A597D7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58A15BCC" w14:textId="77777777">
        <w:tc>
          <w:tcPr>
            <w:tcW w:w="516" w:type="dxa"/>
          </w:tcPr>
          <w:p w14:paraId="21ABD08E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58.</w:t>
            </w:r>
          </w:p>
        </w:tc>
        <w:tc>
          <w:tcPr>
            <w:tcW w:w="2178" w:type="dxa"/>
            <w:vMerge/>
          </w:tcPr>
          <w:p w14:paraId="576C9028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AE32DB0" w14:textId="2D075F86" w:rsidR="008B561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Cornelius</w:t>
            </w:r>
            <w:r w:rsidR="0079756E" w:rsidRPr="002A6193">
              <w:rPr>
                <w:rStyle w:val="FootnoteReference"/>
                <w:rFonts w:eastAsia="Calibri"/>
                <w:lang w:val="en-US"/>
              </w:rPr>
              <w:footnoteReference w:id="686"/>
            </w:r>
            <w:r w:rsidRPr="002A6193">
              <w:rPr>
                <w:rFonts w:eastAsia="Calibri"/>
                <w:lang w:val="en-US"/>
              </w:rPr>
              <w:t xml:space="preserve"> Lenardtson van Vilsinghen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87"/>
            </w:r>
            <w:r w:rsidRPr="002A6193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85CAD00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1665C0C7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717095E4" w14:textId="77777777">
        <w:tc>
          <w:tcPr>
            <w:tcW w:w="516" w:type="dxa"/>
          </w:tcPr>
          <w:p w14:paraId="414B8237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59.</w:t>
            </w:r>
          </w:p>
        </w:tc>
        <w:tc>
          <w:tcPr>
            <w:tcW w:w="2178" w:type="dxa"/>
            <w:vMerge/>
          </w:tcPr>
          <w:p w14:paraId="08CF6169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6D89C10" w14:textId="77777777" w:rsidR="008B561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Servas Cornelison vvyt</w:t>
            </w:r>
            <w:r w:rsidRPr="002A6193">
              <w:rPr>
                <w:rFonts w:eastAsia="Calibri"/>
                <w:vertAlign w:val="superscript"/>
              </w:rPr>
              <w:footnoteReference w:id="688"/>
            </w:r>
            <w:r w:rsidR="0079756E" w:rsidRPr="002A6193">
              <w:rPr>
                <w:rFonts w:eastAsia="Calibri"/>
                <w:lang w:val="en-US"/>
              </w:rPr>
              <w:t xml:space="preserve"> de Hagc</w:t>
            </w:r>
            <w:r w:rsidRPr="002A6193">
              <w:rPr>
                <w:rFonts w:eastAsia="Calibri"/>
                <w:lang w:val="en-US"/>
              </w:rPr>
              <w:t>k</w:t>
            </w:r>
          </w:p>
        </w:tc>
        <w:tc>
          <w:tcPr>
            <w:tcW w:w="1134" w:type="dxa"/>
          </w:tcPr>
          <w:p w14:paraId="0EE7DE05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703D0EE0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7E5E7C0B" w14:textId="77777777">
        <w:tc>
          <w:tcPr>
            <w:tcW w:w="516" w:type="dxa"/>
            <w:vMerge w:val="restart"/>
          </w:tcPr>
          <w:p w14:paraId="07334909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60.</w:t>
            </w:r>
          </w:p>
          <w:p w14:paraId="5585A5D3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2178" w:type="dxa"/>
            <w:vMerge/>
          </w:tcPr>
          <w:p w14:paraId="03377B67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285D98A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Cornelius Verhage van Leyden</w:t>
            </w:r>
          </w:p>
        </w:tc>
        <w:tc>
          <w:tcPr>
            <w:tcW w:w="1134" w:type="dxa"/>
          </w:tcPr>
          <w:p w14:paraId="63F742AC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1FC5B286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72897146" w14:textId="77777777">
        <w:tc>
          <w:tcPr>
            <w:tcW w:w="516" w:type="dxa"/>
            <w:vMerge/>
          </w:tcPr>
          <w:p w14:paraId="09C9A923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2178" w:type="dxa"/>
            <w:vMerge/>
          </w:tcPr>
          <w:p w14:paraId="186A5000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18BD0E3" w14:textId="77777777" w:rsidR="008B561A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Bastian Endrick è saputo con doi fiorini il | resto è in mano del </w:t>
            </w:r>
            <w:r w:rsidR="0079756E" w:rsidRPr="002A6193">
              <w:rPr>
                <w:rFonts w:eastAsia="Calibri"/>
              </w:rPr>
              <w:t>C</w:t>
            </w:r>
            <w:r w:rsidRPr="002A6193">
              <w:rPr>
                <w:rFonts w:eastAsia="Calibri"/>
              </w:rPr>
              <w:t>apitano. Cornelio è in suo luoco</w:t>
            </w:r>
            <w:r w:rsidRPr="002A6193">
              <w:rPr>
                <w:rFonts w:eastAsia="Calibri"/>
                <w:vertAlign w:val="superscript"/>
              </w:rPr>
              <w:footnoteReference w:id="689"/>
            </w:r>
            <w:r w:rsidRPr="002A6193">
              <w:rPr>
                <w:rFonts w:eastAsia="Calibri"/>
              </w:rPr>
              <w:t xml:space="preserve"> </w:t>
            </w:r>
            <w:r w:rsidR="0079756E" w:rsidRPr="002A6193">
              <w:rPr>
                <w:rFonts w:eastAsia="Calibri"/>
              </w:rPr>
              <w:t>|</w:t>
            </w:r>
          </w:p>
        </w:tc>
        <w:tc>
          <w:tcPr>
            <w:tcW w:w="1134" w:type="dxa"/>
          </w:tcPr>
          <w:p w14:paraId="2BD979D8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</w:p>
        </w:tc>
        <w:tc>
          <w:tcPr>
            <w:tcW w:w="992" w:type="dxa"/>
          </w:tcPr>
          <w:p w14:paraId="51242417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</w:p>
        </w:tc>
      </w:tr>
      <w:tr w:rsidR="008B561A" w:rsidRPr="002A6193" w14:paraId="771FBF06" w14:textId="77777777">
        <w:tc>
          <w:tcPr>
            <w:tcW w:w="516" w:type="dxa"/>
          </w:tcPr>
          <w:p w14:paraId="1DCB925A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61.</w:t>
            </w:r>
          </w:p>
        </w:tc>
        <w:tc>
          <w:tcPr>
            <w:tcW w:w="2178" w:type="dxa"/>
            <w:vMerge/>
          </w:tcPr>
          <w:p w14:paraId="25BA4D5B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7365A8C" w14:textId="27A60847" w:rsidR="008B561A" w:rsidRPr="002A6193" w:rsidRDefault="00E54E37" w:rsidP="007965E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Abraam Classen van Co</w:t>
            </w:r>
            <w:del w:id="35" w:author="Nina Lamal" w:date="2023-02-09T16:44:00Z">
              <w:r w:rsidRPr="002A6193" w:rsidDel="007965EE">
                <w:rPr>
                  <w:rFonts w:eastAsia="Calibri"/>
                  <w:lang w:val="en-US"/>
                </w:rPr>
                <w:delText>h</w:delText>
              </w:r>
            </w:del>
            <w:ins w:id="36" w:author="Nina Lamal" w:date="2023-02-09T16:44:00Z">
              <w:r w:rsidR="007965EE">
                <w:rPr>
                  <w:rFonts w:eastAsia="Calibri"/>
                  <w:lang w:val="en-US"/>
                </w:rPr>
                <w:t>l</w:t>
              </w:r>
            </w:ins>
            <w:r w:rsidRPr="002A6193">
              <w:rPr>
                <w:rFonts w:eastAsia="Calibri"/>
                <w:lang w:val="en-US"/>
              </w:rPr>
              <w:t>en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90"/>
            </w:r>
            <w:r w:rsidRPr="002A6193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B3C996D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992" w:type="dxa"/>
          </w:tcPr>
          <w:p w14:paraId="5ED6F271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8B561A" w:rsidRPr="002A6193" w14:paraId="6F672D50" w14:textId="77777777">
        <w:tc>
          <w:tcPr>
            <w:tcW w:w="516" w:type="dxa"/>
          </w:tcPr>
          <w:p w14:paraId="17F0518D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62.</w:t>
            </w:r>
          </w:p>
        </w:tc>
        <w:tc>
          <w:tcPr>
            <w:tcW w:w="2178" w:type="dxa"/>
            <w:vMerge/>
          </w:tcPr>
          <w:p w14:paraId="7975582C" w14:textId="77777777" w:rsidR="008B561A" w:rsidRPr="002A6193" w:rsidRDefault="008B561A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5C49AE7" w14:textId="508E45C9" w:rsidR="008B561A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Damenson van Hamburgh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91"/>
            </w:r>
            <w:r w:rsidRPr="002A6193">
              <w:rPr>
                <w:rFonts w:eastAsia="Calibri"/>
                <w:lang w:val="en-US"/>
              </w:rPr>
              <w:tab/>
            </w:r>
          </w:p>
        </w:tc>
        <w:tc>
          <w:tcPr>
            <w:tcW w:w="1134" w:type="dxa"/>
          </w:tcPr>
          <w:p w14:paraId="027760C5" w14:textId="77777777" w:rsidR="008B561A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38C818AB" w14:textId="77777777" w:rsidR="008B561A" w:rsidRPr="002A6193" w:rsidRDefault="008B561A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</w:tbl>
    <w:p w14:paraId="64425B0F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193r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2025"/>
        <w:gridCol w:w="4755"/>
        <w:gridCol w:w="1104"/>
        <w:gridCol w:w="1004"/>
      </w:tblGrid>
      <w:tr w:rsidR="00651C3F" w:rsidRPr="002A6193" w14:paraId="6B4F01AD" w14:textId="77777777">
        <w:tc>
          <w:tcPr>
            <w:tcW w:w="636" w:type="dxa"/>
          </w:tcPr>
          <w:p w14:paraId="60AC382C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63</w:t>
            </w:r>
            <w:r w:rsidR="00651C3F" w:rsidRPr="002A6193">
              <w:rPr>
                <w:rFonts w:eastAsia="Calibri"/>
              </w:rPr>
              <w:t>.</w:t>
            </w:r>
          </w:p>
        </w:tc>
        <w:tc>
          <w:tcPr>
            <w:tcW w:w="2058" w:type="dxa"/>
            <w:vMerge w:val="restart"/>
          </w:tcPr>
          <w:p w14:paraId="49F3D523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A4481CC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</w:t>
            </w:r>
            <w:r w:rsidR="007C7B27" w:rsidRPr="002A6193">
              <w:rPr>
                <w:rFonts w:eastAsia="Calibri"/>
              </w:rPr>
              <w:t>I</w:t>
            </w:r>
            <w:r w:rsidRPr="002A6193">
              <w:rPr>
                <w:rFonts w:eastAsia="Calibri"/>
              </w:rPr>
              <w:t>sacson van Delft</w:t>
            </w:r>
          </w:p>
        </w:tc>
        <w:tc>
          <w:tcPr>
            <w:tcW w:w="1134" w:type="dxa"/>
          </w:tcPr>
          <w:p w14:paraId="21344009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035" w:type="dxa"/>
          </w:tcPr>
          <w:p w14:paraId="6C895356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7B36185B" w14:textId="77777777">
        <w:tc>
          <w:tcPr>
            <w:tcW w:w="636" w:type="dxa"/>
          </w:tcPr>
          <w:p w14:paraId="5100385E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64</w:t>
            </w:r>
            <w:r w:rsidR="00651C3F" w:rsidRPr="002A6193">
              <w:rPr>
                <w:rFonts w:eastAsia="Calibri"/>
              </w:rPr>
              <w:t>.</w:t>
            </w:r>
          </w:p>
        </w:tc>
        <w:tc>
          <w:tcPr>
            <w:tcW w:w="2058" w:type="dxa"/>
            <w:vMerge/>
          </w:tcPr>
          <w:p w14:paraId="107F44FE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D868BC0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Jurian Groeten van Hamburgh</w:t>
            </w:r>
          </w:p>
        </w:tc>
        <w:tc>
          <w:tcPr>
            <w:tcW w:w="1134" w:type="dxa"/>
          </w:tcPr>
          <w:p w14:paraId="2DAC4FE5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035" w:type="dxa"/>
          </w:tcPr>
          <w:p w14:paraId="4681C381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199C6870" w14:textId="77777777">
        <w:tc>
          <w:tcPr>
            <w:tcW w:w="636" w:type="dxa"/>
          </w:tcPr>
          <w:p w14:paraId="65515BDC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65</w:t>
            </w:r>
            <w:r w:rsidR="00651C3F" w:rsidRPr="002A6193">
              <w:rPr>
                <w:rFonts w:eastAsia="Calibri"/>
              </w:rPr>
              <w:t>.</w:t>
            </w:r>
          </w:p>
        </w:tc>
        <w:tc>
          <w:tcPr>
            <w:tcW w:w="2058" w:type="dxa"/>
            <w:vMerge/>
          </w:tcPr>
          <w:p w14:paraId="7D3DEA0C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B48DA7A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Cornelius Fransson van Roterdam</w:t>
            </w:r>
          </w:p>
        </w:tc>
        <w:tc>
          <w:tcPr>
            <w:tcW w:w="1134" w:type="dxa"/>
          </w:tcPr>
          <w:p w14:paraId="44F24792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1DB0904C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0130F48D" w14:textId="77777777">
        <w:tc>
          <w:tcPr>
            <w:tcW w:w="636" w:type="dxa"/>
          </w:tcPr>
          <w:p w14:paraId="205F4657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66</w:t>
            </w:r>
            <w:r w:rsidR="00651C3F" w:rsidRPr="002A6193">
              <w:rPr>
                <w:rFonts w:eastAsia="Calibri"/>
              </w:rPr>
              <w:t>.</w:t>
            </w:r>
          </w:p>
        </w:tc>
        <w:tc>
          <w:tcPr>
            <w:tcW w:w="2058" w:type="dxa"/>
            <w:vMerge/>
          </w:tcPr>
          <w:p w14:paraId="021A2D2F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14412AE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Edmond Jerners van London</w:t>
            </w:r>
          </w:p>
        </w:tc>
        <w:tc>
          <w:tcPr>
            <w:tcW w:w="1134" w:type="dxa"/>
          </w:tcPr>
          <w:p w14:paraId="6B8D764D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2D0057B1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68D6B031" w14:textId="77777777">
        <w:tc>
          <w:tcPr>
            <w:tcW w:w="636" w:type="dxa"/>
          </w:tcPr>
          <w:p w14:paraId="4E227121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67</w:t>
            </w:r>
            <w:r w:rsidR="00651C3F" w:rsidRPr="002A6193">
              <w:rPr>
                <w:rFonts w:eastAsia="Calibri"/>
              </w:rPr>
              <w:t>.</w:t>
            </w:r>
          </w:p>
        </w:tc>
        <w:tc>
          <w:tcPr>
            <w:tcW w:w="2058" w:type="dxa"/>
          </w:tcPr>
          <w:p w14:paraId="1A5AE9C4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corporal</w:t>
            </w:r>
          </w:p>
        </w:tc>
        <w:tc>
          <w:tcPr>
            <w:tcW w:w="4819" w:type="dxa"/>
          </w:tcPr>
          <w:p w14:paraId="2CC6BCED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Tonis Tonisson van Calis</w:t>
            </w:r>
          </w:p>
        </w:tc>
        <w:tc>
          <w:tcPr>
            <w:tcW w:w="1134" w:type="dxa"/>
          </w:tcPr>
          <w:p w14:paraId="5F4A96D4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</w:t>
            </w:r>
          </w:p>
        </w:tc>
        <w:tc>
          <w:tcPr>
            <w:tcW w:w="1035" w:type="dxa"/>
          </w:tcPr>
          <w:p w14:paraId="4B892ED6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3B493DEB" w14:textId="77777777">
        <w:tc>
          <w:tcPr>
            <w:tcW w:w="636" w:type="dxa"/>
          </w:tcPr>
          <w:p w14:paraId="0F322996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68</w:t>
            </w:r>
            <w:r w:rsidR="00651C3F" w:rsidRPr="002A6193">
              <w:rPr>
                <w:rFonts w:eastAsia="Calibri"/>
              </w:rPr>
              <w:t>.</w:t>
            </w:r>
          </w:p>
        </w:tc>
        <w:tc>
          <w:tcPr>
            <w:tcW w:w="2058" w:type="dxa"/>
            <w:vMerge w:val="restart"/>
          </w:tcPr>
          <w:p w14:paraId="1272148B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moschetieri</w:t>
            </w:r>
          </w:p>
        </w:tc>
        <w:tc>
          <w:tcPr>
            <w:tcW w:w="4819" w:type="dxa"/>
          </w:tcPr>
          <w:p w14:paraId="3D8AE30D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Joanis Stuart</w:t>
            </w:r>
          </w:p>
        </w:tc>
        <w:tc>
          <w:tcPr>
            <w:tcW w:w="1134" w:type="dxa"/>
          </w:tcPr>
          <w:p w14:paraId="1435394D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035" w:type="dxa"/>
          </w:tcPr>
          <w:p w14:paraId="58E3EEB3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77E4C7AE" w14:textId="77777777">
        <w:tc>
          <w:tcPr>
            <w:tcW w:w="636" w:type="dxa"/>
          </w:tcPr>
          <w:p w14:paraId="03D921A3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69</w:t>
            </w:r>
            <w:r w:rsidR="00651C3F" w:rsidRPr="002A6193">
              <w:rPr>
                <w:rFonts w:eastAsia="Calibri"/>
              </w:rPr>
              <w:t>.</w:t>
            </w:r>
          </w:p>
        </w:tc>
        <w:tc>
          <w:tcPr>
            <w:tcW w:w="2058" w:type="dxa"/>
            <w:vMerge/>
          </w:tcPr>
          <w:p w14:paraId="3BEC25B5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D6F7322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Abraam Janson van Ghent</w:t>
            </w:r>
          </w:p>
        </w:tc>
        <w:tc>
          <w:tcPr>
            <w:tcW w:w="1134" w:type="dxa"/>
          </w:tcPr>
          <w:p w14:paraId="67A0CC25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035" w:type="dxa"/>
          </w:tcPr>
          <w:p w14:paraId="1EC49DC1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21D98676" w14:textId="77777777">
        <w:tc>
          <w:tcPr>
            <w:tcW w:w="636" w:type="dxa"/>
          </w:tcPr>
          <w:p w14:paraId="1ECD64DC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70.</w:t>
            </w:r>
          </w:p>
        </w:tc>
        <w:tc>
          <w:tcPr>
            <w:tcW w:w="2058" w:type="dxa"/>
            <w:vMerge/>
          </w:tcPr>
          <w:p w14:paraId="48A30F22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2886292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Antoni Piterson Verhoeff vvyt Wilmstat</w:t>
            </w:r>
          </w:p>
        </w:tc>
        <w:tc>
          <w:tcPr>
            <w:tcW w:w="1134" w:type="dxa"/>
          </w:tcPr>
          <w:p w14:paraId="353A3F00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168FB32D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169AE0F7" w14:textId="77777777">
        <w:tc>
          <w:tcPr>
            <w:tcW w:w="636" w:type="dxa"/>
          </w:tcPr>
          <w:p w14:paraId="310830CA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71.</w:t>
            </w:r>
          </w:p>
        </w:tc>
        <w:tc>
          <w:tcPr>
            <w:tcW w:w="2058" w:type="dxa"/>
            <w:vMerge/>
          </w:tcPr>
          <w:p w14:paraId="224479A5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7FB74A0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Dirich Adriansen van Leyen</w:t>
            </w:r>
          </w:p>
        </w:tc>
        <w:tc>
          <w:tcPr>
            <w:tcW w:w="1134" w:type="dxa"/>
          </w:tcPr>
          <w:p w14:paraId="44B5F51E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035" w:type="dxa"/>
          </w:tcPr>
          <w:p w14:paraId="13895552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2DC90273" w14:textId="77777777">
        <w:tc>
          <w:tcPr>
            <w:tcW w:w="636" w:type="dxa"/>
          </w:tcPr>
          <w:p w14:paraId="4EB523B8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72.</w:t>
            </w:r>
          </w:p>
        </w:tc>
        <w:tc>
          <w:tcPr>
            <w:tcW w:w="2058" w:type="dxa"/>
            <w:vMerge/>
          </w:tcPr>
          <w:p w14:paraId="16282855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D9FFA3B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Lodovich Lodovichson van Leyen</w:t>
            </w:r>
          </w:p>
        </w:tc>
        <w:tc>
          <w:tcPr>
            <w:tcW w:w="1134" w:type="dxa"/>
          </w:tcPr>
          <w:p w14:paraId="1D4F6980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035" w:type="dxa"/>
          </w:tcPr>
          <w:p w14:paraId="0A8F1298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545098FE" w14:textId="77777777">
        <w:tc>
          <w:tcPr>
            <w:tcW w:w="636" w:type="dxa"/>
          </w:tcPr>
          <w:p w14:paraId="136FB638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73.</w:t>
            </w:r>
          </w:p>
        </w:tc>
        <w:tc>
          <w:tcPr>
            <w:tcW w:w="2058" w:type="dxa"/>
            <w:vMerge/>
          </w:tcPr>
          <w:p w14:paraId="3FAE3DE9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A89FCFF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Abram Serrengers van Midtelburgh</w:t>
            </w:r>
          </w:p>
        </w:tc>
        <w:tc>
          <w:tcPr>
            <w:tcW w:w="1134" w:type="dxa"/>
          </w:tcPr>
          <w:p w14:paraId="3ABB84F3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46E82E9A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748740A1" w14:textId="77777777">
        <w:tc>
          <w:tcPr>
            <w:tcW w:w="636" w:type="dxa"/>
          </w:tcPr>
          <w:p w14:paraId="330A3A51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74.</w:t>
            </w:r>
          </w:p>
        </w:tc>
        <w:tc>
          <w:tcPr>
            <w:tcW w:w="2058" w:type="dxa"/>
            <w:vMerge/>
          </w:tcPr>
          <w:p w14:paraId="2A6BFA70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B735955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Jost Seeten van Ghent</w:t>
            </w:r>
          </w:p>
        </w:tc>
        <w:tc>
          <w:tcPr>
            <w:tcW w:w="1134" w:type="dxa"/>
          </w:tcPr>
          <w:p w14:paraId="6336BFA9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035" w:type="dxa"/>
          </w:tcPr>
          <w:p w14:paraId="46638F8F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70107204" w14:textId="77777777">
        <w:tc>
          <w:tcPr>
            <w:tcW w:w="636" w:type="dxa"/>
          </w:tcPr>
          <w:p w14:paraId="03C75EF9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75.</w:t>
            </w:r>
          </w:p>
        </w:tc>
        <w:tc>
          <w:tcPr>
            <w:tcW w:w="2058" w:type="dxa"/>
            <w:vMerge/>
          </w:tcPr>
          <w:p w14:paraId="12931AF3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07DA15D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Dirich Goossenson van Dort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5EA43264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5C2E1CB7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57D9805F" w14:textId="77777777">
        <w:tc>
          <w:tcPr>
            <w:tcW w:w="636" w:type="dxa"/>
          </w:tcPr>
          <w:p w14:paraId="41F305FA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76.</w:t>
            </w:r>
          </w:p>
        </w:tc>
        <w:tc>
          <w:tcPr>
            <w:tcW w:w="2058" w:type="dxa"/>
            <w:vMerge/>
          </w:tcPr>
          <w:p w14:paraId="233931D9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43A0621" w14:textId="56074B2A" w:rsidR="00651C3F" w:rsidRPr="002A6193" w:rsidRDefault="00E54E37" w:rsidP="00FA585C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Lenart Jorisson van He</w:t>
            </w:r>
            <w:del w:id="37" w:author="Nina Lamal" w:date="2023-02-09T16:45:00Z">
              <w:r w:rsidRPr="002A6193" w:rsidDel="00FA585C">
                <w:rPr>
                  <w:rFonts w:eastAsia="Calibri"/>
                </w:rPr>
                <w:delText>y</w:delText>
              </w:r>
            </w:del>
            <w:ins w:id="38" w:author="Nina Lamal" w:date="2023-02-09T16:45:00Z">
              <w:r w:rsidR="00FA585C">
                <w:rPr>
                  <w:rFonts w:eastAsia="Calibri"/>
                </w:rPr>
                <w:t>r</w:t>
              </w:r>
            </w:ins>
            <w:r w:rsidRPr="002A6193">
              <w:rPr>
                <w:rFonts w:eastAsia="Calibri"/>
              </w:rPr>
              <w:t>entals</w:t>
            </w:r>
          </w:p>
        </w:tc>
        <w:tc>
          <w:tcPr>
            <w:tcW w:w="1134" w:type="dxa"/>
          </w:tcPr>
          <w:p w14:paraId="210A17F3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035" w:type="dxa"/>
          </w:tcPr>
          <w:p w14:paraId="1B4597B3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68B09D7B" w14:textId="77777777">
        <w:tc>
          <w:tcPr>
            <w:tcW w:w="636" w:type="dxa"/>
          </w:tcPr>
          <w:p w14:paraId="4E1EAE41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77.</w:t>
            </w:r>
          </w:p>
        </w:tc>
        <w:tc>
          <w:tcPr>
            <w:tcW w:w="2058" w:type="dxa"/>
            <w:vMerge/>
          </w:tcPr>
          <w:p w14:paraId="0A0FC31E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9BCFEA9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Willem Henrix van Aelst</w:t>
            </w:r>
          </w:p>
        </w:tc>
        <w:tc>
          <w:tcPr>
            <w:tcW w:w="1134" w:type="dxa"/>
          </w:tcPr>
          <w:p w14:paraId="02826C0B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6077A2E2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16F7ECD9" w14:textId="77777777">
        <w:tc>
          <w:tcPr>
            <w:tcW w:w="636" w:type="dxa"/>
          </w:tcPr>
          <w:p w14:paraId="5A965F4F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78.</w:t>
            </w:r>
          </w:p>
        </w:tc>
        <w:tc>
          <w:tcPr>
            <w:tcW w:w="2058" w:type="dxa"/>
            <w:vMerge/>
          </w:tcPr>
          <w:p w14:paraId="55D33B8E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3A098F8" w14:textId="77777777" w:rsidR="00651C3F" w:rsidRPr="002A6193" w:rsidRDefault="00E54E37" w:rsidP="00144DD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Jon Tissen van Rotterdam</w:t>
            </w:r>
          </w:p>
        </w:tc>
        <w:tc>
          <w:tcPr>
            <w:tcW w:w="1134" w:type="dxa"/>
          </w:tcPr>
          <w:p w14:paraId="63192886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035" w:type="dxa"/>
          </w:tcPr>
          <w:p w14:paraId="573492FE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2C95A02C" w14:textId="77777777">
        <w:tc>
          <w:tcPr>
            <w:tcW w:w="636" w:type="dxa"/>
          </w:tcPr>
          <w:p w14:paraId="4045FAC0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79.</w:t>
            </w:r>
          </w:p>
        </w:tc>
        <w:tc>
          <w:tcPr>
            <w:tcW w:w="2058" w:type="dxa"/>
            <w:vMerge/>
          </w:tcPr>
          <w:p w14:paraId="57B1813F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FB8447F" w14:textId="77777777" w:rsidR="00651C3F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Tonis Bastiansen de Jonge Mouch</w:t>
            </w:r>
          </w:p>
        </w:tc>
        <w:tc>
          <w:tcPr>
            <w:tcW w:w="1134" w:type="dxa"/>
          </w:tcPr>
          <w:p w14:paraId="6B28AA94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1224E5EE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60569DB7" w14:textId="77777777">
        <w:tc>
          <w:tcPr>
            <w:tcW w:w="636" w:type="dxa"/>
          </w:tcPr>
          <w:p w14:paraId="032E811E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80.</w:t>
            </w:r>
          </w:p>
        </w:tc>
        <w:tc>
          <w:tcPr>
            <w:tcW w:w="2058" w:type="dxa"/>
            <w:vMerge/>
          </w:tcPr>
          <w:p w14:paraId="2A1C1A2A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32494EE" w14:textId="77777777" w:rsidR="00651C3F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Cornelius de Clerck van Antuerpen</w:t>
            </w:r>
          </w:p>
        </w:tc>
        <w:tc>
          <w:tcPr>
            <w:tcW w:w="1134" w:type="dxa"/>
          </w:tcPr>
          <w:p w14:paraId="7D722681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1F3C1DF9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48686E63" w14:textId="77777777">
        <w:tc>
          <w:tcPr>
            <w:tcW w:w="636" w:type="dxa"/>
          </w:tcPr>
          <w:p w14:paraId="75ED6186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>81.</w:t>
            </w:r>
          </w:p>
        </w:tc>
        <w:tc>
          <w:tcPr>
            <w:tcW w:w="2058" w:type="dxa"/>
            <w:vMerge/>
          </w:tcPr>
          <w:p w14:paraId="2EC34F09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5BBE1C4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Piterson van Utrechet</w:t>
            </w:r>
          </w:p>
        </w:tc>
        <w:tc>
          <w:tcPr>
            <w:tcW w:w="1134" w:type="dxa"/>
          </w:tcPr>
          <w:p w14:paraId="63D0D958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035" w:type="dxa"/>
          </w:tcPr>
          <w:p w14:paraId="5E2EE733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6FEBBC83" w14:textId="77777777">
        <w:tc>
          <w:tcPr>
            <w:tcW w:w="636" w:type="dxa"/>
          </w:tcPr>
          <w:p w14:paraId="695FA427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82.</w:t>
            </w:r>
          </w:p>
        </w:tc>
        <w:tc>
          <w:tcPr>
            <w:tcW w:w="2058" w:type="dxa"/>
            <w:vMerge/>
          </w:tcPr>
          <w:p w14:paraId="1529645B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FFBB805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Janson van Stadem</w:t>
            </w:r>
          </w:p>
        </w:tc>
        <w:tc>
          <w:tcPr>
            <w:tcW w:w="1134" w:type="dxa"/>
          </w:tcPr>
          <w:p w14:paraId="26CF842A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020E0BEA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21020B00" w14:textId="77777777">
        <w:tc>
          <w:tcPr>
            <w:tcW w:w="636" w:type="dxa"/>
          </w:tcPr>
          <w:p w14:paraId="41ABE9C0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83.</w:t>
            </w:r>
          </w:p>
        </w:tc>
        <w:tc>
          <w:tcPr>
            <w:tcW w:w="2058" w:type="dxa"/>
            <w:vMerge/>
          </w:tcPr>
          <w:p w14:paraId="7B333467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66E4275" w14:textId="70DB619F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Gerrit Janson van H</w:t>
            </w:r>
            <w:ins w:id="39" w:author="Nina Lamal" w:date="2023-02-09T16:46:00Z">
              <w:r w:rsidR="00FA585C">
                <w:rPr>
                  <w:rFonts w:eastAsia="Calibri"/>
                </w:rPr>
                <w:t>i</w:t>
              </w:r>
            </w:ins>
            <w:del w:id="40" w:author="Nina Lamal" w:date="2023-02-09T16:46:00Z">
              <w:r w:rsidRPr="002A6193" w:rsidDel="00FA585C">
                <w:rPr>
                  <w:rFonts w:eastAsia="Calibri"/>
                </w:rPr>
                <w:delText>o</w:delText>
              </w:r>
            </w:del>
            <w:r w:rsidRPr="002A6193">
              <w:rPr>
                <w:rFonts w:eastAsia="Calibri"/>
              </w:rPr>
              <w:t>ldemburgh</w:t>
            </w:r>
          </w:p>
        </w:tc>
        <w:tc>
          <w:tcPr>
            <w:tcW w:w="1134" w:type="dxa"/>
          </w:tcPr>
          <w:p w14:paraId="7EF88A32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1FDA9E92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1CF8E11F" w14:textId="77777777">
        <w:tc>
          <w:tcPr>
            <w:tcW w:w="636" w:type="dxa"/>
          </w:tcPr>
          <w:p w14:paraId="666CCF2C" w14:textId="77777777" w:rsidR="00651C3F" w:rsidRPr="002A6193" w:rsidRDefault="00651C3F" w:rsidP="00651C3F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84.</w:t>
            </w:r>
          </w:p>
        </w:tc>
        <w:tc>
          <w:tcPr>
            <w:tcW w:w="2058" w:type="dxa"/>
            <w:vMerge/>
          </w:tcPr>
          <w:p w14:paraId="7754B275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74F2CCA" w14:textId="52957C9A" w:rsidR="00651C3F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Ubert Lenardtson van Suartevael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692"/>
            </w:r>
            <w:r w:rsidRPr="002A6193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037605A6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035" w:type="dxa"/>
          </w:tcPr>
          <w:p w14:paraId="61C3509F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37987580" w14:textId="77777777">
        <w:tc>
          <w:tcPr>
            <w:tcW w:w="636" w:type="dxa"/>
          </w:tcPr>
          <w:p w14:paraId="12E11152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85.</w:t>
            </w:r>
          </w:p>
        </w:tc>
        <w:tc>
          <w:tcPr>
            <w:tcW w:w="2058" w:type="dxa"/>
            <w:vMerge/>
          </w:tcPr>
          <w:p w14:paraId="5F622CF6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463BFB8" w14:textId="10D68C55" w:rsidR="00651C3F" w:rsidRPr="00CB1FBA" w:rsidRDefault="00E54E37" w:rsidP="00C52338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Piter Janson van Sain</w:t>
            </w:r>
            <w:del w:id="41" w:author="Nina Lamal" w:date="2023-02-09T16:46:00Z">
              <w:r w:rsidRPr="00CB1FBA" w:rsidDel="00C52338">
                <w:rPr>
                  <w:rFonts w:eastAsia="Calibri"/>
                  <w:lang w:val="nl-BE"/>
                </w:rPr>
                <w:delText>e</w:delText>
              </w:r>
            </w:del>
            <w:ins w:id="42" w:author="Nina Lamal" w:date="2023-02-09T16:46:00Z">
              <w:r w:rsidR="00C52338">
                <w:rPr>
                  <w:rFonts w:eastAsia="Calibri"/>
                  <w:lang w:val="nl-BE"/>
                </w:rPr>
                <w:t>c</w:t>
              </w:r>
            </w:ins>
            <w:r w:rsidRPr="00CB1FBA">
              <w:rPr>
                <w:rFonts w:eastAsia="Calibri"/>
                <w:lang w:val="nl-BE"/>
              </w:rPr>
              <w:t>t Andries</w:t>
            </w:r>
          </w:p>
        </w:tc>
        <w:tc>
          <w:tcPr>
            <w:tcW w:w="1134" w:type="dxa"/>
          </w:tcPr>
          <w:p w14:paraId="11BED455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035" w:type="dxa"/>
          </w:tcPr>
          <w:p w14:paraId="60E4763A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64EA0126" w14:textId="77777777">
        <w:tc>
          <w:tcPr>
            <w:tcW w:w="636" w:type="dxa"/>
          </w:tcPr>
          <w:p w14:paraId="6EE06E96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86.</w:t>
            </w:r>
          </w:p>
        </w:tc>
        <w:tc>
          <w:tcPr>
            <w:tcW w:w="2058" w:type="dxa"/>
            <w:vMerge/>
          </w:tcPr>
          <w:p w14:paraId="32FF6E73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C3CF24B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Alexander Ulit schotsman</w:t>
            </w:r>
          </w:p>
        </w:tc>
        <w:tc>
          <w:tcPr>
            <w:tcW w:w="1134" w:type="dxa"/>
          </w:tcPr>
          <w:p w14:paraId="1927E9C9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2B4082E3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15FEAD09" w14:textId="77777777">
        <w:tc>
          <w:tcPr>
            <w:tcW w:w="636" w:type="dxa"/>
          </w:tcPr>
          <w:p w14:paraId="003B01F9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87.</w:t>
            </w:r>
          </w:p>
        </w:tc>
        <w:tc>
          <w:tcPr>
            <w:tcW w:w="2058" w:type="dxa"/>
            <w:vMerge/>
          </w:tcPr>
          <w:p w14:paraId="72C767E6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6E9D678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Willem Janson van Champen</w:t>
            </w:r>
          </w:p>
        </w:tc>
        <w:tc>
          <w:tcPr>
            <w:tcW w:w="1134" w:type="dxa"/>
          </w:tcPr>
          <w:p w14:paraId="33D5A1D2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25ADC22B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34057E6B" w14:textId="77777777">
        <w:tc>
          <w:tcPr>
            <w:tcW w:w="636" w:type="dxa"/>
          </w:tcPr>
          <w:p w14:paraId="6640FBB2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88.</w:t>
            </w:r>
          </w:p>
        </w:tc>
        <w:tc>
          <w:tcPr>
            <w:tcW w:w="2058" w:type="dxa"/>
            <w:vMerge/>
          </w:tcPr>
          <w:p w14:paraId="6604DC2A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37F24CD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Piter Jacobson van Delft</w:t>
            </w:r>
          </w:p>
        </w:tc>
        <w:tc>
          <w:tcPr>
            <w:tcW w:w="1134" w:type="dxa"/>
          </w:tcPr>
          <w:p w14:paraId="1FB3BBBE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035" w:type="dxa"/>
          </w:tcPr>
          <w:p w14:paraId="4D3637BF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2BF296EB" w14:textId="77777777">
        <w:tc>
          <w:tcPr>
            <w:tcW w:w="636" w:type="dxa"/>
          </w:tcPr>
          <w:p w14:paraId="51CF9527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89.</w:t>
            </w:r>
          </w:p>
        </w:tc>
        <w:tc>
          <w:tcPr>
            <w:tcW w:w="2058" w:type="dxa"/>
            <w:vMerge/>
          </w:tcPr>
          <w:p w14:paraId="2399E18C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16E6C4F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Antoni Martenson van Doesbourch</w:t>
            </w:r>
          </w:p>
        </w:tc>
        <w:tc>
          <w:tcPr>
            <w:tcW w:w="1134" w:type="dxa"/>
          </w:tcPr>
          <w:p w14:paraId="643DF23B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035" w:type="dxa"/>
          </w:tcPr>
          <w:p w14:paraId="3782B1FA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66220FB8" w14:textId="77777777">
        <w:tc>
          <w:tcPr>
            <w:tcW w:w="636" w:type="dxa"/>
          </w:tcPr>
          <w:p w14:paraId="149479B5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90.</w:t>
            </w:r>
          </w:p>
        </w:tc>
        <w:tc>
          <w:tcPr>
            <w:tcW w:w="2058" w:type="dxa"/>
            <w:vMerge/>
          </w:tcPr>
          <w:p w14:paraId="1F0DE168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28D25A6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Marcelisen van Roterdam</w:t>
            </w:r>
          </w:p>
        </w:tc>
        <w:tc>
          <w:tcPr>
            <w:tcW w:w="1134" w:type="dxa"/>
          </w:tcPr>
          <w:p w14:paraId="2BEA4D76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035" w:type="dxa"/>
          </w:tcPr>
          <w:p w14:paraId="56AA80F5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7EE2137B" w14:textId="77777777">
        <w:tc>
          <w:tcPr>
            <w:tcW w:w="636" w:type="dxa"/>
          </w:tcPr>
          <w:p w14:paraId="43C1E215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91.</w:t>
            </w:r>
          </w:p>
        </w:tc>
        <w:tc>
          <w:tcPr>
            <w:tcW w:w="2058" w:type="dxa"/>
            <w:vMerge/>
          </w:tcPr>
          <w:p w14:paraId="000B0A1D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28F9CC7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Harman Janson van Hussen</w:t>
            </w:r>
          </w:p>
        </w:tc>
        <w:tc>
          <w:tcPr>
            <w:tcW w:w="1134" w:type="dxa"/>
          </w:tcPr>
          <w:p w14:paraId="1A7E5883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1035" w:type="dxa"/>
          </w:tcPr>
          <w:p w14:paraId="7C164F03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5145262B" w14:textId="77777777">
        <w:tc>
          <w:tcPr>
            <w:tcW w:w="636" w:type="dxa"/>
          </w:tcPr>
          <w:p w14:paraId="42125D61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92.</w:t>
            </w:r>
          </w:p>
        </w:tc>
        <w:tc>
          <w:tcPr>
            <w:tcW w:w="2058" w:type="dxa"/>
            <w:vMerge/>
          </w:tcPr>
          <w:p w14:paraId="55952A47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683D00A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Gerrit Andrisen van Amsterdam</w:t>
            </w:r>
          </w:p>
        </w:tc>
        <w:tc>
          <w:tcPr>
            <w:tcW w:w="1134" w:type="dxa"/>
          </w:tcPr>
          <w:p w14:paraId="19D0FF34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1035" w:type="dxa"/>
          </w:tcPr>
          <w:p w14:paraId="01DB3321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4D9B492C" w14:textId="77777777">
        <w:tc>
          <w:tcPr>
            <w:tcW w:w="636" w:type="dxa"/>
          </w:tcPr>
          <w:p w14:paraId="64D62DC4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93.</w:t>
            </w:r>
          </w:p>
        </w:tc>
        <w:tc>
          <w:tcPr>
            <w:tcW w:w="2058" w:type="dxa"/>
            <w:vMerge/>
          </w:tcPr>
          <w:p w14:paraId="07A6A980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FC13931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Ruloff Janson van Hussen</w:t>
            </w:r>
          </w:p>
        </w:tc>
        <w:tc>
          <w:tcPr>
            <w:tcW w:w="1134" w:type="dxa"/>
          </w:tcPr>
          <w:p w14:paraId="52BBCE4A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09E5BD49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1DE57546" w14:textId="77777777">
        <w:tc>
          <w:tcPr>
            <w:tcW w:w="636" w:type="dxa"/>
          </w:tcPr>
          <w:p w14:paraId="59530AE7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94.</w:t>
            </w:r>
          </w:p>
        </w:tc>
        <w:tc>
          <w:tcPr>
            <w:tcW w:w="2058" w:type="dxa"/>
            <w:vMerge/>
          </w:tcPr>
          <w:p w14:paraId="61D62BAA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055FA3D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Harman Janson van Harlem</w:t>
            </w:r>
          </w:p>
        </w:tc>
        <w:tc>
          <w:tcPr>
            <w:tcW w:w="1134" w:type="dxa"/>
          </w:tcPr>
          <w:p w14:paraId="2D6DDC10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1035" w:type="dxa"/>
          </w:tcPr>
          <w:p w14:paraId="6AA02CD9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4A0CD99E" w14:textId="77777777">
        <w:tc>
          <w:tcPr>
            <w:tcW w:w="636" w:type="dxa"/>
          </w:tcPr>
          <w:p w14:paraId="06D0BC40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95.</w:t>
            </w:r>
          </w:p>
        </w:tc>
        <w:tc>
          <w:tcPr>
            <w:tcW w:w="2058" w:type="dxa"/>
          </w:tcPr>
          <w:p w14:paraId="10D2911C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provosto</w:t>
            </w:r>
          </w:p>
        </w:tc>
        <w:tc>
          <w:tcPr>
            <w:tcW w:w="4819" w:type="dxa"/>
          </w:tcPr>
          <w:p w14:paraId="791598F0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Willem Janson van Redembergh</w:t>
            </w:r>
          </w:p>
        </w:tc>
        <w:tc>
          <w:tcPr>
            <w:tcW w:w="1134" w:type="dxa"/>
          </w:tcPr>
          <w:p w14:paraId="4C99311D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</w:t>
            </w:r>
          </w:p>
        </w:tc>
        <w:tc>
          <w:tcPr>
            <w:tcW w:w="1035" w:type="dxa"/>
          </w:tcPr>
          <w:p w14:paraId="2BFDFE2D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369FB141" w14:textId="77777777">
        <w:tc>
          <w:tcPr>
            <w:tcW w:w="636" w:type="dxa"/>
          </w:tcPr>
          <w:p w14:paraId="6A0550FF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96.</w:t>
            </w:r>
          </w:p>
        </w:tc>
        <w:tc>
          <w:tcPr>
            <w:tcW w:w="2058" w:type="dxa"/>
            <w:vMerge w:val="restart"/>
          </w:tcPr>
          <w:p w14:paraId="6901353B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ragazzi per la barca</w:t>
            </w:r>
          </w:p>
        </w:tc>
        <w:tc>
          <w:tcPr>
            <w:tcW w:w="4819" w:type="dxa"/>
          </w:tcPr>
          <w:p w14:paraId="6E63F62B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144DD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Paulus Janson Nieuport</w:t>
            </w:r>
          </w:p>
        </w:tc>
        <w:tc>
          <w:tcPr>
            <w:tcW w:w="1134" w:type="dxa"/>
          </w:tcPr>
          <w:p w14:paraId="0BE7B261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</w:p>
        </w:tc>
        <w:tc>
          <w:tcPr>
            <w:tcW w:w="1035" w:type="dxa"/>
          </w:tcPr>
          <w:p w14:paraId="52B2F64C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7F0C136B" w14:textId="77777777">
        <w:tc>
          <w:tcPr>
            <w:tcW w:w="636" w:type="dxa"/>
          </w:tcPr>
          <w:p w14:paraId="275FD6D1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97.</w:t>
            </w:r>
          </w:p>
        </w:tc>
        <w:tc>
          <w:tcPr>
            <w:tcW w:w="2058" w:type="dxa"/>
            <w:vMerge/>
          </w:tcPr>
          <w:p w14:paraId="22C0DF5A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C4547DA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144DD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Barent Barentson van Noordi</w:t>
            </w:r>
          </w:p>
        </w:tc>
        <w:tc>
          <w:tcPr>
            <w:tcW w:w="1134" w:type="dxa"/>
          </w:tcPr>
          <w:p w14:paraId="68E24CF6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</w:p>
        </w:tc>
        <w:tc>
          <w:tcPr>
            <w:tcW w:w="1035" w:type="dxa"/>
          </w:tcPr>
          <w:p w14:paraId="4CAF603E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61C7BBBE" w14:textId="77777777">
        <w:tc>
          <w:tcPr>
            <w:tcW w:w="636" w:type="dxa"/>
          </w:tcPr>
          <w:p w14:paraId="0D51FB77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98.</w:t>
            </w:r>
          </w:p>
        </w:tc>
        <w:tc>
          <w:tcPr>
            <w:tcW w:w="2058" w:type="dxa"/>
            <w:vMerge w:val="restart"/>
          </w:tcPr>
          <w:p w14:paraId="1D28C6FE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mozzi</w:t>
            </w:r>
          </w:p>
        </w:tc>
        <w:tc>
          <w:tcPr>
            <w:tcW w:w="4819" w:type="dxa"/>
          </w:tcPr>
          <w:p w14:paraId="4066D20B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144DD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Jan Gerritson van Roterdam</w:t>
            </w:r>
          </w:p>
        </w:tc>
        <w:tc>
          <w:tcPr>
            <w:tcW w:w="1134" w:type="dxa"/>
          </w:tcPr>
          <w:p w14:paraId="4394CCAF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</w:p>
        </w:tc>
        <w:tc>
          <w:tcPr>
            <w:tcW w:w="1035" w:type="dxa"/>
          </w:tcPr>
          <w:p w14:paraId="3E7D2380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2C1D4033" w14:textId="77777777">
        <w:tc>
          <w:tcPr>
            <w:tcW w:w="636" w:type="dxa"/>
          </w:tcPr>
          <w:p w14:paraId="467A447C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99.</w:t>
            </w:r>
          </w:p>
        </w:tc>
        <w:tc>
          <w:tcPr>
            <w:tcW w:w="2058" w:type="dxa"/>
            <w:vMerge/>
          </w:tcPr>
          <w:p w14:paraId="5BA2286E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6F5E690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144DD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Piter Albertson van Roterdam</w:t>
            </w:r>
          </w:p>
        </w:tc>
        <w:tc>
          <w:tcPr>
            <w:tcW w:w="1134" w:type="dxa"/>
          </w:tcPr>
          <w:p w14:paraId="529B2403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</w:p>
        </w:tc>
        <w:tc>
          <w:tcPr>
            <w:tcW w:w="1035" w:type="dxa"/>
          </w:tcPr>
          <w:p w14:paraId="24C1711E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651C3F" w:rsidRPr="002A6193" w14:paraId="6339C414" w14:textId="77777777">
        <w:tc>
          <w:tcPr>
            <w:tcW w:w="636" w:type="dxa"/>
          </w:tcPr>
          <w:p w14:paraId="7934B61F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100.</w:t>
            </w:r>
          </w:p>
        </w:tc>
        <w:tc>
          <w:tcPr>
            <w:tcW w:w="2058" w:type="dxa"/>
            <w:vMerge/>
          </w:tcPr>
          <w:p w14:paraId="763BBC0B" w14:textId="77777777" w:rsidR="00651C3F" w:rsidRPr="002A6193" w:rsidRDefault="00651C3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CA9EAB4" w14:textId="77777777" w:rsidR="00651C3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  <w:r w:rsidR="00144DD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Marcelus Buuterson</w:t>
            </w:r>
          </w:p>
        </w:tc>
        <w:tc>
          <w:tcPr>
            <w:tcW w:w="1134" w:type="dxa"/>
          </w:tcPr>
          <w:p w14:paraId="4D9DED35" w14:textId="77777777" w:rsidR="00651C3F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</w:p>
        </w:tc>
        <w:tc>
          <w:tcPr>
            <w:tcW w:w="1035" w:type="dxa"/>
          </w:tcPr>
          <w:p w14:paraId="3EA1E0CC" w14:textId="77777777" w:rsidR="00651C3F" w:rsidRPr="002A6193" w:rsidRDefault="00651C3F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</w:tbl>
    <w:p w14:paraId="3A242887" w14:textId="77777777" w:rsidR="009B2620" w:rsidRPr="002A6193" w:rsidRDefault="00E54E37" w:rsidP="009B2620">
      <w:pPr>
        <w:jc w:val="both"/>
        <w:rPr>
          <w:rFonts w:eastAsia="Calibri"/>
        </w:rPr>
      </w:pPr>
      <w:r w:rsidRPr="002A6193">
        <w:rPr>
          <w:rFonts w:eastAsia="Calibri"/>
        </w:rPr>
        <w:t>/ 193v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1"/>
        <w:gridCol w:w="1793"/>
      </w:tblGrid>
      <w:tr w:rsidR="009B2620" w:rsidRPr="002A6193" w14:paraId="6B7A3F56" w14:textId="77777777">
        <w:tc>
          <w:tcPr>
            <w:tcW w:w="7825" w:type="dxa"/>
          </w:tcPr>
          <w:p w14:paraId="1833A726" w14:textId="77777777" w:rsidR="009B2620" w:rsidRPr="002A6193" w:rsidRDefault="00E54E37" w:rsidP="004D2635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Il salario delli marianari tutti nella nave monta per mese | compreso l’avanzo che si da alli denominati al segno</w:t>
            </w:r>
            <w:r w:rsidRPr="002A6193">
              <w:rPr>
                <w:rFonts w:eastAsia="Calibri"/>
                <w:vertAlign w:val="superscript"/>
              </w:rPr>
              <w:footnoteReference w:id="693"/>
            </w:r>
            <w:r w:rsidRPr="002A6193">
              <w:rPr>
                <w:rFonts w:eastAsia="Calibri"/>
              </w:rPr>
              <w:t xml:space="preserve"> in mar-|gine che non si è messo nel rolo per non dar cattivo essempio</w:t>
            </w:r>
          </w:p>
        </w:tc>
        <w:tc>
          <w:tcPr>
            <w:tcW w:w="1814" w:type="dxa"/>
            <w:vAlign w:val="bottom"/>
          </w:tcPr>
          <w:p w14:paraId="10A02A0F" w14:textId="77777777" w:rsidR="009B2620" w:rsidRPr="002A6193" w:rsidRDefault="00E54E37" w:rsidP="004D263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1129</w:t>
            </w:r>
            <w:r w:rsidR="004D2635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6EB2D848" w14:textId="77777777">
        <w:tc>
          <w:tcPr>
            <w:tcW w:w="7825" w:type="dxa"/>
          </w:tcPr>
          <w:p w14:paraId="4BDCC7CB" w14:textId="77777777" w:rsidR="009B2620" w:rsidRPr="002A6193" w:rsidRDefault="004D2635" w:rsidP="004D2635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pese de’ viveri per dodici persone</w:t>
            </w:r>
            <w:r w:rsidR="00E54E37" w:rsidRPr="002A6193">
              <w:rPr>
                <w:rFonts w:eastAsia="Calibri"/>
                <w:vertAlign w:val="superscript"/>
              </w:rPr>
              <w:footnoteReference w:id="694"/>
            </w:r>
            <w:r w:rsidR="00E54E37" w:rsidRPr="002A6193">
              <w:rPr>
                <w:rFonts w:eastAsia="Calibri"/>
              </w:rPr>
              <w:t xml:space="preserve"> in ragion di quindeci fiorini per mese, che |</w:t>
            </w:r>
            <w:r w:rsidRPr="002A6193">
              <w:rPr>
                <w:rFonts w:eastAsia="Calibri"/>
              </w:rPr>
              <w:t xml:space="preserve"> </w:t>
            </w:r>
            <w:r w:rsidR="00E54E37" w:rsidRPr="002A6193">
              <w:rPr>
                <w:rFonts w:eastAsia="Calibri"/>
              </w:rPr>
              <w:t>sono dieci soldi per testa il giorno perché mangiano nella c</w:t>
            </w:r>
            <w:r w:rsidRPr="002A6193">
              <w:rPr>
                <w:rFonts w:eastAsia="Calibri"/>
              </w:rPr>
              <w:t>amera | del p</w:t>
            </w:r>
            <w:r w:rsidR="00E54E37" w:rsidRPr="002A6193">
              <w:rPr>
                <w:rFonts w:eastAsia="Calibri"/>
              </w:rPr>
              <w:t xml:space="preserve">atrone, et il restante de’ marinari, che mangiano fuori | della detta camera in ragion </w:t>
            </w:r>
            <w:r w:rsidRPr="002A6193">
              <w:rPr>
                <w:rFonts w:eastAsia="Calibri"/>
              </w:rPr>
              <w:t>di</w:t>
            </w:r>
            <w:r w:rsidR="00E54E37" w:rsidRPr="002A6193">
              <w:rPr>
                <w:rFonts w:eastAsia="Calibri"/>
              </w:rPr>
              <w:t xml:space="preserve"> nove fiorini per mese, che sono | per testa soldi sei il giorno gl’uni, et li altri, importano</w:t>
            </w:r>
          </w:p>
        </w:tc>
        <w:tc>
          <w:tcPr>
            <w:tcW w:w="1814" w:type="dxa"/>
            <w:vAlign w:val="bottom"/>
          </w:tcPr>
          <w:p w14:paraId="6FE992D5" w14:textId="4BD9F6F0" w:rsidR="009B2620" w:rsidRPr="002A6193" w:rsidRDefault="00E54E37" w:rsidP="004D263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972</w:t>
            </w:r>
            <w:r w:rsidR="004D2635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2BCBD01A" w14:textId="77777777">
        <w:tc>
          <w:tcPr>
            <w:tcW w:w="7825" w:type="dxa"/>
          </w:tcPr>
          <w:p w14:paraId="5E20395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in tutto</w:t>
            </w:r>
          </w:p>
        </w:tc>
        <w:tc>
          <w:tcPr>
            <w:tcW w:w="1814" w:type="dxa"/>
            <w:vAlign w:val="bottom"/>
          </w:tcPr>
          <w:p w14:paraId="1545A4B1" w14:textId="77777777" w:rsidR="009B2620" w:rsidRPr="002A6193" w:rsidRDefault="00E54E37" w:rsidP="004D263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2101</w:t>
            </w:r>
            <w:r w:rsidR="00C11E10" w:rsidRPr="002A6193">
              <w:rPr>
                <w:rFonts w:eastAsia="Calibri"/>
              </w:rPr>
              <w:t xml:space="preserve"> |</w:t>
            </w:r>
          </w:p>
        </w:tc>
      </w:tr>
    </w:tbl>
    <w:p w14:paraId="44FB38F5" w14:textId="77777777" w:rsidR="00B2285B" w:rsidRPr="002A6193" w:rsidRDefault="00B2285B" w:rsidP="009B2620">
      <w:pPr>
        <w:jc w:val="both"/>
        <w:rPr>
          <w:rFonts w:eastAsia="Calibri"/>
        </w:rPr>
      </w:pPr>
    </w:p>
    <w:p w14:paraId="74C4DBBA" w14:textId="77777777" w:rsidR="00B2285B" w:rsidRPr="002A6193" w:rsidRDefault="00B2285B" w:rsidP="00B2285B">
      <w:pPr>
        <w:jc w:val="both"/>
        <w:rPr>
          <w:rFonts w:eastAsia="Calibri"/>
        </w:rPr>
      </w:pPr>
      <w:r w:rsidRPr="002A6193">
        <w:rPr>
          <w:rFonts w:eastAsia="Calibri"/>
        </w:rPr>
        <w:t>Nochier</w:t>
      </w:r>
      <w:r w:rsidRPr="002A6193">
        <w:rPr>
          <w:rStyle w:val="FootnoteReference"/>
          <w:rFonts w:eastAsia="Calibri"/>
        </w:rPr>
        <w:footnoteReference w:id="695"/>
      </w:r>
      <w:r w:rsidRPr="002A6193">
        <w:rPr>
          <w:rFonts w:eastAsia="Calibri"/>
        </w:rPr>
        <w:t xml:space="preserve"> fiorini 4 | penese 5 | bottilier 5 | capi bombardieri | 4</w:t>
      </w:r>
      <w:r w:rsidRPr="002A6193">
        <w:rPr>
          <w:rStyle w:val="FootnoteReference"/>
          <w:rFonts w:eastAsia="Calibri"/>
        </w:rPr>
        <w:footnoteReference w:id="696"/>
      </w:r>
      <w:r w:rsidRPr="002A6193">
        <w:rPr>
          <w:rFonts w:eastAsia="Calibri"/>
        </w:rPr>
        <w:t xml:space="preserve"> per uno 8 | al scrivano 6 | ai quattro quar-|tiermastri un | fiorin per uno 4 | al cuoco 4 | al corporal 4 | in tutto 40 per mese di | augumento al rolo. |</w:t>
      </w:r>
    </w:p>
    <w:p w14:paraId="3F2E6EC6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26"/>
        <w:gridCol w:w="1798"/>
      </w:tblGrid>
      <w:tr w:rsidR="009B2620" w:rsidRPr="002A6193" w14:paraId="5C187F82" w14:textId="77777777">
        <w:tc>
          <w:tcPr>
            <w:tcW w:w="7825" w:type="dxa"/>
          </w:tcPr>
          <w:p w14:paraId="735C73A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Vien per mez’anno fiorini</w:t>
            </w:r>
          </w:p>
        </w:tc>
        <w:tc>
          <w:tcPr>
            <w:tcW w:w="1814" w:type="dxa"/>
          </w:tcPr>
          <w:p w14:paraId="3CCE9435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12606</w:t>
            </w:r>
            <w:r w:rsidR="00DD1360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5399CE5" w14:textId="77777777">
        <w:tc>
          <w:tcPr>
            <w:tcW w:w="7825" w:type="dxa"/>
          </w:tcPr>
          <w:p w14:paraId="32E0784B" w14:textId="77777777" w:rsidR="009B2620" w:rsidRPr="002A6193" w:rsidRDefault="00DD1360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er li utensilii di cucina per cento | teste per il detto tempo</w:t>
            </w:r>
          </w:p>
        </w:tc>
        <w:tc>
          <w:tcPr>
            <w:tcW w:w="1814" w:type="dxa"/>
          </w:tcPr>
          <w:p w14:paraId="68739575" w14:textId="03E32A9C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25</w:t>
            </w:r>
            <w:r w:rsidR="00DD1360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518619D" w14:textId="77777777">
        <w:tc>
          <w:tcPr>
            <w:tcW w:w="7825" w:type="dxa"/>
          </w:tcPr>
          <w:p w14:paraId="7E44CC89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814" w:type="dxa"/>
          </w:tcPr>
          <w:p w14:paraId="3067B1A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12631</w:t>
            </w:r>
            <w:r w:rsidR="00DD1360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6F1CF0EA" w14:textId="77777777">
        <w:tc>
          <w:tcPr>
            <w:tcW w:w="7825" w:type="dxa"/>
          </w:tcPr>
          <w:p w14:paraId="6365921C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Item per il noleggio del vassello per mese</w:t>
            </w:r>
            <w:r w:rsidRPr="002A6193">
              <w:rPr>
                <w:rFonts w:eastAsia="Calibri"/>
                <w:vertAlign w:val="superscript"/>
              </w:rPr>
              <w:footnoteReference w:id="697"/>
            </w:r>
            <w:r w:rsidRPr="002A6193">
              <w:rPr>
                <w:rFonts w:eastAsia="Calibri"/>
              </w:rPr>
              <w:t xml:space="preserve"> | fiorini 2400 come nel contratto importa | per sei mesi</w:t>
            </w:r>
          </w:p>
        </w:tc>
        <w:tc>
          <w:tcPr>
            <w:tcW w:w="1814" w:type="dxa"/>
            <w:vAlign w:val="bottom"/>
          </w:tcPr>
          <w:p w14:paraId="4AA3205A" w14:textId="77777777" w:rsidR="009B2620" w:rsidRPr="002A6193" w:rsidRDefault="00DD1360" w:rsidP="00DD1360">
            <w:pPr>
              <w:tabs>
                <w:tab w:val="center" w:pos="799"/>
                <w:tab w:val="right" w:pos="1598"/>
              </w:tabs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ab/>
            </w:r>
            <w:r w:rsidRPr="002A6193">
              <w:rPr>
                <w:rFonts w:eastAsia="Calibri"/>
              </w:rPr>
              <w:tab/>
            </w:r>
            <w:r w:rsidR="00E54E37" w:rsidRPr="002A6193">
              <w:rPr>
                <w:rFonts w:eastAsia="Calibri"/>
              </w:rPr>
              <w:t>14400</w:t>
            </w:r>
            <w:r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9EB74F0" w14:textId="77777777">
        <w:tc>
          <w:tcPr>
            <w:tcW w:w="7825" w:type="dxa"/>
          </w:tcPr>
          <w:p w14:paraId="44532124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814" w:type="dxa"/>
          </w:tcPr>
          <w:p w14:paraId="442B3DB7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27031</w:t>
            </w:r>
            <w:r w:rsidR="00DD1360" w:rsidRPr="002A6193">
              <w:rPr>
                <w:rFonts w:eastAsia="Calibri"/>
              </w:rPr>
              <w:t xml:space="preserve"> |</w:t>
            </w:r>
          </w:p>
        </w:tc>
      </w:tr>
    </w:tbl>
    <w:p w14:paraId="68F204C2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1789"/>
      </w:tblGrid>
      <w:tr w:rsidR="009B2620" w:rsidRPr="002A6193" w14:paraId="63C3D5E6" w14:textId="77777777">
        <w:tc>
          <w:tcPr>
            <w:tcW w:w="7825" w:type="dxa"/>
          </w:tcPr>
          <w:p w14:paraId="27AD840F" w14:textId="77777777" w:rsidR="009B2620" w:rsidRPr="002A6193" w:rsidRDefault="00E54E37" w:rsidP="00A31AE2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 xml:space="preserve">Doppo fatta la mostra alli 16 maggio 1618 sono trovati | mancar 8 bombardieri et doi marinari di otto fiorini | l’uno, et ancor doi altri marinari ordinarii di 7 et doi | altri di sei fiorini con un moschetier di 6 fiorini. | </w:t>
            </w:r>
          </w:p>
          <w:p w14:paraId="46AFF769" w14:textId="77777777" w:rsidR="009B2620" w:rsidRPr="002A6193" w:rsidRDefault="00E54E37" w:rsidP="00A31AE2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Nota che oltre li sudetti absenti è fuggito un marinaro | di gabbia con otto fiorini di salario havuti alle mani | il cui luoco è supplito, et il recevitor ha estraordinariamente | pagato doi altri mesi principiando alli 15 di maggio 1618. | Sono sedici fiorini. | </w:t>
            </w:r>
          </w:p>
        </w:tc>
        <w:tc>
          <w:tcPr>
            <w:tcW w:w="1814" w:type="dxa"/>
          </w:tcPr>
          <w:p w14:paraId="67B34751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</w:tr>
    </w:tbl>
    <w:p w14:paraId="6AF1D2D6" w14:textId="77777777" w:rsidR="009B2620" w:rsidRPr="002A6193" w:rsidRDefault="009B2620" w:rsidP="009B2620">
      <w:pPr>
        <w:jc w:val="both"/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1789"/>
      </w:tblGrid>
      <w:tr w:rsidR="009B2620" w:rsidRPr="002A6193" w14:paraId="199A273E" w14:textId="77777777">
        <w:tc>
          <w:tcPr>
            <w:tcW w:w="7825" w:type="dxa"/>
          </w:tcPr>
          <w:p w14:paraId="5A32465D" w14:textId="77777777" w:rsidR="009B2620" w:rsidRPr="002A6193" w:rsidRDefault="00E54E37" w:rsidP="003670CE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Al sopradetto sono gionti li viveri di 80 soldati venuti al | primo di maggio sopra la nave comprese sei che man-|giano nella camera del patrone a’ 15 fiorini il mese importano</w:t>
            </w:r>
          </w:p>
        </w:tc>
        <w:tc>
          <w:tcPr>
            <w:tcW w:w="1814" w:type="dxa"/>
            <w:vAlign w:val="bottom"/>
          </w:tcPr>
          <w:p w14:paraId="55C249E8" w14:textId="6BEB3CD2" w:rsidR="009B2620" w:rsidRPr="002A6193" w:rsidRDefault="00E54E37" w:rsidP="003670C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90</w:t>
            </w:r>
            <w:r w:rsidR="003670C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5D925E5B" w14:textId="77777777">
        <w:tc>
          <w:tcPr>
            <w:tcW w:w="7825" w:type="dxa"/>
          </w:tcPr>
          <w:p w14:paraId="49E046D2" w14:textId="77777777" w:rsidR="009B2620" w:rsidRPr="002A6193" w:rsidRDefault="003670CE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e</w:t>
            </w:r>
            <w:r w:rsidR="00E54E37" w:rsidRPr="002A6193">
              <w:rPr>
                <w:rFonts w:eastAsia="Calibri"/>
              </w:rPr>
              <w:t>t per 74 fuori della camera a ragion di nove fiorini | per mese cioè soldi sei per testa al giorno</w:t>
            </w:r>
          </w:p>
        </w:tc>
        <w:tc>
          <w:tcPr>
            <w:tcW w:w="1814" w:type="dxa"/>
            <w:vAlign w:val="bottom"/>
          </w:tcPr>
          <w:p w14:paraId="3C09C333" w14:textId="77777777" w:rsidR="009B2620" w:rsidRPr="002A6193" w:rsidRDefault="00E54E37" w:rsidP="003670C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666</w:t>
            </w:r>
            <w:r w:rsidR="003670CE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CF9EEC5" w14:textId="77777777">
        <w:tc>
          <w:tcPr>
            <w:tcW w:w="7825" w:type="dxa"/>
          </w:tcPr>
          <w:p w14:paraId="533AB94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importano</w:t>
            </w:r>
            <w:r w:rsidRPr="002A6193">
              <w:rPr>
                <w:rFonts w:eastAsia="Calibri"/>
                <w:vertAlign w:val="superscript"/>
              </w:rPr>
              <w:footnoteReference w:id="698"/>
            </w:r>
            <w:r w:rsidRPr="002A6193">
              <w:rPr>
                <w:rFonts w:eastAsia="Calibri"/>
              </w:rPr>
              <w:t xml:space="preserve"> il mese</w:t>
            </w:r>
          </w:p>
        </w:tc>
        <w:tc>
          <w:tcPr>
            <w:tcW w:w="1814" w:type="dxa"/>
            <w:vAlign w:val="bottom"/>
          </w:tcPr>
          <w:p w14:paraId="0EE39C90" w14:textId="77777777" w:rsidR="009B2620" w:rsidRPr="002A6193" w:rsidRDefault="00E54E37" w:rsidP="003670C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756</w:t>
            </w:r>
            <w:r w:rsidR="003670CE" w:rsidRPr="002A6193">
              <w:rPr>
                <w:rFonts w:eastAsia="Calibri"/>
              </w:rPr>
              <w:t xml:space="preserve"> |</w:t>
            </w:r>
          </w:p>
        </w:tc>
      </w:tr>
    </w:tbl>
    <w:p w14:paraId="2B49C6B9" w14:textId="77777777" w:rsidR="009B2620" w:rsidRPr="002A6193" w:rsidRDefault="00E54E37" w:rsidP="009B2620">
      <w:pPr>
        <w:rPr>
          <w:rFonts w:eastAsia="Calibri"/>
        </w:rPr>
      </w:pPr>
      <w:r w:rsidRPr="002A6193">
        <w:rPr>
          <w:rFonts w:eastAsia="Calibri"/>
        </w:rPr>
        <w:tab/>
      </w:r>
      <w:r w:rsidRPr="002A6193">
        <w:rPr>
          <w:rFonts w:eastAsia="Calibri"/>
        </w:rPr>
        <w:tab/>
      </w:r>
      <w:r w:rsidRPr="002A6193">
        <w:rPr>
          <w:rFonts w:eastAsia="Calibri"/>
        </w:rPr>
        <w:tab/>
      </w:r>
      <w:r w:rsidRPr="002A6193">
        <w:rPr>
          <w:rFonts w:eastAsia="Calibri"/>
        </w:rPr>
        <w:tab/>
      </w:r>
      <w:r w:rsidRPr="002A6193">
        <w:rPr>
          <w:rFonts w:eastAsia="Calibri"/>
        </w:rPr>
        <w:tab/>
      </w:r>
      <w:r w:rsidRPr="002A6193">
        <w:rPr>
          <w:rFonts w:eastAsia="Calibri"/>
        </w:rPr>
        <w:tab/>
      </w:r>
      <w:r w:rsidRPr="002A6193">
        <w:rPr>
          <w:rFonts w:eastAsia="Calibri"/>
        </w:rPr>
        <w:tab/>
      </w:r>
      <w:r w:rsidRPr="002A6193">
        <w:rPr>
          <w:rFonts w:eastAsia="Calibri"/>
        </w:rPr>
        <w:tab/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26"/>
        <w:gridCol w:w="1798"/>
      </w:tblGrid>
      <w:tr w:rsidR="009B2620" w:rsidRPr="002A6193" w14:paraId="1BA23EE4" w14:textId="77777777">
        <w:tc>
          <w:tcPr>
            <w:tcW w:w="7825" w:type="dxa"/>
          </w:tcPr>
          <w:p w14:paraId="485961C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Fanno per tre mesi</w:t>
            </w:r>
          </w:p>
        </w:tc>
        <w:tc>
          <w:tcPr>
            <w:tcW w:w="1814" w:type="dxa"/>
          </w:tcPr>
          <w:p w14:paraId="2809D0F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2268</w:t>
            </w:r>
            <w:r w:rsidR="0016238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66924120" w14:textId="77777777">
        <w:tc>
          <w:tcPr>
            <w:tcW w:w="7825" w:type="dxa"/>
          </w:tcPr>
          <w:p w14:paraId="3A537C4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li utensilii per ottanta | soldati per il detto tempo</w:t>
            </w:r>
          </w:p>
        </w:tc>
        <w:tc>
          <w:tcPr>
            <w:tcW w:w="1814" w:type="dxa"/>
          </w:tcPr>
          <w:p w14:paraId="2FD3ACA0" w14:textId="2B116273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12</w:t>
            </w:r>
            <w:r w:rsidR="0016238D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510BB48" w14:textId="77777777">
        <w:tc>
          <w:tcPr>
            <w:tcW w:w="7825" w:type="dxa"/>
          </w:tcPr>
          <w:p w14:paraId="13D96203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814" w:type="dxa"/>
          </w:tcPr>
          <w:p w14:paraId="1591CA7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2280</w:t>
            </w:r>
            <w:r w:rsidR="0016238D" w:rsidRPr="002A6193">
              <w:rPr>
                <w:rFonts w:eastAsia="Calibri"/>
              </w:rPr>
              <w:t xml:space="preserve"> |</w:t>
            </w:r>
          </w:p>
        </w:tc>
      </w:tr>
    </w:tbl>
    <w:p w14:paraId="3DED654A" w14:textId="77777777" w:rsidR="009B2620" w:rsidRPr="002A6193" w:rsidRDefault="009B2620" w:rsidP="009B2620">
      <w:pPr>
        <w:rPr>
          <w:rFonts w:eastAsia="Calibri"/>
        </w:rPr>
      </w:pPr>
    </w:p>
    <w:p w14:paraId="5753A132" w14:textId="77777777" w:rsidR="009B2620" w:rsidRPr="002A6193" w:rsidRDefault="00E54E37" w:rsidP="009B2620">
      <w:pPr>
        <w:rPr>
          <w:rFonts w:eastAsia="Calibri"/>
        </w:rPr>
      </w:pPr>
      <w:r w:rsidRPr="002A6193">
        <w:rPr>
          <w:rFonts w:eastAsia="Calibri"/>
        </w:rPr>
        <w:t>/ 194r /</w:t>
      </w:r>
    </w:p>
    <w:p w14:paraId="3E5BE8C9" w14:textId="77777777" w:rsidR="009B2620" w:rsidRPr="002A6193" w:rsidRDefault="00E54E37" w:rsidP="006C2250">
      <w:pPr>
        <w:jc w:val="both"/>
        <w:rPr>
          <w:rFonts w:eastAsia="Calibri"/>
        </w:rPr>
      </w:pPr>
      <w:r w:rsidRPr="002A6193">
        <w:rPr>
          <w:rFonts w:eastAsia="Calibri"/>
        </w:rPr>
        <w:t>Fatta mostra a’ 19 d’april | 1618 a Roterdam per la prima | volta, et poi alli 16 di maggio | alla brilla</w:t>
      </w:r>
      <w:r w:rsidR="0045650A" w:rsidRPr="002A6193">
        <w:rPr>
          <w:rFonts w:eastAsia="Calibri"/>
        </w:rPr>
        <w:t xml:space="preserve"> </w:t>
      </w:r>
      <w:r w:rsidRPr="002A6193">
        <w:rPr>
          <w:rFonts w:eastAsia="Calibri"/>
        </w:rPr>
        <w:t>|</w:t>
      </w:r>
    </w:p>
    <w:p w14:paraId="66FE36E4" w14:textId="77777777" w:rsidR="0045650A" w:rsidRPr="002A6193" w:rsidRDefault="0045650A" w:rsidP="006C2250">
      <w:pPr>
        <w:jc w:val="both"/>
        <w:rPr>
          <w:rFonts w:eastAsia="Calibri"/>
        </w:rPr>
      </w:pPr>
    </w:p>
    <w:p w14:paraId="418CBACB" w14:textId="1BC7A694" w:rsidR="009B2620" w:rsidRPr="002A6193" w:rsidRDefault="00E54E37" w:rsidP="006C225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Rollo delle genti del capitan Piter Korsson Noort van | Dordrechet imbarcate sopra il vassello nominato Li tre </w:t>
      </w:r>
      <w:r w:rsidR="00CA6190" w:rsidRPr="002A6193">
        <w:rPr>
          <w:rFonts w:eastAsia="Calibri"/>
        </w:rPr>
        <w:t>r</w:t>
      </w:r>
      <w:r w:rsidRPr="002A6193">
        <w:rPr>
          <w:rFonts w:eastAsia="Calibri"/>
        </w:rPr>
        <w:t xml:space="preserve">e | armato dai signori dell’amiralità di Roterdam per servitio della serenissima | republica di Venetia et sono le genti compreso il </w:t>
      </w:r>
      <w:r w:rsidR="0045650A" w:rsidRPr="002A6193">
        <w:rPr>
          <w:rFonts w:eastAsia="Calibri"/>
        </w:rPr>
        <w:t>C</w:t>
      </w:r>
      <w:r w:rsidRPr="002A6193">
        <w:rPr>
          <w:rFonts w:eastAsia="Calibri"/>
        </w:rPr>
        <w:t>apitano, officiali, et | marinari cento uno in tutto pagati di salario per mese, come | qui tutto. Et così anco per li viveri a conto della detta seren</w:t>
      </w:r>
      <w:r w:rsidR="0045650A" w:rsidRPr="002A6193">
        <w:rPr>
          <w:rFonts w:eastAsia="Calibri"/>
        </w:rPr>
        <w:t>issima Republica</w:t>
      </w:r>
      <w:r w:rsidRPr="002A6193">
        <w:rPr>
          <w:rFonts w:eastAsia="Calibri"/>
        </w:rPr>
        <w:t xml:space="preserve"> | </w:t>
      </w:r>
    </w:p>
    <w:p w14:paraId="4EE6E226" w14:textId="77777777" w:rsidR="009B2620" w:rsidRPr="002A6193" w:rsidRDefault="009B2620" w:rsidP="009B2620">
      <w:pPr>
        <w:rPr>
          <w:rFonts w:eastAsia="Calibri"/>
        </w:rPr>
      </w:pPr>
    </w:p>
    <w:tbl>
      <w:tblPr>
        <w:tblStyle w:val="Grigliatabella3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985"/>
        <w:gridCol w:w="4819"/>
        <w:gridCol w:w="1134"/>
        <w:gridCol w:w="992"/>
      </w:tblGrid>
      <w:tr w:rsidR="006F250D" w:rsidRPr="002A6193" w14:paraId="42E3CBAC" w14:textId="77777777">
        <w:tc>
          <w:tcPr>
            <w:tcW w:w="709" w:type="dxa"/>
          </w:tcPr>
          <w:p w14:paraId="0A7EB4EF" w14:textId="77777777" w:rsidR="006F250D" w:rsidRPr="002A6193" w:rsidRDefault="006F250D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85" w:type="dxa"/>
          </w:tcPr>
          <w:p w14:paraId="39EFE23B" w14:textId="77777777" w:rsidR="006F250D" w:rsidRPr="002A6193" w:rsidRDefault="006F250D" w:rsidP="009E5C9A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2C6CE1F" w14:textId="77777777" w:rsidR="006F250D" w:rsidRPr="002A6193" w:rsidRDefault="006F250D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134" w:type="dxa"/>
          </w:tcPr>
          <w:p w14:paraId="5FDE492F" w14:textId="77777777" w:rsidR="006F250D" w:rsidRPr="002A6193" w:rsidRDefault="006F250D" w:rsidP="00D545C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salario</w:t>
            </w:r>
          </w:p>
        </w:tc>
        <w:tc>
          <w:tcPr>
            <w:tcW w:w="992" w:type="dxa"/>
          </w:tcPr>
          <w:p w14:paraId="6DAA8CAD" w14:textId="77777777" w:rsidR="006F250D" w:rsidRPr="002A6193" w:rsidRDefault="006F250D" w:rsidP="00D545C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viveri |</w:t>
            </w:r>
          </w:p>
        </w:tc>
      </w:tr>
      <w:tr w:rsidR="00E83633" w:rsidRPr="002A6193" w14:paraId="7BD005BB" w14:textId="77777777">
        <w:tc>
          <w:tcPr>
            <w:tcW w:w="709" w:type="dxa"/>
          </w:tcPr>
          <w:p w14:paraId="38096505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1.</w:t>
            </w:r>
          </w:p>
        </w:tc>
        <w:tc>
          <w:tcPr>
            <w:tcW w:w="1985" w:type="dxa"/>
          </w:tcPr>
          <w:p w14:paraId="5B753AFE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capitano</w:t>
            </w:r>
          </w:p>
        </w:tc>
        <w:tc>
          <w:tcPr>
            <w:tcW w:w="4819" w:type="dxa"/>
          </w:tcPr>
          <w:p w14:paraId="3B651BBC" w14:textId="164877BC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Piter Korsson Hort fiorini</w:t>
            </w:r>
          </w:p>
        </w:tc>
        <w:tc>
          <w:tcPr>
            <w:tcW w:w="1134" w:type="dxa"/>
          </w:tcPr>
          <w:p w14:paraId="30E5BFA2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40</w:t>
            </w:r>
          </w:p>
        </w:tc>
        <w:tc>
          <w:tcPr>
            <w:tcW w:w="992" w:type="dxa"/>
          </w:tcPr>
          <w:p w14:paraId="78F57680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3B2A64D8" w14:textId="77777777">
        <w:tc>
          <w:tcPr>
            <w:tcW w:w="709" w:type="dxa"/>
          </w:tcPr>
          <w:p w14:paraId="7678D33D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2.</w:t>
            </w:r>
          </w:p>
        </w:tc>
        <w:tc>
          <w:tcPr>
            <w:tcW w:w="1985" w:type="dxa"/>
          </w:tcPr>
          <w:p w14:paraId="144CB231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luogotenente</w:t>
            </w:r>
          </w:p>
        </w:tc>
        <w:tc>
          <w:tcPr>
            <w:tcW w:w="4819" w:type="dxa"/>
          </w:tcPr>
          <w:p w14:paraId="5D5CABFC" w14:textId="11D248D6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Meynerson van Al</w:t>
            </w:r>
            <w:ins w:id="43" w:author="Nina Lamal" w:date="2023-02-09T16:48:00Z">
              <w:r w:rsidR="00C52338">
                <w:rPr>
                  <w:rFonts w:eastAsia="Calibri"/>
                </w:rPr>
                <w:t>c</w:t>
              </w:r>
            </w:ins>
            <w:del w:id="44" w:author="Nina Lamal" w:date="2023-02-09T16:48:00Z">
              <w:r w:rsidRPr="002A6193" w:rsidDel="00C52338">
                <w:rPr>
                  <w:rFonts w:eastAsia="Calibri"/>
                </w:rPr>
                <w:delText>e</w:delText>
              </w:r>
            </w:del>
            <w:r w:rsidRPr="002A6193">
              <w:rPr>
                <w:rFonts w:eastAsia="Calibri"/>
              </w:rPr>
              <w:t>mar</w:t>
            </w:r>
          </w:p>
        </w:tc>
        <w:tc>
          <w:tcPr>
            <w:tcW w:w="1134" w:type="dxa"/>
          </w:tcPr>
          <w:p w14:paraId="473EC680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30</w:t>
            </w:r>
          </w:p>
        </w:tc>
        <w:tc>
          <w:tcPr>
            <w:tcW w:w="992" w:type="dxa"/>
          </w:tcPr>
          <w:p w14:paraId="4E52022D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7FDAF564" w14:textId="77777777">
        <w:tc>
          <w:tcPr>
            <w:tcW w:w="709" w:type="dxa"/>
          </w:tcPr>
          <w:p w14:paraId="646B8CE8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3.</w:t>
            </w:r>
          </w:p>
        </w:tc>
        <w:tc>
          <w:tcPr>
            <w:tcW w:w="1985" w:type="dxa"/>
          </w:tcPr>
          <w:p w14:paraId="0D098357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patron</w:t>
            </w:r>
          </w:p>
        </w:tc>
        <w:tc>
          <w:tcPr>
            <w:tcW w:w="4819" w:type="dxa"/>
          </w:tcPr>
          <w:p w14:paraId="41005907" w14:textId="77777777" w:rsidR="00E83633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Jan Piterson</w:t>
            </w:r>
            <w:r w:rsidRPr="002A6193">
              <w:rPr>
                <w:rFonts w:eastAsia="Calibri"/>
                <w:vertAlign w:val="superscript"/>
              </w:rPr>
              <w:footnoteReference w:id="699"/>
            </w:r>
            <w:r w:rsidRPr="00CB1FBA">
              <w:rPr>
                <w:rFonts w:eastAsia="Calibri"/>
                <w:lang w:val="nl-BE"/>
              </w:rPr>
              <w:t xml:space="preserve"> Hort van Dordrechet</w:t>
            </w:r>
          </w:p>
        </w:tc>
        <w:tc>
          <w:tcPr>
            <w:tcW w:w="1134" w:type="dxa"/>
          </w:tcPr>
          <w:p w14:paraId="456432C4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</w:t>
            </w:r>
          </w:p>
        </w:tc>
        <w:tc>
          <w:tcPr>
            <w:tcW w:w="992" w:type="dxa"/>
          </w:tcPr>
          <w:p w14:paraId="2FFC5F26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3C29499F" w14:textId="77777777">
        <w:tc>
          <w:tcPr>
            <w:tcW w:w="709" w:type="dxa"/>
          </w:tcPr>
          <w:p w14:paraId="0E04ED33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4.</w:t>
            </w:r>
          </w:p>
        </w:tc>
        <w:tc>
          <w:tcPr>
            <w:tcW w:w="1985" w:type="dxa"/>
          </w:tcPr>
          <w:p w14:paraId="6E0C7858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pilota maggior</w:t>
            </w:r>
          </w:p>
        </w:tc>
        <w:tc>
          <w:tcPr>
            <w:tcW w:w="4819" w:type="dxa"/>
          </w:tcPr>
          <w:p w14:paraId="6F71B85C" w14:textId="77777777" w:rsidR="00E83633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Herman Willem Herticson van Schidam</w:t>
            </w:r>
          </w:p>
        </w:tc>
        <w:tc>
          <w:tcPr>
            <w:tcW w:w="1134" w:type="dxa"/>
          </w:tcPr>
          <w:p w14:paraId="78BA8CF1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40</w:t>
            </w:r>
          </w:p>
        </w:tc>
        <w:tc>
          <w:tcPr>
            <w:tcW w:w="992" w:type="dxa"/>
          </w:tcPr>
          <w:p w14:paraId="27BDEC91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666616ED" w14:textId="77777777">
        <w:tc>
          <w:tcPr>
            <w:tcW w:w="709" w:type="dxa"/>
          </w:tcPr>
          <w:p w14:paraId="16FA3587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5.</w:t>
            </w:r>
          </w:p>
        </w:tc>
        <w:tc>
          <w:tcPr>
            <w:tcW w:w="1985" w:type="dxa"/>
          </w:tcPr>
          <w:p w14:paraId="17E42A94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sotto pilota</w:t>
            </w:r>
          </w:p>
        </w:tc>
        <w:tc>
          <w:tcPr>
            <w:tcW w:w="4819" w:type="dxa"/>
          </w:tcPr>
          <w:p w14:paraId="27421B87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Harman Piterson van Roterdam</w:t>
            </w:r>
          </w:p>
        </w:tc>
        <w:tc>
          <w:tcPr>
            <w:tcW w:w="1134" w:type="dxa"/>
          </w:tcPr>
          <w:p w14:paraId="2E26C084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33</w:t>
            </w:r>
          </w:p>
        </w:tc>
        <w:tc>
          <w:tcPr>
            <w:tcW w:w="992" w:type="dxa"/>
          </w:tcPr>
          <w:p w14:paraId="1FB463D1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746324EC" w14:textId="77777777">
        <w:tc>
          <w:tcPr>
            <w:tcW w:w="709" w:type="dxa"/>
          </w:tcPr>
          <w:p w14:paraId="758A5F4E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6.</w:t>
            </w:r>
          </w:p>
        </w:tc>
        <w:tc>
          <w:tcPr>
            <w:tcW w:w="1985" w:type="dxa"/>
          </w:tcPr>
          <w:p w14:paraId="5877320A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apontato</w:t>
            </w:r>
          </w:p>
        </w:tc>
        <w:tc>
          <w:tcPr>
            <w:tcW w:w="4819" w:type="dxa"/>
          </w:tcPr>
          <w:p w14:paraId="6FC78977" w14:textId="77777777" w:rsidR="00E83633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Clas van Harlem van Dordrechet</w:t>
            </w:r>
          </w:p>
        </w:tc>
        <w:tc>
          <w:tcPr>
            <w:tcW w:w="1134" w:type="dxa"/>
          </w:tcPr>
          <w:p w14:paraId="54F18048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992" w:type="dxa"/>
          </w:tcPr>
          <w:p w14:paraId="4FD33348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3BFF55E1" w14:textId="77777777">
        <w:tc>
          <w:tcPr>
            <w:tcW w:w="709" w:type="dxa"/>
          </w:tcPr>
          <w:p w14:paraId="1A8C74C9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7.</w:t>
            </w:r>
          </w:p>
        </w:tc>
        <w:tc>
          <w:tcPr>
            <w:tcW w:w="1985" w:type="dxa"/>
          </w:tcPr>
          <w:p w14:paraId="19691106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scrivano</w:t>
            </w:r>
          </w:p>
        </w:tc>
        <w:tc>
          <w:tcPr>
            <w:tcW w:w="4819" w:type="dxa"/>
          </w:tcPr>
          <w:p w14:paraId="6EBECA06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Evert Wermeulen</w:t>
            </w:r>
          </w:p>
        </w:tc>
        <w:tc>
          <w:tcPr>
            <w:tcW w:w="1134" w:type="dxa"/>
          </w:tcPr>
          <w:p w14:paraId="285946E3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04012BF0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0F23B307" w14:textId="77777777">
        <w:tc>
          <w:tcPr>
            <w:tcW w:w="709" w:type="dxa"/>
          </w:tcPr>
          <w:p w14:paraId="4D8E5B59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8.</w:t>
            </w:r>
          </w:p>
        </w:tc>
        <w:tc>
          <w:tcPr>
            <w:tcW w:w="1985" w:type="dxa"/>
            <w:vMerge w:val="restart"/>
          </w:tcPr>
          <w:p w14:paraId="69535187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gentilhuomini</w:t>
            </w:r>
          </w:p>
        </w:tc>
        <w:tc>
          <w:tcPr>
            <w:tcW w:w="4819" w:type="dxa"/>
          </w:tcPr>
          <w:p w14:paraId="3C6B8CF9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9273F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Govert Janson van Beaumont</w:t>
            </w:r>
          </w:p>
        </w:tc>
        <w:tc>
          <w:tcPr>
            <w:tcW w:w="1134" w:type="dxa"/>
          </w:tcPr>
          <w:p w14:paraId="050BF9A3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37749923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0F032664" w14:textId="77777777">
        <w:tc>
          <w:tcPr>
            <w:tcW w:w="709" w:type="dxa"/>
          </w:tcPr>
          <w:p w14:paraId="6797C8D1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9.</w:t>
            </w:r>
          </w:p>
        </w:tc>
        <w:tc>
          <w:tcPr>
            <w:tcW w:w="1985" w:type="dxa"/>
            <w:vMerge/>
          </w:tcPr>
          <w:p w14:paraId="44FFD962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6436E2D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9273F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Laurenes Valchemburgh van Dondrechet</w:t>
            </w:r>
          </w:p>
        </w:tc>
        <w:tc>
          <w:tcPr>
            <w:tcW w:w="1134" w:type="dxa"/>
          </w:tcPr>
          <w:p w14:paraId="03E68B91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3E84FDA3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53FF45B0" w14:textId="77777777">
        <w:tc>
          <w:tcPr>
            <w:tcW w:w="709" w:type="dxa"/>
          </w:tcPr>
          <w:p w14:paraId="06E48B72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10.</w:t>
            </w:r>
          </w:p>
        </w:tc>
        <w:tc>
          <w:tcPr>
            <w:tcW w:w="1985" w:type="dxa"/>
            <w:vMerge/>
          </w:tcPr>
          <w:p w14:paraId="08C641F9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8DDB1B8" w14:textId="77777777" w:rsidR="00E83633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3</w:t>
            </w:r>
            <w:r w:rsidR="009273F0" w:rsidRPr="00CB1FBA">
              <w:rPr>
                <w:rFonts w:eastAsia="Calibri"/>
                <w:lang w:val="nl-BE"/>
              </w:rPr>
              <w:t>.</w:t>
            </w:r>
            <w:r w:rsidRPr="00CB1FBA">
              <w:rPr>
                <w:rFonts w:eastAsia="Calibri"/>
                <w:lang w:val="nl-BE"/>
              </w:rPr>
              <w:t xml:space="preserve"> Jost van houter van Deil</w:t>
            </w:r>
          </w:p>
        </w:tc>
        <w:tc>
          <w:tcPr>
            <w:tcW w:w="1134" w:type="dxa"/>
          </w:tcPr>
          <w:p w14:paraId="2BF7A587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56960309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7D2CB84C" w14:textId="77777777">
        <w:tc>
          <w:tcPr>
            <w:tcW w:w="709" w:type="dxa"/>
          </w:tcPr>
          <w:p w14:paraId="03214D7A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11.</w:t>
            </w:r>
          </w:p>
        </w:tc>
        <w:tc>
          <w:tcPr>
            <w:tcW w:w="1985" w:type="dxa"/>
            <w:vMerge/>
          </w:tcPr>
          <w:p w14:paraId="2FA6014F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E8D1231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  <w:r w:rsidR="009273F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Lambret van Enevelt</w:t>
            </w:r>
          </w:p>
        </w:tc>
        <w:tc>
          <w:tcPr>
            <w:tcW w:w="1134" w:type="dxa"/>
          </w:tcPr>
          <w:p w14:paraId="54FF87CA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6A092DBE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6618FA77" w14:textId="77777777">
        <w:tc>
          <w:tcPr>
            <w:tcW w:w="709" w:type="dxa"/>
          </w:tcPr>
          <w:p w14:paraId="37A7397D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12.</w:t>
            </w:r>
          </w:p>
        </w:tc>
        <w:tc>
          <w:tcPr>
            <w:tcW w:w="1985" w:type="dxa"/>
          </w:tcPr>
          <w:p w14:paraId="2555503F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nocchiero</w:t>
            </w:r>
          </w:p>
        </w:tc>
        <w:tc>
          <w:tcPr>
            <w:tcW w:w="4819" w:type="dxa"/>
          </w:tcPr>
          <w:p w14:paraId="54F44093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Willem Albertson van Embdem</w:t>
            </w:r>
          </w:p>
        </w:tc>
        <w:tc>
          <w:tcPr>
            <w:tcW w:w="1134" w:type="dxa"/>
          </w:tcPr>
          <w:p w14:paraId="395E3061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992" w:type="dxa"/>
          </w:tcPr>
          <w:p w14:paraId="6D72BF12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008B927D" w14:textId="77777777">
        <w:tc>
          <w:tcPr>
            <w:tcW w:w="709" w:type="dxa"/>
          </w:tcPr>
          <w:p w14:paraId="674D9AD8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13.</w:t>
            </w:r>
          </w:p>
        </w:tc>
        <w:tc>
          <w:tcPr>
            <w:tcW w:w="1985" w:type="dxa"/>
          </w:tcPr>
          <w:p w14:paraId="273A34BA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19" w:type="dxa"/>
          </w:tcPr>
          <w:p w14:paraId="7F057864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Gerret Cornelisson van Wensueen</w:t>
            </w:r>
          </w:p>
        </w:tc>
        <w:tc>
          <w:tcPr>
            <w:tcW w:w="1134" w:type="dxa"/>
          </w:tcPr>
          <w:p w14:paraId="0FE896B5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992" w:type="dxa"/>
          </w:tcPr>
          <w:p w14:paraId="68EA5353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E83633" w:rsidRPr="002A6193">
              <w:rPr>
                <w:rFonts w:eastAsia="Calibri"/>
              </w:rPr>
              <w:t xml:space="preserve"> |</w:t>
            </w:r>
          </w:p>
        </w:tc>
      </w:tr>
      <w:tr w:rsidR="00E83633" w:rsidRPr="002A6193" w14:paraId="5C7E7632" w14:textId="77777777">
        <w:tc>
          <w:tcPr>
            <w:tcW w:w="709" w:type="dxa"/>
          </w:tcPr>
          <w:p w14:paraId="057F7824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14.</w:t>
            </w:r>
          </w:p>
        </w:tc>
        <w:tc>
          <w:tcPr>
            <w:tcW w:w="1985" w:type="dxa"/>
          </w:tcPr>
          <w:p w14:paraId="0630AF6F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pense</w:t>
            </w:r>
          </w:p>
        </w:tc>
        <w:tc>
          <w:tcPr>
            <w:tcW w:w="4819" w:type="dxa"/>
          </w:tcPr>
          <w:p w14:paraId="14C6F6B3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Cornelius Arienson dun Maff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2FF2DC2A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</w:t>
            </w:r>
          </w:p>
        </w:tc>
        <w:tc>
          <w:tcPr>
            <w:tcW w:w="992" w:type="dxa"/>
          </w:tcPr>
          <w:p w14:paraId="12F502F0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1CD15B16" w14:textId="77777777">
        <w:tc>
          <w:tcPr>
            <w:tcW w:w="709" w:type="dxa"/>
          </w:tcPr>
          <w:p w14:paraId="7A89412A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15.</w:t>
            </w:r>
          </w:p>
        </w:tc>
        <w:tc>
          <w:tcPr>
            <w:tcW w:w="1985" w:type="dxa"/>
          </w:tcPr>
          <w:p w14:paraId="7E95E2C3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19" w:type="dxa"/>
          </w:tcPr>
          <w:p w14:paraId="57295271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Michiel Janson quach 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674C9FC7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</w:p>
        </w:tc>
        <w:tc>
          <w:tcPr>
            <w:tcW w:w="992" w:type="dxa"/>
          </w:tcPr>
          <w:p w14:paraId="019A7043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4F1FD93D" w14:textId="77777777">
        <w:tc>
          <w:tcPr>
            <w:tcW w:w="709" w:type="dxa"/>
          </w:tcPr>
          <w:p w14:paraId="26A01CEF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16.</w:t>
            </w:r>
          </w:p>
        </w:tc>
        <w:tc>
          <w:tcPr>
            <w:tcW w:w="1985" w:type="dxa"/>
          </w:tcPr>
          <w:p w14:paraId="6782B5CE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barbiero</w:t>
            </w:r>
          </w:p>
        </w:tc>
        <w:tc>
          <w:tcPr>
            <w:tcW w:w="4819" w:type="dxa"/>
          </w:tcPr>
          <w:p w14:paraId="1C859224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Piterson van Outhoorn</w:t>
            </w:r>
          </w:p>
        </w:tc>
        <w:tc>
          <w:tcPr>
            <w:tcW w:w="1134" w:type="dxa"/>
          </w:tcPr>
          <w:p w14:paraId="4B443942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992" w:type="dxa"/>
          </w:tcPr>
          <w:p w14:paraId="13556C13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4C5E4C78" w14:textId="77777777">
        <w:tc>
          <w:tcPr>
            <w:tcW w:w="709" w:type="dxa"/>
          </w:tcPr>
          <w:p w14:paraId="13DDC5D1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17.</w:t>
            </w:r>
          </w:p>
        </w:tc>
        <w:tc>
          <w:tcPr>
            <w:tcW w:w="1985" w:type="dxa"/>
          </w:tcPr>
          <w:p w14:paraId="3DFA8F6F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trombetta</w:t>
            </w:r>
          </w:p>
        </w:tc>
        <w:tc>
          <w:tcPr>
            <w:tcW w:w="4819" w:type="dxa"/>
          </w:tcPr>
          <w:p w14:paraId="505D6B1E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Gerbrant Douwenson van Doccun</w:t>
            </w:r>
          </w:p>
        </w:tc>
        <w:tc>
          <w:tcPr>
            <w:tcW w:w="1134" w:type="dxa"/>
          </w:tcPr>
          <w:p w14:paraId="2AE336EA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69BE80C1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55AF6A83" w14:textId="77777777">
        <w:tc>
          <w:tcPr>
            <w:tcW w:w="709" w:type="dxa"/>
          </w:tcPr>
          <w:p w14:paraId="58A8880F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18.</w:t>
            </w:r>
          </w:p>
        </w:tc>
        <w:tc>
          <w:tcPr>
            <w:tcW w:w="1985" w:type="dxa"/>
            <w:vMerge w:val="restart"/>
          </w:tcPr>
          <w:p w14:paraId="547899F0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quartier</w:t>
            </w:r>
            <w:r w:rsidR="009273F0" w:rsidRPr="002A6193">
              <w:rPr>
                <w:rFonts w:eastAsia="Calibri"/>
              </w:rPr>
              <w:t xml:space="preserve"> </w:t>
            </w:r>
            <w:r w:rsidRPr="002A6193">
              <w:rPr>
                <w:rFonts w:eastAsia="Calibri"/>
              </w:rPr>
              <w:t>mastri</w:t>
            </w:r>
          </w:p>
        </w:tc>
        <w:tc>
          <w:tcPr>
            <w:tcW w:w="4819" w:type="dxa"/>
          </w:tcPr>
          <w:p w14:paraId="31B67B02" w14:textId="4B40F6CF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9273F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Bastian Pieterson van Do</w:t>
            </w:r>
            <w:ins w:id="45" w:author="Nina Lamal" w:date="2023-02-09T16:49:00Z">
              <w:r w:rsidR="00C52338">
                <w:rPr>
                  <w:rFonts w:eastAsia="Calibri"/>
                </w:rPr>
                <w:t>r</w:t>
              </w:r>
            </w:ins>
            <w:r w:rsidRPr="002A6193">
              <w:rPr>
                <w:rFonts w:eastAsia="Calibri"/>
              </w:rPr>
              <w:t>drechet</w:t>
            </w:r>
          </w:p>
        </w:tc>
        <w:tc>
          <w:tcPr>
            <w:tcW w:w="1134" w:type="dxa"/>
          </w:tcPr>
          <w:p w14:paraId="4099C801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992" w:type="dxa"/>
          </w:tcPr>
          <w:p w14:paraId="669AA4C1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6FB6F348" w14:textId="77777777">
        <w:tc>
          <w:tcPr>
            <w:tcW w:w="709" w:type="dxa"/>
          </w:tcPr>
          <w:p w14:paraId="4595FABB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>19</w:t>
            </w:r>
            <w:r w:rsidR="00FC13B4" w:rsidRPr="002A6193">
              <w:rPr>
                <w:rStyle w:val="FootnoteReference"/>
                <w:rFonts w:eastAsia="Calibri"/>
              </w:rPr>
              <w:footnoteReference w:id="700"/>
            </w:r>
            <w:r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25C0BB4A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DDDDA2D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9273F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Jacob Michielson van Roterdam</w:t>
            </w:r>
          </w:p>
        </w:tc>
        <w:tc>
          <w:tcPr>
            <w:tcW w:w="1134" w:type="dxa"/>
          </w:tcPr>
          <w:p w14:paraId="7307D772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992" w:type="dxa"/>
          </w:tcPr>
          <w:p w14:paraId="0EE12E39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53CABDB9" w14:textId="77777777">
        <w:tc>
          <w:tcPr>
            <w:tcW w:w="709" w:type="dxa"/>
          </w:tcPr>
          <w:p w14:paraId="58A0024C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20.</w:t>
            </w:r>
          </w:p>
        </w:tc>
        <w:tc>
          <w:tcPr>
            <w:tcW w:w="1985" w:type="dxa"/>
            <w:vMerge/>
          </w:tcPr>
          <w:p w14:paraId="0D85023E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2B3B5D4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  <w:r w:rsidR="009273F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Frans Janson van Roterdam</w:t>
            </w:r>
          </w:p>
        </w:tc>
        <w:tc>
          <w:tcPr>
            <w:tcW w:w="1134" w:type="dxa"/>
          </w:tcPr>
          <w:p w14:paraId="03534D6D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992" w:type="dxa"/>
          </w:tcPr>
          <w:p w14:paraId="2DCE060C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0E21A90F" w14:textId="77777777">
        <w:tc>
          <w:tcPr>
            <w:tcW w:w="709" w:type="dxa"/>
          </w:tcPr>
          <w:p w14:paraId="23DD3801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21.</w:t>
            </w:r>
          </w:p>
        </w:tc>
        <w:tc>
          <w:tcPr>
            <w:tcW w:w="1985" w:type="dxa"/>
            <w:vMerge/>
          </w:tcPr>
          <w:p w14:paraId="78BA3103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9F73834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  <w:r w:rsidR="009273F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Jan Cornelison van Wynckel </w:t>
            </w:r>
          </w:p>
        </w:tc>
        <w:tc>
          <w:tcPr>
            <w:tcW w:w="1134" w:type="dxa"/>
          </w:tcPr>
          <w:p w14:paraId="3C33DCF6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992" w:type="dxa"/>
          </w:tcPr>
          <w:p w14:paraId="2CB09A71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5020E3C0" w14:textId="77777777">
        <w:tc>
          <w:tcPr>
            <w:tcW w:w="709" w:type="dxa"/>
          </w:tcPr>
          <w:p w14:paraId="3C5F6D48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22.</w:t>
            </w:r>
          </w:p>
        </w:tc>
        <w:tc>
          <w:tcPr>
            <w:tcW w:w="1985" w:type="dxa"/>
          </w:tcPr>
          <w:p w14:paraId="33F02BEA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botilier</w:t>
            </w:r>
          </w:p>
        </w:tc>
        <w:tc>
          <w:tcPr>
            <w:tcW w:w="4819" w:type="dxa"/>
          </w:tcPr>
          <w:p w14:paraId="1FD171CC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Henrich Janson van Roterdam</w:t>
            </w:r>
          </w:p>
        </w:tc>
        <w:tc>
          <w:tcPr>
            <w:tcW w:w="1134" w:type="dxa"/>
          </w:tcPr>
          <w:p w14:paraId="41076505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53BB3659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4ABF1707" w14:textId="77777777">
        <w:tc>
          <w:tcPr>
            <w:tcW w:w="709" w:type="dxa"/>
          </w:tcPr>
          <w:p w14:paraId="18CE1A6A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23.</w:t>
            </w:r>
          </w:p>
        </w:tc>
        <w:tc>
          <w:tcPr>
            <w:tcW w:w="1985" w:type="dxa"/>
          </w:tcPr>
          <w:p w14:paraId="35D809EF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19" w:type="dxa"/>
          </w:tcPr>
          <w:p w14:paraId="3C01DCDB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Flips Aernovelson van Dordrechet</w:t>
            </w:r>
          </w:p>
        </w:tc>
        <w:tc>
          <w:tcPr>
            <w:tcW w:w="1134" w:type="dxa"/>
          </w:tcPr>
          <w:p w14:paraId="2E829EE4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</w:p>
        </w:tc>
        <w:tc>
          <w:tcPr>
            <w:tcW w:w="992" w:type="dxa"/>
          </w:tcPr>
          <w:p w14:paraId="641668CB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5EA9CF5B" w14:textId="77777777">
        <w:tc>
          <w:tcPr>
            <w:tcW w:w="709" w:type="dxa"/>
          </w:tcPr>
          <w:p w14:paraId="1FE334DF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24.</w:t>
            </w:r>
          </w:p>
        </w:tc>
        <w:tc>
          <w:tcPr>
            <w:tcW w:w="1985" w:type="dxa"/>
          </w:tcPr>
          <w:p w14:paraId="6A7013DE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cuoco</w:t>
            </w:r>
          </w:p>
        </w:tc>
        <w:tc>
          <w:tcPr>
            <w:tcW w:w="4819" w:type="dxa"/>
          </w:tcPr>
          <w:p w14:paraId="68B72914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Laurents Pleum</w:t>
            </w:r>
            <w:r w:rsidRPr="002A6193">
              <w:rPr>
                <w:rFonts w:eastAsia="Calibri"/>
                <w:vertAlign w:val="superscript"/>
              </w:rPr>
              <w:footnoteReference w:id="701"/>
            </w:r>
            <w:r w:rsidRPr="002A6193">
              <w:rPr>
                <w:rFonts w:eastAsia="Calibri"/>
              </w:rPr>
              <w:t xml:space="preserve"> van Roterdam</w:t>
            </w:r>
          </w:p>
        </w:tc>
        <w:tc>
          <w:tcPr>
            <w:tcW w:w="1134" w:type="dxa"/>
          </w:tcPr>
          <w:p w14:paraId="55AFC0A7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527E9F15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32B4807A" w14:textId="77777777">
        <w:tc>
          <w:tcPr>
            <w:tcW w:w="709" w:type="dxa"/>
          </w:tcPr>
          <w:p w14:paraId="3384B106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25.</w:t>
            </w:r>
          </w:p>
        </w:tc>
        <w:tc>
          <w:tcPr>
            <w:tcW w:w="1985" w:type="dxa"/>
          </w:tcPr>
          <w:p w14:paraId="0487FA4A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19" w:type="dxa"/>
          </w:tcPr>
          <w:p w14:paraId="6F99AAD1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Martson van Amsterdam</w:t>
            </w:r>
          </w:p>
        </w:tc>
        <w:tc>
          <w:tcPr>
            <w:tcW w:w="1134" w:type="dxa"/>
          </w:tcPr>
          <w:p w14:paraId="753B0E22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992" w:type="dxa"/>
          </w:tcPr>
          <w:p w14:paraId="759A1214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712A2555" w14:textId="77777777">
        <w:tc>
          <w:tcPr>
            <w:tcW w:w="709" w:type="dxa"/>
          </w:tcPr>
          <w:p w14:paraId="51B1A1DC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26.</w:t>
            </w:r>
          </w:p>
        </w:tc>
        <w:tc>
          <w:tcPr>
            <w:tcW w:w="1985" w:type="dxa"/>
          </w:tcPr>
          <w:p w14:paraId="269B5116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bariler</w:t>
            </w:r>
            <w:r w:rsidR="009273F0" w:rsidRPr="002A6193">
              <w:rPr>
                <w:rStyle w:val="FootnoteReference"/>
                <w:rFonts w:eastAsia="Calibri"/>
              </w:rPr>
              <w:footnoteReference w:id="702"/>
            </w:r>
          </w:p>
        </w:tc>
        <w:tc>
          <w:tcPr>
            <w:tcW w:w="4819" w:type="dxa"/>
          </w:tcPr>
          <w:p w14:paraId="2F827C81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Floris Piterson van Roterdam</w:t>
            </w:r>
          </w:p>
        </w:tc>
        <w:tc>
          <w:tcPr>
            <w:tcW w:w="1134" w:type="dxa"/>
          </w:tcPr>
          <w:p w14:paraId="3BEF2D97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</w:t>
            </w:r>
          </w:p>
        </w:tc>
        <w:tc>
          <w:tcPr>
            <w:tcW w:w="992" w:type="dxa"/>
          </w:tcPr>
          <w:p w14:paraId="61B4D3B1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1006A095" w14:textId="77777777">
        <w:tc>
          <w:tcPr>
            <w:tcW w:w="709" w:type="dxa"/>
          </w:tcPr>
          <w:p w14:paraId="78E72DA1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27.</w:t>
            </w:r>
          </w:p>
        </w:tc>
        <w:tc>
          <w:tcPr>
            <w:tcW w:w="1985" w:type="dxa"/>
          </w:tcPr>
          <w:p w14:paraId="57CE6E27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mastro delle vele</w:t>
            </w:r>
          </w:p>
        </w:tc>
        <w:tc>
          <w:tcPr>
            <w:tcW w:w="4819" w:type="dxa"/>
          </w:tcPr>
          <w:p w14:paraId="2564A0F7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Bartolameus Garretson </w:t>
            </w:r>
            <w:r w:rsidR="009273F0" w:rsidRPr="002A6193">
              <w:rPr>
                <w:rFonts w:eastAsia="Calibri"/>
              </w:rPr>
              <w:t>H</w:t>
            </w:r>
            <w:r w:rsidRPr="002A6193">
              <w:rPr>
                <w:rFonts w:eastAsia="Calibri"/>
              </w:rPr>
              <w:t>obbe</w:t>
            </w:r>
          </w:p>
        </w:tc>
        <w:tc>
          <w:tcPr>
            <w:tcW w:w="1134" w:type="dxa"/>
          </w:tcPr>
          <w:p w14:paraId="207FF28F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67890EB8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34E678F7" w14:textId="77777777">
        <w:tc>
          <w:tcPr>
            <w:tcW w:w="709" w:type="dxa"/>
          </w:tcPr>
          <w:p w14:paraId="694B31A5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28.</w:t>
            </w:r>
          </w:p>
        </w:tc>
        <w:tc>
          <w:tcPr>
            <w:tcW w:w="1985" w:type="dxa"/>
          </w:tcPr>
          <w:p w14:paraId="04BC65A8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marangon</w:t>
            </w:r>
          </w:p>
        </w:tc>
        <w:tc>
          <w:tcPr>
            <w:tcW w:w="4819" w:type="dxa"/>
          </w:tcPr>
          <w:p w14:paraId="4A9481EC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Clas Simonson van Roterdam</w:t>
            </w:r>
          </w:p>
        </w:tc>
        <w:tc>
          <w:tcPr>
            <w:tcW w:w="1134" w:type="dxa"/>
          </w:tcPr>
          <w:p w14:paraId="3E4914CC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</w:t>
            </w:r>
          </w:p>
        </w:tc>
        <w:tc>
          <w:tcPr>
            <w:tcW w:w="992" w:type="dxa"/>
          </w:tcPr>
          <w:p w14:paraId="14AFBCB0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008E6E45" w14:textId="77777777">
        <w:tc>
          <w:tcPr>
            <w:tcW w:w="709" w:type="dxa"/>
          </w:tcPr>
          <w:p w14:paraId="08BB6B15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29.</w:t>
            </w:r>
          </w:p>
        </w:tc>
        <w:tc>
          <w:tcPr>
            <w:tcW w:w="1985" w:type="dxa"/>
          </w:tcPr>
          <w:p w14:paraId="1907C5D2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19" w:type="dxa"/>
          </w:tcPr>
          <w:p w14:paraId="5A3CBDD0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Cornelis Janson vvyten Hag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674ABB10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</w:p>
        </w:tc>
        <w:tc>
          <w:tcPr>
            <w:tcW w:w="992" w:type="dxa"/>
          </w:tcPr>
          <w:p w14:paraId="38F7413C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13344E44" w14:textId="77777777">
        <w:tc>
          <w:tcPr>
            <w:tcW w:w="709" w:type="dxa"/>
          </w:tcPr>
          <w:p w14:paraId="73290DE0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30.</w:t>
            </w:r>
          </w:p>
        </w:tc>
        <w:tc>
          <w:tcPr>
            <w:tcW w:w="1985" w:type="dxa"/>
          </w:tcPr>
          <w:p w14:paraId="09064F27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capo bombardiero</w:t>
            </w:r>
          </w:p>
        </w:tc>
        <w:tc>
          <w:tcPr>
            <w:tcW w:w="4819" w:type="dxa"/>
          </w:tcPr>
          <w:p w14:paraId="52174516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Mensen</w:t>
            </w:r>
            <w:r w:rsidR="009273F0" w:rsidRPr="002A6193">
              <w:rPr>
                <w:rStyle w:val="FootnoteReference"/>
                <w:rFonts w:eastAsia="Calibri"/>
              </w:rPr>
              <w:footnoteReference w:id="703"/>
            </w:r>
            <w:r w:rsidRPr="002A6193">
              <w:rPr>
                <w:rFonts w:eastAsia="Calibri"/>
              </w:rPr>
              <w:t xml:space="preserve"> van</w:t>
            </w:r>
            <w:r w:rsidRPr="002A6193">
              <w:rPr>
                <w:rFonts w:eastAsia="Calibri"/>
                <w:vertAlign w:val="superscript"/>
              </w:rPr>
              <w:footnoteReference w:id="704"/>
            </w:r>
            <w:r w:rsidRPr="002A6193">
              <w:rPr>
                <w:rFonts w:eastAsia="Calibri"/>
              </w:rPr>
              <w:t xml:space="preserve"> Horn</w:t>
            </w:r>
          </w:p>
        </w:tc>
        <w:tc>
          <w:tcPr>
            <w:tcW w:w="1134" w:type="dxa"/>
          </w:tcPr>
          <w:p w14:paraId="61C2467D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992" w:type="dxa"/>
          </w:tcPr>
          <w:p w14:paraId="75172005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172419F1" w14:textId="77777777">
        <w:tc>
          <w:tcPr>
            <w:tcW w:w="709" w:type="dxa"/>
          </w:tcPr>
          <w:p w14:paraId="58AB304A" w14:textId="77777777" w:rsidR="00E83633" w:rsidRPr="002A6193" w:rsidRDefault="00E8363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31.</w:t>
            </w:r>
          </w:p>
        </w:tc>
        <w:tc>
          <w:tcPr>
            <w:tcW w:w="1985" w:type="dxa"/>
          </w:tcPr>
          <w:p w14:paraId="3A685974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19" w:type="dxa"/>
          </w:tcPr>
          <w:p w14:paraId="503C976C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Simon Cornelisson van Dordrechet</w:t>
            </w:r>
          </w:p>
        </w:tc>
        <w:tc>
          <w:tcPr>
            <w:tcW w:w="1134" w:type="dxa"/>
          </w:tcPr>
          <w:p w14:paraId="3F89F3BC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992" w:type="dxa"/>
          </w:tcPr>
          <w:p w14:paraId="2A58438C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37A5D81F" w14:textId="77777777">
        <w:tc>
          <w:tcPr>
            <w:tcW w:w="709" w:type="dxa"/>
          </w:tcPr>
          <w:p w14:paraId="5F040259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32</w:t>
            </w:r>
            <w:r w:rsidR="00E8363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</w:tcPr>
          <w:p w14:paraId="37DAFB55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altro capo bombardiero</w:t>
            </w:r>
          </w:p>
        </w:tc>
        <w:tc>
          <w:tcPr>
            <w:tcW w:w="4819" w:type="dxa"/>
          </w:tcPr>
          <w:p w14:paraId="66E8AE0A" w14:textId="77777777" w:rsidR="00E83633" w:rsidRPr="002A6193" w:rsidRDefault="00E54E37" w:rsidP="00E776A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Cornelius</w:t>
            </w:r>
            <w:r w:rsidRPr="002A6193">
              <w:rPr>
                <w:rFonts w:eastAsia="Calibri"/>
                <w:vertAlign w:val="superscript"/>
              </w:rPr>
              <w:footnoteReference w:id="705"/>
            </w:r>
            <w:r w:rsidRPr="002A6193">
              <w:rPr>
                <w:rFonts w:eastAsia="Calibri"/>
              </w:rPr>
              <w:t xml:space="preserve"> Albretson van Horn</w:t>
            </w:r>
          </w:p>
        </w:tc>
        <w:tc>
          <w:tcPr>
            <w:tcW w:w="1134" w:type="dxa"/>
          </w:tcPr>
          <w:p w14:paraId="07699E63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</w:t>
            </w:r>
          </w:p>
        </w:tc>
        <w:tc>
          <w:tcPr>
            <w:tcW w:w="992" w:type="dxa"/>
          </w:tcPr>
          <w:p w14:paraId="79EDECE4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275C59B2" w14:textId="77777777">
        <w:tc>
          <w:tcPr>
            <w:tcW w:w="709" w:type="dxa"/>
          </w:tcPr>
          <w:p w14:paraId="7060E950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33</w:t>
            </w:r>
            <w:r w:rsidR="00E8363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</w:tcPr>
          <w:p w14:paraId="50E389EA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suo compagno</w:t>
            </w:r>
          </w:p>
        </w:tc>
        <w:tc>
          <w:tcPr>
            <w:tcW w:w="4819" w:type="dxa"/>
          </w:tcPr>
          <w:p w14:paraId="442EA68E" w14:textId="77777777" w:rsidR="00E83633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Clas </w:t>
            </w:r>
            <w:r w:rsidR="00E776A1" w:rsidRPr="00CB1FBA">
              <w:rPr>
                <w:rFonts w:eastAsia="Calibri"/>
                <w:lang w:val="nl-BE"/>
              </w:rPr>
              <w:t>Goe</w:t>
            </w:r>
            <w:r w:rsidRPr="00CB1FBA">
              <w:rPr>
                <w:rFonts w:eastAsia="Calibri"/>
                <w:lang w:val="nl-BE"/>
              </w:rPr>
              <w:t>ssensson Ham van Dort</w:t>
            </w:r>
          </w:p>
        </w:tc>
        <w:tc>
          <w:tcPr>
            <w:tcW w:w="1134" w:type="dxa"/>
          </w:tcPr>
          <w:p w14:paraId="4CB8798A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992" w:type="dxa"/>
          </w:tcPr>
          <w:p w14:paraId="5C1B88CF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E83633" w:rsidRPr="002A6193" w14:paraId="14EEFEAF" w14:textId="77777777">
        <w:tc>
          <w:tcPr>
            <w:tcW w:w="709" w:type="dxa"/>
          </w:tcPr>
          <w:p w14:paraId="1CE9DC1B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34</w:t>
            </w:r>
            <w:r w:rsidR="00E8363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</w:tcPr>
          <w:p w14:paraId="52ADB480" w14:textId="77777777" w:rsidR="00E83633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corporal </w:t>
            </w:r>
          </w:p>
        </w:tc>
        <w:tc>
          <w:tcPr>
            <w:tcW w:w="4819" w:type="dxa"/>
          </w:tcPr>
          <w:p w14:paraId="6CF27148" w14:textId="77777777" w:rsidR="00E83633" w:rsidRPr="002A6193" w:rsidRDefault="00E54E37" w:rsidP="00E776A1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Davidson de</w:t>
            </w:r>
            <w:r w:rsidRPr="002A6193">
              <w:rPr>
                <w:rFonts w:eastAsia="Calibri"/>
                <w:vertAlign w:val="superscript"/>
              </w:rPr>
              <w:footnoteReference w:id="706"/>
            </w:r>
            <w:r w:rsidRPr="002A6193">
              <w:rPr>
                <w:rFonts w:eastAsia="Calibri"/>
              </w:rPr>
              <w:t xml:space="preserve"> Svvart</w:t>
            </w:r>
          </w:p>
        </w:tc>
        <w:tc>
          <w:tcPr>
            <w:tcW w:w="1134" w:type="dxa"/>
          </w:tcPr>
          <w:p w14:paraId="2BF0CEBE" w14:textId="77777777" w:rsidR="00E83633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</w:t>
            </w:r>
          </w:p>
        </w:tc>
        <w:tc>
          <w:tcPr>
            <w:tcW w:w="992" w:type="dxa"/>
          </w:tcPr>
          <w:p w14:paraId="503824F7" w14:textId="77777777" w:rsidR="00E83633" w:rsidRPr="002A6193" w:rsidRDefault="00E83633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</w:tbl>
    <w:p w14:paraId="2FAD4915" w14:textId="77777777" w:rsidR="009B2620" w:rsidRPr="002A6193" w:rsidRDefault="00E54E37" w:rsidP="009B2620">
      <w:pPr>
        <w:rPr>
          <w:rFonts w:eastAsia="Calibri"/>
        </w:rPr>
      </w:pPr>
      <w:r w:rsidRPr="002A6193">
        <w:rPr>
          <w:rFonts w:eastAsia="Calibri"/>
        </w:rPr>
        <w:t>/ 194v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985"/>
        <w:gridCol w:w="4819"/>
        <w:gridCol w:w="1134"/>
        <w:gridCol w:w="992"/>
      </w:tblGrid>
      <w:tr w:rsidR="00327399" w:rsidRPr="002A6193" w14:paraId="48CD41ED" w14:textId="77777777">
        <w:tc>
          <w:tcPr>
            <w:tcW w:w="709" w:type="dxa"/>
          </w:tcPr>
          <w:p w14:paraId="25D9656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35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 w:val="restart"/>
          </w:tcPr>
          <w:p w14:paraId="2012D6F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bombardieri</w:t>
            </w:r>
          </w:p>
        </w:tc>
        <w:tc>
          <w:tcPr>
            <w:tcW w:w="4819" w:type="dxa"/>
          </w:tcPr>
          <w:p w14:paraId="0DCC7E79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Abraam Jocomsoon van Tyel</w:t>
            </w:r>
          </w:p>
        </w:tc>
        <w:tc>
          <w:tcPr>
            <w:tcW w:w="1134" w:type="dxa"/>
          </w:tcPr>
          <w:p w14:paraId="791C8DC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57789A8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64B9CE2D" w14:textId="77777777">
        <w:tc>
          <w:tcPr>
            <w:tcW w:w="709" w:type="dxa"/>
          </w:tcPr>
          <w:p w14:paraId="0566F7DE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36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5A3FC029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ABBCDCB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Cornellisson van Roterdam</w:t>
            </w:r>
          </w:p>
        </w:tc>
        <w:tc>
          <w:tcPr>
            <w:tcW w:w="1134" w:type="dxa"/>
          </w:tcPr>
          <w:p w14:paraId="71D2C9F9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3E9B3E82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2DDB2257" w14:textId="77777777">
        <w:tc>
          <w:tcPr>
            <w:tcW w:w="709" w:type="dxa"/>
          </w:tcPr>
          <w:p w14:paraId="47278317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37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51DCF507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4B0E80F" w14:textId="16493E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Assueres Hermanson van Deuttrecho</w:t>
            </w:r>
            <w:ins w:id="46" w:author="Nina Lamal" w:date="2023-02-09T16:50:00Z">
              <w:r w:rsidR="00C52338">
                <w:rPr>
                  <w:rFonts w:eastAsia="Calibri"/>
                </w:rPr>
                <w:t>n</w:t>
              </w:r>
            </w:ins>
            <w:del w:id="47" w:author="Nina Lamal" w:date="2023-02-09T16:50:00Z">
              <w:r w:rsidRPr="002A6193" w:rsidDel="00C52338">
                <w:rPr>
                  <w:rFonts w:eastAsia="Calibri"/>
                </w:rPr>
                <w:delText>m</w:delText>
              </w:r>
            </w:del>
          </w:p>
        </w:tc>
        <w:tc>
          <w:tcPr>
            <w:tcW w:w="1134" w:type="dxa"/>
          </w:tcPr>
          <w:p w14:paraId="31C34B1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2C254BD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0DDE83BE" w14:textId="77777777">
        <w:tc>
          <w:tcPr>
            <w:tcW w:w="709" w:type="dxa"/>
          </w:tcPr>
          <w:p w14:paraId="4AC13607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38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71427CE3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EBE0235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Niclas Niclasen van Rip</w:t>
            </w:r>
          </w:p>
        </w:tc>
        <w:tc>
          <w:tcPr>
            <w:tcW w:w="1134" w:type="dxa"/>
          </w:tcPr>
          <w:p w14:paraId="7A677AE6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6EE2CCF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2A45D11F" w14:textId="77777777">
        <w:tc>
          <w:tcPr>
            <w:tcW w:w="709" w:type="dxa"/>
          </w:tcPr>
          <w:p w14:paraId="2C70B94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39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7B81E8C2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1CB4B3E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Abel Ednas van London</w:t>
            </w:r>
          </w:p>
        </w:tc>
        <w:tc>
          <w:tcPr>
            <w:tcW w:w="1134" w:type="dxa"/>
          </w:tcPr>
          <w:p w14:paraId="2F12719A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719CDFE2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381F8A68" w14:textId="77777777">
        <w:tc>
          <w:tcPr>
            <w:tcW w:w="709" w:type="dxa"/>
          </w:tcPr>
          <w:p w14:paraId="53745B0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40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31D4909B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2BC503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Thomas Mansi scotsman</w:t>
            </w:r>
          </w:p>
        </w:tc>
        <w:tc>
          <w:tcPr>
            <w:tcW w:w="1134" w:type="dxa"/>
          </w:tcPr>
          <w:p w14:paraId="4D5E39E0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32DF35C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2B97BEAA" w14:textId="77777777">
        <w:tc>
          <w:tcPr>
            <w:tcW w:w="709" w:type="dxa"/>
          </w:tcPr>
          <w:p w14:paraId="2D0D939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41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7CE30F11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DC606D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Dirich Janson van Roterdam 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2102710E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75B7E9F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14F7A74A" w14:textId="77777777">
        <w:tc>
          <w:tcPr>
            <w:tcW w:w="709" w:type="dxa"/>
            <w:vMerge w:val="restart"/>
          </w:tcPr>
          <w:p w14:paraId="777A451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42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28B877B1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7D484F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Tonisson van Thil</w:t>
            </w:r>
          </w:p>
        </w:tc>
        <w:tc>
          <w:tcPr>
            <w:tcW w:w="1134" w:type="dxa"/>
          </w:tcPr>
          <w:p w14:paraId="3EFDAC08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24BD808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170BA8F1" w14:textId="77777777">
        <w:tc>
          <w:tcPr>
            <w:tcW w:w="709" w:type="dxa"/>
            <w:vMerge/>
          </w:tcPr>
          <w:p w14:paraId="7BD96DDD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85" w:type="dxa"/>
            <w:vMerge/>
          </w:tcPr>
          <w:p w14:paraId="5F58A906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7594131" w14:textId="0F100F7F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Hebers van Horn</w:t>
            </w:r>
            <w:r w:rsidRPr="002A6193">
              <w:rPr>
                <w:rFonts w:eastAsia="Calibri"/>
                <w:vertAlign w:val="superscript"/>
              </w:rPr>
              <w:footnoteReference w:id="707"/>
            </w:r>
            <w:r w:rsidR="00E33DD2" w:rsidRPr="002A6193">
              <w:rPr>
                <w:rFonts w:eastAsia="Calibri"/>
                <w:lang w:val="en-US"/>
              </w:rPr>
              <w:t xml:space="preserve"> |</w:t>
            </w:r>
          </w:p>
        </w:tc>
        <w:tc>
          <w:tcPr>
            <w:tcW w:w="1134" w:type="dxa"/>
          </w:tcPr>
          <w:p w14:paraId="6626D1DC" w14:textId="77777777" w:rsidR="009B2620" w:rsidRPr="002A6193" w:rsidRDefault="009B2620" w:rsidP="009B2620">
            <w:pPr>
              <w:jc w:val="right"/>
              <w:rPr>
                <w:rFonts w:eastAsia="Calibri"/>
                <w:lang w:val="en-US"/>
              </w:rPr>
            </w:pPr>
          </w:p>
        </w:tc>
        <w:tc>
          <w:tcPr>
            <w:tcW w:w="992" w:type="dxa"/>
          </w:tcPr>
          <w:p w14:paraId="7A4DD5B0" w14:textId="77777777" w:rsidR="009B2620" w:rsidRPr="002A6193" w:rsidRDefault="009B2620" w:rsidP="009B2620">
            <w:pPr>
              <w:jc w:val="right"/>
              <w:rPr>
                <w:rFonts w:eastAsia="Calibri"/>
                <w:lang w:val="en-US"/>
              </w:rPr>
            </w:pPr>
          </w:p>
        </w:tc>
      </w:tr>
      <w:tr w:rsidR="00327399" w:rsidRPr="002A6193" w14:paraId="356BB2DF" w14:textId="77777777">
        <w:tc>
          <w:tcPr>
            <w:tcW w:w="709" w:type="dxa"/>
            <w:vMerge w:val="restart"/>
          </w:tcPr>
          <w:p w14:paraId="355CDD86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43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46AB2B75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FAEEFD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Janson van Roterdam</w:t>
            </w:r>
          </w:p>
        </w:tc>
        <w:tc>
          <w:tcPr>
            <w:tcW w:w="1134" w:type="dxa"/>
          </w:tcPr>
          <w:p w14:paraId="6532BCE7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6685C88D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 </w:t>
            </w:r>
          </w:p>
        </w:tc>
      </w:tr>
      <w:tr w:rsidR="00327399" w:rsidRPr="002A6193" w14:paraId="413D5579" w14:textId="77777777">
        <w:tc>
          <w:tcPr>
            <w:tcW w:w="709" w:type="dxa"/>
            <w:vMerge/>
          </w:tcPr>
          <w:p w14:paraId="7FB9F331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85" w:type="dxa"/>
            <w:vMerge/>
          </w:tcPr>
          <w:p w14:paraId="1BB3AB5E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6C205B2" w14:textId="6F5F95CD" w:rsidR="00180F5C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Sacharis Franson</w:t>
            </w:r>
            <w:r w:rsidRPr="002A6193">
              <w:rPr>
                <w:rFonts w:eastAsia="Calibri"/>
                <w:vertAlign w:val="superscript"/>
              </w:rPr>
              <w:footnoteReference w:id="708"/>
            </w:r>
            <w:r w:rsidRPr="002A6193">
              <w:rPr>
                <w:rFonts w:eastAsia="Calibri"/>
                <w:lang w:val="en-US"/>
              </w:rPr>
              <w:t xml:space="preserve"> van Leiden</w:t>
            </w:r>
            <w:r w:rsidR="009658AC" w:rsidRPr="002A6193">
              <w:rPr>
                <w:rStyle w:val="FootnoteReference"/>
                <w:rFonts w:eastAsia="Calibri"/>
                <w:lang w:val="en-US"/>
              </w:rPr>
              <w:footnoteReference w:id="709"/>
            </w:r>
            <w:r w:rsidR="00E33DD2" w:rsidRPr="002A6193">
              <w:rPr>
                <w:rFonts w:eastAsia="Calibri"/>
                <w:lang w:val="en-US"/>
              </w:rPr>
              <w:t xml:space="preserve"> |</w:t>
            </w:r>
          </w:p>
        </w:tc>
        <w:tc>
          <w:tcPr>
            <w:tcW w:w="1134" w:type="dxa"/>
          </w:tcPr>
          <w:p w14:paraId="6C61619E" w14:textId="77777777" w:rsidR="00180F5C" w:rsidRPr="002A6193" w:rsidRDefault="00180F5C" w:rsidP="009B2620">
            <w:pPr>
              <w:jc w:val="right"/>
              <w:rPr>
                <w:rFonts w:eastAsia="Calibri"/>
                <w:lang w:val="en-US"/>
              </w:rPr>
            </w:pPr>
          </w:p>
        </w:tc>
        <w:tc>
          <w:tcPr>
            <w:tcW w:w="992" w:type="dxa"/>
          </w:tcPr>
          <w:p w14:paraId="6EEAD013" w14:textId="77777777" w:rsidR="00180F5C" w:rsidRPr="002A6193" w:rsidRDefault="00180F5C" w:rsidP="009B2620">
            <w:pPr>
              <w:jc w:val="right"/>
              <w:rPr>
                <w:rFonts w:eastAsia="Calibri"/>
                <w:lang w:val="en-US"/>
              </w:rPr>
            </w:pPr>
          </w:p>
        </w:tc>
      </w:tr>
      <w:tr w:rsidR="00327399" w:rsidRPr="002A6193" w14:paraId="4EAF4036" w14:textId="77777777">
        <w:tc>
          <w:tcPr>
            <w:tcW w:w="709" w:type="dxa"/>
            <w:vMerge w:val="restart"/>
          </w:tcPr>
          <w:p w14:paraId="6904E470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44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7BBC8296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9EAB5E6" w14:textId="4102DBED" w:rsidR="00180F5C" w:rsidRPr="002A6193" w:rsidRDefault="00E54E37" w:rsidP="0078533E">
            <w:pPr>
              <w:keepNext/>
              <w:keepLines/>
              <w:spacing w:before="200"/>
              <w:jc w:val="left"/>
              <w:outlineLvl w:val="4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Servas</w:t>
            </w:r>
            <w:r w:rsidRPr="002A6193">
              <w:rPr>
                <w:rFonts w:eastAsia="Calibri"/>
                <w:vertAlign w:val="superscript"/>
              </w:rPr>
              <w:footnoteReference w:id="710"/>
            </w:r>
            <w:r w:rsidRPr="002A6193">
              <w:rPr>
                <w:rFonts w:eastAsia="Calibri"/>
                <w:lang w:val="en-US"/>
              </w:rPr>
              <w:t xml:space="preserve"> Janson vander Veer</w:t>
            </w:r>
          </w:p>
        </w:tc>
        <w:tc>
          <w:tcPr>
            <w:tcW w:w="1134" w:type="dxa"/>
          </w:tcPr>
          <w:p w14:paraId="0C50E058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</w:t>
            </w:r>
          </w:p>
        </w:tc>
        <w:tc>
          <w:tcPr>
            <w:tcW w:w="992" w:type="dxa"/>
          </w:tcPr>
          <w:p w14:paraId="15BB54C1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7ECEC0C6" w14:textId="77777777">
        <w:tc>
          <w:tcPr>
            <w:tcW w:w="709" w:type="dxa"/>
            <w:vMerge/>
          </w:tcPr>
          <w:p w14:paraId="343F3820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85" w:type="dxa"/>
            <w:vMerge/>
          </w:tcPr>
          <w:p w14:paraId="7858FBAA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8BB9303" w14:textId="33445E78" w:rsidR="009B2620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Henrich Seyges van Byl</w:t>
            </w:r>
            <w:r w:rsidR="0055211B" w:rsidRPr="002A6193">
              <w:rPr>
                <w:rStyle w:val="FootnoteReference"/>
                <w:rFonts w:eastAsia="Calibri"/>
                <w:lang w:val="en-US"/>
              </w:rPr>
              <w:footnoteReference w:id="711"/>
            </w:r>
            <w:r w:rsidRPr="002A6193">
              <w:rPr>
                <w:rFonts w:eastAsia="Calibri"/>
                <w:lang w:val="en-US"/>
              </w:rPr>
              <w:t xml:space="preserve"> </w:t>
            </w:r>
            <w:r w:rsidR="00E33DD2" w:rsidRPr="002A6193">
              <w:rPr>
                <w:rFonts w:eastAsia="Calibri"/>
                <w:lang w:val="en-US"/>
              </w:rPr>
              <w:t>|</w:t>
            </w:r>
          </w:p>
        </w:tc>
        <w:tc>
          <w:tcPr>
            <w:tcW w:w="1134" w:type="dxa"/>
          </w:tcPr>
          <w:p w14:paraId="1F037D15" w14:textId="77777777" w:rsidR="009B2620" w:rsidRPr="002A6193" w:rsidRDefault="009B2620" w:rsidP="009B2620">
            <w:pPr>
              <w:jc w:val="right"/>
              <w:rPr>
                <w:rFonts w:eastAsia="Calibri"/>
                <w:lang w:val="en-US"/>
              </w:rPr>
            </w:pPr>
          </w:p>
        </w:tc>
        <w:tc>
          <w:tcPr>
            <w:tcW w:w="992" w:type="dxa"/>
          </w:tcPr>
          <w:p w14:paraId="63E261CC" w14:textId="77777777" w:rsidR="009B2620" w:rsidRPr="002A6193" w:rsidRDefault="009B2620" w:rsidP="009B2620">
            <w:pPr>
              <w:jc w:val="right"/>
              <w:rPr>
                <w:rFonts w:eastAsia="Calibri"/>
                <w:lang w:val="en-US"/>
              </w:rPr>
            </w:pPr>
          </w:p>
        </w:tc>
      </w:tr>
      <w:tr w:rsidR="00327399" w:rsidRPr="002A6193" w14:paraId="454CB48F" w14:textId="77777777">
        <w:tc>
          <w:tcPr>
            <w:tcW w:w="709" w:type="dxa"/>
            <w:vMerge w:val="restart"/>
          </w:tcPr>
          <w:p w14:paraId="5CC65AD2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45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409723E6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14900D5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Tomas Tonison Huysres van Utrechet</w:t>
            </w:r>
          </w:p>
        </w:tc>
        <w:tc>
          <w:tcPr>
            <w:tcW w:w="1134" w:type="dxa"/>
          </w:tcPr>
          <w:p w14:paraId="68B1896C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7DF1EE37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9C1568" w14:paraId="3A89919C" w14:textId="77777777">
        <w:tc>
          <w:tcPr>
            <w:tcW w:w="709" w:type="dxa"/>
            <w:vMerge/>
          </w:tcPr>
          <w:p w14:paraId="2AB7A01A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85" w:type="dxa"/>
            <w:vMerge/>
          </w:tcPr>
          <w:p w14:paraId="6185CA3A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4AC0988" w14:textId="3E152B05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Jan Henrichson van </w:t>
            </w:r>
            <w:r w:rsidR="00F625A2" w:rsidRPr="00CB1FBA">
              <w:rPr>
                <w:rFonts w:eastAsia="Calibri"/>
                <w:lang w:val="nl-BE"/>
              </w:rPr>
              <w:t>V</w:t>
            </w:r>
            <w:r w:rsidRPr="00CB1FBA">
              <w:rPr>
                <w:rFonts w:eastAsia="Calibri"/>
                <w:lang w:val="nl-BE"/>
              </w:rPr>
              <w:t xml:space="preserve">en </w:t>
            </w:r>
            <w:r w:rsidR="00F625A2" w:rsidRPr="00CB1FBA">
              <w:rPr>
                <w:rFonts w:eastAsia="Calibri"/>
                <w:lang w:val="nl-BE"/>
              </w:rPr>
              <w:t>Lo</w:t>
            </w:r>
            <w:r w:rsidR="0055211B" w:rsidRPr="002A6193">
              <w:rPr>
                <w:rStyle w:val="FootnoteReference"/>
                <w:rFonts w:eastAsia="Calibri"/>
                <w:lang w:val="en-US"/>
              </w:rPr>
              <w:footnoteReference w:id="712"/>
            </w:r>
            <w:r w:rsidRPr="00CB1FBA">
              <w:rPr>
                <w:rFonts w:eastAsia="Calibri"/>
                <w:lang w:val="nl-BE"/>
              </w:rPr>
              <w:t xml:space="preserve"> </w:t>
            </w:r>
            <w:r w:rsidR="005D6F3E" w:rsidRPr="00CB1FBA">
              <w:rPr>
                <w:rFonts w:eastAsia="Calibri"/>
                <w:lang w:val="nl-BE"/>
              </w:rPr>
              <w:t>|</w:t>
            </w:r>
          </w:p>
        </w:tc>
        <w:tc>
          <w:tcPr>
            <w:tcW w:w="1134" w:type="dxa"/>
          </w:tcPr>
          <w:p w14:paraId="36F686EA" w14:textId="77777777" w:rsidR="009B2620" w:rsidRPr="00CB1FBA" w:rsidRDefault="009B2620" w:rsidP="009B2620">
            <w:pPr>
              <w:jc w:val="right"/>
              <w:rPr>
                <w:rFonts w:eastAsia="Calibri"/>
                <w:lang w:val="nl-BE"/>
              </w:rPr>
            </w:pPr>
          </w:p>
        </w:tc>
        <w:tc>
          <w:tcPr>
            <w:tcW w:w="992" w:type="dxa"/>
          </w:tcPr>
          <w:p w14:paraId="2AA2970D" w14:textId="77777777" w:rsidR="009B2620" w:rsidRPr="00CB1FBA" w:rsidRDefault="009B2620" w:rsidP="009B2620">
            <w:pPr>
              <w:jc w:val="right"/>
              <w:rPr>
                <w:rFonts w:eastAsia="Calibri"/>
                <w:lang w:val="nl-BE"/>
              </w:rPr>
            </w:pPr>
          </w:p>
        </w:tc>
      </w:tr>
      <w:tr w:rsidR="00327399" w:rsidRPr="002A6193" w14:paraId="2A797821" w14:textId="77777777">
        <w:tc>
          <w:tcPr>
            <w:tcW w:w="709" w:type="dxa"/>
            <w:vMerge w:val="restart"/>
          </w:tcPr>
          <w:p w14:paraId="4AA3D6E0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46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0A773AFA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B1E3601" w14:textId="77777777" w:rsidR="009B2620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Pieter Janson van Egmont </w:t>
            </w:r>
            <w:r w:rsidR="00F625A2" w:rsidRPr="00CB1FBA">
              <w:rPr>
                <w:rFonts w:eastAsia="Calibri"/>
                <w:lang w:val="nl-BE"/>
              </w:rPr>
              <w:t>O</w:t>
            </w:r>
            <w:r w:rsidRPr="00CB1FBA">
              <w:rPr>
                <w:rFonts w:eastAsia="Calibri"/>
                <w:lang w:val="nl-BE"/>
              </w:rPr>
              <w:t xml:space="preserve">p </w:t>
            </w:r>
            <w:r w:rsidR="00F625A2" w:rsidRPr="00CB1FBA">
              <w:rPr>
                <w:rFonts w:eastAsia="Calibri"/>
                <w:lang w:val="nl-BE"/>
              </w:rPr>
              <w:t>S</w:t>
            </w:r>
            <w:r w:rsidRPr="00CB1FBA">
              <w:rPr>
                <w:rFonts w:eastAsia="Calibri"/>
                <w:lang w:val="nl-BE"/>
              </w:rPr>
              <w:t>ee</w:t>
            </w:r>
          </w:p>
        </w:tc>
        <w:tc>
          <w:tcPr>
            <w:tcW w:w="1134" w:type="dxa"/>
          </w:tcPr>
          <w:p w14:paraId="710A8C2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3CAF41B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52E88E01" w14:textId="77777777">
        <w:tc>
          <w:tcPr>
            <w:tcW w:w="709" w:type="dxa"/>
            <w:vMerge/>
          </w:tcPr>
          <w:p w14:paraId="1102519F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85" w:type="dxa"/>
            <w:vMerge/>
          </w:tcPr>
          <w:p w14:paraId="21020D1E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6BDEEE5" w14:textId="56029F0E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Oliverson van Leiden</w:t>
            </w:r>
            <w:r w:rsidR="0055211B" w:rsidRPr="002A6193">
              <w:rPr>
                <w:rStyle w:val="FootnoteReference"/>
                <w:rFonts w:eastAsia="Calibri"/>
              </w:rPr>
              <w:footnoteReference w:id="713"/>
            </w:r>
            <w:r w:rsidRPr="002A6193">
              <w:rPr>
                <w:rFonts w:eastAsia="Calibri"/>
              </w:rPr>
              <w:t xml:space="preserve"> </w:t>
            </w:r>
            <w:r w:rsidR="005D6F3E" w:rsidRPr="002A6193">
              <w:rPr>
                <w:rFonts w:eastAsia="Calibri"/>
              </w:rPr>
              <w:t>|</w:t>
            </w:r>
          </w:p>
        </w:tc>
        <w:tc>
          <w:tcPr>
            <w:tcW w:w="1134" w:type="dxa"/>
          </w:tcPr>
          <w:p w14:paraId="1F82AD79" w14:textId="77777777" w:rsidR="009B2620" w:rsidRPr="002A6193" w:rsidRDefault="009B2620" w:rsidP="009B2620">
            <w:pPr>
              <w:jc w:val="right"/>
              <w:rPr>
                <w:rFonts w:eastAsia="Calibri"/>
              </w:rPr>
            </w:pPr>
          </w:p>
        </w:tc>
        <w:tc>
          <w:tcPr>
            <w:tcW w:w="992" w:type="dxa"/>
          </w:tcPr>
          <w:p w14:paraId="7345AC1B" w14:textId="77777777" w:rsidR="009B2620" w:rsidRPr="002A6193" w:rsidRDefault="009B2620" w:rsidP="009B2620">
            <w:pPr>
              <w:jc w:val="right"/>
              <w:rPr>
                <w:rFonts w:eastAsia="Calibri"/>
              </w:rPr>
            </w:pPr>
          </w:p>
        </w:tc>
      </w:tr>
      <w:tr w:rsidR="00327399" w:rsidRPr="002A6193" w14:paraId="7F7C0FCC" w14:textId="77777777">
        <w:tc>
          <w:tcPr>
            <w:tcW w:w="709" w:type="dxa"/>
            <w:vMerge w:val="restart"/>
          </w:tcPr>
          <w:p w14:paraId="3E9CA27E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47</w:t>
            </w:r>
            <w:r w:rsidR="00517B23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1A12855B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392B5C5" w14:textId="2E5FC67D" w:rsidR="009B2620" w:rsidRPr="00CB1FBA" w:rsidRDefault="00E54E37" w:rsidP="00C52338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Jan Willemson de by</w:t>
            </w:r>
            <w:r w:rsidR="00F625A2" w:rsidRPr="00CB1FBA">
              <w:rPr>
                <w:rFonts w:eastAsia="Calibri"/>
                <w:lang w:val="nl-BE"/>
              </w:rPr>
              <w:t xml:space="preserve"> van Gor</w:t>
            </w:r>
            <w:del w:id="48" w:author="Nina Lamal" w:date="2023-02-09T16:51:00Z">
              <w:r w:rsidR="00F625A2" w:rsidRPr="00CB1FBA" w:rsidDel="00C52338">
                <w:rPr>
                  <w:rFonts w:eastAsia="Calibri"/>
                  <w:lang w:val="nl-BE"/>
                </w:rPr>
                <w:delText>e</w:delText>
              </w:r>
            </w:del>
            <w:ins w:id="49" w:author="Nina Lamal" w:date="2023-02-09T16:51:00Z">
              <w:r w:rsidR="00C52338">
                <w:rPr>
                  <w:rFonts w:eastAsia="Calibri"/>
                  <w:lang w:val="nl-BE"/>
                </w:rPr>
                <w:t>c</w:t>
              </w:r>
            </w:ins>
            <w:r w:rsidR="00F625A2" w:rsidRPr="00CB1FBA">
              <w:rPr>
                <w:rFonts w:eastAsia="Calibri"/>
                <w:lang w:val="nl-BE"/>
              </w:rPr>
              <w:t>u</w:t>
            </w:r>
          </w:p>
        </w:tc>
        <w:tc>
          <w:tcPr>
            <w:tcW w:w="1134" w:type="dxa"/>
          </w:tcPr>
          <w:p w14:paraId="3E542BD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3E23D3A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="00180F5C" w:rsidRPr="002A6193">
              <w:rPr>
                <w:rFonts w:eastAsia="Calibri"/>
              </w:rPr>
              <w:t xml:space="preserve"> |</w:t>
            </w:r>
          </w:p>
        </w:tc>
      </w:tr>
      <w:tr w:rsidR="00327399" w:rsidRPr="002A6193" w14:paraId="21AB5F1A" w14:textId="77777777">
        <w:tc>
          <w:tcPr>
            <w:tcW w:w="709" w:type="dxa"/>
            <w:vMerge/>
          </w:tcPr>
          <w:p w14:paraId="55770CA7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85" w:type="dxa"/>
            <w:vMerge/>
          </w:tcPr>
          <w:p w14:paraId="532D5322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CDB31D8" w14:textId="77777777" w:rsidR="009B2620" w:rsidRPr="002A6193" w:rsidRDefault="00E54E37" w:rsidP="005D6F3E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questo è stato preso dal scrivano che li ha pagati doi mesi | di servitio sono sedici fiorini |</w:t>
            </w:r>
          </w:p>
          <w:p w14:paraId="5013F3EC" w14:textId="541FB59B" w:rsidR="009B2620" w:rsidRPr="002A6193" w:rsidRDefault="00E54E37" w:rsidP="005D6F3E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Franson van Harlem</w:t>
            </w:r>
            <w:r w:rsidR="0055211B" w:rsidRPr="002A6193">
              <w:rPr>
                <w:rStyle w:val="FootnoteReference"/>
                <w:rFonts w:eastAsia="Calibri"/>
                <w:lang w:val="en-US"/>
              </w:rPr>
              <w:footnoteReference w:id="714"/>
            </w:r>
            <w:r w:rsidRPr="002A6193">
              <w:rPr>
                <w:rFonts w:eastAsia="Calibri"/>
                <w:lang w:val="en-US"/>
              </w:rPr>
              <w:t xml:space="preserve"> </w:t>
            </w:r>
            <w:r w:rsidR="005D6F3E" w:rsidRPr="002A6193">
              <w:rPr>
                <w:rFonts w:eastAsia="Calibri"/>
                <w:lang w:val="en-US"/>
              </w:rPr>
              <w:t>|</w:t>
            </w:r>
          </w:p>
        </w:tc>
        <w:tc>
          <w:tcPr>
            <w:tcW w:w="1134" w:type="dxa"/>
          </w:tcPr>
          <w:p w14:paraId="28819760" w14:textId="77777777" w:rsidR="009B2620" w:rsidRPr="002A6193" w:rsidRDefault="009B2620" w:rsidP="009B2620">
            <w:pPr>
              <w:jc w:val="right"/>
              <w:rPr>
                <w:rFonts w:eastAsia="Calibri"/>
                <w:lang w:val="en-US"/>
              </w:rPr>
            </w:pPr>
          </w:p>
        </w:tc>
        <w:tc>
          <w:tcPr>
            <w:tcW w:w="992" w:type="dxa"/>
          </w:tcPr>
          <w:p w14:paraId="0E991445" w14:textId="77777777" w:rsidR="009B2620" w:rsidRPr="002A6193" w:rsidRDefault="009B2620" w:rsidP="009B2620">
            <w:pPr>
              <w:jc w:val="right"/>
              <w:rPr>
                <w:rFonts w:eastAsia="Calibri"/>
                <w:lang w:val="en-US"/>
              </w:rPr>
            </w:pPr>
          </w:p>
        </w:tc>
      </w:tr>
      <w:tr w:rsidR="00327399" w:rsidRPr="002A6193" w14:paraId="787F85F4" w14:textId="77777777">
        <w:tc>
          <w:tcPr>
            <w:tcW w:w="709" w:type="dxa"/>
          </w:tcPr>
          <w:p w14:paraId="466C3F96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48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41D040D9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D549920" w14:textId="7C64930F" w:rsidR="00180F5C" w:rsidRPr="002A6193" w:rsidRDefault="00E54E37" w:rsidP="00C52338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Tonis Andrisen van </w:t>
            </w:r>
            <w:del w:id="50" w:author="Nina Lamal" w:date="2023-02-09T16:51:00Z">
              <w:r w:rsidRPr="002A6193" w:rsidDel="00C52338">
                <w:rPr>
                  <w:rFonts w:eastAsia="Calibri"/>
                </w:rPr>
                <w:delText>U</w:delText>
              </w:r>
            </w:del>
            <w:ins w:id="51" w:author="Nina Lamal" w:date="2023-02-09T16:51:00Z">
              <w:r w:rsidR="00C52338">
                <w:rPr>
                  <w:rFonts w:eastAsia="Calibri"/>
                </w:rPr>
                <w:t>V</w:t>
              </w:r>
            </w:ins>
            <w:r w:rsidRPr="002A6193">
              <w:rPr>
                <w:rFonts w:eastAsia="Calibri"/>
              </w:rPr>
              <w:t>lisinghen</w:t>
            </w:r>
          </w:p>
        </w:tc>
        <w:tc>
          <w:tcPr>
            <w:tcW w:w="1134" w:type="dxa"/>
          </w:tcPr>
          <w:p w14:paraId="618347B9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04638204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1621AADA" w14:textId="77777777">
        <w:tc>
          <w:tcPr>
            <w:tcW w:w="709" w:type="dxa"/>
          </w:tcPr>
          <w:p w14:paraId="4F42CBD0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49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5091D33D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5619B7D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Reniern Adriansen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0C96B31A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0C6191C3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6D5D022" w14:textId="77777777">
        <w:tc>
          <w:tcPr>
            <w:tcW w:w="709" w:type="dxa"/>
          </w:tcPr>
          <w:p w14:paraId="24A42BD6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50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 w:val="restart"/>
          </w:tcPr>
          <w:p w14:paraId="493284E3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Marinari della gabia</w:t>
            </w:r>
          </w:p>
          <w:p w14:paraId="3220D1A1" w14:textId="77777777" w:rsidR="00180F5C" w:rsidRPr="002A6193" w:rsidRDefault="00E54E37" w:rsidP="00732B7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</w:t>
            </w:r>
          </w:p>
        </w:tc>
        <w:tc>
          <w:tcPr>
            <w:tcW w:w="4819" w:type="dxa"/>
          </w:tcPr>
          <w:p w14:paraId="3016ED2C" w14:textId="396AA24E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Daniel Albrechson van A</w:t>
            </w:r>
            <w:ins w:id="52" w:author="Nina Lamal" w:date="2023-02-09T16:52:00Z">
              <w:r w:rsidR="00C52338">
                <w:rPr>
                  <w:rFonts w:eastAsia="Calibri"/>
                </w:rPr>
                <w:t>s</w:t>
              </w:r>
            </w:ins>
            <w:del w:id="53" w:author="Nina Lamal" w:date="2023-02-09T16:52:00Z">
              <w:r w:rsidRPr="002A6193" w:rsidDel="00C52338">
                <w:rPr>
                  <w:rFonts w:eastAsia="Calibri"/>
                </w:rPr>
                <w:delText>r</w:delText>
              </w:r>
            </w:del>
            <w:r w:rsidRPr="002A6193">
              <w:rPr>
                <w:rFonts w:eastAsia="Calibri"/>
              </w:rPr>
              <w:t>pren</w:t>
            </w:r>
          </w:p>
        </w:tc>
        <w:tc>
          <w:tcPr>
            <w:tcW w:w="1134" w:type="dxa"/>
          </w:tcPr>
          <w:p w14:paraId="7A958919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55B9754C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E5035ED" w14:textId="77777777">
        <w:tc>
          <w:tcPr>
            <w:tcW w:w="709" w:type="dxa"/>
            <w:vMerge w:val="restart"/>
          </w:tcPr>
          <w:p w14:paraId="139E74EE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51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40F89A5D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C46BBB4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Valentin Jooson van Roterdam</w:t>
            </w:r>
          </w:p>
        </w:tc>
        <w:tc>
          <w:tcPr>
            <w:tcW w:w="1134" w:type="dxa"/>
          </w:tcPr>
          <w:p w14:paraId="609B9AAA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4C896764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795D785E" w14:textId="77777777">
        <w:tc>
          <w:tcPr>
            <w:tcW w:w="709" w:type="dxa"/>
            <w:vMerge/>
          </w:tcPr>
          <w:p w14:paraId="7631B3B0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985" w:type="dxa"/>
            <w:vMerge/>
          </w:tcPr>
          <w:p w14:paraId="6BC76B09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C621B19" w14:textId="77777777" w:rsidR="009B2620" w:rsidRPr="002A6193" w:rsidRDefault="00732B73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ostui ha restituito il denaro havuto alla moglie del | </w:t>
            </w: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apitano et</w:t>
            </w:r>
            <w:r w:rsidRPr="002A6193">
              <w:rPr>
                <w:rFonts w:eastAsia="Calibri"/>
              </w:rPr>
              <w:t xml:space="preserve"> però bisogna farglielo buono </w:t>
            </w:r>
            <w:r w:rsidR="00E54E37" w:rsidRPr="002A6193">
              <w:rPr>
                <w:rFonts w:eastAsia="Calibri"/>
              </w:rPr>
              <w:t>|</w:t>
            </w:r>
            <w:r w:rsidRPr="002A6193">
              <w:rPr>
                <w:rFonts w:eastAsia="Calibri"/>
              </w:rPr>
              <w:t xml:space="preserve"> </w:t>
            </w:r>
            <w:r w:rsidR="00E54E37" w:rsidRPr="002A6193">
              <w:rPr>
                <w:rFonts w:eastAsia="Calibri"/>
              </w:rPr>
              <w:t xml:space="preserve">questi 14 fiorini si hanno | adunque a retenir al </w:t>
            </w: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apitano</w:t>
            </w:r>
            <w:r w:rsidR="00E54E37" w:rsidRPr="002A6193">
              <w:rPr>
                <w:rFonts w:eastAsia="Calibri"/>
                <w:vertAlign w:val="superscript"/>
              </w:rPr>
              <w:footnoteReference w:id="715"/>
            </w:r>
            <w:r w:rsidRPr="002A6193">
              <w:rPr>
                <w:rFonts w:eastAsia="Calibri"/>
              </w:rPr>
              <w:t xml:space="preserve"> |</w:t>
            </w:r>
            <w:r w:rsidR="00E54E37" w:rsidRPr="002A6193">
              <w:rPr>
                <w:rFonts w:eastAsia="Calibri"/>
              </w:rPr>
              <w:t xml:space="preserve"> </w:t>
            </w:r>
          </w:p>
        </w:tc>
        <w:tc>
          <w:tcPr>
            <w:tcW w:w="1134" w:type="dxa"/>
          </w:tcPr>
          <w:p w14:paraId="3AB67E66" w14:textId="77777777" w:rsidR="009B2620" w:rsidRPr="002A6193" w:rsidRDefault="009B2620" w:rsidP="009B2620">
            <w:pPr>
              <w:jc w:val="right"/>
              <w:rPr>
                <w:rFonts w:eastAsia="Calibri"/>
              </w:rPr>
            </w:pPr>
          </w:p>
        </w:tc>
        <w:tc>
          <w:tcPr>
            <w:tcW w:w="992" w:type="dxa"/>
          </w:tcPr>
          <w:p w14:paraId="061BF39D" w14:textId="77777777" w:rsidR="009B2620" w:rsidRPr="002A6193" w:rsidRDefault="009B2620" w:rsidP="009B2620">
            <w:pPr>
              <w:jc w:val="right"/>
              <w:rPr>
                <w:rFonts w:eastAsia="Calibri"/>
              </w:rPr>
            </w:pPr>
          </w:p>
        </w:tc>
      </w:tr>
      <w:tr w:rsidR="00327399" w:rsidRPr="002A6193" w14:paraId="045A8B33" w14:textId="77777777">
        <w:tc>
          <w:tcPr>
            <w:tcW w:w="709" w:type="dxa"/>
          </w:tcPr>
          <w:p w14:paraId="11DFA00B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52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4B0B7D11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2C9E26D" w14:textId="77777777" w:rsidR="00180F5C" w:rsidRPr="00CB1FBA" w:rsidRDefault="00E54E37" w:rsidP="009B2620">
            <w:pPr>
              <w:jc w:val="left"/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Govert Jacobson van Me</w:t>
            </w:r>
            <w:r w:rsidR="00F922E1" w:rsidRPr="00CB1FBA">
              <w:rPr>
                <w:rFonts w:eastAsia="Calibri"/>
                <w:lang w:val="nl-BE"/>
              </w:rPr>
              <w:t>u</w:t>
            </w:r>
            <w:r w:rsidRPr="00CB1FBA">
              <w:rPr>
                <w:rFonts w:eastAsia="Calibri"/>
                <w:lang w:val="nl-BE"/>
              </w:rPr>
              <w:t>ven van Dordrecht</w:t>
            </w:r>
          </w:p>
        </w:tc>
        <w:tc>
          <w:tcPr>
            <w:tcW w:w="1134" w:type="dxa"/>
          </w:tcPr>
          <w:p w14:paraId="66001CA1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2D572CB3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011EA8C4" w14:textId="77777777">
        <w:tc>
          <w:tcPr>
            <w:tcW w:w="709" w:type="dxa"/>
          </w:tcPr>
          <w:p w14:paraId="209AD189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53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6E653C79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CCDE7A4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Flips Ghisbretson van Rotterdam</w:t>
            </w:r>
          </w:p>
        </w:tc>
        <w:tc>
          <w:tcPr>
            <w:tcW w:w="1134" w:type="dxa"/>
          </w:tcPr>
          <w:p w14:paraId="423C57D1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2001D394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2A269BF6" w14:textId="77777777">
        <w:tc>
          <w:tcPr>
            <w:tcW w:w="709" w:type="dxa"/>
          </w:tcPr>
          <w:p w14:paraId="103D0C12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54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1104D01B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0B05851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Tomas Janson van Stralsont</w:t>
            </w:r>
          </w:p>
        </w:tc>
        <w:tc>
          <w:tcPr>
            <w:tcW w:w="1134" w:type="dxa"/>
          </w:tcPr>
          <w:p w14:paraId="0838D59D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07678A05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1125A51" w14:textId="77777777">
        <w:tc>
          <w:tcPr>
            <w:tcW w:w="709" w:type="dxa"/>
          </w:tcPr>
          <w:p w14:paraId="263A0469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55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1AC7F408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3E9A01D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Hendricson van Leiden questo è anco velaro</w:t>
            </w:r>
            <w:r w:rsidRPr="002A6193">
              <w:rPr>
                <w:rFonts w:eastAsia="Calibri"/>
                <w:vertAlign w:val="superscript"/>
              </w:rPr>
              <w:footnoteReference w:id="716"/>
            </w:r>
          </w:p>
        </w:tc>
        <w:tc>
          <w:tcPr>
            <w:tcW w:w="1134" w:type="dxa"/>
          </w:tcPr>
          <w:p w14:paraId="34B03DC5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683E821C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5C4B2249" w14:textId="77777777">
        <w:tc>
          <w:tcPr>
            <w:tcW w:w="709" w:type="dxa"/>
          </w:tcPr>
          <w:p w14:paraId="781FAFB6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56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72A4D499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87CD89C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Willem Classen van Delft</w:t>
            </w:r>
          </w:p>
        </w:tc>
        <w:tc>
          <w:tcPr>
            <w:tcW w:w="1134" w:type="dxa"/>
          </w:tcPr>
          <w:p w14:paraId="288EA939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03FEAD4D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75F341E1" w14:textId="77777777">
        <w:tc>
          <w:tcPr>
            <w:tcW w:w="709" w:type="dxa"/>
          </w:tcPr>
          <w:p w14:paraId="496F3704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57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4A9E6EE4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B1103E2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Henrich Cornelison van Encusen 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16CED3E4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17A37CB1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3AB42F63" w14:textId="77777777">
        <w:tc>
          <w:tcPr>
            <w:tcW w:w="709" w:type="dxa"/>
          </w:tcPr>
          <w:p w14:paraId="10333BB1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58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1885BEF5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DFB85AF" w14:textId="45429335" w:rsidR="00180F5C" w:rsidRPr="002A6193" w:rsidRDefault="00F922E1" w:rsidP="00C52338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Henrich Janson</w:t>
            </w:r>
            <w:r w:rsidR="00E54E37" w:rsidRPr="002A6193">
              <w:rPr>
                <w:rFonts w:eastAsia="Calibri"/>
                <w:lang w:val="en-US"/>
              </w:rPr>
              <w:t xml:space="preserve"> </w:t>
            </w:r>
            <w:r w:rsidRPr="002A6193">
              <w:rPr>
                <w:rFonts w:eastAsia="Calibri"/>
                <w:lang w:val="en-US"/>
              </w:rPr>
              <w:t>V</w:t>
            </w:r>
            <w:del w:id="54" w:author="Nina Lamal" w:date="2023-02-09T16:53:00Z">
              <w:r w:rsidR="00E54E37" w:rsidRPr="002A6193" w:rsidDel="00C52338">
                <w:rPr>
                  <w:rFonts w:eastAsia="Calibri"/>
                  <w:lang w:val="en-US"/>
                </w:rPr>
                <w:delText>v</w:delText>
              </w:r>
            </w:del>
            <w:ins w:id="55" w:author="Nina Lamal" w:date="2023-02-09T16:53:00Z">
              <w:r w:rsidR="00C52338">
                <w:rPr>
                  <w:rFonts w:eastAsia="Calibri"/>
                  <w:lang w:val="en-US"/>
                </w:rPr>
                <w:t>u</w:t>
              </w:r>
            </w:ins>
            <w:r w:rsidR="00E54E37" w:rsidRPr="002A6193">
              <w:rPr>
                <w:rFonts w:eastAsia="Calibri"/>
                <w:lang w:val="en-US"/>
              </w:rPr>
              <w:t>ytten Hag</w:t>
            </w:r>
          </w:p>
        </w:tc>
        <w:tc>
          <w:tcPr>
            <w:tcW w:w="1134" w:type="dxa"/>
          </w:tcPr>
          <w:p w14:paraId="15446BC2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7CE6BB81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5D97962E" w14:textId="77777777">
        <w:tc>
          <w:tcPr>
            <w:tcW w:w="709" w:type="dxa"/>
          </w:tcPr>
          <w:p w14:paraId="2D8AB59E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59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3D664145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6E2C9DD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Tomas Janson van Roterdam</w:t>
            </w:r>
          </w:p>
        </w:tc>
        <w:tc>
          <w:tcPr>
            <w:tcW w:w="1134" w:type="dxa"/>
          </w:tcPr>
          <w:p w14:paraId="1566D5F1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252A29F0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63B97D5C" w14:textId="77777777">
        <w:tc>
          <w:tcPr>
            <w:tcW w:w="709" w:type="dxa"/>
          </w:tcPr>
          <w:p w14:paraId="1B69532E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60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 w:val="restart"/>
          </w:tcPr>
          <w:p w14:paraId="32A8D7D7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marinari ordinari</w:t>
            </w:r>
            <w:r w:rsidRPr="002A6193">
              <w:rPr>
                <w:rFonts w:eastAsia="Calibri"/>
                <w:vertAlign w:val="superscript"/>
              </w:rPr>
              <w:footnoteReference w:id="717"/>
            </w:r>
          </w:p>
        </w:tc>
        <w:tc>
          <w:tcPr>
            <w:tcW w:w="4819" w:type="dxa"/>
          </w:tcPr>
          <w:p w14:paraId="126D1B90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Dirick Rooloff van Stenuich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</w:tcPr>
          <w:p w14:paraId="7EC72F96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3A798A40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01E668B4" w14:textId="77777777">
        <w:tc>
          <w:tcPr>
            <w:tcW w:w="709" w:type="dxa"/>
          </w:tcPr>
          <w:p w14:paraId="5E0B1088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61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698610A3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739383F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Eduovad Andrison Engel</w:t>
            </w:r>
          </w:p>
        </w:tc>
        <w:tc>
          <w:tcPr>
            <w:tcW w:w="1134" w:type="dxa"/>
          </w:tcPr>
          <w:p w14:paraId="492FAC77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44F83A6E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12A7EB5F" w14:textId="77777777">
        <w:tc>
          <w:tcPr>
            <w:tcW w:w="709" w:type="dxa"/>
          </w:tcPr>
          <w:p w14:paraId="7F4B7397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62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0C9E5C86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250440B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Adrian Cornelison van Dort</w:t>
            </w:r>
          </w:p>
        </w:tc>
        <w:tc>
          <w:tcPr>
            <w:tcW w:w="1134" w:type="dxa"/>
          </w:tcPr>
          <w:p w14:paraId="4C4F18C9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</w:tcPr>
          <w:p w14:paraId="1176B91B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53FCE0FE" w14:textId="77777777">
        <w:tc>
          <w:tcPr>
            <w:tcW w:w="709" w:type="dxa"/>
          </w:tcPr>
          <w:p w14:paraId="4EFD5595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63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67C90633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5FFC0E6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Piterson van Ouwerschie</w:t>
            </w:r>
          </w:p>
        </w:tc>
        <w:tc>
          <w:tcPr>
            <w:tcW w:w="1134" w:type="dxa"/>
          </w:tcPr>
          <w:p w14:paraId="5F980062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65539EB8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081828EA" w14:textId="77777777">
        <w:tc>
          <w:tcPr>
            <w:tcW w:w="709" w:type="dxa"/>
          </w:tcPr>
          <w:p w14:paraId="27505C8C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64</w:t>
            </w:r>
            <w:r w:rsidR="00180F5C" w:rsidRPr="002A6193">
              <w:rPr>
                <w:rFonts w:eastAsia="Calibri"/>
              </w:rPr>
              <w:t>.</w:t>
            </w:r>
          </w:p>
        </w:tc>
        <w:tc>
          <w:tcPr>
            <w:tcW w:w="1985" w:type="dxa"/>
            <w:vMerge/>
          </w:tcPr>
          <w:p w14:paraId="50FB2C64" w14:textId="77777777" w:rsidR="00180F5C" w:rsidRPr="002A6193" w:rsidRDefault="00180F5C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EE2E7BF" w14:textId="77777777" w:rsidR="00180F5C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Carel Lucasson</w:t>
            </w:r>
          </w:p>
        </w:tc>
        <w:tc>
          <w:tcPr>
            <w:tcW w:w="1134" w:type="dxa"/>
          </w:tcPr>
          <w:p w14:paraId="71E1680B" w14:textId="77777777" w:rsidR="00180F5C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</w:tcPr>
          <w:p w14:paraId="6F617025" w14:textId="77777777" w:rsidR="00180F5C" w:rsidRPr="002A6193" w:rsidRDefault="00180F5C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</w:tbl>
    <w:p w14:paraId="21E65B06" w14:textId="77777777" w:rsidR="009B2620" w:rsidRPr="002A6193" w:rsidRDefault="00E54E37" w:rsidP="009B2620">
      <w:pPr>
        <w:rPr>
          <w:rFonts w:eastAsia="Calibri"/>
        </w:rPr>
      </w:pPr>
      <w:r w:rsidRPr="002A6193">
        <w:rPr>
          <w:rFonts w:eastAsia="Calibri"/>
        </w:rPr>
        <w:t>/ 195r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2020"/>
        <w:gridCol w:w="4819"/>
        <w:gridCol w:w="1134"/>
        <w:gridCol w:w="992"/>
      </w:tblGrid>
      <w:tr w:rsidR="00327399" w:rsidRPr="002A6193" w14:paraId="6B9ADE51" w14:textId="77777777">
        <w:tc>
          <w:tcPr>
            <w:tcW w:w="674" w:type="dxa"/>
          </w:tcPr>
          <w:p w14:paraId="1D3EA9A2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65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 w:val="restart"/>
          </w:tcPr>
          <w:p w14:paraId="07FE6507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576615C" w14:textId="3BB4D892" w:rsidR="00AC2EAF" w:rsidRPr="002A6193" w:rsidRDefault="00E54E37" w:rsidP="00C52338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Willem Harders </w:t>
            </w:r>
            <w:bookmarkStart w:id="56" w:name="_GoBack"/>
            <w:bookmarkEnd w:id="56"/>
            <w:r w:rsidRPr="002A6193">
              <w:rPr>
                <w:rFonts w:eastAsia="Calibri"/>
              </w:rPr>
              <w:t>inglisman</w:t>
            </w:r>
          </w:p>
        </w:tc>
        <w:tc>
          <w:tcPr>
            <w:tcW w:w="1134" w:type="dxa"/>
            <w:vAlign w:val="bottom"/>
          </w:tcPr>
          <w:p w14:paraId="6981D984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358287A7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6ED53B7E" w14:textId="77777777">
        <w:tc>
          <w:tcPr>
            <w:tcW w:w="674" w:type="dxa"/>
          </w:tcPr>
          <w:p w14:paraId="2F4FC2A9" w14:textId="77777777" w:rsidR="00AC2EAF" w:rsidRPr="002A6193" w:rsidRDefault="00E54E37" w:rsidP="00C37F13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66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21EBA357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7E60131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Niclas Giamert van Vlisinghen pagato dal scrivano | </w:t>
            </w:r>
            <w:r w:rsidR="00C37F13" w:rsidRPr="002A6193">
              <w:rPr>
                <w:rFonts w:eastAsia="Calibri"/>
              </w:rPr>
              <w:t>fiorini</w:t>
            </w:r>
            <w:r w:rsidRPr="002A6193">
              <w:rPr>
                <w:rFonts w:eastAsia="Calibri"/>
                <w:vertAlign w:val="superscript"/>
              </w:rPr>
              <w:footnoteReference w:id="718"/>
            </w:r>
            <w:r w:rsidR="00C37F13" w:rsidRPr="002A6193">
              <w:rPr>
                <w:rFonts w:eastAsia="Calibri"/>
              </w:rPr>
              <w:t xml:space="preserve"> </w:t>
            </w:r>
            <w:r w:rsidRPr="002A6193">
              <w:rPr>
                <w:rFonts w:eastAsia="Calibri"/>
              </w:rPr>
              <w:t>7</w:t>
            </w:r>
          </w:p>
        </w:tc>
        <w:tc>
          <w:tcPr>
            <w:tcW w:w="1134" w:type="dxa"/>
            <w:vAlign w:val="bottom"/>
          </w:tcPr>
          <w:p w14:paraId="7DC8A4AA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</w:t>
            </w:r>
          </w:p>
        </w:tc>
        <w:tc>
          <w:tcPr>
            <w:tcW w:w="992" w:type="dxa"/>
            <w:vAlign w:val="bottom"/>
          </w:tcPr>
          <w:p w14:paraId="1562153B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3C7C70DD" w14:textId="77777777">
        <w:tc>
          <w:tcPr>
            <w:tcW w:w="674" w:type="dxa"/>
          </w:tcPr>
          <w:p w14:paraId="0558406C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2020" w:type="dxa"/>
            <w:vMerge/>
          </w:tcPr>
          <w:p w14:paraId="25AC153A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5B70911" w14:textId="5F86E46E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Adrian</w:t>
            </w:r>
            <w:r w:rsidRPr="002A6193">
              <w:rPr>
                <w:rFonts w:eastAsia="Calibri"/>
                <w:vertAlign w:val="superscript"/>
              </w:rPr>
              <w:footnoteReference w:id="719"/>
            </w:r>
            <w:r w:rsidRPr="002A6193">
              <w:rPr>
                <w:rFonts w:eastAsia="Calibri"/>
              </w:rPr>
              <w:t xml:space="preserve"> Crinen van Rotterdam</w:t>
            </w:r>
            <w:r w:rsidRPr="002A6193">
              <w:rPr>
                <w:rFonts w:eastAsia="Calibri"/>
                <w:vertAlign w:val="superscript"/>
              </w:rPr>
              <w:footnoteReference w:id="720"/>
            </w:r>
            <w:r w:rsidRPr="002A6193">
              <w:rPr>
                <w:rFonts w:eastAsia="Calibri"/>
              </w:rPr>
              <w:t xml:space="preserve"> </w:t>
            </w:r>
          </w:p>
        </w:tc>
        <w:tc>
          <w:tcPr>
            <w:tcW w:w="1134" w:type="dxa"/>
            <w:vAlign w:val="bottom"/>
          </w:tcPr>
          <w:p w14:paraId="69E3B773" w14:textId="77777777" w:rsidR="009B2620" w:rsidRPr="002A6193" w:rsidRDefault="009B2620" w:rsidP="00C37F13">
            <w:pPr>
              <w:jc w:val="right"/>
              <w:rPr>
                <w:rFonts w:eastAsia="Calibri"/>
              </w:rPr>
            </w:pPr>
          </w:p>
        </w:tc>
        <w:tc>
          <w:tcPr>
            <w:tcW w:w="992" w:type="dxa"/>
            <w:vAlign w:val="bottom"/>
          </w:tcPr>
          <w:p w14:paraId="6001B4A8" w14:textId="77777777" w:rsidR="009B2620" w:rsidRPr="002A6193" w:rsidRDefault="009B2620" w:rsidP="00C37F13">
            <w:pPr>
              <w:jc w:val="right"/>
              <w:rPr>
                <w:rFonts w:eastAsia="Calibri"/>
              </w:rPr>
            </w:pPr>
          </w:p>
        </w:tc>
      </w:tr>
      <w:tr w:rsidR="00327399" w:rsidRPr="002A6193" w14:paraId="5B25B461" w14:textId="77777777">
        <w:tc>
          <w:tcPr>
            <w:tcW w:w="674" w:type="dxa"/>
          </w:tcPr>
          <w:p w14:paraId="0D02B457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67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3BCD3038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9BF9A2D" w14:textId="54F64A18" w:rsidR="00AC2EAF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Thomas Janson van Meclen</w:t>
            </w:r>
            <w:r w:rsidR="0055211B" w:rsidRPr="002A6193">
              <w:rPr>
                <w:rStyle w:val="FootnoteReference"/>
                <w:rFonts w:eastAsia="Calibri"/>
                <w:lang w:val="en-US"/>
              </w:rPr>
              <w:footnoteReference w:id="721"/>
            </w:r>
            <w:r w:rsidRPr="002A6193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134" w:type="dxa"/>
            <w:vAlign w:val="bottom"/>
          </w:tcPr>
          <w:p w14:paraId="568A9546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1D8D91F9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302906B1" w14:textId="77777777">
        <w:tc>
          <w:tcPr>
            <w:tcW w:w="674" w:type="dxa"/>
          </w:tcPr>
          <w:p w14:paraId="5085CC8C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68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3804F27F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0D7D199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Stoffel Janson van Leiden</w:t>
            </w:r>
          </w:p>
        </w:tc>
        <w:tc>
          <w:tcPr>
            <w:tcW w:w="1134" w:type="dxa"/>
            <w:vAlign w:val="bottom"/>
          </w:tcPr>
          <w:p w14:paraId="62909DCA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61024BF6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133C458E" w14:textId="77777777">
        <w:tc>
          <w:tcPr>
            <w:tcW w:w="674" w:type="dxa"/>
          </w:tcPr>
          <w:p w14:paraId="30F2847A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69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62D0FD6E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06975F3F" w14:textId="23729068" w:rsidR="00AC2EAF" w:rsidRPr="00C52338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C52338">
              <w:rPr>
                <w:rFonts w:eastAsia="Calibri"/>
                <w:lang w:val="en-US"/>
              </w:rPr>
              <w:t>Bartolameus van</w:t>
            </w:r>
            <w:r w:rsidR="00AC2EAF" w:rsidRPr="002A6193">
              <w:rPr>
                <w:rStyle w:val="FootnoteReference"/>
                <w:rFonts w:eastAsia="Calibri"/>
                <w:lang w:val="en-US"/>
              </w:rPr>
              <w:footnoteReference w:id="722"/>
            </w:r>
            <w:r w:rsidRPr="00C52338">
              <w:rPr>
                <w:rFonts w:eastAsia="Calibri"/>
                <w:lang w:val="en-US"/>
              </w:rPr>
              <w:t xml:space="preserve"> As</w:t>
            </w:r>
            <w:ins w:id="57" w:author="Nina Lamal" w:date="2023-02-09T16:54:00Z">
              <w:r w:rsidR="00C52338" w:rsidRPr="00C52338">
                <w:rPr>
                  <w:rFonts w:eastAsia="Calibri"/>
                  <w:lang w:val="en-US"/>
                </w:rPr>
                <w:t xml:space="preserve"> </w:t>
              </w:r>
            </w:ins>
            <w:r w:rsidRPr="00C52338">
              <w:rPr>
                <w:rFonts w:eastAsia="Calibri"/>
                <w:lang w:val="en-US"/>
              </w:rPr>
              <w:t>van Buren</w:t>
            </w:r>
          </w:p>
        </w:tc>
        <w:tc>
          <w:tcPr>
            <w:tcW w:w="1134" w:type="dxa"/>
            <w:vAlign w:val="bottom"/>
          </w:tcPr>
          <w:p w14:paraId="782DB825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0CFE4F7E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1BF10EF" w14:textId="77777777">
        <w:tc>
          <w:tcPr>
            <w:tcW w:w="674" w:type="dxa"/>
          </w:tcPr>
          <w:p w14:paraId="0A451595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70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</w:tcPr>
          <w:p w14:paraId="1759A310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soldato</w:t>
            </w:r>
          </w:p>
        </w:tc>
        <w:tc>
          <w:tcPr>
            <w:tcW w:w="4819" w:type="dxa"/>
          </w:tcPr>
          <w:p w14:paraId="64D15D8C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David St</w:t>
            </w:r>
            <w:r w:rsidR="00A16D13" w:rsidRPr="002A6193">
              <w:rPr>
                <w:rFonts w:eastAsia="Calibri"/>
              </w:rPr>
              <w:t>uu</w:t>
            </w:r>
            <w:r w:rsidRPr="002A6193">
              <w:rPr>
                <w:rFonts w:eastAsia="Calibri"/>
              </w:rPr>
              <w:t>art englisman</w:t>
            </w:r>
          </w:p>
        </w:tc>
        <w:tc>
          <w:tcPr>
            <w:tcW w:w="1134" w:type="dxa"/>
            <w:vAlign w:val="bottom"/>
          </w:tcPr>
          <w:p w14:paraId="4EFEC1AA" w14:textId="52A73048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  <w:r w:rsidR="0028312D" w:rsidRPr="002A6193">
              <w:rPr>
                <w:rFonts w:eastAsia="Calibri"/>
              </w:rPr>
              <w:t>1/2</w:t>
            </w:r>
          </w:p>
        </w:tc>
        <w:tc>
          <w:tcPr>
            <w:tcW w:w="992" w:type="dxa"/>
            <w:vAlign w:val="bottom"/>
          </w:tcPr>
          <w:p w14:paraId="1E586FA0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1FA4D8F5" w14:textId="77777777">
        <w:tc>
          <w:tcPr>
            <w:tcW w:w="674" w:type="dxa"/>
          </w:tcPr>
          <w:p w14:paraId="59F9896C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71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 w:val="restart"/>
          </w:tcPr>
          <w:p w14:paraId="5519E3F4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marinari</w:t>
            </w:r>
            <w:r w:rsidR="00A16D13" w:rsidRPr="002A6193">
              <w:rPr>
                <w:rStyle w:val="FootnoteReference"/>
                <w:rFonts w:eastAsia="Calibri"/>
              </w:rPr>
              <w:footnoteReference w:id="723"/>
            </w:r>
          </w:p>
        </w:tc>
        <w:tc>
          <w:tcPr>
            <w:tcW w:w="4819" w:type="dxa"/>
          </w:tcPr>
          <w:p w14:paraId="5D4ADAC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Dirich Cornelisson van Roterdam</w:t>
            </w:r>
          </w:p>
        </w:tc>
        <w:tc>
          <w:tcPr>
            <w:tcW w:w="1134" w:type="dxa"/>
            <w:vAlign w:val="bottom"/>
          </w:tcPr>
          <w:p w14:paraId="1BB928DE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2961952E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69B13F5E" w14:textId="77777777">
        <w:tc>
          <w:tcPr>
            <w:tcW w:w="674" w:type="dxa"/>
          </w:tcPr>
          <w:p w14:paraId="12240147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72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0A51C535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E072F82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Wouter Leinerson van Leidem</w:t>
            </w:r>
          </w:p>
        </w:tc>
        <w:tc>
          <w:tcPr>
            <w:tcW w:w="1134" w:type="dxa"/>
            <w:vAlign w:val="bottom"/>
          </w:tcPr>
          <w:p w14:paraId="74B68356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18D976DA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63B4BA9A" w14:textId="77777777">
        <w:tc>
          <w:tcPr>
            <w:tcW w:w="674" w:type="dxa"/>
          </w:tcPr>
          <w:p w14:paraId="4FD8DF80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73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4E030FFC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6891242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Piterson vvytten Hag</w:t>
            </w:r>
          </w:p>
        </w:tc>
        <w:tc>
          <w:tcPr>
            <w:tcW w:w="1134" w:type="dxa"/>
            <w:vAlign w:val="bottom"/>
          </w:tcPr>
          <w:p w14:paraId="338E5468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7648D8DE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732457E1" w14:textId="77777777">
        <w:tc>
          <w:tcPr>
            <w:tcW w:w="674" w:type="dxa"/>
          </w:tcPr>
          <w:p w14:paraId="27678CD3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74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4A923D30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7423FAA" w14:textId="2BFAF009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Piter Janson van Leidem</w:t>
            </w:r>
            <w:r w:rsidR="0055211B" w:rsidRPr="002A6193">
              <w:rPr>
                <w:rStyle w:val="FootnoteReference"/>
                <w:rFonts w:eastAsia="Calibri"/>
              </w:rPr>
              <w:footnoteReference w:id="724"/>
            </w:r>
            <w:r w:rsidRPr="002A6193">
              <w:rPr>
                <w:rFonts w:eastAsia="Calibri"/>
              </w:rPr>
              <w:t xml:space="preserve"> </w:t>
            </w:r>
          </w:p>
        </w:tc>
        <w:tc>
          <w:tcPr>
            <w:tcW w:w="1134" w:type="dxa"/>
            <w:vAlign w:val="bottom"/>
          </w:tcPr>
          <w:p w14:paraId="739145CE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272FE301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715F2BC2" w14:textId="77777777">
        <w:tc>
          <w:tcPr>
            <w:tcW w:w="674" w:type="dxa"/>
          </w:tcPr>
          <w:p w14:paraId="544C4D9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75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</w:tcPr>
          <w:p w14:paraId="0E4AA268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soldato</w:t>
            </w:r>
          </w:p>
        </w:tc>
        <w:tc>
          <w:tcPr>
            <w:tcW w:w="4819" w:type="dxa"/>
          </w:tcPr>
          <w:p w14:paraId="60453ADC" w14:textId="2FA1217A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Renier Hendricson van Leiden</w:t>
            </w:r>
            <w:r w:rsidR="0055211B" w:rsidRPr="002A6193">
              <w:rPr>
                <w:rStyle w:val="FootnoteReference"/>
                <w:rFonts w:eastAsia="Calibri"/>
              </w:rPr>
              <w:footnoteReference w:id="725"/>
            </w:r>
            <w:r w:rsidRPr="002A6193">
              <w:rPr>
                <w:rFonts w:eastAsia="Calibri"/>
              </w:rPr>
              <w:t xml:space="preserve"> </w:t>
            </w:r>
          </w:p>
        </w:tc>
        <w:tc>
          <w:tcPr>
            <w:tcW w:w="1134" w:type="dxa"/>
            <w:vAlign w:val="bottom"/>
          </w:tcPr>
          <w:p w14:paraId="5AEFE3E9" w14:textId="72F415A4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  <w:r w:rsidR="0028312D" w:rsidRPr="002A6193">
              <w:rPr>
                <w:rFonts w:eastAsia="Calibri"/>
              </w:rPr>
              <w:t>1/2</w:t>
            </w:r>
          </w:p>
        </w:tc>
        <w:tc>
          <w:tcPr>
            <w:tcW w:w="992" w:type="dxa"/>
            <w:vAlign w:val="bottom"/>
          </w:tcPr>
          <w:p w14:paraId="40074141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1428549A" w14:textId="77777777">
        <w:tc>
          <w:tcPr>
            <w:tcW w:w="674" w:type="dxa"/>
          </w:tcPr>
          <w:p w14:paraId="6B1EA6D0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>76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 w:val="restart"/>
          </w:tcPr>
          <w:p w14:paraId="11F264CA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marinari</w:t>
            </w:r>
          </w:p>
        </w:tc>
        <w:tc>
          <w:tcPr>
            <w:tcW w:w="4819" w:type="dxa"/>
          </w:tcPr>
          <w:p w14:paraId="1B114A2A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Dirch Dirichson van Dordrechet</w:t>
            </w:r>
          </w:p>
        </w:tc>
        <w:tc>
          <w:tcPr>
            <w:tcW w:w="1134" w:type="dxa"/>
            <w:vAlign w:val="bottom"/>
          </w:tcPr>
          <w:p w14:paraId="0156EA41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7E656D8A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1C42FA94" w14:textId="77777777">
        <w:tc>
          <w:tcPr>
            <w:tcW w:w="674" w:type="dxa"/>
          </w:tcPr>
          <w:p w14:paraId="6A42548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77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0DB2F022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4B2F755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Martin Janson van Mechelen</w:t>
            </w:r>
          </w:p>
        </w:tc>
        <w:tc>
          <w:tcPr>
            <w:tcW w:w="1134" w:type="dxa"/>
            <w:vAlign w:val="bottom"/>
          </w:tcPr>
          <w:p w14:paraId="00C74D74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78F2F8E2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6A2B3DFF" w14:textId="77777777">
        <w:tc>
          <w:tcPr>
            <w:tcW w:w="674" w:type="dxa"/>
          </w:tcPr>
          <w:p w14:paraId="5093C42D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78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4FD9C5F8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08C89D7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Tonisson van Roterdam</w:t>
            </w:r>
          </w:p>
        </w:tc>
        <w:tc>
          <w:tcPr>
            <w:tcW w:w="1134" w:type="dxa"/>
            <w:vAlign w:val="bottom"/>
          </w:tcPr>
          <w:p w14:paraId="5A90F9A3" w14:textId="1AFBD8AD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  <w:r w:rsidR="00204D35" w:rsidRPr="002A6193">
              <w:rPr>
                <w:rFonts w:eastAsia="Calibri"/>
              </w:rPr>
              <w:t>1/2</w:t>
            </w:r>
          </w:p>
        </w:tc>
        <w:tc>
          <w:tcPr>
            <w:tcW w:w="992" w:type="dxa"/>
            <w:vAlign w:val="bottom"/>
          </w:tcPr>
          <w:p w14:paraId="06C5B7DD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6C318DC" w14:textId="77777777">
        <w:tc>
          <w:tcPr>
            <w:tcW w:w="674" w:type="dxa"/>
          </w:tcPr>
          <w:p w14:paraId="17F65FFE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79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</w:tcPr>
          <w:p w14:paraId="61CD4C84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soldato</w:t>
            </w:r>
          </w:p>
        </w:tc>
        <w:tc>
          <w:tcPr>
            <w:tcW w:w="4819" w:type="dxa"/>
          </w:tcPr>
          <w:p w14:paraId="1BFD5B77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Tomas Wilemson englisman </w:t>
            </w:r>
          </w:p>
        </w:tc>
        <w:tc>
          <w:tcPr>
            <w:tcW w:w="1134" w:type="dxa"/>
            <w:vAlign w:val="bottom"/>
          </w:tcPr>
          <w:p w14:paraId="61AAB334" w14:textId="4AB419BF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  <w:r w:rsidR="00204D35" w:rsidRPr="002A6193">
              <w:rPr>
                <w:rFonts w:eastAsia="Calibri"/>
              </w:rPr>
              <w:t xml:space="preserve"> 1/2</w:t>
            </w:r>
          </w:p>
        </w:tc>
        <w:tc>
          <w:tcPr>
            <w:tcW w:w="992" w:type="dxa"/>
            <w:vAlign w:val="bottom"/>
          </w:tcPr>
          <w:p w14:paraId="6CA9BCF6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606F550F" w14:textId="77777777">
        <w:tc>
          <w:tcPr>
            <w:tcW w:w="674" w:type="dxa"/>
          </w:tcPr>
          <w:p w14:paraId="459D948D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80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 w:val="restart"/>
          </w:tcPr>
          <w:p w14:paraId="4958BCE3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marinari</w:t>
            </w:r>
          </w:p>
        </w:tc>
        <w:tc>
          <w:tcPr>
            <w:tcW w:w="4819" w:type="dxa"/>
          </w:tcPr>
          <w:p w14:paraId="6C533E3B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Jost Jacobson van Dordrechet</w:t>
            </w:r>
          </w:p>
        </w:tc>
        <w:tc>
          <w:tcPr>
            <w:tcW w:w="1134" w:type="dxa"/>
            <w:vAlign w:val="bottom"/>
          </w:tcPr>
          <w:p w14:paraId="5087619B" w14:textId="7A4C975D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  <w:r w:rsidR="00204D35" w:rsidRPr="002A6193">
              <w:rPr>
                <w:rFonts w:eastAsia="Calibri"/>
              </w:rPr>
              <w:t>1/2</w:t>
            </w:r>
          </w:p>
        </w:tc>
        <w:tc>
          <w:tcPr>
            <w:tcW w:w="992" w:type="dxa"/>
            <w:vAlign w:val="bottom"/>
          </w:tcPr>
          <w:p w14:paraId="74B86108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3453C155" w14:textId="77777777">
        <w:tc>
          <w:tcPr>
            <w:tcW w:w="674" w:type="dxa"/>
          </w:tcPr>
          <w:p w14:paraId="2A1F02A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81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02B6AC13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4F406BB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Janson van Dordrechet </w:t>
            </w:r>
          </w:p>
        </w:tc>
        <w:tc>
          <w:tcPr>
            <w:tcW w:w="1134" w:type="dxa"/>
            <w:vAlign w:val="bottom"/>
          </w:tcPr>
          <w:p w14:paraId="10B305C3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3EF0BB71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1B13D0FA" w14:textId="77777777">
        <w:tc>
          <w:tcPr>
            <w:tcW w:w="674" w:type="dxa"/>
          </w:tcPr>
          <w:p w14:paraId="0C2CA735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82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2817611D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3F56C9B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Tomasson van Dordrechet</w:t>
            </w:r>
          </w:p>
        </w:tc>
        <w:tc>
          <w:tcPr>
            <w:tcW w:w="1134" w:type="dxa"/>
            <w:vAlign w:val="bottom"/>
          </w:tcPr>
          <w:p w14:paraId="19542C56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4D35914B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7CE4A141" w14:textId="77777777">
        <w:tc>
          <w:tcPr>
            <w:tcW w:w="674" w:type="dxa"/>
          </w:tcPr>
          <w:p w14:paraId="6244BB6B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83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01D6E558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C2922E8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Willem Gerritson vanden Berch</w:t>
            </w:r>
          </w:p>
        </w:tc>
        <w:tc>
          <w:tcPr>
            <w:tcW w:w="1134" w:type="dxa"/>
            <w:vAlign w:val="bottom"/>
          </w:tcPr>
          <w:p w14:paraId="412CF221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7451B048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DD95EDB" w14:textId="77777777">
        <w:tc>
          <w:tcPr>
            <w:tcW w:w="674" w:type="dxa"/>
          </w:tcPr>
          <w:p w14:paraId="6A0B386A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84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4B8039D0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136AB58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Jost Bo</w:t>
            </w:r>
            <w:r w:rsidR="00EB3856" w:rsidRPr="002A6193">
              <w:rPr>
                <w:rFonts w:eastAsia="Calibri"/>
              </w:rPr>
              <w:t>ucc</w:t>
            </w:r>
            <w:r w:rsidRPr="002A6193">
              <w:rPr>
                <w:rFonts w:eastAsia="Calibri"/>
              </w:rPr>
              <w:t>enson van Roterdam</w:t>
            </w:r>
          </w:p>
        </w:tc>
        <w:tc>
          <w:tcPr>
            <w:tcW w:w="1134" w:type="dxa"/>
            <w:vAlign w:val="bottom"/>
          </w:tcPr>
          <w:p w14:paraId="79580D15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41FACEB9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2B9DF56A" w14:textId="77777777">
        <w:tc>
          <w:tcPr>
            <w:tcW w:w="674" w:type="dxa"/>
          </w:tcPr>
          <w:p w14:paraId="2718D49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85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7EA1A229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19D70D43" w14:textId="7D1AB880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Dirchson van Al</w:t>
            </w:r>
            <w:ins w:id="58" w:author="Nina Lamal" w:date="2023-02-09T16:55:00Z">
              <w:r w:rsidR="00C52338">
                <w:rPr>
                  <w:rFonts w:eastAsia="Calibri"/>
                </w:rPr>
                <w:t>c</w:t>
              </w:r>
            </w:ins>
            <w:del w:id="59" w:author="Nina Lamal" w:date="2023-02-09T16:55:00Z">
              <w:r w:rsidRPr="002A6193" w:rsidDel="00C52338">
                <w:rPr>
                  <w:rFonts w:eastAsia="Calibri"/>
                </w:rPr>
                <w:delText>e</w:delText>
              </w:r>
            </w:del>
            <w:r w:rsidRPr="002A6193">
              <w:rPr>
                <w:rFonts w:eastAsia="Calibri"/>
              </w:rPr>
              <w:t>amar</w:t>
            </w:r>
          </w:p>
        </w:tc>
        <w:tc>
          <w:tcPr>
            <w:tcW w:w="1134" w:type="dxa"/>
            <w:vAlign w:val="bottom"/>
          </w:tcPr>
          <w:p w14:paraId="6A247B4F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149B79D7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6A8B1BC" w14:textId="77777777">
        <w:tc>
          <w:tcPr>
            <w:tcW w:w="674" w:type="dxa"/>
          </w:tcPr>
          <w:p w14:paraId="65DCA1D9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86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5C39E077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33651EE1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Jan Classen van Roterdam</w:t>
            </w:r>
          </w:p>
        </w:tc>
        <w:tc>
          <w:tcPr>
            <w:tcW w:w="1134" w:type="dxa"/>
            <w:vAlign w:val="bottom"/>
          </w:tcPr>
          <w:p w14:paraId="495E7BEC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48C4F2F0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ADBC8A6" w14:textId="77777777">
        <w:tc>
          <w:tcPr>
            <w:tcW w:w="674" w:type="dxa"/>
          </w:tcPr>
          <w:p w14:paraId="50B75D40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87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258145EE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B648197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Willem Jorison van Leidem</w:t>
            </w:r>
          </w:p>
        </w:tc>
        <w:tc>
          <w:tcPr>
            <w:tcW w:w="1134" w:type="dxa"/>
            <w:vAlign w:val="bottom"/>
          </w:tcPr>
          <w:p w14:paraId="09CC7EA9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0523D62A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54308F2A" w14:textId="77777777">
        <w:tc>
          <w:tcPr>
            <w:tcW w:w="674" w:type="dxa"/>
          </w:tcPr>
          <w:p w14:paraId="6CAD5567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88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50B24D19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3449B83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Ghisbret Janson van Wordem</w:t>
            </w:r>
          </w:p>
        </w:tc>
        <w:tc>
          <w:tcPr>
            <w:tcW w:w="1134" w:type="dxa"/>
            <w:vAlign w:val="bottom"/>
          </w:tcPr>
          <w:p w14:paraId="5A0ECBDA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04AF4D2E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7B913B98" w14:textId="77777777">
        <w:tc>
          <w:tcPr>
            <w:tcW w:w="674" w:type="dxa"/>
          </w:tcPr>
          <w:p w14:paraId="65F11399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89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6C89D083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E111C0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Gerrit Janson van Monsteur</w:t>
            </w:r>
          </w:p>
        </w:tc>
        <w:tc>
          <w:tcPr>
            <w:tcW w:w="1134" w:type="dxa"/>
            <w:vAlign w:val="bottom"/>
          </w:tcPr>
          <w:p w14:paraId="716E6FFF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34CB6FEA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6093BDAC" w14:textId="77777777">
        <w:tc>
          <w:tcPr>
            <w:tcW w:w="674" w:type="dxa"/>
          </w:tcPr>
          <w:p w14:paraId="0DA84363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90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0B2DE889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7B3E92C1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Cornelius Janson van Schidam</w:t>
            </w:r>
          </w:p>
        </w:tc>
        <w:tc>
          <w:tcPr>
            <w:tcW w:w="1134" w:type="dxa"/>
            <w:vAlign w:val="bottom"/>
          </w:tcPr>
          <w:p w14:paraId="2A90DECA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</w:t>
            </w:r>
          </w:p>
        </w:tc>
        <w:tc>
          <w:tcPr>
            <w:tcW w:w="992" w:type="dxa"/>
            <w:vAlign w:val="bottom"/>
          </w:tcPr>
          <w:p w14:paraId="12BFBBC9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5D50D5D8" w14:textId="77777777">
        <w:tc>
          <w:tcPr>
            <w:tcW w:w="674" w:type="dxa"/>
          </w:tcPr>
          <w:p w14:paraId="1EE05D68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91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206C242B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6FB440BD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Martin Piterson van Roterdam</w:t>
            </w:r>
          </w:p>
        </w:tc>
        <w:tc>
          <w:tcPr>
            <w:tcW w:w="1134" w:type="dxa"/>
            <w:vAlign w:val="bottom"/>
          </w:tcPr>
          <w:p w14:paraId="7124788F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</w:p>
        </w:tc>
        <w:tc>
          <w:tcPr>
            <w:tcW w:w="992" w:type="dxa"/>
            <w:vAlign w:val="bottom"/>
          </w:tcPr>
          <w:p w14:paraId="1F32075A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76B8C4BE" w14:textId="77777777">
        <w:tc>
          <w:tcPr>
            <w:tcW w:w="674" w:type="dxa"/>
          </w:tcPr>
          <w:p w14:paraId="0128AA9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92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10263F80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65ECBA6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Frans Janson van Franicher</w:t>
            </w:r>
          </w:p>
        </w:tc>
        <w:tc>
          <w:tcPr>
            <w:tcW w:w="1134" w:type="dxa"/>
            <w:vAlign w:val="bottom"/>
          </w:tcPr>
          <w:p w14:paraId="1DB75C7C" w14:textId="5A8E42BF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</w:t>
            </w:r>
            <w:r w:rsidR="001634B6" w:rsidRPr="002A6193">
              <w:rPr>
                <w:rFonts w:eastAsia="Calibri"/>
              </w:rPr>
              <w:t>1/2</w:t>
            </w:r>
          </w:p>
        </w:tc>
        <w:tc>
          <w:tcPr>
            <w:tcW w:w="992" w:type="dxa"/>
            <w:vAlign w:val="bottom"/>
          </w:tcPr>
          <w:p w14:paraId="1E63D395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22053EB6" w14:textId="77777777">
        <w:tc>
          <w:tcPr>
            <w:tcW w:w="674" w:type="dxa"/>
          </w:tcPr>
          <w:p w14:paraId="2960ABC4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93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7CAA4E4C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C8AC07B" w14:textId="5ED15A1B" w:rsidR="00AC2EAF" w:rsidRPr="002A6193" w:rsidRDefault="00E54E37" w:rsidP="009B2620">
            <w:pPr>
              <w:jc w:val="left"/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Jacob Janson van Dort</w:t>
            </w:r>
            <w:r w:rsidR="00E942A0" w:rsidRPr="002A6193">
              <w:rPr>
                <w:rStyle w:val="FootnoteReference"/>
                <w:rFonts w:eastAsia="Calibri"/>
                <w:lang w:val="en-US"/>
              </w:rPr>
              <w:footnoteReference w:id="726"/>
            </w:r>
            <w:r w:rsidRPr="002A6193">
              <w:rPr>
                <w:rFonts w:eastAsia="Calibri"/>
                <w:lang w:val="en-US"/>
              </w:rPr>
              <w:tab/>
            </w:r>
          </w:p>
        </w:tc>
        <w:tc>
          <w:tcPr>
            <w:tcW w:w="1134" w:type="dxa"/>
            <w:vAlign w:val="bottom"/>
          </w:tcPr>
          <w:p w14:paraId="620706B9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992" w:type="dxa"/>
            <w:vAlign w:val="bottom"/>
          </w:tcPr>
          <w:p w14:paraId="4299D175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6B88A58C" w14:textId="77777777">
        <w:tc>
          <w:tcPr>
            <w:tcW w:w="674" w:type="dxa"/>
          </w:tcPr>
          <w:p w14:paraId="3E43915A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94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412BFD3E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F9EFB4E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Abraam Tonissen van Dordrechet</w:t>
            </w:r>
          </w:p>
        </w:tc>
        <w:tc>
          <w:tcPr>
            <w:tcW w:w="1134" w:type="dxa"/>
            <w:vAlign w:val="bottom"/>
          </w:tcPr>
          <w:p w14:paraId="211BB9A0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</w:t>
            </w:r>
          </w:p>
        </w:tc>
        <w:tc>
          <w:tcPr>
            <w:tcW w:w="992" w:type="dxa"/>
            <w:vAlign w:val="bottom"/>
          </w:tcPr>
          <w:p w14:paraId="3FAD043E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095EFD59" w14:textId="77777777">
        <w:tc>
          <w:tcPr>
            <w:tcW w:w="674" w:type="dxa"/>
          </w:tcPr>
          <w:p w14:paraId="7443E2B1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95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</w:tcPr>
          <w:p w14:paraId="6B5CA3CC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provosto </w:t>
            </w:r>
          </w:p>
        </w:tc>
        <w:tc>
          <w:tcPr>
            <w:tcW w:w="4819" w:type="dxa"/>
          </w:tcPr>
          <w:p w14:paraId="5C04C0EB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Jacob Andrisen Moff</w:t>
            </w:r>
          </w:p>
        </w:tc>
        <w:tc>
          <w:tcPr>
            <w:tcW w:w="1134" w:type="dxa"/>
            <w:vAlign w:val="bottom"/>
          </w:tcPr>
          <w:p w14:paraId="3D69E24B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</w:t>
            </w:r>
          </w:p>
        </w:tc>
        <w:tc>
          <w:tcPr>
            <w:tcW w:w="992" w:type="dxa"/>
            <w:vAlign w:val="bottom"/>
          </w:tcPr>
          <w:p w14:paraId="221B38CE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E9F914A" w14:textId="77777777">
        <w:tc>
          <w:tcPr>
            <w:tcW w:w="674" w:type="dxa"/>
          </w:tcPr>
          <w:p w14:paraId="1C29EFE3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96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 w:val="restart"/>
          </w:tcPr>
          <w:p w14:paraId="0FE4A5EB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regazzi della barca</w:t>
            </w:r>
          </w:p>
        </w:tc>
        <w:tc>
          <w:tcPr>
            <w:tcW w:w="4819" w:type="dxa"/>
          </w:tcPr>
          <w:p w14:paraId="51BDE2AA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</w:t>
            </w:r>
            <w:r w:rsidR="00EB3856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Abraam Tomasson</w:t>
            </w:r>
            <w:r w:rsidRPr="002A6193">
              <w:rPr>
                <w:rFonts w:eastAsia="Calibri"/>
                <w:vertAlign w:val="superscript"/>
              </w:rPr>
              <w:footnoteReference w:id="727"/>
            </w:r>
            <w:r w:rsidRPr="002A6193">
              <w:rPr>
                <w:rFonts w:eastAsia="Calibri"/>
              </w:rPr>
              <w:t xml:space="preserve"> van Luc</w:t>
            </w:r>
          </w:p>
        </w:tc>
        <w:tc>
          <w:tcPr>
            <w:tcW w:w="1134" w:type="dxa"/>
            <w:vAlign w:val="bottom"/>
          </w:tcPr>
          <w:p w14:paraId="7CAD79BB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</w:p>
        </w:tc>
        <w:tc>
          <w:tcPr>
            <w:tcW w:w="992" w:type="dxa"/>
            <w:vAlign w:val="bottom"/>
          </w:tcPr>
          <w:p w14:paraId="2624034E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379034E6" w14:textId="77777777">
        <w:tc>
          <w:tcPr>
            <w:tcW w:w="674" w:type="dxa"/>
          </w:tcPr>
          <w:p w14:paraId="5A95A86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97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3A6BA163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4E1B1E7E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</w:t>
            </w:r>
            <w:r w:rsidR="00EB3856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</w:rPr>
              <w:t xml:space="preserve"> Andreas Janson van Dordrecht</w:t>
            </w:r>
          </w:p>
        </w:tc>
        <w:tc>
          <w:tcPr>
            <w:tcW w:w="1134" w:type="dxa"/>
            <w:vAlign w:val="bottom"/>
          </w:tcPr>
          <w:p w14:paraId="016DA537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</w:p>
        </w:tc>
        <w:tc>
          <w:tcPr>
            <w:tcW w:w="992" w:type="dxa"/>
            <w:vAlign w:val="bottom"/>
          </w:tcPr>
          <w:p w14:paraId="6667CF7F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5D77F325" w14:textId="77777777">
        <w:tc>
          <w:tcPr>
            <w:tcW w:w="674" w:type="dxa"/>
          </w:tcPr>
          <w:p w14:paraId="324A20DD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98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 w:val="restart"/>
          </w:tcPr>
          <w:p w14:paraId="60DB98CC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mozzi</w:t>
            </w:r>
          </w:p>
        </w:tc>
        <w:tc>
          <w:tcPr>
            <w:tcW w:w="4819" w:type="dxa"/>
          </w:tcPr>
          <w:p w14:paraId="6381B422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 Jan Servassen van Roterdam</w:t>
            </w:r>
          </w:p>
        </w:tc>
        <w:tc>
          <w:tcPr>
            <w:tcW w:w="1134" w:type="dxa"/>
            <w:vAlign w:val="bottom"/>
          </w:tcPr>
          <w:p w14:paraId="01E85705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</w:p>
        </w:tc>
        <w:tc>
          <w:tcPr>
            <w:tcW w:w="992" w:type="dxa"/>
            <w:vAlign w:val="bottom"/>
          </w:tcPr>
          <w:p w14:paraId="495F060D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6E8B6D4B" w14:textId="77777777">
        <w:tc>
          <w:tcPr>
            <w:tcW w:w="674" w:type="dxa"/>
          </w:tcPr>
          <w:p w14:paraId="5DB7BBCA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99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6CAC1D0E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1E398C6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2 Glein Ludovichson van Roterdam</w:t>
            </w:r>
          </w:p>
        </w:tc>
        <w:tc>
          <w:tcPr>
            <w:tcW w:w="1134" w:type="dxa"/>
            <w:vAlign w:val="bottom"/>
          </w:tcPr>
          <w:p w14:paraId="3368B2FB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</w:p>
        </w:tc>
        <w:tc>
          <w:tcPr>
            <w:tcW w:w="992" w:type="dxa"/>
            <w:vAlign w:val="bottom"/>
          </w:tcPr>
          <w:p w14:paraId="52A712DC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469062A2" w14:textId="77777777">
        <w:tc>
          <w:tcPr>
            <w:tcW w:w="674" w:type="dxa"/>
          </w:tcPr>
          <w:p w14:paraId="75ECBB3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100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15D85A66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2810ADEF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3 Albret Jacobson</w:t>
            </w:r>
            <w:r w:rsidRPr="002A6193">
              <w:rPr>
                <w:rFonts w:eastAsia="Calibri"/>
              </w:rPr>
              <w:tab/>
            </w:r>
          </w:p>
        </w:tc>
        <w:tc>
          <w:tcPr>
            <w:tcW w:w="1134" w:type="dxa"/>
            <w:vAlign w:val="bottom"/>
          </w:tcPr>
          <w:p w14:paraId="22ED6A1D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</w:t>
            </w:r>
          </w:p>
        </w:tc>
        <w:tc>
          <w:tcPr>
            <w:tcW w:w="992" w:type="dxa"/>
            <w:vAlign w:val="bottom"/>
          </w:tcPr>
          <w:p w14:paraId="090CAE89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327399" w:rsidRPr="002A6193" w14:paraId="34DDE95B" w14:textId="77777777">
        <w:tc>
          <w:tcPr>
            <w:tcW w:w="674" w:type="dxa"/>
          </w:tcPr>
          <w:p w14:paraId="2C24C8C7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101</w:t>
            </w:r>
            <w:r w:rsidR="00AC2EAF" w:rsidRPr="002A6193">
              <w:rPr>
                <w:rFonts w:eastAsia="Calibri"/>
              </w:rPr>
              <w:t>.</w:t>
            </w:r>
          </w:p>
        </w:tc>
        <w:tc>
          <w:tcPr>
            <w:tcW w:w="2020" w:type="dxa"/>
            <w:vMerge/>
          </w:tcPr>
          <w:p w14:paraId="1A3751A9" w14:textId="77777777" w:rsidR="00AC2EAF" w:rsidRPr="002A6193" w:rsidRDefault="00AC2EAF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4819" w:type="dxa"/>
          </w:tcPr>
          <w:p w14:paraId="5744924A" w14:textId="77777777" w:rsidR="00AC2EAF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4 Gerrit Willemson</w:t>
            </w:r>
          </w:p>
        </w:tc>
        <w:tc>
          <w:tcPr>
            <w:tcW w:w="1134" w:type="dxa"/>
            <w:vAlign w:val="bottom"/>
          </w:tcPr>
          <w:p w14:paraId="7CAD0F2D" w14:textId="77777777" w:rsidR="00AC2EAF" w:rsidRPr="002A6193" w:rsidRDefault="00E54E37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</w:t>
            </w:r>
          </w:p>
        </w:tc>
        <w:tc>
          <w:tcPr>
            <w:tcW w:w="992" w:type="dxa"/>
            <w:vAlign w:val="bottom"/>
          </w:tcPr>
          <w:p w14:paraId="162C1993" w14:textId="77777777" w:rsidR="00AC2EAF" w:rsidRPr="002A6193" w:rsidRDefault="00AC2EAF" w:rsidP="00C37F13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</w:tbl>
    <w:p w14:paraId="404E1071" w14:textId="77777777" w:rsidR="009B2620" w:rsidRPr="002A6193" w:rsidRDefault="00E54E37" w:rsidP="009B2620">
      <w:pPr>
        <w:rPr>
          <w:rFonts w:eastAsia="Calibri"/>
        </w:rPr>
      </w:pPr>
      <w:r w:rsidRPr="002A6193">
        <w:rPr>
          <w:rFonts w:eastAsia="Calibri"/>
        </w:rPr>
        <w:t>/ 195v /</w:t>
      </w: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6"/>
        <w:gridCol w:w="1518"/>
      </w:tblGrid>
      <w:tr w:rsidR="009B2620" w:rsidRPr="002A6193" w14:paraId="5A4C95D9" w14:textId="77777777">
        <w:tc>
          <w:tcPr>
            <w:tcW w:w="8109" w:type="dxa"/>
          </w:tcPr>
          <w:p w14:paraId="0DD9845D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Il salario delli marinari tutti nella nave monta per mese</w:t>
            </w:r>
          </w:p>
        </w:tc>
        <w:tc>
          <w:tcPr>
            <w:tcW w:w="1530" w:type="dxa"/>
            <w:vAlign w:val="bottom"/>
          </w:tcPr>
          <w:p w14:paraId="6CB797EF" w14:textId="77777777" w:rsidR="009B2620" w:rsidRPr="002A6193" w:rsidRDefault="00E54E37" w:rsidP="00AB0EE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1058</w:t>
            </w:r>
            <w:r w:rsidR="00AB0EE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BE0BD9C" w14:textId="77777777">
        <w:tc>
          <w:tcPr>
            <w:tcW w:w="8109" w:type="dxa"/>
          </w:tcPr>
          <w:p w14:paraId="471D8092" w14:textId="77777777" w:rsidR="009B2620" w:rsidRPr="002A6193" w:rsidRDefault="00AB0EEA" w:rsidP="00AB0EEA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pese de’ viveri per undici persone in ragion di quin-|deci fiorini per mese che sono dieci soldi per testa il | giorno perché mangiano nella camera del patrone | et il restante de’ marinari, che mangiano fuori della | della* detta camera in ragion di nove fiorini per mese | che sono per testa soldi sei il giorno gl’uni, et | gl’altri importano</w:t>
            </w:r>
          </w:p>
        </w:tc>
        <w:tc>
          <w:tcPr>
            <w:tcW w:w="1530" w:type="dxa"/>
            <w:vAlign w:val="bottom"/>
          </w:tcPr>
          <w:p w14:paraId="51DA399B" w14:textId="796D2400" w:rsidR="009B2620" w:rsidRPr="002A6193" w:rsidRDefault="00E54E37" w:rsidP="00AB0EE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966</w:t>
            </w:r>
            <w:r w:rsidR="00AB0EE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35209A1E" w14:textId="77777777">
        <w:tc>
          <w:tcPr>
            <w:tcW w:w="8109" w:type="dxa"/>
          </w:tcPr>
          <w:p w14:paraId="37D6DC65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in tutto</w:t>
            </w:r>
          </w:p>
        </w:tc>
        <w:tc>
          <w:tcPr>
            <w:tcW w:w="1530" w:type="dxa"/>
            <w:vAlign w:val="bottom"/>
          </w:tcPr>
          <w:p w14:paraId="48D1D68C" w14:textId="77777777" w:rsidR="009B2620" w:rsidRPr="002A6193" w:rsidRDefault="00E54E37" w:rsidP="00AB0EE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2024</w:t>
            </w:r>
            <w:r w:rsidR="00AB0EEA" w:rsidRPr="002A6193">
              <w:rPr>
                <w:rFonts w:eastAsia="Calibri"/>
              </w:rPr>
              <w:t xml:space="preserve"> |</w:t>
            </w:r>
          </w:p>
        </w:tc>
      </w:tr>
    </w:tbl>
    <w:p w14:paraId="3EC541E5" w14:textId="77777777" w:rsidR="009B2620" w:rsidRPr="002A6193" w:rsidRDefault="009B2620" w:rsidP="009B2620">
      <w:pPr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1519"/>
      </w:tblGrid>
      <w:tr w:rsidR="009B2620" w:rsidRPr="002A6193" w14:paraId="2305615E" w14:textId="77777777">
        <w:tc>
          <w:tcPr>
            <w:tcW w:w="8109" w:type="dxa"/>
          </w:tcPr>
          <w:p w14:paraId="307DD59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Vien per mez’anno fiorini</w:t>
            </w:r>
          </w:p>
        </w:tc>
        <w:tc>
          <w:tcPr>
            <w:tcW w:w="1530" w:type="dxa"/>
          </w:tcPr>
          <w:p w14:paraId="6677F52B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12144</w:t>
            </w:r>
            <w:r w:rsidR="00AB0EE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E71527A" w14:textId="77777777">
        <w:tc>
          <w:tcPr>
            <w:tcW w:w="8109" w:type="dxa"/>
          </w:tcPr>
          <w:p w14:paraId="20751876" w14:textId="77777777" w:rsidR="009B2620" w:rsidRPr="002A6193" w:rsidRDefault="00AB0EE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l</w:t>
            </w:r>
            <w:r w:rsidR="00E54E37" w:rsidRPr="002A6193">
              <w:rPr>
                <w:rFonts w:eastAsia="Calibri"/>
              </w:rPr>
              <w:t>i sei mesi di avanzo de’ quali si fa qui | sotto mentione importano fiorini</w:t>
            </w:r>
          </w:p>
        </w:tc>
        <w:tc>
          <w:tcPr>
            <w:tcW w:w="1530" w:type="dxa"/>
          </w:tcPr>
          <w:p w14:paraId="47381B04" w14:textId="51494B61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18</w:t>
            </w:r>
            <w:r w:rsidR="00AB0EE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4A62CAF0" w14:textId="77777777">
        <w:tc>
          <w:tcPr>
            <w:tcW w:w="8109" w:type="dxa"/>
          </w:tcPr>
          <w:p w14:paraId="6C75ECFB" w14:textId="77777777" w:rsidR="009B2620" w:rsidRPr="002A6193" w:rsidRDefault="00AB0EEA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er li utensilii di cucina per il | detto tempo</w:t>
            </w:r>
          </w:p>
        </w:tc>
        <w:tc>
          <w:tcPr>
            <w:tcW w:w="1530" w:type="dxa"/>
          </w:tcPr>
          <w:p w14:paraId="03115126" w14:textId="71CDEEB2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25</w:t>
            </w:r>
            <w:r w:rsidR="00AB0EE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6FF75B6E" w14:textId="77777777">
        <w:tc>
          <w:tcPr>
            <w:tcW w:w="8109" w:type="dxa"/>
          </w:tcPr>
          <w:p w14:paraId="4B103281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530" w:type="dxa"/>
          </w:tcPr>
          <w:p w14:paraId="476E5D1F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12187</w:t>
            </w:r>
            <w:r w:rsidR="00AB0EEA" w:rsidRPr="002A6193">
              <w:rPr>
                <w:rFonts w:eastAsia="Calibri"/>
              </w:rPr>
              <w:t xml:space="preserve"> |</w:t>
            </w:r>
          </w:p>
        </w:tc>
      </w:tr>
    </w:tbl>
    <w:p w14:paraId="7F7B7DBF" w14:textId="77777777" w:rsidR="009B2620" w:rsidRPr="002A6193" w:rsidRDefault="009B2620" w:rsidP="009B2620">
      <w:pPr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1519"/>
      </w:tblGrid>
      <w:tr w:rsidR="009B2620" w:rsidRPr="002A6193" w14:paraId="1F3EA4D4" w14:textId="77777777">
        <w:tc>
          <w:tcPr>
            <w:tcW w:w="8109" w:type="dxa"/>
          </w:tcPr>
          <w:p w14:paraId="3F941314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Item per il noleggio del vassello per mese | 2050 fiorini come nel contratto | </w:t>
            </w:r>
          </w:p>
          <w:p w14:paraId="2EACC87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importa per sei mesi</w:t>
            </w:r>
          </w:p>
        </w:tc>
        <w:tc>
          <w:tcPr>
            <w:tcW w:w="1530" w:type="dxa"/>
            <w:vAlign w:val="bottom"/>
          </w:tcPr>
          <w:p w14:paraId="35948EFF" w14:textId="77777777" w:rsidR="009B2620" w:rsidRPr="002A6193" w:rsidRDefault="00E54E37" w:rsidP="00AB0EE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12300</w:t>
            </w:r>
            <w:r w:rsidR="00AB0EEA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A74E787" w14:textId="77777777">
        <w:tc>
          <w:tcPr>
            <w:tcW w:w="8109" w:type="dxa"/>
          </w:tcPr>
          <w:p w14:paraId="41462AD6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530" w:type="dxa"/>
            <w:vAlign w:val="bottom"/>
          </w:tcPr>
          <w:p w14:paraId="3BE63B12" w14:textId="77777777" w:rsidR="009B2620" w:rsidRPr="002A6193" w:rsidRDefault="00E54E37" w:rsidP="00AB0EE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24487</w:t>
            </w:r>
            <w:r w:rsidR="00AB0EEA" w:rsidRPr="002A6193">
              <w:rPr>
                <w:rFonts w:eastAsia="Calibri"/>
              </w:rPr>
              <w:t xml:space="preserve"> |</w:t>
            </w:r>
          </w:p>
        </w:tc>
      </w:tr>
    </w:tbl>
    <w:p w14:paraId="41E2CC2F" w14:textId="77777777" w:rsidR="009B2620" w:rsidRPr="002A6193" w:rsidRDefault="009B2620" w:rsidP="009B2620">
      <w:pPr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9"/>
        <w:gridCol w:w="1505"/>
      </w:tblGrid>
      <w:tr w:rsidR="009B2620" w:rsidRPr="002A6193" w14:paraId="3A687BCA" w14:textId="77777777">
        <w:tc>
          <w:tcPr>
            <w:tcW w:w="8109" w:type="dxa"/>
          </w:tcPr>
          <w:p w14:paraId="34BFEC02" w14:textId="77777777" w:rsidR="009B2620" w:rsidRPr="002A6193" w:rsidRDefault="00E54E37" w:rsidP="00AB0EEA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Nella, et doppo la mostra fatta alli 16 di maggio 1618 si sono | trovati absenti doi marinari di 7 fiorini l’uno; uno di | 6 et un altro di 7 fiorini mezo il mese. | </w:t>
            </w:r>
          </w:p>
          <w:p w14:paraId="41CDE6C3" w14:textId="7B6F30CA" w:rsidR="009B2620" w:rsidRPr="002A6193" w:rsidRDefault="00E54E37" w:rsidP="00AB0EEA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lastRenderedPageBreak/>
              <w:t>Nota, che sopra li sudetti absenti sono fuggiti 6 bombardieri con doi mesate</w:t>
            </w:r>
            <w:r w:rsidRPr="002A6193">
              <w:rPr>
                <w:rFonts w:eastAsia="Calibri"/>
                <w:vertAlign w:val="superscript"/>
              </w:rPr>
              <w:footnoteReference w:id="728"/>
            </w:r>
            <w:r w:rsidRPr="002A6193">
              <w:rPr>
                <w:rFonts w:eastAsia="Calibri"/>
              </w:rPr>
              <w:t xml:space="preserve"> | di soldo in ragion di 8 fiorini il mese, et sono suppliti con | altri del medesimo soldo pagati di novo come ancor un altro di | sette fiorini, che era fuggito in luoco del quale è venuto un | altro con</w:t>
            </w:r>
            <w:r w:rsidR="00023147" w:rsidRPr="002A6193">
              <w:rPr>
                <w:rStyle w:val="FootnoteReference"/>
                <w:rFonts w:eastAsia="Calibri"/>
              </w:rPr>
              <w:footnoteReference w:id="729"/>
            </w:r>
            <w:r w:rsidRPr="002A6193">
              <w:rPr>
                <w:rFonts w:eastAsia="Calibri"/>
              </w:rPr>
              <w:t xml:space="preserve"> dieci fiorini di modo che estraordinariamente si sono | pagate doi mesate per sette huomini principiando a’ 15 di maggio | 1618 importa cento sedici fiorini. | </w:t>
            </w:r>
          </w:p>
          <w:p w14:paraId="131A9F1C" w14:textId="77777777" w:rsidR="009B2620" w:rsidRPr="002A6193" w:rsidRDefault="00E54E37" w:rsidP="00AB0EEA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Adunque vien buono qui al Servas Jansson</w:t>
            </w:r>
            <w:r w:rsidRPr="002A6193">
              <w:rPr>
                <w:rFonts w:eastAsia="Calibri"/>
                <w:vertAlign w:val="superscript"/>
              </w:rPr>
              <w:footnoteReference w:id="730"/>
            </w:r>
            <w:r w:rsidR="00450B46" w:rsidRPr="002A6193">
              <w:rPr>
                <w:rFonts w:eastAsia="Calibri"/>
              </w:rPr>
              <w:t xml:space="preserve"> v</w:t>
            </w:r>
            <w:r w:rsidRPr="002A6193">
              <w:rPr>
                <w:rFonts w:eastAsia="Calibri"/>
              </w:rPr>
              <w:t>ander Veer</w:t>
            </w:r>
            <w:r w:rsidRPr="002A6193">
              <w:rPr>
                <w:rFonts w:eastAsia="Calibri"/>
                <w:vertAlign w:val="superscript"/>
              </w:rPr>
              <w:footnoteReference w:id="731"/>
            </w:r>
            <w:r w:rsidR="00450B46" w:rsidRPr="002A6193">
              <w:rPr>
                <w:rFonts w:eastAsia="Calibri"/>
              </w:rPr>
              <w:t xml:space="preserve"> a questo segno</w:t>
            </w:r>
            <w:r w:rsidR="00450B46" w:rsidRPr="002A6193">
              <w:rPr>
                <w:rStyle w:val="FootnoteReference"/>
                <w:rFonts w:eastAsia="Calibri"/>
              </w:rPr>
              <w:footnoteReference w:id="732"/>
            </w:r>
            <w:r w:rsidRPr="002A6193">
              <w:rPr>
                <w:rFonts w:eastAsia="Calibri"/>
              </w:rPr>
              <w:t xml:space="preserve"> | per ogni mese tre fiorini li quali qui</w:t>
            </w:r>
            <w:r w:rsidRPr="002A6193">
              <w:rPr>
                <w:rFonts w:eastAsia="Calibri"/>
                <w:vertAlign w:val="superscript"/>
              </w:rPr>
              <w:footnoteReference w:id="733"/>
            </w:r>
            <w:r w:rsidRPr="002A6193">
              <w:rPr>
                <w:rFonts w:eastAsia="Calibri"/>
              </w:rPr>
              <w:t xml:space="preserve"> sopra sono | tirati fuori per sei mesi sono disdotto fiorini. |</w:t>
            </w:r>
          </w:p>
        </w:tc>
        <w:tc>
          <w:tcPr>
            <w:tcW w:w="1530" w:type="dxa"/>
          </w:tcPr>
          <w:p w14:paraId="7F56A798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</w:tr>
    </w:tbl>
    <w:p w14:paraId="5561BABD" w14:textId="77777777" w:rsidR="009B2620" w:rsidRPr="002A6193" w:rsidRDefault="009B2620" w:rsidP="009B2620">
      <w:pPr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8"/>
        <w:gridCol w:w="1516"/>
      </w:tblGrid>
      <w:tr w:rsidR="009B2620" w:rsidRPr="002A6193" w14:paraId="2F6BDE4C" w14:textId="77777777">
        <w:tc>
          <w:tcPr>
            <w:tcW w:w="8109" w:type="dxa"/>
          </w:tcPr>
          <w:p w14:paraId="2145D401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 questo sono aggiunti li viveri de’ soldati venuti al primo di | maggio 1618 </w:t>
            </w:r>
          </w:p>
          <w:p w14:paraId="0EE3010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nella nave per li sei alla camera del patrone | a ragion di 15 fiorini per mese</w:t>
            </w:r>
          </w:p>
        </w:tc>
        <w:tc>
          <w:tcPr>
            <w:tcW w:w="1530" w:type="dxa"/>
            <w:vAlign w:val="bottom"/>
          </w:tcPr>
          <w:p w14:paraId="35AC55FF" w14:textId="4E917255" w:rsidR="009B2620" w:rsidRPr="002A6193" w:rsidRDefault="00E54E37" w:rsidP="00B92F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90</w:t>
            </w:r>
            <w:r w:rsidR="00B92F57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B2E0F14" w14:textId="77777777">
        <w:tc>
          <w:tcPr>
            <w:tcW w:w="8109" w:type="dxa"/>
          </w:tcPr>
          <w:p w14:paraId="583BC819" w14:textId="77777777" w:rsidR="009B2620" w:rsidRPr="002A6193" w:rsidRDefault="00B92F5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er 74 fuori della detta camera a ragion di | nove fiorini per testa al mese</w:t>
            </w:r>
          </w:p>
        </w:tc>
        <w:tc>
          <w:tcPr>
            <w:tcW w:w="1530" w:type="dxa"/>
            <w:vAlign w:val="bottom"/>
          </w:tcPr>
          <w:p w14:paraId="087853A8" w14:textId="3CDC09EF" w:rsidR="009B2620" w:rsidRPr="002A6193" w:rsidRDefault="00E54E37" w:rsidP="00B92F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666</w:t>
            </w:r>
            <w:r w:rsidR="00B92F57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932959F" w14:textId="77777777">
        <w:tc>
          <w:tcPr>
            <w:tcW w:w="8109" w:type="dxa"/>
          </w:tcPr>
          <w:p w14:paraId="01052AD7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530" w:type="dxa"/>
            <w:vAlign w:val="bottom"/>
          </w:tcPr>
          <w:p w14:paraId="3E4932E7" w14:textId="46C1326D" w:rsidR="009B2620" w:rsidRPr="002A6193" w:rsidRDefault="00E54E37" w:rsidP="00B92F5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756</w:t>
            </w:r>
            <w:r w:rsidR="00B92F57" w:rsidRPr="002A6193">
              <w:rPr>
                <w:rFonts w:eastAsia="Calibri"/>
              </w:rPr>
              <w:t xml:space="preserve"> |</w:t>
            </w:r>
          </w:p>
        </w:tc>
      </w:tr>
    </w:tbl>
    <w:p w14:paraId="44A2C190" w14:textId="77777777" w:rsidR="009B2620" w:rsidRPr="002A6193" w:rsidRDefault="009B2620" w:rsidP="009B2620">
      <w:pPr>
        <w:rPr>
          <w:rFonts w:eastAsia="Calibri"/>
        </w:rPr>
      </w:pPr>
    </w:p>
    <w:tbl>
      <w:tblPr>
        <w:tblStyle w:val="Grigliatabell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6"/>
        <w:gridCol w:w="1518"/>
      </w:tblGrid>
      <w:tr w:rsidR="009B2620" w:rsidRPr="002A6193" w14:paraId="21D31154" w14:textId="77777777">
        <w:tc>
          <w:tcPr>
            <w:tcW w:w="8109" w:type="dxa"/>
          </w:tcPr>
          <w:p w14:paraId="32E8921F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Importano per tre mesi</w:t>
            </w:r>
          </w:p>
        </w:tc>
        <w:tc>
          <w:tcPr>
            <w:tcW w:w="1530" w:type="dxa"/>
          </w:tcPr>
          <w:p w14:paraId="1F3A7CD1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2268</w:t>
            </w:r>
            <w:r w:rsidR="00B92F57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0D7DBA6A" w14:textId="77777777">
        <w:tc>
          <w:tcPr>
            <w:tcW w:w="8109" w:type="dxa"/>
          </w:tcPr>
          <w:p w14:paraId="394C8E38" w14:textId="77777777" w:rsidR="009B2620" w:rsidRPr="002A6193" w:rsidRDefault="00E54E37" w:rsidP="009B2620">
            <w:pPr>
              <w:jc w:val="left"/>
              <w:rPr>
                <w:rFonts w:eastAsia="Calibri"/>
              </w:rPr>
            </w:pPr>
            <w:r w:rsidRPr="002A6193">
              <w:rPr>
                <w:rFonts w:eastAsia="Calibri"/>
              </w:rPr>
              <w:t>per utensilii di cucina per | 80 soldati</w:t>
            </w:r>
          </w:p>
        </w:tc>
        <w:tc>
          <w:tcPr>
            <w:tcW w:w="1530" w:type="dxa"/>
          </w:tcPr>
          <w:p w14:paraId="48F8D7DB" w14:textId="7CB859CF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 12</w:t>
            </w:r>
            <w:r w:rsidR="00B92F57" w:rsidRPr="002A6193">
              <w:rPr>
                <w:rFonts w:eastAsia="Calibri"/>
              </w:rPr>
              <w:t xml:space="preserve"> |</w:t>
            </w:r>
          </w:p>
        </w:tc>
      </w:tr>
      <w:tr w:rsidR="009B2620" w:rsidRPr="002A6193" w14:paraId="1B01AB27" w14:textId="77777777">
        <w:tc>
          <w:tcPr>
            <w:tcW w:w="8109" w:type="dxa"/>
          </w:tcPr>
          <w:p w14:paraId="2B651D6C" w14:textId="77777777" w:rsidR="009B2620" w:rsidRPr="002A6193" w:rsidRDefault="009B2620" w:rsidP="009B2620">
            <w:pPr>
              <w:jc w:val="left"/>
              <w:rPr>
                <w:rFonts w:eastAsia="Calibri"/>
              </w:rPr>
            </w:pPr>
          </w:p>
        </w:tc>
        <w:tc>
          <w:tcPr>
            <w:tcW w:w="1530" w:type="dxa"/>
          </w:tcPr>
          <w:p w14:paraId="61267274" w14:textId="77777777" w:rsidR="009B2620" w:rsidRPr="002A6193" w:rsidRDefault="00E54E37" w:rsidP="009B262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2280</w:t>
            </w:r>
            <w:r w:rsidR="00B92F57" w:rsidRPr="002A6193">
              <w:rPr>
                <w:rFonts w:eastAsia="Calibri"/>
              </w:rPr>
              <w:t xml:space="preserve"> |</w:t>
            </w:r>
          </w:p>
        </w:tc>
      </w:tr>
    </w:tbl>
    <w:p w14:paraId="2A0FB6EF" w14:textId="77777777" w:rsidR="002217BA" w:rsidRPr="002A6193" w:rsidRDefault="002217BA" w:rsidP="009B2620">
      <w:pPr>
        <w:rPr>
          <w:rFonts w:eastAsia="Calibri"/>
        </w:rPr>
      </w:pPr>
    </w:p>
    <w:p w14:paraId="37E9B868" w14:textId="77777777" w:rsidR="009B2620" w:rsidRPr="002A6193" w:rsidRDefault="00E54E37" w:rsidP="009B2620">
      <w:pPr>
        <w:rPr>
          <w:rFonts w:eastAsia="Calibri"/>
        </w:rPr>
      </w:pPr>
      <w:r w:rsidRPr="002A6193">
        <w:rPr>
          <w:rFonts w:eastAsia="Calibri"/>
        </w:rPr>
        <w:t>/ 196r /</w:t>
      </w:r>
    </w:p>
    <w:p w14:paraId="1C542F7F" w14:textId="77777777" w:rsidR="009B2620" w:rsidRPr="002A6193" w:rsidRDefault="00E54E37" w:rsidP="009B2620">
      <w:pPr>
        <w:rPr>
          <w:rFonts w:eastAsia="Calibri"/>
          <w:i/>
        </w:rPr>
      </w:pPr>
      <w:r w:rsidRPr="002A6193">
        <w:rPr>
          <w:rFonts w:eastAsia="Calibri"/>
          <w:i/>
        </w:rPr>
        <w:t>Bianca</w:t>
      </w:r>
    </w:p>
    <w:p w14:paraId="64AEDA13" w14:textId="77777777" w:rsidR="009B2620" w:rsidRPr="002A6193" w:rsidRDefault="009B2620" w:rsidP="002E7B13">
      <w:pPr>
        <w:jc w:val="both"/>
        <w:rPr>
          <w:rFonts w:eastAsia="Calibri"/>
        </w:rPr>
      </w:pPr>
    </w:p>
    <w:p w14:paraId="22F0FAEC" w14:textId="77777777" w:rsidR="009B2620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196vB /</w:t>
      </w:r>
    </w:p>
    <w:p w14:paraId="11D6F86B" w14:textId="77777777" w:rsidR="009B2620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n° 3 | </w:t>
      </w:r>
    </w:p>
    <w:p w14:paraId="7F04DBB0" w14:textId="77777777" w:rsidR="009B2620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Rolli delle tre navi di | Rotterdam |</w:t>
      </w:r>
    </w:p>
    <w:p w14:paraId="786CDF54" w14:textId="77777777" w:rsidR="009B2620" w:rsidRPr="002A6193" w:rsidRDefault="009B2620" w:rsidP="002E7B13">
      <w:pPr>
        <w:jc w:val="both"/>
        <w:rPr>
          <w:rFonts w:eastAsia="Calibri"/>
        </w:rPr>
      </w:pPr>
    </w:p>
    <w:p w14:paraId="03C0850B" w14:textId="77777777" w:rsidR="009B2620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/ 196v</w:t>
      </w:r>
      <w:r w:rsidRPr="002A6193">
        <w:rPr>
          <w:rFonts w:eastAsia="Calibri"/>
          <w:smallCaps/>
        </w:rPr>
        <w:t>C</w:t>
      </w:r>
      <w:r w:rsidRPr="002A6193">
        <w:rPr>
          <w:rFonts w:eastAsia="Calibri"/>
        </w:rPr>
        <w:t xml:space="preserve"> /</w:t>
      </w:r>
    </w:p>
    <w:p w14:paraId="0BBC9D4A" w14:textId="77777777" w:rsidR="009B2620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>n° 7 rolli delle tre navi | di Rotterdam |</w:t>
      </w:r>
    </w:p>
    <w:p w14:paraId="5DEACC64" w14:textId="77777777" w:rsidR="009B2620" w:rsidRPr="002A6193" w:rsidRDefault="00E54E37" w:rsidP="002E7B1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medesimo luoco | </w:t>
      </w:r>
    </w:p>
    <w:p w14:paraId="13AFEE20" w14:textId="77777777" w:rsidR="00CF6C26" w:rsidRPr="002A6193" w:rsidRDefault="00CF6C26" w:rsidP="002E7B13">
      <w:pPr>
        <w:jc w:val="both"/>
        <w:rPr>
          <w:rFonts w:eastAsia="Calibri"/>
        </w:rPr>
      </w:pPr>
    </w:p>
    <w:p w14:paraId="5F4EF446" w14:textId="77777777" w:rsidR="009B2620" w:rsidRPr="002A6193" w:rsidRDefault="009B2620" w:rsidP="002E7B13">
      <w:pPr>
        <w:jc w:val="both"/>
        <w:rPr>
          <w:rFonts w:eastAsia="Calibri"/>
        </w:rPr>
      </w:pPr>
    </w:p>
    <w:p w14:paraId="72FE1989" w14:textId="77777777" w:rsidR="006B674B" w:rsidRPr="002A6193" w:rsidRDefault="006B674B" w:rsidP="00211A7E">
      <w:pPr>
        <w:jc w:val="both"/>
        <w:sectPr w:rsidR="006B674B" w:rsidRPr="002A6193">
          <w:headerReference w:type="default" r:id="rId14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1926A37E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n. 54</w:t>
      </w:r>
    </w:p>
    <w:p w14:paraId="7A5AE306" w14:textId="77777777" w:rsidR="002E091A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X al n. 44 (cc. 197r-208v)</w:t>
      </w:r>
    </w:p>
    <w:p w14:paraId="0BC45D9C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0747EA0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197r-v /</w:t>
      </w:r>
    </w:p>
    <w:p w14:paraId="6CEA363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702F62E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4F2204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198r /</w:t>
      </w:r>
    </w:p>
    <w:p w14:paraId="37CDB82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Copia della instruttione data all’amiraglio Kerckoven |</w:t>
      </w:r>
    </w:p>
    <w:p w14:paraId="6A1DD6D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 </w:t>
      </w:r>
    </w:p>
    <w:p w14:paraId="15C8559F" w14:textId="6DA6A864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Havendo io Christofforo Suriano secretario et residente per la | serenissima republica di Venetia etc. appresso li signori Stati Generali delle Provincie | Unite dei Paesi Bassi eletto voi strenuo Melchior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 xml:space="preserve">anden | Kerckoven in nome della detta serenissima Republica per capitano | della nave nominata San Marco una delle dodici, che | sono state fatte armare per servitio di sua Serenità vi | ho anco deputato amiraglio, o commandatore per nome | pur di essa serenissima Republica sopra li detti dodici vasselli. | </w:t>
      </w:r>
    </w:p>
    <w:p w14:paraId="418961DE" w14:textId="5290FD24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qual carico haverete ad essercitare fedelmente, lealmente | et come si conviene ad huomo da bene, et che habbi | caro il suo honore, et la sua riputatione, col qual fondamento | mi sono indotto a darvi la carica; osservando voi in tutto | il giuramento, che havete prestato in mano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34"/>
      </w:r>
      <w:r w:rsidRPr="002A6193">
        <w:rPr>
          <w:rFonts w:eastAsia="NSimSun"/>
          <w:kern w:val="2"/>
          <w:lang w:eastAsia="hi-IN" w:bidi="hi-IN"/>
        </w:rPr>
        <w:t xml:space="preserve"> mia, et delli | signori dell’Amiralità di bene, et fedelmente servir il | serenissimo dominio di Venetia con quei termini conditioni, | et regole, che stano espresse nella commissione, che havete | havuta da me sottoscritta a’ 9 di marzo passato, et nelli | sei articoli, che sono segnati di vostra mano sotto li 16 | pur di marzo, che saranno annessi a questa mia instruttione | et in altri ingionti, et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35"/>
      </w:r>
      <w:r w:rsidRPr="002A6193">
        <w:rPr>
          <w:rFonts w:eastAsia="NSimSun"/>
          <w:kern w:val="2"/>
          <w:lang w:eastAsia="hi-IN" w:bidi="hi-IN"/>
        </w:rPr>
        <w:t xml:space="preserve"> che di tempo in tempo, et secondo | le occasioni si aggiongeranno dall’eccellentissimo signor Capitan general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are, suo </w:t>
      </w:r>
      <w:r w:rsidR="00FC1BAA" w:rsidRPr="002A6193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>ice</w:t>
      </w:r>
      <w:r w:rsidR="00C8412B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 xml:space="preserve">gerente, o altri rappresentanti della | serenissima Republica a’ quali haverete voi, et gl’altri capitani a | sottomettervi. | </w:t>
      </w:r>
    </w:p>
    <w:p w14:paraId="4E7C68D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Essendo già voi con li medesimi capitani del tutto pronto con li nove | vasselli in porto di Tessel subito, che piaccia al signor Dio | mandar il vento buono, et proprio per uscirne non | ritarderete punto a far vela, et mettervi al mare, rendendovi |</w:t>
      </w:r>
    </w:p>
    <w:p w14:paraId="15CE451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198v /</w:t>
      </w:r>
    </w:p>
    <w:p w14:paraId="253C4B8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 Valmua in Inghilterra nel qual porto li capitani delli tre vasselli, che | sono stati armati nella riviera della Mosa hanno havuto | ordine da me di rendersi per ivi attender il vostro arrivo, et | quando li detti tre capitani con li loro vasselli non fossero ancor | arrivati nel detto porto di Valmua li doverete attender | tenendovi lontano da terra in maniera, che alcun soldato, | o marinaro non habbi commodità di sbarcare, et fuggirsene. | </w:t>
      </w:r>
    </w:p>
    <w:p w14:paraId="152B7123" w14:textId="6B621C8C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Unito adunque con tutta la flotta delli dodici vasselli caminarete | con essi a drittura per rendervi prontamente nel golfo, et all’|armata della serenissima Republica, conducendoli per sicuro camino, | non vi arrestando, né permettendo, che si arresti o parte | o tutti di essi vasselli in qual si sia porto, spiaggia, o altro | luoco da mare, né toccando alcune isole, città, o terre, | se non arrivato nel golfo di Venetia all’obedienza dell’|eccellentissimo signor Capitan generale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are in conformità delli commandamenti | che ivi trovarete, o pur potreste haver prima di entrar | in esso colfo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36"/>
      </w:r>
      <w:r w:rsidRPr="002A6193">
        <w:rPr>
          <w:rFonts w:eastAsia="NSimSun"/>
          <w:kern w:val="2"/>
          <w:lang w:eastAsia="hi-IN" w:bidi="hi-IN"/>
        </w:rPr>
        <w:t xml:space="preserve"> dalli illustrissimi signori rettori di Corfù, per li quali | haverete lettere mie; et ad essi farete al più tosto, che | sia possibile noto il vostro arrivo a quell’isola prendendo | lingua o nell’imboccar del golfo, o prima ove si trovi | l’armata della serenissima Republica per transferirvi ad essa con | li detti dodici vasselli; come è predetto. | </w:t>
      </w:r>
    </w:p>
    <w:p w14:paraId="3EA00A6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Havendo voi questa particolar mira, et carico di già mai | lasciar, che si separi, o alontani alcuno di detti dodici | vasselli più di quello possi comportar il servitio della serenissima | Republica, la </w:t>
      </w:r>
      <w:r w:rsidRPr="002A6193">
        <w:rPr>
          <w:rFonts w:eastAsia="NSimSun"/>
          <w:kern w:val="2"/>
          <w:lang w:eastAsia="hi-IN" w:bidi="hi-IN"/>
        </w:rPr>
        <w:lastRenderedPageBreak/>
        <w:t>sicurezza, et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37"/>
      </w:r>
      <w:r w:rsidRPr="002A6193">
        <w:rPr>
          <w:rFonts w:eastAsia="NSimSun"/>
          <w:kern w:val="2"/>
          <w:lang w:eastAsia="hi-IN" w:bidi="hi-IN"/>
        </w:rPr>
        <w:t xml:space="preserve"> salvezza di essi, et a fine di poter | tanto meglio, et più sicuramente continuar il vostro viaggio. | </w:t>
      </w:r>
    </w:p>
    <w:p w14:paraId="1CBCF91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 quale a qual si sia impedimento, o offesa, che per caso |</w:t>
      </w:r>
    </w:p>
    <w:p w14:paraId="18AC22F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199r /</w:t>
      </w:r>
    </w:p>
    <w:p w14:paraId="1EC57DF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fosse tentata contra essi vasselli doverete vivamente ostare | nel resto non tentarete voi, né li altri capitani, né ricevarete | occasione alcuna, la quale possi ritardar il vostro ca-|mino; havendo anco particolar pensiero, che sia fatto | colla debita, et conveniente riputatione della serenissima Republica | oltre il servitio, che in tutto procurerete. | </w:t>
      </w:r>
    </w:p>
    <w:p w14:paraId="197E8E0E" w14:textId="42A4B5F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Et perché l’eccellentissimo signor Capitan general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are, o suo Vice gerente sappi | ciò, che haverete rancontrato nel viaggio tenirete, et farete | tenir nota distinta del tutto per farne il conveniente | raporto et sodisfar intorno ciò voi, et li altri capitani a quello | ch’è debito, et conveniente. | </w:t>
      </w:r>
    </w:p>
    <w:p w14:paraId="271C655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 tutto il corso del viaggio doverete ordinar, et metter regole tali | sul vostro vassello, et far che ogni capitano ancora metti le medesime | et tali su la loro propria nave, che vaglino a tener in | freno li marinari, sì ché vivino nel timor del signor Dio, | prestino la debita, et pronta obedienza, et la medesima | habbino a prestar alli rappresentanti la serenissima Republica | et perché non succedi tra essi marinari, et li soldati delle | compagnie sotto il signor colonello Anstenraedt alcun disordine | col quale signor Colonnello voi, et così gl’altri capitani delle navi | colli capitani della soldatesca, et loro officiali passarete | ogni buona intelligenza, et quella, che vaglia al servitio, | vantaggio, et honore della serenissima Republica. | </w:t>
      </w:r>
    </w:p>
    <w:p w14:paraId="07685B3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Ordinarete, che tanto sopra la vostra nave, che sopra le altre li ma-|rinari, et soldati habbino a ricever pari trattamento affine che | non succedi alcuna gelosia, o diffidenza nel mangiar, | et nel bever, et altro. | </w:t>
      </w:r>
    </w:p>
    <w:p w14:paraId="497F8DE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Ordinarete inoltre, che ’l viaggio sia fatto tanto toccante |</w:t>
      </w:r>
    </w:p>
    <w:p w14:paraId="3D733FE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199v /</w:t>
      </w:r>
    </w:p>
    <w:p w14:paraId="0967D6E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il consiglio quanto nell’operare con honore, et servitio di | sua Serenità, et che passi buona corrispondenza tra voi, et | gl’altri capitani coll’Amiraglio, et capitani inglesi, quando per | caso vi incontraste di caminar uniti con li vasselli | armati in Inghilterra per servitio della medesima serenissima Republica. | </w:t>
      </w:r>
    </w:p>
    <w:p w14:paraId="6FAC9FD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Farete ancor, che gl’ordini, che darete così per l’avanzar | delle navi, come per radunarle mentre saranno sparse | siano fatti tali, et con segni tali, che possino prontamente | esser messi ad effetto. | </w:t>
      </w:r>
    </w:p>
    <w:p w14:paraId="4C7D6E06" w14:textId="43E5A011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Non lasciarete uscir dalla vostra nave, et così darete ordine | che non sia lasciato uscire alcuna cosa sia di viveri, o | altro caricato in esse 12 navi senza particolar conoscenza | et ordine espresso dell’eccellentissimo Capitan general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are, o | di chi in suo luoco haverà il supremo commando nell’|armata. | </w:t>
      </w:r>
    </w:p>
    <w:p w14:paraId="02F2B187" w14:textId="5B3A9620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 qual eccellentissimo signor Capitan general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 o a chi egli comman-|derà, et ordinerà farete consignar le disdotto casse di | granate di ferro, che sono piene di polvere, et tutte in | punto per valersene poste nel vassello del capitan Harent | Jacobs nominato San Christofforo, ordinando, che non | siano tocche, et siano riposte in luoco sicuro lontano | dal pericolo del fuoco. | </w:t>
      </w:r>
    </w:p>
    <w:p w14:paraId="3391374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Farete consignar anco le botti di corda d’archivuso che | sono ripartite sopra li vasselli a quello che sarà commandato | dal medesimo eccellentissimo signor Generale, et sono in numero di trenta sette | tutte di ragione della serenissima Republica. | </w:t>
      </w:r>
    </w:p>
    <w:p w14:paraId="6501565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Voi farete, o farete far nota distinta et giusta della morte | di cadaun soldato del signor colonello Anstenraedt, et di tutto |</w:t>
      </w:r>
    </w:p>
    <w:p w14:paraId="7F5AFC8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200r /</w:t>
      </w:r>
    </w:p>
    <w:p w14:paraId="6096E9EF" w14:textId="719E1D51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il reggimento per presentarla all’eccellentissimo signor Capitan general |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are, et così ordinerete, che facci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38"/>
      </w:r>
      <w:r w:rsidRPr="002A6193">
        <w:rPr>
          <w:rFonts w:eastAsia="NSimSun"/>
          <w:kern w:val="2"/>
          <w:lang w:eastAsia="hi-IN" w:bidi="hi-IN"/>
        </w:rPr>
        <w:t xml:space="preserve"> sotto il medesimo obligo | di giuramento ogni capitano sopra il suo vassello, et questo anco | s’intendi delli vostri officiali, et marinari, che sono | nella flotta. | </w:t>
      </w:r>
    </w:p>
    <w:p w14:paraId="189971D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Et perché passino tutte le cose con termine conveniente ordinerete, | che li officiali, et soldati del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reggimento del detto signor Ansten-|raedt siano cadauno secondo la sua qualità accommodati | ragionevolmente nelle piazze destinate per essi. | </w:t>
      </w:r>
    </w:p>
    <w:p w14:paraId="51B0C37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più li capitani, né alcun officiale delli vasselli non s’impedirà | con li soldati in qual si sia maniera; ma se occorrerà alcuna | cosa faranno le loro indoglienze alli officiali delli stessi soldati, che saranno in obligo di darli sodisfattione secondo, che | troveranno il delitto. | </w:t>
      </w:r>
    </w:p>
    <w:p w14:paraId="0547397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Per li amalati tanto soldati in generale, che marinari | osservarete, et ordinarete, che sia osservato con essi quello | che comporta la carità, et pietà christiana assistendoli | delle cose necessarie come vino, 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39"/>
      </w:r>
      <w:r w:rsidRPr="002A6193">
        <w:rPr>
          <w:rFonts w:eastAsia="NSimSun"/>
          <w:kern w:val="2"/>
          <w:lang w:eastAsia="hi-IN" w:bidi="hi-IN"/>
        </w:rPr>
        <w:t xml:space="preserve"> altro senza che siano | aggravati più che della loro ordinaria paga. | </w:t>
      </w:r>
    </w:p>
    <w:p w14:paraId="1875766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Et perché è necessario, che li soldati quando fa buon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40"/>
      </w:r>
      <w:r w:rsidRPr="002A6193">
        <w:rPr>
          <w:rFonts w:eastAsia="NSimSun"/>
          <w:kern w:val="2"/>
          <w:lang w:eastAsia="hi-IN" w:bidi="hi-IN"/>
        </w:rPr>
        <w:t xml:space="preserve"> tempo | in mare si essercitino nel maneggio dell’armi metterete, | et farete metter dagl’altri capitani ordini tali sopra le navi, | che non siano impediti dalli mateloti. | </w:t>
      </w:r>
    </w:p>
    <w:p w14:paraId="6D4B5EB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Per tutti gl’accidenti, che potessero nascer farete fornir | di polvere, balle, et mecchie le bandoliere dei soldati | tenendole però nella stanza ordinaria delle munitioni | senza darle alli soldati, se non in occasione urgente di | combattere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41"/>
      </w:r>
      <w:r w:rsidRPr="002A6193">
        <w:rPr>
          <w:rFonts w:eastAsia="NSimSun"/>
          <w:kern w:val="2"/>
          <w:lang w:eastAsia="hi-IN" w:bidi="hi-IN"/>
        </w:rPr>
        <w:t>; la quale cessata doverà ogni soldato restituir |</w:t>
      </w:r>
    </w:p>
    <w:p w14:paraId="7F7EBAB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200v /</w:t>
      </w:r>
    </w:p>
    <w:p w14:paraId="3BCE366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quello, che li sarà restato di detta munitione, per il qual | effetto sarà in obligo il munitioniero di ricuperar il tutto. | </w:t>
      </w:r>
    </w:p>
    <w:p w14:paraId="710AF11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Così anco osserverete, et farete osservare, che non sia data | alcuna minima quantità di polvere alli soldati per far | l’essercitio, o maneggiamento delle armi. | </w:t>
      </w:r>
    </w:p>
    <w:p w14:paraId="4BD055CD" w14:textId="35D793CA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Haverete cura, et ponerete studio, perché insieme con voi | tutti li capitani mettano buon ordine, che non sia infruttuosamente | dispensata da’ capi bombardieri, et dalli stessi bombardieri | o altri la polvere, et tutta altra munitione, et di | tutto farete tenere, et farete, che si tenghi distinto | conto per renderlo sincero, et reale all’eccellentissimo signor Capitan | generale dell’armata, quando arrivarete alla sua | obedienza, o al suo </w:t>
      </w:r>
      <w:r w:rsidR="00FC1BAA" w:rsidRPr="002A6193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>ice gerente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42"/>
      </w:r>
      <w:r w:rsidRPr="002A6193">
        <w:rPr>
          <w:rFonts w:eastAsia="NSimSun"/>
          <w:kern w:val="2"/>
          <w:lang w:eastAsia="hi-IN" w:bidi="hi-IN"/>
        </w:rPr>
        <w:t xml:space="preserve">, o ad altro, che | havesse intorno di ciò il carico principale per nome | della serenissima Republica; et così essequirete, et farete essequir | sotto obligo di giuramento. Dio benedetto vi accompagni | nel viaggio, et vi assisti con la sua santa gratia. | </w:t>
      </w:r>
    </w:p>
    <w:p w14:paraId="12786DE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11D9F0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Data nel porto del Tessel in Helder questo dì 16 di maggio 1618 |</w:t>
      </w:r>
    </w:p>
    <w:p w14:paraId="586B5E8F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A176D9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(</w:t>
      </w:r>
      <w:r w:rsidR="008147A6" w:rsidRPr="002A6193">
        <w:rPr>
          <w:rStyle w:val="FootnoteReference"/>
          <w:rFonts w:eastAsia="NSimSun"/>
          <w:kern w:val="2"/>
          <w:lang w:eastAsia="hi-IN" w:bidi="hi-IN"/>
        </w:rPr>
        <w:footnoteReference w:id="743"/>
      </w:r>
      <w:r w:rsidRPr="002A6193">
        <w:rPr>
          <w:rFonts w:eastAsia="NSimSun"/>
          <w:kern w:val="2"/>
          <w:lang w:eastAsia="hi-IN" w:bidi="hi-IN"/>
        </w:rPr>
        <w:t xml:space="preserve">Aggionto doppo all’amiraglio | </w:t>
      </w:r>
    </w:p>
    <w:p w14:paraId="5FD31071" w14:textId="142B7773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Signor Melchior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>anden Kerckoven vostra Signoria delli sei appuntati, che | mi ha detto haver sopra la sua nave non essendo conve-|niente, che aggravi il publico di maggior spesa di quella | ch’è ordinaria nelle navi da guerra essendone destinati | quattro nel suo rollo ne leverà doi, che non habbino a | mangiar nella camera di poppa, et così essequirete. Data | nell’Helder in porto del Tessel questo dì 17 maggio 1618. |</w:t>
      </w:r>
    </w:p>
    <w:p w14:paraId="3F2AA4C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2013FE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201r /</w:t>
      </w:r>
    </w:p>
    <w:p w14:paraId="64FEB08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Patente all’Amiraglio | </w:t>
      </w:r>
    </w:p>
    <w:p w14:paraId="19C6284C" w14:textId="2079829A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etc. a tutti quelli etc. si fa noto, che havendomi | sua Serenità data commissione di far provisione in queste Provincie Unite | di dodici vasselli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44"/>
      </w:r>
      <w:r w:rsidRPr="002A6193">
        <w:rPr>
          <w:rFonts w:eastAsia="NSimSun"/>
          <w:kern w:val="2"/>
          <w:lang w:eastAsia="hi-IN" w:bidi="hi-IN"/>
        </w:rPr>
        <w:t xml:space="preserve"> et armarli ad uso di guerra per difender il Dominio | Stato, et sudditi di sua Serenità contra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45"/>
      </w:r>
      <w:r w:rsidRPr="002A6193">
        <w:rPr>
          <w:rFonts w:eastAsia="NSimSun"/>
          <w:kern w:val="2"/>
          <w:lang w:eastAsia="hi-IN" w:bidi="hi-IN"/>
        </w:rPr>
        <w:t xml:space="preserve"> chi vuol tentar d’invaderli a che | havendo prontamente acconsentito li eccellentissimi signori Stati Generali delle dette | Provincie Unite de’ Paesi Bassi, et dovendo ogni nave esser provista di un | buono,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46"/>
      </w:r>
      <w:r w:rsidRPr="002A6193">
        <w:rPr>
          <w:rFonts w:eastAsia="NSimSun"/>
          <w:kern w:val="2"/>
          <w:lang w:eastAsia="hi-IN" w:bidi="hi-IN"/>
        </w:rPr>
        <w:t xml:space="preserve"> esperto, et valoroso capitano, et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particolarmente di soggetto | che oltre l’esser capitano habbi anco carica della condotta di tutta | la flotta, et sappi quello sia proprio non solo per la marinarezza | ma anco habbi cognitione del navigare, et guerreggiar in mare | a fine che il servitio della serenissima Republica, et delle cose sue riesca tanto più fruttuoso, et utile, essendomi stato nominato, et rappresentato | dal signor principe Mauritio principe d’Oranges etc. il signor Melchior |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 xml:space="preserve">anden Kerckoven per soggetto proprio, et quale si riceva in affare, | et ispeditione di tanto momento l’ho per ciò eletto, et dichiarito | come per le presenti lo eleggo, et dichiaro per nome della detta serenissima | Republica come amiraglio delli detti dodici vasselli, et capitano sopra uno | di essi nominato San Marco con ordine, et commissione di pro-|vederlo di tali marinari, et officiali, et marinari, che a lui sarà | ordinato dovendo nel far il viaggio fino a Corfù, ove doverà | far capo con tutta la flotta per ricever da quelli illustrissimi rettori gl’ordini necessarii osservare, et far osservare agl’altri capitani officiali, | et marinari l’instruttioni, et commissioni, che qui gli saranno | date per parte della detta serenissima Republica; prestando, et facendo | prestar arrivato nel golfo di Venetia al detto eccellentissimo Capitan generale capi da mare; o altri publici rappresentanti la debita obedienza | rispetto, et ossequio; sopra che doverà qui fare il conveniente | giuramento di fedeltà nelle mani dei conseglieri deputati delle | Amiralità in questa provincia di Holanda, et nelle mie mani ancora. | Et gionto all’armata della serenissima Republica prestar in mano dell’eccellentissimo | Capitan generale predetto o altro, che essercitasse la sua vice il giuramento | di fedeltà, et obedienza unito con gl’altri capitani, et officiali | tutti della flotta, et cadauno per sé separatamente, come si conviene | comportandovi nel resto come ad un fedele, et valoroso capitano si conviene. | In fede di che etc. dall’Haya a’ 9 di marzo 1618. | </w:t>
      </w:r>
    </w:p>
    <w:p w14:paraId="6204A08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Le patenti alli capitani sono quasi simili mutatis mutandis. |</w:t>
      </w:r>
    </w:p>
    <w:p w14:paraId="668E7E3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38C8F1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201v /</w:t>
      </w:r>
    </w:p>
    <w:p w14:paraId="42597AE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7DCC05AB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7025B9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202r /</w:t>
      </w:r>
    </w:p>
    <w:p w14:paraId="5080B46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Sei articoli da osservarsi dall’Amiraglio | et capitani eletti dal signor secretario Suriano per la | condotta delle dodici nave armate, et nella | stessa condotta di esse | </w:t>
      </w:r>
    </w:p>
    <w:p w14:paraId="7495B99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EFED950" w14:textId="59D7A881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Primo. Doverà l’Amiraglio eletto dal signor residente della serenissima republica di Venetia Suriano haver | le patenti di sua Signoria a nome della detta serenissima Republica et come sottoposto all’ubidienza | delli rappresentanti stia al Capitano generale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 capo supremo o altro, che | commandasse l’armata, il conoscere le sue attioni, potendolo mutar anco, s’esse | attioni per alcun accidente lo ricercassero, in un altro però dell’istessa natione. | </w:t>
      </w:r>
    </w:p>
    <w:p w14:paraId="01E38FBC" w14:textId="41685546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2° Et che detto Amiraglio con li capitani de’ vasselli, et loro genti, arrivate che saranno | all’armata della serenissima Republica si sottometteranno sott’il commando del generalissimo | o eccellentissimo </w:t>
      </w:r>
      <w:r w:rsidR="008A6B09" w:rsidRPr="002A6193">
        <w:rPr>
          <w:rFonts w:eastAsia="NSimSun"/>
          <w:kern w:val="2"/>
          <w:lang w:eastAsia="hi-IN" w:bidi="hi-IN"/>
        </w:rPr>
        <w:t>C</w:t>
      </w:r>
      <w:r w:rsidRPr="002A6193">
        <w:rPr>
          <w:rFonts w:eastAsia="NSimSun"/>
          <w:kern w:val="2"/>
          <w:lang w:eastAsia="hi-IN" w:bidi="hi-IN"/>
        </w:rPr>
        <w:t xml:space="preserve">apitano generale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are, proveditori generali, capitano delli galeoni, proveditori | dell’armata, o altri capi da mare, et publici rappresentanti della detta serenissima Republica | o altri, che dalla parte di quella, o del detto eccellentissimo Capitano generale saranno ordinati, sia | però tenuto l’Amiraglio, et capitani et altri offitiali giunti all’armata di detta serenissima Republica | prestar in mano del Capitano generale predetto o altro ch’essercitasse la sua vice il | giuramento di fedeltà, et di ubidienza unitamente et ciascheduno per sé separatamente | come si conviene. | </w:t>
      </w:r>
    </w:p>
    <w:p w14:paraId="120DBF3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3° Che ’l detto Amiraglio haverà piazza nel Conseglio di guerra per quivi consultar, et | dir il suo parere, in quello che sarà trovato buono, d’impiegar i detti vasselli | per tanto meglio poter servire, et sapere, come, et in qual maniera tali risolutioni | si potranno con il maggior frutto effettuare. | </w:t>
      </w:r>
    </w:p>
    <w:p w14:paraId="346D895C" w14:textId="4FEEBFD8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4° Et in caso che succedesse, che fusse necessario d’inviar una squadra | o banda di tre, quattro o più o meno de’ detti dodici vasselli per | tentar qualch’impresa, il capo di detta impresa, debba essere | eletto dal Capitano generale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are, o suo vice, preso il parer di esso | Amiraglio di quale stimerà </w:t>
      </w:r>
      <w:r w:rsidRPr="002A6193">
        <w:rPr>
          <w:rFonts w:eastAsia="NSimSun"/>
          <w:kern w:val="2"/>
          <w:lang w:eastAsia="hi-IN" w:bidi="hi-IN"/>
        </w:rPr>
        <w:lastRenderedPageBreak/>
        <w:t>egli il più proprio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47"/>
      </w:r>
      <w:r w:rsidRPr="002A6193">
        <w:rPr>
          <w:rFonts w:eastAsia="NSimSun"/>
          <w:kern w:val="2"/>
          <w:lang w:eastAsia="hi-IN" w:bidi="hi-IN"/>
        </w:rPr>
        <w:t xml:space="preserve"> per comandarli, et questo | sotto il commando di quelli tali che dalla serenissima Republica o dall’eccellentissimo Capitano | generale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 o altri sopradetti publici rappresentanti sarà ordinato. | </w:t>
      </w:r>
    </w:p>
    <w:p w14:paraId="693B59D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5° Et che tal commandatore o capitano andando ad una tal impresa, a questo effe-|tto gli saranno date le sue commissioni dal generalissimo o rappresentanti | sudetti in conoscenza dell’Amiraglio delli dodici vasselli, senz’essere |</w:t>
      </w:r>
    </w:p>
    <w:p w14:paraId="24F3BCD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202v /</w:t>
      </w:r>
    </w:p>
    <w:p w14:paraId="35A07579" w14:textId="0B809E3D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commandato da alcun commandator particolare, ma tuttavia inten-|dendo che la serenissima Republica è accostumata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48"/>
      </w:r>
      <w:r w:rsidRPr="002A6193">
        <w:rPr>
          <w:rFonts w:eastAsia="NSimSun"/>
          <w:kern w:val="2"/>
          <w:lang w:eastAsia="hi-IN" w:bidi="hi-IN"/>
        </w:rPr>
        <w:t xml:space="preserve"> di metter un nobile venetiano per | ciaschedun vassello di quelli che sono al presente in servitio, et per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49"/>
      </w:r>
      <w:r w:rsidRPr="002A6193">
        <w:rPr>
          <w:rFonts w:eastAsia="NSimSun"/>
          <w:kern w:val="2"/>
          <w:lang w:eastAsia="hi-IN" w:bidi="hi-IN"/>
        </w:rPr>
        <w:t xml:space="preserve"> consequente | se ne potrà metter ancor sopra questi dodici con titolo di governatore della serenissima | Signoria, generale da mare, o altro publico rappresentante, in ogni maniera vorrà | dar le dette commissioni a qualchuno de’ detti signori della Republica o governatore | per darle opportunamente, et tutte, et ciascheduna volta, che troverà buono | revocarle al detto </w:t>
      </w:r>
      <w:r w:rsidR="001E3700" w:rsidRPr="002A6193">
        <w:rPr>
          <w:rFonts w:eastAsia="NSimSun"/>
          <w:kern w:val="2"/>
          <w:lang w:eastAsia="hi-IN" w:bidi="hi-IN"/>
        </w:rPr>
        <w:t>C</w:t>
      </w:r>
      <w:r w:rsidRPr="002A6193">
        <w:rPr>
          <w:rFonts w:eastAsia="NSimSun"/>
          <w:kern w:val="2"/>
          <w:lang w:eastAsia="hi-IN" w:bidi="hi-IN"/>
        </w:rPr>
        <w:t>apitano che lo potranno fare, ma che la condotta, et ordine | di essequirla, et effettuarla, et per questo particolare, fatto commandare | et far fare alli marinari il suo debito, resterà appresso al detto commandatore | o amiraglio o capitano, senza ch’in quello, et nel fatto particolare della | marinarezza si facci loro o a’ suoi marinari alcun impedimento perché | altrimente questo ridondarebbe a gran diservitio della detta serenissima Republica, et a’ | notabil disreputatione di questo Paese, salvo però sempre il rispetto, et | preso anco il parere nelle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0"/>
      </w:r>
      <w:r w:rsidRPr="002A6193">
        <w:rPr>
          <w:rFonts w:eastAsia="NSimSun"/>
          <w:kern w:val="2"/>
          <w:lang w:eastAsia="hi-IN" w:bidi="hi-IN"/>
        </w:rPr>
        <w:t xml:space="preserve"> essecutioni di quel </w:t>
      </w:r>
      <w:r w:rsidR="006A2CBF" w:rsidRPr="002A6193">
        <w:rPr>
          <w:rFonts w:eastAsia="NSimSun"/>
          <w:kern w:val="2"/>
          <w:lang w:eastAsia="hi-IN" w:bidi="hi-IN"/>
        </w:rPr>
        <w:t>g</w:t>
      </w:r>
      <w:r w:rsidRPr="002A6193">
        <w:rPr>
          <w:rFonts w:eastAsia="NSimSun"/>
          <w:kern w:val="2"/>
          <w:lang w:eastAsia="hi-IN" w:bidi="hi-IN"/>
        </w:rPr>
        <w:t xml:space="preserve">overnatore della serenissima Republica | che presederà nella nave. | </w:t>
      </w:r>
    </w:p>
    <w:p w14:paraId="67C775FA" w14:textId="70481402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6° Più che le piazze vacanti di commandatore o </w:t>
      </w:r>
      <w:r w:rsidR="007C6D37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 xml:space="preserve">miraglio, capitano et altri | officioli non si empiranno d’altre gente, che di detti vascelli, purché | siano capaci alli detti officii, et carichi, o in difetto di quelli, qual-|ch’altro della Natione, o di questi paesi, et detta elettione sia fatta | dall’eccellentissimo signor Capitano generale di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are o di quelli che saranno in sua | piazza come è predetto; et per l’osservanza di detti capitoli, et di farli | osservare prometterà, et sottoscriverà le presenti di sua propria mano il | detto Amiraglio, et osserverà quelli di più ch’a’ detti capitoli si aggiun-|gerà in oltre nell’instruttione che dovrà havere prima del suo partir da | questi paesi o porti, et far vela in mare con le dette dodici navi per | andar al servitio della detta serenissima Republica, questo giorno | undici di marzo 1618 nell’Haya. |</w:t>
      </w:r>
    </w:p>
    <w:p w14:paraId="6A05DB8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DC480FE" w14:textId="7A3AF011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Yo Melchior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>anden Kerckhove affermo et prometto di observare et | fare observare quanto di sopra |</w:t>
      </w:r>
    </w:p>
    <w:p w14:paraId="76958921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1BAB6B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203r /</w:t>
      </w:r>
    </w:p>
    <w:p w14:paraId="53016553" w14:textId="471A085A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Instruttione per l’amiraglio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 xml:space="preserve">anden Kercoven, et gl’altri capitani delle navi spedite | in guerra et noleggiate per li signori commissarii deputati dall’amiralità d’Amsterdam | per servitio della serenissima Republica | </w:t>
      </w:r>
    </w:p>
    <w:p w14:paraId="7798F3DF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1D0A03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1. Ch’il detto Amiraglio, et capitani si metteranno al mare col primo buon vento che Dio darà. | </w:t>
      </w:r>
    </w:p>
    <w:p w14:paraId="7B9FD8C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2. Et s’aggiunteranno con le quattro navi spedite per il commissario dell’amiralità d’Hoorn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1"/>
      </w:r>
      <w:r w:rsidRPr="002A6193">
        <w:rPr>
          <w:rFonts w:eastAsia="NSimSun"/>
          <w:kern w:val="2"/>
          <w:lang w:eastAsia="hi-IN" w:bidi="hi-IN"/>
        </w:rPr>
        <w:t xml:space="preserve"> | et Encusen, et si transferiranno a quel luoco che li sarà ordinato dal signor residente | della detta serenissima Republica. | </w:t>
      </w:r>
    </w:p>
    <w:p w14:paraId="3E4BAF2B" w14:textId="2473E86D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3. Et arrivati che saranno nell’armata della detta Signoria staranno sotto il commandamento | del generalissimo o Capitano general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are, proveditor generale, capitano de’ galeoni, procurator | dell’armata, o altri capi da mare che di parte della serenissima Republica o general del | mare saranno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ordinati. | </w:t>
      </w:r>
    </w:p>
    <w:p w14:paraId="788BE80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4. Haverà il detto Amiraglio luoco nel Conseglio di guerra di mare, per ivi aiu-|tar a consultare, et avisar in quello a che si potrebbe impiegar le dette | dodici nave spedite per li respettivi colleggi delle amiralità di Holanda | per tanto meglio poter giudicar, et saper come, et in che maniera tali riso-|lutioni con maggior frutto si potrebbono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2"/>
      </w:r>
      <w:r w:rsidRPr="002A6193">
        <w:rPr>
          <w:rFonts w:eastAsia="NSimSun"/>
          <w:kern w:val="2"/>
          <w:lang w:eastAsia="hi-IN" w:bidi="hi-IN"/>
        </w:rPr>
        <w:t xml:space="preserve"> effettuare. | </w:t>
      </w:r>
    </w:p>
    <w:p w14:paraId="2A5215F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5. Et in tutte le occorrenze consultar, et avisar, che le dette dodici navi per | quanto sarà possibile restino unite, poiché si crede che restando unite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3"/>
      </w:r>
      <w:r w:rsidRPr="002A6193">
        <w:rPr>
          <w:rFonts w:eastAsia="NSimSun"/>
          <w:kern w:val="2"/>
          <w:lang w:eastAsia="hi-IN" w:bidi="hi-IN"/>
        </w:rPr>
        <w:t xml:space="preserve"> | aiuteranno l’un l’altro fedemente et più animosamente. | </w:t>
      </w:r>
    </w:p>
    <w:p w14:paraId="2A2247A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6. Et se accadesse, che sol una parte da tre o quattro più o meno delle dette | navi doveriano esser mandate a qualche impresa il detto Amiraglio aiu-|terà a condur li negotii in tal caso, che con l’avviso, et consenso del genera-|lissimo o delli sudetti capi potrà metter per commandar tal capitano che si giudicherà | esser più a proposito, et questo sotto al commando di tali quali dalla serenissima Republica | capitan del mare o altri da lor parte sarà commandati. |</w:t>
      </w:r>
    </w:p>
    <w:p w14:paraId="00249D9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203v /</w:t>
      </w:r>
    </w:p>
    <w:p w14:paraId="17BEEA0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7. Et procurar ch’a tali commendatore, et capitani andando a tal impresa sia | data la conveniente commissione, in instruttione del generalissimo o altri sudetti capi | con saputa del detto commandator delle dette dodici navi senz’esser com-|mandato da alcun’altra persona particolare. | </w:t>
      </w:r>
    </w:p>
    <w:p w14:paraId="1225A4A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8. Tuttavia se la Signoria il Generale o altri rappresentanti della detta serenissima Republica vorranno | rimetter la detta commissione o instruttione in mano di qualche clarissimo o altro | signore che s’intende sua Serenità esser accostumata mettere per li vasselli con titulo | di governatore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4"/>
      </w:r>
      <w:r w:rsidRPr="002A6193">
        <w:rPr>
          <w:rFonts w:eastAsia="NSimSun"/>
          <w:kern w:val="2"/>
          <w:lang w:eastAsia="hi-IN" w:bidi="hi-IN"/>
        </w:rPr>
        <w:t>, in tempo opportuno darla all’Amiraglio, o capitano di questi Paese | et delle dette navi procurerà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5"/>
      </w:r>
      <w:r w:rsidRPr="002A6193">
        <w:rPr>
          <w:rFonts w:eastAsia="NSimSun"/>
          <w:kern w:val="2"/>
          <w:lang w:eastAsia="hi-IN" w:bidi="hi-IN"/>
        </w:rPr>
        <w:t>, che la restante condotta, et ordine di effettuar-|la, et il commando sopra le genti possi restar appresso il detto commendator | et capitano senza, che si facci alcun ostaculo alle loro genti di navi, nell’|effettuar di questo come cosa che tenderia a grandissimo diservitio della detta | serenissima Republica et ridonderia a grandissima disreputatione di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6"/>
      </w:r>
      <w:r w:rsidRPr="002A6193">
        <w:rPr>
          <w:rFonts w:eastAsia="NSimSun"/>
          <w:kern w:val="2"/>
          <w:lang w:eastAsia="hi-IN" w:bidi="hi-IN"/>
        </w:rPr>
        <w:t xml:space="preserve"> questi paesi. | </w:t>
      </w:r>
    </w:p>
    <w:p w14:paraId="492B72A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9. Che tutti li luoghi o commandamenti de’ capitani et altri officiali che verranno a [va]-|care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7"/>
      </w:r>
      <w:r w:rsidRPr="002A6193">
        <w:rPr>
          <w:rFonts w:eastAsia="NSimSun"/>
          <w:kern w:val="2"/>
          <w:lang w:eastAsia="hi-IN" w:bidi="hi-IN"/>
        </w:rPr>
        <w:t xml:space="preserve"> saranno riempiti dalle genti delli detti dodici vasselli, essendo a | ciò capaci, et in caso, che di essi non trovasse alcun qualificato, ha-|bbino da esser impiegat’altre parimente di questi paesi. | </w:t>
      </w:r>
    </w:p>
    <w:p w14:paraId="22DA024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smallCaps/>
          <w:kern w:val="2"/>
          <w:lang w:eastAsia="hi-IN" w:bidi="hi-IN"/>
        </w:rPr>
        <w:t>x.</w:t>
      </w:r>
      <w:r w:rsidRPr="002A6193">
        <w:rPr>
          <w:rFonts w:eastAsia="NSimSun"/>
          <w:kern w:val="2"/>
          <w:lang w:eastAsia="hi-IN" w:bidi="hi-IN"/>
        </w:rPr>
        <w:t xml:space="preserve"> Et questo tutto in conformità, et come s’è accostumato far sopra le navi | di guerra di questo Paese, in qual piede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8"/>
      </w:r>
      <w:r w:rsidRPr="002A6193">
        <w:rPr>
          <w:rFonts w:eastAsia="NSimSun"/>
          <w:kern w:val="2"/>
          <w:lang w:eastAsia="hi-IN" w:bidi="hi-IN"/>
        </w:rPr>
        <w:t>, et ordine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59"/>
      </w:r>
      <w:r w:rsidRPr="002A6193">
        <w:rPr>
          <w:rFonts w:eastAsia="NSimSun"/>
          <w:kern w:val="2"/>
          <w:lang w:eastAsia="hi-IN" w:bidi="hi-IN"/>
        </w:rPr>
        <w:t xml:space="preserve"> il detto residente della | serenissima Republica ha richiesto, che le dette dodici navi siano messe all’ordine. | </w:t>
      </w:r>
    </w:p>
    <w:p w14:paraId="2095739F" w14:textId="185952E3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smallCaps/>
          <w:kern w:val="2"/>
          <w:lang w:eastAsia="hi-IN" w:bidi="hi-IN"/>
        </w:rPr>
        <w:t xml:space="preserve">xi. </w:t>
      </w:r>
      <w:r w:rsidRPr="002A6193">
        <w:rPr>
          <w:rFonts w:eastAsia="NSimSun"/>
          <w:kern w:val="2"/>
          <w:lang w:eastAsia="hi-IN" w:bidi="hi-IN"/>
        </w:rPr>
        <w:t>In caso ch’alcun clarissimo o altro capo venisse a metterse sopra quelle navi | sarà tenuto il commendator, et capitani uscir dalla camera di poppa | et lasciarla libbera ad esso Governatore per alloggiarsi, nel qual caso | s’accommoderanno nelli alloggi di sopra, et li marinari, et piloti, | s’accommoderanno come meglio potranno, in conformità di quanto si è | trattato dal Colleggio con loro toccante questo proposito. |</w:t>
      </w:r>
    </w:p>
    <w:p w14:paraId="208165D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204r /</w:t>
      </w:r>
    </w:p>
    <w:p w14:paraId="1F2CC31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smallCaps/>
          <w:kern w:val="2"/>
          <w:lang w:eastAsia="hi-IN" w:bidi="hi-IN"/>
        </w:rPr>
        <w:t>xiii</w:t>
      </w:r>
      <w:r w:rsidRPr="002A6193">
        <w:rPr>
          <w:rFonts w:eastAsia="NSimSun"/>
          <w:kern w:val="2"/>
          <w:lang w:eastAsia="hi-IN" w:bidi="hi-IN"/>
        </w:rPr>
        <w:t xml:space="preserve">. Piglino in ogni tempo diligente cura ch’il tutto passi quanto sia possibbile | a contento della serenissima Republica schivando ogn’occasione di disgusto, che | sua Serenità potesse ricevere né anco alterarsi leggiermente in alcuni ordini, | et maniere, che da sua Serenità potessero esser prescritti. | </w:t>
      </w:r>
    </w:p>
    <w:p w14:paraId="13454F5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smallCaps/>
          <w:kern w:val="2"/>
          <w:lang w:eastAsia="hi-IN" w:bidi="hi-IN"/>
        </w:rPr>
        <w:t>xiiii</w:t>
      </w:r>
      <w:r w:rsidRPr="002A6193">
        <w:rPr>
          <w:rFonts w:eastAsia="NSimSun"/>
          <w:kern w:val="2"/>
          <w:lang w:eastAsia="hi-IN" w:bidi="hi-IN"/>
        </w:rPr>
        <w:t>. L’Amiraglio et capitani goderanno per il vitto de’ communi matalotti, e soldati | sei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0"/>
      </w:r>
      <w:r w:rsidRPr="002A6193">
        <w:rPr>
          <w:rFonts w:eastAsia="NSimSun"/>
          <w:kern w:val="2"/>
          <w:lang w:eastAsia="hi-IN" w:bidi="hi-IN"/>
        </w:rPr>
        <w:t xml:space="preserve"> piache, et a </w:t>
      </w:r>
      <w:r w:rsidRPr="002A6193">
        <w:rPr>
          <w:rFonts w:eastAsia="NSimSun"/>
          <w:kern w:val="2"/>
          <w:lang w:eastAsia="hi-IN" w:bidi="hi-IN"/>
        </w:rPr>
        <w:lastRenderedPageBreak/>
        <w:t>quelli, et a quelli* che mangeranno nella cavuta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1"/>
      </w:r>
      <w:r w:rsidRPr="002A6193">
        <w:rPr>
          <w:rFonts w:eastAsia="NSimSun"/>
          <w:kern w:val="2"/>
          <w:lang w:eastAsia="hi-IN" w:bidi="hi-IN"/>
        </w:rPr>
        <w:t xml:space="preserve"> | diece per giorno per il tempo che durerà la provisione fatta in questi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2"/>
      </w:r>
      <w:r w:rsidRPr="002A6193">
        <w:rPr>
          <w:rFonts w:eastAsia="NSimSun"/>
          <w:kern w:val="2"/>
          <w:lang w:eastAsia="hi-IN" w:bidi="hi-IN"/>
        </w:rPr>
        <w:t xml:space="preserve"> | paesi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3"/>
      </w:r>
      <w:r w:rsidRPr="002A6193">
        <w:rPr>
          <w:rFonts w:eastAsia="NSimSun"/>
          <w:kern w:val="2"/>
          <w:lang w:eastAsia="hi-IN" w:bidi="hi-IN"/>
        </w:rPr>
        <w:t xml:space="preserve">, doppo il consumo della quale sarà accresciuto secondo, che | sarà trovato conveniente conforme al costo ch’haveranno a fare | essendo fuor del Paese in caso che fusse più alto del prezzo di | quelli ch’adesso conducono. | </w:t>
      </w:r>
    </w:p>
    <w:p w14:paraId="65011AA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smallCaps/>
          <w:kern w:val="2"/>
          <w:lang w:eastAsia="hi-IN" w:bidi="hi-IN"/>
        </w:rPr>
        <w:t>xv</w:t>
      </w:r>
      <w:r w:rsidRPr="002A6193">
        <w:rPr>
          <w:rFonts w:eastAsia="NSimSun"/>
          <w:kern w:val="2"/>
          <w:lang w:eastAsia="hi-IN" w:bidi="hi-IN"/>
        </w:rPr>
        <w:t>. Li matalotti, et soldati riceveranno un istesso trattamento senza | poter far alcuna differenza nel mangiar, et nel bevere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4"/>
      </w:r>
      <w:r w:rsidRPr="002A6193">
        <w:rPr>
          <w:rFonts w:eastAsia="NSimSun"/>
          <w:kern w:val="2"/>
          <w:lang w:eastAsia="hi-IN" w:bidi="hi-IN"/>
        </w:rPr>
        <w:t>. |</w:t>
      </w:r>
    </w:p>
    <w:p w14:paraId="7668BABB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AD08302" w14:textId="651714B0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Questi articoli sono stati dati da’ signori dell’amiralità di Amsterdam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5"/>
      </w:r>
      <w:r w:rsidRPr="002A6193">
        <w:rPr>
          <w:rFonts w:eastAsia="NSimSun"/>
          <w:kern w:val="2"/>
          <w:lang w:eastAsia="hi-IN" w:bidi="hi-IN"/>
        </w:rPr>
        <w:t xml:space="preserve"> | per instruttione secondo, che sono soliti di fare alle lor navi da guerra | et l’Amiraglio, et li altri quattro capitani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6"/>
      </w:r>
      <w:r w:rsidRPr="002A6193">
        <w:rPr>
          <w:rFonts w:eastAsia="NSimSun"/>
          <w:kern w:val="2"/>
          <w:lang w:eastAsia="hi-IN" w:bidi="hi-IN"/>
        </w:rPr>
        <w:t xml:space="preserve"> della loro repartitione ne | hanno havuta una copia per uno alla quale ho fatto aggiongere | la dichiaratione dello scudo di lire sette venetiane correnti, che | sarà valutato nel disconto con li capitani in raggion di cinquanta piacchi | o doi fiorini, et mezo di questa moneta col qual ordine doverà cadauno | haver la sua pagha. Et quest’instruttione et regola data da’ detti signori doverà | esser osservata dalli altri sette capitani havendosi li signori delle </w:t>
      </w:r>
      <w:r w:rsidR="00AA2C31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>miralità di Nort | Holandia, et di Rotterdam riferito così in questo come nel resto del’instruttione | delli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7"/>
      </w:r>
      <w:r w:rsidRPr="002A6193">
        <w:rPr>
          <w:rFonts w:eastAsia="NSimSun"/>
          <w:kern w:val="2"/>
          <w:lang w:eastAsia="hi-IN" w:bidi="hi-IN"/>
        </w:rPr>
        <w:t xml:space="preserve"> signori sudetti di Amsterdam. |</w:t>
      </w:r>
    </w:p>
    <w:p w14:paraId="1C3EACEF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B7D120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204v /</w:t>
      </w:r>
    </w:p>
    <w:p w14:paraId="782A9CF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15D5AA6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0F7A54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205r /</w:t>
      </w:r>
    </w:p>
    <w:p w14:paraId="778DAAC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10DC8CE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Inventario di 18 casse di granate preparate, et sono nelle | seguenti |</w:t>
      </w:r>
    </w:p>
    <w:p w14:paraId="781624D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4909C1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3AC19AA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Nella cassa n° 1 trovate 18 balle granate. | </w:t>
      </w:r>
    </w:p>
    <w:p w14:paraId="30564F7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7A33191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Nella cassa n° 2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8"/>
      </w:r>
      <w:r w:rsidRPr="002A6193">
        <w:rPr>
          <w:rFonts w:eastAsia="NSimSun"/>
          <w:kern w:val="2"/>
          <w:lang w:eastAsia="hi-IN" w:bidi="hi-IN"/>
        </w:rPr>
        <w:t xml:space="preserve"> 20 balla granate. | </w:t>
      </w:r>
    </w:p>
    <w:p w14:paraId="15565C2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2D1AF58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3 dentro tre di dette balle. | </w:t>
      </w:r>
    </w:p>
    <w:p w14:paraId="7E49107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540933F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4 dentro 20 balle. | </w:t>
      </w:r>
    </w:p>
    <w:p w14:paraId="001C68E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5CF0056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5 dentro 20 di dette balle. | </w:t>
      </w:r>
    </w:p>
    <w:p w14:paraId="7F0D45A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3B36B14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6 dentro vinti di dette balle. | </w:t>
      </w:r>
    </w:p>
    <w:p w14:paraId="3C3AAF1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325C63E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7 dentro vinti di dette balle. | </w:t>
      </w:r>
    </w:p>
    <w:p w14:paraId="1D710DC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152B418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8 dentro disdotto di dette balle. | </w:t>
      </w:r>
    </w:p>
    <w:p w14:paraId="377C7EA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3E148F0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9 dentro 20 di dette balle. | </w:t>
      </w:r>
    </w:p>
    <w:p w14:paraId="35BF299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01ABC5A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Una cassa n° 10 dentro 23 di dette balle. |</w:t>
      </w:r>
    </w:p>
    <w:p w14:paraId="35CB315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lastRenderedPageBreak/>
        <w:t>Testo in fiammingo</w:t>
      </w:r>
    </w:p>
    <w:p w14:paraId="4F300ED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11 dentro otto di dette balle. | </w:t>
      </w:r>
    </w:p>
    <w:p w14:paraId="01B5A50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3089828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12 dentro 8 di dette balle. | </w:t>
      </w:r>
    </w:p>
    <w:p w14:paraId="2660F4E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709FD81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Una cassa n° 12 dentro 8 di dette balle. |</w:t>
      </w:r>
    </w:p>
    <w:p w14:paraId="3F3207E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205v /</w:t>
      </w:r>
    </w:p>
    <w:p w14:paraId="7D670EF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75B74F2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14 dentro 8 di dette balle. | </w:t>
      </w:r>
    </w:p>
    <w:p w14:paraId="1464C1E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78702F1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15 dentro 8 di dette balle. | </w:t>
      </w:r>
    </w:p>
    <w:p w14:paraId="02CC1DB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6B9DAA1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Una cassa n° 16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69"/>
      </w:r>
      <w:r w:rsidRPr="002A6193">
        <w:rPr>
          <w:rFonts w:eastAsia="NSimSun"/>
          <w:kern w:val="2"/>
          <w:lang w:eastAsia="hi-IN" w:bidi="hi-IN"/>
        </w:rPr>
        <w:t xml:space="preserve"> dentro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70"/>
      </w:r>
      <w:r w:rsidRPr="002A6193">
        <w:rPr>
          <w:rFonts w:eastAsia="NSimSun"/>
          <w:kern w:val="2"/>
          <w:lang w:eastAsia="hi-IN" w:bidi="hi-IN"/>
        </w:rPr>
        <w:t xml:space="preserve"> 8 di dette balle. | </w:t>
      </w:r>
    </w:p>
    <w:p w14:paraId="1A93D4D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3458C61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17 dentro 17 di dette balle. | </w:t>
      </w:r>
    </w:p>
    <w:p w14:paraId="4CB3807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1D53827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Una cassa n° 18 dentro 20 di dette balle. | </w:t>
      </w:r>
    </w:p>
    <w:p w14:paraId="27BFC12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0262C7E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Una caldaro di ferro necessaria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71"/>
      </w:r>
      <w:r w:rsidRPr="002A6193">
        <w:rPr>
          <w:rFonts w:eastAsia="NSimSun"/>
          <w:kern w:val="2"/>
          <w:lang w:eastAsia="hi-IN" w:bidi="hi-IN"/>
        </w:rPr>
        <w:t xml:space="preserve"> per preparar le granate. | </w:t>
      </w:r>
    </w:p>
    <w:p w14:paraId="229C63C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64ACA83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Insieme con sette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72"/>
      </w:r>
      <w:r w:rsidRPr="002A6193">
        <w:rPr>
          <w:rFonts w:eastAsia="NSimSun"/>
          <w:kern w:val="2"/>
          <w:lang w:eastAsia="hi-IN" w:bidi="hi-IN"/>
        </w:rPr>
        <w:t xml:space="preserve"> pestoni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73"/>
      </w:r>
      <w:r w:rsidRPr="002A6193">
        <w:rPr>
          <w:rFonts w:eastAsia="NSimSun"/>
          <w:kern w:val="2"/>
          <w:lang w:eastAsia="hi-IN" w:bidi="hi-IN"/>
        </w:rPr>
        <w:t>, et cargadori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74"/>
      </w:r>
      <w:r w:rsidRPr="002A6193">
        <w:rPr>
          <w:rFonts w:eastAsia="NSimSun"/>
          <w:kern w:val="2"/>
          <w:lang w:eastAsia="hi-IN" w:bidi="hi-IN"/>
        </w:rPr>
        <w:t xml:space="preserve"> | martelli di legno, et piati di legno. |</w:t>
      </w:r>
    </w:p>
    <w:p w14:paraId="4EBEAF3B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455556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206r-208r /</w:t>
      </w:r>
    </w:p>
    <w:p w14:paraId="58BB457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23658EC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A23FF6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208vB /</w:t>
      </w:r>
    </w:p>
    <w:p w14:paraId="2209DD5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4 |</w:t>
      </w:r>
    </w:p>
    <w:p w14:paraId="6F7D6B6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Copia dell’instruttione da me | data all’amiraglio Ker-|coven | </w:t>
      </w:r>
    </w:p>
    <w:p w14:paraId="398D767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Sei articoli sottoscritti dal | medesimo | </w:t>
      </w:r>
    </w:p>
    <w:p w14:paraId="030610B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Inventario di casse n° 18 di | granate | </w:t>
      </w:r>
    </w:p>
    <w:p w14:paraId="1ABB13E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Instruttione delli signori dell’|amiralità di Amsterdam |</w:t>
      </w:r>
    </w:p>
    <w:p w14:paraId="15F6F783" w14:textId="77777777" w:rsidR="006B674B" w:rsidRPr="00CB1FBA" w:rsidRDefault="00E54E37" w:rsidP="006B674B">
      <w:pPr>
        <w:spacing w:line="259" w:lineRule="auto"/>
        <w:jc w:val="center"/>
        <w:rPr>
          <w:rFonts w:eastAsia="Calibri"/>
        </w:rPr>
      </w:pPr>
      <w:r w:rsidRPr="00CB1FBA">
        <w:rPr>
          <w:rFonts w:eastAsia="Calibri"/>
        </w:rPr>
        <w:br w:type="page"/>
      </w:r>
      <w:r w:rsidRPr="00CB1FBA">
        <w:rPr>
          <w:rFonts w:eastAsia="Calibri"/>
        </w:rPr>
        <w:lastRenderedPageBreak/>
        <w:t>n. 55</w:t>
      </w:r>
    </w:p>
    <w:p w14:paraId="3E82135D" w14:textId="77777777" w:rsidR="002E091A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10 giugno 1618, L’Aia (cc. 209r-212v)</w:t>
      </w:r>
    </w:p>
    <w:p w14:paraId="1F2DA829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3598EA6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209r /</w:t>
      </w:r>
    </w:p>
    <w:p w14:paraId="46659CD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38 sola | </w:t>
      </w:r>
    </w:p>
    <w:p w14:paraId="433F47D0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DB2D0A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Serenissimo Principe | </w:t>
      </w:r>
    </w:p>
    <w:p w14:paraId="7FFA70B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oltre la lettera, che scrissi hoggi otto alli 3 et sarà qui aggiunta in | replica ne ispedii anco un’altra con buon occasione per la via | d’Anversa a’ 6 mandando ad essa aggiunti con l’instruttioni | mie, et dei signori delle Amiralità date all’amiraglio Kerckoven | et colli rolli della marinarezza, li rolli anco delle compagnie | della soldatesca; et le quietanze del colonello Anstenraedt | de’ denari havuti da me; et inviando con queste la replicata | delle medesime lettere de’ 6 saranno annessi li detti roli, et | quietanze; poiché per quello, che tocca alli vasselli mi | riservo mandarlo con le altre scritture che havevo dai | signori delle Amiralità, essendomi stato impossibile il ritirar | ancor altro di quello, che ho inviato; et a dir la verità | sono in questi paesi troppo flematici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75"/>
      </w:r>
      <w:r w:rsidRPr="002A6193">
        <w:rPr>
          <w:rFonts w:eastAsia="NSimSun"/>
          <w:kern w:val="2"/>
          <w:lang w:eastAsia="hi-IN" w:bidi="hi-IN"/>
        </w:rPr>
        <w:t>, poiché né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76"/>
      </w:r>
      <w:r w:rsidRPr="002A6193">
        <w:rPr>
          <w:rFonts w:eastAsia="NSimSun"/>
          <w:kern w:val="2"/>
          <w:lang w:eastAsia="hi-IN" w:bidi="hi-IN"/>
        </w:rPr>
        <w:t xml:space="preserve"> | l’instar con la viva voce, né il solecitar con lettere | fa gran effetto perché le genti si tirino giù del passo | ordinario. Io aspetto un conto preciso di tutto, et ne | ho fatta far instanza, et spero pure, che haverò un | giorno il tutto da quei magistrati. | </w:t>
      </w:r>
    </w:p>
    <w:p w14:paraId="45C2767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Io ricevei hieri le lettere dell’Eccellenze vostre delli 19 con gl’av-|visi dello stato delle cose d’Italia, et perché non mi | pervenero così opportunamente, come haverei desiderato | feci tra particolari capitar gl’andamenti, et gl’artificii | di don Pietro, et del duca d’Ossuna, et per consequente |</w:t>
      </w:r>
    </w:p>
    <w:p w14:paraId="5048962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209v /</w:t>
      </w:r>
    </w:p>
    <w:p w14:paraId="0BB5B3A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quelli, che loro commandano, pensando di dover dimani | far io lo stesso ufficio in generale per svegliar nell’animo | di questi signori il sentimento al bene universale, et all’interesse | commune. | </w:t>
      </w:r>
    </w:p>
    <w:p w14:paraId="54BA0B2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 ben per quello si vede in questi tempi qui hanno che far | assai per trovar rimedio agl’intestini disturbi. Et non | ostante, che ’l signor ambasciator di Francia habbia con replicati, | et triplicati ufficii a nome del suo Re efficacemente | essortati questi signori et nella general assemblea dei | Stati, et nella particolar di Holanda, non ha sinhora | avanzato altro, che di sentir a laudar li concetti, et la | buona volontà del suo Re, come anco, che accordano | la medicina esser necessaria, ma non si sano risolver, | né vi è chi la vogli prender. | </w:t>
      </w:r>
    </w:p>
    <w:p w14:paraId="004B7A5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Dimani cominciarà a riunirsi la Congregatione di Holanda | et in tanto sono comparsi nell’assemblea de’ Stati | Generali molti deputati straordinarii delle altre | Provincie mandati espressamente per questo negotio | per il quale è venuto anco il signor conte Guglielmo di Nassau | che arrivò venerdì, et fu hieri a visitarmi. Egli adhe-|risce alla parte di sua Eccellenza: in ogni modo dalla | prudenza di lui si promette l’universale grandemente | per trovar ripiego al sopir di queste controversie fatte | </w:t>
      </w:r>
    </w:p>
    <w:p w14:paraId="6AA12FE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210r /</w:t>
      </w:r>
    </w:p>
    <w:p w14:paraId="44B771A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già di ecclesiastiche politiche, et hora quasi che particolari | parendo che l’assemblea dei Stati Generali si riduca più per | legger, et sentir querelle, et libelli, che per altro più grave | , et importante negotio alla conservatione di questa libertà. | </w:t>
      </w:r>
    </w:p>
    <w:p w14:paraId="4C901FDC" w14:textId="32A79B0F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È buon pezzo, che ’l magistrato di Leiden tiene una guardia | alla casa della città, et alle porte per propria difesa | et per contener in freno la borghesia. Ultimamente | unitisi alcuni borghesi indussero un marangone | ad andar a presentar richiesta al </w:t>
      </w:r>
      <w:r w:rsidR="00BD67D0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agistrato perché | sollevasse la città dal gravame di quella guardia | come non necessaria. Fu udito, et fatto poi partir | con buone parole; ma quelli, che lo attendevano a | basso, mostrando non contentarsi cominciorono tumul-|tuare, et far insolenze alli soldati, onde si attocorono | insieme; ma perché non hebbero il seguito di assistenza | che si promettevano dalli altri borghesi convenero | ceder alla forza de’ soldati, et si ritirorno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77"/>
      </w:r>
      <w:r w:rsidRPr="002A6193">
        <w:rPr>
          <w:rFonts w:eastAsia="NSimSun"/>
          <w:kern w:val="2"/>
          <w:lang w:eastAsia="hi-IN" w:bidi="hi-IN"/>
        </w:rPr>
        <w:t xml:space="preserve"> con restarne | però feriti tanto degl’uni, come degl’altri; et il | marangone (che fuggì) è stato bandito con pene gravi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| per vinti anni dalla città, et contorni di Leiden. | </w:t>
      </w:r>
    </w:p>
    <w:p w14:paraId="50230EFE" w14:textId="09B73D2B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Anco a Delft alcuni di quei cittadini vogliono, che | il </w:t>
      </w:r>
      <w:r w:rsidR="00BD67D0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agistrato sottoscrivi, che assente ad haver un | sinodo nationale. Sopra che verte al presente la |</w:t>
      </w:r>
    </w:p>
    <w:p w14:paraId="6C02F87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210v /</w:t>
      </w:r>
    </w:p>
    <w:p w14:paraId="4902F76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difficoltà, et affaticano quelli delle altre Provincie, et la | più gran parte dell’Holanda lo vuol provinciale | et così passano le cose. | </w:t>
      </w:r>
    </w:p>
    <w:p w14:paraId="11D9DBC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È arrivato qui un ambasciator di Moscovia viene a rappresentar | lo stato del suo Principe, et a metter in consideratione | il danno, che l’anno passato, et presente egli ha ricevuto | dal Polacco, et che se si avanza ancor di vantaggio sarà | con pregiudicio grande del re di Svetia confedertato a | questi stati, et grandissimo del comercio, che hanno li | mercanti di questi paesi nella Moscovia. Sarà arrivato | in mala congiontura se pensasse ritrar danari da | questa parte; quando però gl’interessati mercanti | per il profitto in quelle Provincie non s’inducessero a | contribuire. | </w:t>
      </w:r>
    </w:p>
    <w:p w14:paraId="6DD1EF7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 chi dimanda qui al presente denaro non è prestata | buona orecchia; ma ben a chi ne afferisca; come | è riuscito cara alli signori Stati l’ultima espositione | che fece il signor ambasciator di Francia, nella quale diede | conto, che sua Maestà haveva deliberato di esborsar | per l’intartenimento di queste compagnie cento milla | scudi in circa restanti del 615</w:t>
      </w:r>
      <w:r w:rsidR="00AA7014" w:rsidRPr="002A6193">
        <w:rPr>
          <w:rStyle w:val="FootnoteReference"/>
          <w:rFonts w:eastAsia="NSimSun"/>
          <w:kern w:val="2"/>
          <w:lang w:eastAsia="hi-IN" w:bidi="hi-IN"/>
        </w:rPr>
        <w:footnoteReference w:id="778"/>
      </w:r>
      <w:r w:rsidRPr="002A6193">
        <w:rPr>
          <w:rFonts w:eastAsia="NSimSun"/>
          <w:kern w:val="2"/>
          <w:lang w:eastAsia="hi-IN" w:bidi="hi-IN"/>
        </w:rPr>
        <w:t xml:space="preserve"> et cento milla per la | metà di quest’anno, dicendo che vostra Maestà haverebbe | volontieri sodisfatto per l’intera summa dal 615 in | </w:t>
      </w:r>
    </w:p>
    <w:p w14:paraId="29DD41B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211r /</w:t>
      </w:r>
    </w:p>
    <w:p w14:paraId="282FB37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qua; ma che li affari del Regno non glielo permetteva. | Se ben haverebbono questi signori desiderato haver tutto | in ogni modo si contentano anco di questo. | </w:t>
      </w:r>
    </w:p>
    <w:p w14:paraId="4904EB3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Il medesimo signor Ambasciatore fece instanza a’ signori Stati perché si | contentassero, che quel </w:t>
      </w:r>
      <w:r w:rsidR="007C6D37" w:rsidRPr="002A6193">
        <w:rPr>
          <w:rFonts w:eastAsia="NSimSun"/>
          <w:kern w:val="2"/>
          <w:lang w:eastAsia="hi-IN" w:bidi="hi-IN"/>
        </w:rPr>
        <w:t>Cavallier</w:t>
      </w:r>
      <w:r w:rsidRPr="002A6193">
        <w:rPr>
          <w:rFonts w:eastAsia="NSimSun"/>
          <w:kern w:val="2"/>
          <w:lang w:eastAsia="hi-IN" w:bidi="hi-IN"/>
        </w:rPr>
        <w:t xml:space="preserve"> francese, del quale | scrissi alla Serenità vostra la passata settimana, potesse haver | in compreda una delle navi da guerra del Paese ve-|nute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79"/>
      </w:r>
      <w:r w:rsidRPr="002A6193">
        <w:rPr>
          <w:rFonts w:eastAsia="NSimSun"/>
          <w:kern w:val="2"/>
          <w:lang w:eastAsia="hi-IN" w:bidi="hi-IN"/>
        </w:rPr>
        <w:t xml:space="preserve"> ultimamente col capitano Quast. Sta attendendo | la risposta, né sa ancor a che si risolveranno mentre | vogliono, che ’l Quast ritorni fuori, et non vi sono ad ordine | altre navi da guerra. | </w:t>
      </w:r>
    </w:p>
    <w:p w14:paraId="5CBFA68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Io sto tuttavia occulato nel veder quello che segue di | simil comprede, et essendo ultimamente stato avvertito, che | la nave di Serdan non è desiderata dal detto Francese, et | che vi è qualche altro compratore, ho fatto capitar | l’avviso all’assemblea dei signori Stati, li quali per quanto | ho cavato dal secretario loro, nel scriver per informatione alli | signori dell’Amiralità sopra l’instanza del signor Ambasciator francese | hanno aggiunto che sia detto per sempre, et espressamente | ordinato, che invigilino, che non sia fatta alcuna compreda | 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80"/>
      </w:r>
      <w:r w:rsidRPr="002A6193">
        <w:rPr>
          <w:rFonts w:eastAsia="NSimSun"/>
          <w:kern w:val="2"/>
          <w:lang w:eastAsia="hi-IN" w:bidi="hi-IN"/>
        </w:rPr>
        <w:t xml:space="preserve"> noleggio, che possino haver sospetto, che habbi a | succeder in pregiudicio di vostra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81"/>
      </w:r>
      <w:r w:rsidRPr="002A6193">
        <w:rPr>
          <w:rFonts w:eastAsia="NSimSun"/>
          <w:kern w:val="2"/>
          <w:lang w:eastAsia="hi-IN" w:bidi="hi-IN"/>
        </w:rPr>
        <w:t xml:space="preserve"> Serenità. Io in ogni | modo replicarò gl’ufficii, et raccorderò anco alli signori Stati |</w:t>
      </w:r>
    </w:p>
    <w:p w14:paraId="3F640F7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211v /</w:t>
      </w:r>
    </w:p>
    <w:p w14:paraId="7CB2F9B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per haver la risposta a quanto le ricercai a nome di lei | questi giorni passati per la prorogatione del tempo al | servitio delle navi sopra che non ho inteso, che l’Amiralità | habbino ancor rescritto. | </w:t>
      </w:r>
    </w:p>
    <w:p w14:paraId="7922AA0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Già deve esser arrivato a Londra il signor ambasciator Carleton essendo | partito giovedì passato per quella volta. È stato presentato | di una colana d’oro, la quale nel pigliarla disse, che la riceve-|va con pretesto di non riceverla come ambasciator che parte; ma | che vadi per tornare, et che così l’haverebbe potata al | suo Re perché ne disponesse. Se ben publicamente ha detto | che sarebbe tornato fra doi mesi; ho però scoperto, che | forse non sarà qui per la fine di ottobre; né so che habbi | lasciata qui persona di qualità per gl’affati, che potessero | succeder havendo menato seco anco uno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82"/>
      </w:r>
      <w:r w:rsidRPr="002A6193">
        <w:rPr>
          <w:rFonts w:eastAsia="NSimSun"/>
          <w:kern w:val="2"/>
          <w:lang w:eastAsia="hi-IN" w:bidi="hi-IN"/>
        </w:rPr>
        <w:t xml:space="preserve"> di questi paesi, che | gli serviva di secretario. Non è molto contento, et parlando | meco della licenza che ’l signor cavallier Uton ha richiesta di | repatriare parve, che non si mostrarebbe alieno di tornar | anc’egli a resieder costì; se ben me lo ha detto fra denti. | </w:t>
      </w:r>
    </w:p>
    <w:p w14:paraId="41E1085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 xml:space="preserve">È partito di qua per la sua chiesa il vescovo di Oranges | profittando haver havuta ogni compita sodisfattione | di quanto desiderava dall’Eccellenza sua per l’auttorità, et | imunità della sua diocese toccante la religione | catholica romana; ben haverebbe voluto poter | </w:t>
      </w:r>
    </w:p>
    <w:p w14:paraId="71099D9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212r /</w:t>
      </w:r>
    </w:p>
    <w:p w14:paraId="18EF753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portar seco l’editto in questo particolare ma sua Eccellenza li ha data | parola; et dicono anco per scritto, che ordinerà persona | espressa a tal effetto, che confermi li privilegii a’ | catholici, et che non habbi ad esser inovata alcuna | cosa; ma tutto sia in materia della religione, come | era in tempo del defunto Principe suo fratello. | </w:t>
      </w:r>
    </w:p>
    <w:p w14:paraId="35714E7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La principessa d’Oranges cognata dell’Eccellenza sua si è risoluta | di tirar il processo, et le sue pretensioni in Borgogna | sperando, et promettendosi forse di haver quivi il suo intento. | Ha detto il signor Principe, che anco là haverebbe fatte | constar le sue ragioni; se ben molto ben prevedeva | che queste erano pratiche spagnole, che non havevano | altro per fine, che di tirar la cosa in lungo per cavar | beneficio dal tempo, o eternar la contesa. Gratie etc. | </w:t>
      </w:r>
    </w:p>
    <w:p w14:paraId="56DB487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5783AB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Dall’Haya a’ 10 giugno 1618 | </w:t>
      </w:r>
    </w:p>
    <w:p w14:paraId="6071B33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04F4D69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humilissimo, et devotissimo servitore | </w:t>
      </w:r>
    </w:p>
    <w:p w14:paraId="3FD92CA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09920B2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2C2E23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212v /</w:t>
      </w:r>
    </w:p>
    <w:p w14:paraId="496DF66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 serenissimo principe di Venetia | </w:t>
      </w:r>
    </w:p>
    <w:p w14:paraId="1A93C39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38 sola |</w:t>
      </w:r>
    </w:p>
    <w:p w14:paraId="31C415D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A8758C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tracce di sigilli</w:t>
      </w:r>
    </w:p>
    <w:p w14:paraId="45650163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4EF316E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5EC31B0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212vC /</w:t>
      </w:r>
    </w:p>
    <w:p w14:paraId="7DF187D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10 giugno 1618 ricevuta a’ 28 detto | </w:t>
      </w:r>
    </w:p>
    <w:p w14:paraId="35F5B6FF" w14:textId="7AB622D0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Haia. Sola.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38 |</w:t>
      </w:r>
    </w:p>
    <w:p w14:paraId="2E7A37C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1BA3FF5" w14:textId="38628098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R</w:t>
      </w:r>
      <w:r w:rsidRPr="002A6193">
        <w:rPr>
          <w:rFonts w:eastAsia="NSimSun"/>
          <w:kern w:val="2"/>
          <w:vertAlign w:val="superscript"/>
          <w:lang w:eastAsia="hi-IN" w:bidi="hi-IN"/>
        </w:rPr>
        <w:t>tis</w:t>
      </w:r>
      <w:r w:rsidRPr="002A6193">
        <w:rPr>
          <w:rFonts w:eastAsia="NSimSun"/>
          <w:kern w:val="2"/>
          <w:lang w:eastAsia="hi-IN" w:bidi="hi-IN"/>
        </w:rPr>
        <w:t xml:space="preserve"> SS. |</w:t>
      </w:r>
    </w:p>
    <w:p w14:paraId="0134671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2644D20" w14:textId="77777777" w:rsidR="006B674B" w:rsidRPr="00CB1FBA" w:rsidRDefault="00E54E37" w:rsidP="006B674B">
      <w:pPr>
        <w:spacing w:line="259" w:lineRule="auto"/>
        <w:jc w:val="center"/>
        <w:rPr>
          <w:rFonts w:eastAsia="Calibri"/>
          <w:lang w:val="en-US"/>
        </w:rPr>
      </w:pPr>
      <w:r w:rsidRPr="00CB1FBA">
        <w:rPr>
          <w:rFonts w:eastAsia="Calibri"/>
          <w:lang w:val="en-US"/>
        </w:rPr>
        <w:br w:type="page"/>
      </w:r>
      <w:r w:rsidRPr="00CB1FBA">
        <w:rPr>
          <w:rFonts w:eastAsia="Calibri"/>
          <w:lang w:val="en-US"/>
        </w:rPr>
        <w:lastRenderedPageBreak/>
        <w:t>n. 56</w:t>
      </w:r>
    </w:p>
    <w:p w14:paraId="6CEFA80E" w14:textId="77777777" w:rsidR="002E091A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19 giugno 1618, L’Aia (cc. 213r-215v, 240r-v)</w:t>
      </w:r>
    </w:p>
    <w:p w14:paraId="410F07D0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78AB919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213r /</w:t>
      </w:r>
    </w:p>
    <w:p w14:paraId="68FD8F0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Prima | </w:t>
      </w:r>
    </w:p>
    <w:p w14:paraId="6264972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39 fin 40 | </w:t>
      </w:r>
    </w:p>
    <w:p w14:paraId="4807489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A78ED7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Serenissimo Principe | </w:t>
      </w:r>
    </w:p>
    <w:p w14:paraId="6C3B174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sono ancor in espettatione delle scritture, et de’ conti da queste | Amiralità; et ancorché habbi solecitato, replicato con lettere, | et sino essermi di nuovo condotto in Amsterdam non posso manco | con quest’ordinario mandar alla Serenità vostra che quanto vedrà | aggiunto. In tre fogli sono descritti gl’apprestamenti, | consignati nelle tre navi di Roterdam, et in tre altre ar-|mate ad Encusen, manca per una armata a Hoorn | et per le cinque di Amsterdam mando la lista, che fu | fatta nel principio alla quale è stata aggiunta qualche | cosa di più. Una parte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83"/>
      </w:r>
      <w:r w:rsidRPr="002A6193">
        <w:rPr>
          <w:rFonts w:eastAsia="NSimSun"/>
          <w:kern w:val="2"/>
          <w:lang w:eastAsia="hi-IN" w:bidi="hi-IN"/>
        </w:rPr>
        <w:t xml:space="preserve"> delle scritture che mando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84"/>
      </w:r>
      <w:r w:rsidRPr="002A6193">
        <w:rPr>
          <w:rFonts w:eastAsia="NSimSun"/>
          <w:kern w:val="2"/>
          <w:lang w:eastAsia="hi-IN" w:bidi="hi-IN"/>
        </w:rPr>
        <w:t xml:space="preserve"> è in fiamingo | per non haver havuto tempo del farle tradurre, et anco | per non haver così notitia della proprietà dei nomi delli | armizi in particolare come di là vostra Serenità haverà più commodo | del farlo fare. Questa delatione mi tormenta | mentre vorrei pure, ch’ella sapesse ciò, ch’è stato | posto di munitioni, et armizi a spese di lei; | et particolarmente in che è stato esborsato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85"/>
      </w:r>
      <w:r w:rsidRPr="002A6193">
        <w:rPr>
          <w:rFonts w:eastAsia="NSimSun"/>
          <w:kern w:val="2"/>
          <w:lang w:eastAsia="hi-IN" w:bidi="hi-IN"/>
        </w:rPr>
        <w:t xml:space="preserve"> il denaro che qui ho tolto | a cambio, et parte di quello, ch’ella m’ha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86"/>
      </w:r>
      <w:r w:rsidRPr="002A6193">
        <w:rPr>
          <w:rFonts w:eastAsia="NSimSun"/>
          <w:kern w:val="2"/>
          <w:lang w:eastAsia="hi-IN" w:bidi="hi-IN"/>
        </w:rPr>
        <w:t xml:space="preserve"> rimesso | del quale mi resta ancor quaranta milla fiorini in | circa, che saranno per una mesata, et meza in circa | per il nolo dei vasselli passati li doi mesi, che per il | contratto sono stati esborsati alli partionevoli, pagandoli |</w:t>
      </w:r>
    </w:p>
    <w:p w14:paraId="31F8838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213v /</w:t>
      </w:r>
    </w:p>
    <w:p w14:paraId="25DA238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per esso noleggio vinti settemilla settecento fiorini al mese. | </w:t>
      </w:r>
    </w:p>
    <w:p w14:paraId="3C913A2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Erano in disputa queste tre Amiralità sopra li roli, o il stipendio | de’ pagamenti, et volevano agiustarli perché caminassero | unitamente; ma vedendo, che gl’uni differivano in qualche | cosa dagl’altri; cosa, che par ordinaria anco colli loro | proprii vasselli hanno stabilito, che stiano come sono | sottoscritti da ognuno di essi; ben per le tre navi di Roterdam | li capitani, et li luogotenenti doveranno esser trattati conforme | a che saranno trattati quelli di Amsterdam, quando però | si comportino, et gl’uni, et gl’altri bene in servitio di vostra Serenità | che così io anco ho promesso, et fatto con tal promessa | partir le tre navi altrimenti si mostravano difficili. Ma | quanto al resto delli officiali, et soldati il rolo, et la | paga ha da star come si trova senza altra alteratione. | Mai certo mi haverei creduto d’incontrar tante difficoltà, et | la divisione dei collegi n’è stata la causa; perché facendo | ognuno secondo il suo modo difficilmente si poteva dar sesto | a tutto. Quelli di Roterdam ritendono ancor una paga di | un mese per li marinari oltre le doi che li hanno date anti-|cipate. Io mi opposi a questo, et havendo detto, che | desideravo, che fossero pagati in armata perché non | succedesse per mancamento delle paghe qualche disturbo a |</w:t>
      </w:r>
    </w:p>
    <w:p w14:paraId="2A708A5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214r /</w:t>
      </w:r>
    </w:p>
    <w:p w14:paraId="3A76F5F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vostra Serenità. Mi hanno risposto, che questo non poteva avvenire | perché così si haveva stabilito al partir delle navi per poter | dar il denaro alle loro mogli, parenti, et a chi essi havevano | lasciato ordine o per scritto o in parola; et havevano | voluto promessa, che sarebbono stati pagati dall’Ami-|ralità quando non fossero pagati dalla Serenità vostra come | della stessa promessa le mando copia con queste, et se ben | è la sola dei signori di Amsterdam per le loro navi si può creder, | che camineranno l’altre sotto lo stesso metodo; che le genti | havevano caso di trovar del denaro qui accunato</w:t>
      </w:r>
      <w:r w:rsidR="00A44C4D" w:rsidRPr="002A6193">
        <w:rPr>
          <w:rStyle w:val="FootnoteReference"/>
          <w:rFonts w:eastAsia="NSimSun"/>
          <w:kern w:val="2"/>
          <w:lang w:eastAsia="hi-IN" w:bidi="hi-IN"/>
        </w:rPr>
        <w:footnoteReference w:id="787"/>
      </w:r>
      <w:r w:rsidRPr="002A6193">
        <w:rPr>
          <w:rFonts w:eastAsia="NSimSun"/>
          <w:kern w:val="2"/>
          <w:lang w:eastAsia="hi-IN" w:bidi="hi-IN"/>
        </w:rPr>
        <w:t xml:space="preserve"> al | loro ritorno; che tanto facevano anco quando man-|davano le loro navi da guerra fuori, non se li esbor-|sando, che il primo denaro anticipato, et che non | trovavano buono ch’ella esborsasse </w:t>
      </w:r>
      <w:r w:rsidRPr="002A6193">
        <w:rPr>
          <w:rFonts w:eastAsia="NSimSun"/>
          <w:kern w:val="2"/>
          <w:lang w:eastAsia="hi-IN" w:bidi="hi-IN"/>
        </w:rPr>
        <w:lastRenderedPageBreak/>
        <w:t>di là la paga | alli capitani, et marinari, che per la sola metà o doi | terzi a fine di contenerli più in officio, et evitar li | disordini perché mentre hanno denari li viene volontà di | chieder licenza di uscire per andar a disordinare con | pericolo anco che le genti fuggano, che però il tenir | quest’ordine di non darli da mo innanti tutte le paghe | servirà molto bene, ma di mese in mese, o di doi in doi | mesi accusar di qua quello che resterà con una nota |</w:t>
      </w:r>
    </w:p>
    <w:p w14:paraId="00C76CA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214v /</w:t>
      </w:r>
    </w:p>
    <w:p w14:paraId="7D9F6381" w14:textId="10280976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ogni capitano per la propria nave per poter dar il resto a chi | sarà ordinato. Queste, et altre difficoltà mi fecero passar | mercordì come ho detto in Amsterdam con scontento grandissimo | di veder continuar le spese dei viaggi, et non esser terminato | questo negotio, come vorrei, et haverei voluto. Et piaccia | a Dio che anco nei conti non trovi cosa che molesti vostra Serenità. | Io non voglio temere et studierò, et affaticarò perché ella non | ricevi minimo disgusto, che l’eccellentissimo signor Capitan generale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are | non habbi a contender, et io resti un giorno consolato di | haver in questo preparamento speso bene il tempo, et che | 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88"/>
      </w:r>
      <w:r w:rsidRPr="002A6193">
        <w:rPr>
          <w:rFonts w:eastAsia="NSimSun"/>
          <w:kern w:val="2"/>
          <w:lang w:eastAsia="hi-IN" w:bidi="hi-IN"/>
        </w:rPr>
        <w:t xml:space="preserve"> spese fatte assai grandi nell’andar, et mandar su, et | giù hora in uno, hora in un altro luoco, come haverà po-|tuto intender dalle mie lettere, non siano state infruttuose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89"/>
      </w:r>
      <w:r w:rsidRPr="002A6193">
        <w:rPr>
          <w:rFonts w:eastAsia="NSimSun"/>
          <w:kern w:val="2"/>
          <w:lang w:eastAsia="hi-IN" w:bidi="hi-IN"/>
        </w:rPr>
        <w:t xml:space="preserve">. | </w:t>
      </w:r>
    </w:p>
    <w:p w14:paraId="66B9583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Io mando alligato alle presenti il prezzo delle artiglierie prestate | dall’amiralità di Nort Holandia tra quali ve ne sono | otto sopra la nave di Pieter Janson compre del denaro | di vostra Serenità. Roterdam non ne ha dato alcun pezzo. Et | di quelle di Amsterdam non ho che l’aggiunta nota | ma mi par che siano più, et più saranno anco gl’|apprestamenti di diverse sorte, che come potrò haverne | il certo lo manderò col resto delle altre scritture. | </w:t>
      </w:r>
    </w:p>
    <w:p w14:paraId="6F79B08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Mando anco la nota delle armi, che ha havute il Colonello, et il |</w:t>
      </w:r>
    </w:p>
    <w:p w14:paraId="2A75617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215r /</w:t>
      </w:r>
    </w:p>
    <w:p w14:paraId="7428DDF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calcolo del valore di esse, ch’è stato esborsato da me in virtù | delle capitulationi. Et questo a fine che vostra Serenità possi far | dar ordine, che nell’esser ribatute ai soldati non siano | essi aggravati più di quello comporta il dovere. A questo | proposito non lascierò di riverentemente dirle, che havendo inteso | esser il signor di Rocalaura passato all’armata di mare | è necessario, ch’ella provedi non succedi qualche disordine | in materia del soldo per mese al reggimento del colonello | Anstenraedt, mentre egli nelle sue capitulationi ha | cento scudi per ogni cento cinquanta fanti di quello | ha il Rocalaura. L’interesse bene spesso fa scordar | l’obligo; voglio inferire, che ancorché le capitulationi | parlino chiaro: in ogni modo se non direttamente | indirettamente si potrebbono muover humori, et per | consequente pretensioni di non esser trattati a peg-|gior conditione questi da quelli essendo gl’uni, | et gl’altri sortiti da questi paesi. Vostre Eccellenze sono prudentissime | et sapranno trovar regola tale o colla sepratione, o | altrimenti, che tutto passerà, et resterà stabilito senza | loro scontento et disgusto. | </w:t>
      </w:r>
    </w:p>
    <w:p w14:paraId="5ED8D88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Colle lettere dell’Eccellenze vostre de’ 21 del passato portatemi | dall’ultimo ordinario ricevo le seconde di cambio |</w:t>
      </w:r>
    </w:p>
    <w:p w14:paraId="3FF76DB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215v /</w:t>
      </w:r>
    </w:p>
    <w:p w14:paraId="1238C19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8500 ducati; et con queste le invio le replicate de’ | dieci del presente. Gratie etc. | </w:t>
      </w:r>
    </w:p>
    <w:p w14:paraId="2666F1C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65737A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Dall’Haya a’ 19 giungo 1618 | </w:t>
      </w:r>
    </w:p>
    <w:p w14:paraId="6AFF47B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5E6EA12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humilissimo, et devotissimo servitore | </w:t>
      </w:r>
    </w:p>
    <w:p w14:paraId="55292A3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274539AD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5C2767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240r /</w:t>
      </w:r>
    </w:p>
    <w:p w14:paraId="3046A9A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21E7A5B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ECD37D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240v /</w:t>
      </w:r>
    </w:p>
    <w:p w14:paraId="31E4358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 xml:space="preserve">Al serenissimo principe di Venetia | </w:t>
      </w:r>
    </w:p>
    <w:p w14:paraId="1AE76B7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prima | </w:t>
      </w:r>
    </w:p>
    <w:p w14:paraId="3B13919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39 fin 40 |</w:t>
      </w:r>
    </w:p>
    <w:p w14:paraId="78C65A3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C80384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tracce di sigilli</w:t>
      </w:r>
    </w:p>
    <w:p w14:paraId="0DFB506A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7D489F8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661D515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240vC /</w:t>
      </w:r>
    </w:p>
    <w:p w14:paraId="0DC6592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19 giugno 1618 ricevute a’ 5 luglio | </w:t>
      </w:r>
    </w:p>
    <w:p w14:paraId="0D566816" w14:textId="08BD2DDB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Haya.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39 | </w:t>
      </w:r>
    </w:p>
    <w:p w14:paraId="46E3DBB3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E70355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1. Manda in tre fogli descritti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90"/>
      </w:r>
      <w:r w:rsidRPr="002A6193">
        <w:rPr>
          <w:rFonts w:eastAsia="NSimSun"/>
          <w:kern w:val="2"/>
          <w:lang w:eastAsia="hi-IN" w:bidi="hi-IN"/>
        </w:rPr>
        <w:t xml:space="preserve"> gli | aprestamenti consignati alle tre nave di | Roterdam, et altre tre da Encusen | manca per una armata a Hoort, | et cinque di Amsterdam, manda anco | la prima lista, che fu fatta, alla quale è | stata aggionta alcuna cosa; alcune | di esse sono in fiamengo. | </w:t>
      </w:r>
    </w:p>
    <w:p w14:paraId="21BB709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2. Le duole la dilattione, perché vorrebbe | che si vedesse il conto del denaro | tolto a cambio, e rimessole di qua | del quale le restano in mano quaranta | mille fiorini in circa, che saranno | per una mesata, e meza in circa | per il rollo dei vasselli passati li due | mesi, pagati alli parcenevoli. | </w:t>
      </w:r>
    </w:p>
    <w:p w14:paraId="2EDA77B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3. Le Amiralità volevano unir li rolli | et stipendio, ma essendo differenti | hanno rissoluto, che stiano come sono | sotto scritti da ognuno, ma quelli di | Roterdam, li capitani, et logotenenti | devono esser trattati, come quelli di | Amsterdam, quando però si | comportino bene in servitio della Republica | che così le ha il secretario promesso, | ma al resto de’ officiali, et soldati il rollo | e la paga ha da stare, come si truova | senza alteratione. | </w:t>
      </w:r>
    </w:p>
    <w:p w14:paraId="0E2E954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4. Quelli di Roterdam ritengono una | paga di un mese per li marinari oltre | le due, che le hanno datte anticipate, il | che il secretario non voleva, e si oppose volendo | che fossero pagati in armata, perché non | succedesse per mancamento delle paghe | qualche discencio, ma dissero havere così | stabilito al partire delle navi per |</w:t>
      </w:r>
    </w:p>
    <w:p w14:paraId="2C224FD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B5DACA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13B5F37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64AD44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240vD /</w:t>
      </w:r>
    </w:p>
    <w:p w14:paraId="3FBFA2A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lasciar denaro alle mogli e figli, et | volsero promessa che sarebbero stati | pagati dall’Amiralità quando non fossero | pagati dalla Republica, e manda copia | della promessa di quelli di Asterdam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91"/>
      </w:r>
      <w:r w:rsidRPr="002A6193">
        <w:rPr>
          <w:rFonts w:eastAsia="NSimSun"/>
          <w:kern w:val="2"/>
          <w:lang w:eastAsia="hi-IN" w:bidi="hi-IN"/>
        </w:rPr>
        <w:t xml:space="preserve"> | credendo, che anco le altre saranno simili. | </w:t>
      </w:r>
    </w:p>
    <w:p w14:paraId="35CEE2B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5. Che non trovavano buono, che qui | si esborsasse la paga a’ capitani e marinari | che per la sola metà o doi terzi per | tenerli in officio, et evitar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92"/>
      </w:r>
      <w:r w:rsidRPr="002A6193">
        <w:rPr>
          <w:rFonts w:eastAsia="NSimSun"/>
          <w:kern w:val="2"/>
          <w:lang w:eastAsia="hi-IN" w:bidi="hi-IN"/>
        </w:rPr>
        <w:t xml:space="preserve"> disordini | e fuga delle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93"/>
      </w:r>
      <w:r w:rsidRPr="002A6193">
        <w:rPr>
          <w:rFonts w:eastAsia="NSimSun"/>
          <w:kern w:val="2"/>
          <w:lang w:eastAsia="hi-IN" w:bidi="hi-IN"/>
        </w:rPr>
        <w:t xml:space="preserve"> genti, ma sarà bene | di mese in mese o di due in due | accusar di là quello che resterà con | una nota di ogni capitano per la | propria nave per dare il resto | a chi sarà ordinato. | </w:t>
      </w:r>
    </w:p>
    <w:p w14:paraId="5CDC535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6. Per queste difficoltà ha con-|venuto andare a Roterdam | dubita ne’ conti ritrovar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94"/>
      </w:r>
      <w:r w:rsidRPr="002A6193">
        <w:rPr>
          <w:rFonts w:eastAsia="NSimSun"/>
          <w:kern w:val="2"/>
          <w:lang w:eastAsia="hi-IN" w:bidi="hi-IN"/>
        </w:rPr>
        <w:t xml:space="preserve"> | alcuna, cosa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95"/>
      </w:r>
      <w:r w:rsidRPr="002A6193">
        <w:rPr>
          <w:rFonts w:eastAsia="NSimSun"/>
          <w:kern w:val="2"/>
          <w:lang w:eastAsia="hi-IN" w:bidi="hi-IN"/>
        </w:rPr>
        <w:t xml:space="preserve"> molesta ma | studierà, et affaticherà | per divertire. | </w:t>
      </w:r>
    </w:p>
    <w:p w14:paraId="0B76B1D6" w14:textId="11C237D3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7. Manda il prezzo delle | artegliarie prestate | dall’amiralità di Nort | Holand</w:t>
      </w:r>
      <w:r w:rsidR="00AA2C31" w:rsidRPr="002A6193">
        <w:rPr>
          <w:rFonts w:eastAsia="NSimSun"/>
          <w:kern w:val="2"/>
          <w:lang w:eastAsia="hi-IN" w:bidi="hi-IN"/>
        </w:rPr>
        <w:t>i</w:t>
      </w:r>
      <w:r w:rsidRPr="002A6193">
        <w:rPr>
          <w:rFonts w:eastAsia="NSimSun"/>
          <w:kern w:val="2"/>
          <w:lang w:eastAsia="hi-IN" w:bidi="hi-IN"/>
        </w:rPr>
        <w:t>a, tra qual sono | otto pezzi sopra la nave | di Pieser Janson | compre dalla Republica. | Roterdam non ne ha | datte, e di quelle | di Amtsterdam manda | certa nota; parendole | che ne sia di più, | et più saranno anco | gl’aprestamenti. |</w:t>
      </w:r>
    </w:p>
    <w:p w14:paraId="6391282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8. Manda la nota | delle armi, che | ha havuto il | Collonello et il | calcolo del valore | dal secretario </w:t>
      </w:r>
      <w:r w:rsidRPr="002A6193">
        <w:rPr>
          <w:rFonts w:eastAsia="NSimSun"/>
          <w:kern w:val="2"/>
          <w:lang w:eastAsia="hi-IN" w:bidi="hi-IN"/>
        </w:rPr>
        <w:lastRenderedPageBreak/>
        <w:t>esborsato. |</w:t>
      </w:r>
    </w:p>
    <w:p w14:paraId="52BEFA1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240vA /</w:t>
      </w:r>
    </w:p>
    <w:p w14:paraId="038E64D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9. Raccorda, che essendo mandato | in armata il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96"/>
      </w:r>
      <w:r w:rsidRPr="002A6193">
        <w:rPr>
          <w:rFonts w:eastAsia="NSimSun"/>
          <w:kern w:val="2"/>
          <w:lang w:eastAsia="hi-IN" w:bidi="hi-IN"/>
        </w:rPr>
        <w:t xml:space="preserve"> Rochalora si | guardi non nasca disordine con | il collonello Anstenraed per | il soldo per mese, mentre questo | non ha, che cento scudi al mese | per ogni cento cinquanta fanti. | </w:t>
      </w:r>
    </w:p>
    <w:p w14:paraId="08BE221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10. Riceve le seconde di cambio | di otto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97"/>
      </w:r>
      <w:r w:rsidRPr="002A6193">
        <w:rPr>
          <w:rFonts w:eastAsia="NSimSun"/>
          <w:kern w:val="2"/>
          <w:lang w:eastAsia="hi-IN" w:bidi="hi-IN"/>
        </w:rPr>
        <w:t xml:space="preserve"> mille cinquecento | ducati, e manda le replicate. |</w:t>
      </w:r>
    </w:p>
    <w:p w14:paraId="012F3589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i/>
          <w:kern w:val="2"/>
          <w:lang w:eastAsia="hi-IN" w:bidi="hi-IN"/>
        </w:rPr>
      </w:pPr>
    </w:p>
    <w:p w14:paraId="0B258670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39A33CF9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57</w:t>
      </w:r>
    </w:p>
    <w:p w14:paraId="4666E9F8" w14:textId="77777777" w:rsidR="00254E26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 al n. 56 (cc. 216r-v, 239r-v)</w:t>
      </w:r>
    </w:p>
    <w:p w14:paraId="752AB897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02F86F7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216r /</w:t>
      </w:r>
    </w:p>
    <w:p w14:paraId="0FD916C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lettere dell’Haya n° 39 de’ 19 giugno | 1618 |</w:t>
      </w:r>
    </w:p>
    <w:p w14:paraId="164A9A86" w14:textId="77777777" w:rsidR="00F942E6" w:rsidRPr="002A6193" w:rsidRDefault="00F942E6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716B7D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Inventario delle scritture | </w:t>
      </w:r>
    </w:p>
    <w:p w14:paraId="4D974636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F6D6BA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Liste de’ apprestamenti diversi consegnati nelle tre navi | della ripartitione di Roterdam armate per servitio della | serenissima Republica segnate |</w:t>
      </w:r>
    </w:p>
    <w:p w14:paraId="63C8681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tbl>
      <w:tblPr>
        <w:tblStyle w:val="Grigliatabell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6381"/>
        <w:gridCol w:w="1989"/>
      </w:tblGrid>
      <w:tr w:rsidR="006B674B" w:rsidRPr="002A6193" w14:paraId="1759DA13" w14:textId="77777777">
        <w:tc>
          <w:tcPr>
            <w:tcW w:w="1165" w:type="dxa"/>
          </w:tcPr>
          <w:p w14:paraId="1A4E4CEB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it-IT" w:eastAsia="hi-IN" w:bidi="hi-IN"/>
              </w:rPr>
            </w:pPr>
          </w:p>
        </w:tc>
        <w:tc>
          <w:tcPr>
            <w:tcW w:w="6462" w:type="dxa"/>
          </w:tcPr>
          <w:p w14:paraId="48E991F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Joan Janson van Linden </w:t>
            </w:r>
          </w:p>
        </w:tc>
        <w:tc>
          <w:tcPr>
            <w:tcW w:w="2012" w:type="dxa"/>
          </w:tcPr>
          <w:p w14:paraId="4390715D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1 |</w:t>
            </w:r>
          </w:p>
        </w:tc>
      </w:tr>
      <w:tr w:rsidR="006B674B" w:rsidRPr="002A6193" w14:paraId="2AF07A2B" w14:textId="77777777">
        <w:tc>
          <w:tcPr>
            <w:tcW w:w="1165" w:type="dxa"/>
          </w:tcPr>
          <w:p w14:paraId="6D0FC3D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Quella di</w:t>
            </w:r>
          </w:p>
        </w:tc>
        <w:tc>
          <w:tcPr>
            <w:tcW w:w="6462" w:type="dxa"/>
          </w:tcPr>
          <w:p w14:paraId="10D93779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Isaac Janson</w:t>
            </w:r>
          </w:p>
        </w:tc>
        <w:tc>
          <w:tcPr>
            <w:tcW w:w="2012" w:type="dxa"/>
          </w:tcPr>
          <w:p w14:paraId="7831D62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2 |</w:t>
            </w:r>
          </w:p>
        </w:tc>
      </w:tr>
      <w:tr w:rsidR="006B674B" w:rsidRPr="002A6193" w14:paraId="17F1ED10" w14:textId="77777777">
        <w:tc>
          <w:tcPr>
            <w:tcW w:w="1165" w:type="dxa"/>
          </w:tcPr>
          <w:p w14:paraId="668B96DD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462" w:type="dxa"/>
          </w:tcPr>
          <w:p w14:paraId="142794E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Horson</w:t>
            </w:r>
          </w:p>
        </w:tc>
        <w:tc>
          <w:tcPr>
            <w:tcW w:w="2012" w:type="dxa"/>
          </w:tcPr>
          <w:p w14:paraId="4D88E62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3 |</w:t>
            </w:r>
          </w:p>
        </w:tc>
      </w:tr>
      <w:tr w:rsidR="006B674B" w:rsidRPr="002A6193" w14:paraId="26913B2E" w14:textId="77777777">
        <w:tc>
          <w:tcPr>
            <w:tcW w:w="7627" w:type="dxa"/>
            <w:gridSpan w:val="2"/>
          </w:tcPr>
          <w:p w14:paraId="37204D9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Lista delle artiglierie, et munitioni | poste sopra 3 navi di Nort Holandia</w:t>
            </w:r>
          </w:p>
        </w:tc>
        <w:tc>
          <w:tcPr>
            <w:tcW w:w="2012" w:type="dxa"/>
          </w:tcPr>
          <w:p w14:paraId="6D4C637A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4 |</w:t>
            </w:r>
          </w:p>
        </w:tc>
      </w:tr>
      <w:tr w:rsidR="006B674B" w:rsidRPr="002A6193" w14:paraId="541399E5" w14:textId="77777777">
        <w:tc>
          <w:tcPr>
            <w:tcW w:w="7627" w:type="dxa"/>
            <w:gridSpan w:val="2"/>
          </w:tcPr>
          <w:p w14:paraId="2C9810EE" w14:textId="1E73E2B6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Lista delle artiglierie, et munitioni | poste sopra le 5 navi di Amsterdam |</w:t>
            </w:r>
            <w:r w:rsidR="00F34F5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conforme alla prima polizza </w:t>
            </w:r>
          </w:p>
        </w:tc>
        <w:tc>
          <w:tcPr>
            <w:tcW w:w="2012" w:type="dxa"/>
          </w:tcPr>
          <w:p w14:paraId="60CE3D4C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  <w:p w14:paraId="63126759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5 |</w:t>
            </w:r>
          </w:p>
        </w:tc>
      </w:tr>
      <w:tr w:rsidR="006B674B" w:rsidRPr="002A6193" w14:paraId="52966459" w14:textId="77777777">
        <w:tc>
          <w:tcPr>
            <w:tcW w:w="7627" w:type="dxa"/>
            <w:gridSpan w:val="2"/>
          </w:tcPr>
          <w:p w14:paraId="0F03DADC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Obligatione delli signori commessi dell’|</w:t>
            </w:r>
            <w:r w:rsidR="006E5F22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</w:t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miralità di Amsterdam alli | marinari delle cinque navi della | loro ripartitione </w:t>
            </w:r>
          </w:p>
        </w:tc>
        <w:tc>
          <w:tcPr>
            <w:tcW w:w="2012" w:type="dxa"/>
          </w:tcPr>
          <w:p w14:paraId="21EFD648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  <w:p w14:paraId="08FC5004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6 |</w:t>
            </w:r>
          </w:p>
        </w:tc>
      </w:tr>
      <w:tr w:rsidR="006B674B" w:rsidRPr="002A6193" w14:paraId="72640052" w14:textId="77777777">
        <w:tc>
          <w:tcPr>
            <w:tcW w:w="7627" w:type="dxa"/>
            <w:gridSpan w:val="2"/>
          </w:tcPr>
          <w:p w14:paraId="6E947B54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Prezzo delle artiglierie prestate | dall’</w:t>
            </w:r>
            <w:r w:rsidR="006E5F2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miralità di Northolandia</w:t>
            </w:r>
          </w:p>
        </w:tc>
        <w:tc>
          <w:tcPr>
            <w:tcW w:w="2012" w:type="dxa"/>
          </w:tcPr>
          <w:p w14:paraId="514C2CEA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7 |</w:t>
            </w:r>
          </w:p>
        </w:tc>
      </w:tr>
      <w:tr w:rsidR="006B674B" w:rsidRPr="002A6193" w14:paraId="70B58A85" w14:textId="77777777">
        <w:tc>
          <w:tcPr>
            <w:tcW w:w="7627" w:type="dxa"/>
            <w:gridSpan w:val="2"/>
          </w:tcPr>
          <w:p w14:paraId="016D388A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Calcolo delle armi, et del valor di | esse date al colonello Amsterraedt</w:t>
            </w:r>
          </w:p>
        </w:tc>
        <w:tc>
          <w:tcPr>
            <w:tcW w:w="2012" w:type="dxa"/>
          </w:tcPr>
          <w:p w14:paraId="561EA53A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8 |</w:t>
            </w:r>
          </w:p>
        </w:tc>
      </w:tr>
    </w:tbl>
    <w:p w14:paraId="7F8FFD8F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1FF50D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217v /</w:t>
      </w:r>
    </w:p>
    <w:p w14:paraId="4ACDCFC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4A8E68D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EA1803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239r /</w:t>
      </w:r>
    </w:p>
    <w:p w14:paraId="44C0CBB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33552B5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56C70F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239vB /</w:t>
      </w:r>
    </w:p>
    <w:p w14:paraId="0C375F3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Inventario delle scritture | pezzi n° 8 | </w:t>
      </w:r>
    </w:p>
    <w:p w14:paraId="434CC1D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tutte chiamate nelle | prime lettere n° 39 |</w:t>
      </w:r>
    </w:p>
    <w:p w14:paraId="72B5D89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542A6CB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9058B7F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58</w:t>
      </w:r>
    </w:p>
    <w:p w14:paraId="54C54121" w14:textId="77777777" w:rsidR="00254E26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II al n. 56 (cc. 217r-219v, 238</w:t>
      </w:r>
      <w:bookmarkStart w:id="60" w:name="_Hlk26287971"/>
      <w:r w:rsidRPr="002A6193">
        <w:rPr>
          <w:rFonts w:eastAsia="NSimSun"/>
          <w:kern w:val="2"/>
          <w:lang w:eastAsia="hi-IN" w:bidi="hi-IN"/>
        </w:rPr>
        <w:t>r-v)</w:t>
      </w:r>
      <w:bookmarkEnd w:id="60"/>
    </w:p>
    <w:p w14:paraId="2E607F75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470677A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217r /</w:t>
      </w:r>
    </w:p>
    <w:p w14:paraId="5E284A4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lettere dell’Haya n° 39 de’ 19 | giugno 1618 |</w:t>
      </w:r>
    </w:p>
    <w:p w14:paraId="4AB784FA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7D75413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16539F0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108339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217v-219r /</w:t>
      </w:r>
    </w:p>
    <w:p w14:paraId="52B0319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4C6AA8B2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2D69BC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219v /</w:t>
      </w:r>
    </w:p>
    <w:p w14:paraId="6E2285A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3D6DE3CF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BC94029" w14:textId="5F254712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La presente lista o inventario è segnata della marca et mano del | capitano Jan Jansen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>ander Linden, la copia autentica resta in mano | del signor residente Soriano |</w:t>
      </w:r>
    </w:p>
    <w:p w14:paraId="32AF3512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693B4A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238r /</w:t>
      </w:r>
    </w:p>
    <w:p w14:paraId="6B863E9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181BEB1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217A3A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238vB /</w:t>
      </w:r>
    </w:p>
    <w:p w14:paraId="5FEE41F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1 | </w:t>
      </w:r>
    </w:p>
    <w:p w14:paraId="52667E92" w14:textId="7319004F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Apprestamenti diversi consignati | nella nave di Jan Jansen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>ander | Linden capitano delli quali deve | render conto et sono | di ragione della serenissima Republica |</w:t>
      </w:r>
    </w:p>
    <w:p w14:paraId="41129AF4" w14:textId="77777777" w:rsidR="006B674B" w:rsidRPr="002A6193" w:rsidRDefault="006B674B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01CF5C69" w14:textId="77777777" w:rsidR="006B674B" w:rsidRPr="002A6193" w:rsidRDefault="006B674B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0B18CC7D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59</w:t>
      </w:r>
    </w:p>
    <w:p w14:paraId="51698E8F" w14:textId="77777777" w:rsidR="00254E26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III al n. 56 (cc. 220r-222v, 237r-v)</w:t>
      </w:r>
    </w:p>
    <w:p w14:paraId="598EE8CB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5A85910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220r /</w:t>
      </w:r>
    </w:p>
    <w:p w14:paraId="5119BF3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lettere dell’Haya n° 39 de’ 19 giugno 1618 |</w:t>
      </w:r>
    </w:p>
    <w:p w14:paraId="63C97C9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3BE98D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01FAF323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34E369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220v-222r /</w:t>
      </w:r>
    </w:p>
    <w:p w14:paraId="3A90430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4B673E2D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2C922C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222v /</w:t>
      </w:r>
    </w:p>
    <w:p w14:paraId="0947413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0D9DEBE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E6F6EE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presente lista o sia inventario è segnata della mano del | capitan Isaac Janson, della quale l’autentica resta in mano del | signor residente Suriano |</w:t>
      </w:r>
    </w:p>
    <w:p w14:paraId="13FE9566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8B618B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237r /</w:t>
      </w:r>
    </w:p>
    <w:p w14:paraId="6CDFC45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F7CABA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CD2025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237vB /</w:t>
      </w:r>
    </w:p>
    <w:p w14:paraId="2FB12AF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2 | </w:t>
      </w:r>
    </w:p>
    <w:p w14:paraId="3ACADBC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Apprestamenti diversi consignati | nella nave d’Isaach Janson | capitano delli quali deve render | conto et sono di ragione della | serenissima Republica |</w:t>
      </w:r>
    </w:p>
    <w:p w14:paraId="135EB0D9" w14:textId="77777777" w:rsidR="006B674B" w:rsidRPr="002A6193" w:rsidRDefault="006B674B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32B32DDB" w14:textId="77777777" w:rsidR="006B674B" w:rsidRPr="002A6193" w:rsidRDefault="006B674B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1EF2E6CE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60</w:t>
      </w:r>
    </w:p>
    <w:p w14:paraId="678D21CF" w14:textId="77777777" w:rsidR="00254E26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IV al n. 56 (cc. 223r-225v, 236r-v)</w:t>
      </w:r>
    </w:p>
    <w:p w14:paraId="2C56EC26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1DAE418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223r /</w:t>
      </w:r>
    </w:p>
    <w:p w14:paraId="4113A13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lettere dell’Haya n° 39 de’ 19 giugno 1618 |</w:t>
      </w:r>
    </w:p>
    <w:p w14:paraId="291CB36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 xml:space="preserve"> </w:t>
      </w:r>
    </w:p>
    <w:p w14:paraId="4D1AD93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1A0B3326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AB6066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223v-225r /</w:t>
      </w:r>
    </w:p>
    <w:p w14:paraId="74218AB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45D2953F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AB46FE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225v /</w:t>
      </w:r>
    </w:p>
    <w:p w14:paraId="3736890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42329DCA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ADC319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quale lista o sia inventario resta fermata della marca | et mano del capitano Pieter Corsen Hort, la cui autentica resta | in mano del signor secretario Soriano |</w:t>
      </w:r>
    </w:p>
    <w:p w14:paraId="5C673436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E4AEAF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236r /</w:t>
      </w:r>
    </w:p>
    <w:p w14:paraId="1B24B61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6A693D6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26698F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236vB /</w:t>
      </w:r>
    </w:p>
    <w:p w14:paraId="1506830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3 | </w:t>
      </w:r>
    </w:p>
    <w:p w14:paraId="35DCD0A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Apprestamenti diversi consignati | nella nave di Pieter Korsen Hort | capitano de’ quali deve render conto | et sono di ragione della serenissima Republica |</w:t>
      </w:r>
    </w:p>
    <w:p w14:paraId="733E345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46BEAD7" w14:textId="77777777" w:rsidR="006B674B" w:rsidRPr="002A6193" w:rsidRDefault="006B674B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2B1D1B24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n. 61</w:t>
      </w:r>
    </w:p>
    <w:p w14:paraId="16A6F02C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Allegato V al n. 56 (cc. 226r-v, 235r-v)</w:t>
      </w:r>
    </w:p>
    <w:p w14:paraId="1D589563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</w:p>
    <w:p w14:paraId="6A67C2C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/ 226r /</w:t>
      </w:r>
    </w:p>
    <w:p w14:paraId="29A8B8B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lettere dell’Haya n° 39 de’ 19 giugno | 1618 |</w:t>
      </w:r>
    </w:p>
    <w:p w14:paraId="48C23B10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E60A9B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3D5B56E0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420AC3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226v /</w:t>
      </w:r>
    </w:p>
    <w:p w14:paraId="247B6F7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2E708FD6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F4AC98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235r /</w:t>
      </w:r>
    </w:p>
    <w:p w14:paraId="6322102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2CD21596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292F38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235vB /</w:t>
      </w:r>
    </w:p>
    <w:p w14:paraId="2A9592A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4 | </w:t>
      </w:r>
    </w:p>
    <w:p w14:paraId="4728003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Apprestamenti diversi consignati | dall’amiralità di Nort Holandia | sopra 3 delle navi della loro | repartitione |</w:t>
      </w:r>
    </w:p>
    <w:p w14:paraId="649DE96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</w:p>
    <w:p w14:paraId="190F9B3D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</w:p>
    <w:p w14:paraId="06C33AF2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n. 61bis</w:t>
      </w:r>
    </w:p>
    <w:p w14:paraId="0AB909D8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Allegato VI al n. 56 (cc. 227r-v, 234r-v)</w:t>
      </w:r>
    </w:p>
    <w:p w14:paraId="77BB523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</w:p>
    <w:p w14:paraId="684E3BB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/ 227r /</w:t>
      </w:r>
    </w:p>
    <w:p w14:paraId="1C566BD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lettere dell’Haya n° 39 de’ 19 giugno | 1618 |</w:t>
      </w:r>
    </w:p>
    <w:p w14:paraId="3A74216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43311E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0643042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402B38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227v /</w:t>
      </w:r>
    </w:p>
    <w:p w14:paraId="06ADB20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lastRenderedPageBreak/>
        <w:t>Testo in fiammingo</w:t>
      </w:r>
    </w:p>
    <w:p w14:paraId="5092D583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C15D3D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234r /</w:t>
      </w:r>
    </w:p>
    <w:p w14:paraId="5C6BA88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292C43D1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232726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234vB /</w:t>
      </w:r>
    </w:p>
    <w:p w14:paraId="045CC71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7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798"/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764DC099" w14:textId="2CDF154B" w:rsidR="006B674B" w:rsidRPr="002A6193" w:rsidRDefault="00E54E37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Prezzo delle artiglierie prestate | dall’amiralità di Nort Holandia | alla serenissima Republica tra le quali ve ne | sono otto sopra la nave di Piter Janson | compre col denaro della serenissima Republica et | saranno propri</w:t>
      </w:r>
      <w:r w:rsidRPr="002A6193">
        <w:rPr>
          <w:rFonts w:eastAsia="NSimSun"/>
          <w:color w:val="000000"/>
          <w:kern w:val="2"/>
          <w:lang w:eastAsia="hi-IN" w:bidi="hi-IN"/>
        </w:rPr>
        <w:t>e di lei |</w:t>
      </w:r>
    </w:p>
    <w:p w14:paraId="1FE29D3A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</w:p>
    <w:p w14:paraId="53B6866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</w:p>
    <w:p w14:paraId="1C4FBA99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n. 62</w:t>
      </w:r>
    </w:p>
    <w:p w14:paraId="39B63F7F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Allegato VII al n. 56 (cc. 228r-229v)</w:t>
      </w:r>
    </w:p>
    <w:p w14:paraId="1FAEC2A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</w:p>
    <w:p w14:paraId="0E6E608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/ 228r /</w:t>
      </w:r>
    </w:p>
    <w:p w14:paraId="3B78F48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 lettere dell’Haya n° 39 de’ 19 giugno 1618 | </w:t>
      </w:r>
    </w:p>
    <w:p w14:paraId="2A4AAE33" w14:textId="77777777" w:rsidR="00F942E6" w:rsidRPr="002A6193" w:rsidRDefault="00F942E6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E09A05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Repartitione dell’artillarie, balle, polvere et altre | munitioni sopra ognuna delle cinque vasselli della | ripartitione di Amsterdam |</w:t>
      </w:r>
    </w:p>
    <w:p w14:paraId="2259CE5A" w14:textId="77777777" w:rsidR="008C028F" w:rsidRPr="002A6193" w:rsidRDefault="008C028F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A4E1FDF" w14:textId="77777777" w:rsidR="008C028F" w:rsidRPr="002A6193" w:rsidRDefault="008C028F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L’amiraglio nominato | San Marco |</w:t>
      </w:r>
    </w:p>
    <w:p w14:paraId="52298B4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tbl>
      <w:tblPr>
        <w:tblStyle w:val="Grigliatabell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546"/>
        <w:gridCol w:w="4058"/>
        <w:gridCol w:w="1820"/>
        <w:gridCol w:w="2106"/>
      </w:tblGrid>
      <w:tr w:rsidR="006B674B" w:rsidRPr="002A6193" w14:paraId="730BA0CC" w14:textId="77777777">
        <w:tc>
          <w:tcPr>
            <w:tcW w:w="1560" w:type="dxa"/>
          </w:tcPr>
          <w:p w14:paraId="1ED1C1EC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2"/>
          </w:tcPr>
          <w:p w14:paraId="70093001" w14:textId="77777777" w:rsidR="006B674B" w:rsidRPr="00CB1FBA" w:rsidRDefault="007B6F48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atron Pietro de Nicolò ha di portata di 370 lasti | si deve proveder, et armar di 30 pezzi d’artigliarie | </w:t>
            </w:r>
          </w:p>
        </w:tc>
        <w:tc>
          <w:tcPr>
            <w:tcW w:w="2126" w:type="dxa"/>
            <w:vAlign w:val="bottom"/>
          </w:tcPr>
          <w:p w14:paraId="2B839C30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1012F1C0" w14:textId="77777777">
        <w:tc>
          <w:tcPr>
            <w:tcW w:w="1560" w:type="dxa"/>
          </w:tcPr>
          <w:p w14:paraId="20249744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2"/>
          </w:tcPr>
          <w:p w14:paraId="36CBC792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4 pezze di bronzo di 18 lire di balla l’una, avanti la proa | </w:t>
            </w:r>
          </w:p>
        </w:tc>
        <w:tc>
          <w:tcPr>
            <w:tcW w:w="2126" w:type="dxa"/>
            <w:vAlign w:val="bottom"/>
          </w:tcPr>
          <w:p w14:paraId="42B40AE6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65082509" w14:textId="77777777">
        <w:tc>
          <w:tcPr>
            <w:tcW w:w="1560" w:type="dxa"/>
          </w:tcPr>
          <w:p w14:paraId="41D0FE35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2"/>
          </w:tcPr>
          <w:p w14:paraId="09B51E95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4 pezze di ferro de 18 lire di balla a poppa | </w:t>
            </w:r>
          </w:p>
        </w:tc>
        <w:tc>
          <w:tcPr>
            <w:tcW w:w="2126" w:type="dxa"/>
            <w:vAlign w:val="bottom"/>
          </w:tcPr>
          <w:p w14:paraId="0463001E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48744F8B" w14:textId="77777777">
        <w:tc>
          <w:tcPr>
            <w:tcW w:w="1560" w:type="dxa"/>
          </w:tcPr>
          <w:p w14:paraId="0481B592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2"/>
          </w:tcPr>
          <w:p w14:paraId="7F1F59B5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20 pezze di ferro di 12 lire, dieci per banda | </w:t>
            </w:r>
          </w:p>
        </w:tc>
        <w:tc>
          <w:tcPr>
            <w:tcW w:w="2126" w:type="dxa"/>
            <w:vAlign w:val="bottom"/>
          </w:tcPr>
          <w:p w14:paraId="70C17361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2609A9BA" w14:textId="77777777">
        <w:tc>
          <w:tcPr>
            <w:tcW w:w="1560" w:type="dxa"/>
          </w:tcPr>
          <w:p w14:paraId="311C525A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26900BC8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2 pezze di cinque lire al castello di poppa | </w:t>
            </w:r>
          </w:p>
        </w:tc>
        <w:tc>
          <w:tcPr>
            <w:tcW w:w="2126" w:type="dxa"/>
            <w:vAlign w:val="bottom"/>
          </w:tcPr>
          <w:p w14:paraId="7F20BD43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700E9AD6" w14:textId="77777777">
        <w:tc>
          <w:tcPr>
            <w:tcW w:w="1560" w:type="dxa"/>
          </w:tcPr>
          <w:p w14:paraId="5BC11E1C" w14:textId="77777777" w:rsidR="006B674B" w:rsidRPr="002A6193" w:rsidRDefault="00E161C0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anno pezze</w:t>
            </w:r>
          </w:p>
        </w:tc>
        <w:tc>
          <w:tcPr>
            <w:tcW w:w="5953" w:type="dxa"/>
            <w:gridSpan w:val="2"/>
          </w:tcPr>
          <w:p w14:paraId="1AACF456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et per tirare 60 volte per ciaschedun pezzo bisogna |</w:t>
            </w:r>
          </w:p>
        </w:tc>
        <w:tc>
          <w:tcPr>
            <w:tcW w:w="2126" w:type="dxa"/>
            <w:vAlign w:val="bottom"/>
          </w:tcPr>
          <w:p w14:paraId="78264AC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0B4A917" w14:textId="77777777">
        <w:trPr>
          <w:gridAfter w:val="1"/>
          <w:wAfter w:w="2126" w:type="dxa"/>
        </w:trPr>
        <w:tc>
          <w:tcPr>
            <w:tcW w:w="1560" w:type="dxa"/>
          </w:tcPr>
          <w:p w14:paraId="7B5703F1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543F2CA9" w14:textId="77777777" w:rsidR="006B674B" w:rsidRPr="002A6193" w:rsidRDefault="00F6580F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tonde</w:t>
            </w:r>
          </w:p>
        </w:tc>
        <w:tc>
          <w:tcPr>
            <w:tcW w:w="1843" w:type="dxa"/>
            <w:vAlign w:val="bottom"/>
          </w:tcPr>
          <w:p w14:paraId="16A12FD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6B674B" w:rsidRPr="002A6193" w14:paraId="50C63151" w14:textId="77777777">
        <w:trPr>
          <w:gridAfter w:val="1"/>
          <w:wAfter w:w="2126" w:type="dxa"/>
        </w:trPr>
        <w:tc>
          <w:tcPr>
            <w:tcW w:w="1560" w:type="dxa"/>
          </w:tcPr>
          <w:p w14:paraId="6DC79F5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1E397B9E" w14:textId="77777777" w:rsidR="006B674B" w:rsidRPr="002A6193" w:rsidRDefault="00F6580F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alle crosate </w:t>
            </w:r>
          </w:p>
        </w:tc>
        <w:tc>
          <w:tcPr>
            <w:tcW w:w="1843" w:type="dxa"/>
            <w:vAlign w:val="bottom"/>
          </w:tcPr>
          <w:p w14:paraId="1E482528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|</w:t>
            </w:r>
          </w:p>
        </w:tc>
      </w:tr>
      <w:tr w:rsidR="006B674B" w:rsidRPr="002A6193" w14:paraId="4D6D60E2" w14:textId="77777777">
        <w:trPr>
          <w:gridAfter w:val="1"/>
          <w:wAfter w:w="2126" w:type="dxa"/>
        </w:trPr>
        <w:tc>
          <w:tcPr>
            <w:tcW w:w="1560" w:type="dxa"/>
          </w:tcPr>
          <w:p w14:paraId="5E5EDCB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7845848F" w14:textId="77777777" w:rsidR="006B674B" w:rsidRPr="002A6193" w:rsidRDefault="00F6580F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alle di catene </w:t>
            </w:r>
          </w:p>
        </w:tc>
        <w:tc>
          <w:tcPr>
            <w:tcW w:w="1843" w:type="dxa"/>
            <w:vAlign w:val="bottom"/>
          </w:tcPr>
          <w:p w14:paraId="1DFB515F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|</w:t>
            </w:r>
          </w:p>
        </w:tc>
      </w:tr>
      <w:tr w:rsidR="006B674B" w:rsidRPr="002A6193" w14:paraId="05D5A350" w14:textId="77777777">
        <w:trPr>
          <w:gridAfter w:val="1"/>
          <w:wAfter w:w="2126" w:type="dxa"/>
        </w:trPr>
        <w:tc>
          <w:tcPr>
            <w:tcW w:w="1560" w:type="dxa"/>
          </w:tcPr>
          <w:p w14:paraId="782AA0DB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1669DAD6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843" w:type="dxa"/>
            <w:vAlign w:val="bottom"/>
          </w:tcPr>
          <w:p w14:paraId="75FCFF28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6B674B" w:rsidRPr="002A6193" w14:paraId="188767AD" w14:textId="77777777">
        <w:tc>
          <w:tcPr>
            <w:tcW w:w="1560" w:type="dxa"/>
          </w:tcPr>
          <w:p w14:paraId="6FE6D84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06030531" w14:textId="77777777" w:rsidR="006B674B" w:rsidRPr="00CB1FBA" w:rsidRDefault="00F6580F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er 4 pezze di bronzo, et altre 4 di ferro che qui | tirano 18 libre di balla quali per ogni tiro han bisogno | di 8 libre di polvere, che per 60 tiri montano </w:t>
            </w:r>
          </w:p>
        </w:tc>
        <w:tc>
          <w:tcPr>
            <w:tcW w:w="2126" w:type="dxa"/>
            <w:vAlign w:val="bottom"/>
          </w:tcPr>
          <w:p w14:paraId="3CEAD8AE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3840 |</w:t>
            </w:r>
          </w:p>
        </w:tc>
      </w:tr>
      <w:tr w:rsidR="006B674B" w:rsidRPr="002A6193" w14:paraId="68A37B39" w14:textId="77777777">
        <w:tc>
          <w:tcPr>
            <w:tcW w:w="1560" w:type="dxa"/>
          </w:tcPr>
          <w:p w14:paraId="1DA110DF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4710F741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20 pezze di ferro di 12 libre con 4 libre di polvere</w:t>
            </w:r>
          </w:p>
        </w:tc>
        <w:tc>
          <w:tcPr>
            <w:tcW w:w="2126" w:type="dxa"/>
            <w:vAlign w:val="bottom"/>
          </w:tcPr>
          <w:p w14:paraId="70EA53F3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8400 |</w:t>
            </w:r>
          </w:p>
        </w:tc>
      </w:tr>
      <w:tr w:rsidR="006B674B" w:rsidRPr="002A6193" w14:paraId="284554EE" w14:textId="77777777">
        <w:tc>
          <w:tcPr>
            <w:tcW w:w="1560" w:type="dxa"/>
          </w:tcPr>
          <w:p w14:paraId="62BB33EA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42C37BAA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2 pezze di ferro di 5 libre con 5 libre di polvere</w:t>
            </w:r>
          </w:p>
        </w:tc>
        <w:tc>
          <w:tcPr>
            <w:tcW w:w="2126" w:type="dxa"/>
            <w:vAlign w:val="bottom"/>
          </w:tcPr>
          <w:p w14:paraId="606BF28F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600 |</w:t>
            </w:r>
          </w:p>
        </w:tc>
      </w:tr>
      <w:tr w:rsidR="006B674B" w:rsidRPr="002A6193" w14:paraId="0AC4CAAD" w14:textId="77777777">
        <w:tc>
          <w:tcPr>
            <w:tcW w:w="1560" w:type="dxa"/>
          </w:tcPr>
          <w:p w14:paraId="06D8076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28A0C533" w14:textId="77777777" w:rsidR="006B674B" w:rsidRPr="00CB1FBA" w:rsidRDefault="00F6580F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s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ono di polvere in tutto</w:t>
            </w:r>
          </w:p>
        </w:tc>
        <w:tc>
          <w:tcPr>
            <w:tcW w:w="2126" w:type="dxa"/>
            <w:vAlign w:val="bottom"/>
          </w:tcPr>
          <w:p w14:paraId="3AB9F3A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128400 |</w:t>
            </w:r>
          </w:p>
        </w:tc>
      </w:tr>
      <w:tr w:rsidR="006B674B" w:rsidRPr="002A6193" w14:paraId="0AFC83A6" w14:textId="77777777">
        <w:tc>
          <w:tcPr>
            <w:tcW w:w="1560" w:type="dxa"/>
          </w:tcPr>
          <w:p w14:paraId="3A9FF82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25FF0D6A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26" w:type="dxa"/>
            <w:vAlign w:val="bottom"/>
          </w:tcPr>
          <w:p w14:paraId="44B265E9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1DF41DAD" w14:textId="77777777">
        <w:tc>
          <w:tcPr>
            <w:tcW w:w="1560" w:type="dxa"/>
          </w:tcPr>
          <w:p w14:paraId="14532F47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56498491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320 balle tonde |</w:t>
            </w:r>
          </w:p>
        </w:tc>
        <w:tc>
          <w:tcPr>
            <w:tcW w:w="3969" w:type="dxa"/>
            <w:gridSpan w:val="2"/>
            <w:vMerge w:val="restart"/>
            <w:vAlign w:val="bottom"/>
          </w:tcPr>
          <w:p w14:paraId="5D6F9D58" w14:textId="77777777" w:rsidR="006B674B" w:rsidRPr="00CB1FBA" w:rsidRDefault="00F6580F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er le 4 pezze di bronzo | et altre 4 di ferro di 18 | libre di balla |</w:t>
            </w:r>
          </w:p>
        </w:tc>
      </w:tr>
      <w:tr w:rsidR="006B674B" w:rsidRPr="002A6193" w14:paraId="32A2EF33" w14:textId="77777777">
        <w:tc>
          <w:tcPr>
            <w:tcW w:w="1560" w:type="dxa"/>
          </w:tcPr>
          <w:p w14:paraId="39232E1F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110" w:type="dxa"/>
          </w:tcPr>
          <w:p w14:paraId="15AD1E8D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balle di croce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2D79BF0C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1BFE694C" w14:textId="77777777">
        <w:tc>
          <w:tcPr>
            <w:tcW w:w="1560" w:type="dxa"/>
          </w:tcPr>
          <w:p w14:paraId="2FBF4814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583CE4DB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balle di catene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33248B3D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302619A7" w14:textId="77777777">
        <w:tc>
          <w:tcPr>
            <w:tcW w:w="1560" w:type="dxa"/>
          </w:tcPr>
          <w:p w14:paraId="0A1A3CB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2B96E8A2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26" w:type="dxa"/>
            <w:vAlign w:val="bottom"/>
          </w:tcPr>
          <w:p w14:paraId="5767474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301F4C99" w14:textId="77777777">
        <w:tc>
          <w:tcPr>
            <w:tcW w:w="1560" w:type="dxa"/>
          </w:tcPr>
          <w:p w14:paraId="40B2F19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2BEBD4A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800 balle tonde |</w:t>
            </w:r>
          </w:p>
        </w:tc>
        <w:tc>
          <w:tcPr>
            <w:tcW w:w="3969" w:type="dxa"/>
            <w:gridSpan w:val="2"/>
            <w:vMerge w:val="restart"/>
            <w:vAlign w:val="bottom"/>
          </w:tcPr>
          <w:p w14:paraId="1148C7A2" w14:textId="77777777" w:rsidR="006B674B" w:rsidRPr="00CB1FBA" w:rsidRDefault="00F6580F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d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12 libre per le 20 pezze di ferro |</w:t>
            </w:r>
          </w:p>
        </w:tc>
      </w:tr>
      <w:tr w:rsidR="006B674B" w:rsidRPr="002A6193" w14:paraId="36324F12" w14:textId="77777777">
        <w:tc>
          <w:tcPr>
            <w:tcW w:w="1560" w:type="dxa"/>
          </w:tcPr>
          <w:p w14:paraId="3BCA4CA5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110" w:type="dxa"/>
          </w:tcPr>
          <w:p w14:paraId="5AEB1F3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crociate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091999EA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159B50A5" w14:textId="77777777">
        <w:tc>
          <w:tcPr>
            <w:tcW w:w="1560" w:type="dxa"/>
          </w:tcPr>
          <w:p w14:paraId="43102DB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5EB5DC6E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di catene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01D64ED7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2351F8F3" w14:textId="77777777">
        <w:tc>
          <w:tcPr>
            <w:tcW w:w="1560" w:type="dxa"/>
          </w:tcPr>
          <w:p w14:paraId="027188D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589A46E3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26" w:type="dxa"/>
            <w:vAlign w:val="bottom"/>
          </w:tcPr>
          <w:p w14:paraId="319E5C91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0986DE33" w14:textId="77777777">
        <w:tc>
          <w:tcPr>
            <w:tcW w:w="1560" w:type="dxa"/>
          </w:tcPr>
          <w:p w14:paraId="1AC846B1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104CA19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balle tonde |</w:t>
            </w:r>
          </w:p>
        </w:tc>
        <w:tc>
          <w:tcPr>
            <w:tcW w:w="3969" w:type="dxa"/>
            <w:gridSpan w:val="2"/>
            <w:vMerge w:val="restart"/>
            <w:vAlign w:val="bottom"/>
          </w:tcPr>
          <w:p w14:paraId="66DEB9B2" w14:textId="77777777" w:rsidR="006B674B" w:rsidRPr="00CB1FBA" w:rsidRDefault="00F6580F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d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 5 libre per le 2 pezze di ferro |</w:t>
            </w:r>
          </w:p>
        </w:tc>
      </w:tr>
      <w:tr w:rsidR="006B674B" w:rsidRPr="002A6193" w14:paraId="6249CDDC" w14:textId="77777777">
        <w:tc>
          <w:tcPr>
            <w:tcW w:w="1560" w:type="dxa"/>
          </w:tcPr>
          <w:p w14:paraId="1606F9A9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110" w:type="dxa"/>
          </w:tcPr>
          <w:p w14:paraId="24A4858A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crociate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56A3BB0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78D824F2" w14:textId="77777777">
        <w:tc>
          <w:tcPr>
            <w:tcW w:w="1560" w:type="dxa"/>
          </w:tcPr>
          <w:p w14:paraId="446B491D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62E0AF5B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di catene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60B41D62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2A3D09FC" w14:textId="77777777">
        <w:tc>
          <w:tcPr>
            <w:tcW w:w="1560" w:type="dxa"/>
          </w:tcPr>
          <w:p w14:paraId="170E4AC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1A579FAB" w14:textId="77777777" w:rsidR="006B674B" w:rsidRPr="00CB1FBA" w:rsidRDefault="00F6580F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c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atene per afferrare le croce o antenne in tempo | di combattere acciò non siano tagliate et cascino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799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in basso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00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, una vela, due anchore a 4 denti | col bouprese per attaccar le nave perché non fugino |</w:t>
            </w:r>
          </w:p>
        </w:tc>
        <w:tc>
          <w:tcPr>
            <w:tcW w:w="2126" w:type="dxa"/>
            <w:vAlign w:val="bottom"/>
          </w:tcPr>
          <w:p w14:paraId="2E9521C3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527D44C9" w14:textId="77777777">
        <w:tc>
          <w:tcPr>
            <w:tcW w:w="1560" w:type="dxa"/>
          </w:tcPr>
          <w:p w14:paraId="02B4E1B7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2"/>
          </w:tcPr>
          <w:p w14:paraId="7043E2CC" w14:textId="77777777" w:rsidR="006B674B" w:rsidRPr="002A6193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55 piche longhe | </w:t>
            </w:r>
          </w:p>
        </w:tc>
        <w:tc>
          <w:tcPr>
            <w:tcW w:w="2126" w:type="dxa"/>
            <w:vMerge w:val="restart"/>
            <w:vAlign w:val="bottom"/>
          </w:tcPr>
          <w:p w14:paraId="7760AA96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A65A612" w14:textId="77777777">
        <w:tc>
          <w:tcPr>
            <w:tcW w:w="1560" w:type="dxa"/>
          </w:tcPr>
          <w:p w14:paraId="2AC4BC7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587E2AB1" w14:textId="77777777" w:rsidR="006B674B" w:rsidRPr="002A6193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55 picciole | </w:t>
            </w:r>
          </w:p>
        </w:tc>
        <w:tc>
          <w:tcPr>
            <w:tcW w:w="2126" w:type="dxa"/>
            <w:vMerge/>
            <w:vAlign w:val="bottom"/>
          </w:tcPr>
          <w:p w14:paraId="7B38BADD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3426BF76" w14:textId="77777777">
        <w:tc>
          <w:tcPr>
            <w:tcW w:w="1560" w:type="dxa"/>
          </w:tcPr>
          <w:p w14:paraId="38A0EF0F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10FFE938" w14:textId="77777777" w:rsidR="006B674B" w:rsidRPr="002A6193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80 moschetti, polvere libre 300 balle, et meccie libre 1000 | </w:t>
            </w:r>
          </w:p>
        </w:tc>
        <w:tc>
          <w:tcPr>
            <w:tcW w:w="2126" w:type="dxa"/>
            <w:vMerge/>
            <w:vAlign w:val="bottom"/>
          </w:tcPr>
          <w:p w14:paraId="44A2C9DB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8EC7524" w14:textId="77777777">
        <w:tc>
          <w:tcPr>
            <w:tcW w:w="1560" w:type="dxa"/>
          </w:tcPr>
          <w:p w14:paraId="4D8BD0BB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07D37EFD" w14:textId="77777777" w:rsidR="006B674B" w:rsidRPr="002A6193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70 spade larghe | </w:t>
            </w:r>
          </w:p>
        </w:tc>
        <w:tc>
          <w:tcPr>
            <w:tcW w:w="2126" w:type="dxa"/>
            <w:vAlign w:val="bottom"/>
          </w:tcPr>
          <w:p w14:paraId="57BB5659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2D9C31F0" w14:textId="77777777">
        <w:tc>
          <w:tcPr>
            <w:tcW w:w="1560" w:type="dxa"/>
          </w:tcPr>
          <w:p w14:paraId="3256B3A1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43360141" w14:textId="77777777" w:rsidR="006B674B" w:rsidRPr="002A6193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 pedrieri con lor balle, et monitioni | </w:t>
            </w:r>
          </w:p>
        </w:tc>
        <w:tc>
          <w:tcPr>
            <w:tcW w:w="2126" w:type="dxa"/>
            <w:vMerge w:val="restart"/>
            <w:vAlign w:val="bottom"/>
          </w:tcPr>
          <w:p w14:paraId="09DAE552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2BCA94B" w14:textId="77777777">
        <w:tc>
          <w:tcPr>
            <w:tcW w:w="1560" w:type="dxa"/>
          </w:tcPr>
          <w:p w14:paraId="5C349209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2"/>
          </w:tcPr>
          <w:p w14:paraId="67D358E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300 granate |</w:t>
            </w:r>
          </w:p>
        </w:tc>
        <w:tc>
          <w:tcPr>
            <w:tcW w:w="2126" w:type="dxa"/>
            <w:vMerge/>
            <w:vAlign w:val="bottom"/>
          </w:tcPr>
          <w:p w14:paraId="32069CDD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</w:tbl>
    <w:p w14:paraId="5AB7885F" w14:textId="77777777" w:rsidR="00D72A45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 / 228v /</w:t>
      </w:r>
    </w:p>
    <w:p w14:paraId="4DF79474" w14:textId="77777777" w:rsidR="00D72A45" w:rsidRPr="002A6193" w:rsidRDefault="00D72A45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Capitano Paulus Quahaes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01"/>
      </w:r>
      <w:r w:rsidRPr="002A6193">
        <w:rPr>
          <w:rFonts w:eastAsia="NSimSun"/>
          <w:kern w:val="2"/>
          <w:lang w:eastAsia="hi-IN" w:bidi="hi-IN"/>
        </w:rPr>
        <w:t xml:space="preserve"> | sopra la nave | Ministerkerch |</w:t>
      </w:r>
    </w:p>
    <w:p w14:paraId="2E070E3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tbl>
      <w:tblPr>
        <w:tblStyle w:val="Grigliatabell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547"/>
        <w:gridCol w:w="4058"/>
        <w:gridCol w:w="839"/>
        <w:gridCol w:w="984"/>
        <w:gridCol w:w="558"/>
        <w:gridCol w:w="1544"/>
      </w:tblGrid>
      <w:tr w:rsidR="006B674B" w:rsidRPr="002A6193" w14:paraId="1152EC9A" w14:textId="77777777">
        <w:tc>
          <w:tcPr>
            <w:tcW w:w="1563" w:type="dxa"/>
          </w:tcPr>
          <w:p w14:paraId="5FB93948" w14:textId="77777777" w:rsidR="006B674B" w:rsidRPr="00CB1FBA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5FD76F2C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La nave de capitano Pietro Claesen Menisterkerck | grande di 600 salme incirca sermontata con | la sottoscritta artigliaria di ferro |</w:t>
            </w:r>
          </w:p>
          <w:p w14:paraId="66D0DA07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2123" w:type="dxa"/>
            <w:gridSpan w:val="2"/>
            <w:vAlign w:val="bottom"/>
          </w:tcPr>
          <w:p w14:paraId="75491FB9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4BB11C90" w14:textId="77777777">
        <w:tc>
          <w:tcPr>
            <w:tcW w:w="1563" w:type="dxa"/>
          </w:tcPr>
          <w:p w14:paraId="354B951B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2FA3F963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4 pezze di libre 18 di ferro | </w:t>
            </w:r>
          </w:p>
        </w:tc>
        <w:tc>
          <w:tcPr>
            <w:tcW w:w="2123" w:type="dxa"/>
            <w:gridSpan w:val="2"/>
            <w:vAlign w:val="bottom"/>
          </w:tcPr>
          <w:p w14:paraId="40A316DE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3B23B31E" w14:textId="77777777">
        <w:tc>
          <w:tcPr>
            <w:tcW w:w="1563" w:type="dxa"/>
          </w:tcPr>
          <w:p w14:paraId="64A198F3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26759DE9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8 pezze di libre 12 di ferro | </w:t>
            </w:r>
          </w:p>
        </w:tc>
        <w:tc>
          <w:tcPr>
            <w:tcW w:w="2123" w:type="dxa"/>
            <w:gridSpan w:val="2"/>
            <w:vAlign w:val="bottom"/>
          </w:tcPr>
          <w:p w14:paraId="0937C23F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1B490CD7" w14:textId="77777777">
        <w:tc>
          <w:tcPr>
            <w:tcW w:w="1563" w:type="dxa"/>
          </w:tcPr>
          <w:p w14:paraId="639B63A2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5B4A209B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14 pezze di lire 5 di ferro | </w:t>
            </w:r>
          </w:p>
        </w:tc>
        <w:tc>
          <w:tcPr>
            <w:tcW w:w="2123" w:type="dxa"/>
            <w:gridSpan w:val="2"/>
            <w:vAlign w:val="bottom"/>
          </w:tcPr>
          <w:p w14:paraId="45D1C395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5AE97AFC" w14:textId="77777777">
        <w:tc>
          <w:tcPr>
            <w:tcW w:w="1563" w:type="dxa"/>
          </w:tcPr>
          <w:p w14:paraId="5C7E422F" w14:textId="77777777" w:rsidR="006B674B" w:rsidRPr="002A6193" w:rsidRDefault="00D72A4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anno pezze</w:t>
            </w:r>
          </w:p>
        </w:tc>
        <w:tc>
          <w:tcPr>
            <w:tcW w:w="5953" w:type="dxa"/>
            <w:gridSpan w:val="3"/>
          </w:tcPr>
          <w:p w14:paraId="72BDFA1C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26 et per tirar 60 tiri per cisachedun pezzo | </w:t>
            </w:r>
          </w:p>
        </w:tc>
        <w:tc>
          <w:tcPr>
            <w:tcW w:w="2123" w:type="dxa"/>
            <w:gridSpan w:val="2"/>
            <w:vAlign w:val="bottom"/>
          </w:tcPr>
          <w:p w14:paraId="7D30F9BB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7D678CBC" w14:textId="77777777">
        <w:trPr>
          <w:gridAfter w:val="2"/>
          <w:wAfter w:w="2123" w:type="dxa"/>
        </w:trPr>
        <w:tc>
          <w:tcPr>
            <w:tcW w:w="1563" w:type="dxa"/>
          </w:tcPr>
          <w:p w14:paraId="4A1FFFB8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110" w:type="dxa"/>
          </w:tcPr>
          <w:p w14:paraId="48A21E72" w14:textId="77777777" w:rsidR="006B674B" w:rsidRPr="002A6193" w:rsidRDefault="00D72A4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tonde</w:t>
            </w:r>
          </w:p>
        </w:tc>
        <w:tc>
          <w:tcPr>
            <w:tcW w:w="1843" w:type="dxa"/>
            <w:gridSpan w:val="2"/>
            <w:vAlign w:val="bottom"/>
          </w:tcPr>
          <w:p w14:paraId="0E76C4C6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30 |</w:t>
            </w:r>
          </w:p>
        </w:tc>
      </w:tr>
      <w:tr w:rsidR="006B674B" w:rsidRPr="002A6193" w14:paraId="2F8E08A8" w14:textId="77777777">
        <w:trPr>
          <w:gridAfter w:val="2"/>
          <w:wAfter w:w="2123" w:type="dxa"/>
        </w:trPr>
        <w:tc>
          <w:tcPr>
            <w:tcW w:w="1563" w:type="dxa"/>
          </w:tcPr>
          <w:p w14:paraId="088EF9F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70184155" w14:textId="77777777" w:rsidR="006B674B" w:rsidRPr="002A6193" w:rsidRDefault="00D72A4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crosate</w:t>
            </w:r>
          </w:p>
        </w:tc>
        <w:tc>
          <w:tcPr>
            <w:tcW w:w="1843" w:type="dxa"/>
            <w:gridSpan w:val="2"/>
            <w:vAlign w:val="bottom"/>
          </w:tcPr>
          <w:p w14:paraId="6D8F5A74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15 |</w:t>
            </w:r>
          </w:p>
        </w:tc>
      </w:tr>
      <w:tr w:rsidR="006B674B" w:rsidRPr="002A6193" w14:paraId="0DD124ED" w14:textId="77777777">
        <w:trPr>
          <w:gridAfter w:val="2"/>
          <w:wAfter w:w="2123" w:type="dxa"/>
        </w:trPr>
        <w:tc>
          <w:tcPr>
            <w:tcW w:w="1563" w:type="dxa"/>
          </w:tcPr>
          <w:p w14:paraId="76EED9E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4429D6E5" w14:textId="77777777" w:rsidR="006B674B" w:rsidRPr="002A6193" w:rsidRDefault="00D72A4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di catena</w:t>
            </w:r>
          </w:p>
        </w:tc>
        <w:tc>
          <w:tcPr>
            <w:tcW w:w="1843" w:type="dxa"/>
            <w:gridSpan w:val="2"/>
            <w:vAlign w:val="bottom"/>
          </w:tcPr>
          <w:p w14:paraId="1425EBBB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15 |</w:t>
            </w:r>
          </w:p>
        </w:tc>
      </w:tr>
      <w:tr w:rsidR="006B674B" w:rsidRPr="002A6193" w14:paraId="7567FA0A" w14:textId="77777777">
        <w:trPr>
          <w:gridAfter w:val="2"/>
          <w:wAfter w:w="2123" w:type="dxa"/>
        </w:trPr>
        <w:tc>
          <w:tcPr>
            <w:tcW w:w="1563" w:type="dxa"/>
          </w:tcPr>
          <w:p w14:paraId="2B82503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414C500E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843" w:type="dxa"/>
            <w:gridSpan w:val="2"/>
            <w:vAlign w:val="bottom"/>
          </w:tcPr>
          <w:p w14:paraId="27A80F84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6B674B" w:rsidRPr="002A6193" w14:paraId="37A74B9E" w14:textId="77777777">
        <w:tc>
          <w:tcPr>
            <w:tcW w:w="1563" w:type="dxa"/>
          </w:tcPr>
          <w:p w14:paraId="30F04F97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961" w:type="dxa"/>
            <w:gridSpan w:val="2"/>
          </w:tcPr>
          <w:p w14:paraId="0E2A145F" w14:textId="77777777" w:rsidR="006B674B" w:rsidRPr="00CB1FBA" w:rsidRDefault="00D72A4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4 pezzi per 60 tiri a libre 8 per tiro vogliono</w:t>
            </w:r>
          </w:p>
        </w:tc>
        <w:tc>
          <w:tcPr>
            <w:tcW w:w="1559" w:type="dxa"/>
            <w:gridSpan w:val="2"/>
            <w:vAlign w:val="bottom"/>
          </w:tcPr>
          <w:p w14:paraId="7F5C430B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1920 |</w:t>
            </w:r>
          </w:p>
        </w:tc>
        <w:tc>
          <w:tcPr>
            <w:tcW w:w="1556" w:type="dxa"/>
            <w:vMerge w:val="restart"/>
            <w:vAlign w:val="center"/>
          </w:tcPr>
          <w:p w14:paraId="11850897" w14:textId="77777777" w:rsidR="006B674B" w:rsidRPr="002A6193" w:rsidRDefault="00D72A45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olvere |</w:t>
            </w:r>
          </w:p>
        </w:tc>
      </w:tr>
      <w:tr w:rsidR="006B674B" w:rsidRPr="002A6193" w14:paraId="7BC08C9B" w14:textId="77777777">
        <w:tc>
          <w:tcPr>
            <w:tcW w:w="1563" w:type="dxa"/>
          </w:tcPr>
          <w:p w14:paraId="280CC02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961" w:type="dxa"/>
            <w:gridSpan w:val="2"/>
          </w:tcPr>
          <w:p w14:paraId="0C350E50" w14:textId="77777777" w:rsidR="006B674B" w:rsidRPr="00CB1FBA" w:rsidRDefault="00D72A4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8 pezzi per 60 tiri, a libre 7 per tiro vogliono</w:t>
            </w:r>
          </w:p>
        </w:tc>
        <w:tc>
          <w:tcPr>
            <w:tcW w:w="1559" w:type="dxa"/>
            <w:gridSpan w:val="2"/>
            <w:vAlign w:val="bottom"/>
          </w:tcPr>
          <w:p w14:paraId="6A72BA9F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3360 |</w:t>
            </w:r>
          </w:p>
        </w:tc>
        <w:tc>
          <w:tcPr>
            <w:tcW w:w="1556" w:type="dxa"/>
            <w:vMerge/>
            <w:vAlign w:val="bottom"/>
          </w:tcPr>
          <w:p w14:paraId="4E6E625E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42EF628" w14:textId="77777777">
        <w:tc>
          <w:tcPr>
            <w:tcW w:w="1563" w:type="dxa"/>
          </w:tcPr>
          <w:p w14:paraId="24DF1C0F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961" w:type="dxa"/>
            <w:gridSpan w:val="2"/>
          </w:tcPr>
          <w:p w14:paraId="1E4427C5" w14:textId="77777777" w:rsidR="006B674B" w:rsidRPr="00CB1FBA" w:rsidRDefault="00D72A4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14 pezzi per 60 tiri a lirbe 5 per tiro vogliono</w:t>
            </w:r>
          </w:p>
        </w:tc>
        <w:tc>
          <w:tcPr>
            <w:tcW w:w="1559" w:type="dxa"/>
            <w:gridSpan w:val="2"/>
            <w:vAlign w:val="bottom"/>
          </w:tcPr>
          <w:p w14:paraId="37B66C83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4200 |</w:t>
            </w:r>
          </w:p>
        </w:tc>
        <w:tc>
          <w:tcPr>
            <w:tcW w:w="1556" w:type="dxa"/>
            <w:vMerge/>
            <w:vAlign w:val="bottom"/>
          </w:tcPr>
          <w:p w14:paraId="6C6D9D0D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2C75AA4E" w14:textId="77777777">
        <w:tc>
          <w:tcPr>
            <w:tcW w:w="1563" w:type="dxa"/>
          </w:tcPr>
          <w:p w14:paraId="58A62EE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961" w:type="dxa"/>
            <w:gridSpan w:val="2"/>
          </w:tcPr>
          <w:p w14:paraId="7A61391D" w14:textId="77777777" w:rsidR="006B674B" w:rsidRPr="00CB1FBA" w:rsidRDefault="00D72A45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s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ono di polvere in tutto</w:t>
            </w:r>
          </w:p>
        </w:tc>
        <w:tc>
          <w:tcPr>
            <w:tcW w:w="1559" w:type="dxa"/>
            <w:gridSpan w:val="2"/>
            <w:vAlign w:val="bottom"/>
          </w:tcPr>
          <w:p w14:paraId="7ED9036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9480 |</w:t>
            </w:r>
          </w:p>
        </w:tc>
        <w:tc>
          <w:tcPr>
            <w:tcW w:w="1556" w:type="dxa"/>
            <w:vAlign w:val="bottom"/>
          </w:tcPr>
          <w:p w14:paraId="66642F4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1F3774AA" w14:textId="77777777">
        <w:tc>
          <w:tcPr>
            <w:tcW w:w="1563" w:type="dxa"/>
          </w:tcPr>
          <w:p w14:paraId="3913361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310E322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23" w:type="dxa"/>
            <w:gridSpan w:val="2"/>
            <w:vAlign w:val="bottom"/>
          </w:tcPr>
          <w:p w14:paraId="08A78F77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9770BC8" w14:textId="77777777">
        <w:tc>
          <w:tcPr>
            <w:tcW w:w="1563" w:type="dxa"/>
          </w:tcPr>
          <w:p w14:paraId="2D836C95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25E96D44" w14:textId="77777777" w:rsidR="006B674B" w:rsidRPr="002A6193" w:rsidRDefault="00550D52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120 di libre 18 |</w:t>
            </w:r>
          </w:p>
        </w:tc>
        <w:tc>
          <w:tcPr>
            <w:tcW w:w="3966" w:type="dxa"/>
            <w:gridSpan w:val="4"/>
            <w:vMerge w:val="restart"/>
            <w:vAlign w:val="center"/>
          </w:tcPr>
          <w:p w14:paraId="07119B14" w14:textId="77777777" w:rsidR="006B674B" w:rsidRPr="002A6193" w:rsidRDefault="00550D52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er le 4 pezze, che tirano | libre 18 di balla |</w:t>
            </w:r>
          </w:p>
        </w:tc>
      </w:tr>
      <w:tr w:rsidR="006B674B" w:rsidRPr="002A6193" w14:paraId="5B23C821" w14:textId="77777777">
        <w:tc>
          <w:tcPr>
            <w:tcW w:w="1563" w:type="dxa"/>
          </w:tcPr>
          <w:p w14:paraId="770BD65D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1C2B9E68" w14:textId="77777777" w:rsidR="006B674B" w:rsidRPr="002A6193" w:rsidRDefault="00550D52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60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02"/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crosate di libre 18 |</w:t>
            </w:r>
          </w:p>
        </w:tc>
        <w:tc>
          <w:tcPr>
            <w:tcW w:w="3966" w:type="dxa"/>
            <w:gridSpan w:val="4"/>
            <w:vMerge/>
            <w:vAlign w:val="bottom"/>
          </w:tcPr>
          <w:p w14:paraId="5068AF8E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316FB8BC" w14:textId="77777777">
        <w:tc>
          <w:tcPr>
            <w:tcW w:w="1563" w:type="dxa"/>
          </w:tcPr>
          <w:p w14:paraId="06C1894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49BB78B3" w14:textId="77777777" w:rsidR="006B674B" w:rsidRPr="002A6193" w:rsidRDefault="00550D52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60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03"/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catene di libre 18 |</w:t>
            </w:r>
          </w:p>
        </w:tc>
        <w:tc>
          <w:tcPr>
            <w:tcW w:w="3966" w:type="dxa"/>
            <w:gridSpan w:val="4"/>
            <w:vMerge/>
            <w:vAlign w:val="bottom"/>
          </w:tcPr>
          <w:p w14:paraId="38124F0F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541049CE" w14:textId="77777777">
        <w:tc>
          <w:tcPr>
            <w:tcW w:w="1563" w:type="dxa"/>
          </w:tcPr>
          <w:p w14:paraId="260EC65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1FDA9F84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23" w:type="dxa"/>
            <w:gridSpan w:val="2"/>
            <w:vAlign w:val="bottom"/>
          </w:tcPr>
          <w:p w14:paraId="2126442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7EBC65CD" w14:textId="77777777">
        <w:tc>
          <w:tcPr>
            <w:tcW w:w="1563" w:type="dxa"/>
          </w:tcPr>
          <w:p w14:paraId="0FEC36EF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74043328" w14:textId="77777777" w:rsidR="006B674B" w:rsidRPr="002A6193" w:rsidRDefault="00550D52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240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04"/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di 12 libre |</w:t>
            </w:r>
          </w:p>
        </w:tc>
        <w:tc>
          <w:tcPr>
            <w:tcW w:w="3966" w:type="dxa"/>
            <w:gridSpan w:val="4"/>
            <w:vMerge w:val="restart"/>
            <w:vAlign w:val="center"/>
          </w:tcPr>
          <w:p w14:paraId="602B788B" w14:textId="77777777" w:rsidR="006B674B" w:rsidRPr="00CB1FBA" w:rsidRDefault="00550D52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er li pezzi otto, che tirano | libre 12 di balla |</w:t>
            </w:r>
          </w:p>
        </w:tc>
      </w:tr>
      <w:tr w:rsidR="006B674B" w:rsidRPr="002A6193" w14:paraId="1A847FD2" w14:textId="77777777">
        <w:tc>
          <w:tcPr>
            <w:tcW w:w="1563" w:type="dxa"/>
          </w:tcPr>
          <w:p w14:paraId="1C9A6C9A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110" w:type="dxa"/>
          </w:tcPr>
          <w:p w14:paraId="6B44FEA0" w14:textId="77777777" w:rsidR="006B674B" w:rsidRPr="002A6193" w:rsidRDefault="00550D52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120 crosate di libre 18 |</w:t>
            </w:r>
          </w:p>
        </w:tc>
        <w:tc>
          <w:tcPr>
            <w:tcW w:w="3966" w:type="dxa"/>
            <w:gridSpan w:val="4"/>
            <w:vMerge/>
            <w:vAlign w:val="bottom"/>
          </w:tcPr>
          <w:p w14:paraId="50E9202F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5785C2A5" w14:textId="77777777">
        <w:tc>
          <w:tcPr>
            <w:tcW w:w="1563" w:type="dxa"/>
          </w:tcPr>
          <w:p w14:paraId="68285F79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6FE38A08" w14:textId="77777777" w:rsidR="006B674B" w:rsidRPr="00CB1FBA" w:rsidRDefault="00550D52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b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alle 120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05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di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06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catene di libre 12 |</w:t>
            </w:r>
          </w:p>
        </w:tc>
        <w:tc>
          <w:tcPr>
            <w:tcW w:w="3966" w:type="dxa"/>
            <w:gridSpan w:val="4"/>
            <w:vMerge/>
            <w:vAlign w:val="bottom"/>
          </w:tcPr>
          <w:p w14:paraId="07335663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7E34C155" w14:textId="77777777">
        <w:tc>
          <w:tcPr>
            <w:tcW w:w="1563" w:type="dxa"/>
          </w:tcPr>
          <w:p w14:paraId="41891400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42D11898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2123" w:type="dxa"/>
            <w:gridSpan w:val="2"/>
            <w:vAlign w:val="bottom"/>
          </w:tcPr>
          <w:p w14:paraId="6AA95BD4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2410EB37" w14:textId="77777777">
        <w:tc>
          <w:tcPr>
            <w:tcW w:w="1563" w:type="dxa"/>
          </w:tcPr>
          <w:p w14:paraId="48E9DA9B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110" w:type="dxa"/>
          </w:tcPr>
          <w:p w14:paraId="4E74488B" w14:textId="77777777" w:rsidR="006B674B" w:rsidRPr="002A6193" w:rsidRDefault="00550D52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420 di libre 5 |</w:t>
            </w:r>
          </w:p>
        </w:tc>
        <w:tc>
          <w:tcPr>
            <w:tcW w:w="3966" w:type="dxa"/>
            <w:gridSpan w:val="4"/>
            <w:vMerge w:val="restart"/>
            <w:vAlign w:val="center"/>
          </w:tcPr>
          <w:p w14:paraId="5E0FED56" w14:textId="77777777" w:rsidR="006B674B" w:rsidRPr="00CB1FBA" w:rsidRDefault="00550D52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er li 14 pezzi che tirano | libre 5 di balla |</w:t>
            </w:r>
          </w:p>
        </w:tc>
      </w:tr>
      <w:tr w:rsidR="006B674B" w:rsidRPr="002A6193" w14:paraId="6A82C6E6" w14:textId="77777777">
        <w:tc>
          <w:tcPr>
            <w:tcW w:w="1563" w:type="dxa"/>
          </w:tcPr>
          <w:p w14:paraId="381C50D5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110" w:type="dxa"/>
          </w:tcPr>
          <w:p w14:paraId="3155C988" w14:textId="77777777" w:rsidR="006B674B" w:rsidRPr="002A6193" w:rsidRDefault="00550D52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crosate 210 di libre 5</w:t>
            </w:r>
            <w:r w:rsidR="0030416D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3966" w:type="dxa"/>
            <w:gridSpan w:val="4"/>
            <w:vMerge/>
            <w:vAlign w:val="bottom"/>
          </w:tcPr>
          <w:p w14:paraId="43212B31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1FE5429F" w14:textId="77777777">
        <w:tc>
          <w:tcPr>
            <w:tcW w:w="1563" w:type="dxa"/>
          </w:tcPr>
          <w:p w14:paraId="3615461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692DABDA" w14:textId="77777777" w:rsidR="006B674B" w:rsidRPr="00CB1FBA" w:rsidRDefault="0030416D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b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alle di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07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catene 210 di libre 5 |</w:t>
            </w:r>
          </w:p>
        </w:tc>
        <w:tc>
          <w:tcPr>
            <w:tcW w:w="3966" w:type="dxa"/>
            <w:gridSpan w:val="4"/>
            <w:vMerge/>
            <w:vAlign w:val="bottom"/>
          </w:tcPr>
          <w:p w14:paraId="1826B472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5031A9FF" w14:textId="77777777">
        <w:tc>
          <w:tcPr>
            <w:tcW w:w="1563" w:type="dxa"/>
          </w:tcPr>
          <w:p w14:paraId="393992FF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70C9142E" w14:textId="77777777" w:rsidR="006B674B" w:rsidRPr="00CB1FBA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2123" w:type="dxa"/>
            <w:gridSpan w:val="2"/>
            <w:vAlign w:val="bottom"/>
          </w:tcPr>
          <w:p w14:paraId="6D1816DA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3C1AB020" w14:textId="77777777">
        <w:tc>
          <w:tcPr>
            <w:tcW w:w="1563" w:type="dxa"/>
          </w:tcPr>
          <w:p w14:paraId="1C537EC5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4A330AF5" w14:textId="77777777" w:rsidR="006B674B" w:rsidRPr="00CB1FBA" w:rsidRDefault="0030416D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c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atene che pigliano le antenne et verghe acciò nel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08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combattere non siano tagliate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09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| </w:t>
            </w:r>
          </w:p>
        </w:tc>
        <w:tc>
          <w:tcPr>
            <w:tcW w:w="2123" w:type="dxa"/>
            <w:gridSpan w:val="2"/>
            <w:vAlign w:val="bottom"/>
          </w:tcPr>
          <w:p w14:paraId="2338261B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10A138E2" w14:textId="77777777">
        <w:tc>
          <w:tcPr>
            <w:tcW w:w="1563" w:type="dxa"/>
          </w:tcPr>
          <w:p w14:paraId="66E39F0E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4559B759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48 picche longhe | </w:t>
            </w:r>
          </w:p>
        </w:tc>
        <w:tc>
          <w:tcPr>
            <w:tcW w:w="2123" w:type="dxa"/>
            <w:gridSpan w:val="2"/>
            <w:vAlign w:val="bottom"/>
          </w:tcPr>
          <w:p w14:paraId="1DDBB451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58119F53" w14:textId="77777777">
        <w:tc>
          <w:tcPr>
            <w:tcW w:w="1563" w:type="dxa"/>
          </w:tcPr>
          <w:p w14:paraId="140FE516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40D42C3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48 picche curte | </w:t>
            </w:r>
          </w:p>
        </w:tc>
        <w:tc>
          <w:tcPr>
            <w:tcW w:w="2123" w:type="dxa"/>
            <w:gridSpan w:val="2"/>
            <w:vMerge w:val="restart"/>
            <w:vAlign w:val="bottom"/>
          </w:tcPr>
          <w:p w14:paraId="26B064A4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EA67B3C" w14:textId="77777777">
        <w:tc>
          <w:tcPr>
            <w:tcW w:w="1563" w:type="dxa"/>
          </w:tcPr>
          <w:p w14:paraId="371A126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7E4034A1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50 moschetti, et bandellieri balle, et polvere necessarie | </w:t>
            </w:r>
          </w:p>
        </w:tc>
        <w:tc>
          <w:tcPr>
            <w:tcW w:w="2123" w:type="dxa"/>
            <w:gridSpan w:val="2"/>
            <w:vMerge/>
            <w:vAlign w:val="bottom"/>
          </w:tcPr>
          <w:p w14:paraId="00300E6F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6DEE8514" w14:textId="77777777">
        <w:tc>
          <w:tcPr>
            <w:tcW w:w="1563" w:type="dxa"/>
          </w:tcPr>
          <w:p w14:paraId="63D28E81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1FB1CDB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40 spade larghe | </w:t>
            </w:r>
          </w:p>
        </w:tc>
        <w:tc>
          <w:tcPr>
            <w:tcW w:w="2123" w:type="dxa"/>
            <w:gridSpan w:val="2"/>
            <w:vAlign w:val="bottom"/>
          </w:tcPr>
          <w:p w14:paraId="032CEF8C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33F9D6A1" w14:textId="77777777">
        <w:tc>
          <w:tcPr>
            <w:tcW w:w="1563" w:type="dxa"/>
          </w:tcPr>
          <w:p w14:paraId="72744B7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727F5D01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 pezze pedriere | </w:t>
            </w:r>
          </w:p>
        </w:tc>
        <w:tc>
          <w:tcPr>
            <w:tcW w:w="2123" w:type="dxa"/>
            <w:gridSpan w:val="2"/>
            <w:vAlign w:val="bottom"/>
          </w:tcPr>
          <w:p w14:paraId="1B1FF4AA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5533D740" w14:textId="77777777">
        <w:tc>
          <w:tcPr>
            <w:tcW w:w="1563" w:type="dxa"/>
          </w:tcPr>
          <w:p w14:paraId="12ABB329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6004E91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300 granate |</w:t>
            </w:r>
          </w:p>
        </w:tc>
        <w:tc>
          <w:tcPr>
            <w:tcW w:w="2123" w:type="dxa"/>
            <w:gridSpan w:val="2"/>
            <w:vAlign w:val="bottom"/>
          </w:tcPr>
          <w:p w14:paraId="376FC05F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2AE9C9A" w14:textId="77777777">
        <w:tc>
          <w:tcPr>
            <w:tcW w:w="1563" w:type="dxa"/>
          </w:tcPr>
          <w:p w14:paraId="40D58AD1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5B3B4239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23" w:type="dxa"/>
            <w:gridSpan w:val="2"/>
            <w:vAlign w:val="bottom"/>
          </w:tcPr>
          <w:p w14:paraId="0B687DCB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956121" w:rsidRPr="002A6193" w14:paraId="75C718E3" w14:textId="77777777">
        <w:tc>
          <w:tcPr>
            <w:tcW w:w="9639" w:type="dxa"/>
            <w:gridSpan w:val="6"/>
          </w:tcPr>
          <w:p w14:paraId="3FBAA134" w14:textId="77777777" w:rsidR="00956121" w:rsidRPr="00CB1FBA" w:rsidRDefault="00956121" w:rsidP="00956121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Sopra la nave di | Pietro Cuersen di | salme 600 |</w:t>
            </w:r>
          </w:p>
        </w:tc>
      </w:tr>
      <w:tr w:rsidR="006B674B" w:rsidRPr="002A6193" w14:paraId="7538AFB1" w14:textId="77777777">
        <w:tc>
          <w:tcPr>
            <w:tcW w:w="1563" w:type="dxa"/>
          </w:tcPr>
          <w:p w14:paraId="7212A3DD" w14:textId="77777777" w:rsidR="006B674B" w:rsidRPr="00CB1FBA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  <w:vAlign w:val="bottom"/>
          </w:tcPr>
          <w:p w14:paraId="50254899" w14:textId="77777777" w:rsidR="006B674B" w:rsidRPr="00CB1FBA" w:rsidRDefault="007B6F48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n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ella quale è il capitano Hach vi sono sopra le sottos-|scritte artigliarie di ferro cioè | </w:t>
            </w:r>
          </w:p>
        </w:tc>
        <w:tc>
          <w:tcPr>
            <w:tcW w:w="2123" w:type="dxa"/>
            <w:gridSpan w:val="2"/>
            <w:vAlign w:val="bottom"/>
          </w:tcPr>
          <w:p w14:paraId="415F0467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5F9A83AE" w14:textId="77777777">
        <w:tc>
          <w:tcPr>
            <w:tcW w:w="1563" w:type="dxa"/>
          </w:tcPr>
          <w:p w14:paraId="1AB9160F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4990018F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24 pezzi di sotto, et quattro di sopra | </w:t>
            </w:r>
          </w:p>
        </w:tc>
        <w:tc>
          <w:tcPr>
            <w:tcW w:w="2123" w:type="dxa"/>
            <w:gridSpan w:val="2"/>
            <w:vAlign w:val="bottom"/>
          </w:tcPr>
          <w:p w14:paraId="3498A90F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11C1C1AF" w14:textId="77777777">
        <w:tc>
          <w:tcPr>
            <w:tcW w:w="1563" w:type="dxa"/>
          </w:tcPr>
          <w:p w14:paraId="45BAA53E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24621F1B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4 pezzi che tirano libre 18 di balla | </w:t>
            </w:r>
          </w:p>
        </w:tc>
        <w:tc>
          <w:tcPr>
            <w:tcW w:w="2123" w:type="dxa"/>
            <w:gridSpan w:val="2"/>
            <w:vAlign w:val="bottom"/>
          </w:tcPr>
          <w:p w14:paraId="635011A5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209D4269" w14:textId="77777777">
        <w:tc>
          <w:tcPr>
            <w:tcW w:w="1563" w:type="dxa"/>
          </w:tcPr>
          <w:p w14:paraId="513008C7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3ACD8898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8 pezzi che tirano libre 8 di balla | </w:t>
            </w:r>
          </w:p>
        </w:tc>
        <w:tc>
          <w:tcPr>
            <w:tcW w:w="2123" w:type="dxa"/>
            <w:gridSpan w:val="2"/>
            <w:vAlign w:val="bottom"/>
          </w:tcPr>
          <w:p w14:paraId="79FE01F0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78BCD7FB" w14:textId="77777777">
        <w:tc>
          <w:tcPr>
            <w:tcW w:w="1563" w:type="dxa"/>
          </w:tcPr>
          <w:p w14:paraId="4C09711D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21453D81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16 pezzi che tirano libre 12 di balla | </w:t>
            </w:r>
          </w:p>
        </w:tc>
        <w:tc>
          <w:tcPr>
            <w:tcW w:w="2123" w:type="dxa"/>
            <w:gridSpan w:val="2"/>
            <w:vAlign w:val="bottom"/>
          </w:tcPr>
          <w:p w14:paraId="78553AC7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0536BE86" w14:textId="77777777">
        <w:tc>
          <w:tcPr>
            <w:tcW w:w="1563" w:type="dxa"/>
          </w:tcPr>
          <w:p w14:paraId="7FB6A367" w14:textId="77777777" w:rsidR="006B674B" w:rsidRPr="002A6193" w:rsidRDefault="00956121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anno pezze</w:t>
            </w:r>
          </w:p>
        </w:tc>
        <w:tc>
          <w:tcPr>
            <w:tcW w:w="5953" w:type="dxa"/>
            <w:gridSpan w:val="3"/>
          </w:tcPr>
          <w:p w14:paraId="1CA7A3ED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28 et per tirar 60 tiri per ciaschedun pezzo | </w:t>
            </w:r>
          </w:p>
        </w:tc>
        <w:tc>
          <w:tcPr>
            <w:tcW w:w="2123" w:type="dxa"/>
            <w:gridSpan w:val="2"/>
            <w:vAlign w:val="bottom"/>
          </w:tcPr>
          <w:p w14:paraId="6648782A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6DA9BB1E" w14:textId="77777777">
        <w:trPr>
          <w:gridAfter w:val="2"/>
          <w:wAfter w:w="2123" w:type="dxa"/>
        </w:trPr>
        <w:tc>
          <w:tcPr>
            <w:tcW w:w="1563" w:type="dxa"/>
          </w:tcPr>
          <w:p w14:paraId="2037D74D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110" w:type="dxa"/>
          </w:tcPr>
          <w:p w14:paraId="194B566E" w14:textId="77777777" w:rsidR="006B674B" w:rsidRPr="002A6193" w:rsidRDefault="00956121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tonde</w:t>
            </w:r>
          </w:p>
        </w:tc>
        <w:tc>
          <w:tcPr>
            <w:tcW w:w="1843" w:type="dxa"/>
            <w:gridSpan w:val="2"/>
            <w:vAlign w:val="bottom"/>
          </w:tcPr>
          <w:p w14:paraId="7A3F68F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30 |</w:t>
            </w:r>
          </w:p>
        </w:tc>
      </w:tr>
      <w:tr w:rsidR="006B674B" w:rsidRPr="002A6193" w14:paraId="6D79E1C0" w14:textId="77777777">
        <w:trPr>
          <w:gridAfter w:val="2"/>
          <w:wAfter w:w="2123" w:type="dxa"/>
        </w:trPr>
        <w:tc>
          <w:tcPr>
            <w:tcW w:w="1563" w:type="dxa"/>
          </w:tcPr>
          <w:p w14:paraId="237C5886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745CD26F" w14:textId="77777777" w:rsidR="006B674B" w:rsidRPr="002A6193" w:rsidRDefault="00956121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crosate</w:t>
            </w:r>
          </w:p>
        </w:tc>
        <w:tc>
          <w:tcPr>
            <w:tcW w:w="1843" w:type="dxa"/>
            <w:gridSpan w:val="2"/>
            <w:vAlign w:val="bottom"/>
          </w:tcPr>
          <w:p w14:paraId="2801F0A6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15 |</w:t>
            </w:r>
          </w:p>
        </w:tc>
      </w:tr>
      <w:tr w:rsidR="006B674B" w:rsidRPr="002A6193" w14:paraId="5362D44E" w14:textId="77777777">
        <w:trPr>
          <w:gridAfter w:val="2"/>
          <w:wAfter w:w="2123" w:type="dxa"/>
        </w:trPr>
        <w:tc>
          <w:tcPr>
            <w:tcW w:w="1563" w:type="dxa"/>
          </w:tcPr>
          <w:p w14:paraId="77D66D9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78376151" w14:textId="4CD1C527" w:rsidR="006B674B" w:rsidRPr="002A6193" w:rsidRDefault="00956121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</w:t>
            </w:r>
            <w:r w:rsidR="00F34F5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10"/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catene</w:t>
            </w:r>
          </w:p>
        </w:tc>
        <w:tc>
          <w:tcPr>
            <w:tcW w:w="1843" w:type="dxa"/>
            <w:gridSpan w:val="2"/>
            <w:vAlign w:val="bottom"/>
          </w:tcPr>
          <w:p w14:paraId="7F9D5F6D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15 |</w:t>
            </w:r>
          </w:p>
        </w:tc>
      </w:tr>
      <w:tr w:rsidR="006B674B" w:rsidRPr="002A6193" w14:paraId="26FB9F20" w14:textId="77777777">
        <w:trPr>
          <w:gridAfter w:val="2"/>
          <w:wAfter w:w="2123" w:type="dxa"/>
        </w:trPr>
        <w:tc>
          <w:tcPr>
            <w:tcW w:w="1563" w:type="dxa"/>
          </w:tcPr>
          <w:p w14:paraId="117789FB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110" w:type="dxa"/>
          </w:tcPr>
          <w:p w14:paraId="31F52D4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843" w:type="dxa"/>
            <w:gridSpan w:val="2"/>
            <w:vAlign w:val="bottom"/>
          </w:tcPr>
          <w:p w14:paraId="25D63D5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</w:tbl>
    <w:p w14:paraId="1E145FC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229r /</w:t>
      </w:r>
    </w:p>
    <w:tbl>
      <w:tblPr>
        <w:tblStyle w:val="Grigliatabella4"/>
        <w:tblW w:w="953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546"/>
        <w:gridCol w:w="4055"/>
        <w:gridCol w:w="836"/>
        <w:gridCol w:w="985"/>
        <w:gridCol w:w="560"/>
        <w:gridCol w:w="1549"/>
      </w:tblGrid>
      <w:tr w:rsidR="006B674B" w:rsidRPr="002A6193" w14:paraId="1C83BE07" w14:textId="77777777" w:rsidTr="00495E1F">
        <w:tc>
          <w:tcPr>
            <w:tcW w:w="1546" w:type="dxa"/>
          </w:tcPr>
          <w:p w14:paraId="0EAAFDE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891" w:type="dxa"/>
            <w:gridSpan w:val="2"/>
          </w:tcPr>
          <w:p w14:paraId="50DB71FD" w14:textId="77777777" w:rsidR="006B674B" w:rsidRPr="00CB1FBA" w:rsidRDefault="002D062A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4 pezzi per 60 tiri a libre 8 per tiro vogliono</w:t>
            </w:r>
          </w:p>
        </w:tc>
        <w:tc>
          <w:tcPr>
            <w:tcW w:w="1545" w:type="dxa"/>
            <w:gridSpan w:val="2"/>
          </w:tcPr>
          <w:p w14:paraId="0DB0E668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1920 |</w:t>
            </w:r>
          </w:p>
        </w:tc>
        <w:tc>
          <w:tcPr>
            <w:tcW w:w="1549" w:type="dxa"/>
            <w:vMerge w:val="restart"/>
            <w:vAlign w:val="center"/>
          </w:tcPr>
          <w:p w14:paraId="5683E20C" w14:textId="77777777" w:rsidR="006B674B" w:rsidRPr="002A6193" w:rsidRDefault="002D062A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olvere |</w:t>
            </w:r>
          </w:p>
        </w:tc>
      </w:tr>
      <w:tr w:rsidR="006B674B" w:rsidRPr="002A6193" w14:paraId="668EC3EE" w14:textId="77777777" w:rsidTr="00495E1F">
        <w:tc>
          <w:tcPr>
            <w:tcW w:w="1546" w:type="dxa"/>
          </w:tcPr>
          <w:p w14:paraId="051DD9F4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891" w:type="dxa"/>
            <w:gridSpan w:val="2"/>
          </w:tcPr>
          <w:p w14:paraId="653F1D16" w14:textId="77777777" w:rsidR="006B674B" w:rsidRPr="00CB1FBA" w:rsidRDefault="002D062A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16 pezzi per 60 tiri a libre 7 per tiro</w:t>
            </w:r>
          </w:p>
        </w:tc>
        <w:tc>
          <w:tcPr>
            <w:tcW w:w="1545" w:type="dxa"/>
            <w:gridSpan w:val="2"/>
          </w:tcPr>
          <w:p w14:paraId="414BBEB7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6720 |</w:t>
            </w:r>
          </w:p>
        </w:tc>
        <w:tc>
          <w:tcPr>
            <w:tcW w:w="1549" w:type="dxa"/>
            <w:vMerge/>
            <w:vAlign w:val="bottom"/>
          </w:tcPr>
          <w:p w14:paraId="11E057A3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0947394" w14:textId="77777777" w:rsidTr="00495E1F">
        <w:tc>
          <w:tcPr>
            <w:tcW w:w="1546" w:type="dxa"/>
          </w:tcPr>
          <w:p w14:paraId="0DFF78C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891" w:type="dxa"/>
            <w:gridSpan w:val="2"/>
          </w:tcPr>
          <w:p w14:paraId="1CC817D2" w14:textId="77777777" w:rsidR="006B674B" w:rsidRPr="00CB1FBA" w:rsidRDefault="002D062A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8 pezzi per 60 tiri a libre 6 per tiro</w:t>
            </w:r>
          </w:p>
        </w:tc>
        <w:tc>
          <w:tcPr>
            <w:tcW w:w="1545" w:type="dxa"/>
            <w:gridSpan w:val="2"/>
          </w:tcPr>
          <w:p w14:paraId="4346A45D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2880 |</w:t>
            </w:r>
          </w:p>
        </w:tc>
        <w:tc>
          <w:tcPr>
            <w:tcW w:w="1549" w:type="dxa"/>
            <w:vMerge/>
            <w:vAlign w:val="bottom"/>
          </w:tcPr>
          <w:p w14:paraId="081C4BCC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397F881C" w14:textId="77777777" w:rsidTr="00495E1F">
        <w:tc>
          <w:tcPr>
            <w:tcW w:w="1546" w:type="dxa"/>
          </w:tcPr>
          <w:p w14:paraId="1A22BD86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891" w:type="dxa"/>
            <w:gridSpan w:val="2"/>
          </w:tcPr>
          <w:p w14:paraId="41CD7F78" w14:textId="77777777" w:rsidR="006B674B" w:rsidRPr="00CB1FBA" w:rsidRDefault="002D062A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s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ono di polvere in tutto</w:t>
            </w:r>
          </w:p>
        </w:tc>
        <w:tc>
          <w:tcPr>
            <w:tcW w:w="1545" w:type="dxa"/>
            <w:gridSpan w:val="2"/>
            <w:vAlign w:val="bottom"/>
          </w:tcPr>
          <w:p w14:paraId="039FE482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11520 |</w:t>
            </w:r>
          </w:p>
        </w:tc>
        <w:tc>
          <w:tcPr>
            <w:tcW w:w="1549" w:type="dxa"/>
            <w:vAlign w:val="bottom"/>
          </w:tcPr>
          <w:p w14:paraId="280DEE66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226AB1DF" w14:textId="77777777" w:rsidTr="00495E1F">
        <w:tc>
          <w:tcPr>
            <w:tcW w:w="1546" w:type="dxa"/>
          </w:tcPr>
          <w:p w14:paraId="6C9577D4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76" w:type="dxa"/>
            <w:gridSpan w:val="3"/>
          </w:tcPr>
          <w:p w14:paraId="3D23022B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09" w:type="dxa"/>
            <w:gridSpan w:val="2"/>
            <w:vAlign w:val="bottom"/>
          </w:tcPr>
          <w:p w14:paraId="0316F2BB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587930F1" w14:textId="77777777" w:rsidTr="00495E1F">
        <w:tc>
          <w:tcPr>
            <w:tcW w:w="1546" w:type="dxa"/>
          </w:tcPr>
          <w:p w14:paraId="72368BDB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055" w:type="dxa"/>
          </w:tcPr>
          <w:p w14:paraId="31A04B3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120 balle tonde di libre 18 |</w:t>
            </w:r>
          </w:p>
        </w:tc>
        <w:tc>
          <w:tcPr>
            <w:tcW w:w="3930" w:type="dxa"/>
            <w:gridSpan w:val="4"/>
            <w:vMerge w:val="restart"/>
            <w:vAlign w:val="center"/>
          </w:tcPr>
          <w:p w14:paraId="6D726427" w14:textId="77777777" w:rsidR="006B674B" w:rsidRPr="002A6193" w:rsidRDefault="002D062A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er le 4 pezze che | tirano libre 18 di balla |</w:t>
            </w:r>
          </w:p>
        </w:tc>
      </w:tr>
      <w:tr w:rsidR="006B674B" w:rsidRPr="002A6193" w14:paraId="53CF12D7" w14:textId="77777777" w:rsidTr="00495E1F">
        <w:tc>
          <w:tcPr>
            <w:tcW w:w="1546" w:type="dxa"/>
          </w:tcPr>
          <w:p w14:paraId="3C57624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055" w:type="dxa"/>
          </w:tcPr>
          <w:p w14:paraId="7F62C1CA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balle crosate di libre 18 |</w:t>
            </w:r>
          </w:p>
        </w:tc>
        <w:tc>
          <w:tcPr>
            <w:tcW w:w="3930" w:type="dxa"/>
            <w:gridSpan w:val="4"/>
            <w:vMerge/>
            <w:vAlign w:val="bottom"/>
          </w:tcPr>
          <w:p w14:paraId="0AB16DD4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127A6D36" w14:textId="77777777" w:rsidTr="00495E1F">
        <w:tc>
          <w:tcPr>
            <w:tcW w:w="1546" w:type="dxa"/>
          </w:tcPr>
          <w:p w14:paraId="4A129E1E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055" w:type="dxa"/>
          </w:tcPr>
          <w:p w14:paraId="4748C0D6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60 balle di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11"/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catene di libre 18 |</w:t>
            </w:r>
          </w:p>
        </w:tc>
        <w:tc>
          <w:tcPr>
            <w:tcW w:w="3930" w:type="dxa"/>
            <w:gridSpan w:val="4"/>
            <w:vMerge/>
            <w:vAlign w:val="bottom"/>
          </w:tcPr>
          <w:p w14:paraId="4D1AA6B6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67601CE5" w14:textId="77777777" w:rsidTr="00495E1F">
        <w:tc>
          <w:tcPr>
            <w:tcW w:w="1546" w:type="dxa"/>
          </w:tcPr>
          <w:p w14:paraId="7DBC62F7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876" w:type="dxa"/>
            <w:gridSpan w:val="3"/>
          </w:tcPr>
          <w:p w14:paraId="3F2DA055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2109" w:type="dxa"/>
            <w:gridSpan w:val="2"/>
            <w:vAlign w:val="bottom"/>
          </w:tcPr>
          <w:p w14:paraId="546CA76E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13C2EC70" w14:textId="77777777" w:rsidTr="00495E1F">
        <w:tc>
          <w:tcPr>
            <w:tcW w:w="1546" w:type="dxa"/>
          </w:tcPr>
          <w:p w14:paraId="6D4179A5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055" w:type="dxa"/>
          </w:tcPr>
          <w:p w14:paraId="03E4A3D5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480 balle tonde di libre 12 |</w:t>
            </w:r>
          </w:p>
        </w:tc>
        <w:tc>
          <w:tcPr>
            <w:tcW w:w="3930" w:type="dxa"/>
            <w:gridSpan w:val="4"/>
            <w:vMerge w:val="restart"/>
            <w:vAlign w:val="center"/>
          </w:tcPr>
          <w:p w14:paraId="756DE3A3" w14:textId="77777777" w:rsidR="006B674B" w:rsidRPr="002A6193" w:rsidRDefault="002D062A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er li 16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12"/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pezzi che | tirano libre 12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13"/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di balla |</w:t>
            </w:r>
          </w:p>
        </w:tc>
      </w:tr>
      <w:tr w:rsidR="006B674B" w:rsidRPr="002A6193" w14:paraId="430A7BF1" w14:textId="77777777" w:rsidTr="00495E1F">
        <w:tc>
          <w:tcPr>
            <w:tcW w:w="1546" w:type="dxa"/>
          </w:tcPr>
          <w:p w14:paraId="37F540DB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055" w:type="dxa"/>
          </w:tcPr>
          <w:p w14:paraId="56C5E5ED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240 balle crosate di libre 12 |</w:t>
            </w:r>
          </w:p>
        </w:tc>
        <w:tc>
          <w:tcPr>
            <w:tcW w:w="3930" w:type="dxa"/>
            <w:gridSpan w:val="4"/>
            <w:vMerge/>
            <w:vAlign w:val="bottom"/>
          </w:tcPr>
          <w:p w14:paraId="0112A32C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57926334" w14:textId="77777777" w:rsidTr="00495E1F">
        <w:tc>
          <w:tcPr>
            <w:tcW w:w="1546" w:type="dxa"/>
          </w:tcPr>
          <w:p w14:paraId="0441A5C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055" w:type="dxa"/>
          </w:tcPr>
          <w:p w14:paraId="6582287F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240 balle di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14"/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catene di libre 12 |</w:t>
            </w:r>
          </w:p>
        </w:tc>
        <w:tc>
          <w:tcPr>
            <w:tcW w:w="3930" w:type="dxa"/>
            <w:gridSpan w:val="4"/>
            <w:vMerge/>
            <w:vAlign w:val="bottom"/>
          </w:tcPr>
          <w:p w14:paraId="4D58827A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62951FDB" w14:textId="77777777" w:rsidTr="00495E1F">
        <w:tc>
          <w:tcPr>
            <w:tcW w:w="1546" w:type="dxa"/>
          </w:tcPr>
          <w:p w14:paraId="25F49669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876" w:type="dxa"/>
            <w:gridSpan w:val="3"/>
          </w:tcPr>
          <w:p w14:paraId="333B0FCA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2109" w:type="dxa"/>
            <w:gridSpan w:val="2"/>
            <w:vAlign w:val="bottom"/>
          </w:tcPr>
          <w:p w14:paraId="7BD98375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75830368" w14:textId="77777777" w:rsidTr="00495E1F">
        <w:tc>
          <w:tcPr>
            <w:tcW w:w="1546" w:type="dxa"/>
          </w:tcPr>
          <w:p w14:paraId="0DF3F43F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055" w:type="dxa"/>
          </w:tcPr>
          <w:p w14:paraId="62EDC6A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240 balle tonde di libre 8 |</w:t>
            </w:r>
          </w:p>
        </w:tc>
        <w:tc>
          <w:tcPr>
            <w:tcW w:w="3930" w:type="dxa"/>
            <w:gridSpan w:val="4"/>
            <w:vMerge w:val="restart"/>
            <w:vAlign w:val="center"/>
          </w:tcPr>
          <w:p w14:paraId="56EA4C6E" w14:textId="77777777" w:rsidR="006B674B" w:rsidRPr="00CB1FBA" w:rsidRDefault="002D062A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er li otto pezzi che | tirano libre 8 di balla |</w:t>
            </w:r>
          </w:p>
        </w:tc>
      </w:tr>
      <w:tr w:rsidR="006B674B" w:rsidRPr="002A6193" w14:paraId="1B914FAB" w14:textId="77777777" w:rsidTr="00495E1F">
        <w:tc>
          <w:tcPr>
            <w:tcW w:w="1546" w:type="dxa"/>
          </w:tcPr>
          <w:p w14:paraId="3E2698C1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055" w:type="dxa"/>
          </w:tcPr>
          <w:p w14:paraId="69BEF436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120 balle crosate di libre 8 |</w:t>
            </w:r>
          </w:p>
        </w:tc>
        <w:tc>
          <w:tcPr>
            <w:tcW w:w="3930" w:type="dxa"/>
            <w:gridSpan w:val="4"/>
            <w:vMerge/>
            <w:vAlign w:val="bottom"/>
          </w:tcPr>
          <w:p w14:paraId="5DAB9C2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0D0A80FF" w14:textId="77777777" w:rsidTr="00495E1F">
        <w:tc>
          <w:tcPr>
            <w:tcW w:w="1546" w:type="dxa"/>
          </w:tcPr>
          <w:p w14:paraId="30AA170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055" w:type="dxa"/>
          </w:tcPr>
          <w:p w14:paraId="084170EF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120 balle di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15"/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catene di libre 8 |</w:t>
            </w:r>
          </w:p>
        </w:tc>
        <w:tc>
          <w:tcPr>
            <w:tcW w:w="3930" w:type="dxa"/>
            <w:gridSpan w:val="4"/>
            <w:vMerge/>
            <w:vAlign w:val="bottom"/>
          </w:tcPr>
          <w:p w14:paraId="5196460F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53D4DD1E" w14:textId="77777777" w:rsidTr="00495E1F">
        <w:tc>
          <w:tcPr>
            <w:tcW w:w="1546" w:type="dxa"/>
          </w:tcPr>
          <w:p w14:paraId="67037E6A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876" w:type="dxa"/>
            <w:gridSpan w:val="3"/>
          </w:tcPr>
          <w:p w14:paraId="0C15A92A" w14:textId="77777777" w:rsidR="006B674B" w:rsidRPr="00CB1FBA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2109" w:type="dxa"/>
            <w:gridSpan w:val="2"/>
            <w:vAlign w:val="bottom"/>
          </w:tcPr>
          <w:p w14:paraId="36075F04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040EE2F3" w14:textId="77777777" w:rsidTr="00495E1F">
        <w:tc>
          <w:tcPr>
            <w:tcW w:w="1546" w:type="dxa"/>
          </w:tcPr>
          <w:p w14:paraId="28339860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876" w:type="dxa"/>
            <w:gridSpan w:val="3"/>
          </w:tcPr>
          <w:p w14:paraId="5E69517F" w14:textId="77777777" w:rsidR="006B674B" w:rsidRPr="002A6193" w:rsidRDefault="002D062A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atene che pigliano le antenne et verghe perché non siano | tagliate nel combatter | </w:t>
            </w:r>
          </w:p>
        </w:tc>
        <w:tc>
          <w:tcPr>
            <w:tcW w:w="2109" w:type="dxa"/>
            <w:gridSpan w:val="2"/>
            <w:vAlign w:val="bottom"/>
          </w:tcPr>
          <w:p w14:paraId="09685EF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11EE5586" w14:textId="77777777" w:rsidTr="00495E1F">
        <w:tc>
          <w:tcPr>
            <w:tcW w:w="1546" w:type="dxa"/>
          </w:tcPr>
          <w:p w14:paraId="4A253BE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76" w:type="dxa"/>
            <w:gridSpan w:val="3"/>
          </w:tcPr>
          <w:p w14:paraId="1176D1AD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42 picche lunghe | </w:t>
            </w:r>
          </w:p>
        </w:tc>
        <w:tc>
          <w:tcPr>
            <w:tcW w:w="2109" w:type="dxa"/>
            <w:gridSpan w:val="2"/>
            <w:vAlign w:val="bottom"/>
          </w:tcPr>
          <w:p w14:paraId="16569066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551355E1" w14:textId="77777777" w:rsidTr="00495E1F">
        <w:tc>
          <w:tcPr>
            <w:tcW w:w="1546" w:type="dxa"/>
          </w:tcPr>
          <w:p w14:paraId="7F53BF8E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76" w:type="dxa"/>
            <w:gridSpan w:val="3"/>
          </w:tcPr>
          <w:p w14:paraId="4AE8AE89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42 picche curte | </w:t>
            </w:r>
          </w:p>
        </w:tc>
        <w:tc>
          <w:tcPr>
            <w:tcW w:w="2109" w:type="dxa"/>
            <w:gridSpan w:val="2"/>
            <w:vMerge w:val="restart"/>
            <w:vAlign w:val="bottom"/>
          </w:tcPr>
          <w:p w14:paraId="5B7C92A9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0CB5A09B" w14:textId="77777777" w:rsidTr="00495E1F">
        <w:tc>
          <w:tcPr>
            <w:tcW w:w="1546" w:type="dxa"/>
          </w:tcPr>
          <w:p w14:paraId="61D2759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76" w:type="dxa"/>
            <w:gridSpan w:val="3"/>
          </w:tcPr>
          <w:p w14:paraId="61F5644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60 moschetti, et bandoliere con balle polvere, et micci, | </w:t>
            </w:r>
          </w:p>
        </w:tc>
        <w:tc>
          <w:tcPr>
            <w:tcW w:w="2109" w:type="dxa"/>
            <w:gridSpan w:val="2"/>
            <w:vMerge/>
            <w:vAlign w:val="bottom"/>
          </w:tcPr>
          <w:p w14:paraId="1E1452B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0A024479" w14:textId="77777777" w:rsidTr="00495E1F">
        <w:tc>
          <w:tcPr>
            <w:tcW w:w="1546" w:type="dxa"/>
          </w:tcPr>
          <w:p w14:paraId="2EDF0C4A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76" w:type="dxa"/>
            <w:gridSpan w:val="3"/>
          </w:tcPr>
          <w:p w14:paraId="3DE72C47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50 spade larghe | </w:t>
            </w:r>
          </w:p>
        </w:tc>
        <w:tc>
          <w:tcPr>
            <w:tcW w:w="2109" w:type="dxa"/>
            <w:gridSpan w:val="2"/>
            <w:vAlign w:val="bottom"/>
          </w:tcPr>
          <w:p w14:paraId="689A7EE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3FC3D36F" w14:textId="77777777" w:rsidTr="00495E1F">
        <w:tc>
          <w:tcPr>
            <w:tcW w:w="1546" w:type="dxa"/>
          </w:tcPr>
          <w:p w14:paraId="14099B6B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76" w:type="dxa"/>
            <w:gridSpan w:val="3"/>
          </w:tcPr>
          <w:p w14:paraId="4F9C19F5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 pedriere | </w:t>
            </w:r>
          </w:p>
        </w:tc>
        <w:tc>
          <w:tcPr>
            <w:tcW w:w="2109" w:type="dxa"/>
            <w:gridSpan w:val="2"/>
            <w:vAlign w:val="bottom"/>
          </w:tcPr>
          <w:p w14:paraId="329CADC9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4D53D20E" w14:textId="77777777" w:rsidTr="00495E1F">
        <w:tc>
          <w:tcPr>
            <w:tcW w:w="1546" w:type="dxa"/>
          </w:tcPr>
          <w:p w14:paraId="569313E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76" w:type="dxa"/>
            <w:gridSpan w:val="3"/>
          </w:tcPr>
          <w:p w14:paraId="636E6E4F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300 granate | </w:t>
            </w:r>
          </w:p>
        </w:tc>
        <w:tc>
          <w:tcPr>
            <w:tcW w:w="2109" w:type="dxa"/>
            <w:gridSpan w:val="2"/>
            <w:vAlign w:val="bottom"/>
          </w:tcPr>
          <w:p w14:paraId="1E8AC928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5A5E399D" w14:textId="77777777" w:rsidTr="00495E1F">
        <w:tc>
          <w:tcPr>
            <w:tcW w:w="1546" w:type="dxa"/>
          </w:tcPr>
          <w:p w14:paraId="23AE4AB7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76" w:type="dxa"/>
            <w:gridSpan w:val="3"/>
          </w:tcPr>
          <w:p w14:paraId="707509F9" w14:textId="77777777" w:rsidR="006B674B" w:rsidRPr="002A6193" w:rsidRDefault="002D062A" w:rsidP="002D062A">
            <w:pPr>
              <w:jc w:val="both"/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N</w:t>
            </w:r>
            <w:r w:rsidR="006B674B" w:rsidRPr="002A6193">
              <w:rPr>
                <w:rFonts w:eastAsia="Calibri"/>
                <w:sz w:val="24"/>
                <w:szCs w:val="24"/>
              </w:rPr>
              <w:t>ota che la nave nominata Santo Christofforo | da Edam capitano Arent Giachpion Iseren</w:t>
            </w:r>
            <w:r w:rsidR="006B674B" w:rsidRPr="002A6193">
              <w:rPr>
                <w:rFonts w:eastAsia="Calibri"/>
                <w:sz w:val="24"/>
                <w:szCs w:val="24"/>
                <w:vertAlign w:val="superscript"/>
              </w:rPr>
              <w:footnoteReference w:id="816"/>
            </w:r>
            <w:r w:rsidR="006B674B" w:rsidRPr="002A6193">
              <w:rPr>
                <w:rFonts w:eastAsia="Calibri"/>
                <w:sz w:val="24"/>
                <w:szCs w:val="24"/>
              </w:rPr>
              <w:t xml:space="preserve"> Hant per | esser della medesima portata, et grandezza sarà | armata egualmente | </w:t>
            </w:r>
          </w:p>
        </w:tc>
        <w:tc>
          <w:tcPr>
            <w:tcW w:w="2109" w:type="dxa"/>
            <w:gridSpan w:val="2"/>
            <w:vAlign w:val="bottom"/>
          </w:tcPr>
          <w:p w14:paraId="550C77D6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717050EF" w14:textId="77777777" w:rsidTr="00495E1F">
        <w:tc>
          <w:tcPr>
            <w:tcW w:w="1546" w:type="dxa"/>
          </w:tcPr>
          <w:p w14:paraId="6BD512F3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76" w:type="dxa"/>
            <w:gridSpan w:val="3"/>
          </w:tcPr>
          <w:p w14:paraId="6844E917" w14:textId="77777777" w:rsidR="006B674B" w:rsidRPr="002A6193" w:rsidRDefault="006B674B" w:rsidP="006B674B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09" w:type="dxa"/>
            <w:gridSpan w:val="2"/>
            <w:vAlign w:val="bottom"/>
          </w:tcPr>
          <w:p w14:paraId="36AEF817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402F35" w:rsidRPr="002A6193" w14:paraId="67A9D44E" w14:textId="77777777" w:rsidTr="00495E1F">
        <w:tc>
          <w:tcPr>
            <w:tcW w:w="9531" w:type="dxa"/>
            <w:gridSpan w:val="6"/>
          </w:tcPr>
          <w:p w14:paraId="7CDDE512" w14:textId="77777777" w:rsidR="00402F35" w:rsidRPr="00CB1FBA" w:rsidRDefault="00402F35" w:rsidP="00402F35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La nave di Anna | Riverson grande | 120 lasti |</w:t>
            </w:r>
          </w:p>
        </w:tc>
      </w:tr>
      <w:tr w:rsidR="006B674B" w:rsidRPr="002A6193" w14:paraId="7147B101" w14:textId="77777777" w:rsidTr="00495E1F">
        <w:tc>
          <w:tcPr>
            <w:tcW w:w="1546" w:type="dxa"/>
          </w:tcPr>
          <w:p w14:paraId="79429C68" w14:textId="77777777" w:rsidR="006B674B" w:rsidRPr="00CB1FBA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876" w:type="dxa"/>
            <w:gridSpan w:val="3"/>
            <w:vAlign w:val="bottom"/>
          </w:tcPr>
          <w:p w14:paraId="0B774D73" w14:textId="77777777" w:rsidR="006B674B" w:rsidRPr="00CB1FBA" w:rsidRDefault="007B6F48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n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ella quale è il capitano Bartolomeus Tyssen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17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| Stouf vi sono sopra le sottoscritte altigliarie | </w:t>
            </w:r>
          </w:p>
        </w:tc>
        <w:tc>
          <w:tcPr>
            <w:tcW w:w="2109" w:type="dxa"/>
            <w:gridSpan w:val="2"/>
            <w:vAlign w:val="bottom"/>
          </w:tcPr>
          <w:p w14:paraId="7AE2FE6E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4C471BC8" w14:textId="77777777" w:rsidTr="00495E1F">
        <w:tc>
          <w:tcPr>
            <w:tcW w:w="1546" w:type="dxa"/>
          </w:tcPr>
          <w:p w14:paraId="665E54B1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876" w:type="dxa"/>
            <w:gridSpan w:val="3"/>
          </w:tcPr>
          <w:p w14:paraId="4BE408B4" w14:textId="77777777" w:rsidR="006B674B" w:rsidRPr="00CB1FBA" w:rsidRDefault="00402F3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ezzi dua che tirano libre 18 di balla |</w:t>
            </w:r>
          </w:p>
        </w:tc>
        <w:tc>
          <w:tcPr>
            <w:tcW w:w="2109" w:type="dxa"/>
            <w:gridSpan w:val="2"/>
            <w:vMerge w:val="restart"/>
            <w:vAlign w:val="center"/>
          </w:tcPr>
          <w:p w14:paraId="062ECBA5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sono tutti pezzi di | ferro |</w:t>
            </w:r>
          </w:p>
        </w:tc>
      </w:tr>
      <w:tr w:rsidR="006B674B" w:rsidRPr="002A6193" w14:paraId="14B3DB24" w14:textId="77777777" w:rsidTr="00495E1F">
        <w:tc>
          <w:tcPr>
            <w:tcW w:w="1546" w:type="dxa"/>
          </w:tcPr>
          <w:p w14:paraId="5F01B340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876" w:type="dxa"/>
            <w:gridSpan w:val="3"/>
          </w:tcPr>
          <w:p w14:paraId="5F469828" w14:textId="77777777" w:rsidR="006B674B" w:rsidRPr="00CB1FBA" w:rsidRDefault="00402F3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ezzi 4 che tirano libre 12 di balla |</w:t>
            </w:r>
          </w:p>
        </w:tc>
        <w:tc>
          <w:tcPr>
            <w:tcW w:w="2109" w:type="dxa"/>
            <w:gridSpan w:val="2"/>
            <w:vMerge/>
            <w:vAlign w:val="bottom"/>
          </w:tcPr>
          <w:p w14:paraId="324824AD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39EBB49A" w14:textId="77777777" w:rsidTr="00495E1F">
        <w:tc>
          <w:tcPr>
            <w:tcW w:w="1546" w:type="dxa"/>
          </w:tcPr>
          <w:p w14:paraId="52EAA2D5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876" w:type="dxa"/>
            <w:gridSpan w:val="3"/>
          </w:tcPr>
          <w:p w14:paraId="0E75AC69" w14:textId="77777777" w:rsidR="006B674B" w:rsidRPr="00CB1FBA" w:rsidRDefault="00402F3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ezzi 14 che tirano libre 5 di balla |</w:t>
            </w:r>
          </w:p>
        </w:tc>
        <w:tc>
          <w:tcPr>
            <w:tcW w:w="2109" w:type="dxa"/>
            <w:gridSpan w:val="2"/>
            <w:vMerge/>
            <w:vAlign w:val="bottom"/>
          </w:tcPr>
          <w:p w14:paraId="5363E241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1D092FE7" w14:textId="77777777" w:rsidTr="00495E1F">
        <w:tc>
          <w:tcPr>
            <w:tcW w:w="1546" w:type="dxa"/>
          </w:tcPr>
          <w:p w14:paraId="227C3B62" w14:textId="77777777" w:rsidR="006B674B" w:rsidRPr="002A6193" w:rsidRDefault="00402F3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anno pezze</w:t>
            </w:r>
          </w:p>
        </w:tc>
        <w:tc>
          <w:tcPr>
            <w:tcW w:w="5876" w:type="dxa"/>
            <w:gridSpan w:val="3"/>
          </w:tcPr>
          <w:p w14:paraId="12FEE45D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20 che per tirar 60 tiri per ciaschedun pezzo |</w:t>
            </w:r>
          </w:p>
        </w:tc>
        <w:tc>
          <w:tcPr>
            <w:tcW w:w="2109" w:type="dxa"/>
            <w:gridSpan w:val="2"/>
            <w:vAlign w:val="bottom"/>
          </w:tcPr>
          <w:p w14:paraId="578B7B61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2E5722" w:rsidRPr="002A6193" w14:paraId="7590F1E2" w14:textId="77777777" w:rsidTr="00495E1F">
        <w:tc>
          <w:tcPr>
            <w:tcW w:w="1546" w:type="dxa"/>
          </w:tcPr>
          <w:p w14:paraId="047F6778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4055" w:type="dxa"/>
          </w:tcPr>
          <w:p w14:paraId="26B12310" w14:textId="77777777" w:rsidR="006B674B" w:rsidRPr="002A6193" w:rsidRDefault="00402F3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tonde</w:t>
            </w:r>
          </w:p>
        </w:tc>
        <w:tc>
          <w:tcPr>
            <w:tcW w:w="3930" w:type="dxa"/>
            <w:gridSpan w:val="4"/>
            <w:vAlign w:val="bottom"/>
          </w:tcPr>
          <w:p w14:paraId="749AE6B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30 |</w:t>
            </w:r>
          </w:p>
        </w:tc>
      </w:tr>
      <w:tr w:rsidR="002E5722" w:rsidRPr="002A6193" w14:paraId="5EF400A1" w14:textId="77777777" w:rsidTr="00495E1F">
        <w:tc>
          <w:tcPr>
            <w:tcW w:w="1546" w:type="dxa"/>
          </w:tcPr>
          <w:p w14:paraId="549C665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055" w:type="dxa"/>
          </w:tcPr>
          <w:p w14:paraId="0F0FA99F" w14:textId="77777777" w:rsidR="006B674B" w:rsidRPr="002A6193" w:rsidRDefault="00402F3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 crosate</w:t>
            </w:r>
          </w:p>
        </w:tc>
        <w:tc>
          <w:tcPr>
            <w:tcW w:w="3930" w:type="dxa"/>
            <w:gridSpan w:val="4"/>
            <w:vAlign w:val="bottom"/>
          </w:tcPr>
          <w:p w14:paraId="66EAF633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15 |</w:t>
            </w:r>
          </w:p>
        </w:tc>
      </w:tr>
      <w:tr w:rsidR="002E5722" w:rsidRPr="002A6193" w14:paraId="55EC3808" w14:textId="77777777" w:rsidTr="00495E1F">
        <w:tc>
          <w:tcPr>
            <w:tcW w:w="1546" w:type="dxa"/>
          </w:tcPr>
          <w:p w14:paraId="51C9153A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4055" w:type="dxa"/>
          </w:tcPr>
          <w:p w14:paraId="2A402BC3" w14:textId="64296A35" w:rsidR="006B674B" w:rsidRPr="002A6193" w:rsidRDefault="00402F3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alle</w:t>
            </w:r>
            <w:r w:rsidR="00F34F5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18"/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catene</w:t>
            </w:r>
          </w:p>
        </w:tc>
        <w:tc>
          <w:tcPr>
            <w:tcW w:w="3930" w:type="dxa"/>
            <w:gridSpan w:val="4"/>
            <w:vAlign w:val="bottom"/>
          </w:tcPr>
          <w:p w14:paraId="7ADB9B92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15 |</w:t>
            </w:r>
          </w:p>
        </w:tc>
      </w:tr>
    </w:tbl>
    <w:p w14:paraId="622E7ED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229v /</w:t>
      </w:r>
    </w:p>
    <w:tbl>
      <w:tblPr>
        <w:tblStyle w:val="Grigliatabell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545"/>
        <w:gridCol w:w="3925"/>
        <w:gridCol w:w="139"/>
        <w:gridCol w:w="1817"/>
        <w:gridCol w:w="2104"/>
      </w:tblGrid>
      <w:tr w:rsidR="006B674B" w:rsidRPr="002A6193" w14:paraId="54C22C0A" w14:textId="77777777">
        <w:tc>
          <w:tcPr>
            <w:tcW w:w="1560" w:type="dxa"/>
          </w:tcPr>
          <w:p w14:paraId="2CC4180E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969" w:type="dxa"/>
          </w:tcPr>
          <w:p w14:paraId="79DB9BC9" w14:textId="77777777" w:rsidR="006B674B" w:rsidRPr="00CB1FBA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due pezzi per 60 tiri a libre 18 di balla vi vol 8 libre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19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di polvere |</w:t>
            </w:r>
          </w:p>
        </w:tc>
        <w:tc>
          <w:tcPr>
            <w:tcW w:w="4110" w:type="dxa"/>
            <w:gridSpan w:val="3"/>
          </w:tcPr>
          <w:p w14:paraId="78F471E4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960 |</w:t>
            </w:r>
          </w:p>
        </w:tc>
      </w:tr>
      <w:tr w:rsidR="006B674B" w:rsidRPr="002A6193" w14:paraId="1B34FA65" w14:textId="77777777">
        <w:tc>
          <w:tcPr>
            <w:tcW w:w="1560" w:type="dxa"/>
          </w:tcPr>
          <w:p w14:paraId="38207159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969" w:type="dxa"/>
          </w:tcPr>
          <w:p w14:paraId="4FA92485" w14:textId="77777777" w:rsidR="006B674B" w:rsidRPr="00CB1FBA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4 pezzi di 12 libre di balla per 60 tiri a libre 7 per tiro |</w:t>
            </w:r>
          </w:p>
        </w:tc>
        <w:tc>
          <w:tcPr>
            <w:tcW w:w="4110" w:type="dxa"/>
            <w:gridSpan w:val="3"/>
          </w:tcPr>
          <w:p w14:paraId="26EADD3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1680 |</w:t>
            </w:r>
          </w:p>
        </w:tc>
      </w:tr>
      <w:tr w:rsidR="006B674B" w:rsidRPr="002A6193" w14:paraId="1F3ECEBA" w14:textId="77777777">
        <w:tc>
          <w:tcPr>
            <w:tcW w:w="1560" w:type="dxa"/>
          </w:tcPr>
          <w:p w14:paraId="5A76BAC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969" w:type="dxa"/>
          </w:tcPr>
          <w:p w14:paraId="17E72B39" w14:textId="77777777" w:rsidR="006B674B" w:rsidRPr="00CB1FBA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l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14 pezzi di libre 5 di balla per 60 tiri a libre 5 di polvere per tiro |</w:t>
            </w:r>
          </w:p>
        </w:tc>
        <w:tc>
          <w:tcPr>
            <w:tcW w:w="4110" w:type="dxa"/>
            <w:gridSpan w:val="3"/>
          </w:tcPr>
          <w:p w14:paraId="1A71EA86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4200 |</w:t>
            </w:r>
          </w:p>
        </w:tc>
      </w:tr>
      <w:tr w:rsidR="006B674B" w:rsidRPr="002A6193" w14:paraId="1340C2DE" w14:textId="77777777">
        <w:tc>
          <w:tcPr>
            <w:tcW w:w="1560" w:type="dxa"/>
          </w:tcPr>
          <w:p w14:paraId="478D8A5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969" w:type="dxa"/>
          </w:tcPr>
          <w:p w14:paraId="1C00099D" w14:textId="77777777" w:rsidR="006B674B" w:rsidRPr="002A6193" w:rsidRDefault="00827D74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omma in tutto la polvere</w:t>
            </w:r>
          </w:p>
        </w:tc>
        <w:tc>
          <w:tcPr>
            <w:tcW w:w="4110" w:type="dxa"/>
            <w:gridSpan w:val="3"/>
          </w:tcPr>
          <w:p w14:paraId="487D8AC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6840 |</w:t>
            </w:r>
          </w:p>
        </w:tc>
      </w:tr>
      <w:tr w:rsidR="006B674B" w:rsidRPr="002A6193" w14:paraId="7D246952" w14:textId="77777777">
        <w:tc>
          <w:tcPr>
            <w:tcW w:w="1560" w:type="dxa"/>
          </w:tcPr>
          <w:p w14:paraId="36806D54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77EF0F9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26" w:type="dxa"/>
            <w:vAlign w:val="bottom"/>
          </w:tcPr>
          <w:p w14:paraId="29354F00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6869E631" w14:textId="77777777">
        <w:tc>
          <w:tcPr>
            <w:tcW w:w="1560" w:type="dxa"/>
            <w:vAlign w:val="center"/>
          </w:tcPr>
          <w:p w14:paraId="78E96313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</w:t>
            </w:r>
          </w:p>
        </w:tc>
        <w:tc>
          <w:tcPr>
            <w:tcW w:w="4110" w:type="dxa"/>
            <w:gridSpan w:val="2"/>
          </w:tcPr>
          <w:p w14:paraId="2C8ACC8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balle rotonde di libre 18 |</w:t>
            </w:r>
          </w:p>
        </w:tc>
        <w:tc>
          <w:tcPr>
            <w:tcW w:w="3969" w:type="dxa"/>
            <w:gridSpan w:val="2"/>
            <w:vMerge w:val="restart"/>
            <w:vAlign w:val="center"/>
          </w:tcPr>
          <w:p w14:paraId="63D473C3" w14:textId="77777777" w:rsidR="006B674B" w:rsidRPr="00CB1FBA" w:rsidRDefault="00827D74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er il pezzo che tira | libre 18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20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di balla |</w:t>
            </w:r>
          </w:p>
        </w:tc>
      </w:tr>
      <w:tr w:rsidR="006B674B" w:rsidRPr="002A6193" w14:paraId="25008660" w14:textId="77777777">
        <w:tc>
          <w:tcPr>
            <w:tcW w:w="1560" w:type="dxa"/>
            <w:vAlign w:val="center"/>
          </w:tcPr>
          <w:p w14:paraId="41B0C449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</w:t>
            </w:r>
          </w:p>
        </w:tc>
        <w:tc>
          <w:tcPr>
            <w:tcW w:w="4110" w:type="dxa"/>
            <w:gridSpan w:val="2"/>
          </w:tcPr>
          <w:p w14:paraId="3567003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balle crosate di libre 18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2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4B80BDDC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0C5F6318" w14:textId="77777777">
        <w:tc>
          <w:tcPr>
            <w:tcW w:w="1560" w:type="dxa"/>
            <w:vAlign w:val="center"/>
          </w:tcPr>
          <w:p w14:paraId="202FE878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</w:t>
            </w:r>
          </w:p>
        </w:tc>
        <w:tc>
          <w:tcPr>
            <w:tcW w:w="4110" w:type="dxa"/>
            <w:gridSpan w:val="2"/>
          </w:tcPr>
          <w:p w14:paraId="68F60408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30 balle di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22"/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catene di libre 18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23"/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410588D6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25F6A3BA" w14:textId="77777777">
        <w:tc>
          <w:tcPr>
            <w:tcW w:w="1560" w:type="dxa"/>
          </w:tcPr>
          <w:p w14:paraId="42695208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5D7CCD3A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2126" w:type="dxa"/>
            <w:vAlign w:val="bottom"/>
          </w:tcPr>
          <w:p w14:paraId="17DA1F7C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716EF447" w14:textId="77777777">
        <w:tc>
          <w:tcPr>
            <w:tcW w:w="1560" w:type="dxa"/>
            <w:vAlign w:val="center"/>
          </w:tcPr>
          <w:p w14:paraId="01F3DB9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120</w:t>
            </w:r>
          </w:p>
        </w:tc>
        <w:tc>
          <w:tcPr>
            <w:tcW w:w="4110" w:type="dxa"/>
            <w:gridSpan w:val="2"/>
          </w:tcPr>
          <w:p w14:paraId="033BA1C6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balle rotonde di libre 12 |</w:t>
            </w:r>
          </w:p>
        </w:tc>
        <w:tc>
          <w:tcPr>
            <w:tcW w:w="3969" w:type="dxa"/>
            <w:gridSpan w:val="2"/>
            <w:vMerge w:val="restart"/>
            <w:vAlign w:val="center"/>
          </w:tcPr>
          <w:p w14:paraId="21B9D6B7" w14:textId="77777777" w:rsidR="006B674B" w:rsidRPr="00CB1FBA" w:rsidRDefault="00827D74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er li pezzi che ti-|rano libre 12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24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di | balla |</w:t>
            </w:r>
          </w:p>
        </w:tc>
      </w:tr>
      <w:tr w:rsidR="006B674B" w:rsidRPr="002A6193" w14:paraId="3304421D" w14:textId="77777777">
        <w:tc>
          <w:tcPr>
            <w:tcW w:w="1560" w:type="dxa"/>
            <w:vAlign w:val="center"/>
          </w:tcPr>
          <w:p w14:paraId="489E3D21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</w:t>
            </w:r>
          </w:p>
        </w:tc>
        <w:tc>
          <w:tcPr>
            <w:tcW w:w="4110" w:type="dxa"/>
            <w:gridSpan w:val="2"/>
          </w:tcPr>
          <w:p w14:paraId="799C0635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balle crosate di libre 5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71A71CAE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007A53CD" w14:textId="77777777">
        <w:tc>
          <w:tcPr>
            <w:tcW w:w="1560" w:type="dxa"/>
            <w:vAlign w:val="center"/>
          </w:tcPr>
          <w:p w14:paraId="45691299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</w:t>
            </w:r>
          </w:p>
        </w:tc>
        <w:tc>
          <w:tcPr>
            <w:tcW w:w="4110" w:type="dxa"/>
            <w:gridSpan w:val="2"/>
          </w:tcPr>
          <w:p w14:paraId="6AFB5D08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balle di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25"/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catene di libre 5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482CF9DC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3B90770F" w14:textId="77777777">
        <w:tc>
          <w:tcPr>
            <w:tcW w:w="1560" w:type="dxa"/>
          </w:tcPr>
          <w:p w14:paraId="6FEDA202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0A6D0BF6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2126" w:type="dxa"/>
            <w:vAlign w:val="bottom"/>
          </w:tcPr>
          <w:p w14:paraId="1470844F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027F8063" w14:textId="77777777">
        <w:tc>
          <w:tcPr>
            <w:tcW w:w="1560" w:type="dxa"/>
            <w:vAlign w:val="center"/>
          </w:tcPr>
          <w:p w14:paraId="3034424F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420</w:t>
            </w:r>
          </w:p>
        </w:tc>
        <w:tc>
          <w:tcPr>
            <w:tcW w:w="4110" w:type="dxa"/>
            <w:gridSpan w:val="2"/>
          </w:tcPr>
          <w:p w14:paraId="5FE08B97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balle tonde di libre 5 |</w:t>
            </w:r>
          </w:p>
        </w:tc>
        <w:tc>
          <w:tcPr>
            <w:tcW w:w="3969" w:type="dxa"/>
            <w:gridSpan w:val="2"/>
            <w:vMerge w:val="restart"/>
          </w:tcPr>
          <w:p w14:paraId="44581737" w14:textId="77777777" w:rsidR="006B674B" w:rsidRPr="00CB1FBA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er li pezzi che tirano | libre 5 di balla 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lastRenderedPageBreak/>
              <w:t>|</w:t>
            </w:r>
          </w:p>
        </w:tc>
      </w:tr>
      <w:tr w:rsidR="006B674B" w:rsidRPr="002A6193" w14:paraId="1801281A" w14:textId="77777777">
        <w:tc>
          <w:tcPr>
            <w:tcW w:w="1560" w:type="dxa"/>
            <w:vAlign w:val="center"/>
          </w:tcPr>
          <w:p w14:paraId="706CFC8D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210</w:t>
            </w:r>
          </w:p>
        </w:tc>
        <w:tc>
          <w:tcPr>
            <w:tcW w:w="4110" w:type="dxa"/>
            <w:gridSpan w:val="2"/>
          </w:tcPr>
          <w:p w14:paraId="20219BF9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210 balle crosate di libre 5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4469557B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674B" w:rsidRPr="002A6193" w14:paraId="36D1E2E7" w14:textId="77777777">
        <w:tc>
          <w:tcPr>
            <w:tcW w:w="1560" w:type="dxa"/>
            <w:vAlign w:val="center"/>
          </w:tcPr>
          <w:p w14:paraId="7F6C2DCE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210</w:t>
            </w:r>
          </w:p>
        </w:tc>
        <w:tc>
          <w:tcPr>
            <w:tcW w:w="4110" w:type="dxa"/>
            <w:gridSpan w:val="2"/>
          </w:tcPr>
          <w:p w14:paraId="74263929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210 balle di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26"/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catene di libre 5 |</w:t>
            </w:r>
          </w:p>
        </w:tc>
        <w:tc>
          <w:tcPr>
            <w:tcW w:w="3969" w:type="dxa"/>
            <w:gridSpan w:val="2"/>
            <w:vMerge/>
            <w:vAlign w:val="bottom"/>
          </w:tcPr>
          <w:p w14:paraId="796BC783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773990EC" w14:textId="77777777">
        <w:tc>
          <w:tcPr>
            <w:tcW w:w="1560" w:type="dxa"/>
          </w:tcPr>
          <w:p w14:paraId="2CFA8A91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22A29D91" w14:textId="77777777" w:rsidR="006B674B" w:rsidRPr="00CB1FBA" w:rsidRDefault="006B674B" w:rsidP="006B674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2126" w:type="dxa"/>
            <w:vAlign w:val="bottom"/>
          </w:tcPr>
          <w:p w14:paraId="538382B1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18E17177" w14:textId="77777777">
        <w:tc>
          <w:tcPr>
            <w:tcW w:w="1560" w:type="dxa"/>
          </w:tcPr>
          <w:p w14:paraId="767998A7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31E246AA" w14:textId="77777777" w:rsidR="006B674B" w:rsidRPr="00CB1FBA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c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atene che pigliano le verghe et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27"/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l’antenne perché non seano | tagliate nel combatter | </w:t>
            </w:r>
          </w:p>
        </w:tc>
        <w:tc>
          <w:tcPr>
            <w:tcW w:w="2126" w:type="dxa"/>
            <w:vAlign w:val="bottom"/>
          </w:tcPr>
          <w:p w14:paraId="50BDB54F" w14:textId="77777777" w:rsidR="006B674B" w:rsidRPr="00CB1FBA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</w:tr>
      <w:tr w:rsidR="006B674B" w:rsidRPr="002A6193" w14:paraId="04AFAEFF" w14:textId="77777777">
        <w:tc>
          <w:tcPr>
            <w:tcW w:w="1560" w:type="dxa"/>
          </w:tcPr>
          <w:p w14:paraId="1BCAACF0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5953" w:type="dxa"/>
            <w:gridSpan w:val="3"/>
          </w:tcPr>
          <w:p w14:paraId="49592A56" w14:textId="77777777" w:rsidR="006B674B" w:rsidRPr="002A6193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icche lunghe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ab/>
            </w:r>
          </w:p>
        </w:tc>
        <w:tc>
          <w:tcPr>
            <w:tcW w:w="2126" w:type="dxa"/>
            <w:vAlign w:val="bottom"/>
          </w:tcPr>
          <w:p w14:paraId="7CB9F317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30 |</w:t>
            </w:r>
          </w:p>
        </w:tc>
      </w:tr>
      <w:tr w:rsidR="006B674B" w:rsidRPr="002A6193" w14:paraId="68D556D2" w14:textId="77777777">
        <w:tc>
          <w:tcPr>
            <w:tcW w:w="1560" w:type="dxa"/>
          </w:tcPr>
          <w:p w14:paraId="62D92701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3FBA3E4F" w14:textId="77777777" w:rsidR="006B674B" w:rsidRPr="002A6193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icche curti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ab/>
            </w:r>
          </w:p>
        </w:tc>
        <w:tc>
          <w:tcPr>
            <w:tcW w:w="2126" w:type="dxa"/>
            <w:shd w:val="clear" w:color="auto" w:fill="auto"/>
            <w:vAlign w:val="bottom"/>
          </w:tcPr>
          <w:p w14:paraId="66F53A95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15 |</w:t>
            </w:r>
          </w:p>
        </w:tc>
      </w:tr>
      <w:tr w:rsidR="006B674B" w:rsidRPr="002A6193" w14:paraId="43A4C94A" w14:textId="77777777">
        <w:trPr>
          <w:gridAfter w:val="1"/>
          <w:wAfter w:w="2126" w:type="dxa"/>
        </w:trPr>
        <w:tc>
          <w:tcPr>
            <w:tcW w:w="1560" w:type="dxa"/>
          </w:tcPr>
          <w:p w14:paraId="5B709752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096A0740" w14:textId="77777777" w:rsidR="006B674B" w:rsidRPr="002A6193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oschetti 40 et bandeliere, balle polvere, et meccie, | </w:t>
            </w:r>
          </w:p>
        </w:tc>
      </w:tr>
      <w:tr w:rsidR="006B674B" w:rsidRPr="002A6193" w14:paraId="63D8FA4B" w14:textId="77777777">
        <w:tc>
          <w:tcPr>
            <w:tcW w:w="1560" w:type="dxa"/>
          </w:tcPr>
          <w:p w14:paraId="23CAE7B6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3A280410" w14:textId="77777777" w:rsidR="006B674B" w:rsidRPr="002A6193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pade larghe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ab/>
            </w:r>
          </w:p>
        </w:tc>
        <w:tc>
          <w:tcPr>
            <w:tcW w:w="2126" w:type="dxa"/>
            <w:vAlign w:val="bottom"/>
          </w:tcPr>
          <w:p w14:paraId="2C30B693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30 |</w:t>
            </w:r>
          </w:p>
        </w:tc>
      </w:tr>
      <w:tr w:rsidR="006B674B" w:rsidRPr="002A6193" w14:paraId="14771BF7" w14:textId="77777777">
        <w:tc>
          <w:tcPr>
            <w:tcW w:w="1560" w:type="dxa"/>
          </w:tcPr>
          <w:p w14:paraId="160707B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26C06DC6" w14:textId="77777777" w:rsidR="006B674B" w:rsidRPr="002A6193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edriere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ab/>
            </w:r>
          </w:p>
        </w:tc>
        <w:tc>
          <w:tcPr>
            <w:tcW w:w="2126" w:type="dxa"/>
            <w:vAlign w:val="bottom"/>
          </w:tcPr>
          <w:p w14:paraId="3F3FFA6E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6 |</w:t>
            </w:r>
          </w:p>
        </w:tc>
      </w:tr>
      <w:tr w:rsidR="006B674B" w:rsidRPr="002A6193" w14:paraId="477A5BC3" w14:textId="77777777">
        <w:tc>
          <w:tcPr>
            <w:tcW w:w="1560" w:type="dxa"/>
          </w:tcPr>
          <w:p w14:paraId="38788994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953" w:type="dxa"/>
            <w:gridSpan w:val="3"/>
          </w:tcPr>
          <w:p w14:paraId="0342CB1C" w14:textId="77777777" w:rsidR="006B674B" w:rsidRPr="002A6193" w:rsidRDefault="00827D74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ranate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ab/>
            </w:r>
          </w:p>
        </w:tc>
        <w:tc>
          <w:tcPr>
            <w:tcW w:w="2126" w:type="dxa"/>
            <w:vAlign w:val="bottom"/>
          </w:tcPr>
          <w:p w14:paraId="3476AA91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n° 300 |</w:t>
            </w:r>
          </w:p>
        </w:tc>
      </w:tr>
    </w:tbl>
    <w:p w14:paraId="3C1F2593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1F15B2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229vD /</w:t>
      </w:r>
    </w:p>
    <w:p w14:paraId="7342F6C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5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28"/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6B031E8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Artiglierie, et munitioni | poste sopra le cinque navi | di Amsterdam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29"/>
      </w:r>
      <w:r w:rsidRPr="002A6193">
        <w:rPr>
          <w:rFonts w:eastAsia="NSimSun"/>
          <w:kern w:val="2"/>
          <w:lang w:eastAsia="hi-IN" w:bidi="hi-IN"/>
        </w:rPr>
        <w:t xml:space="preserve"> conforme | alla prima nota |</w:t>
      </w:r>
    </w:p>
    <w:p w14:paraId="71B78EF0" w14:textId="77777777" w:rsidR="006B674B" w:rsidRPr="002A6193" w:rsidRDefault="006B674B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29F3824D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7DDA9A36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63</w:t>
      </w:r>
    </w:p>
    <w:p w14:paraId="465B0C71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Allegato VIII al n. 56 (cc. 230r-v, 233r-v)</w:t>
      </w:r>
    </w:p>
    <w:p w14:paraId="2DF92A96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</w:p>
    <w:p w14:paraId="4AE386A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 xml:space="preserve">/ 230r / </w:t>
      </w:r>
    </w:p>
    <w:p w14:paraId="15B2479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lettere dell’Haya n° 39 de’ 19 | giugno 1618 |</w:t>
      </w:r>
    </w:p>
    <w:p w14:paraId="7370E376" w14:textId="77777777" w:rsidR="00F942E6" w:rsidRPr="002A6193" w:rsidRDefault="00F942E6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CD318E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Promessa fatta dalli signori deputati dell’amiralità di | Amsterdam alli marinari delle cinque navi della | loro repartitione armate a servitio della serenissima | republica di Venetia | </w:t>
      </w:r>
    </w:p>
    <w:p w14:paraId="596E690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BC0CE1E" w14:textId="76E20A5B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Poiché li marinari sotto l’amiraglio Melchior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>an Kerkoven e | capitani andando a Venetia fanno difficoltà e volontieri | vorrebbono sapere quanto tempo saranno nel detto servitio | et dove haveranno il loro pagamento tanto di stipendio, et quando | saranno feriti et stroppiati, et altrimenti dichiarano li deputati | del collegio dell’Amiralità in Amsterdam e primieramente quanto | al tempo dei loro servitii, che quello durerà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0"/>
      </w:r>
      <w:r w:rsidRPr="002A6193">
        <w:rPr>
          <w:rFonts w:eastAsia="NSimSun"/>
          <w:kern w:val="2"/>
          <w:lang w:eastAsia="hi-IN" w:bidi="hi-IN"/>
        </w:rPr>
        <w:t xml:space="preserve"> tanto piacerà | allo strenuo signore Amiraglio, capitani, et le navi saranno | tenuti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1"/>
      </w:r>
      <w:r w:rsidRPr="002A6193">
        <w:rPr>
          <w:rFonts w:eastAsia="NSimSun"/>
          <w:kern w:val="2"/>
          <w:lang w:eastAsia="hi-IN" w:bidi="hi-IN"/>
        </w:rPr>
        <w:t xml:space="preserve"> nelli detti servitii, et se non si trattassero intera-|mente, che quanto prima saranno ridomandati a casa. | E quanto al lor pagamento promettono li deputati sudetti nel | nome delli alti potenti signori Stati Generali, che ne rispondono | senza che haveranno da riguardar alla signoria di Venetia | et se a caso alcuno di essi fosse ferito, o devenisse inutile | quelli saranno trattati come si sogliono trattar le genti | delle nostre navi da guerra. Fatta nel burgo di | Tessel alli 14 di maggio 1618 et fu sotto scritta | dalli commessi del collegio dell’amiralità d’Amsterdam. | </w:t>
      </w:r>
    </w:p>
    <w:p w14:paraId="2EB0502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CFFE0BA" w14:textId="12CFBB55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Harmanno Schimmel Penningh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 xml:space="preserve">ander Oye Pietro Scout | </w:t>
      </w:r>
    </w:p>
    <w:p w14:paraId="3F5D2360" w14:textId="6528E94D" w:rsidR="006B674B" w:rsidRPr="007E299C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Pieter Dircxsen Gio. </w:t>
      </w:r>
      <w:r w:rsidR="007E299C">
        <w:rPr>
          <w:rFonts w:eastAsia="NSimSun"/>
          <w:kern w:val="2"/>
          <w:lang w:eastAsia="hi-IN" w:bidi="hi-IN"/>
        </w:rPr>
        <w:t>v</w:t>
      </w:r>
      <w:r w:rsidRPr="007E299C">
        <w:rPr>
          <w:rFonts w:eastAsia="NSimSun"/>
          <w:kern w:val="2"/>
          <w:lang w:eastAsia="hi-IN" w:bidi="hi-IN"/>
        </w:rPr>
        <w:t xml:space="preserve">ander Elburgh et C. Ooster Zee | </w:t>
      </w:r>
    </w:p>
    <w:p w14:paraId="7322F19D" w14:textId="77777777" w:rsidR="006B674B" w:rsidRPr="007E299C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E9C08C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Si può creder che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2"/>
      </w:r>
      <w:r w:rsidRPr="002A6193">
        <w:rPr>
          <w:rFonts w:eastAsia="NSimSun"/>
          <w:kern w:val="2"/>
          <w:lang w:eastAsia="hi-IN" w:bidi="hi-IN"/>
        </w:rPr>
        <w:t xml:space="preserve"> sotto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3"/>
      </w:r>
      <w:r w:rsidRPr="002A6193">
        <w:rPr>
          <w:rFonts w:eastAsia="NSimSun"/>
          <w:kern w:val="2"/>
          <w:lang w:eastAsia="hi-IN" w:bidi="hi-IN"/>
        </w:rPr>
        <w:t xml:space="preserve"> quest’obligo camineranno anco li marinari | delle altre navi ancorché non sia stato dato | dalle altre Amiralità a me. |</w:t>
      </w:r>
    </w:p>
    <w:p w14:paraId="63096DC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BC4F03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230v /</w:t>
      </w:r>
    </w:p>
    <w:p w14:paraId="4D412D8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87D4886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9540F6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233r /</w:t>
      </w:r>
    </w:p>
    <w:p w14:paraId="08DFAA4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079420B1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8B6D0E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233vB /</w:t>
      </w:r>
    </w:p>
    <w:p w14:paraId="787A4839" w14:textId="77777777" w:rsidR="006B674B" w:rsidRPr="002A6193" w:rsidRDefault="00E54E37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6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4"/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0631A607" w14:textId="77777777" w:rsidR="006B674B" w:rsidRPr="002A6193" w:rsidRDefault="00E54E37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Obligatione delli signori commessi dell’|amiralità di Amsterdam fatta alli | marinari delle cinque navi della | loro ripartitione |</w:t>
      </w:r>
    </w:p>
    <w:p w14:paraId="39BAFCA3" w14:textId="77777777" w:rsidR="006B674B" w:rsidRPr="002A6193" w:rsidRDefault="006B674B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557AC57E" w14:textId="77777777" w:rsidR="006B674B" w:rsidRPr="002A6193" w:rsidRDefault="006B674B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61F7492A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64</w:t>
      </w:r>
    </w:p>
    <w:p w14:paraId="66BEBAA7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Allegato IX al n. 56 (cc. 231r-232v)</w:t>
      </w:r>
    </w:p>
    <w:p w14:paraId="3E0B962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</w:p>
    <w:p w14:paraId="5D8CF95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color w:val="000000"/>
          <w:kern w:val="2"/>
          <w:lang w:eastAsia="hi-IN" w:bidi="hi-IN"/>
        </w:rPr>
      </w:pPr>
      <w:r w:rsidRPr="002A6193">
        <w:rPr>
          <w:rFonts w:eastAsia="NSimSun"/>
          <w:color w:val="000000"/>
          <w:kern w:val="2"/>
          <w:lang w:eastAsia="hi-IN" w:bidi="hi-IN"/>
        </w:rPr>
        <w:t>/ 231r /</w:t>
      </w:r>
    </w:p>
    <w:p w14:paraId="044652E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 lettere dell’Haya n° 39 de’ 19 giugno | 1618 | </w:t>
      </w:r>
    </w:p>
    <w:p w14:paraId="18E728A9" w14:textId="77777777" w:rsidR="00F942E6" w:rsidRPr="002A6193" w:rsidRDefault="00F942E6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70F8C7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Copia | </w:t>
      </w:r>
    </w:p>
    <w:p w14:paraId="2A8CD6D3" w14:textId="77777777" w:rsidR="00F942E6" w:rsidRPr="002A6193" w:rsidRDefault="00F942E6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81A209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Calcolo dell’armi date per servitio della serenissima republica | di Venetia al signor colonello d’Anstenraedt, et | compagnie |</w:t>
      </w:r>
    </w:p>
    <w:p w14:paraId="1D61F73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 </w:t>
      </w:r>
    </w:p>
    <w:p w14:paraId="525593E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Per sei compagnie cadauna novanta moschetti, forchette, | et bandelliere et 47 corsaletti, gollette, murione, arnesi | et picche tre tamburi tre alabarde, et tre partisane. | </w:t>
      </w:r>
    </w:p>
    <w:p w14:paraId="3817009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Montano le sudette sei compagnie a 540 moschetti compiti | 282 corsaletti 18 tamburi 18 halabarde 6 | partisane. | </w:t>
      </w:r>
    </w:p>
    <w:p w14:paraId="657EA99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Per la compagnia colonella | </w:t>
      </w:r>
    </w:p>
    <w:p w14:paraId="473D3F6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65 corsaletti 100 moschetti 4 tamburi 4 halabarde | una partisana. | </w:t>
      </w:r>
    </w:p>
    <w:p w14:paraId="13B53C31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tbl>
      <w:tblPr>
        <w:tblStyle w:val="Grigliatabella4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7"/>
        <w:gridCol w:w="2552"/>
      </w:tblGrid>
      <w:tr w:rsidR="006B674B" w:rsidRPr="002A6193" w14:paraId="5699DF39" w14:textId="77777777">
        <w:tc>
          <w:tcPr>
            <w:tcW w:w="7087" w:type="dxa"/>
          </w:tcPr>
          <w:p w14:paraId="2AD2D003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640 moschetti compiti a otto fiorii, et mezo il pezzo</w:t>
            </w:r>
          </w:p>
        </w:tc>
        <w:tc>
          <w:tcPr>
            <w:tcW w:w="2552" w:type="dxa"/>
          </w:tcPr>
          <w:p w14:paraId="7482BD02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fiorini 5440 |</w:t>
            </w:r>
          </w:p>
        </w:tc>
      </w:tr>
      <w:tr w:rsidR="006B674B" w:rsidRPr="002A6193" w14:paraId="43280BCF" w14:textId="77777777">
        <w:tc>
          <w:tcPr>
            <w:tcW w:w="7087" w:type="dxa"/>
          </w:tcPr>
          <w:p w14:paraId="68158451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347 corsaletti compiti con le loro piche a nove | fiorini</w:t>
            </w:r>
          </w:p>
        </w:tc>
        <w:tc>
          <w:tcPr>
            <w:tcW w:w="2552" w:type="dxa"/>
          </w:tcPr>
          <w:p w14:paraId="1C8205DF" w14:textId="3FBBB914" w:rsidR="006B674B" w:rsidRPr="002A6193" w:rsidRDefault="00F34F52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3123 |</w:t>
            </w:r>
          </w:p>
        </w:tc>
      </w:tr>
      <w:tr w:rsidR="006B674B" w:rsidRPr="002A6193" w14:paraId="77C3FDC2" w14:textId="77777777">
        <w:tc>
          <w:tcPr>
            <w:tcW w:w="7087" w:type="dxa"/>
          </w:tcPr>
          <w:p w14:paraId="7259EF32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22 tamburi a nove fiorini l’uno</w:t>
            </w:r>
          </w:p>
        </w:tc>
        <w:tc>
          <w:tcPr>
            <w:tcW w:w="2552" w:type="dxa"/>
          </w:tcPr>
          <w:p w14:paraId="7F3A39AF" w14:textId="1FB801D2" w:rsidR="006B674B" w:rsidRPr="002A6193" w:rsidRDefault="00F34F52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</w:t>
            </w:r>
            <w:r w:rsidR="006B674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198 |</w:t>
            </w:r>
          </w:p>
        </w:tc>
      </w:tr>
      <w:tr w:rsidR="006B674B" w:rsidRPr="002A6193" w14:paraId="63794FCD" w14:textId="77777777">
        <w:tc>
          <w:tcPr>
            <w:tcW w:w="7087" w:type="dxa"/>
          </w:tcPr>
          <w:p w14:paraId="34EB002D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 halabarde a 9 fiorini l’una</w:t>
            </w:r>
          </w:p>
        </w:tc>
        <w:tc>
          <w:tcPr>
            <w:tcW w:w="2552" w:type="dxa"/>
          </w:tcPr>
          <w:p w14:paraId="36728C33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198 |</w:t>
            </w:r>
          </w:p>
        </w:tc>
      </w:tr>
      <w:tr w:rsidR="006B674B" w:rsidRPr="002A6193" w14:paraId="289742D9" w14:textId="77777777">
        <w:tc>
          <w:tcPr>
            <w:tcW w:w="7087" w:type="dxa"/>
          </w:tcPr>
          <w:p w14:paraId="3FF74C0E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6 partisane a nove fiorini, et quella del colonello</w:t>
            </w:r>
          </w:p>
        </w:tc>
        <w:tc>
          <w:tcPr>
            <w:tcW w:w="2552" w:type="dxa"/>
          </w:tcPr>
          <w:p w14:paraId="0D2D9419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63 |</w:t>
            </w:r>
          </w:p>
        </w:tc>
      </w:tr>
      <w:tr w:rsidR="006B674B" w:rsidRPr="002A6193" w14:paraId="0C8165A6" w14:textId="77777777">
        <w:tc>
          <w:tcPr>
            <w:tcW w:w="7087" w:type="dxa"/>
          </w:tcPr>
          <w:p w14:paraId="4DEC4869" w14:textId="77777777" w:rsidR="006B674B" w:rsidRPr="00CB1FBA" w:rsidRDefault="00AD468A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d</w:t>
            </w:r>
            <w:r w:rsidR="006B674B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i più per contratto, et per augmentatione di | spese</w:t>
            </w:r>
          </w:p>
        </w:tc>
        <w:tc>
          <w:tcPr>
            <w:tcW w:w="2552" w:type="dxa"/>
          </w:tcPr>
          <w:p w14:paraId="7CA2CC37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|</w:t>
            </w:r>
          </w:p>
        </w:tc>
      </w:tr>
      <w:tr w:rsidR="006B674B" w:rsidRPr="002A6193" w14:paraId="2481A58B" w14:textId="77777777">
        <w:tc>
          <w:tcPr>
            <w:tcW w:w="7087" w:type="dxa"/>
          </w:tcPr>
          <w:p w14:paraId="5B255AF5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552" w:type="dxa"/>
          </w:tcPr>
          <w:p w14:paraId="431F580C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9222 |</w:t>
            </w:r>
          </w:p>
        </w:tc>
      </w:tr>
    </w:tbl>
    <w:p w14:paraId="1CB88F8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F66F33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Louys de Geer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5"/>
      </w:r>
      <w:r w:rsidR="00AD468A" w:rsidRPr="002A6193">
        <w:rPr>
          <w:rFonts w:eastAsia="NSimSun"/>
          <w:kern w:val="2"/>
          <w:lang w:eastAsia="hi-IN" w:bidi="hi-IN"/>
        </w:rPr>
        <w:t xml:space="preserve"> |</w:t>
      </w:r>
    </w:p>
    <w:p w14:paraId="5B8CDE7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63F6DA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231v-232r /</w:t>
      </w:r>
    </w:p>
    <w:p w14:paraId="0A5E3AC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5C024E2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F7CB77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232vB /</w:t>
      </w:r>
    </w:p>
    <w:p w14:paraId="4E96F16C" w14:textId="77777777" w:rsidR="006B674B" w:rsidRPr="002A6193" w:rsidRDefault="00E54E37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8 | </w:t>
      </w:r>
    </w:p>
    <w:p w14:paraId="0FB8A7FC" w14:textId="77777777" w:rsidR="006B674B" w:rsidRPr="002A6193" w:rsidRDefault="00E54E37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Calcolo dell’armi, et del | valor di esse date al | colonello Ansteraedt |</w:t>
      </w:r>
    </w:p>
    <w:p w14:paraId="3A1129AA" w14:textId="77777777" w:rsidR="006B674B" w:rsidRPr="002A6193" w:rsidRDefault="006B674B" w:rsidP="006B674B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3F7844A9" w14:textId="77777777" w:rsidR="006B674B" w:rsidRPr="002A6193" w:rsidRDefault="00E54E37" w:rsidP="006B674B">
      <w:pPr>
        <w:spacing w:line="259" w:lineRule="auto"/>
        <w:jc w:val="center"/>
        <w:rPr>
          <w:rFonts w:eastAsia="Calibri"/>
          <w:lang w:val="nl-BE"/>
        </w:rPr>
      </w:pPr>
      <w:r w:rsidRPr="002A6193">
        <w:rPr>
          <w:rFonts w:eastAsia="Calibri"/>
          <w:lang w:val="nl-BE"/>
        </w:rPr>
        <w:br w:type="page"/>
      </w:r>
      <w:r w:rsidRPr="002A6193">
        <w:rPr>
          <w:rFonts w:eastAsia="Calibri"/>
          <w:lang w:val="nl-BE"/>
        </w:rPr>
        <w:lastRenderedPageBreak/>
        <w:t>n. 65</w:t>
      </w:r>
    </w:p>
    <w:p w14:paraId="03EEE270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19 giugno 1618, L’Aia (cc. 241r-244v)</w:t>
      </w:r>
    </w:p>
    <w:p w14:paraId="7E718A6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4D74F3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241r /</w:t>
      </w:r>
    </w:p>
    <w:p w14:paraId="3307851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4289AA7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40 comincia 39 | </w:t>
      </w:r>
    </w:p>
    <w:p w14:paraId="365D21F2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DEC19C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Serenissimo Principe | </w:t>
      </w:r>
    </w:p>
    <w:p w14:paraId="55A5D17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sabbato solamente fui alli signori Stati per solecitar la risolutione | all’instanza che feci in nome di vostra Serenità perché ella potesse conti-|nuar li vasselli in servitio finché havesse il bisogno di essi; | et con tal occasione stimai bene di considerarle con concetti quanto | più puoti pieni di affetto lo stato presente delle cose quello | che si opera in Piemonte, et dal canto del duca di Ossuna | mostrando, che l’irresolutione di don Pietro al restituir | Vercelli, et la ostentatione del duca di Ossuna di non obedire | ai commandamenti regii erano artificii dai quali come toccava | ai principi interessati in quella Provincia il guardarsi | così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6"/>
      </w:r>
      <w:r w:rsidRPr="002A6193">
        <w:rPr>
          <w:rFonts w:eastAsia="NSimSun"/>
          <w:kern w:val="2"/>
          <w:lang w:eastAsia="hi-IN" w:bidi="hi-IN"/>
        </w:rPr>
        <w:t xml:space="preserve"> di qua anco si correva col medesimo interesse per la | corrispondenza che ha questa con quella serenissima Republica | et procurai d’indurli al pensare al publico bene, et | alla commune sicurtà. Per la risolutione all’instan-|za mi fu risposto dal Presidente, che dalla sola amira-|lità di Amsterdam havevano havuta la risposta, et | che subito havutala dalle altre haverebbono preso per | mano il negotio, pregandomi in tanto di significar a | vostra Serenità per nome loro, ch’ella tenisse per certo, che | tutto quello che vedranno poter far in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7"/>
      </w:r>
      <w:r w:rsidRPr="002A6193">
        <w:rPr>
          <w:rFonts w:eastAsia="NSimSun"/>
          <w:kern w:val="2"/>
          <w:lang w:eastAsia="hi-IN" w:bidi="hi-IN"/>
        </w:rPr>
        <w:t xml:space="preserve"> servitio di | lei saranno pronti per metterlo ad effetto. Mi | ringratiorono poi degl’avvisi dicendo, che | haverebbono havuto riflesso sopra le considerationi, | che li havevo fatte, che in tanto fosse pur sicura |</w:t>
      </w:r>
    </w:p>
    <w:p w14:paraId="5561AAD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241v /</w:t>
      </w:r>
    </w:p>
    <w:p w14:paraId="1EE376B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la serenissima Republica che haverebbono sempre tenuta buona | corrispondenza con lei. | </w:t>
      </w:r>
    </w:p>
    <w:p w14:paraId="174EDD78" w14:textId="1DF4A51B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 voler pigliar licenza fui dimandato dal Presidente se era | vero quello si diceva di certa conspiratione fatta in | Venetia facendomi instanza di communicar all’assem-|blea come era successo, et stato scoperto il trattato. Io | risposi che non sapevo in questo particolare dir alcuna cosa con | sicurezza; che quello mi era capitato ad orrecchio era | stato con gl’avvisi correnti ordinarii. Ben mi avidi | che credevano, et aspettavano, che io havessi ogni par-|ticolare da riferirli, et vedendo, che non parlai se non in | generale, come in effetto non potevo far altro mi dissero, | che si rallegravano grandemente che la serenissima Republica fosse | stata liberata da così gran pericolo come si diceva | nella propria città. Io risposi, che Dio benedetto doppo | tanti centinara d’anni, che la serenissima Republica resta stabilita | nello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8"/>
      </w:r>
      <w:r w:rsidRPr="002A6193">
        <w:rPr>
          <w:rFonts w:eastAsia="NSimSun"/>
          <w:kern w:val="2"/>
          <w:lang w:eastAsia="hi-IN" w:bidi="hi-IN"/>
        </w:rPr>
        <w:t xml:space="preserve"> stato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39"/>
      </w:r>
      <w:r w:rsidRPr="002A6193">
        <w:rPr>
          <w:rFonts w:eastAsia="NSimSun"/>
          <w:kern w:val="2"/>
          <w:lang w:eastAsia="hi-IN" w:bidi="hi-IN"/>
        </w:rPr>
        <w:t xml:space="preserve"> presente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0"/>
      </w:r>
      <w:r w:rsidRPr="002A6193">
        <w:rPr>
          <w:rFonts w:eastAsia="NSimSun"/>
          <w:kern w:val="2"/>
          <w:lang w:eastAsia="hi-IN" w:bidi="hi-IN"/>
        </w:rPr>
        <w:t>, et nella sua libertà ne haveva sempre | havuta la sua protettione; onde si poteva prometter | che l’havesse anco a continuar per gratia sua a gloria | di sua divina Maestà, a consolatione de’ sudditi, | et per poter corrisponder con sinceri effetti agl’amici | tra’ quali potevo assicurare che queste Provincie | Unite erano de’ più cari. Fui corrisposto con altrettanto | affetto, et mi licentiai. Di altro tutta la |</w:t>
      </w:r>
    </w:p>
    <w:p w14:paraId="47930FE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242r /</w:t>
      </w:r>
    </w:p>
    <w:p w14:paraId="6FD5B31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passata settimana non si è parlato, né tuttavia si parla, et | ognuno mi dimanda di detta conspiratione, et si detesta | grandemente alla temerità della Natione, che l’ha intrapresa | ma più contra chi l’ha machinata facendosi moto ben | l’argomento di onde venga. Questi Francesi restano | mortificatissimi di sentir, che la più gran parte, et li | principali dell’intrapresa siano stati Francesi. Io se | mi fosse lecito ricercarei vostra Serenità che in questo particolare | mi dasse qualche generalità per notitia per saper risponder | contra chi publicasse le cose fosse diversamente da quello ch’|ella le ha in fonte ritrovate; non sapendo com’io | devi aggravar, o alterar il delitto. Mi rimetto con | humiltà al suo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prudentissimo volere. | </w:t>
      </w:r>
    </w:p>
    <w:p w14:paraId="7444263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Fui col signor Bernvel avanti hieri per termine di complimento | et discorrendo seco sopra questo, et sopra gl’affari d’|Italia mi disse la serenissima Republica vede quanti; et quali ma-|chinationi va ordendo lo Spagnolo contro di lei, et non | tenterà che ingannarla, o almeno di tenirla in | spese continuate, et così far essausto il suo errario, et | indebolir le sue forze per consequente. Ha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1"/>
      </w:r>
      <w:r w:rsidRPr="002A6193">
        <w:rPr>
          <w:rFonts w:eastAsia="NSimSun"/>
          <w:kern w:val="2"/>
          <w:lang w:eastAsia="hi-IN" w:bidi="hi-IN"/>
        </w:rPr>
        <w:t xml:space="preserve"> tante navi | da guerra tanti galeoni, et galere, et disse faccio conto | esser la spesa per summa considerabilissima al mantimento | di tanta armata; bisogna però che sua Serenità si | risolvi dar dentro, farsi patrone del mare, non |</w:t>
      </w:r>
    </w:p>
    <w:p w14:paraId="757BC48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242v /</w:t>
      </w:r>
    </w:p>
    <w:p w14:paraId="282E7AA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aspettar più parole perché se vorrà far così ne haverà tante che | l’assordiranno. Bisogna far testa all’inimico havendo forze | sufficienti per farlo; et quando Spagnuoli vedranno che | la serenissima Republica è risoluta far da dovero metteranno | il pensiero a’ casi loro, et almeno cavarà sua Serenità quest[o]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2"/>
      </w:r>
      <w:r w:rsidRPr="002A6193">
        <w:rPr>
          <w:rFonts w:eastAsia="NSimSun"/>
          <w:kern w:val="2"/>
          <w:lang w:eastAsia="hi-IN" w:bidi="hi-IN"/>
        </w:rPr>
        <w:t xml:space="preserve"> | di bene, che saprà da che piedi vogliono caminare; questo | disse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3"/>
      </w:r>
      <w:r w:rsidRPr="002A6193">
        <w:rPr>
          <w:rFonts w:eastAsia="NSimSun"/>
          <w:kern w:val="2"/>
          <w:lang w:eastAsia="hi-IN" w:bidi="hi-IN"/>
        </w:rPr>
        <w:t xml:space="preserve"> è il mio senso: et il senso di lui camina col generale. | In tutti è una grandissima espettatione di quello si risolvi | vostra Serenità fare, come habbi le navi di qua, et d’Inghilterra, et con | grandissimo desiderio si aspetta saperne l’arrivo. | </w:t>
      </w:r>
    </w:p>
    <w:p w14:paraId="1A253BC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queste spedite di qua il Calandrini mi avvisa (con mio molto | dispiacere) che sino a’ 29 del passato erano a Valmua | ma poi da qualche altro è stato riferto per bocca di un | marinaro venuto da una di dette navi che erano partite per | il loro viaggio, essendosi fermate per pigliar doi ancore | per le navi San Marco, et Santa Giustina, in luoco di | quella che si ruppe, et dell’altra, che si perse in Tessel. | </w:t>
      </w:r>
    </w:p>
    <w:p w14:paraId="21722D1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Ancor non cessano le querelle di questi interessati nel transporto | delle genti del conte di Levenstein. Al signor Bernvel, che | me ne parlò ho fatto constar la ragione della Serenità vostra; ma | mi aggionse bisogna pur trovar qualche ispediente per | consolar queste genti per la consequenza anco da | altri ne è stato detto qualche cosa. Et se paresse bene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4"/>
      </w:r>
      <w:r w:rsidRPr="002A6193">
        <w:rPr>
          <w:rFonts w:eastAsia="NSimSun"/>
          <w:kern w:val="2"/>
          <w:lang w:eastAsia="hi-IN" w:bidi="hi-IN"/>
        </w:rPr>
        <w:t xml:space="preserve"> alla | Serenità vostra per dar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5"/>
      </w:r>
      <w:r w:rsidRPr="002A6193">
        <w:rPr>
          <w:rFonts w:eastAsia="NSimSun"/>
          <w:kern w:val="2"/>
          <w:lang w:eastAsia="hi-IN" w:bidi="hi-IN"/>
        </w:rPr>
        <w:t xml:space="preserve"> almeno apparentemente ad intender |</w:t>
      </w:r>
    </w:p>
    <w:p w14:paraId="343873E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243r /</w:t>
      </w:r>
    </w:p>
    <w:p w14:paraId="74C2D5E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che stima la raccomandatione di questi signori stimerei a proposito (sia | riverentemente detto) che dasse agl’intervenienti buone parole | et far far qualche ufficio col conte di Levenstein perché | trovasse ripiego di sodisfarli; poiché così non potrebbono | che lodarsi di haver havuta questa protettione, il che | riuscirebbe caro ai signori Stati per poter esser anc’essi liberi | dalle instanze. Sono stato anco avvertito, che pare | che questi signori haverebbono volontieri voluto, ch’ella | havesse risposto alle loro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6"/>
      </w:r>
      <w:r w:rsidRPr="002A6193">
        <w:rPr>
          <w:rFonts w:eastAsia="NSimSun"/>
          <w:kern w:val="2"/>
          <w:lang w:eastAsia="hi-IN" w:bidi="hi-IN"/>
        </w:rPr>
        <w:t xml:space="preserve"> lettere di raccomandatione in questi particolare | ancorché io habbi riferto ciò che la Serenità vostra altre volte | mi scrisse. La constitutione delli humori è tale in questi paesi. | </w:t>
      </w:r>
    </w:p>
    <w:p w14:paraId="7195FF1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Il residente del marchese di Brandemburgh Stich mi è | venuto a raccommandar con affetto grandissimo il fratello | pregando vostra Serenità haver in consideratione la perdita grave | della sua casa per le genti levate, et condotte di là | in numero di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7"/>
      </w:r>
      <w:r w:rsidRPr="002A6193">
        <w:rPr>
          <w:rFonts w:eastAsia="NSimSun"/>
          <w:kern w:val="2"/>
          <w:lang w:eastAsia="hi-IN" w:bidi="hi-IN"/>
        </w:rPr>
        <w:t xml:space="preserve"> 300 fanti sopra la sua borsa; pregandola | trovar colla prudenza et munificenza sua qualche | ispediente perché resti sollevato, et parti consolato dal | suo servitio. Mi ha racconte le pretensioni del detto | suo fratello. A tutte con quanto hebbi precedentemente per infor-|matione ho fatto obiettione, et risposto abondantemente | egli però m’ha instato di nuovo a scriver a vostra Serenità | et che essendole dal fratello proposto qualche partito | per il suo sollevo sia contenta dar d’orecchio, et accordarne |</w:t>
      </w:r>
    </w:p>
    <w:p w14:paraId="2267603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243v /</w:t>
      </w:r>
    </w:p>
    <w:p w14:paraId="72E399A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alcuno; et ben si è lasciato assai chiaramente uscire che non vorrebbe | che ’l fratello fosse trattato di </w:t>
      </w:r>
      <w:r w:rsidRPr="002A6193">
        <w:rPr>
          <w:rFonts w:eastAsia="NSimSun"/>
          <w:kern w:val="2"/>
          <w:lang w:eastAsia="hi-IN" w:bidi="hi-IN"/>
        </w:rPr>
        <w:lastRenderedPageBreak/>
        <w:t>gran lunga a pari delli doi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8"/>
      </w:r>
      <w:r w:rsidRPr="002A6193">
        <w:rPr>
          <w:rFonts w:eastAsia="NSimSun"/>
          <w:kern w:val="2"/>
          <w:lang w:eastAsia="hi-IN" w:bidi="hi-IN"/>
        </w:rPr>
        <w:t xml:space="preserve"> | capitani Gio.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49"/>
      </w:r>
      <w:r w:rsidRPr="002A6193">
        <w:rPr>
          <w:rFonts w:eastAsia="NSimSun"/>
          <w:kern w:val="2"/>
          <w:lang w:eastAsia="hi-IN" w:bidi="hi-IN"/>
        </w:rPr>
        <w:t xml:space="preserve"> de Rat et Gio. Loo; ma se non può haver | tutto ciò che pretende almeno vorrebbe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0"/>
      </w:r>
      <w:r w:rsidRPr="002A6193">
        <w:rPr>
          <w:rFonts w:eastAsia="NSimSun"/>
          <w:kern w:val="2"/>
          <w:lang w:eastAsia="hi-IN" w:bidi="hi-IN"/>
        </w:rPr>
        <w:t xml:space="preserve"> una buona parte, o haver | un annual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1"/>
      </w:r>
      <w:r w:rsidRPr="002A6193">
        <w:rPr>
          <w:rFonts w:eastAsia="NSimSun"/>
          <w:kern w:val="2"/>
          <w:lang w:eastAsia="hi-IN" w:bidi="hi-IN"/>
        </w:rPr>
        <w:t xml:space="preserve"> pensione, overo poter haver patente di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2"/>
      </w:r>
      <w:r w:rsidRPr="002A6193">
        <w:rPr>
          <w:rFonts w:eastAsia="NSimSun"/>
          <w:kern w:val="2"/>
          <w:lang w:eastAsia="hi-IN" w:bidi="hi-IN"/>
        </w:rPr>
        <w:t xml:space="preserve"> | far levata di una compagnia libera soggetta sì ai capi | dell’armata di vostra Serenità; ma non a’ particolari colonelli. | O altrimenti come da lei sarà trovato buono il gratificarlo. | </w:t>
      </w:r>
    </w:p>
    <w:p w14:paraId="208AED9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Il Ministro moscovita attende risposta all’instanza che | fece a nome del suo Principe di haver qualche | munitioni da guerra da pagarsi poi con tempo o in | denari, o in pellami; o in altra qualità di mercantia | ma questi signori non sono risoluti di mettersi al presente | in questa spesa; mostrano, che aiutano il re di Svetia | che è tutto il medesimo poiché corre la medesima guerra contra | Polonia; ma questo Ministro persiste, si ferma nell’|instanza, né si vorrebbe accommodar al partire | senza haver ottenuto qualche cosa di qua. | </w:t>
      </w:r>
    </w:p>
    <w:p w14:paraId="0CCA9EB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Havendo l’ambasciator di Francia a’ dì passati detto che darà | cento milla scudi a conto di quest’anno per l’intar-|tenimento di queste truppe francesi par che la | provincia di Holanda metti a campo una difficoltà | di qualche consequenza, che non osservando il | Re di dar doicento milla scudi per l’anno, come è in |</w:t>
      </w:r>
    </w:p>
    <w:p w14:paraId="5438986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244r /</w:t>
      </w:r>
    </w:p>
    <w:p w14:paraId="1A3C1FF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obligo; ma solo la metà; così si lasci intender, che non | trattenirà genti, che per la metà, et si licentierà | l’altra metà. L’altre Provincie si oppongono viva-|mente ancorché questa sia la sola, nella quale sono | tutte le truppe ripartite. Causa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3"/>
      </w:r>
      <w:r w:rsidRPr="002A6193">
        <w:rPr>
          <w:rFonts w:eastAsia="NSimSun"/>
          <w:kern w:val="2"/>
          <w:lang w:eastAsia="hi-IN" w:bidi="hi-IN"/>
        </w:rPr>
        <w:t xml:space="preserve"> di ciò sono anco in | parte le presenti dissensioni. | </w:t>
      </w:r>
    </w:p>
    <w:p w14:paraId="0FA2C0B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questi emergenti di religione, di politica, et di simil | intrichi del Paese non siamo se non alle cose di prima. | Si continuano le dispute, si accrescono l’ingiurie, | et il manco che si facci è il trovar ripiego al stabilir | una quiete publica nello Stato. Si vive da buoni | colle speranze di bene; et dagl’interessati coll’augu-|mento delle passioni interne. Gratie etc. | </w:t>
      </w:r>
    </w:p>
    <w:p w14:paraId="71C8D81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117DF5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Dall’Haya a’ 19 giugno 1618 | </w:t>
      </w:r>
    </w:p>
    <w:p w14:paraId="4BE03B4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744E62B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humilissimo, et devotissimo servitore | </w:t>
      </w:r>
    </w:p>
    <w:p w14:paraId="7E2CE29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1AFE7170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E52856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244v /</w:t>
      </w:r>
    </w:p>
    <w:p w14:paraId="2ED5286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 serenissimo principe di Venetia | </w:t>
      </w:r>
    </w:p>
    <w:p w14:paraId="427B925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n° 40 comincia | n° 39 |</w:t>
      </w:r>
    </w:p>
    <w:p w14:paraId="19A90F4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5BC1F8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tracce di sigilli</w:t>
      </w:r>
    </w:p>
    <w:p w14:paraId="1D12B791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7219059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44F99DB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244vC /</w:t>
      </w:r>
    </w:p>
    <w:p w14:paraId="3723961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19 giugno 1618 ricevute a’ 5 luglio | </w:t>
      </w:r>
    </w:p>
    <w:p w14:paraId="6B420E27" w14:textId="712A88B0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Haya.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40 | </w:t>
      </w:r>
    </w:p>
    <w:p w14:paraId="6025DC8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78A630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1. È andato ai signori Stati per haver la rissolutione | che la Republica potesse tener i vasselli fino | che ne havesse di bisogno, e con questa | occasione le dà conto del stato delle cose de l’|Italia e de’ piani, e pensieri de’ Spagnuoli, | et ha in resposta, che havute le | risposte da tutte le Amiralità prendevan | il negotio per mano; lo ringratia il Pressi-|dente degli avisi offerisce tutto quello | che può venire in servitio della Republica. | </w:t>
      </w:r>
    </w:p>
    <w:p w14:paraId="0306465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2. Le fa instanza di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4"/>
      </w:r>
      <w:r w:rsidRPr="002A6193">
        <w:rPr>
          <w:rFonts w:eastAsia="NSimSun"/>
          <w:kern w:val="2"/>
          <w:lang w:eastAsia="hi-IN" w:bidi="hi-IN"/>
        </w:rPr>
        <w:t xml:space="preserve"> saper i particolari | della congiura scoperta sta sopra i | generali per non ne haver informatione et | fa instanza di haverla per poter | risponder a chi gliene dimanda. | Francesi restano mortificati per | veder, che i principali della congiura | siano stati francesi. | </w:t>
      </w:r>
    </w:p>
    <w:p w14:paraId="22C5F51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3. Visita il signor di Bernvel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5"/>
      </w:r>
      <w:r w:rsidRPr="002A6193">
        <w:rPr>
          <w:rFonts w:eastAsia="NSimSun"/>
          <w:kern w:val="2"/>
          <w:lang w:eastAsia="hi-IN" w:bidi="hi-IN"/>
        </w:rPr>
        <w:t xml:space="preserve"> per complemento | discorrendo sopra la congiura, et delle | cose d’Italia il Bernvel le dice interno | a tai propositi alcuni suoi pensieri de’ | tiri de’ Spagnuoli di consumar la Republica, e di | quello ella potrebbe fare. | </w:t>
      </w:r>
    </w:p>
    <w:p w14:paraId="1F5839A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4. Le navi partite scrive il Calandrini | che a’ 29 maggio erano a Valmua. | </w:t>
      </w:r>
    </w:p>
    <w:p w14:paraId="16A82199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5. Gl’interressati nel trasporto delle | genti del conte di Levestein si querelano | tuttavia, di che il Bernevel ha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6"/>
      </w:r>
      <w:r w:rsidRPr="002A6193">
        <w:rPr>
          <w:rFonts w:eastAsia="NSimSun"/>
          <w:kern w:val="2"/>
          <w:lang w:eastAsia="hi-IN" w:bidi="hi-IN"/>
        </w:rPr>
        <w:t xml:space="preserve"> | parlato al secretario, il quale raccorda sarebbe | bene dar almeno a questi aparente sodisfatione | con dar buone parole agli intervenienti | e far qualche officio con il Conte. |</w:t>
      </w:r>
    </w:p>
    <w:p w14:paraId="4B1D95F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90F051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60430D7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0768340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244vD /</w:t>
      </w:r>
    </w:p>
    <w:p w14:paraId="439F861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6. Il ressidente del marchese di | Brandemburg Stich raccommanda | al secretario suo fratello lo prega | scriver perché sia remunerato | et parta dal servitio della Republica | consolato, et facendo il fratello alcun partito, | le sia datto d’orecchie. | </w:t>
      </w:r>
    </w:p>
    <w:p w14:paraId="59E812F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7. Il Ministro moscovito attende | la risposta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7"/>
      </w:r>
      <w:r w:rsidRPr="002A6193">
        <w:rPr>
          <w:rFonts w:eastAsia="NSimSun"/>
          <w:kern w:val="2"/>
          <w:lang w:eastAsia="hi-IN" w:bidi="hi-IN"/>
        </w:rPr>
        <w:t xml:space="preserve">, all’instanza | fatta di haver aiuti, pare che | i Stati non voglino entrar in | questa spesa, mostrando di | aiutar Svetia, che sono la medesima | guerra contra Polonia. | </w:t>
      </w:r>
    </w:p>
    <w:p w14:paraId="372D970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8.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8"/>
      </w:r>
      <w:r w:rsidRPr="002A6193">
        <w:rPr>
          <w:rFonts w:eastAsia="NSimSun"/>
          <w:kern w:val="2"/>
          <w:lang w:eastAsia="hi-IN" w:bidi="hi-IN"/>
        </w:rPr>
        <w:t xml:space="preserve"> Volendo l’ambasciator di Francia | dar soli cento mille scudi per le | genti trattenute, la provincia | di Olanda leva difficoltà, che se non | le pagherà intieramente tenirà | in piedi la sola metà delle militie | che emporta apunto li cento | mille scudi. | </w:t>
      </w:r>
    </w:p>
    <w:p w14:paraId="6B07D1F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9. Nelle cose di religione si | continua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59"/>
      </w:r>
      <w:r w:rsidRPr="002A6193">
        <w:rPr>
          <w:rFonts w:eastAsia="NSimSun"/>
          <w:kern w:val="2"/>
          <w:lang w:eastAsia="hi-IN" w:bidi="hi-IN"/>
        </w:rPr>
        <w:t xml:space="preserve"> in disputte. |</w:t>
      </w:r>
    </w:p>
    <w:p w14:paraId="260DE1B2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7D9826BA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112AF32" w14:textId="77777777" w:rsidR="006B674B" w:rsidRPr="00CB1FBA" w:rsidRDefault="00E54E37" w:rsidP="006B674B">
      <w:pPr>
        <w:spacing w:line="259" w:lineRule="auto"/>
        <w:jc w:val="center"/>
        <w:rPr>
          <w:rFonts w:eastAsia="Calibri"/>
          <w:lang w:val="en-US"/>
        </w:rPr>
      </w:pPr>
      <w:r w:rsidRPr="00CB1FBA">
        <w:rPr>
          <w:rFonts w:eastAsia="Calibri"/>
          <w:lang w:val="en-US"/>
        </w:rPr>
        <w:br w:type="page"/>
      </w:r>
      <w:r w:rsidRPr="00CB1FBA">
        <w:rPr>
          <w:rFonts w:eastAsia="Calibri"/>
          <w:lang w:val="en-US"/>
        </w:rPr>
        <w:lastRenderedPageBreak/>
        <w:t>n. 66</w:t>
      </w:r>
    </w:p>
    <w:p w14:paraId="54D7F44B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25 giugno 1618, L’Aia (cc. 245r-248v)</w:t>
      </w:r>
    </w:p>
    <w:p w14:paraId="7BC3C6FF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0B6181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245r /</w:t>
      </w:r>
    </w:p>
    <w:p w14:paraId="04C773D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="009D1506" w:rsidRPr="002A6193">
        <w:rPr>
          <w:rStyle w:val="FootnoteReference"/>
          <w:rFonts w:eastAsia="NSimSun"/>
          <w:kern w:val="2"/>
          <w:lang w:eastAsia="hi-IN" w:bidi="hi-IN"/>
        </w:rPr>
        <w:footnoteReference w:id="860"/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72B3C32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41 fin 42 | </w:t>
      </w:r>
    </w:p>
    <w:p w14:paraId="7552133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8B82EC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Serenissimo Principe | </w:t>
      </w:r>
    </w:p>
    <w:p w14:paraId="7CE73D4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il dispaccio della Serenità vostra del primo, et 2 del presente mi è capitato | sabbato verso il mezo giorno. Credevo questa mattina | poter sodisfar al commandamento di lei nel presentar le | sue lettere a’ signori Stati; ma essendo occupatissimi mi hanno | mandato a pregare di contentarmi ad aspettare a dimani | mattina. | </w:t>
      </w:r>
    </w:p>
    <w:p w14:paraId="4E2643A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Havevo già fatta ricercar l’audienza al signor principe Mauritio | per il medesimo ufficio, onde sodisfeci coll’Eccellenza sua in conformità | della copia delle medesime lettere, et ella con testimonio | di affettuoso animo verso il servitio di quella serenissima Republica | ringratiando vostra Serenità dell’honore, che le faceva mi | disse, che haveva sentita consolatione dell’essaltatione | di lei a quel Principato, et colla serenissima Republica si ralle-|grava, che fosse proveduta di così degno capo. | </w:t>
      </w:r>
    </w:p>
    <w:p w14:paraId="2CFE318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Con segno poi di gran curiosità mi addimando del successo | in Venetia, io risposi quel solo che vostra Serenità vuole | che si sappi, dicendo che erano stati scoperte diverse | machinationi, et che chi haveva intrapreso l’effetto ne | haveva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61"/>
      </w:r>
      <w:r w:rsidRPr="002A6193">
        <w:rPr>
          <w:rFonts w:eastAsia="NSimSun"/>
          <w:kern w:val="2"/>
          <w:lang w:eastAsia="hi-IN" w:bidi="hi-IN"/>
        </w:rPr>
        <w:t xml:space="preserve"> pagata con la vita la pena, et altri sta-|vano ancor sotto al giudice per haver il castigo | che meriterà la complicità. Mi replicò; ma come | è successo, che volevano far costoro? Io ripigliai | , che non havevo se non questo in generale, che si | tentava di perturbar la publica quiete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62"/>
      </w:r>
      <w:r w:rsidRPr="002A6193">
        <w:rPr>
          <w:rFonts w:eastAsia="NSimSun"/>
          <w:kern w:val="2"/>
          <w:lang w:eastAsia="hi-IN" w:bidi="hi-IN"/>
        </w:rPr>
        <w:t xml:space="preserve"> in |</w:t>
      </w:r>
    </w:p>
    <w:p w14:paraId="2EBE523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245v /</w:t>
      </w:r>
    </w:p>
    <w:p w14:paraId="566604B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quella città. Egli rispose e bene si deve ringratiar Dio che | habbi fatto scoprir il male, che si può ben imaginar di onde | venga; et è stata buona fortuna della serenissima Republica. Et pur mi | addimandò quanti erano stati gl’impiccati di che natione, | et se era vero, che uno di essi fosse il capitan Turnone | del reggimento del conte di Levenstein. Io dissi, che né del | numero de’ morti, né della qualità, o nome de’ complici | non sapevo riferirli se non ch’erano state genti cattive, | di mala natura, et qui sua Eccellenza m’interruppe, et disse | corrotte da’ Spagnuoli, continuando che la Republica | si guardi pure perché ha havuto un buon avvertimento | et il meglio, ch’ella possi fare è di non prestar fede a’ | Spagnuoli. Et tornò a dimandarmi del nome di quelli | ch’erano morti, dicendo volontieri lo vorrei sapere, | et se vi siano alcuni di questo Paese. Io restringendomi | non aggiunsi più di quello havevo riferito, et veramente non | potevo ne anco dir più niente non ho se non quel | tanto, che la Serenità vostra me ne scrive. | </w:t>
      </w:r>
    </w:p>
    <w:p w14:paraId="22CED0E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 particolar di cotesto ambasciator di Spagna non ne sento a parlar | da alcuno se mi sarà detto qualche cosa come le lettere | scritte da lei in Spagna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63"/>
      </w:r>
      <w:r w:rsidRPr="002A6193">
        <w:rPr>
          <w:rFonts w:eastAsia="NSimSun"/>
          <w:kern w:val="2"/>
          <w:lang w:eastAsia="hi-IN" w:bidi="hi-IN"/>
        </w:rPr>
        <w:t xml:space="preserve"> et le altre scritture, che | vostra Serenità mi manda serviranno per la sola mia informatione | così risponderò della maniera, che mi viene commesso. | Voleva saper anco l’Eccellenza sua il certo della voce, che correva |</w:t>
      </w:r>
    </w:p>
    <w:p w14:paraId="7331A04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246r /</w:t>
      </w:r>
    </w:p>
    <w:p w14:paraId="51DFE7D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che ’l capitan Jaques Pier Loreno fosse stato impiccato nell’|armata; et la lasciai tutta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64"/>
      </w:r>
      <w:r w:rsidRPr="002A6193">
        <w:rPr>
          <w:rFonts w:eastAsia="NSimSun"/>
          <w:kern w:val="2"/>
          <w:lang w:eastAsia="hi-IN" w:bidi="hi-IN"/>
        </w:rPr>
        <w:t xml:space="preserve"> piena di desiderio di haver | qualche maggior cognitione tanto del fine delle intraprese, | che del nome di quelli, che ne havevano havuta la mano, | et erano stati impiccati. | </w:t>
      </w:r>
    </w:p>
    <w:p w14:paraId="15CE07BD" w14:textId="07CAB902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Viene scritto alli signori Stati, che oltre il trattato scoperto in Venetia | anco in Crema si era scoperto </w:t>
      </w:r>
      <w:r w:rsidRPr="002A6193">
        <w:rPr>
          <w:rFonts w:eastAsia="NSimSun"/>
          <w:kern w:val="2"/>
          <w:lang w:eastAsia="hi-IN" w:bidi="hi-IN"/>
        </w:rPr>
        <w:lastRenderedPageBreak/>
        <w:t>in un medesimo tempo qualche | altro tradimento; et che tanto</w:t>
      </w:r>
      <w:r w:rsidR="00FB1ACE" w:rsidRPr="002A6193">
        <w:rPr>
          <w:rStyle w:val="FootnoteReference"/>
          <w:rFonts w:eastAsia="NSimSun"/>
          <w:kern w:val="2"/>
          <w:lang w:eastAsia="hi-IN" w:bidi="hi-IN"/>
        </w:rPr>
        <w:footnoteReference w:id="865"/>
      </w:r>
      <w:r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i/>
          <w:kern w:val="2"/>
          <w:lang w:eastAsia="hi-IN" w:bidi="hi-IN"/>
        </w:rPr>
        <w:t>nell’uno | quanto | nell’altro vi | habbi havuta | intelligenza | il Papa, il | re di Spagna | et qua</w:t>
      </w:r>
      <w:r w:rsidR="00FB1ACE" w:rsidRPr="002A6193">
        <w:rPr>
          <w:rFonts w:eastAsia="NSimSun"/>
          <w:i/>
          <w:kern w:val="2"/>
          <w:lang w:eastAsia="hi-IN" w:bidi="hi-IN"/>
        </w:rPr>
        <w:t>[</w:t>
      </w:r>
      <w:r w:rsidRPr="002A6193">
        <w:rPr>
          <w:rFonts w:eastAsia="NSimSun"/>
          <w:i/>
          <w:kern w:val="2"/>
          <w:lang w:eastAsia="hi-IN" w:bidi="hi-IN"/>
        </w:rPr>
        <w:t>l</w:t>
      </w:r>
      <w:r w:rsidR="00FB1ACE" w:rsidRPr="002A6193">
        <w:rPr>
          <w:rFonts w:eastAsia="NSimSun"/>
          <w:i/>
          <w:kern w:val="2"/>
          <w:lang w:eastAsia="hi-IN" w:bidi="hi-IN"/>
        </w:rPr>
        <w:t>]</w:t>
      </w:r>
      <w:r w:rsidRPr="002A6193">
        <w:rPr>
          <w:rFonts w:eastAsia="NSimSun"/>
          <w:i/>
          <w:kern w:val="2"/>
          <w:lang w:eastAsia="hi-IN" w:bidi="hi-IN"/>
        </w:rPr>
        <w:t>che</w:t>
      </w:r>
      <w:r w:rsidR="00FB1ACE" w:rsidRPr="002A6193">
        <w:rPr>
          <w:rStyle w:val="FootnoteReference"/>
          <w:rFonts w:eastAsia="NSimSun"/>
          <w:iCs/>
          <w:kern w:val="2"/>
          <w:lang w:eastAsia="hi-IN" w:bidi="hi-IN"/>
        </w:rPr>
        <w:footnoteReference w:id="866"/>
      </w:r>
      <w:r w:rsidRPr="002A6193">
        <w:rPr>
          <w:rFonts w:eastAsia="NSimSun"/>
          <w:i/>
          <w:kern w:val="2"/>
          <w:lang w:eastAsia="hi-IN" w:bidi="hi-IN"/>
        </w:rPr>
        <w:t xml:space="preserve"> | altro gran principe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67"/>
      </w:r>
      <w:r w:rsidRPr="002A6193">
        <w:rPr>
          <w:rFonts w:eastAsia="NSimSun"/>
          <w:i/>
          <w:kern w:val="2"/>
          <w:lang w:eastAsia="hi-IN" w:bidi="hi-IN"/>
        </w:rPr>
        <w:t xml:space="preserve"> | </w:t>
      </w:r>
      <w:r w:rsidRPr="002A6193">
        <w:rPr>
          <w:rFonts w:eastAsia="NSimSun"/>
          <w:kern w:val="2"/>
          <w:lang w:eastAsia="hi-IN" w:bidi="hi-IN"/>
        </w:rPr>
        <w:t xml:space="preserve">et questa mattina me ne ha addimandato | il loro secretario se così era vero, a che ho detto non haverne | alcuna cognitione. Credo che quel console della Natione | habbi rappresentato l’avviso. | </w:t>
      </w:r>
    </w:p>
    <w:p w14:paraId="1C0B8EF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Vivono questi signori con gran curiosità di saper al presente le cose | d’Italia, et l’opinione è in tutti, che le dilationi, che | si andavano fraponendo all’efettuarsi le cose accordate, | et la pace nascevano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68"/>
      </w:r>
      <w:r w:rsidRPr="002A6193">
        <w:rPr>
          <w:rFonts w:eastAsia="NSimSun"/>
          <w:kern w:val="2"/>
          <w:lang w:eastAsia="hi-IN" w:bidi="hi-IN"/>
        </w:rPr>
        <w:t xml:space="preserve"> dal volersi veder l’effetto dell’|intrapresa, et che hora per gratia di Dio tronco il filo | della trama, et scoperta l’insidia, l’Italia haverà la | pace, et si volgerà il nembo di qua da’ monti. | </w:t>
      </w:r>
    </w:p>
    <w:p w14:paraId="0278612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Hanno però l’occhio, al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69"/>
      </w:r>
      <w:r w:rsidRPr="002A6193">
        <w:rPr>
          <w:rFonts w:eastAsia="NSimSun"/>
          <w:kern w:val="2"/>
          <w:lang w:eastAsia="hi-IN" w:bidi="hi-IN"/>
        </w:rPr>
        <w:t xml:space="preserve"> successo delli affari di Alemagna | non sapendo ove habbino a parare. Si sente che ’l duca | di Sassonia si arma, che si armano in Germania altri |</w:t>
      </w:r>
    </w:p>
    <w:p w14:paraId="5F33598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246v /</w:t>
      </w:r>
    </w:p>
    <w:p w14:paraId="4FFE536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principi; et il conte di Buquoi per l’ultime lettere del Pasini | era in punto per partire sulle poste verso l’Imperatore. | </w:t>
      </w:r>
    </w:p>
    <w:p w14:paraId="6AD2929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Presiede questa settimana nei stati la provincia di Zelanda | et sono li deputati di essa molto risoluti per veder se po-|tessero terminar qualche cosa a pro, et quiete dello Stato, | et di queste controversie. Dimattina hanno ad esser li signori | Stati colli deputati della General Congregatione di | Holanda; ma si teme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0"/>
      </w:r>
      <w:r w:rsidRPr="002A6193">
        <w:rPr>
          <w:rFonts w:eastAsia="NSimSun"/>
          <w:kern w:val="2"/>
          <w:lang w:eastAsia="hi-IN" w:bidi="hi-IN"/>
        </w:rPr>
        <w:t xml:space="preserve"> che vi habbino ad esser | de’ contrasti, et delle dilationi. Perché alcune delle città in | questa Provincia, che si tengono a’ dogmi di Gomaro ricusano | di star nelle decisioni al giudicio della pluralità delle | voci in detta Congregatione; avedendosi, che, come [è]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1"/>
      </w:r>
      <w:r w:rsidRPr="002A6193">
        <w:rPr>
          <w:rFonts w:eastAsia="NSimSun"/>
          <w:kern w:val="2"/>
          <w:lang w:eastAsia="hi-IN" w:bidi="hi-IN"/>
        </w:rPr>
        <w:t xml:space="preserve"> più | forte l’altra parte, non potranno spuntar nelle loro | opinioni. Questo è punto principale, che se non si accorda | in qualche maniera difficilmente si può sperar nel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2"/>
      </w:r>
      <w:r w:rsidRPr="002A6193">
        <w:rPr>
          <w:rFonts w:eastAsia="NSimSun"/>
          <w:kern w:val="2"/>
          <w:lang w:eastAsia="hi-IN" w:bidi="hi-IN"/>
        </w:rPr>
        <w:t xml:space="preserve"> resto | un buon fine. | </w:t>
      </w:r>
    </w:p>
    <w:p w14:paraId="2B4DEA6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Sabbato passato rinovò il Moscovita li suoi ufficii molto | pieni per non partire senza haver qualche assistenza per | il suo signore; et dandosegli le lettere di risposta a quelle | che egli haveva portate del suo Principe, le remise sopra | la tavola dell’assemblea, dicendo che non voleva carta | ma quello, che add[im]andava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3"/>
      </w:r>
      <w:r w:rsidRPr="002A6193">
        <w:rPr>
          <w:rFonts w:eastAsia="NSimSun"/>
          <w:kern w:val="2"/>
          <w:lang w:eastAsia="hi-IN" w:bidi="hi-IN"/>
        </w:rPr>
        <w:t>, et che era stato mandato | per haver aiuti effettivi,et non parole o complimenti, che | però haverebbe aspettato, che si fossero risoluti, et che |</w:t>
      </w:r>
    </w:p>
    <w:p w14:paraId="6726DC9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247r /</w:t>
      </w:r>
    </w:p>
    <w:p w14:paraId="58EA79C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dicessero liberamente un sì, o un no. Stano questi signori con qualche | molestia, et sua Eccellentia mi disse sorridendo questo parla natural-|mente, et come la sente, et non vuol parole, et da questi | mercanti, che sono assai stitichi si stenta, et non si può cavar | quattrini. Di denari al certo per quanto si può intender | non par che vi sia una minima inclinatione di dargliene | può esser che in fine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4"/>
      </w:r>
      <w:r w:rsidRPr="002A6193">
        <w:rPr>
          <w:rFonts w:eastAsia="NSimSun"/>
          <w:kern w:val="2"/>
          <w:lang w:eastAsia="hi-IN" w:bidi="hi-IN"/>
        </w:rPr>
        <w:t xml:space="preserve"> risolveranno di dargli qualche | munitioni di guerra, et così consolar questo Ministro | altrimenti senza haver ottenuto qualche cosa bisognarebbe | che pensasse o a non tornarsene appresso il suo signore, o | all’accommodarsi ad esser arrostito o altrimenti sgratiato | per sempre. Questo è il regalo che ben spesso si da a’ | ministri, che ritornano senza haver ottenuto ciò che | hanno richiesto. Gratie etc. | </w:t>
      </w:r>
    </w:p>
    <w:p w14:paraId="364DD19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26E0D4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Dall’Haya a’ 25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5"/>
      </w:r>
      <w:r w:rsidRPr="002A6193">
        <w:rPr>
          <w:rFonts w:eastAsia="NSimSun"/>
          <w:kern w:val="2"/>
          <w:lang w:eastAsia="hi-IN" w:bidi="hi-IN"/>
        </w:rPr>
        <w:t xml:space="preserve"> giugno 1618 | </w:t>
      </w:r>
    </w:p>
    <w:p w14:paraId="32FF656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0AE31F9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humilissimo, et devotissimo servitore | </w:t>
      </w:r>
    </w:p>
    <w:p w14:paraId="46402D5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271826A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48F38B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247v-248r /</w:t>
      </w:r>
    </w:p>
    <w:p w14:paraId="657FCE3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73164ED2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9DAB56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248v /</w:t>
      </w:r>
    </w:p>
    <w:p w14:paraId="166D94C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 serenissimo principe di Venetia | </w:t>
      </w:r>
    </w:p>
    <w:p w14:paraId="04F1226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prima | </w:t>
      </w:r>
    </w:p>
    <w:p w14:paraId="31C2C02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41 fin 42 |</w:t>
      </w:r>
    </w:p>
    <w:p w14:paraId="1751C0F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66419F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Traccia di sigillo</w:t>
      </w:r>
    </w:p>
    <w:p w14:paraId="39461ECF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218B68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191E3B6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248vC /</w:t>
      </w:r>
    </w:p>
    <w:p w14:paraId="37D964F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25 giugno 1618 ricevute a’ </w:t>
      </w:r>
      <w:r w:rsidRPr="002A6193">
        <w:rPr>
          <w:rFonts w:eastAsia="NSimSun"/>
          <w:smallCaps/>
          <w:kern w:val="2"/>
          <w:lang w:eastAsia="hi-IN" w:bidi="hi-IN"/>
        </w:rPr>
        <w:t>xi</w:t>
      </w:r>
      <w:r w:rsidRPr="002A6193">
        <w:rPr>
          <w:rFonts w:eastAsia="NSimSun"/>
          <w:kern w:val="2"/>
          <w:lang w:eastAsia="hi-IN" w:bidi="hi-IN"/>
        </w:rPr>
        <w:t xml:space="preserve"> luglio | </w:t>
      </w:r>
    </w:p>
    <w:p w14:paraId="2A021D76" w14:textId="10BE2270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Haia.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41 |</w:t>
      </w:r>
    </w:p>
    <w:p w14:paraId="2E30FC4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84B036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60CEC841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7E56224" w14:textId="77777777" w:rsidR="006B674B" w:rsidRPr="00CB1FBA" w:rsidRDefault="00E54E37" w:rsidP="006B674B">
      <w:pPr>
        <w:spacing w:line="259" w:lineRule="auto"/>
        <w:jc w:val="center"/>
        <w:rPr>
          <w:rFonts w:eastAsia="Calibri"/>
          <w:lang w:val="en-US"/>
        </w:rPr>
      </w:pPr>
      <w:r w:rsidRPr="00CB1FBA">
        <w:rPr>
          <w:rFonts w:eastAsia="Calibri"/>
          <w:lang w:val="en-US"/>
        </w:rPr>
        <w:br w:type="page"/>
      </w:r>
      <w:r w:rsidRPr="002A6193">
        <w:rPr>
          <w:rFonts w:eastAsia="NSimSun"/>
          <w:kern w:val="2"/>
          <w:lang w:eastAsia="hi-IN" w:bidi="hi-IN"/>
        </w:rPr>
        <w:lastRenderedPageBreak/>
        <w:t xml:space="preserve">n. </w:t>
      </w:r>
      <w:r w:rsidRPr="00CB1FBA">
        <w:rPr>
          <w:rFonts w:eastAsia="Calibri"/>
          <w:lang w:val="en-US"/>
        </w:rPr>
        <w:t>67</w:t>
      </w:r>
    </w:p>
    <w:p w14:paraId="35F2FAEF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25 giugno 1618, L’Aia (cc. 249r-250v, 261r-262v)</w:t>
      </w:r>
    </w:p>
    <w:p w14:paraId="4591866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ADE069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249r /</w:t>
      </w:r>
    </w:p>
    <w:p w14:paraId="32B0B62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4048355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42 comincia 41 | </w:t>
      </w:r>
    </w:p>
    <w:p w14:paraId="2D33B95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4599A1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Serenissimo Principe | </w:t>
      </w:r>
    </w:p>
    <w:p w14:paraId="6C7A392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alle instanze fatte presentialmente da me, et fatte fare ai signori delle | Amiralità ho aggiunte mie replicate lettere per haver il | compimento delle scritture concernenti l’armata delli dodici | vasselli; et particolarmente li conti; ma tra la qualità de’ negotii | che corrono al presente nel Paese, nelli quali è anco impiega-|to hora uno, hora l’altro di quei signori et tra la natura | flematica di chi compra, et di chi vende non curandosi questi | di dar così tosto il conto dell’havere mi si va differendo | questa essecutione con grandissimo mio dispiacere: perché vorrei | pure che vostra Serenità sapesse il netto di questo negotio, et | havesse piena instruttione della spesa et del costo in questa | preparatione. Haver patienza bisogna, et aspettar | la descrittione con non mostrar passione volendo così esser | maneggiate queste genti. Io mandai alla Serenità vostra con | mie lettere dei 6 tre roli delle 3 navi di Roterdam | et lasciai di mandar doppo il dupplicato perché speravo | d’inviarlo col resto; ma vedendo non comparirmi ho | stimato a proposito accompagnarlo a questo con le | altre scritture chiamate nelle sudette lettere de’ 6; | lasciando però di mandar li roli del reggimento del | colonello Anstenraedt poiché già ne ho ispedite doi | copie. Haverà anco con queste la replicata | delle mie lettere di hoggi otto con le scritture chiamate | in esse. | </w:t>
      </w:r>
    </w:p>
    <w:p w14:paraId="27EE84B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Hora mi occorre anco inviar la nota dei debiti di quei |</w:t>
      </w:r>
    </w:p>
    <w:p w14:paraId="0466900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248v /</w:t>
      </w:r>
    </w:p>
    <w:p w14:paraId="6DB0998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capitani, che già le scrissi, et d’un altro che avanti hieri li signori | di Elburch mi hanno scritto haver debito di quattrocento settanta | tre fiorini disisette piacchi, et mezo pretendendo in virtù della | mia promessa di pagar il debito, et vito dei soldati esser | sodisfatti. Consta il debito di ognuno in quattro fogli | qui aggiunti, che tanto servirà alla prudente cognitione | di vostre Eccellenze per farlo ribatter a’ capitani nelle loro paghe. | </w:t>
      </w:r>
    </w:p>
    <w:p w14:paraId="2AFE142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Quanto a quello che concerne la marinarezza come mi par | di haver altre volte riverentemente scritto si potrà l’eccellentissimo signor Capitan | generale regolar conforme a quello, che sta notato de’ stipendii | sopra li roli, et avvisarmi poi di qua se alcuno vorrà | che si diano denari alle loro famiglie. In tanto come | haverà la Serenità vostra dalle mie precedenti inteso non mi trovando | che quaranta milla fiorini in circa aspetto nuove rimesse, | perché per li vasselli nel prossimo mese mi converrà pagar | vinti sette milla settecento fiorini per il noleggio, et non mi resterà | che dodici milla trecento fiorini in circa onde se havessi | a pagar di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6"/>
      </w:r>
      <w:r w:rsidRPr="002A6193">
        <w:rPr>
          <w:rFonts w:eastAsia="NSimSun"/>
          <w:kern w:val="2"/>
          <w:lang w:eastAsia="hi-IN" w:bidi="hi-IN"/>
        </w:rPr>
        <w:t xml:space="preserve"> qua mi bisognarebbe pigliar il denaro | con interesse, et con quella perdita, che si può ben imaginare | et tanto più denaro mi bisognarebbe se havessi 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7"/>
      </w:r>
      <w:r w:rsidRPr="002A6193">
        <w:rPr>
          <w:rFonts w:eastAsia="NSimSun"/>
          <w:kern w:val="2"/>
          <w:lang w:eastAsia="hi-IN" w:bidi="hi-IN"/>
        </w:rPr>
        <w:t xml:space="preserve"> | pagar anco qualche portione per li marinari. | </w:t>
      </w:r>
    </w:p>
    <w:p w14:paraId="7058D73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Si aspettano ancora le altre risposte sopra la instanza | del trattener le navi non essendo venuta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8"/>
      </w:r>
      <w:r w:rsidRPr="002A6193">
        <w:rPr>
          <w:rFonts w:eastAsia="NSimSun"/>
          <w:kern w:val="2"/>
          <w:lang w:eastAsia="hi-IN" w:bidi="hi-IN"/>
        </w:rPr>
        <w:t xml:space="preserve"> che quella | dell’amiralità di Amsterdam. La quale ho cava</w:t>
      </w:r>
      <w:r w:rsidRPr="002A6193">
        <w:rPr>
          <w:rFonts w:eastAsia="NSimSun"/>
          <w:kern w:val="2"/>
          <w:u w:val="single"/>
          <w:lang w:eastAsia="hi-IN" w:bidi="hi-IN"/>
        </w:rPr>
        <w:t>ti</w:t>
      </w:r>
      <w:r w:rsidRPr="002A6193">
        <w:rPr>
          <w:rFonts w:eastAsia="NSimSun"/>
          <w:kern w:val="2"/>
          <w:lang w:eastAsia="hi-IN" w:bidi="hi-IN"/>
        </w:rPr>
        <w:t xml:space="preserve"> esser | bene, che si attendi l’arrivo dei vasselli, et [l’]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79"/>
      </w:r>
      <w:r w:rsidRPr="002A6193">
        <w:rPr>
          <w:rFonts w:eastAsia="NSimSun"/>
          <w:kern w:val="2"/>
          <w:lang w:eastAsia="hi-IN" w:bidi="hi-IN"/>
        </w:rPr>
        <w:t>avviso |</w:t>
      </w:r>
    </w:p>
    <w:p w14:paraId="1B4637A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250r /</w:t>
      </w:r>
    </w:p>
    <w:p w14:paraId="6FD191C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come saranno trattate le genti tanto nel pagarle, che in altro | per poter poi deliberar quanto occorre, et io ho mostrato con | alcuno di questo inditio di poca credenza in quei signori o | di difidenza dell’amore della serenissima Republica, et della prontezza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0"/>
      </w:r>
      <w:r w:rsidRPr="002A6193">
        <w:rPr>
          <w:rFonts w:eastAsia="NSimSun"/>
          <w:kern w:val="2"/>
          <w:lang w:eastAsia="hi-IN" w:bidi="hi-IN"/>
        </w:rPr>
        <w:t xml:space="preserve"> | et affetto suo verso la Natione. Mi disse </w:t>
      </w:r>
      <w:r w:rsidRPr="002A6193">
        <w:rPr>
          <w:rFonts w:eastAsia="NSimSun"/>
          <w:kern w:val="2"/>
          <w:lang w:eastAsia="hi-IN" w:bidi="hi-IN"/>
        </w:rPr>
        <w:lastRenderedPageBreak/>
        <w:t>il signor Magno di Zelanda | in particolare che non mi prendessi pensiero perché si farà quello | vorrà vostra Serenità. Mi spiace la maniera; ma nasce da-|gl’accidenti passati, et dall’indoglienze di questi mercanti | interessati nel transporto delle genti del conte di Levenstein, | che non [fa]no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1"/>
      </w:r>
      <w:r w:rsidRPr="002A6193">
        <w:rPr>
          <w:rFonts w:eastAsia="NSimSun"/>
          <w:kern w:val="2"/>
          <w:lang w:eastAsia="hi-IN" w:bidi="hi-IN"/>
        </w:rPr>
        <w:t xml:space="preserve"> altro, che esser alle coste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2"/>
      </w:r>
      <w:r w:rsidRPr="002A6193">
        <w:rPr>
          <w:rFonts w:eastAsia="NSimSun"/>
          <w:kern w:val="2"/>
          <w:lang w:eastAsia="hi-IN" w:bidi="hi-IN"/>
        </w:rPr>
        <w:t xml:space="preserve"> a questi | signori perché scrivino in loro raccomandatione a vostra Serenità et il medesimo signor | Magno me ne ha parlato; et se bene pareva che | lo facesse come da sé tuttavia disse poi, che se io fossi | stato all’audienza me ne sarebbe stato parlato da’ | signori Stati, et mi haverebbono raccomandato l’affare, replicandomi | il concetto, che si haverebbe desiderato risposta alle lettere, | che in questa, et in altra occasione si sono scritte di | raccomandatione a fine di poter mostrarla agl’interessati, et così | sodisfarli, et mi pregò di scriverne a vostra Serenità con questo | dispaccio, et raccommandar il negotio per trovarvi qualche | ripiego. Et questi interessati pigliano il loro fondamento | et si fanno forti sopra la riversale del Vandembergh che | mandai alla Serenità vostra con le mie lettere da Grunighem de’ | 27 ottobre del’anno passato, dicendo esser fatta questa | a espresso sollevo de’ creditori; pretendendo sino d’instar |</w:t>
      </w:r>
    </w:p>
    <w:p w14:paraId="55D25B2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250v /</w:t>
      </w:r>
    </w:p>
    <w:p w14:paraId="01FFDBB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alla Serenità vostra che siano restituiti li denari esborsati sopra quella | lettera. Volentieri vorei poter divertir questa molestia | all’Eccellenze vostre; ma dove corre l’interesse del quattrino non | trovo ragione, che vaglia; onde colla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3"/>
      </w:r>
      <w:r w:rsidRPr="002A6193">
        <w:rPr>
          <w:rFonts w:eastAsia="NSimSun"/>
          <w:kern w:val="2"/>
          <w:lang w:eastAsia="hi-IN" w:bidi="hi-IN"/>
        </w:rPr>
        <w:t xml:space="preserve"> loro prudenza potranno | trovar mezo per darli qualche sodisfattione almeno in parole | et con quanto riverentemente scrissi la passata settimana. | </w:t>
      </w:r>
    </w:p>
    <w:p w14:paraId="4F9B8D5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Anco il signor Vandermil, che fu ambasciator a vostra Serenità mi ha fatta | instanza perché le raccomandi il Quingetti. Io per quei | rispetti, ch’ella può imaginarsi non ho negata di dargli | una lettera di ufficio; ma se vorrà haver quello che | pretende,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4"/>
      </w:r>
      <w:r w:rsidRPr="002A6193">
        <w:rPr>
          <w:rFonts w:eastAsia="NSimSun"/>
          <w:kern w:val="2"/>
          <w:lang w:eastAsia="hi-IN" w:bidi="hi-IN"/>
        </w:rPr>
        <w:t xml:space="preserve"> di resto, ch’è quello appunto sopra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5"/>
      </w:r>
      <w:r w:rsidRPr="002A6193">
        <w:rPr>
          <w:rFonts w:eastAsia="NSimSun"/>
          <w:kern w:val="2"/>
          <w:lang w:eastAsia="hi-IN" w:bidi="hi-IN"/>
        </w:rPr>
        <w:t xml:space="preserve"> che preten-|dono anco li detti mercanti interessati bisognarà che | non solo accordi col Conte le partite, che dice haver pagate | ma anco facci constar così alli creditori mentre un spetiale | di Grunighem, il sargente maggiore di Delfsil, un capitano | nella medesima piazza, et qualche altri, che apparono pagati | dicono di non lo esser, et non lo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6"/>
      </w:r>
      <w:r w:rsidRPr="002A6193">
        <w:rPr>
          <w:rFonts w:eastAsia="NSimSun"/>
          <w:kern w:val="2"/>
          <w:lang w:eastAsia="hi-IN" w:bidi="hi-IN"/>
        </w:rPr>
        <w:t xml:space="preserve"> sono in effetto; se ben | al povero Quingetti è uscito il denaro fuori della | cassa per questo pagamento. Gratie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7"/>
      </w:r>
      <w:r w:rsidRPr="002A6193">
        <w:rPr>
          <w:rFonts w:eastAsia="NSimSun"/>
          <w:kern w:val="2"/>
          <w:lang w:eastAsia="hi-IN" w:bidi="hi-IN"/>
        </w:rPr>
        <w:t xml:space="preserve"> etc. | </w:t>
      </w:r>
    </w:p>
    <w:p w14:paraId="1D8AD286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1BB2FD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Dall’Haya a’ 25 giugno 1618 | </w:t>
      </w:r>
    </w:p>
    <w:p w14:paraId="3526A6F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26E1232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humilissimo, et devotissimo servitore | </w:t>
      </w:r>
    </w:p>
    <w:p w14:paraId="260DA66C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74B63341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CD9436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261r /</w:t>
      </w:r>
    </w:p>
    <w:p w14:paraId="05FB3A0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11EF060D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9C7E7D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261v /</w:t>
      </w:r>
    </w:p>
    <w:p w14:paraId="2515985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 serenissimo principe di Venetia | </w:t>
      </w:r>
    </w:p>
    <w:p w14:paraId="48812F45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n° 42 comincia | n° 41 | </w:t>
      </w:r>
    </w:p>
    <w:p w14:paraId="1EFF4DB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3557C0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Tracce di sigilli</w:t>
      </w:r>
    </w:p>
    <w:p w14:paraId="418355B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667BD9B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385B4C7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261vC /</w:t>
      </w:r>
    </w:p>
    <w:p w14:paraId="21906F8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 xml:space="preserve">25 giugno 1618 ricevute a’ </w:t>
      </w:r>
      <w:r w:rsidRPr="002A6193">
        <w:rPr>
          <w:rFonts w:eastAsia="NSimSun"/>
          <w:smallCaps/>
          <w:kern w:val="2"/>
          <w:lang w:eastAsia="hi-IN" w:bidi="hi-IN"/>
        </w:rPr>
        <w:t>xi</w:t>
      </w:r>
      <w:r w:rsidRPr="002A6193">
        <w:rPr>
          <w:rFonts w:eastAsia="NSimSun"/>
          <w:kern w:val="2"/>
          <w:lang w:eastAsia="hi-IN" w:bidi="hi-IN"/>
        </w:rPr>
        <w:t xml:space="preserve"> luglio | </w:t>
      </w:r>
    </w:p>
    <w:p w14:paraId="3D137E23" w14:textId="7D9D7708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Haia.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42 |</w:t>
      </w:r>
    </w:p>
    <w:p w14:paraId="2FDAD45D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911D0D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3B85DF3D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9D1E8E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262r-v /</w:t>
      </w:r>
    </w:p>
    <w:p w14:paraId="24DF985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Tagliata</w:t>
      </w:r>
    </w:p>
    <w:p w14:paraId="30E32515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15125F50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7CDF3AE1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68</w:t>
      </w:r>
    </w:p>
    <w:p w14:paraId="1AE2BA22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 al n. 67 (cc. 251r-252v)</w:t>
      </w:r>
    </w:p>
    <w:p w14:paraId="070B6F8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CC1C12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251r /</w:t>
      </w:r>
    </w:p>
    <w:p w14:paraId="101C5A8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 lettere dell’Haya n° 41 de’ 25 giugno 1618 | </w:t>
      </w:r>
    </w:p>
    <w:p w14:paraId="2AC9A098" w14:textId="77777777" w:rsidR="00F942E6" w:rsidRPr="002A6193" w:rsidRDefault="00F942E6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422BFDD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Inventario de scritture, che si mandano | con lettere de’ 19 et 25 giugno 1618 |</w:t>
      </w:r>
    </w:p>
    <w:p w14:paraId="1427303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 </w:t>
      </w:r>
    </w:p>
    <w:p w14:paraId="3E70966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Colle lettere prime n° 39 de’ 19 giugno vi sono l’infrascritte scritture | </w:t>
      </w:r>
    </w:p>
    <w:p w14:paraId="0046B5A7" w14:textId="07DB3A50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1</w:t>
      </w:r>
      <w:r w:rsidR="007B64B9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 xml:space="preserve">Inventario di apprestamenti, et munitioni poste sopra le 3 navi di Rotterdam | </w:t>
      </w:r>
    </w:p>
    <w:p w14:paraId="33B37F0B" w14:textId="0058CC0F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2</w:t>
      </w:r>
      <w:r w:rsidR="007B64B9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 xml:space="preserve">Inventario delle artigliarie prestate dalle ammiralità di Nort Hollandia et suo | valore. Et inventario delle monitioni fatte mettere dall’Amiralità | dalla detta Ammiralità | </w:t>
      </w:r>
    </w:p>
    <w:p w14:paraId="081D8565" w14:textId="69990961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</w:t>
      </w:r>
      <w:r w:rsidR="007B64B9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 xml:space="preserve">Inventario di robbe o munitioni date in nota da mettersi sopra | le 5 navi di Amsterdam da quella Amiralità; et | obligo di essa Ammiralità alli marinari delli detti 5 | vasselli | </w:t>
      </w:r>
    </w:p>
    <w:p w14:paraId="6F931E9F" w14:textId="227EB06F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4</w:t>
      </w:r>
      <w:r w:rsidR="007B64B9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 xml:space="preserve">Calculo delle armi consegnate al reggimento del colonello | Amstenraedt, et suo valore | </w:t>
      </w:r>
    </w:p>
    <w:p w14:paraId="7A0ABD0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902E51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Con le lettere seconde n° 42 vi sono aggiunte le infrascritte scritture | </w:t>
      </w:r>
    </w:p>
    <w:p w14:paraId="4F1BE066" w14:textId="71436664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1</w:t>
      </w:r>
      <w:r w:rsidR="007B64B9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Instruttione all’ammiraglio Kercoven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8"/>
      </w:r>
      <w:r w:rsidRPr="002A6193">
        <w:rPr>
          <w:rFonts w:eastAsia="NSimSun"/>
          <w:kern w:val="2"/>
          <w:lang w:eastAsia="hi-IN" w:bidi="hi-IN"/>
        </w:rPr>
        <w:t xml:space="preserve">, con ordine aggionto et copia | di una patente datali da me, et | copia dell’instruttione al medesimo datagli dall’amira-|lità di Amstradam | </w:t>
      </w:r>
    </w:p>
    <w:p w14:paraId="7B7C8D9B" w14:textId="41BC02E3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2 Copia di sei articoli da osservarsi da detto Ammiraglio | </w:t>
      </w:r>
    </w:p>
    <w:p w14:paraId="74516A5E" w14:textId="64C7A258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3 Inventario di dicidotto casse di granate, et altro | </w:t>
      </w:r>
    </w:p>
    <w:p w14:paraId="726A8A1D" w14:textId="59ABE8AD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4 Rolli delli capitani et marinari delle 3 navi di Rotterdam | </w:t>
      </w:r>
    </w:p>
    <w:p w14:paraId="7C415F03" w14:textId="330A25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5 Conto di spese pagate nella città di Hoorn per li capitani Gio. | de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89"/>
      </w:r>
      <w:r w:rsidRPr="002A6193">
        <w:rPr>
          <w:rFonts w:eastAsia="NSimSun"/>
          <w:kern w:val="2"/>
          <w:lang w:eastAsia="hi-IN" w:bidi="hi-IN"/>
        </w:rPr>
        <w:t xml:space="preserve"> Roy et Claudio Martino | </w:t>
      </w:r>
    </w:p>
    <w:p w14:paraId="72E6E641" w14:textId="274C204C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6 Debito del capitano Gio. del Roy nella città di Muiden | </w:t>
      </w:r>
    </w:p>
    <w:p w14:paraId="1F1C48AC" w14:textId="2E7FC3D3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7 Debito del capitano Lamberto Hadam nella città di Elburch | </w:t>
      </w:r>
    </w:p>
    <w:p w14:paraId="1B1CA81B" w14:textId="768842AD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8 Debito del capitano Gio. Artowen nella città di Encusen |</w:t>
      </w:r>
    </w:p>
    <w:p w14:paraId="3569E16F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9FA400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251v-252r /</w:t>
      </w:r>
    </w:p>
    <w:p w14:paraId="5078460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31237ECB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9C3FC13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252vB /</w:t>
      </w:r>
    </w:p>
    <w:p w14:paraId="2EAA45F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Inventario di scritture che | sono con le aggiunte lettere |</w:t>
      </w:r>
    </w:p>
    <w:p w14:paraId="5549C44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9FBCB90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BBCF8C7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69</w:t>
      </w:r>
    </w:p>
    <w:p w14:paraId="3BA0BD3D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II al n. 67 (cc. 253r-254v)</w:t>
      </w:r>
    </w:p>
    <w:p w14:paraId="2088A9E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5EB97A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253r /</w:t>
      </w:r>
    </w:p>
    <w:p w14:paraId="2A24CD9D" w14:textId="0756737B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val="nl-BE"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Lista de’ diversi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90"/>
      </w:r>
      <w:r w:rsidRPr="002A6193">
        <w:rPr>
          <w:rFonts w:eastAsia="NSimSun"/>
          <w:kern w:val="2"/>
          <w:lang w:eastAsia="hi-IN" w:bidi="hi-IN"/>
        </w:rPr>
        <w:t xml:space="preserve"> debiti lasciata del capitan Gio. Actoven | nella città di Enchuysen, ove è stato in guarnigione | sotto scritti di sua mano, et questo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91"/>
      </w:r>
      <w:r w:rsidRPr="002A6193">
        <w:rPr>
          <w:rFonts w:eastAsia="NSimSun"/>
          <w:kern w:val="2"/>
          <w:lang w:eastAsia="hi-IN" w:bidi="hi-IN"/>
        </w:rPr>
        <w:t xml:space="preserve"> per li viveri dei soldati | che sono stati in quella città di guarnigione et sequita | in fiamingo come qui sotto</w:t>
      </w:r>
      <w:r w:rsidR="007B64B9" w:rsidRPr="002A6193">
        <w:rPr>
          <w:rFonts w:eastAsia="NSimSun"/>
          <w:kern w:val="2"/>
          <w:lang w:eastAsia="hi-IN" w:bidi="hi-IN"/>
        </w:rPr>
        <w:t>.</w:t>
      </w:r>
      <w:r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val="nl-BE" w:eastAsia="hi-IN" w:bidi="hi-IN"/>
        </w:rPr>
        <w:t xml:space="preserve">| </w:t>
      </w:r>
    </w:p>
    <w:p w14:paraId="60F0B682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val="nl-BE" w:eastAsia="hi-IN" w:bidi="hi-IN"/>
        </w:rPr>
      </w:pPr>
    </w:p>
    <w:p w14:paraId="0D96751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val="nl-BE" w:eastAsia="hi-IN" w:bidi="hi-IN"/>
        </w:rPr>
      </w:pPr>
      <w:r w:rsidRPr="002A6193">
        <w:rPr>
          <w:rFonts w:eastAsia="NSimSun"/>
          <w:kern w:val="2"/>
          <w:lang w:val="nl-BE" w:eastAsia="hi-IN" w:bidi="hi-IN"/>
        </w:rPr>
        <w:t xml:space="preserve">Dese naewolgende hebben allegader myn oblygatien | </w:t>
      </w:r>
    </w:p>
    <w:p w14:paraId="6016C15B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val="nl-BE" w:eastAsia="hi-IN" w:bidi="hi-IN"/>
        </w:rPr>
      </w:pPr>
    </w:p>
    <w:tbl>
      <w:tblPr>
        <w:tblStyle w:val="Grigliatabell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7006"/>
        <w:gridCol w:w="2524"/>
      </w:tblGrid>
      <w:tr w:rsidR="006B674B" w:rsidRPr="002A6193" w14:paraId="760ACD89" w14:textId="77777777">
        <w:tc>
          <w:tcPr>
            <w:tcW w:w="7088" w:type="dxa"/>
          </w:tcPr>
          <w:p w14:paraId="64049D44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Volcker Barkes inden Valck</w:t>
            </w:r>
          </w:p>
        </w:tc>
        <w:tc>
          <w:tcPr>
            <w:tcW w:w="2551" w:type="dxa"/>
          </w:tcPr>
          <w:p w14:paraId="20123869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fiorini 543 |</w:t>
            </w:r>
          </w:p>
        </w:tc>
      </w:tr>
      <w:tr w:rsidR="006B674B" w:rsidRPr="002A6193" w14:paraId="10F3F999" w14:textId="77777777">
        <w:tc>
          <w:tcPr>
            <w:tcW w:w="7088" w:type="dxa"/>
          </w:tcPr>
          <w:p w14:paraId="177C063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Hilletgen inden Stadtbode</w:t>
            </w:r>
          </w:p>
        </w:tc>
        <w:tc>
          <w:tcPr>
            <w:tcW w:w="2551" w:type="dxa"/>
          </w:tcPr>
          <w:p w14:paraId="0C075928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509 |</w:t>
            </w:r>
          </w:p>
        </w:tc>
      </w:tr>
      <w:tr w:rsidR="006B674B" w:rsidRPr="002A6193" w14:paraId="60B4DA7E" w14:textId="77777777">
        <w:tc>
          <w:tcPr>
            <w:tcW w:w="7088" w:type="dxa"/>
          </w:tcPr>
          <w:p w14:paraId="7ABB208B" w14:textId="77777777" w:rsidR="006B674B" w:rsidRPr="002A6193" w:rsidRDefault="006B674B" w:rsidP="006B674B">
            <w:pPr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Bernardus Wynvercooper</w:t>
            </w:r>
          </w:p>
        </w:tc>
        <w:tc>
          <w:tcPr>
            <w:tcW w:w="2551" w:type="dxa"/>
          </w:tcPr>
          <w:p w14:paraId="77DC7D03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80 | </w:t>
            </w:r>
          </w:p>
        </w:tc>
      </w:tr>
      <w:tr w:rsidR="006B674B" w:rsidRPr="002A6193" w14:paraId="3AC00617" w14:textId="77777777">
        <w:tc>
          <w:tcPr>
            <w:tcW w:w="7088" w:type="dxa"/>
          </w:tcPr>
          <w:p w14:paraId="152EFE1A" w14:textId="77777777" w:rsidR="006B674B" w:rsidRPr="002A6193" w:rsidRDefault="006B674B" w:rsidP="006B674B">
            <w:pPr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Cornelis Janssen Huyik</w:t>
            </w:r>
          </w:p>
        </w:tc>
        <w:tc>
          <w:tcPr>
            <w:tcW w:w="2551" w:type="dxa"/>
          </w:tcPr>
          <w:p w14:paraId="46D6D541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79 | </w:t>
            </w:r>
          </w:p>
        </w:tc>
      </w:tr>
      <w:tr w:rsidR="006B674B" w:rsidRPr="002A6193" w14:paraId="05E4BAD9" w14:textId="77777777">
        <w:tc>
          <w:tcPr>
            <w:tcW w:w="7088" w:type="dxa"/>
          </w:tcPr>
          <w:p w14:paraId="73B67446" w14:textId="77777777" w:rsidR="006B674B" w:rsidRPr="002A6193" w:rsidRDefault="006B674B" w:rsidP="006B674B">
            <w:pPr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Geweldighen</w:t>
            </w:r>
          </w:p>
        </w:tc>
        <w:tc>
          <w:tcPr>
            <w:tcW w:w="2551" w:type="dxa"/>
          </w:tcPr>
          <w:p w14:paraId="39978C0E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15, 6 | </w:t>
            </w:r>
          </w:p>
        </w:tc>
      </w:tr>
      <w:tr w:rsidR="006B674B" w:rsidRPr="002A6193" w14:paraId="6AC177E3" w14:textId="77777777">
        <w:tc>
          <w:tcPr>
            <w:tcW w:w="7088" w:type="dxa"/>
          </w:tcPr>
          <w:p w14:paraId="32E0CE6E" w14:textId="77777777" w:rsidR="006B674B" w:rsidRPr="002A6193" w:rsidRDefault="006B674B" w:rsidP="006B674B">
            <w:pPr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Martin Piterson</w:t>
            </w:r>
          </w:p>
        </w:tc>
        <w:tc>
          <w:tcPr>
            <w:tcW w:w="2551" w:type="dxa"/>
          </w:tcPr>
          <w:p w14:paraId="755C2341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75, 1 | </w:t>
            </w:r>
          </w:p>
        </w:tc>
      </w:tr>
      <w:tr w:rsidR="006B674B" w:rsidRPr="002A6193" w14:paraId="2AB3A3FF" w14:textId="77777777">
        <w:tc>
          <w:tcPr>
            <w:tcW w:w="7088" w:type="dxa"/>
          </w:tcPr>
          <w:p w14:paraId="1B21224C" w14:textId="77777777" w:rsidR="006B674B" w:rsidRPr="002A6193" w:rsidRDefault="006B674B" w:rsidP="006B674B">
            <w:pPr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Geurtgen Harpers</w:t>
            </w:r>
          </w:p>
        </w:tc>
        <w:tc>
          <w:tcPr>
            <w:tcW w:w="2551" w:type="dxa"/>
          </w:tcPr>
          <w:p w14:paraId="612D877D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8, 3 | </w:t>
            </w:r>
          </w:p>
        </w:tc>
      </w:tr>
      <w:tr w:rsidR="006B674B" w:rsidRPr="002A6193" w14:paraId="3A8906FD" w14:textId="77777777">
        <w:tc>
          <w:tcPr>
            <w:tcW w:w="7088" w:type="dxa"/>
          </w:tcPr>
          <w:p w14:paraId="48A74275" w14:textId="77777777" w:rsidR="006B674B" w:rsidRPr="002A6193" w:rsidRDefault="006B674B" w:rsidP="006B674B">
            <w:pPr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Jacob Jacobssen</w:t>
            </w:r>
          </w:p>
        </w:tc>
        <w:tc>
          <w:tcPr>
            <w:tcW w:w="2551" w:type="dxa"/>
          </w:tcPr>
          <w:p w14:paraId="53AD4DA8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11 | </w:t>
            </w:r>
          </w:p>
        </w:tc>
      </w:tr>
      <w:tr w:rsidR="006B674B" w:rsidRPr="002A6193" w14:paraId="14DF3639" w14:textId="77777777">
        <w:tc>
          <w:tcPr>
            <w:tcW w:w="7088" w:type="dxa"/>
          </w:tcPr>
          <w:p w14:paraId="35DDF366" w14:textId="77777777" w:rsidR="006B674B" w:rsidRPr="002A6193" w:rsidRDefault="006B674B" w:rsidP="006B674B">
            <w:pPr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Laurens Hempdemaecker</w:t>
            </w:r>
          </w:p>
        </w:tc>
        <w:tc>
          <w:tcPr>
            <w:tcW w:w="2551" w:type="dxa"/>
          </w:tcPr>
          <w:p w14:paraId="1ECF6194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266 | </w:t>
            </w:r>
          </w:p>
        </w:tc>
      </w:tr>
      <w:tr w:rsidR="006B674B" w:rsidRPr="002A6193" w14:paraId="02A783B3" w14:textId="77777777">
        <w:tc>
          <w:tcPr>
            <w:tcW w:w="7088" w:type="dxa"/>
          </w:tcPr>
          <w:p w14:paraId="522FD8CF" w14:textId="77777777" w:rsidR="006B674B" w:rsidRPr="002A6193" w:rsidRDefault="006E5F3E" w:rsidP="006B674B">
            <w:pPr>
              <w:jc w:val="right"/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s</w:t>
            </w:r>
            <w:r w:rsidR="006B674B" w:rsidRPr="002A6193">
              <w:rPr>
                <w:rFonts w:eastAsia="Calibri"/>
                <w:sz w:val="24"/>
                <w:szCs w:val="24"/>
              </w:rPr>
              <w:t>omma</w:t>
            </w:r>
          </w:p>
        </w:tc>
        <w:tc>
          <w:tcPr>
            <w:tcW w:w="2551" w:type="dxa"/>
          </w:tcPr>
          <w:p w14:paraId="109D6E92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1586, 10 | </w:t>
            </w:r>
          </w:p>
        </w:tc>
      </w:tr>
      <w:tr w:rsidR="006B674B" w:rsidRPr="002A6193" w14:paraId="7655A4CD" w14:textId="77777777">
        <w:tc>
          <w:tcPr>
            <w:tcW w:w="7088" w:type="dxa"/>
          </w:tcPr>
          <w:p w14:paraId="6F742764" w14:textId="77777777" w:rsidR="006B674B" w:rsidRPr="002A6193" w:rsidRDefault="006E5F3E" w:rsidP="006B674B">
            <w:pPr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n</w:t>
            </w:r>
            <w:r w:rsidR="006B674B" w:rsidRPr="002A6193">
              <w:rPr>
                <w:rFonts w:eastAsia="Calibri"/>
                <w:sz w:val="24"/>
                <w:szCs w:val="24"/>
              </w:rPr>
              <w:t>och aen diversche</w:t>
            </w:r>
          </w:p>
        </w:tc>
        <w:tc>
          <w:tcPr>
            <w:tcW w:w="2551" w:type="dxa"/>
          </w:tcPr>
          <w:p w14:paraId="56181E77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49, 11 | </w:t>
            </w:r>
          </w:p>
        </w:tc>
      </w:tr>
      <w:tr w:rsidR="006B674B" w:rsidRPr="002A6193" w14:paraId="6CBEFF88" w14:textId="77777777">
        <w:tc>
          <w:tcPr>
            <w:tcW w:w="7088" w:type="dxa"/>
          </w:tcPr>
          <w:p w14:paraId="4EA04A0D" w14:textId="77777777" w:rsidR="006B674B" w:rsidRPr="002A6193" w:rsidRDefault="006E5F3E" w:rsidP="006B674B">
            <w:pPr>
              <w:jc w:val="right"/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s</w:t>
            </w:r>
            <w:r w:rsidR="006B674B" w:rsidRPr="002A6193">
              <w:rPr>
                <w:rFonts w:eastAsia="Calibri"/>
                <w:sz w:val="24"/>
                <w:szCs w:val="24"/>
              </w:rPr>
              <w:t>omma totalis</w:t>
            </w:r>
          </w:p>
        </w:tc>
        <w:tc>
          <w:tcPr>
            <w:tcW w:w="2551" w:type="dxa"/>
          </w:tcPr>
          <w:p w14:paraId="7645BF0B" w14:textId="77777777" w:rsidR="006B674B" w:rsidRPr="002A6193" w:rsidRDefault="006B674B" w:rsidP="006B674B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1639, 1 | </w:t>
            </w:r>
          </w:p>
        </w:tc>
      </w:tr>
      <w:tr w:rsidR="006B674B" w:rsidRPr="002A6193" w14:paraId="613C8B2A" w14:textId="77777777">
        <w:tc>
          <w:tcPr>
            <w:tcW w:w="7088" w:type="dxa"/>
          </w:tcPr>
          <w:p w14:paraId="765DEC07" w14:textId="77777777" w:rsidR="006B674B" w:rsidRPr="00CB1FBA" w:rsidRDefault="006B674B" w:rsidP="006E5F3E">
            <w:pPr>
              <w:jc w:val="both"/>
              <w:rPr>
                <w:rFonts w:eastAsia="Calibri"/>
                <w:sz w:val="24"/>
                <w:szCs w:val="24"/>
                <w:lang w:val="it-IT"/>
              </w:rPr>
            </w:pPr>
            <w:r w:rsidRPr="00CB1FBA">
              <w:rPr>
                <w:rFonts w:eastAsia="Calibri"/>
                <w:sz w:val="24"/>
                <w:szCs w:val="24"/>
                <w:lang w:val="it-IT"/>
              </w:rPr>
              <w:t>L’ultima partita di 47 fiorini, et undeci piacchi | vuol essere settantacinque fiorini, [di mo]do</w:t>
            </w:r>
            <w:r w:rsidRPr="002A6193">
              <w:rPr>
                <w:rFonts w:eastAsia="Calibri"/>
                <w:sz w:val="24"/>
                <w:szCs w:val="24"/>
                <w:vertAlign w:val="superscript"/>
              </w:rPr>
              <w:footnoteReference w:id="892"/>
            </w:r>
            <w:r w:rsidRPr="00CB1FBA">
              <w:rPr>
                <w:rFonts w:eastAsia="Calibri"/>
                <w:sz w:val="24"/>
                <w:szCs w:val="24"/>
                <w:lang w:val="it-IT"/>
              </w:rPr>
              <w:t xml:space="preserve"> che | verrebbono ad essere vintisette fiorini, et nove | piacchi più che in tutto farebbe la somma</w:t>
            </w:r>
          </w:p>
        </w:tc>
        <w:tc>
          <w:tcPr>
            <w:tcW w:w="2551" w:type="dxa"/>
            <w:vAlign w:val="bottom"/>
          </w:tcPr>
          <w:p w14:paraId="0C34D0D7" w14:textId="77777777" w:rsidR="006B674B" w:rsidRPr="002A6193" w:rsidRDefault="006B674B" w:rsidP="006B674B">
            <w:pPr>
              <w:jc w:val="right"/>
              <w:rPr>
                <w:rFonts w:eastAsia="Calibri"/>
                <w:sz w:val="24"/>
                <w:szCs w:val="24"/>
              </w:rPr>
            </w:pPr>
            <w:r w:rsidRPr="002A6193">
              <w:rPr>
                <w:rFonts w:eastAsia="Calibri"/>
                <w:sz w:val="24"/>
                <w:szCs w:val="24"/>
              </w:rPr>
              <w:t>fiorini 1661, 10 |</w:t>
            </w:r>
          </w:p>
        </w:tc>
      </w:tr>
      <w:tr w:rsidR="006B674B" w:rsidRPr="002A6193" w14:paraId="703D2317" w14:textId="77777777">
        <w:tc>
          <w:tcPr>
            <w:tcW w:w="7088" w:type="dxa"/>
          </w:tcPr>
          <w:p w14:paraId="6AB3B9E6" w14:textId="77777777" w:rsidR="006B674B" w:rsidRPr="00CB1FBA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onde dal debito che ha pagato il </w:t>
            </w:r>
            <w:r w:rsidR="00CE2FD7"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C</w:t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apitano a questo | che resta verrebbono ad esser li pagati da | me fino alla detta summa quatrocento | et undeci fiorini in circa di più, che devono | esser ribatuti ad esso capitano Actoven salvo errore. | </w:t>
            </w:r>
          </w:p>
          <w:p w14:paraId="0BEF9F20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Sono scudi da sette lire | correnti cento sessanta quattro | et doi lire sedici soldi | salvo error.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Valutato lo scudo | doi fiorini, et mezo.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9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="00B7634C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|</w:t>
            </w:r>
          </w:p>
        </w:tc>
        <w:tc>
          <w:tcPr>
            <w:tcW w:w="2551" w:type="dxa"/>
            <w:vAlign w:val="bottom"/>
          </w:tcPr>
          <w:p w14:paraId="02B837B1" w14:textId="77777777" w:rsidR="006B674B" w:rsidRPr="002A6193" w:rsidRDefault="006B674B" w:rsidP="006B674B">
            <w:pPr>
              <w:jc w:val="right"/>
              <w:rPr>
                <w:rFonts w:eastAsia="Calibri"/>
                <w:sz w:val="24"/>
                <w:szCs w:val="24"/>
              </w:rPr>
            </w:pPr>
          </w:p>
        </w:tc>
      </w:tr>
    </w:tbl>
    <w:p w14:paraId="7478267C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0696100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25BB23E1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75C314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253v-254r /</w:t>
      </w:r>
    </w:p>
    <w:p w14:paraId="46DB2FA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61C0291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3F4D76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254vB /</w:t>
      </w:r>
    </w:p>
    <w:p w14:paraId="02F977C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3 | </w:t>
      </w:r>
    </w:p>
    <w:p w14:paraId="37748E1E" w14:textId="1CEC626C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Debito dell capitan Gio. Actoven nella | città di Encusen deveno esserli | ribatuti per la serenissima Signoria scudi da | lire 7 l’uno 164 lire 2 soldi 16 salvo | error | </w:t>
      </w:r>
    </w:p>
    <w:p w14:paraId="0D7CEEAB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nelle 2</w:t>
      </w:r>
      <w:r w:rsidRPr="002A6193">
        <w:rPr>
          <w:rFonts w:eastAsia="NSimSun"/>
          <w:kern w:val="2"/>
          <w:vertAlign w:val="superscript"/>
          <w:lang w:eastAsia="hi-IN" w:bidi="hi-IN"/>
        </w:rPr>
        <w:t xml:space="preserve">e </w:t>
      </w:r>
      <w:r w:rsidRPr="002A6193">
        <w:rPr>
          <w:rFonts w:eastAsia="NSimSun"/>
          <w:kern w:val="2"/>
          <w:lang w:eastAsia="hi-IN" w:bidi="hi-IN"/>
        </w:rPr>
        <w:t>|</w:t>
      </w:r>
    </w:p>
    <w:p w14:paraId="0CDCD17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E5C96AE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10D3987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70</w:t>
      </w:r>
    </w:p>
    <w:p w14:paraId="436498E1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III al n. 67 (cc. 255r-256v)</w:t>
      </w:r>
    </w:p>
    <w:p w14:paraId="0549C95B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7ABE64D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255r /</w:t>
      </w:r>
    </w:p>
    <w:p w14:paraId="752ED86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Copia di una attestatione delli signori borgomastri et magistrato | di Muyden del debito lasciato dal signor capitan Gio. de | Roy per l’intratenimento della sua compagnia in quel luoco | per la </w:t>
      </w:r>
      <w:r w:rsidRPr="002A6193">
        <w:rPr>
          <w:rFonts w:eastAsia="NSimSun"/>
          <w:kern w:val="2"/>
          <w:lang w:eastAsia="hi-IN" w:bidi="hi-IN"/>
        </w:rPr>
        <w:lastRenderedPageBreak/>
        <w:t>sodisfattione del quale non havendo in mano | il Filippo Calandrini più che 247 fiorini il rimanente | è stato pagato dal signor residente Suriano per compir la | summa di trecento et settanta tre fiorini descritta nella | detta attestatione il qual sopra più di 247 fiorini | deverà esser ribatuta nelle sue paghe al detto Capitano. | Et la attestatione del detto Magistrato scritta in lingua | fiaminga e del tenore come qui sotto. |</w:t>
      </w:r>
    </w:p>
    <w:p w14:paraId="2130DB09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tbl>
      <w:tblPr>
        <w:tblStyle w:val="Grigliatabell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5"/>
        <w:gridCol w:w="8835"/>
      </w:tblGrid>
      <w:tr w:rsidR="006B674B" w:rsidRPr="002A6193" w14:paraId="5154C188" w14:textId="77777777">
        <w:tc>
          <w:tcPr>
            <w:tcW w:w="697" w:type="dxa"/>
          </w:tcPr>
          <w:p w14:paraId="6A4FA63C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373</w:t>
            </w:r>
          </w:p>
        </w:tc>
        <w:tc>
          <w:tcPr>
            <w:tcW w:w="8942" w:type="dxa"/>
          </w:tcPr>
          <w:p w14:paraId="0CA92DF5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fiorini |</w:t>
            </w:r>
          </w:p>
        </w:tc>
      </w:tr>
      <w:tr w:rsidR="006B674B" w:rsidRPr="002A6193" w14:paraId="322DFFBB" w14:textId="77777777">
        <w:tc>
          <w:tcPr>
            <w:tcW w:w="697" w:type="dxa"/>
          </w:tcPr>
          <w:p w14:paraId="3B915AB8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247 |</w:t>
            </w:r>
          </w:p>
        </w:tc>
        <w:tc>
          <w:tcPr>
            <w:tcW w:w="8942" w:type="dxa"/>
          </w:tcPr>
          <w:p w14:paraId="5252164A" w14:textId="77777777" w:rsidR="006B674B" w:rsidRPr="002A6193" w:rsidRDefault="006B674B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041965" w:rsidRPr="002A6193" w14:paraId="0EB98B3F" w14:textId="77777777">
        <w:trPr>
          <w:trHeight w:val="184"/>
        </w:trPr>
        <w:tc>
          <w:tcPr>
            <w:tcW w:w="697" w:type="dxa"/>
          </w:tcPr>
          <w:p w14:paraId="29B88386" w14:textId="77777777" w:rsidR="00041965" w:rsidRPr="002A6193" w:rsidRDefault="0004196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126</w:t>
            </w:r>
          </w:p>
        </w:tc>
        <w:tc>
          <w:tcPr>
            <w:tcW w:w="8942" w:type="dxa"/>
            <w:vMerge w:val="restart"/>
          </w:tcPr>
          <w:p w14:paraId="269A764F" w14:textId="77777777" w:rsidR="00041965" w:rsidRPr="002A6193" w:rsidRDefault="0004196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questi devono esser ribatuti al Capitano | et rimborsati al publico, et sono | scudi da doi fiorini et mezo | di lire 7 correnti cinquanta et | lire 2 soldi 16.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894"/>
            </w:r>
            <w:r w:rsidRPr="00CB1FBA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|</w:t>
            </w:r>
          </w:p>
        </w:tc>
      </w:tr>
      <w:tr w:rsidR="00041965" w:rsidRPr="002A6193" w14:paraId="30C90F13" w14:textId="77777777">
        <w:trPr>
          <w:trHeight w:val="184"/>
        </w:trPr>
        <w:tc>
          <w:tcPr>
            <w:tcW w:w="697" w:type="dxa"/>
          </w:tcPr>
          <w:p w14:paraId="7F1F9B7E" w14:textId="77777777" w:rsidR="002E7837" w:rsidRPr="002A6193" w:rsidRDefault="002E7837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  <w:p w14:paraId="7A9D2608" w14:textId="77777777" w:rsidR="00041965" w:rsidRPr="002A6193" w:rsidRDefault="0004196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373 |</w:t>
            </w:r>
          </w:p>
        </w:tc>
        <w:tc>
          <w:tcPr>
            <w:tcW w:w="8942" w:type="dxa"/>
            <w:vMerge/>
          </w:tcPr>
          <w:p w14:paraId="79C90B72" w14:textId="77777777" w:rsidR="00041965" w:rsidRPr="002A6193" w:rsidRDefault="00041965" w:rsidP="006B674B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</w:tbl>
    <w:p w14:paraId="2C540CB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F78A6E4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42A74D92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757C497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255v /</w:t>
      </w:r>
    </w:p>
    <w:p w14:paraId="6D1D9391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22B32327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D586436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53094BAD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6A90072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256r /</w:t>
      </w:r>
    </w:p>
    <w:p w14:paraId="3C82CBAA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00CBFFB8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D1DE9D8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256vB /</w:t>
      </w:r>
    </w:p>
    <w:p w14:paraId="6FA0DF8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95"/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09AD38FF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Debito del capitan Gio. del Roy nella città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96"/>
      </w:r>
      <w:r w:rsidRPr="002A6193">
        <w:rPr>
          <w:rFonts w:eastAsia="NSimSun"/>
          <w:kern w:val="2"/>
          <w:lang w:eastAsia="hi-IN" w:bidi="hi-IN"/>
        </w:rPr>
        <w:t xml:space="preserve"> di Muyden per | fiorini 373. Cento et ventisei | de’ quali devono esser ribatuti nelle | paghe al Capitano | </w:t>
      </w:r>
    </w:p>
    <w:p w14:paraId="557047CE" w14:textId="77777777" w:rsidR="006B674B" w:rsidRPr="002A6193" w:rsidRDefault="00E54E37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nelle 2</w:t>
      </w:r>
      <w:r w:rsidRPr="002A6193">
        <w:rPr>
          <w:rFonts w:eastAsia="NSimSun"/>
          <w:kern w:val="2"/>
          <w:vertAlign w:val="superscript"/>
          <w:lang w:eastAsia="hi-IN" w:bidi="hi-IN"/>
        </w:rPr>
        <w:t>e</w:t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4F7F9A61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D524E55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993FD95" w14:textId="77777777" w:rsidR="006B674B" w:rsidRPr="002A6193" w:rsidRDefault="00E54E37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71</w:t>
      </w:r>
    </w:p>
    <w:p w14:paraId="242D5C74" w14:textId="77777777" w:rsidR="004914E1" w:rsidRPr="002A6193" w:rsidRDefault="004914E1" w:rsidP="004914E1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IV al n. 67 (cc. 257r-258v)</w:t>
      </w:r>
    </w:p>
    <w:p w14:paraId="7B408223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4CD7B29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257r /</w:t>
      </w:r>
    </w:p>
    <w:p w14:paraId="09FADD3E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Copia d’una missiva di signori burghemaestri et | d’Elburch al signore residente di Vinetia | in franches |</w:t>
      </w:r>
    </w:p>
    <w:p w14:paraId="7806450C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393E009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Monsieur |</w:t>
      </w:r>
    </w:p>
    <w:p w14:paraId="7B068AB7" w14:textId="77777777" w:rsidR="004914E1" w:rsidRPr="00CB1FBA" w:rsidRDefault="004914E1" w:rsidP="004914E1">
      <w:pPr>
        <w:widowControl w:val="0"/>
        <w:suppressAutoHyphens/>
        <w:jc w:val="both"/>
        <w:rPr>
          <w:rFonts w:eastAsia="NSimSun"/>
          <w:kern w:val="2"/>
          <w:lang w:val="nl-BE"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nous avons en conformité de vostre demande tres volontiers | receu en nostre ville, et accommodé des logis une compagnie | des soldats au service della serenisime signorie de Venise en | ce Pais levée conduicte par le capitain Lambert Hadam. </w:t>
      </w:r>
      <w:r w:rsidRPr="002A6193">
        <w:rPr>
          <w:rFonts w:eastAsia="NSimSun"/>
          <w:kern w:val="2"/>
          <w:lang w:val="en-US" w:eastAsia="hi-IN" w:bidi="hi-IN"/>
        </w:rPr>
        <w:t xml:space="preserve">| Come aussi avons faict pourveoir les malades des hostels | et aultres necessitez, pour leur entretienement, services, | et guerison. Et de plus ayant le dict Capitaine besoing | d’argent pour le payement ordinaire de susdicts soldats, à sa | requete avons ordonné à noz receveurs de luy compter | la somme de quattre cent settante et trois livres 17 | sols et demy. </w:t>
      </w:r>
      <w:r w:rsidRPr="002A6193">
        <w:rPr>
          <w:rFonts w:eastAsia="NSimSun"/>
          <w:kern w:val="2"/>
          <w:lang w:eastAsia="hi-IN" w:bidi="hi-IN"/>
        </w:rPr>
        <w:t>La quelle il a receu d’eulx selon la | confession de sa main qu’il leur en a rendu du 12</w:t>
      </w:r>
      <w:r w:rsidRPr="002A6193">
        <w:rPr>
          <w:rFonts w:eastAsia="NSimSun"/>
          <w:kern w:val="2"/>
          <w:vertAlign w:val="superscript"/>
          <w:lang w:eastAsia="hi-IN" w:bidi="hi-IN"/>
        </w:rPr>
        <w:t>me</w:t>
      </w:r>
      <w:r w:rsidRPr="002A6193">
        <w:rPr>
          <w:rFonts w:eastAsia="NSimSun"/>
          <w:kern w:val="2"/>
          <w:lang w:eastAsia="hi-IN" w:bidi="hi-IN"/>
        </w:rPr>
        <w:t xml:space="preserve"> de | mars 1618. </w:t>
      </w:r>
      <w:r w:rsidRPr="002A6193">
        <w:rPr>
          <w:rFonts w:eastAsia="NSimSun"/>
          <w:kern w:val="2"/>
          <w:lang w:val="en-US" w:eastAsia="hi-IN" w:bidi="hi-IN"/>
        </w:rPr>
        <w:t xml:space="preserve">Et aurions esté tres contens de monstrer | nostre affection en chose plus grande quant l’occasion | à ce faire se seroit presentée. Mais puis que la | serenisime Signorie n’a esté servie que du prest seulement | du dict argent: et que l’argent mesme tourneroit au profict | particulier du </w:t>
      </w:r>
      <w:r w:rsidRPr="002A6193">
        <w:rPr>
          <w:rFonts w:eastAsia="NSimSun"/>
          <w:kern w:val="2"/>
          <w:lang w:val="en-US" w:eastAsia="hi-IN" w:bidi="hi-IN"/>
        </w:rPr>
        <w:lastRenderedPageBreak/>
        <w:t xml:space="preserve">Capitaine quant il ne seroit rabbatu | de ses gages nous avons iugé a la semance des noz | recepueurs estre bien de vous adviser par celle cy | du passé comme dessus. Affin que vostre Signorie puisse faire | donner tel ordre comme bon luy semblera et convenable | à quoy la presente seulement avons faict dresser. </w:t>
      </w:r>
      <w:r w:rsidRPr="00CB1FBA">
        <w:rPr>
          <w:rFonts w:eastAsia="NSimSun"/>
          <w:kern w:val="2"/>
          <w:lang w:val="nl-BE" w:eastAsia="hi-IN" w:bidi="hi-IN"/>
        </w:rPr>
        <w:t>Au | rest prians Dieu |</w:t>
      </w:r>
    </w:p>
    <w:p w14:paraId="45047954" w14:textId="77777777" w:rsidR="004914E1" w:rsidRPr="00CB1FBA" w:rsidRDefault="004914E1" w:rsidP="004914E1">
      <w:pPr>
        <w:widowControl w:val="0"/>
        <w:suppressAutoHyphens/>
        <w:jc w:val="both"/>
        <w:rPr>
          <w:rFonts w:eastAsia="NSimSun"/>
          <w:kern w:val="2"/>
          <w:lang w:val="nl-BE" w:eastAsia="hi-IN" w:bidi="hi-IN"/>
        </w:rPr>
      </w:pPr>
    </w:p>
    <w:p w14:paraId="57AF6641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CB1FBA">
        <w:rPr>
          <w:rFonts w:eastAsia="NSimSun"/>
          <w:kern w:val="2"/>
          <w:lang w:val="nl-BE" w:eastAsia="hi-IN" w:bidi="hi-IN"/>
        </w:rPr>
        <w:t xml:space="preserve">monsieur de vous tenir en sa saincte guarde. </w:t>
      </w:r>
      <w:r w:rsidRPr="002A6193">
        <w:rPr>
          <w:rFonts w:eastAsia="NSimSun"/>
          <w:caps/>
          <w:kern w:val="2"/>
          <w:lang w:val="en-US" w:eastAsia="hi-IN" w:bidi="hi-IN"/>
        </w:rPr>
        <w:t>à</w:t>
      </w:r>
      <w:r w:rsidRPr="002A6193">
        <w:rPr>
          <w:rFonts w:eastAsia="NSimSun"/>
          <w:kern w:val="2"/>
          <w:lang w:val="en-US" w:eastAsia="hi-IN" w:bidi="hi-IN"/>
        </w:rPr>
        <w:t xml:space="preserve"> Elburch | le 11 juin 1618 |</w:t>
      </w:r>
    </w:p>
    <w:p w14:paraId="7EF2A42D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 xml:space="preserve">de vostre Signorie illustrisime tres affectionez amys | </w:t>
      </w:r>
    </w:p>
    <w:p w14:paraId="3D914703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 xml:space="preserve">bourgomaistres, eschevins et conseil | </w:t>
      </w:r>
    </w:p>
    <w:p w14:paraId="095E10E4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de la ville d’Elburch |</w:t>
      </w:r>
    </w:p>
    <w:p w14:paraId="78BAA349" w14:textId="691FFA08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soubsioné P. Secrets </w:t>
      </w:r>
      <w:r w:rsidR="00D13B49" w:rsidRPr="002A6193">
        <w:rPr>
          <w:rFonts w:eastAsia="NSimSun"/>
          <w:kern w:val="2"/>
          <w:lang w:eastAsia="hi-IN" w:bidi="hi-IN"/>
        </w:rPr>
        <w:t>|</w:t>
      </w:r>
    </w:p>
    <w:p w14:paraId="2B172B05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2DA3044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Il debito del capitan Lamberto Hadam è di 473 | fiorini disisette piacchi et mezo, et tanti, | doveranno esserli ribatuti nelle sue paghe | in virtù della mia promessa di pagar il vito, et | dormir dei soldati nelle piazze. | </w:t>
      </w:r>
    </w:p>
    <w:p w14:paraId="777A652F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Sono scudi da sette lire correnti centoottantanove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897"/>
      </w:r>
      <w:r w:rsidRPr="002A6193">
        <w:rPr>
          <w:rFonts w:eastAsia="NSimSun"/>
          <w:kern w:val="2"/>
          <w:lang w:eastAsia="hi-IN" w:bidi="hi-IN"/>
        </w:rPr>
        <w:t xml:space="preserve"> lire 3 soldi 15 | valutato lo scudo 2 fiorini et mezo. | </w:t>
      </w:r>
    </w:p>
    <w:p w14:paraId="2D88BD07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1C8803E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fiorini 473, 17, 8 fano |</w:t>
      </w:r>
    </w:p>
    <w:p w14:paraId="33ECCE66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scudi 189, 3, 15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898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1EB6ECE8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AAB4F8E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forri era scritto |</w:t>
      </w:r>
    </w:p>
    <w:p w14:paraId="4917DB2B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33FDFA2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caps/>
          <w:kern w:val="2"/>
          <w:lang w:eastAsia="hi-IN" w:bidi="hi-IN"/>
        </w:rPr>
        <w:t>à</w:t>
      </w:r>
      <w:r w:rsidRPr="002A6193">
        <w:rPr>
          <w:rFonts w:eastAsia="NSimSun"/>
          <w:kern w:val="2"/>
          <w:lang w:eastAsia="hi-IN" w:bidi="hi-IN"/>
        </w:rPr>
        <w:t xml:space="preserve"> monsieur |</w:t>
      </w:r>
    </w:p>
    <w:p w14:paraId="3473099E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monsieur Christoffere Suriano | resident de la serenisime signeurie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899"/>
      </w:r>
      <w:r w:rsidRPr="002A6193">
        <w:rPr>
          <w:rFonts w:eastAsia="NSimSun"/>
          <w:kern w:val="2"/>
          <w:lang w:eastAsia="hi-IN" w:bidi="hi-IN"/>
        </w:rPr>
        <w:t xml:space="preserve"> | de Venise auprez les haults et | puissans seigneurs les Estats | Generaulx des Provinces Unies | du Pais Bas | </w:t>
      </w:r>
    </w:p>
    <w:p w14:paraId="3C44BBFB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3EC4DE6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257v-258r /</w:t>
      </w:r>
    </w:p>
    <w:p w14:paraId="0B752F7F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29ABE4CB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275086D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258vB /</w:t>
      </w:r>
    </w:p>
    <w:p w14:paraId="1ED11EC8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1 | </w:t>
      </w:r>
    </w:p>
    <w:p w14:paraId="5796A8AF" w14:textId="52F5338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Debito del capitan Lambert Hadam | nella città di Helburch di fiorini | 473 piachi 17 </w:t>
      </w:r>
      <w:r w:rsidR="00204D35" w:rsidRPr="002A6193">
        <w:rPr>
          <w:rFonts w:eastAsia="NSimSun"/>
          <w:kern w:val="2"/>
          <w:lang w:eastAsia="hi-IN" w:bidi="hi-IN"/>
        </w:rPr>
        <w:t>1/2</w:t>
      </w:r>
      <w:r w:rsidR="00123BC7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 xml:space="preserve">fano scudi da lire 7 | correnti 189 lire 3 soldi 15 | </w:t>
      </w:r>
    </w:p>
    <w:p w14:paraId="49D22D19" w14:textId="77777777" w:rsidR="004914E1" w:rsidRPr="002A6193" w:rsidRDefault="004914E1" w:rsidP="004914E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nelle 2</w:t>
      </w:r>
      <w:r w:rsidRPr="002A6193">
        <w:rPr>
          <w:rFonts w:eastAsia="NSimSun"/>
          <w:kern w:val="2"/>
          <w:vertAlign w:val="superscript"/>
          <w:lang w:eastAsia="hi-IN" w:bidi="hi-IN"/>
        </w:rPr>
        <w:t>e</w:t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5479B334" w14:textId="77777777" w:rsidR="006B674B" w:rsidRPr="002A6193" w:rsidRDefault="006B674B" w:rsidP="006B674B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BDCA7E8" w14:textId="77777777" w:rsidR="006B674B" w:rsidRPr="002A6193" w:rsidRDefault="006B674B" w:rsidP="006B674B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6C1F0B09" w14:textId="77777777" w:rsidR="003F2F00" w:rsidRPr="002A6193" w:rsidRDefault="003F2F00" w:rsidP="003F2F0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72</w:t>
      </w:r>
    </w:p>
    <w:p w14:paraId="7DF74656" w14:textId="77777777" w:rsidR="003F2F00" w:rsidRPr="002A6193" w:rsidRDefault="003F2F00" w:rsidP="003F2F0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V al n. 67 (cc. 259r-260v)</w:t>
      </w:r>
    </w:p>
    <w:p w14:paraId="12524B01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A141F48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259r /</w:t>
      </w:r>
    </w:p>
    <w:p w14:paraId="7100F6A7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Conto delle spese, che sono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900"/>
      </w:r>
      <w:r w:rsidRPr="002A6193">
        <w:rPr>
          <w:rFonts w:eastAsia="NSimSun"/>
          <w:kern w:val="2"/>
          <w:lang w:eastAsia="hi-IN" w:bidi="hi-IN"/>
        </w:rPr>
        <w:t xml:space="preserve"> state fatte dalla città di Horn per mantenir di vite nelle | barche alchune soldati delli capitani Joan de Roy, et Glaudio Martino per la somma di | fiorini 319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901"/>
      </w:r>
      <w:r w:rsidRPr="002A6193">
        <w:rPr>
          <w:rFonts w:eastAsia="NSimSun"/>
          <w:kern w:val="2"/>
          <w:lang w:eastAsia="hi-IN" w:bidi="hi-IN"/>
        </w:rPr>
        <w:t>, et piacchi quatordeci |</w:t>
      </w:r>
    </w:p>
    <w:p w14:paraId="4D035B47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4D1A151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fiammingo.</w:t>
      </w:r>
    </w:p>
    <w:p w14:paraId="492650D4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DF7BBE4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259v /</w:t>
      </w:r>
    </w:p>
    <w:p w14:paraId="03F002BB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29A57ECD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CFE4129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Ricevuta dei burgomastri, et consiglieri | della città di Horn della | detta somma</w:t>
      </w:r>
    </w:p>
    <w:p w14:paraId="51168EB2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96D2378" w14:textId="0643AAE4" w:rsidR="003F2F00" w:rsidRPr="0034275D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eastAsia="hi-IN" w:bidi="hi-IN"/>
        </w:rPr>
        <w:t>Nous bourgemaistres, et conseilliers de la ville de Horn | confessons d’avoir receu da noble seigneur le resident de | signieurie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902"/>
      </w:r>
      <w:r w:rsidRPr="002A6193">
        <w:rPr>
          <w:rFonts w:eastAsia="NSimSun"/>
          <w:kern w:val="2"/>
          <w:lang w:eastAsia="hi-IN" w:bidi="hi-IN"/>
        </w:rPr>
        <w:t xml:space="preserve"> de Venize la somma su mentioné à schavoir trois | cents et dix neuf floryns quatorze qous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903"/>
      </w:r>
      <w:r w:rsidRPr="002A6193">
        <w:rPr>
          <w:rFonts w:eastAsia="NSimSun"/>
          <w:kern w:val="2"/>
          <w:lang w:eastAsia="hi-IN" w:bidi="hi-IN"/>
        </w:rPr>
        <w:t xml:space="preserve"> en payement | et remboursement du parrelle somme, par nous debo[</w:t>
      </w:r>
      <w:r w:rsidR="0028312D" w:rsidRPr="002A6193">
        <w:rPr>
          <w:rFonts w:eastAsia="NSimSun"/>
          <w:kern w:val="2"/>
          <w:lang w:eastAsia="hi-IN" w:bidi="hi-IN"/>
        </w:rPr>
        <w:t>…</w:t>
      </w:r>
      <w:r w:rsidRPr="002A6193">
        <w:rPr>
          <w:rFonts w:eastAsia="NSimSun"/>
          <w:kern w:val="2"/>
          <w:lang w:eastAsia="hi-IN" w:bidi="hi-IN"/>
        </w:rPr>
        <w:t xml:space="preserve">] </w:t>
      </w:r>
      <w:r w:rsidRPr="002A6193">
        <w:rPr>
          <w:rFonts w:eastAsia="NSimSun"/>
          <w:kern w:val="2"/>
          <w:lang w:val="en-US" w:eastAsia="hi-IN" w:bidi="hi-IN"/>
        </w:rPr>
        <w:t>| aus vivres, et autres choses necessaires, aus sold[ates] | embarqués à Venize sudict saviant la specification | mentioné, en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904"/>
      </w:r>
      <w:r w:rsidRPr="002A6193">
        <w:rPr>
          <w:rFonts w:eastAsia="NSimSun"/>
          <w:kern w:val="2"/>
          <w:lang w:val="en-US" w:eastAsia="hi-IN" w:bidi="hi-IN"/>
        </w:rPr>
        <w:t xml:space="preserve"> tesmoinge de verité nous avons | signé la presente par le seail aux causes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905"/>
      </w:r>
      <w:r w:rsidRPr="002A6193">
        <w:rPr>
          <w:rFonts w:eastAsia="NSimSun"/>
          <w:kern w:val="2"/>
          <w:lang w:val="en-US" w:eastAsia="hi-IN" w:bidi="hi-IN"/>
        </w:rPr>
        <w:t xml:space="preserve"> de la ditte ville ce | mois de may l’an de nostre salut, mil six cents et dix [huit.] </w:t>
      </w:r>
      <w:r w:rsidRPr="0034275D">
        <w:rPr>
          <w:rFonts w:eastAsia="NSimSun"/>
          <w:kern w:val="2"/>
          <w:lang w:val="en-US" w:eastAsia="hi-IN" w:bidi="hi-IN"/>
        </w:rPr>
        <w:t xml:space="preserve">| </w:t>
      </w:r>
    </w:p>
    <w:p w14:paraId="1AF6A683" w14:textId="77777777" w:rsidR="003F2F00" w:rsidRPr="0034275D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</w:p>
    <w:p w14:paraId="035EA2FF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Li sudetti trecento disnove fiorini et piacchi quatordeci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906"/>
      </w:r>
      <w:r w:rsidRPr="002A6193">
        <w:rPr>
          <w:rFonts w:eastAsia="NSimSun"/>
          <w:kern w:val="2"/>
          <w:lang w:eastAsia="hi-IN" w:bidi="hi-IN"/>
        </w:rPr>
        <w:t xml:space="preserve"> doveranno esser ribatuti alli capitani | Gio. de Roy, et Glaudio Martino del reggimento del colonello Anstenraedt | et tra essi sapranno chi doverà pagar, più et meno, per la quantità più | et minore de’ soldati, et li sudetti signori di Horn si sono offerti di esser | sempre pronti ad risponder alli capitani sudetti. | </w:t>
      </w:r>
    </w:p>
    <w:p w14:paraId="609FB4FA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Sono scudi da sette lire | correnti cento et vintisette | et lire sei valutato lo | scudo doi fiorini, et mezo.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907"/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69EEB854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62262BC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70326F35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9E124D6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260r /</w:t>
      </w:r>
    </w:p>
    <w:p w14:paraId="2D4F04D4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4B78FFBF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BF82E35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260vB /</w:t>
      </w:r>
    </w:p>
    <w:p w14:paraId="7B118FB3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4 | </w:t>
      </w:r>
    </w:p>
    <w:p w14:paraId="6BC2CE52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Debito delli capitani Gio. de Roy, et | Claudio Martino di fiorini 319 | piacchi 14 pagato alla città di Hoorn | devono esserli ribatuti, et rimborsati | alla serenissima Republica | </w:t>
      </w:r>
    </w:p>
    <w:p w14:paraId="2B720937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nelle 2</w:t>
      </w:r>
      <w:r w:rsidRPr="002A6193">
        <w:rPr>
          <w:rFonts w:eastAsia="NSimSun"/>
          <w:kern w:val="2"/>
          <w:vertAlign w:val="superscript"/>
          <w:lang w:eastAsia="hi-IN" w:bidi="hi-IN"/>
        </w:rPr>
        <w:t>e</w:t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08CF2664" w14:textId="31D79BDC" w:rsidR="006B674B" w:rsidRPr="002A6193" w:rsidRDefault="006B674B" w:rsidP="003F2F0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0E0071D2" w14:textId="77777777" w:rsidR="00B54D20" w:rsidRPr="002A6193" w:rsidRDefault="00B54D20" w:rsidP="00211A7E">
      <w:pPr>
        <w:jc w:val="both"/>
        <w:sectPr w:rsidR="00B54D20" w:rsidRPr="002A6193">
          <w:headerReference w:type="default" r:id="rId15"/>
          <w:footnotePr>
            <w:numFmt w:val="lowerLetter"/>
            <w:numRestart w:val="eachPage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421B2E33" w14:textId="77777777" w:rsidR="00B54D20" w:rsidRPr="002A6193" w:rsidRDefault="00E54E37" w:rsidP="00B54D20">
      <w:pPr>
        <w:jc w:val="center"/>
        <w:rPr>
          <w:rFonts w:eastAsia="Calibri"/>
        </w:rPr>
      </w:pPr>
      <w:r w:rsidRPr="002A6193">
        <w:rPr>
          <w:rFonts w:eastAsia="Calibri"/>
        </w:rPr>
        <w:lastRenderedPageBreak/>
        <w:t>n. 73</w:t>
      </w:r>
    </w:p>
    <w:p w14:paraId="27C83B1D" w14:textId="77777777" w:rsidR="00B54D20" w:rsidRPr="002A6193" w:rsidRDefault="00E54E37" w:rsidP="00B54D20">
      <w:pPr>
        <w:jc w:val="center"/>
        <w:rPr>
          <w:rFonts w:eastAsia="Calibri"/>
        </w:rPr>
      </w:pPr>
      <w:r w:rsidRPr="002A6193">
        <w:rPr>
          <w:rFonts w:eastAsia="Calibri"/>
        </w:rPr>
        <w:t>3 luglio 1618, L’Aia (cc. 263r-264v, 285r-286v)</w:t>
      </w:r>
    </w:p>
    <w:p w14:paraId="4790802E" w14:textId="77777777" w:rsidR="00B54D20" w:rsidRPr="002A6193" w:rsidRDefault="00B54D20" w:rsidP="00B54D20">
      <w:pPr>
        <w:jc w:val="center"/>
        <w:rPr>
          <w:rFonts w:eastAsia="Calibri"/>
        </w:rPr>
      </w:pPr>
    </w:p>
    <w:p w14:paraId="0D924AD7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/ 263r /</w:t>
      </w:r>
    </w:p>
    <w:p w14:paraId="404DE3AF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n° 43 sola |</w:t>
      </w:r>
    </w:p>
    <w:p w14:paraId="072498A7" w14:textId="77777777" w:rsidR="00B54D20" w:rsidRPr="002A6193" w:rsidRDefault="00B54D20" w:rsidP="00B54D20">
      <w:pPr>
        <w:jc w:val="both"/>
        <w:rPr>
          <w:rFonts w:eastAsia="Calibri"/>
        </w:rPr>
      </w:pPr>
    </w:p>
    <w:p w14:paraId="2200FD9C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Serenissimo Principe |</w:t>
      </w:r>
    </w:p>
    <w:p w14:paraId="1B0E1354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sodisfeci martedì passato in piena assemblea all’ufficio commessomi | da vostra Serenità presentando a questi signori le sue lettere, et da essi | fu corrisposto rallegrandosi con lei, et con la serenissima Republica dell’|essaltatione sua a quel Principato, et dissero, che non haverebbono | mancato di congratularsene con la Serenità vostra. Mi addimandorono | poi quello che io havevo del tradimento, che si era machinato | contra il servitio di quel serenissimo Dominio, et io risposi in confor-|mità de’ suoi commandamenti. Et quanto all’avviso che hebbero | dell’intrapresa di Crema mi ricercorono quello che ne | haveva. Io dissi non tenerne alcun particolare, ma che | potevano bene le loro Eccellenze presuporre che per far un bel | colpo l’insidie non dovevano esser tese in una sola parte. | Mostrò ognuno di questi signori contento, che la cosa fosse pas-|sata così bene in servitio di vostra Serenità. | </w:t>
      </w:r>
    </w:p>
    <w:p w14:paraId="06084633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Un avviso, che venne la passata settimana di Amsterdam | fu qui sentito dal Generale con particolar consolatione, et era, | che l’armata di vostra Serenità haveva fatta presa delle tre navi | olandesi compre ultimamente dal vostro re di Napoli | ognuno se ne rallegrava meco, et lo fecero anco li signori | Stati nell’assemblea. Con questo ultimo ordinario con | desiderio ne aspettavano la confermatione, la quale è | venuta della presa di un solo vassello maltese. | </w:t>
      </w:r>
    </w:p>
    <w:p w14:paraId="0679CD5A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Ma come hanno havuto gusto di questo, non so se inter-|namente godino dell’avviso, che con estraordinario hanno | havuto da monsignor di Langarach di Francia, che Vercelli |</w:t>
      </w:r>
    </w:p>
    <w:p w14:paraId="09C7995D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/ 263v /</w:t>
      </w:r>
    </w:p>
    <w:p w14:paraId="495349F2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sia stato resituito. Avanti hieri mi fu communicato l’avviso | dal signor conte Guglielmo di Nassau, che disse tocca ad ognuno | far la sua volta bisogna che stiamo attendendo, et mi-|rando a quello, che Spagnuoli vorranno far di qua: | perché al sicuro havendo veduto di non poter far alcuna | cosa in Italia si volgeranno da questa parte. | </w:t>
      </w:r>
    </w:p>
    <w:p w14:paraId="1B48957E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Scrive monsignor di Langarach, che doppo la resa di Vercelli | l’eccellentissimo Zeno faceva efficace instanza a sua Altezza, perché | licentiasse tutta la rimanente soldatesca, et stabilisce | dal canto suo l’essecutione del trattato d’Asti per levar | tutte le occasioni a’ Spagnuoli di valersi di pretesti. Il che ha | fatto formar giudicio io questi signori, che licentiando il | governator di Milano anc’egli le sue genti, et volendo far | passar colle alemane delle italiane ancora in Bohemia | per servitio di quel Re, come si tiene per fermo che sia per farlo; | sia la Serenità vostra per concederle pronto libero passaggio per | il suo Stato affine di esser quanto più presto libera | dal sospetto. </w:t>
      </w:r>
    </w:p>
    <w:p w14:paraId="4A9BCEAD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Gl’accidenti successi in Bohemia dano qui da discorrer assai | ma in particolare dano da pensar molto in Brabant ai | serenissimi arciduchi. Non riuscirebbe dispiacevole di qua, | che l’alteratione proseguisse affineché Spagnuoli havessero | materia d’impiegarsi altrove, parendo che non possi | riuscir altrimenti, che questi accidenti non faccino sentir | l’armi loro di qua da’ monti. |</w:t>
      </w:r>
    </w:p>
    <w:p w14:paraId="56549CC3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/ 264r /</w:t>
      </w:r>
    </w:p>
    <w:p w14:paraId="070EBD7C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Ognuno si accorda in dire, che bisogna trovar ripiego</w:t>
      </w:r>
      <w:r w:rsidRPr="002A6193">
        <w:rPr>
          <w:rFonts w:eastAsia="Calibri"/>
          <w:vertAlign w:val="superscript"/>
        </w:rPr>
        <w:footnoteReference w:id="908"/>
      </w:r>
      <w:r w:rsidRPr="002A6193">
        <w:rPr>
          <w:rFonts w:eastAsia="Calibri"/>
        </w:rPr>
        <w:t xml:space="preserve"> alle | intestine differenze in questo Stato perché non pregiudichino | queste alla sua difesa. La provincia di Zelanda, che come | scrissi presiedeva la passata settimana propose il sinodo natio-|nale, et fu communicato alla general assemblea di Holanda | della quale una gran parte de’ deputati stavano fermi | per il provinciale per devenir poi occorrendo al nationale | ma doppo varie et moltiplici dispute, et calde altercationi | in fine per la pluralità delle voci li signori Stati hanno fatto | notare, che habbi ad esser convocato un sinodo nationale | dicendo che volevano per la quiete, et per il riposo dello | Stato venir al più pronto, et efficace rimedio, </w:t>
      </w:r>
      <w:r w:rsidRPr="002A6193">
        <w:rPr>
          <w:rFonts w:eastAsia="Calibri"/>
        </w:rPr>
        <w:lastRenderedPageBreak/>
        <w:t>vedendosi | chiaramente che non si poteva con il particolar provinciale far | cosa di buono. Quelli della provincia di Utrechet non si | sono dichiariti né per il sì, né per il no; ma quelli di Ourisel | hanno mostrato in parte di acconsentirvi. Come | hanno fatto cinque delle città di questa Provincia | et otto non hanno assentito; ma meno hanno ancor | fatto alcun protesto. Vi sono delle altre città, che non | hanno mandati qui suoi deputati per non dichiarirsi, | et altre stano prendenti. |</w:t>
      </w:r>
    </w:p>
    <w:p w14:paraId="5B87ECF3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Resta stabilito il giorno della riduttione del detto sinodo | per il primo di novembre prossimo, et hora si prepareranno | le lettere per ispedir in Francia, in Inghilterra, ai principi di | Alemagna, et in Svizzeri. Alli doi </w:t>
      </w:r>
      <w:r w:rsidR="001F2490" w:rsidRPr="002A6193">
        <w:rPr>
          <w:rFonts w:eastAsia="Calibri"/>
        </w:rPr>
        <w:t>r</w:t>
      </w:r>
      <w:r w:rsidRPr="002A6193">
        <w:rPr>
          <w:rFonts w:eastAsia="Calibri"/>
        </w:rPr>
        <w:t>e particolarmente si scrive |</w:t>
      </w:r>
    </w:p>
    <w:p w14:paraId="089A1B3E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/ 264v /</w:t>
      </w:r>
    </w:p>
    <w:p w14:paraId="1B13E1C2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per assicurarli che in questa convocatione non si tratterà, che di cosa | toccante a questa materia di religione per stabilir questo | punto tanto necessario, come dicono, al bene, al commodo, et | alla quiete dello Stato, et in un medesimo tempo ricercaranno | alle loro maestà, et agl’altri, tre o quattro huomini proveti | et d’intelligenza nella theologia, perché assistino al congresso. |</w:t>
      </w:r>
    </w:p>
    <w:p w14:paraId="64C886D9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La piazza sarà a Dordrecher città metropoli dell’Holanda del partito | contraremonstrante; da quanto gl’erminiani si trovino | mal contenti di questa risolutione si vede molto ben chiaro | nelle loro fronti. |</w:t>
      </w:r>
    </w:p>
    <w:p w14:paraId="7BEA1596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Dall’un canto si vuol che ognuno possi tener nella sua coscienza | quello, che stima proprio per la sua salute, dall’altro si dice | di voler stabilir una religione da osservarsi da ognuno | questo viene stimato da alcuni un termine di voler assoluta | obedienza, et lo chiamano per consequenza punto d’inquisi</w:t>
      </w:r>
      <w:r w:rsidRPr="002A6193">
        <w:rPr>
          <w:rFonts w:eastAsia="Calibri"/>
          <w:vertAlign w:val="superscript"/>
        </w:rPr>
        <w:t xml:space="preserve"> </w:t>
      </w:r>
      <w:r w:rsidRPr="002A6193">
        <w:rPr>
          <w:rFonts w:eastAsia="Calibri"/>
        </w:rPr>
        <w:t>-|tione nome odiosissimo in tutti questi paesi anco tra gl’istessi | catholici; onde o venirà a finire la libertà, che si pretende | da’ popoli; o in fine si dubita sia per cader la ruina | sopra la catholica religione. |</w:t>
      </w:r>
    </w:p>
    <w:p w14:paraId="5E4B04C4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Hora si è dietro da’ signori Stati a procurar, che siano licentiate | le nuove genti dalle città, che l’hanno levate in che si trova | dei contrasti, perché queste le vorrebbono mantenere per propria | difesa et per</w:t>
      </w:r>
      <w:r w:rsidRPr="002A6193">
        <w:rPr>
          <w:rFonts w:eastAsia="Calibri"/>
          <w:vertAlign w:val="superscript"/>
        </w:rPr>
        <w:footnoteReference w:id="909"/>
      </w:r>
      <w:r w:rsidRPr="002A6193">
        <w:rPr>
          <w:rFonts w:eastAsia="Calibri"/>
        </w:rPr>
        <w:t xml:space="preserve"> conservar l’auttorità de’ magistrati. Et li | stati vorrebbono, che si trovasse altro mezo per questa | auttorità, comprendendo molto bene, che ’l senso è, che |</w:t>
      </w:r>
    </w:p>
    <w:p w14:paraId="7F02B4FB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/ 285r /</w:t>
      </w:r>
    </w:p>
    <w:p w14:paraId="25E602F6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ogni città habbi l’auttorità propria, né dipendente, che da | sé sola, et li signori Stati hanno la mira, che questa libertà | nei magistrati sia limitata, et che quelli, che rappre-|sentano l’Unione, et la Generalità habbino il supremo | intendimento: materia gelosa, o che si può dichiarir gelosa | et da tutte le parti vi è del da dire. | </w:t>
      </w:r>
    </w:p>
    <w:p w14:paraId="040C61ED" w14:textId="77777777" w:rsidR="00B54D20" w:rsidRPr="002A6193" w:rsidRDefault="00E54E37" w:rsidP="00203CC3">
      <w:pPr>
        <w:jc w:val="both"/>
        <w:rPr>
          <w:rFonts w:eastAsia="Calibri"/>
        </w:rPr>
      </w:pPr>
      <w:r w:rsidRPr="002A6193">
        <w:rPr>
          <w:rFonts w:eastAsia="Calibri"/>
        </w:rPr>
        <w:t>Alle Provincie è stata data parte della risolutione del | mandar ambasciata in Francia. L’Holanda non vi | assente, et meno Utrechet et Ourisel; ma si tiene per | fermo, che anco questa haverà effetto, essendo rappresentato | per necessario, affineché quella Maestà habbi sincera | relatione di ciò che passa, et col mezo di questa ambasciata | fermar un sicuro assignamento al mantenimento di queste | truppe francesi. |</w:t>
      </w:r>
    </w:p>
    <w:p w14:paraId="6A156A4E" w14:textId="77777777" w:rsidR="00B54D20" w:rsidRPr="002A6193" w:rsidRDefault="00E54E37" w:rsidP="00203CC3">
      <w:pPr>
        <w:jc w:val="both"/>
        <w:rPr>
          <w:rFonts w:eastAsia="Calibri"/>
        </w:rPr>
      </w:pPr>
      <w:r w:rsidRPr="002A6193">
        <w:rPr>
          <w:rFonts w:eastAsia="Calibri"/>
        </w:rPr>
        <w:t>Essendo uscito alle stampe un nuovo scritto, che tocca fino al vivo la | persona del signor Bernvel, la Dieta general di Holanda con | rigoroso editto chiamando</w:t>
      </w:r>
      <w:r w:rsidRPr="002A6193">
        <w:rPr>
          <w:rFonts w:eastAsia="Calibri"/>
          <w:vertAlign w:val="superscript"/>
        </w:rPr>
        <w:footnoteReference w:id="910"/>
      </w:r>
      <w:r w:rsidRPr="002A6193">
        <w:rPr>
          <w:rFonts w:eastAsia="Calibri"/>
        </w:rPr>
        <w:t xml:space="preserve"> esso</w:t>
      </w:r>
      <w:r w:rsidRPr="002A6193">
        <w:rPr>
          <w:rFonts w:eastAsia="Calibri"/>
          <w:vertAlign w:val="superscript"/>
        </w:rPr>
        <w:footnoteReference w:id="911"/>
      </w:r>
      <w:r w:rsidRPr="002A6193">
        <w:rPr>
          <w:rFonts w:eastAsia="Calibri"/>
        </w:rPr>
        <w:t xml:space="preserve"> scritto, come forma di libello | pieno di mendacii, et calumnie, hanno dichiarito che | questo, et altro simile contra il detto signore resti sopresso | et caduti alla pena de’ compositori, et stampatori de’ libelli | quelli che hanno havuto mano in questo, promettendo | impunità all’accusatore se havesse complicità nel fatto, | et di più 500 fioprini di taglia. Il </w:t>
      </w:r>
      <w:r w:rsidR="00DD7217" w:rsidRPr="002A6193">
        <w:rPr>
          <w:rFonts w:eastAsia="Calibri"/>
        </w:rPr>
        <w:t>p</w:t>
      </w:r>
      <w:r w:rsidRPr="002A6193">
        <w:rPr>
          <w:rFonts w:eastAsia="Calibri"/>
        </w:rPr>
        <w:t>lacart non è fatto | de’ signori Stati</w:t>
      </w:r>
      <w:r w:rsidRPr="002A6193">
        <w:rPr>
          <w:rFonts w:eastAsia="Calibri"/>
          <w:vertAlign w:val="superscript"/>
        </w:rPr>
        <w:footnoteReference w:id="912"/>
      </w:r>
      <w:r w:rsidRPr="002A6193">
        <w:rPr>
          <w:rFonts w:eastAsia="Calibri"/>
        </w:rPr>
        <w:t xml:space="preserve"> ma come ho detto dalla sola Dieta generale di | Holanda; onde forse non restarà sopresso il libro da per tutto. |</w:t>
      </w:r>
    </w:p>
    <w:p w14:paraId="529C2ECB" w14:textId="77777777" w:rsidR="00B54D20" w:rsidRPr="002A6193" w:rsidRDefault="00E54E37" w:rsidP="00B54D20">
      <w:pPr>
        <w:rPr>
          <w:rFonts w:eastAsia="Calibri"/>
        </w:rPr>
      </w:pPr>
      <w:r w:rsidRPr="002A6193">
        <w:rPr>
          <w:rFonts w:eastAsia="Calibri"/>
        </w:rPr>
        <w:t>/ 285v /</w:t>
      </w:r>
    </w:p>
    <w:p w14:paraId="4CBBF045" w14:textId="77777777" w:rsidR="00B54D20" w:rsidRPr="002A6193" w:rsidRDefault="00E54E37" w:rsidP="00203CC3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Dopo essersi scritto, et rescritto hora contra uno, hora contra l’altro | preso soggetto da questa materia di religione in fine stemperate | le pene, et non trovando più inchiostro, né carta propria per | delineare </w:t>
      </w:r>
      <w:r w:rsidRPr="002A6193">
        <w:rPr>
          <w:rFonts w:eastAsia="Calibri"/>
        </w:rPr>
        <w:lastRenderedPageBreak/>
        <w:t>le ingiurie o vere, o false dell’uno contra l’altro | si era cominciato a voler dal</w:t>
      </w:r>
      <w:r w:rsidRPr="002A6193">
        <w:rPr>
          <w:rFonts w:eastAsia="Calibri"/>
          <w:vertAlign w:val="superscript"/>
        </w:rPr>
        <w:footnoteReference w:id="913"/>
      </w:r>
      <w:r w:rsidRPr="002A6193">
        <w:rPr>
          <w:rFonts w:eastAsia="Calibri"/>
        </w:rPr>
        <w:t xml:space="preserve"> signor Vandermil, et Arsen | dar di mano alla spada. Et sarebbe seguito l’effetto in | questo bosco dell’Haia quando il signori principe Mauritio | non vi havesse rimediato facendo retirar in casa il Van-|dermil con la guardia d’uno de’ suoi alabandieri, l’altro | hebbe tempo di guadagnar la campagna, che poi è | ritornata;</w:t>
      </w:r>
      <w:r w:rsidRPr="002A6193">
        <w:rPr>
          <w:rFonts w:eastAsia="Calibri"/>
          <w:vertAlign w:val="superscript"/>
        </w:rPr>
        <w:footnoteReference w:id="914"/>
      </w:r>
      <w:r w:rsidRPr="002A6193">
        <w:rPr>
          <w:rFonts w:eastAsia="Calibri"/>
        </w:rPr>
        <w:t xml:space="preserve"> ancor non sono accommodati. Sua Eccellenza si | adopera; ma dubita non poter esserne il buon mediatore; | mentre</w:t>
      </w:r>
      <w:r w:rsidRPr="002A6193">
        <w:rPr>
          <w:rFonts w:eastAsia="Calibri"/>
          <w:vertAlign w:val="superscript"/>
        </w:rPr>
        <w:footnoteReference w:id="915"/>
      </w:r>
      <w:r w:rsidRPr="002A6193">
        <w:rPr>
          <w:rFonts w:eastAsia="Calibri"/>
        </w:rPr>
        <w:t xml:space="preserve"> ella si rende per questo particolar punto di | religione in qualche parte sospetta al Vandermile. | </w:t>
      </w:r>
    </w:p>
    <w:p w14:paraId="60FD6EB1" w14:textId="0BB994F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Havendo gl’interessati nella condotta delle genti del conte di Levenstein | tenute qui persone espresse per instruir a questi signori lo scriver | di nuovo a vostra Serenità, et far ch’io ancora raccommandassi il | loro interesse. Li signori Stati fecero meco ufficio molto | pieno in questo particolare, et io con altrettanta pienezza | rappresentai lo stato dell’affare, et che la pretensione | di questi non doveva dirigersi sopra la serenissima Republica tocca | non esser praticabile l’intartenir delle paghe de’ soldati | per quei rispetti, che vostra Serenità mi commandò già ch’io | notificassi a sue Eccellentie come feci, et</w:t>
      </w:r>
      <w:r w:rsidRPr="002A6193">
        <w:rPr>
          <w:rFonts w:eastAsia="Calibri"/>
          <w:vertAlign w:val="superscript"/>
        </w:rPr>
        <w:footnoteReference w:id="916"/>
      </w:r>
      <w:r w:rsidRPr="002A6193">
        <w:rPr>
          <w:rFonts w:eastAsia="Calibri"/>
        </w:rPr>
        <w:t xml:space="preserve"> ciò perché | pareva, che questa fosse una salva guarda | </w:t>
      </w:r>
    </w:p>
    <w:p w14:paraId="758C5E27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/ 286r /</w:t>
      </w:r>
    </w:p>
    <w:p w14:paraId="250506EA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dei supplicanti. Mi parve di lasciar essi signori Stati molto ben | impressi, et particolarmente acconsentirono al concetto, che non | possino intertenirsi le paghe a’ soldati; ma mi dissero | che vostra Serenità poteva bene trovar qualche altro ripiego | che ’l Conte stesso paghi de’ suoi trattenimenti o altrimenti. | Et io promisi a sue Eccellenze di scriver la loro instanza, come | me</w:t>
      </w:r>
      <w:r w:rsidRPr="002A6193">
        <w:rPr>
          <w:rFonts w:eastAsia="Calibri"/>
          <w:vertAlign w:val="superscript"/>
        </w:rPr>
        <w:footnoteReference w:id="917"/>
      </w:r>
      <w:r w:rsidRPr="002A6193">
        <w:rPr>
          <w:rFonts w:eastAsia="Calibri"/>
        </w:rPr>
        <w:t xml:space="preserve"> pregorono più d’una volta al farlo. |</w:t>
      </w:r>
    </w:p>
    <w:p w14:paraId="4CE70584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Mi sono capitate le lettere di vostra Serenità delli 9 del passato con | gl’avvisi, ch’ella si compiace mandarmi per informatione. |</w:t>
      </w:r>
    </w:p>
    <w:p w14:paraId="55CB6FDE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Io qui aggiunte invio le replicate delle mie lettere de’ 25 del | passato. Con queste</w:t>
      </w:r>
      <w:r w:rsidRPr="002A6193">
        <w:rPr>
          <w:rFonts w:eastAsia="Calibri"/>
          <w:vertAlign w:val="superscript"/>
        </w:rPr>
        <w:footnoteReference w:id="918"/>
      </w:r>
      <w:r w:rsidRPr="002A6193">
        <w:rPr>
          <w:rFonts w:eastAsia="Calibri"/>
        </w:rPr>
        <w:t xml:space="preserve"> saranno</w:t>
      </w:r>
      <w:r w:rsidRPr="002A6193">
        <w:rPr>
          <w:rFonts w:eastAsia="Calibri"/>
          <w:vertAlign w:val="superscript"/>
        </w:rPr>
        <w:footnoteReference w:id="919"/>
      </w:r>
      <w:r w:rsidRPr="002A6193">
        <w:rPr>
          <w:rFonts w:eastAsia="Calibri"/>
        </w:rPr>
        <w:t xml:space="preserve"> li cinque rolli | delle cinque navi della repartitione di Amsterdam con | gl’inventarii dell’artiglierie munitioni, et altri appresta-|menti necessarii. Ne ho fatta far la traduttione in italiano | alla meglio per qualche intelligentia a vostre Eccellenze ma ve ne sarà | una copia in fiamingo per più sicurezza all’eccellentissimo Capitano generale | del nome proprio delli apprestamenti. Saranno anco annessi li | noleggi delle dodici navi.</w:t>
      </w:r>
      <w:r w:rsidRPr="002A6193">
        <w:rPr>
          <w:rFonts w:eastAsia="Calibri"/>
          <w:vertAlign w:val="superscript"/>
        </w:rPr>
        <w:footnoteReference w:id="920"/>
      </w:r>
      <w:r w:rsidRPr="002A6193">
        <w:rPr>
          <w:rFonts w:eastAsia="Calibri"/>
        </w:rPr>
        <w:t xml:space="preserve"> |</w:t>
      </w:r>
    </w:p>
    <w:p w14:paraId="788F8C75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In fondo di ognuno delli inventarii vi sono notati certi libri, | bibie, et altre cose che chiamano qui di devotione. Se ben intendo | che sono soliti darli alle loro navi da guerra: in ogni | modo ho scritto, che non vorrei, che vostra Serenità ne restasse | aggravata della spesa; non so quello mi sarà risposto. | </w:t>
      </w:r>
    </w:p>
    <w:p w14:paraId="360C6B87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A poco poco ricevo queste scritture, et mi fano ancor aspettar | li conti, né io posso far altro che aspettare doppo | haver ben solecitato. |</w:t>
      </w:r>
    </w:p>
    <w:p w14:paraId="1585D9CF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In questo punto il signor principe Mauritio mi invia l’aggiunte per vostra Serenità. Gratie etc. | </w:t>
      </w:r>
    </w:p>
    <w:p w14:paraId="4B01A3C7" w14:textId="77777777" w:rsidR="00B54D20" w:rsidRPr="002A6193" w:rsidRDefault="00B54D20" w:rsidP="00B54D20">
      <w:pPr>
        <w:jc w:val="both"/>
        <w:rPr>
          <w:rFonts w:eastAsia="Calibri"/>
        </w:rPr>
      </w:pPr>
    </w:p>
    <w:p w14:paraId="18F4F15F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Dall’Haya a’ 3 luglio 1618 |</w:t>
      </w:r>
    </w:p>
    <w:p w14:paraId="07DC8875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di vostra Serenità |</w:t>
      </w:r>
    </w:p>
    <w:p w14:paraId="326B93CC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humilissimo, et devotissimo servitore | </w:t>
      </w:r>
    </w:p>
    <w:p w14:paraId="6411C1CA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Christofforo Suriano |</w:t>
      </w:r>
    </w:p>
    <w:p w14:paraId="18444391" w14:textId="77777777" w:rsidR="00B54D20" w:rsidRPr="002A6193" w:rsidRDefault="00B54D20" w:rsidP="00B54D20">
      <w:pPr>
        <w:jc w:val="both"/>
        <w:rPr>
          <w:rFonts w:eastAsia="Calibri"/>
        </w:rPr>
      </w:pPr>
    </w:p>
    <w:p w14:paraId="0DE0DBB5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/ 286v /</w:t>
      </w:r>
    </w:p>
    <w:p w14:paraId="065973EB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Al serenissimo principe di Venetia |</w:t>
      </w:r>
    </w:p>
    <w:p w14:paraId="30C0A496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n° 43 sola |</w:t>
      </w:r>
    </w:p>
    <w:p w14:paraId="6976DA64" w14:textId="77777777" w:rsidR="00B54D20" w:rsidRPr="002A6193" w:rsidRDefault="00B54D20" w:rsidP="00B54D20">
      <w:pPr>
        <w:jc w:val="both"/>
        <w:rPr>
          <w:rFonts w:eastAsia="Calibri"/>
        </w:rPr>
      </w:pPr>
    </w:p>
    <w:p w14:paraId="0FA52E9C" w14:textId="77777777" w:rsidR="00B54D20" w:rsidRPr="002A6193" w:rsidRDefault="00E54E37" w:rsidP="00B54D20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 xml:space="preserve">Sigillo e tracce di sigilli </w:t>
      </w:r>
    </w:p>
    <w:p w14:paraId="4EF9C8F3" w14:textId="77777777" w:rsidR="00B54D20" w:rsidRPr="002A6193" w:rsidRDefault="00B54D20" w:rsidP="00B54D20">
      <w:pPr>
        <w:jc w:val="both"/>
        <w:rPr>
          <w:rFonts w:eastAsia="Calibri"/>
        </w:rPr>
      </w:pPr>
    </w:p>
    <w:p w14:paraId="5F9EE78B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  <w:i/>
        </w:rPr>
        <w:t>Regesto antico</w:t>
      </w:r>
    </w:p>
    <w:p w14:paraId="6E25B475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/ 286vC /</w:t>
      </w:r>
    </w:p>
    <w:p w14:paraId="3788DB19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3 luglio 1618 ricevute a’ primo agosto |</w:t>
      </w:r>
    </w:p>
    <w:p w14:paraId="184A2BD2" w14:textId="3BD64A14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 xml:space="preserve">Haya. </w:t>
      </w:r>
      <w:r w:rsidR="00F470C8" w:rsidRPr="002A6193">
        <w:rPr>
          <w:rFonts w:eastAsia="Calibri"/>
        </w:rPr>
        <w:t>n°</w:t>
      </w:r>
      <w:r w:rsidRPr="002A6193">
        <w:rPr>
          <w:rFonts w:eastAsia="Calibri"/>
        </w:rPr>
        <w:t xml:space="preserve"> 43 | sola |</w:t>
      </w:r>
    </w:p>
    <w:p w14:paraId="707FD3AE" w14:textId="77777777" w:rsidR="00B54D20" w:rsidRPr="002A6193" w:rsidRDefault="00B54D20" w:rsidP="00B54D20">
      <w:pPr>
        <w:jc w:val="both"/>
        <w:rPr>
          <w:rFonts w:eastAsia="Calibri"/>
        </w:rPr>
      </w:pPr>
    </w:p>
    <w:p w14:paraId="72E8A37B" w14:textId="77777777" w:rsidR="00B54D20" w:rsidRPr="002A6193" w:rsidRDefault="00E54E37" w:rsidP="00B54D20">
      <w:pPr>
        <w:jc w:val="both"/>
        <w:rPr>
          <w:rFonts w:eastAsia="Calibri"/>
        </w:rPr>
      </w:pPr>
      <w:r w:rsidRPr="002A6193">
        <w:rPr>
          <w:rFonts w:eastAsia="Calibri"/>
        </w:rPr>
        <w:t>L. SS. R. |</w:t>
      </w:r>
    </w:p>
    <w:p w14:paraId="61D4ADD4" w14:textId="77777777" w:rsidR="00B54D20" w:rsidRPr="002A6193" w:rsidRDefault="00B54D20" w:rsidP="00B54D20">
      <w:pPr>
        <w:jc w:val="both"/>
        <w:rPr>
          <w:rFonts w:eastAsia="Calibri"/>
        </w:rPr>
      </w:pPr>
    </w:p>
    <w:p w14:paraId="371D7981" w14:textId="77777777" w:rsidR="00B54D20" w:rsidRPr="002A6193" w:rsidRDefault="00B54D20" w:rsidP="00B54D20">
      <w:pPr>
        <w:jc w:val="both"/>
        <w:rPr>
          <w:rFonts w:eastAsia="Calibri"/>
        </w:rPr>
      </w:pPr>
    </w:p>
    <w:p w14:paraId="00CB1B64" w14:textId="77777777" w:rsidR="00B54D20" w:rsidRPr="002A6193" w:rsidRDefault="00E54E37" w:rsidP="00B54D2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74</w:t>
      </w:r>
    </w:p>
    <w:p w14:paraId="0AE6706C" w14:textId="77777777" w:rsidR="00B54D20" w:rsidRPr="002A6193" w:rsidRDefault="00E54E37" w:rsidP="00B54D20">
      <w:pPr>
        <w:widowControl w:val="0"/>
        <w:suppressAutoHyphens/>
        <w:jc w:val="center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 al n. 73 (cc. 265r-270v)</w:t>
      </w:r>
      <w:r w:rsidR="00D37508" w:rsidRPr="002A6193">
        <w:rPr>
          <w:rStyle w:val="FootnoteReference"/>
          <w:rFonts w:eastAsia="NSimSun"/>
          <w:kern w:val="2"/>
          <w:lang w:eastAsia="hi-IN" w:bidi="hi-IN"/>
        </w:rPr>
        <w:footnoteReference w:id="921"/>
      </w:r>
    </w:p>
    <w:p w14:paraId="45738F57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7D4ED31B" w14:textId="26E4C10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265r /</w:t>
      </w:r>
    </w:p>
    <w:p w14:paraId="5405BAE1" w14:textId="77777777" w:rsidR="00B54D20" w:rsidRPr="002A6193" w:rsidRDefault="00E54E37" w:rsidP="00346B1E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Dichiaratione, et specificatione delle artiglierie, et tutte altre munitioni | necessarie per servitio del vassello dell’amiraglio Kerekoven nominato San Marco |</w:t>
      </w:r>
    </w:p>
    <w:p w14:paraId="7ADF1E2E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504"/>
        <w:gridCol w:w="1701"/>
        <w:gridCol w:w="425"/>
        <w:gridCol w:w="709"/>
        <w:gridCol w:w="520"/>
        <w:gridCol w:w="3071"/>
      </w:tblGrid>
      <w:tr w:rsidR="00B54D20" w:rsidRPr="002A6193" w14:paraId="30623919" w14:textId="77777777">
        <w:tc>
          <w:tcPr>
            <w:tcW w:w="709" w:type="dxa"/>
          </w:tcPr>
          <w:p w14:paraId="5C95BFB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 </w:t>
            </w:r>
          </w:p>
        </w:tc>
        <w:tc>
          <w:tcPr>
            <w:tcW w:w="4205" w:type="dxa"/>
            <w:gridSpan w:val="2"/>
          </w:tcPr>
          <w:p w14:paraId="77E9F81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pezzi di bronzo tiranti 18 libre 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|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65DFBEA2" w14:textId="77777777" w:rsidR="00B54D20" w:rsidRPr="002A6193" w:rsidRDefault="00B54D20" w:rsidP="002A7944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 ferro |</w:t>
            </w:r>
          </w:p>
        </w:tc>
        <w:tc>
          <w:tcPr>
            <w:tcW w:w="520" w:type="dxa"/>
          </w:tcPr>
          <w:p w14:paraId="53A127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</w:tcPr>
          <w:p w14:paraId="688423E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43 libre di secco |</w:t>
            </w:r>
          </w:p>
        </w:tc>
      </w:tr>
      <w:tr w:rsidR="00B54D20" w:rsidRPr="002A6193" w14:paraId="43EDA24A" w14:textId="77777777">
        <w:tc>
          <w:tcPr>
            <w:tcW w:w="709" w:type="dxa"/>
          </w:tcPr>
          <w:p w14:paraId="4335484D" w14:textId="1C65A076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</w:t>
            </w:r>
            <w:r w:rsidR="00F34F5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</w:p>
        </w:tc>
        <w:tc>
          <w:tcPr>
            <w:tcW w:w="4205" w:type="dxa"/>
            <w:gridSpan w:val="2"/>
          </w:tcPr>
          <w:p w14:paraId="6E23921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di ferro tiranti 18 libre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1134" w:type="dxa"/>
            <w:gridSpan w:val="2"/>
            <w:vMerge/>
          </w:tcPr>
          <w:p w14:paraId="65A8F15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20" w:type="dxa"/>
          </w:tcPr>
          <w:p w14:paraId="1D40A22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</w:tcPr>
          <w:p w14:paraId="5399876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64 libre di grasso di porcello |</w:t>
            </w:r>
          </w:p>
        </w:tc>
      </w:tr>
      <w:tr w:rsidR="00B54D20" w:rsidRPr="002A6193" w14:paraId="08011344" w14:textId="77777777">
        <w:trPr>
          <w:trHeight w:val="278"/>
        </w:trPr>
        <w:tc>
          <w:tcPr>
            <w:tcW w:w="709" w:type="dxa"/>
          </w:tcPr>
          <w:p w14:paraId="0E77B91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18 </w:t>
            </w:r>
          </w:p>
        </w:tc>
        <w:tc>
          <w:tcPr>
            <w:tcW w:w="4205" w:type="dxa"/>
            <w:gridSpan w:val="2"/>
          </w:tcPr>
          <w:p w14:paraId="22056B4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pezzi di ferro più piccioli tiranti 12 libre 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| </w:t>
            </w:r>
          </w:p>
        </w:tc>
        <w:tc>
          <w:tcPr>
            <w:tcW w:w="1134" w:type="dxa"/>
            <w:gridSpan w:val="2"/>
            <w:vMerge/>
          </w:tcPr>
          <w:p w14:paraId="44F118D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20" w:type="dxa"/>
          </w:tcPr>
          <w:p w14:paraId="705219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</w:tcPr>
          <w:p w14:paraId="18AB8B0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libre di sapone |</w:t>
            </w:r>
          </w:p>
        </w:tc>
      </w:tr>
      <w:tr w:rsidR="00B54D20" w:rsidRPr="002A6193" w14:paraId="6968E587" w14:textId="77777777">
        <w:tc>
          <w:tcPr>
            <w:tcW w:w="709" w:type="dxa"/>
          </w:tcPr>
          <w:p w14:paraId="2C4CC00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 </w:t>
            </w:r>
          </w:p>
        </w:tc>
        <w:tc>
          <w:tcPr>
            <w:tcW w:w="4205" w:type="dxa"/>
            <w:gridSpan w:val="2"/>
          </w:tcPr>
          <w:p w14:paraId="176F28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più piccioli, che tirano 3 libre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1134" w:type="dxa"/>
            <w:gridSpan w:val="2"/>
            <w:vMerge/>
          </w:tcPr>
          <w:p w14:paraId="1E77684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20" w:type="dxa"/>
          </w:tcPr>
          <w:p w14:paraId="65E8754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</w:tcPr>
          <w:p w14:paraId="21E8574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pegola dura |</w:t>
            </w:r>
          </w:p>
        </w:tc>
      </w:tr>
      <w:tr w:rsidR="00B54D20" w:rsidRPr="002A6193" w14:paraId="64CFB73F" w14:textId="77777777">
        <w:trPr>
          <w:trHeight w:val="140"/>
        </w:trPr>
        <w:tc>
          <w:tcPr>
            <w:tcW w:w="6048" w:type="dxa"/>
            <w:gridSpan w:val="5"/>
          </w:tcPr>
          <w:p w14:paraId="783A68B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520" w:type="dxa"/>
            <w:vMerge w:val="restart"/>
          </w:tcPr>
          <w:p w14:paraId="73D064A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shd w:val="clear" w:color="auto" w:fill="auto"/>
          </w:tcPr>
          <w:p w14:paraId="1CB19C8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salnitro |</w:t>
            </w:r>
          </w:p>
        </w:tc>
      </w:tr>
      <w:tr w:rsidR="00B54D20" w:rsidRPr="002A6193" w14:paraId="7BC8DA76" w14:textId="77777777">
        <w:trPr>
          <w:trHeight w:val="140"/>
        </w:trPr>
        <w:tc>
          <w:tcPr>
            <w:tcW w:w="6048" w:type="dxa"/>
            <w:gridSpan w:val="5"/>
          </w:tcPr>
          <w:p w14:paraId="0FB5C68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20" w:type="dxa"/>
            <w:vMerge/>
          </w:tcPr>
          <w:p w14:paraId="4B8EE0D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shd w:val="clear" w:color="auto" w:fill="auto"/>
          </w:tcPr>
          <w:p w14:paraId="4353AAB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boccali di oglio di lino |</w:t>
            </w:r>
          </w:p>
        </w:tc>
      </w:tr>
      <w:tr w:rsidR="00B54D20" w:rsidRPr="002A6193" w14:paraId="04718E96" w14:textId="77777777">
        <w:trPr>
          <w:trHeight w:val="420"/>
        </w:trPr>
        <w:tc>
          <w:tcPr>
            <w:tcW w:w="709" w:type="dxa"/>
            <w:vMerge w:val="restart"/>
          </w:tcPr>
          <w:p w14:paraId="6371D29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339" w:type="dxa"/>
            <w:gridSpan w:val="4"/>
            <w:vMerge w:val="restart"/>
          </w:tcPr>
          <w:p w14:paraId="20A97A5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Tutti questi soprascritti pezzi | con otto pedriere sono dei signori consiglieri | dell’Amiralità stati prestati alla | serenissima Republica |</w:t>
            </w:r>
          </w:p>
        </w:tc>
        <w:tc>
          <w:tcPr>
            <w:tcW w:w="520" w:type="dxa"/>
            <w:vMerge w:val="restart"/>
          </w:tcPr>
          <w:p w14:paraId="20C678D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</w:tcPr>
          <w:p w14:paraId="79170D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libre di sapone per il capo bombardiere |</w:t>
            </w:r>
          </w:p>
        </w:tc>
      </w:tr>
      <w:tr w:rsidR="00B54D20" w:rsidRPr="002A6193" w14:paraId="7DA96E40" w14:textId="77777777">
        <w:trPr>
          <w:trHeight w:val="266"/>
        </w:trPr>
        <w:tc>
          <w:tcPr>
            <w:tcW w:w="709" w:type="dxa"/>
            <w:vMerge/>
          </w:tcPr>
          <w:p w14:paraId="1377C87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339" w:type="dxa"/>
            <w:gridSpan w:val="4"/>
            <w:vMerge/>
          </w:tcPr>
          <w:p w14:paraId="75524B0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20" w:type="dxa"/>
            <w:vMerge/>
          </w:tcPr>
          <w:p w14:paraId="7114540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</w:tcPr>
          <w:p w14:paraId="33E89BB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libre di solfere |</w:t>
            </w:r>
          </w:p>
        </w:tc>
      </w:tr>
      <w:tr w:rsidR="00B54D20" w:rsidRPr="002A6193" w14:paraId="21345D01" w14:textId="77777777">
        <w:trPr>
          <w:trHeight w:val="276"/>
        </w:trPr>
        <w:tc>
          <w:tcPr>
            <w:tcW w:w="709" w:type="dxa"/>
            <w:vMerge w:val="restart"/>
            <w:vAlign w:val="center"/>
          </w:tcPr>
          <w:p w14:paraId="67F779B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  <w:p w14:paraId="1C066ED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 </w:t>
            </w:r>
          </w:p>
        </w:tc>
        <w:tc>
          <w:tcPr>
            <w:tcW w:w="5339" w:type="dxa"/>
            <w:gridSpan w:val="4"/>
            <w:shd w:val="clear" w:color="auto" w:fill="auto"/>
          </w:tcPr>
          <w:p w14:paraId="3DD677B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20" w:type="dxa"/>
            <w:vMerge w:val="restart"/>
          </w:tcPr>
          <w:p w14:paraId="67BB39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shd w:val="clear" w:color="auto" w:fill="auto"/>
          </w:tcPr>
          <w:p w14:paraId="149B345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un poco di sartiame vecchio per far netta-|dori de’ canoni |</w:t>
            </w:r>
          </w:p>
        </w:tc>
      </w:tr>
      <w:tr w:rsidR="00B54D20" w:rsidRPr="002A6193" w14:paraId="0DDA4490" w14:textId="77777777">
        <w:trPr>
          <w:trHeight w:val="274"/>
        </w:trPr>
        <w:tc>
          <w:tcPr>
            <w:tcW w:w="709" w:type="dxa"/>
            <w:vMerge/>
          </w:tcPr>
          <w:p w14:paraId="70E0AFF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339" w:type="dxa"/>
            <w:gridSpan w:val="4"/>
            <w:vMerge w:val="restart"/>
            <w:shd w:val="clear" w:color="auto" w:fill="auto"/>
          </w:tcPr>
          <w:p w14:paraId="76CAED2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di ferro tiranti cinque libre di ferro | li quali ha il marinaro nel suo vassello |</w:t>
            </w:r>
          </w:p>
        </w:tc>
        <w:tc>
          <w:tcPr>
            <w:tcW w:w="520" w:type="dxa"/>
            <w:vMerge/>
          </w:tcPr>
          <w:p w14:paraId="61F8859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shd w:val="clear" w:color="auto" w:fill="auto"/>
          </w:tcPr>
          <w:p w14:paraId="162B153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156 ruote per l’arte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ll(eri)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 |</w:t>
            </w:r>
          </w:p>
        </w:tc>
      </w:tr>
      <w:tr w:rsidR="00B54D20" w:rsidRPr="002A6193" w14:paraId="755FB3EE" w14:textId="77777777">
        <w:trPr>
          <w:trHeight w:val="273"/>
        </w:trPr>
        <w:tc>
          <w:tcPr>
            <w:tcW w:w="709" w:type="dxa"/>
            <w:vMerge/>
          </w:tcPr>
          <w:p w14:paraId="098510C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339" w:type="dxa"/>
            <w:gridSpan w:val="4"/>
            <w:vMerge/>
            <w:shd w:val="clear" w:color="auto" w:fill="auto"/>
          </w:tcPr>
          <w:p w14:paraId="50E121D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20" w:type="dxa"/>
            <w:vMerge/>
          </w:tcPr>
          <w:p w14:paraId="67DC31D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shd w:val="clear" w:color="auto" w:fill="auto"/>
          </w:tcPr>
          <w:p w14:paraId="0571AF5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manoele torte |</w:t>
            </w:r>
          </w:p>
        </w:tc>
      </w:tr>
      <w:tr w:rsidR="00B54D20" w:rsidRPr="002A6193" w14:paraId="1A01E5B9" w14:textId="77777777">
        <w:tc>
          <w:tcPr>
            <w:tcW w:w="709" w:type="dxa"/>
          </w:tcPr>
          <w:p w14:paraId="738694D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36 </w:t>
            </w:r>
          </w:p>
        </w:tc>
        <w:tc>
          <w:tcPr>
            <w:tcW w:w="5339" w:type="dxa"/>
            <w:gridSpan w:val="4"/>
          </w:tcPr>
          <w:p w14:paraId="0D07EA6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|</w:t>
            </w:r>
          </w:p>
        </w:tc>
        <w:tc>
          <w:tcPr>
            <w:tcW w:w="520" w:type="dxa"/>
          </w:tcPr>
          <w:p w14:paraId="03B70D4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shd w:val="clear" w:color="auto" w:fill="auto"/>
          </w:tcPr>
          <w:p w14:paraId="2084998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62 taglie doppie |</w:t>
            </w:r>
          </w:p>
        </w:tc>
      </w:tr>
      <w:tr w:rsidR="00B54D20" w:rsidRPr="002A6193" w14:paraId="5A68FA2B" w14:textId="77777777">
        <w:tc>
          <w:tcPr>
            <w:tcW w:w="709" w:type="dxa"/>
          </w:tcPr>
          <w:p w14:paraId="55D6A75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339" w:type="dxa"/>
            <w:gridSpan w:val="4"/>
          </w:tcPr>
          <w:p w14:paraId="26DEE39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et otto pedriere |</w:t>
            </w:r>
          </w:p>
        </w:tc>
        <w:tc>
          <w:tcPr>
            <w:tcW w:w="520" w:type="dxa"/>
          </w:tcPr>
          <w:p w14:paraId="4FCCEA2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</w:tcPr>
          <w:p w14:paraId="0340722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70 taglie semplici |</w:t>
            </w:r>
          </w:p>
        </w:tc>
      </w:tr>
      <w:tr w:rsidR="00B54D20" w:rsidRPr="002A6193" w14:paraId="0C9472B5" w14:textId="77777777">
        <w:tc>
          <w:tcPr>
            <w:tcW w:w="709" w:type="dxa"/>
            <w:vAlign w:val="bottom"/>
          </w:tcPr>
          <w:p w14:paraId="08522AF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128</w:t>
            </w:r>
          </w:p>
        </w:tc>
        <w:tc>
          <w:tcPr>
            <w:tcW w:w="5339" w:type="dxa"/>
            <w:gridSpan w:val="4"/>
            <w:vAlign w:val="bottom"/>
          </w:tcPr>
          <w:p w14:paraId="534689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mezi barilli di polvere pesanti ognuno libre 100 |</w:t>
            </w:r>
          </w:p>
        </w:tc>
        <w:tc>
          <w:tcPr>
            <w:tcW w:w="520" w:type="dxa"/>
          </w:tcPr>
          <w:p w14:paraId="540CB92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</w:tcPr>
          <w:p w14:paraId="07275FD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120 pezzi di legno per alzar | et drizzar l’artiglieria |</w:t>
            </w:r>
          </w:p>
        </w:tc>
      </w:tr>
      <w:tr w:rsidR="00B54D20" w:rsidRPr="002A6193" w14:paraId="103A20CE" w14:textId="77777777">
        <w:tc>
          <w:tcPr>
            <w:tcW w:w="709" w:type="dxa"/>
          </w:tcPr>
          <w:p w14:paraId="360134B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</w:t>
            </w:r>
          </w:p>
        </w:tc>
        <w:tc>
          <w:tcPr>
            <w:tcW w:w="5339" w:type="dxa"/>
            <w:gridSpan w:val="4"/>
          </w:tcPr>
          <w:p w14:paraId="674F20D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altri mezi barilli di polvere da moschetto |</w:t>
            </w:r>
          </w:p>
        </w:tc>
        <w:tc>
          <w:tcPr>
            <w:tcW w:w="520" w:type="dxa"/>
          </w:tcPr>
          <w:p w14:paraId="61AC07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</w:tcPr>
          <w:p w14:paraId="1FAECE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taglie grosse |</w:t>
            </w:r>
          </w:p>
        </w:tc>
      </w:tr>
      <w:tr w:rsidR="00B54D20" w:rsidRPr="002A6193" w14:paraId="0201F408" w14:textId="77777777">
        <w:tc>
          <w:tcPr>
            <w:tcW w:w="709" w:type="dxa"/>
          </w:tcPr>
          <w:p w14:paraId="21092D4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</w:t>
            </w:r>
          </w:p>
        </w:tc>
        <w:tc>
          <w:tcPr>
            <w:tcW w:w="5339" w:type="dxa"/>
            <w:gridSpan w:val="4"/>
          </w:tcPr>
          <w:p w14:paraId="781B616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in tutto |</w:t>
            </w:r>
          </w:p>
        </w:tc>
        <w:tc>
          <w:tcPr>
            <w:tcW w:w="520" w:type="dxa"/>
          </w:tcPr>
          <w:p w14:paraId="4D74670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 w:val="restart"/>
          </w:tcPr>
          <w:p w14:paraId="05A0B9B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dozine et doi laterne per metter con | balle di moschetto dentro l’artiglieria |</w:t>
            </w:r>
          </w:p>
        </w:tc>
      </w:tr>
      <w:tr w:rsidR="00B54D20" w:rsidRPr="002A6193" w14:paraId="4CFF5EA1" w14:textId="77777777">
        <w:tc>
          <w:tcPr>
            <w:tcW w:w="709" w:type="dxa"/>
          </w:tcPr>
          <w:p w14:paraId="1FFB9A1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339" w:type="dxa"/>
            <w:gridSpan w:val="4"/>
          </w:tcPr>
          <w:p w14:paraId="1254481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20" w:type="dxa"/>
          </w:tcPr>
          <w:p w14:paraId="465F81D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/>
          </w:tcPr>
          <w:p w14:paraId="5905C26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82E2CC2" w14:textId="77777777">
        <w:tc>
          <w:tcPr>
            <w:tcW w:w="6048" w:type="dxa"/>
            <w:gridSpan w:val="5"/>
          </w:tcPr>
          <w:p w14:paraId="7BDE1A5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20" w:type="dxa"/>
          </w:tcPr>
          <w:p w14:paraId="12A512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/>
          </w:tcPr>
          <w:p w14:paraId="61C4DBB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13212D5" w14:textId="77777777">
        <w:tc>
          <w:tcPr>
            <w:tcW w:w="6568" w:type="dxa"/>
            <w:gridSpan w:val="6"/>
          </w:tcPr>
          <w:p w14:paraId="7E780589" w14:textId="77777777" w:rsidR="00B54D20" w:rsidRPr="002A6193" w:rsidRDefault="00B54D20" w:rsidP="00B54D20">
            <w:pPr>
              <w:widowControl w:val="0"/>
              <w:suppressAutoHyphens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mazzi di corda pesano 1460 libre |</w:t>
            </w:r>
          </w:p>
        </w:tc>
        <w:tc>
          <w:tcPr>
            <w:tcW w:w="3071" w:type="dxa"/>
            <w:vMerge w:val="restart"/>
            <w:shd w:val="clear" w:color="auto" w:fill="auto"/>
          </w:tcPr>
          <w:p w14:paraId="5D794A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pestadore per le cariche di carta da | metter nell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’artell(eri)a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| </w:t>
            </w:r>
          </w:p>
        </w:tc>
      </w:tr>
      <w:tr w:rsidR="00B54D20" w:rsidRPr="002A6193" w14:paraId="31FC4466" w14:textId="77777777">
        <w:tc>
          <w:tcPr>
            <w:tcW w:w="3213" w:type="dxa"/>
            <w:gridSpan w:val="2"/>
          </w:tcPr>
          <w:p w14:paraId="49093C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55" w:type="dxa"/>
            <w:gridSpan w:val="4"/>
          </w:tcPr>
          <w:p w14:paraId="0259A9B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/>
            <w:shd w:val="clear" w:color="auto" w:fill="auto"/>
          </w:tcPr>
          <w:p w14:paraId="44D1718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12C3DB5" w14:textId="77777777">
        <w:trPr>
          <w:trHeight w:val="274"/>
        </w:trPr>
        <w:tc>
          <w:tcPr>
            <w:tcW w:w="3213" w:type="dxa"/>
            <w:gridSpan w:val="2"/>
            <w:shd w:val="clear" w:color="auto" w:fill="auto"/>
          </w:tcPr>
          <w:p w14:paraId="35D8C2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320 balle tonde di 18 libre |</w:t>
            </w:r>
          </w:p>
        </w:tc>
        <w:tc>
          <w:tcPr>
            <w:tcW w:w="3355" w:type="dxa"/>
            <w:gridSpan w:val="4"/>
          </w:tcPr>
          <w:p w14:paraId="5799C4D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70 picche longhe |</w:t>
            </w:r>
          </w:p>
        </w:tc>
        <w:tc>
          <w:tcPr>
            <w:tcW w:w="3071" w:type="dxa"/>
            <w:vMerge w:val="restart"/>
          </w:tcPr>
          <w:p w14:paraId="41205A1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20 dozine di stripagli per 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artell(eri)a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|</w:t>
            </w:r>
          </w:p>
        </w:tc>
      </w:tr>
      <w:tr w:rsidR="00B54D20" w:rsidRPr="002A6193" w14:paraId="4B84B091" w14:textId="77777777">
        <w:trPr>
          <w:trHeight w:val="273"/>
        </w:trPr>
        <w:tc>
          <w:tcPr>
            <w:tcW w:w="3213" w:type="dxa"/>
            <w:gridSpan w:val="2"/>
            <w:shd w:val="clear" w:color="auto" w:fill="auto"/>
          </w:tcPr>
          <w:p w14:paraId="6948021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800 di 12 libre |</w:t>
            </w:r>
          </w:p>
        </w:tc>
        <w:tc>
          <w:tcPr>
            <w:tcW w:w="3355" w:type="dxa"/>
            <w:gridSpan w:val="4"/>
          </w:tcPr>
          <w:p w14:paraId="0A846B0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70 picche corte |</w:t>
            </w:r>
          </w:p>
        </w:tc>
        <w:tc>
          <w:tcPr>
            <w:tcW w:w="3071" w:type="dxa"/>
            <w:vMerge/>
          </w:tcPr>
          <w:p w14:paraId="150A69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2F4C340" w14:textId="77777777">
        <w:trPr>
          <w:trHeight w:val="274"/>
        </w:trPr>
        <w:tc>
          <w:tcPr>
            <w:tcW w:w="3213" w:type="dxa"/>
            <w:gridSpan w:val="2"/>
          </w:tcPr>
          <w:p w14:paraId="3C7696A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 di 5 |</w:t>
            </w:r>
          </w:p>
        </w:tc>
        <w:tc>
          <w:tcPr>
            <w:tcW w:w="3355" w:type="dxa"/>
            <w:gridSpan w:val="4"/>
            <w:vMerge w:val="restart"/>
          </w:tcPr>
          <w:p w14:paraId="2C7E2E5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moschetti colle sue bandeliere |</w:t>
            </w:r>
          </w:p>
        </w:tc>
        <w:tc>
          <w:tcPr>
            <w:tcW w:w="3071" w:type="dxa"/>
            <w:vMerge w:val="restart"/>
          </w:tcPr>
          <w:p w14:paraId="7FC4260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76 calcadori |</w:t>
            </w:r>
          </w:p>
        </w:tc>
      </w:tr>
      <w:tr w:rsidR="00B54D20" w:rsidRPr="002A6193" w14:paraId="43F7E008" w14:textId="77777777">
        <w:trPr>
          <w:trHeight w:val="273"/>
        </w:trPr>
        <w:tc>
          <w:tcPr>
            <w:tcW w:w="3213" w:type="dxa"/>
            <w:gridSpan w:val="2"/>
          </w:tcPr>
          <w:p w14:paraId="22F331E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280 catene di 18 libre |</w:t>
            </w:r>
          </w:p>
        </w:tc>
        <w:tc>
          <w:tcPr>
            <w:tcW w:w="3355" w:type="dxa"/>
            <w:gridSpan w:val="4"/>
            <w:vMerge/>
          </w:tcPr>
          <w:p w14:paraId="66CE924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/>
          </w:tcPr>
          <w:p w14:paraId="1DCFB24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B843F0F" w14:textId="77777777">
        <w:tc>
          <w:tcPr>
            <w:tcW w:w="3213" w:type="dxa"/>
            <w:gridSpan w:val="2"/>
          </w:tcPr>
          <w:p w14:paraId="175A654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200 di 12 libre |</w:t>
            </w:r>
          </w:p>
        </w:tc>
        <w:tc>
          <w:tcPr>
            <w:tcW w:w="3355" w:type="dxa"/>
            <w:gridSpan w:val="4"/>
          </w:tcPr>
          <w:p w14:paraId="01EB39F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70 sable o scimitare |</w:t>
            </w:r>
          </w:p>
        </w:tc>
        <w:tc>
          <w:tcPr>
            <w:tcW w:w="3071" w:type="dxa"/>
          </w:tcPr>
          <w:p w14:paraId="381C94C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23 legni per attaccar li calcadori |</w:t>
            </w:r>
          </w:p>
        </w:tc>
      </w:tr>
      <w:tr w:rsidR="00B54D20" w:rsidRPr="002A6193" w14:paraId="44CEAC03" w14:textId="77777777">
        <w:tc>
          <w:tcPr>
            <w:tcW w:w="3213" w:type="dxa"/>
            <w:gridSpan w:val="2"/>
          </w:tcPr>
          <w:p w14:paraId="5B73E5B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di 5 libre |</w:t>
            </w:r>
          </w:p>
        </w:tc>
        <w:tc>
          <w:tcPr>
            <w:tcW w:w="3355" w:type="dxa"/>
            <w:gridSpan w:val="4"/>
          </w:tcPr>
          <w:p w14:paraId="08413B7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barille di balle da moschetto |</w:t>
            </w:r>
          </w:p>
        </w:tc>
        <w:tc>
          <w:tcPr>
            <w:tcW w:w="3071" w:type="dxa"/>
          </w:tcPr>
          <w:p w14:paraId="4993C3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 taglie grossissime |</w:t>
            </w:r>
          </w:p>
        </w:tc>
      </w:tr>
      <w:tr w:rsidR="00B54D20" w:rsidRPr="002A6193" w14:paraId="62E0639F" w14:textId="77777777">
        <w:tc>
          <w:tcPr>
            <w:tcW w:w="3213" w:type="dxa"/>
            <w:gridSpan w:val="2"/>
          </w:tcPr>
          <w:p w14:paraId="47A9D30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balle crosate di 18 libre |</w:t>
            </w:r>
          </w:p>
        </w:tc>
        <w:tc>
          <w:tcPr>
            <w:tcW w:w="3355" w:type="dxa"/>
            <w:gridSpan w:val="4"/>
          </w:tcPr>
          <w:p w14:paraId="591232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chiodi scocesi |</w:t>
            </w:r>
          </w:p>
        </w:tc>
        <w:tc>
          <w:tcPr>
            <w:tcW w:w="3071" w:type="dxa"/>
          </w:tcPr>
          <w:p w14:paraId="2A2EDC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61 ordinarie |</w:t>
            </w:r>
          </w:p>
        </w:tc>
      </w:tr>
      <w:tr w:rsidR="00B54D20" w:rsidRPr="002A6193" w14:paraId="4A234B8C" w14:textId="77777777">
        <w:trPr>
          <w:trHeight w:val="274"/>
        </w:trPr>
        <w:tc>
          <w:tcPr>
            <w:tcW w:w="3213" w:type="dxa"/>
            <w:gridSpan w:val="2"/>
          </w:tcPr>
          <w:p w14:paraId="555AADD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di 12 libre |</w:t>
            </w:r>
          </w:p>
        </w:tc>
        <w:tc>
          <w:tcPr>
            <w:tcW w:w="3355" w:type="dxa"/>
            <w:gridSpan w:val="4"/>
            <w:vMerge w:val="restart"/>
          </w:tcPr>
          <w:p w14:paraId="12CB09B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più grandi chiamati lasysen |</w:t>
            </w:r>
          </w:p>
        </w:tc>
        <w:tc>
          <w:tcPr>
            <w:tcW w:w="3071" w:type="dxa"/>
            <w:vMerge w:val="restart"/>
          </w:tcPr>
          <w:p w14:paraId="12405C5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martelli di legno |</w:t>
            </w:r>
          </w:p>
        </w:tc>
      </w:tr>
      <w:tr w:rsidR="00B54D20" w:rsidRPr="002A6193" w14:paraId="5AB34994" w14:textId="77777777">
        <w:trPr>
          <w:trHeight w:val="273"/>
        </w:trPr>
        <w:tc>
          <w:tcPr>
            <w:tcW w:w="3213" w:type="dxa"/>
            <w:gridSpan w:val="2"/>
          </w:tcPr>
          <w:p w14:paraId="471620D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 di 5 libre |</w:t>
            </w:r>
          </w:p>
        </w:tc>
        <w:tc>
          <w:tcPr>
            <w:tcW w:w="3355" w:type="dxa"/>
            <w:gridSpan w:val="4"/>
            <w:vMerge/>
          </w:tcPr>
          <w:p w14:paraId="36F595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/>
          </w:tcPr>
          <w:p w14:paraId="06648E4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30B3DA2" w14:textId="77777777">
        <w:trPr>
          <w:trHeight w:val="609"/>
        </w:trPr>
        <w:tc>
          <w:tcPr>
            <w:tcW w:w="3213" w:type="dxa"/>
            <w:gridSpan w:val="2"/>
            <w:tcBorders>
              <w:bottom w:val="nil"/>
            </w:tcBorders>
          </w:tcPr>
          <w:p w14:paraId="2B1AA26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cargadori o cazze da polvere |</w:t>
            </w:r>
          </w:p>
        </w:tc>
        <w:tc>
          <w:tcPr>
            <w:tcW w:w="3355" w:type="dxa"/>
            <w:gridSpan w:val="4"/>
            <w:tcBorders>
              <w:bottom w:val="nil"/>
            </w:tcBorders>
          </w:tcPr>
          <w:p w14:paraId="37D5625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chiodi delli stessi semplici |</w:t>
            </w:r>
          </w:p>
        </w:tc>
        <w:tc>
          <w:tcPr>
            <w:tcW w:w="3071" w:type="dxa"/>
            <w:tcBorders>
              <w:bottom w:val="nil"/>
            </w:tcBorders>
          </w:tcPr>
          <w:p w14:paraId="102ABFC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manoele di legno |</w:t>
            </w:r>
          </w:p>
        </w:tc>
      </w:tr>
      <w:tr w:rsidR="002A7944" w:rsidRPr="002A6193" w14:paraId="33E90CAB" w14:textId="77777777">
        <w:trPr>
          <w:trHeight w:val="274"/>
        </w:trPr>
        <w:tc>
          <w:tcPr>
            <w:tcW w:w="3213" w:type="dxa"/>
            <w:gridSpan w:val="2"/>
            <w:shd w:val="clear" w:color="auto" w:fill="auto"/>
          </w:tcPr>
          <w:p w14:paraId="7148469E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 nettadore |</w:t>
            </w:r>
          </w:p>
        </w:tc>
        <w:tc>
          <w:tcPr>
            <w:tcW w:w="3355" w:type="dxa"/>
            <w:gridSpan w:val="4"/>
          </w:tcPr>
          <w:p w14:paraId="7CCA0246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doppi |</w:t>
            </w:r>
          </w:p>
        </w:tc>
        <w:tc>
          <w:tcPr>
            <w:tcW w:w="3071" w:type="dxa"/>
            <w:vMerge w:val="restart"/>
          </w:tcPr>
          <w:p w14:paraId="6CC62067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taglie grosse per le velle di gabbia |</w:t>
            </w:r>
          </w:p>
          <w:p w14:paraId="07D5FBB1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taglie per attaccar alla gomeneta | con la quale li rimette l’artiglieria |</w:t>
            </w:r>
          </w:p>
          <w:p w14:paraId="37257AE9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doppia per la vella di gabbia |</w:t>
            </w:r>
          </w:p>
        </w:tc>
      </w:tr>
      <w:tr w:rsidR="002A7944" w:rsidRPr="002A6193" w14:paraId="509F78EE" w14:textId="77777777">
        <w:trPr>
          <w:trHeight w:val="273"/>
        </w:trPr>
        <w:tc>
          <w:tcPr>
            <w:tcW w:w="3213" w:type="dxa"/>
            <w:gridSpan w:val="2"/>
            <w:shd w:val="clear" w:color="auto" w:fill="auto"/>
          </w:tcPr>
          <w:p w14:paraId="0E97D5AA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pelle di peccora |</w:t>
            </w:r>
          </w:p>
        </w:tc>
        <w:tc>
          <w:tcPr>
            <w:tcW w:w="2126" w:type="dxa"/>
            <w:gridSpan w:val="2"/>
          </w:tcPr>
          <w:p w14:paraId="71EC908E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8000 da cinque </w:t>
            </w:r>
          </w:p>
        </w:tc>
        <w:tc>
          <w:tcPr>
            <w:tcW w:w="1229" w:type="dxa"/>
            <w:gridSpan w:val="2"/>
            <w:vMerge w:val="restart"/>
            <w:vAlign w:val="center"/>
          </w:tcPr>
          <w:p w14:paraId="1B728176" w14:textId="77777777" w:rsidR="002A7944" w:rsidRPr="002A6193" w:rsidRDefault="002A7944" w:rsidP="00B54D20">
            <w:pPr>
              <w:widowControl w:val="0"/>
              <w:suppressAutoHyphens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polici |</w:t>
            </w:r>
          </w:p>
        </w:tc>
        <w:tc>
          <w:tcPr>
            <w:tcW w:w="3071" w:type="dxa"/>
            <w:vMerge/>
          </w:tcPr>
          <w:p w14:paraId="12DD58AC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51036C0C" w14:textId="77777777">
        <w:trPr>
          <w:trHeight w:val="274"/>
        </w:trPr>
        <w:tc>
          <w:tcPr>
            <w:tcW w:w="3213" w:type="dxa"/>
            <w:gridSpan w:val="2"/>
            <w:vMerge w:val="restart"/>
            <w:shd w:val="clear" w:color="auto" w:fill="auto"/>
          </w:tcPr>
          <w:p w14:paraId="10EF1004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pelle salate per coprir la polvere |</w:t>
            </w:r>
          </w:p>
        </w:tc>
        <w:tc>
          <w:tcPr>
            <w:tcW w:w="2126" w:type="dxa"/>
            <w:gridSpan w:val="2"/>
          </w:tcPr>
          <w:p w14:paraId="3E461CDB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da 6</w:t>
            </w:r>
          </w:p>
        </w:tc>
        <w:tc>
          <w:tcPr>
            <w:tcW w:w="1229" w:type="dxa"/>
            <w:gridSpan w:val="2"/>
            <w:vMerge/>
          </w:tcPr>
          <w:p w14:paraId="22CDC844" w14:textId="77777777" w:rsidR="002A7944" w:rsidRPr="002A6193" w:rsidRDefault="002A7944" w:rsidP="00B54D20">
            <w:pPr>
              <w:widowControl w:val="0"/>
              <w:suppressAutoHyphens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/>
          </w:tcPr>
          <w:p w14:paraId="4B888FDA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08ECE062" w14:textId="77777777">
        <w:trPr>
          <w:trHeight w:val="273"/>
        </w:trPr>
        <w:tc>
          <w:tcPr>
            <w:tcW w:w="3213" w:type="dxa"/>
            <w:gridSpan w:val="2"/>
            <w:vMerge/>
            <w:shd w:val="clear" w:color="auto" w:fill="auto"/>
          </w:tcPr>
          <w:p w14:paraId="0B54D7A3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26" w:type="dxa"/>
            <w:gridSpan w:val="2"/>
          </w:tcPr>
          <w:p w14:paraId="50E1426F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2000 da 2 </w:t>
            </w:r>
          </w:p>
        </w:tc>
        <w:tc>
          <w:tcPr>
            <w:tcW w:w="1229" w:type="dxa"/>
            <w:gridSpan w:val="2"/>
            <w:vMerge/>
          </w:tcPr>
          <w:p w14:paraId="6CBE7B55" w14:textId="77777777" w:rsidR="002A7944" w:rsidRPr="002A6193" w:rsidRDefault="002A7944" w:rsidP="00B54D20">
            <w:pPr>
              <w:widowControl w:val="0"/>
              <w:suppressAutoHyphens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/>
          </w:tcPr>
          <w:p w14:paraId="628E5201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6218CFBC" w14:textId="77777777">
        <w:trPr>
          <w:trHeight w:val="274"/>
        </w:trPr>
        <w:tc>
          <w:tcPr>
            <w:tcW w:w="3213" w:type="dxa"/>
            <w:gridSpan w:val="2"/>
            <w:vMerge w:val="restart"/>
            <w:shd w:val="clear" w:color="auto" w:fill="auto"/>
          </w:tcPr>
          <w:p w14:paraId="0268D849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 tonelli con borse di cerame per metter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2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 la polvere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2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2126" w:type="dxa"/>
            <w:gridSpan w:val="2"/>
          </w:tcPr>
          <w:p w14:paraId="0B3E2357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150 da 8 </w:t>
            </w:r>
          </w:p>
        </w:tc>
        <w:tc>
          <w:tcPr>
            <w:tcW w:w="1229" w:type="dxa"/>
            <w:gridSpan w:val="2"/>
            <w:vMerge/>
            <w:shd w:val="clear" w:color="auto" w:fill="auto"/>
            <w:vAlign w:val="center"/>
          </w:tcPr>
          <w:p w14:paraId="69DE8AA2" w14:textId="77777777" w:rsidR="002A7944" w:rsidRPr="002A6193" w:rsidRDefault="002A7944" w:rsidP="00B54D20">
            <w:pPr>
              <w:widowControl w:val="0"/>
              <w:suppressAutoHyphens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/>
            <w:shd w:val="clear" w:color="auto" w:fill="auto"/>
          </w:tcPr>
          <w:p w14:paraId="19796B5F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1590682F" w14:textId="77777777">
        <w:trPr>
          <w:trHeight w:val="606"/>
        </w:trPr>
        <w:tc>
          <w:tcPr>
            <w:tcW w:w="3213" w:type="dxa"/>
            <w:gridSpan w:val="2"/>
            <w:vMerge/>
            <w:tcBorders>
              <w:bottom w:val="nil"/>
            </w:tcBorders>
            <w:shd w:val="clear" w:color="auto" w:fill="auto"/>
          </w:tcPr>
          <w:p w14:paraId="6CE65049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</w:tcPr>
          <w:p w14:paraId="5AA2FD6C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100 da 9 </w:t>
            </w:r>
          </w:p>
        </w:tc>
        <w:tc>
          <w:tcPr>
            <w:tcW w:w="1229" w:type="dxa"/>
            <w:gridSpan w:val="2"/>
            <w:vMerge/>
            <w:tcBorders>
              <w:bottom w:val="nil"/>
            </w:tcBorders>
            <w:shd w:val="clear" w:color="auto" w:fill="auto"/>
            <w:vAlign w:val="center"/>
          </w:tcPr>
          <w:p w14:paraId="39E110A5" w14:textId="77777777" w:rsidR="002A7944" w:rsidRPr="002A6193" w:rsidRDefault="002A7944" w:rsidP="00B54D20">
            <w:pPr>
              <w:widowControl w:val="0"/>
              <w:suppressAutoHyphens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071" w:type="dxa"/>
            <w:vMerge/>
            <w:tcBorders>
              <w:bottom w:val="nil"/>
            </w:tcBorders>
          </w:tcPr>
          <w:p w14:paraId="0A485FD0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286B5B1F" w14:textId="77777777">
        <w:trPr>
          <w:trHeight w:val="274"/>
        </w:trPr>
        <w:tc>
          <w:tcPr>
            <w:tcW w:w="3213" w:type="dxa"/>
            <w:gridSpan w:val="2"/>
            <w:shd w:val="clear" w:color="auto" w:fill="auto"/>
          </w:tcPr>
          <w:p w14:paraId="5FF9A0B3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martelli grandi |</w:t>
            </w:r>
          </w:p>
        </w:tc>
        <w:tc>
          <w:tcPr>
            <w:tcW w:w="3355" w:type="dxa"/>
            <w:gridSpan w:val="4"/>
            <w:vAlign w:val="bottom"/>
          </w:tcPr>
          <w:p w14:paraId="0696D3C3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balanze per pesar la polvere |</w:t>
            </w:r>
          </w:p>
        </w:tc>
        <w:tc>
          <w:tcPr>
            <w:tcW w:w="3071" w:type="dxa"/>
            <w:vMerge w:val="restart"/>
          </w:tcPr>
          <w:p w14:paraId="6346A66C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taglie più grosse per l’argana |</w:t>
            </w:r>
          </w:p>
        </w:tc>
      </w:tr>
      <w:tr w:rsidR="002A7944" w:rsidRPr="002A6193" w14:paraId="69CC7822" w14:textId="77777777">
        <w:trPr>
          <w:trHeight w:val="279"/>
        </w:trPr>
        <w:tc>
          <w:tcPr>
            <w:tcW w:w="3213" w:type="dxa"/>
            <w:gridSpan w:val="2"/>
            <w:shd w:val="clear" w:color="auto" w:fill="auto"/>
          </w:tcPr>
          <w:p w14:paraId="39937E97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ceppi per li piedi |</w:t>
            </w:r>
          </w:p>
        </w:tc>
        <w:tc>
          <w:tcPr>
            <w:tcW w:w="3355" w:type="dxa"/>
            <w:gridSpan w:val="4"/>
          </w:tcPr>
          <w:p w14:paraId="6A6C47E3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libre di peso |</w:t>
            </w:r>
          </w:p>
        </w:tc>
        <w:tc>
          <w:tcPr>
            <w:tcW w:w="3071" w:type="dxa"/>
            <w:vMerge/>
          </w:tcPr>
          <w:p w14:paraId="570EB1EB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21380875" w14:textId="77777777">
        <w:tc>
          <w:tcPr>
            <w:tcW w:w="3213" w:type="dxa"/>
            <w:gridSpan w:val="2"/>
          </w:tcPr>
          <w:p w14:paraId="6429A28A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ceppi per le mani |</w:t>
            </w:r>
          </w:p>
        </w:tc>
        <w:tc>
          <w:tcPr>
            <w:tcW w:w="3355" w:type="dxa"/>
            <w:gridSpan w:val="4"/>
          </w:tcPr>
          <w:p w14:paraId="2C4D8171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instrumento che rompe con forza gagliarda |</w:t>
            </w:r>
          </w:p>
        </w:tc>
        <w:tc>
          <w:tcPr>
            <w:tcW w:w="3071" w:type="dxa"/>
          </w:tcPr>
          <w:p w14:paraId="346BA8D0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taglie picciole |</w:t>
            </w:r>
          </w:p>
        </w:tc>
      </w:tr>
      <w:tr w:rsidR="002A7944" w:rsidRPr="002A6193" w14:paraId="1F670A4F" w14:textId="77777777">
        <w:tc>
          <w:tcPr>
            <w:tcW w:w="3213" w:type="dxa"/>
            <w:gridSpan w:val="2"/>
          </w:tcPr>
          <w:p w14:paraId="7DA9429F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ceppi con li lucchetti |</w:t>
            </w:r>
          </w:p>
        </w:tc>
        <w:tc>
          <w:tcPr>
            <w:tcW w:w="3355" w:type="dxa"/>
            <w:gridSpan w:val="4"/>
          </w:tcPr>
          <w:p w14:paraId="616DD0F6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cucchiari di piombo grandi |</w:t>
            </w:r>
          </w:p>
        </w:tc>
        <w:tc>
          <w:tcPr>
            <w:tcW w:w="3071" w:type="dxa"/>
          </w:tcPr>
          <w:p w14:paraId="4CF6494E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corbeglie con balle picciole | di piombo |</w:t>
            </w:r>
          </w:p>
        </w:tc>
      </w:tr>
      <w:tr w:rsidR="002A7944" w:rsidRPr="002A6193" w14:paraId="3FDC1E74" w14:textId="77777777">
        <w:tc>
          <w:tcPr>
            <w:tcW w:w="3213" w:type="dxa"/>
            <w:gridSpan w:val="2"/>
          </w:tcPr>
          <w:p w14:paraId="4F032B6D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brazza di tella di vella vecchia |</w:t>
            </w:r>
          </w:p>
        </w:tc>
        <w:tc>
          <w:tcPr>
            <w:tcW w:w="3355" w:type="dxa"/>
            <w:gridSpan w:val="4"/>
          </w:tcPr>
          <w:p w14:paraId="47A5CD50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di fil di ferro |</w:t>
            </w:r>
          </w:p>
        </w:tc>
        <w:tc>
          <w:tcPr>
            <w:tcW w:w="3071" w:type="dxa"/>
            <w:vMerge w:val="restart"/>
            <w:vAlign w:val="center"/>
          </w:tcPr>
          <w:p w14:paraId="3EC2524D" w14:textId="77777777" w:rsidR="002A7944" w:rsidRPr="002A6193" w:rsidRDefault="002A7944" w:rsidP="00B54D20">
            <w:pPr>
              <w:widowControl w:val="0"/>
              <w:suppressAutoHyphens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Seguita l’Armiraglio |</w:t>
            </w:r>
          </w:p>
        </w:tc>
      </w:tr>
      <w:tr w:rsidR="002A7944" w:rsidRPr="002A6193" w14:paraId="2CB7EEF1" w14:textId="77777777">
        <w:tc>
          <w:tcPr>
            <w:tcW w:w="3213" w:type="dxa"/>
            <w:gridSpan w:val="2"/>
          </w:tcPr>
          <w:p w14:paraId="7A8910BE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55" w:type="dxa"/>
            <w:gridSpan w:val="4"/>
          </w:tcPr>
          <w:p w14:paraId="77544999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grosse raschiatore |</w:t>
            </w:r>
          </w:p>
        </w:tc>
        <w:tc>
          <w:tcPr>
            <w:tcW w:w="3071" w:type="dxa"/>
            <w:vMerge/>
          </w:tcPr>
          <w:p w14:paraId="77986718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03043742" w14:textId="77777777">
        <w:tc>
          <w:tcPr>
            <w:tcW w:w="3213" w:type="dxa"/>
            <w:gridSpan w:val="2"/>
          </w:tcPr>
          <w:p w14:paraId="27566AB2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90 anelli | </w:t>
            </w:r>
          </w:p>
        </w:tc>
        <w:tc>
          <w:tcPr>
            <w:tcW w:w="3355" w:type="dxa"/>
            <w:gridSpan w:val="4"/>
          </w:tcPr>
          <w:p w14:paraId="3947EBA8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lime meze tonde |</w:t>
            </w:r>
          </w:p>
        </w:tc>
        <w:tc>
          <w:tcPr>
            <w:tcW w:w="3071" w:type="dxa"/>
            <w:vMerge/>
          </w:tcPr>
          <w:p w14:paraId="17286054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6B0729AC" w14:textId="77777777">
        <w:tc>
          <w:tcPr>
            <w:tcW w:w="3213" w:type="dxa"/>
            <w:gridSpan w:val="2"/>
          </w:tcPr>
          <w:p w14:paraId="53C8900E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90 occhi di ferro quadri |</w:t>
            </w:r>
          </w:p>
        </w:tc>
        <w:tc>
          <w:tcPr>
            <w:tcW w:w="3355" w:type="dxa"/>
            <w:gridSpan w:val="4"/>
          </w:tcPr>
          <w:p w14:paraId="504B41F4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lime piate |</w:t>
            </w:r>
          </w:p>
        </w:tc>
        <w:tc>
          <w:tcPr>
            <w:tcW w:w="3071" w:type="dxa"/>
            <w:vMerge/>
            <w:vAlign w:val="center"/>
          </w:tcPr>
          <w:p w14:paraId="722E0873" w14:textId="77777777" w:rsidR="002A7944" w:rsidRPr="002A6193" w:rsidRDefault="002A7944" w:rsidP="00B54D20">
            <w:pPr>
              <w:widowControl w:val="0"/>
              <w:suppressAutoHyphens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4ED555C1" w14:textId="77777777">
        <w:tc>
          <w:tcPr>
            <w:tcW w:w="3213" w:type="dxa"/>
            <w:gridSpan w:val="2"/>
          </w:tcPr>
          <w:p w14:paraId="0CD69C1B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72 stecchi di ferro |</w:t>
            </w:r>
          </w:p>
        </w:tc>
        <w:tc>
          <w:tcPr>
            <w:tcW w:w="3355" w:type="dxa"/>
            <w:gridSpan w:val="4"/>
          </w:tcPr>
          <w:p w14:paraId="202F6B96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forme da piombo |</w:t>
            </w:r>
          </w:p>
        </w:tc>
        <w:tc>
          <w:tcPr>
            <w:tcW w:w="3071" w:type="dxa"/>
          </w:tcPr>
          <w:p w14:paraId="563F20AC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libri de’ salmi |</w:t>
            </w:r>
          </w:p>
        </w:tc>
      </w:tr>
      <w:tr w:rsidR="006B48FB" w:rsidRPr="002A6193" w14:paraId="1F53A98B" w14:textId="77777777">
        <w:trPr>
          <w:trHeight w:val="274"/>
        </w:trPr>
        <w:tc>
          <w:tcPr>
            <w:tcW w:w="3213" w:type="dxa"/>
            <w:gridSpan w:val="2"/>
            <w:shd w:val="clear" w:color="auto" w:fill="auto"/>
          </w:tcPr>
          <w:p w14:paraId="69479CD6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 spille di ferro o cavicchie |</w:t>
            </w:r>
          </w:p>
        </w:tc>
        <w:tc>
          <w:tcPr>
            <w:tcW w:w="3355" w:type="dxa"/>
            <w:gridSpan w:val="4"/>
          </w:tcPr>
          <w:p w14:paraId="7B58A1C5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libre di fil di ferro</w:t>
            </w:r>
          </w:p>
        </w:tc>
        <w:tc>
          <w:tcPr>
            <w:tcW w:w="3071" w:type="dxa"/>
            <w:vMerge w:val="restart"/>
          </w:tcPr>
          <w:p w14:paraId="1242EF37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bibia un libro de’ sermoni |</w:t>
            </w:r>
          </w:p>
          <w:p w14:paraId="2CDFD325" w14:textId="35777C91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un libro chiamato Postel, et un altro | Riggeport 3 tavole con orationi |</w:t>
            </w:r>
          </w:p>
          <w:p w14:paraId="21B3F4D4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meza libra di cera di Spagna |</w:t>
            </w:r>
          </w:p>
          <w:p w14:paraId="0FC4404F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una risma di carta |</w:t>
            </w:r>
          </w:p>
          <w:p w14:paraId="76E3E1A0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24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risme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2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di carta bianca, et | tersina |</w:t>
            </w:r>
          </w:p>
        </w:tc>
      </w:tr>
      <w:tr w:rsidR="006B48FB" w:rsidRPr="002A6193" w14:paraId="16A14A96" w14:textId="77777777">
        <w:trPr>
          <w:trHeight w:val="273"/>
        </w:trPr>
        <w:tc>
          <w:tcPr>
            <w:tcW w:w="3213" w:type="dxa"/>
            <w:gridSpan w:val="2"/>
            <w:vMerge w:val="restart"/>
            <w:shd w:val="clear" w:color="auto" w:fill="auto"/>
          </w:tcPr>
          <w:p w14:paraId="679BFB0E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cucchiare di piombo |</w:t>
            </w:r>
          </w:p>
        </w:tc>
        <w:tc>
          <w:tcPr>
            <w:tcW w:w="3355" w:type="dxa"/>
            <w:gridSpan w:val="4"/>
          </w:tcPr>
          <w:p w14:paraId="65FB45D0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et meza fil de rame |</w:t>
            </w:r>
          </w:p>
        </w:tc>
        <w:tc>
          <w:tcPr>
            <w:tcW w:w="3071" w:type="dxa"/>
            <w:vMerge/>
          </w:tcPr>
          <w:p w14:paraId="73B234D2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48FB" w:rsidRPr="002A6193" w14:paraId="74DE725F" w14:textId="77777777">
        <w:trPr>
          <w:trHeight w:val="274"/>
        </w:trPr>
        <w:tc>
          <w:tcPr>
            <w:tcW w:w="3213" w:type="dxa"/>
            <w:gridSpan w:val="2"/>
            <w:vMerge/>
            <w:shd w:val="clear" w:color="auto" w:fill="auto"/>
          </w:tcPr>
          <w:p w14:paraId="44B71E5B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55" w:type="dxa"/>
            <w:gridSpan w:val="4"/>
          </w:tcPr>
          <w:p w14:paraId="401455EF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cattene da pigliar le velle |</w:t>
            </w:r>
          </w:p>
        </w:tc>
        <w:tc>
          <w:tcPr>
            <w:tcW w:w="3071" w:type="dxa"/>
            <w:vMerge/>
          </w:tcPr>
          <w:p w14:paraId="67319999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48FB" w:rsidRPr="002A6193" w14:paraId="68EA1FE0" w14:textId="77777777">
        <w:trPr>
          <w:trHeight w:val="273"/>
        </w:trPr>
        <w:tc>
          <w:tcPr>
            <w:tcW w:w="3213" w:type="dxa"/>
            <w:gridSpan w:val="2"/>
            <w:shd w:val="clear" w:color="auto" w:fill="auto"/>
          </w:tcPr>
          <w:p w14:paraId="14D6A704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quinterni di carta per li cargatori |</w:t>
            </w:r>
          </w:p>
        </w:tc>
        <w:tc>
          <w:tcPr>
            <w:tcW w:w="3355" w:type="dxa"/>
            <w:gridSpan w:val="4"/>
          </w:tcPr>
          <w:p w14:paraId="09D20BB7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2950 libre di corda battuta necessaria per le taglie, | et per adoperar all’artiglieria |</w:t>
            </w:r>
          </w:p>
        </w:tc>
        <w:tc>
          <w:tcPr>
            <w:tcW w:w="3071" w:type="dxa"/>
            <w:vMerge/>
          </w:tcPr>
          <w:p w14:paraId="5A1814FD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48FB" w:rsidRPr="002A6193" w14:paraId="1ED4A723" w14:textId="77777777">
        <w:tc>
          <w:tcPr>
            <w:tcW w:w="3213" w:type="dxa"/>
            <w:gridSpan w:val="2"/>
          </w:tcPr>
          <w:p w14:paraId="78D5B8C7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manoele di ferro |</w:t>
            </w:r>
          </w:p>
        </w:tc>
        <w:tc>
          <w:tcPr>
            <w:tcW w:w="3355" w:type="dxa"/>
            <w:gridSpan w:val="4"/>
          </w:tcPr>
          <w:p w14:paraId="3A1E936B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27 mazzetti di corda forcina |</w:t>
            </w:r>
          </w:p>
        </w:tc>
        <w:tc>
          <w:tcPr>
            <w:tcW w:w="3071" w:type="dxa"/>
            <w:vMerge/>
          </w:tcPr>
          <w:p w14:paraId="420A43B7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6B48FB" w:rsidRPr="002A6193" w14:paraId="3EC2F20F" w14:textId="77777777">
        <w:tc>
          <w:tcPr>
            <w:tcW w:w="3213" w:type="dxa"/>
            <w:gridSpan w:val="2"/>
          </w:tcPr>
          <w:p w14:paraId="5F1CB385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libre di piombo largo |</w:t>
            </w:r>
          </w:p>
        </w:tc>
        <w:tc>
          <w:tcPr>
            <w:tcW w:w="3355" w:type="dxa"/>
            <w:gridSpan w:val="4"/>
          </w:tcPr>
          <w:p w14:paraId="6B1FCBEE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di sorte minore |</w:t>
            </w:r>
          </w:p>
        </w:tc>
        <w:tc>
          <w:tcPr>
            <w:tcW w:w="3071" w:type="dxa"/>
            <w:vMerge/>
          </w:tcPr>
          <w:p w14:paraId="3DDF68C4" w14:textId="77777777" w:rsidR="006B48FB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51828FB0" w14:textId="77777777">
        <w:trPr>
          <w:trHeight w:val="274"/>
        </w:trPr>
        <w:tc>
          <w:tcPr>
            <w:tcW w:w="3213" w:type="dxa"/>
            <w:gridSpan w:val="2"/>
            <w:vMerge w:val="restart"/>
          </w:tcPr>
          <w:p w14:paraId="57CCEE88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74 lanterne |</w:t>
            </w:r>
          </w:p>
          <w:p w14:paraId="6BE7C360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64 carghe di canone di lata stagnato |</w:t>
            </w:r>
          </w:p>
        </w:tc>
        <w:tc>
          <w:tcPr>
            <w:tcW w:w="3355" w:type="dxa"/>
            <w:gridSpan w:val="4"/>
          </w:tcPr>
          <w:p w14:paraId="353F3043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gemme di spago per le velle |</w:t>
            </w:r>
          </w:p>
        </w:tc>
        <w:tc>
          <w:tcPr>
            <w:tcW w:w="3071" w:type="dxa"/>
            <w:vMerge w:val="restart"/>
          </w:tcPr>
          <w:p w14:paraId="542B53E1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  <w:p w14:paraId="1D3DBAE7" w14:textId="77777777" w:rsidR="002A7944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oi libre di spago |</w:t>
            </w:r>
          </w:p>
          <w:p w14:paraId="6437F36D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6939937C" w14:textId="77777777">
        <w:trPr>
          <w:trHeight w:val="272"/>
        </w:trPr>
        <w:tc>
          <w:tcPr>
            <w:tcW w:w="3213" w:type="dxa"/>
            <w:gridSpan w:val="2"/>
            <w:vMerge/>
          </w:tcPr>
          <w:p w14:paraId="18CF2CC7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55" w:type="dxa"/>
            <w:gridSpan w:val="4"/>
          </w:tcPr>
          <w:p w14:paraId="5EF59FF7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remi |</w:t>
            </w:r>
          </w:p>
        </w:tc>
        <w:tc>
          <w:tcPr>
            <w:tcW w:w="3071" w:type="dxa"/>
            <w:vMerge/>
          </w:tcPr>
          <w:p w14:paraId="1006A020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144042CF" w14:textId="77777777">
        <w:tc>
          <w:tcPr>
            <w:tcW w:w="3213" w:type="dxa"/>
            <w:gridSpan w:val="2"/>
          </w:tcPr>
          <w:p w14:paraId="60DBEE29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pirie di latone |</w:t>
            </w:r>
          </w:p>
        </w:tc>
        <w:tc>
          <w:tcPr>
            <w:tcW w:w="3355" w:type="dxa"/>
            <w:gridSpan w:val="4"/>
          </w:tcPr>
          <w:p w14:paraId="704C8D3C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cavi piccioli |</w:t>
            </w:r>
          </w:p>
        </w:tc>
        <w:tc>
          <w:tcPr>
            <w:tcW w:w="3071" w:type="dxa"/>
          </w:tcPr>
          <w:p w14:paraId="43D317AE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penne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2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2A7944" w:rsidRPr="002A6193" w14:paraId="75F186DB" w14:textId="77777777">
        <w:tc>
          <w:tcPr>
            <w:tcW w:w="3213" w:type="dxa"/>
            <w:gridSpan w:val="2"/>
          </w:tcPr>
          <w:p w14:paraId="004FB574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laterneta |</w:t>
            </w:r>
          </w:p>
        </w:tc>
        <w:tc>
          <w:tcPr>
            <w:tcW w:w="3355" w:type="dxa"/>
            <w:gridSpan w:val="4"/>
          </w:tcPr>
          <w:p w14:paraId="0CF0C3BD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tavole de pin |</w:t>
            </w:r>
          </w:p>
        </w:tc>
        <w:tc>
          <w:tcPr>
            <w:tcW w:w="3071" w:type="dxa"/>
          </w:tcPr>
          <w:p w14:paraId="0B91DDAA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600 bolini |</w:t>
            </w:r>
          </w:p>
        </w:tc>
      </w:tr>
      <w:tr w:rsidR="002A7944" w:rsidRPr="002A6193" w14:paraId="713DD9CD" w14:textId="77777777">
        <w:trPr>
          <w:trHeight w:val="274"/>
        </w:trPr>
        <w:tc>
          <w:tcPr>
            <w:tcW w:w="3213" w:type="dxa"/>
            <w:gridSpan w:val="2"/>
            <w:vMerge w:val="restart"/>
          </w:tcPr>
          <w:p w14:paraId="4DCF74C6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et meza di filo per cucir li cargatori |</w:t>
            </w:r>
          </w:p>
        </w:tc>
        <w:tc>
          <w:tcPr>
            <w:tcW w:w="3355" w:type="dxa"/>
            <w:gridSpan w:val="4"/>
          </w:tcPr>
          <w:p w14:paraId="2ABFB48F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traveti di pino |</w:t>
            </w:r>
          </w:p>
        </w:tc>
        <w:tc>
          <w:tcPr>
            <w:tcW w:w="3071" w:type="dxa"/>
            <w:vMerge w:val="restart"/>
            <w:vAlign w:val="center"/>
          </w:tcPr>
          <w:p w14:paraId="177EA99E" w14:textId="77777777" w:rsidR="002A7944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 quinterno di carta dorata |</w:t>
            </w:r>
          </w:p>
        </w:tc>
      </w:tr>
      <w:tr w:rsidR="002A7944" w:rsidRPr="002A6193" w14:paraId="7D82A2AB" w14:textId="77777777">
        <w:trPr>
          <w:trHeight w:val="273"/>
        </w:trPr>
        <w:tc>
          <w:tcPr>
            <w:tcW w:w="3213" w:type="dxa"/>
            <w:gridSpan w:val="2"/>
            <w:vMerge/>
          </w:tcPr>
          <w:p w14:paraId="6CD991A5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55" w:type="dxa"/>
            <w:gridSpan w:val="4"/>
          </w:tcPr>
          <w:p w14:paraId="71B550AA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tavola di rovere |</w:t>
            </w:r>
          </w:p>
        </w:tc>
        <w:tc>
          <w:tcPr>
            <w:tcW w:w="3071" w:type="dxa"/>
            <w:vMerge/>
          </w:tcPr>
          <w:p w14:paraId="53E46EFC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2BD3EA94" w14:textId="77777777">
        <w:tc>
          <w:tcPr>
            <w:tcW w:w="3213" w:type="dxa"/>
            <w:gridSpan w:val="2"/>
          </w:tcPr>
          <w:p w14:paraId="17A77442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crivelli |</w:t>
            </w:r>
          </w:p>
        </w:tc>
        <w:tc>
          <w:tcPr>
            <w:tcW w:w="3355" w:type="dxa"/>
            <w:gridSpan w:val="4"/>
          </w:tcPr>
          <w:p w14:paraId="0E23BE74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travetti di rovere |</w:t>
            </w:r>
          </w:p>
        </w:tc>
        <w:tc>
          <w:tcPr>
            <w:tcW w:w="3071" w:type="dxa"/>
          </w:tcPr>
          <w:p w14:paraId="0C4E1DA5" w14:textId="77777777" w:rsidR="002A7944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na carta da navigar del mar Mediterraneo |</w:t>
            </w:r>
          </w:p>
        </w:tc>
      </w:tr>
      <w:tr w:rsidR="002A7944" w:rsidRPr="002A6193" w14:paraId="24237CA0" w14:textId="77777777">
        <w:tc>
          <w:tcPr>
            <w:tcW w:w="3213" w:type="dxa"/>
            <w:gridSpan w:val="2"/>
          </w:tcPr>
          <w:p w14:paraId="7BDB0CF9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26 barille con cerchi di ferro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stan ferme |</w:t>
            </w:r>
          </w:p>
        </w:tc>
        <w:tc>
          <w:tcPr>
            <w:tcW w:w="3355" w:type="dxa"/>
            <w:gridSpan w:val="4"/>
          </w:tcPr>
          <w:p w14:paraId="1D8DAB2A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 xml:space="preserve">alcuni travetti di rovere per far |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le arme per li pezzi dell’artiglieria |</w:t>
            </w:r>
          </w:p>
        </w:tc>
        <w:tc>
          <w:tcPr>
            <w:tcW w:w="3071" w:type="dxa"/>
          </w:tcPr>
          <w:p w14:paraId="5EEC23BA" w14:textId="77777777" w:rsidR="002A7944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u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n’altra del mar di qua sopra 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tavola |</w:t>
            </w:r>
          </w:p>
        </w:tc>
      </w:tr>
      <w:tr w:rsidR="002A7944" w:rsidRPr="002A6193" w14:paraId="35868011" w14:textId="77777777">
        <w:tc>
          <w:tcPr>
            <w:tcW w:w="3213" w:type="dxa"/>
            <w:gridSpan w:val="2"/>
          </w:tcPr>
          <w:p w14:paraId="0070C8BE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26 barilli da galeotto per far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27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acqua |</w:t>
            </w:r>
          </w:p>
        </w:tc>
        <w:tc>
          <w:tcPr>
            <w:tcW w:w="3355" w:type="dxa"/>
            <w:gridSpan w:val="4"/>
          </w:tcPr>
          <w:p w14:paraId="01D1C07F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secchie di corame |</w:t>
            </w:r>
          </w:p>
        </w:tc>
        <w:tc>
          <w:tcPr>
            <w:tcW w:w="3071" w:type="dxa"/>
          </w:tcPr>
          <w:p w14:paraId="66D286B3" w14:textId="77777777" w:rsidR="002A7944" w:rsidRPr="002A6193" w:rsidRDefault="006B48F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</w:t>
            </w:r>
            <w:r w:rsidR="002A794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oi compassi |</w:t>
            </w:r>
          </w:p>
        </w:tc>
      </w:tr>
      <w:tr w:rsidR="002A7944" w:rsidRPr="002A6193" w14:paraId="24677C80" w14:textId="77777777">
        <w:tc>
          <w:tcPr>
            <w:tcW w:w="3213" w:type="dxa"/>
            <w:gridSpan w:val="2"/>
          </w:tcPr>
          <w:p w14:paraId="03EBE126" w14:textId="09AD795B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[…]2 boccali grandi per birra |</w:t>
            </w:r>
          </w:p>
        </w:tc>
        <w:tc>
          <w:tcPr>
            <w:tcW w:w="3355" w:type="dxa"/>
            <w:gridSpan w:val="4"/>
          </w:tcPr>
          <w:p w14:paraId="0B292189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208 libre di secco |</w:t>
            </w:r>
          </w:p>
        </w:tc>
        <w:tc>
          <w:tcPr>
            <w:tcW w:w="3071" w:type="dxa"/>
          </w:tcPr>
          <w:p w14:paraId="43F8371F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33477415" w14:textId="77777777">
        <w:tc>
          <w:tcPr>
            <w:tcW w:w="3213" w:type="dxa"/>
            <w:gridSpan w:val="2"/>
          </w:tcPr>
          <w:p w14:paraId="312004FB" w14:textId="5F1557D2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[…]2 pirie |</w:t>
            </w:r>
          </w:p>
          <w:p w14:paraId="346BD9CA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mazzi di stoppa |</w:t>
            </w:r>
          </w:p>
        </w:tc>
        <w:tc>
          <w:tcPr>
            <w:tcW w:w="3355" w:type="dxa"/>
            <w:gridSpan w:val="4"/>
          </w:tcPr>
          <w:p w14:paraId="288EF499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 libre di grasso di porco |</w:t>
            </w:r>
          </w:p>
        </w:tc>
        <w:tc>
          <w:tcPr>
            <w:tcW w:w="3071" w:type="dxa"/>
          </w:tcPr>
          <w:p w14:paraId="0F4A5FBC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7D3BF295" w14:textId="77777777">
        <w:trPr>
          <w:trHeight w:val="274"/>
        </w:trPr>
        <w:tc>
          <w:tcPr>
            <w:tcW w:w="3213" w:type="dxa"/>
            <w:gridSpan w:val="2"/>
            <w:vMerge w:val="restart"/>
          </w:tcPr>
          <w:p w14:paraId="573D19BA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33 mazzi di stoppa per li bombardieri |</w:t>
            </w:r>
          </w:p>
        </w:tc>
        <w:tc>
          <w:tcPr>
            <w:tcW w:w="3355" w:type="dxa"/>
            <w:gridSpan w:val="4"/>
          </w:tcPr>
          <w:p w14:paraId="5E10D514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agucchie da vella |</w:t>
            </w:r>
          </w:p>
        </w:tc>
        <w:tc>
          <w:tcPr>
            <w:tcW w:w="3071" w:type="dxa"/>
            <w:vMerge w:val="restart"/>
          </w:tcPr>
          <w:p w14:paraId="46CB384E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2A7944" w:rsidRPr="002A6193" w14:paraId="24399802" w14:textId="77777777">
        <w:trPr>
          <w:trHeight w:val="273"/>
        </w:trPr>
        <w:tc>
          <w:tcPr>
            <w:tcW w:w="3213" w:type="dxa"/>
            <w:gridSpan w:val="2"/>
            <w:vMerge/>
          </w:tcPr>
          <w:p w14:paraId="7FD62DB2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55" w:type="dxa"/>
            <w:gridSpan w:val="4"/>
          </w:tcPr>
          <w:p w14:paraId="56A3F156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10000 chiodi da tromba |</w:t>
            </w:r>
          </w:p>
        </w:tc>
        <w:tc>
          <w:tcPr>
            <w:tcW w:w="3071" w:type="dxa"/>
            <w:vMerge/>
          </w:tcPr>
          <w:p w14:paraId="6A6E4AD4" w14:textId="77777777" w:rsidR="002A7944" w:rsidRPr="002A6193" w:rsidRDefault="002A794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</w:tbl>
    <w:p w14:paraId="50895B45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265v /</w:t>
      </w:r>
    </w:p>
    <w:tbl>
      <w:tblPr>
        <w:tblStyle w:val="Grigliatabell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2443"/>
        <w:gridCol w:w="1735"/>
        <w:gridCol w:w="1581"/>
        <w:gridCol w:w="576"/>
        <w:gridCol w:w="2619"/>
      </w:tblGrid>
      <w:tr w:rsidR="00B54D20" w:rsidRPr="002A6193" w14:paraId="3481D5D8" w14:textId="77777777">
        <w:trPr>
          <w:trHeight w:val="279"/>
        </w:trPr>
        <w:tc>
          <w:tcPr>
            <w:tcW w:w="4811" w:type="dxa"/>
            <w:gridSpan w:val="3"/>
            <w:vMerge w:val="restart"/>
            <w:vAlign w:val="bottom"/>
          </w:tcPr>
          <w:p w14:paraId="407F380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Nella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28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nave del capitano Peter Paulson Quaques </w:t>
            </w:r>
            <w:r w:rsidR="00B9229F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nominata | La carità o Menonis T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ekerk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29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1602" w:type="dxa"/>
            <w:vAlign w:val="center"/>
          </w:tcPr>
          <w:p w14:paraId="6B95A688" w14:textId="77777777" w:rsidR="00B54D20" w:rsidRPr="002A6193" w:rsidRDefault="00B54D20" w:rsidP="00B54D20">
            <w:pPr>
              <w:widowControl w:val="0"/>
              <w:suppressAutoHyphens/>
              <w:spacing w:line="360" w:lineRule="auto"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</w:tcPr>
          <w:p w14:paraId="6722938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30 pezzi di legno per alzar, et | brizzar 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3BADF662" w14:textId="77777777">
        <w:trPr>
          <w:trHeight w:val="279"/>
        </w:trPr>
        <w:tc>
          <w:tcPr>
            <w:tcW w:w="4811" w:type="dxa"/>
            <w:gridSpan w:val="3"/>
            <w:vMerge/>
            <w:vAlign w:val="bottom"/>
          </w:tcPr>
          <w:p w14:paraId="73F57D5B" w14:textId="77777777" w:rsidR="00B54D20" w:rsidRPr="002A6193" w:rsidRDefault="00B54D20" w:rsidP="00B54D20">
            <w:pPr>
              <w:widowControl w:val="0"/>
              <w:suppressAutoHyphens/>
              <w:spacing w:line="360" w:lineRule="auto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02" w:type="dxa"/>
            <w:vAlign w:val="center"/>
          </w:tcPr>
          <w:p w14:paraId="2BD70D9C" w14:textId="77777777" w:rsidR="00B54D20" w:rsidRPr="002A6193" w:rsidRDefault="00B54D20" w:rsidP="00B54D20">
            <w:pPr>
              <w:widowControl w:val="0"/>
              <w:suppressAutoHyphens/>
              <w:spacing w:line="360" w:lineRule="auto"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</w:tcPr>
          <w:p w14:paraId="7431F5C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pezzi di legno per fermar corde | o altro |</w:t>
            </w:r>
          </w:p>
        </w:tc>
      </w:tr>
      <w:tr w:rsidR="00B54D20" w:rsidRPr="002A6193" w14:paraId="4C333635" w14:textId="77777777">
        <w:trPr>
          <w:trHeight w:val="279"/>
        </w:trPr>
        <w:tc>
          <w:tcPr>
            <w:tcW w:w="577" w:type="dxa"/>
            <w:vMerge w:val="restart"/>
          </w:tcPr>
          <w:p w14:paraId="1BD1DE74" w14:textId="77777777" w:rsidR="00B54D20" w:rsidRPr="002A6193" w:rsidRDefault="00B54D20" w:rsidP="00B9229F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15 </w:t>
            </w:r>
          </w:p>
        </w:tc>
        <w:tc>
          <w:tcPr>
            <w:tcW w:w="2470" w:type="dxa"/>
            <w:vMerge w:val="restart"/>
          </w:tcPr>
          <w:p w14:paraId="5D4FBB3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di ferro tiranti 12 libre di ferro e | tutti questi sono delli signori dell’Amiralità |</w:t>
            </w:r>
          </w:p>
        </w:tc>
        <w:tc>
          <w:tcPr>
            <w:tcW w:w="1764" w:type="dxa"/>
            <w:vMerge w:val="restart"/>
          </w:tcPr>
          <w:p w14:paraId="56CF0EB7" w14:textId="77777777" w:rsidR="00B54D20" w:rsidRPr="002A6193" w:rsidRDefault="00B54D20" w:rsidP="00B9229F">
            <w:pPr>
              <w:widowControl w:val="0"/>
              <w:suppressAutoHyphens/>
              <w:spacing w:line="360" w:lineRule="auto"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400 da 5 </w:t>
            </w:r>
          </w:p>
          <w:p w14:paraId="60747079" w14:textId="77777777" w:rsidR="00B54D20" w:rsidRPr="002A6193" w:rsidRDefault="00B54D20" w:rsidP="00B9229F">
            <w:pPr>
              <w:widowControl w:val="0"/>
              <w:suppressAutoHyphens/>
              <w:spacing w:line="360" w:lineRule="auto"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500 da 6 </w:t>
            </w:r>
          </w:p>
          <w:p w14:paraId="6E0BC4AB" w14:textId="77777777" w:rsidR="00B54D20" w:rsidRPr="002A6193" w:rsidRDefault="00B54D20" w:rsidP="00B9229F">
            <w:pPr>
              <w:widowControl w:val="0"/>
              <w:suppressAutoHyphens/>
              <w:spacing w:line="360" w:lineRule="auto"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da 7</w:t>
            </w:r>
          </w:p>
          <w:p w14:paraId="5484D7D8" w14:textId="77777777" w:rsidR="00B54D20" w:rsidRPr="002A6193" w:rsidRDefault="00B54D20" w:rsidP="00B9229F">
            <w:pPr>
              <w:widowControl w:val="0"/>
              <w:suppressAutoHyphens/>
              <w:spacing w:line="360" w:lineRule="auto"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 da 8</w:t>
            </w:r>
          </w:p>
          <w:p w14:paraId="07595FE6" w14:textId="77777777" w:rsidR="00B54D20" w:rsidRPr="002A6193" w:rsidRDefault="00B54D20" w:rsidP="00B9229F">
            <w:pPr>
              <w:widowControl w:val="0"/>
              <w:suppressAutoHyphens/>
              <w:spacing w:line="360" w:lineRule="auto"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100 da 9 </w:t>
            </w:r>
          </w:p>
        </w:tc>
        <w:tc>
          <w:tcPr>
            <w:tcW w:w="1602" w:type="dxa"/>
            <w:vMerge w:val="restart"/>
            <w:vAlign w:val="center"/>
          </w:tcPr>
          <w:p w14:paraId="0AC0B9A6" w14:textId="77777777" w:rsidR="00B54D20" w:rsidRPr="002A6193" w:rsidRDefault="00B54D20" w:rsidP="00B54D20">
            <w:pPr>
              <w:widowControl w:val="0"/>
              <w:suppressAutoHyphens/>
              <w:spacing w:line="360" w:lineRule="auto"/>
              <w:jc w:val="center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polici |</w:t>
            </w:r>
          </w:p>
        </w:tc>
        <w:tc>
          <w:tcPr>
            <w:tcW w:w="3226" w:type="dxa"/>
            <w:gridSpan w:val="2"/>
            <w:shd w:val="clear" w:color="auto" w:fill="auto"/>
          </w:tcPr>
          <w:p w14:paraId="1E9EC6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26 bastoni per metter le nettadore |</w:t>
            </w:r>
          </w:p>
        </w:tc>
      </w:tr>
      <w:tr w:rsidR="00B54D20" w:rsidRPr="002A6193" w14:paraId="6B5F63E1" w14:textId="77777777">
        <w:trPr>
          <w:trHeight w:val="276"/>
        </w:trPr>
        <w:tc>
          <w:tcPr>
            <w:tcW w:w="577" w:type="dxa"/>
            <w:vMerge/>
            <w:vAlign w:val="bottom"/>
          </w:tcPr>
          <w:p w14:paraId="63B3712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470" w:type="dxa"/>
            <w:vMerge/>
          </w:tcPr>
          <w:p w14:paraId="760A01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764" w:type="dxa"/>
            <w:vMerge/>
          </w:tcPr>
          <w:p w14:paraId="78E574E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02" w:type="dxa"/>
            <w:vMerge/>
          </w:tcPr>
          <w:p w14:paraId="15C2DF0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shd w:val="clear" w:color="auto" w:fill="auto"/>
            <w:vAlign w:val="center"/>
          </w:tcPr>
          <w:p w14:paraId="6FF37F1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 martelli di legno |</w:t>
            </w:r>
          </w:p>
        </w:tc>
      </w:tr>
      <w:tr w:rsidR="00B54D20" w:rsidRPr="002A6193" w14:paraId="1967D7F5" w14:textId="77777777">
        <w:trPr>
          <w:trHeight w:val="276"/>
        </w:trPr>
        <w:tc>
          <w:tcPr>
            <w:tcW w:w="577" w:type="dxa"/>
            <w:vMerge/>
            <w:vAlign w:val="bottom"/>
          </w:tcPr>
          <w:p w14:paraId="4587965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470" w:type="dxa"/>
            <w:vMerge/>
          </w:tcPr>
          <w:p w14:paraId="7DA04FB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764" w:type="dxa"/>
            <w:vMerge/>
          </w:tcPr>
          <w:p w14:paraId="0A1F08D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02" w:type="dxa"/>
            <w:vMerge/>
          </w:tcPr>
          <w:p w14:paraId="63A295D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shd w:val="clear" w:color="auto" w:fill="auto"/>
          </w:tcPr>
          <w:p w14:paraId="6F5B375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taglie grose per l’argano |</w:t>
            </w:r>
          </w:p>
        </w:tc>
      </w:tr>
      <w:tr w:rsidR="00B54D20" w:rsidRPr="002A6193" w14:paraId="712726A0" w14:textId="77777777">
        <w:trPr>
          <w:trHeight w:val="276"/>
        </w:trPr>
        <w:tc>
          <w:tcPr>
            <w:tcW w:w="577" w:type="dxa"/>
            <w:vMerge/>
            <w:vAlign w:val="bottom"/>
          </w:tcPr>
          <w:p w14:paraId="3FD49E8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470" w:type="dxa"/>
            <w:vMerge/>
          </w:tcPr>
          <w:p w14:paraId="5AD1A62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764" w:type="dxa"/>
            <w:vMerge/>
          </w:tcPr>
          <w:p w14:paraId="37E050E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02" w:type="dxa"/>
            <w:vMerge/>
          </w:tcPr>
          <w:p w14:paraId="338D92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vMerge w:val="restart"/>
            <w:shd w:val="clear" w:color="auto" w:fill="auto"/>
          </w:tcPr>
          <w:p w14:paraId="5942C25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taglie doppie per la vella | della gabbia |</w:t>
            </w:r>
          </w:p>
        </w:tc>
      </w:tr>
      <w:tr w:rsidR="00B54D20" w:rsidRPr="002A6193" w14:paraId="37FFDE69" w14:textId="77777777">
        <w:trPr>
          <w:trHeight w:val="611"/>
        </w:trPr>
        <w:tc>
          <w:tcPr>
            <w:tcW w:w="577" w:type="dxa"/>
          </w:tcPr>
          <w:p w14:paraId="0601B4DA" w14:textId="77777777" w:rsidR="00B54D20" w:rsidRPr="002A6193" w:rsidRDefault="00B54D20" w:rsidP="00B9229F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10 </w:t>
            </w:r>
          </w:p>
        </w:tc>
        <w:tc>
          <w:tcPr>
            <w:tcW w:w="2470" w:type="dxa"/>
          </w:tcPr>
          <w:p w14:paraId="0A83B1E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di ferro tiranti 5 libre di ferro che il | patrone ha nella nave |</w:t>
            </w:r>
          </w:p>
        </w:tc>
        <w:tc>
          <w:tcPr>
            <w:tcW w:w="1764" w:type="dxa"/>
            <w:vMerge/>
          </w:tcPr>
          <w:p w14:paraId="794C2F1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02" w:type="dxa"/>
            <w:vMerge/>
          </w:tcPr>
          <w:p w14:paraId="7AB8BA6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vMerge/>
          </w:tcPr>
          <w:p w14:paraId="1BD43B9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51A434A" w14:textId="77777777">
        <w:trPr>
          <w:trHeight w:val="274"/>
        </w:trPr>
        <w:tc>
          <w:tcPr>
            <w:tcW w:w="577" w:type="dxa"/>
            <w:vMerge w:val="restart"/>
          </w:tcPr>
          <w:p w14:paraId="6E043CF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26 </w:t>
            </w:r>
          </w:p>
        </w:tc>
        <w:tc>
          <w:tcPr>
            <w:tcW w:w="2470" w:type="dxa"/>
            <w:vMerge w:val="restart"/>
          </w:tcPr>
          <w:p w14:paraId="33A3628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|</w:t>
            </w:r>
          </w:p>
          <w:p w14:paraId="1E08126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et 6 pedriere |</w:t>
            </w:r>
          </w:p>
        </w:tc>
        <w:tc>
          <w:tcPr>
            <w:tcW w:w="3366" w:type="dxa"/>
            <w:gridSpan w:val="2"/>
          </w:tcPr>
          <w:p w14:paraId="36B63A0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fil di ferro |</w:t>
            </w:r>
          </w:p>
        </w:tc>
        <w:tc>
          <w:tcPr>
            <w:tcW w:w="3226" w:type="dxa"/>
            <w:gridSpan w:val="2"/>
            <w:vMerge w:val="restart"/>
          </w:tcPr>
          <w:p w14:paraId="07DD052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grande con 3 grosse ceghignole |</w:t>
            </w:r>
          </w:p>
        </w:tc>
      </w:tr>
      <w:tr w:rsidR="00B54D20" w:rsidRPr="002A6193" w14:paraId="58E88413" w14:textId="77777777">
        <w:trPr>
          <w:trHeight w:val="273"/>
        </w:trPr>
        <w:tc>
          <w:tcPr>
            <w:tcW w:w="577" w:type="dxa"/>
            <w:vMerge/>
          </w:tcPr>
          <w:p w14:paraId="1B943D3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470" w:type="dxa"/>
            <w:vMerge/>
          </w:tcPr>
          <w:p w14:paraId="20FDE7F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66" w:type="dxa"/>
            <w:gridSpan w:val="2"/>
          </w:tcPr>
          <w:p w14:paraId="47B9896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balanza con otto libre di peso |</w:t>
            </w:r>
          </w:p>
        </w:tc>
        <w:tc>
          <w:tcPr>
            <w:tcW w:w="3226" w:type="dxa"/>
            <w:gridSpan w:val="2"/>
            <w:vMerge/>
          </w:tcPr>
          <w:p w14:paraId="33DA4DD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2E0C958" w14:textId="77777777">
        <w:trPr>
          <w:trHeight w:val="479"/>
        </w:trPr>
        <w:tc>
          <w:tcPr>
            <w:tcW w:w="577" w:type="dxa"/>
          </w:tcPr>
          <w:p w14:paraId="6B1FA05F" w14:textId="77777777" w:rsidR="00B54D20" w:rsidRPr="002A6193" w:rsidRDefault="00B54D20" w:rsidP="00B9229F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95</w:t>
            </w:r>
          </w:p>
        </w:tc>
        <w:tc>
          <w:tcPr>
            <w:tcW w:w="2470" w:type="dxa"/>
            <w:vAlign w:val="bottom"/>
          </w:tcPr>
          <w:p w14:paraId="375843B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mezi barilli di polvere di peso di libre 100 |</w:t>
            </w:r>
          </w:p>
        </w:tc>
        <w:tc>
          <w:tcPr>
            <w:tcW w:w="3366" w:type="dxa"/>
            <w:gridSpan w:val="2"/>
            <w:vAlign w:val="bottom"/>
          </w:tcPr>
          <w:p w14:paraId="502995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instrumento che rompe con forza | gagliarda |</w:t>
            </w:r>
          </w:p>
        </w:tc>
        <w:tc>
          <w:tcPr>
            <w:tcW w:w="3226" w:type="dxa"/>
            <w:gridSpan w:val="2"/>
          </w:tcPr>
          <w:p w14:paraId="66562BF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0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chiodi senza testa |</w:t>
            </w:r>
          </w:p>
        </w:tc>
      </w:tr>
      <w:tr w:rsidR="00B54D20" w:rsidRPr="002A6193" w14:paraId="315257F7" w14:textId="77777777">
        <w:tc>
          <w:tcPr>
            <w:tcW w:w="577" w:type="dxa"/>
          </w:tcPr>
          <w:p w14:paraId="5498F40F" w14:textId="77777777" w:rsidR="00B54D20" w:rsidRPr="002A6193" w:rsidRDefault="00B54D20" w:rsidP="00B9229F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12 </w:t>
            </w:r>
          </w:p>
        </w:tc>
        <w:tc>
          <w:tcPr>
            <w:tcW w:w="2470" w:type="dxa"/>
          </w:tcPr>
          <w:p w14:paraId="0AD7BB0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altri mezi barilli di polvere di moschetto |</w:t>
            </w:r>
          </w:p>
        </w:tc>
        <w:tc>
          <w:tcPr>
            <w:tcW w:w="3366" w:type="dxa"/>
            <w:gridSpan w:val="2"/>
          </w:tcPr>
          <w:p w14:paraId="112F5570" w14:textId="77777777" w:rsidR="00B54D20" w:rsidRPr="002A6193" w:rsidRDefault="00B9229F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 grosso cucchiaro da piombo |</w:t>
            </w:r>
          </w:p>
        </w:tc>
        <w:tc>
          <w:tcPr>
            <w:tcW w:w="3226" w:type="dxa"/>
            <w:gridSpan w:val="2"/>
            <w:vMerge w:val="restart"/>
            <w:shd w:val="clear" w:color="auto" w:fill="auto"/>
            <w:vAlign w:val="center"/>
          </w:tcPr>
          <w:p w14:paraId="5FED654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libri de’ salmi. 1 biblia. | 1 libro de’ sermoni. 1 libro | nominato Postel, et un altro | Eingepoort et orationi tre | sopra tavola |</w:t>
            </w:r>
          </w:p>
        </w:tc>
      </w:tr>
      <w:tr w:rsidR="00B54D20" w:rsidRPr="002A6193" w14:paraId="31465208" w14:textId="77777777">
        <w:tc>
          <w:tcPr>
            <w:tcW w:w="577" w:type="dxa"/>
          </w:tcPr>
          <w:p w14:paraId="3F05610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107</w:t>
            </w:r>
          </w:p>
        </w:tc>
        <w:tc>
          <w:tcPr>
            <w:tcW w:w="2470" w:type="dxa"/>
          </w:tcPr>
          <w:p w14:paraId="4C68B35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mezi barilli |</w:t>
            </w:r>
          </w:p>
        </w:tc>
        <w:tc>
          <w:tcPr>
            <w:tcW w:w="3366" w:type="dxa"/>
            <w:gridSpan w:val="2"/>
          </w:tcPr>
          <w:p w14:paraId="67B41FD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di fil di ferro |</w:t>
            </w:r>
          </w:p>
        </w:tc>
        <w:tc>
          <w:tcPr>
            <w:tcW w:w="3226" w:type="dxa"/>
            <w:gridSpan w:val="2"/>
            <w:vMerge/>
            <w:shd w:val="clear" w:color="auto" w:fill="auto"/>
          </w:tcPr>
          <w:p w14:paraId="043646C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3D48094" w14:textId="77777777">
        <w:tc>
          <w:tcPr>
            <w:tcW w:w="577" w:type="dxa"/>
          </w:tcPr>
          <w:p w14:paraId="71C5BB8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470" w:type="dxa"/>
          </w:tcPr>
          <w:p w14:paraId="49B8BE0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mezzi di corda pesano 1008 libre |</w:t>
            </w:r>
          </w:p>
        </w:tc>
        <w:tc>
          <w:tcPr>
            <w:tcW w:w="3366" w:type="dxa"/>
            <w:gridSpan w:val="2"/>
          </w:tcPr>
          <w:p w14:paraId="4F5E059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raspa |</w:t>
            </w:r>
          </w:p>
        </w:tc>
        <w:tc>
          <w:tcPr>
            <w:tcW w:w="3226" w:type="dxa"/>
            <w:gridSpan w:val="2"/>
            <w:vMerge/>
            <w:shd w:val="clear" w:color="auto" w:fill="auto"/>
          </w:tcPr>
          <w:p w14:paraId="6509CB9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169E217" w14:textId="77777777">
        <w:tc>
          <w:tcPr>
            <w:tcW w:w="3047" w:type="dxa"/>
            <w:gridSpan w:val="2"/>
          </w:tcPr>
          <w:p w14:paraId="4A5578F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400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balle tonde di 12 libre |</w:t>
            </w:r>
          </w:p>
        </w:tc>
        <w:tc>
          <w:tcPr>
            <w:tcW w:w="3366" w:type="dxa"/>
            <w:gridSpan w:val="2"/>
          </w:tcPr>
          <w:p w14:paraId="4C0F903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lime |</w:t>
            </w:r>
          </w:p>
        </w:tc>
        <w:tc>
          <w:tcPr>
            <w:tcW w:w="3226" w:type="dxa"/>
            <w:gridSpan w:val="2"/>
            <w:vMerge/>
            <w:shd w:val="clear" w:color="auto" w:fill="auto"/>
          </w:tcPr>
          <w:p w14:paraId="0C1BCB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B5F49FC" w14:textId="77777777">
        <w:trPr>
          <w:trHeight w:val="344"/>
        </w:trPr>
        <w:tc>
          <w:tcPr>
            <w:tcW w:w="3047" w:type="dxa"/>
            <w:gridSpan w:val="2"/>
          </w:tcPr>
          <w:p w14:paraId="7613544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320 di 5 libre |</w:t>
            </w:r>
          </w:p>
        </w:tc>
        <w:tc>
          <w:tcPr>
            <w:tcW w:w="3366" w:type="dxa"/>
            <w:gridSpan w:val="2"/>
            <w:shd w:val="clear" w:color="auto" w:fill="auto"/>
          </w:tcPr>
          <w:p w14:paraId="5E955CB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forme da far balle |</w:t>
            </w:r>
          </w:p>
        </w:tc>
        <w:tc>
          <w:tcPr>
            <w:tcW w:w="3226" w:type="dxa"/>
            <w:gridSpan w:val="2"/>
            <w:vMerge/>
            <w:shd w:val="clear" w:color="auto" w:fill="auto"/>
          </w:tcPr>
          <w:p w14:paraId="2313D85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5D4CFCB" w14:textId="77777777">
        <w:trPr>
          <w:trHeight w:val="343"/>
        </w:trPr>
        <w:tc>
          <w:tcPr>
            <w:tcW w:w="3047" w:type="dxa"/>
            <w:gridSpan w:val="2"/>
          </w:tcPr>
          <w:p w14:paraId="21A6343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160 catene di 12 libre |</w:t>
            </w:r>
          </w:p>
        </w:tc>
        <w:tc>
          <w:tcPr>
            <w:tcW w:w="3366" w:type="dxa"/>
            <w:gridSpan w:val="2"/>
            <w:shd w:val="clear" w:color="auto" w:fill="auto"/>
          </w:tcPr>
          <w:p w14:paraId="002E22D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lucchetti da mano |</w:t>
            </w:r>
          </w:p>
        </w:tc>
        <w:tc>
          <w:tcPr>
            <w:tcW w:w="3226" w:type="dxa"/>
            <w:gridSpan w:val="2"/>
            <w:vMerge/>
            <w:shd w:val="clear" w:color="auto" w:fill="auto"/>
          </w:tcPr>
          <w:p w14:paraId="04FC159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271CF673" w14:textId="77777777">
        <w:trPr>
          <w:trHeight w:val="274"/>
        </w:trPr>
        <w:tc>
          <w:tcPr>
            <w:tcW w:w="3047" w:type="dxa"/>
            <w:gridSpan w:val="2"/>
          </w:tcPr>
          <w:p w14:paraId="60347EB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210 di 5 libre |</w:t>
            </w:r>
          </w:p>
        </w:tc>
        <w:tc>
          <w:tcPr>
            <w:tcW w:w="3366" w:type="dxa"/>
            <w:gridSpan w:val="2"/>
            <w:vMerge w:val="restart"/>
            <w:shd w:val="clear" w:color="auto" w:fill="auto"/>
          </w:tcPr>
          <w:p w14:paraId="58EE0F9D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4000 chiodi per ficchar li netadori |</w:t>
            </w:r>
          </w:p>
        </w:tc>
        <w:tc>
          <w:tcPr>
            <w:tcW w:w="3226" w:type="dxa"/>
            <w:gridSpan w:val="2"/>
            <w:vMerge w:val="restart"/>
            <w:shd w:val="clear" w:color="auto" w:fill="auto"/>
            <w:vAlign w:val="center"/>
          </w:tcPr>
          <w:p w14:paraId="3FD9F1C5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Nella nave del capitano Arent | Iacobson nominata San Christofforo: |</w:t>
            </w:r>
          </w:p>
        </w:tc>
      </w:tr>
      <w:tr w:rsidR="003D2246" w:rsidRPr="002A6193" w14:paraId="2B3FE30D" w14:textId="77777777">
        <w:trPr>
          <w:trHeight w:val="273"/>
        </w:trPr>
        <w:tc>
          <w:tcPr>
            <w:tcW w:w="3047" w:type="dxa"/>
            <w:gridSpan w:val="2"/>
          </w:tcPr>
          <w:p w14:paraId="1D27522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300 crosate di 12 libre |</w:t>
            </w:r>
          </w:p>
        </w:tc>
        <w:tc>
          <w:tcPr>
            <w:tcW w:w="3366" w:type="dxa"/>
            <w:gridSpan w:val="2"/>
            <w:vMerge/>
            <w:shd w:val="clear" w:color="auto" w:fill="auto"/>
          </w:tcPr>
          <w:p w14:paraId="08865FE2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vMerge/>
            <w:shd w:val="clear" w:color="auto" w:fill="auto"/>
            <w:vAlign w:val="center"/>
          </w:tcPr>
          <w:p w14:paraId="261914CE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777B7ABD" w14:textId="77777777">
        <w:trPr>
          <w:trHeight w:val="343"/>
        </w:trPr>
        <w:tc>
          <w:tcPr>
            <w:tcW w:w="3047" w:type="dxa"/>
            <w:gridSpan w:val="2"/>
          </w:tcPr>
          <w:p w14:paraId="4CF636C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210 di 5 libre |</w:t>
            </w:r>
          </w:p>
        </w:tc>
        <w:tc>
          <w:tcPr>
            <w:tcW w:w="3366" w:type="dxa"/>
            <w:gridSpan w:val="2"/>
            <w:shd w:val="clear" w:color="auto" w:fill="auto"/>
          </w:tcPr>
          <w:p w14:paraId="1C9F331A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tavole |</w:t>
            </w:r>
          </w:p>
        </w:tc>
        <w:tc>
          <w:tcPr>
            <w:tcW w:w="3226" w:type="dxa"/>
            <w:gridSpan w:val="2"/>
            <w:vMerge/>
            <w:shd w:val="clear" w:color="auto" w:fill="auto"/>
          </w:tcPr>
          <w:p w14:paraId="22782DA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5D84A65E" w14:textId="77777777">
        <w:trPr>
          <w:trHeight w:val="277"/>
        </w:trPr>
        <w:tc>
          <w:tcPr>
            <w:tcW w:w="3047" w:type="dxa"/>
            <w:gridSpan w:val="2"/>
          </w:tcPr>
          <w:p w14:paraId="57208B29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 cazze per caricar 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3366" w:type="dxa"/>
            <w:gridSpan w:val="2"/>
            <w:shd w:val="clear" w:color="auto" w:fill="auto"/>
          </w:tcPr>
          <w:p w14:paraId="16879052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longhi bastoni |</w:t>
            </w:r>
          </w:p>
        </w:tc>
        <w:tc>
          <w:tcPr>
            <w:tcW w:w="3226" w:type="dxa"/>
            <w:gridSpan w:val="2"/>
            <w:vMerge/>
            <w:shd w:val="clear" w:color="auto" w:fill="auto"/>
          </w:tcPr>
          <w:p w14:paraId="69B846E5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340A06C2" w14:textId="77777777">
        <w:trPr>
          <w:trHeight w:val="384"/>
        </w:trPr>
        <w:tc>
          <w:tcPr>
            <w:tcW w:w="3047" w:type="dxa"/>
            <w:gridSpan w:val="2"/>
            <w:vMerge w:val="restart"/>
          </w:tcPr>
          <w:p w14:paraId="44EF428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tonelli con borsa di corume per la | polvere |</w:t>
            </w:r>
          </w:p>
        </w:tc>
        <w:tc>
          <w:tcPr>
            <w:tcW w:w="3366" w:type="dxa"/>
            <w:gridSpan w:val="2"/>
            <w:shd w:val="clear" w:color="auto" w:fill="auto"/>
          </w:tcPr>
          <w:p w14:paraId="29D93CB2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tavola di rovere |</w:t>
            </w:r>
          </w:p>
        </w:tc>
        <w:tc>
          <w:tcPr>
            <w:tcW w:w="576" w:type="dxa"/>
            <w:shd w:val="clear" w:color="auto" w:fill="auto"/>
          </w:tcPr>
          <w:p w14:paraId="0DFA3CDA" w14:textId="77777777" w:rsidR="003D2246" w:rsidRPr="002A6193" w:rsidRDefault="003D2246" w:rsidP="003D2246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 </w:t>
            </w:r>
          </w:p>
        </w:tc>
        <w:tc>
          <w:tcPr>
            <w:tcW w:w="2650" w:type="dxa"/>
            <w:shd w:val="clear" w:color="auto" w:fill="auto"/>
          </w:tcPr>
          <w:p w14:paraId="53FD35E9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di ferro di tiro di 18 libre |</w:t>
            </w:r>
          </w:p>
        </w:tc>
      </w:tr>
      <w:tr w:rsidR="003D2246" w:rsidRPr="002A6193" w14:paraId="484C3DDD" w14:textId="77777777">
        <w:trPr>
          <w:trHeight w:val="275"/>
        </w:trPr>
        <w:tc>
          <w:tcPr>
            <w:tcW w:w="3047" w:type="dxa"/>
            <w:gridSpan w:val="2"/>
            <w:vMerge/>
          </w:tcPr>
          <w:p w14:paraId="7FB21584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66" w:type="dxa"/>
            <w:gridSpan w:val="2"/>
            <w:shd w:val="clear" w:color="auto" w:fill="auto"/>
          </w:tcPr>
          <w:p w14:paraId="6DF06F5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travetti di rovere |</w:t>
            </w:r>
          </w:p>
        </w:tc>
        <w:tc>
          <w:tcPr>
            <w:tcW w:w="576" w:type="dxa"/>
            <w:shd w:val="clear" w:color="auto" w:fill="auto"/>
            <w:vAlign w:val="bottom"/>
          </w:tcPr>
          <w:p w14:paraId="3BED8A9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20 </w:t>
            </w:r>
          </w:p>
        </w:tc>
        <w:tc>
          <w:tcPr>
            <w:tcW w:w="2650" w:type="dxa"/>
            <w:shd w:val="clear" w:color="auto" w:fill="auto"/>
          </w:tcPr>
          <w:p w14:paraId="4771A9D6" w14:textId="77777777" w:rsidR="007B64B9" w:rsidRPr="002A6193" w:rsidRDefault="007B64B9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  <w:p w14:paraId="22EBBA06" w14:textId="547FD741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pezzi di ferro di 12 libre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|</w:t>
            </w:r>
          </w:p>
        </w:tc>
      </w:tr>
      <w:tr w:rsidR="003D2246" w:rsidRPr="002A6193" w14:paraId="493141CD" w14:textId="77777777">
        <w:tc>
          <w:tcPr>
            <w:tcW w:w="3047" w:type="dxa"/>
            <w:gridSpan w:val="2"/>
          </w:tcPr>
          <w:p w14:paraId="2FEE1E4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6 pelle salate per coprir la polvere |</w:t>
            </w:r>
          </w:p>
        </w:tc>
        <w:tc>
          <w:tcPr>
            <w:tcW w:w="3366" w:type="dxa"/>
            <w:gridSpan w:val="2"/>
          </w:tcPr>
          <w:p w14:paraId="5D0C5F3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remi |</w:t>
            </w:r>
          </w:p>
        </w:tc>
        <w:tc>
          <w:tcPr>
            <w:tcW w:w="576" w:type="dxa"/>
          </w:tcPr>
          <w:p w14:paraId="3EAD7727" w14:textId="77777777" w:rsidR="003D2246" w:rsidRPr="002A6193" w:rsidRDefault="003D2246" w:rsidP="00C32199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 </w:t>
            </w:r>
          </w:p>
        </w:tc>
        <w:tc>
          <w:tcPr>
            <w:tcW w:w="2650" w:type="dxa"/>
          </w:tcPr>
          <w:p w14:paraId="1FC0F98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di ferro di 5 libre |</w:t>
            </w:r>
          </w:p>
        </w:tc>
      </w:tr>
      <w:tr w:rsidR="003D2246" w:rsidRPr="002A6193" w14:paraId="0E419F89" w14:textId="77777777">
        <w:trPr>
          <w:trHeight w:val="414"/>
        </w:trPr>
        <w:tc>
          <w:tcPr>
            <w:tcW w:w="3047" w:type="dxa"/>
            <w:gridSpan w:val="2"/>
          </w:tcPr>
          <w:p w14:paraId="01B6313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pelle di pecora |</w:t>
            </w:r>
          </w:p>
        </w:tc>
        <w:tc>
          <w:tcPr>
            <w:tcW w:w="3366" w:type="dxa"/>
            <w:gridSpan w:val="2"/>
            <w:vMerge w:val="restart"/>
          </w:tcPr>
          <w:p w14:paraId="4589BE80" w14:textId="77777777" w:rsidR="003D2246" w:rsidRPr="002A6193" w:rsidRDefault="00C32199" w:rsidP="00C32199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3D2246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lcuni travetti di rovere per | far le asse per li pezzi dell’|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artell(eri)a</w:t>
            </w:r>
            <w:r w:rsidR="003D2246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576" w:type="dxa"/>
            <w:vMerge w:val="restart"/>
          </w:tcPr>
          <w:p w14:paraId="505E19F4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</w:t>
            </w:r>
          </w:p>
        </w:tc>
        <w:tc>
          <w:tcPr>
            <w:tcW w:w="2650" w:type="dxa"/>
            <w:vMerge w:val="restart"/>
          </w:tcPr>
          <w:p w14:paraId="4516943C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tutti questi sono delli signori dell’|Amiralità prestati alla serenissima Republica con | 8 pedriere</w:t>
            </w:r>
            <w:r w:rsidR="00C32199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3D2246" w:rsidRPr="002A6193" w14:paraId="1EF4561F" w14:textId="77777777">
        <w:trPr>
          <w:trHeight w:val="413"/>
        </w:trPr>
        <w:tc>
          <w:tcPr>
            <w:tcW w:w="3047" w:type="dxa"/>
            <w:gridSpan w:val="2"/>
          </w:tcPr>
          <w:p w14:paraId="0692072A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250 granate |</w:t>
            </w:r>
          </w:p>
        </w:tc>
        <w:tc>
          <w:tcPr>
            <w:tcW w:w="3366" w:type="dxa"/>
            <w:gridSpan w:val="2"/>
            <w:vMerge/>
          </w:tcPr>
          <w:p w14:paraId="2B29992C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76" w:type="dxa"/>
            <w:vMerge/>
          </w:tcPr>
          <w:p w14:paraId="75E5E85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650" w:type="dxa"/>
            <w:vMerge/>
          </w:tcPr>
          <w:p w14:paraId="100EB2F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28E430EB" w14:textId="77777777">
        <w:trPr>
          <w:trHeight w:val="274"/>
        </w:trPr>
        <w:tc>
          <w:tcPr>
            <w:tcW w:w="3047" w:type="dxa"/>
            <w:gridSpan w:val="2"/>
            <w:vMerge w:val="restart"/>
          </w:tcPr>
          <w:p w14:paraId="1E989311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brazza di tella vecchia di vella |</w:t>
            </w:r>
          </w:p>
        </w:tc>
        <w:tc>
          <w:tcPr>
            <w:tcW w:w="3366" w:type="dxa"/>
            <w:gridSpan w:val="2"/>
          </w:tcPr>
          <w:p w14:paraId="5E4EC8AB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secchie di corame |</w:t>
            </w:r>
          </w:p>
        </w:tc>
        <w:tc>
          <w:tcPr>
            <w:tcW w:w="576" w:type="dxa"/>
            <w:vMerge/>
          </w:tcPr>
          <w:p w14:paraId="0F752BA1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650" w:type="dxa"/>
            <w:vMerge/>
          </w:tcPr>
          <w:p w14:paraId="1D177B5C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77ED0F20" w14:textId="77777777">
        <w:trPr>
          <w:trHeight w:val="273"/>
        </w:trPr>
        <w:tc>
          <w:tcPr>
            <w:tcW w:w="3047" w:type="dxa"/>
            <w:gridSpan w:val="2"/>
            <w:vMerge/>
          </w:tcPr>
          <w:p w14:paraId="55357F9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66" w:type="dxa"/>
            <w:gridSpan w:val="2"/>
          </w:tcPr>
          <w:p w14:paraId="006B892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catene per pigliar le velle |</w:t>
            </w:r>
          </w:p>
        </w:tc>
        <w:tc>
          <w:tcPr>
            <w:tcW w:w="576" w:type="dxa"/>
            <w:vMerge/>
          </w:tcPr>
          <w:p w14:paraId="3878C4AE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650" w:type="dxa"/>
            <w:vMerge/>
          </w:tcPr>
          <w:p w14:paraId="0C1E0D3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6BE7F92D" w14:textId="77777777">
        <w:tc>
          <w:tcPr>
            <w:tcW w:w="3047" w:type="dxa"/>
            <w:gridSpan w:val="2"/>
          </w:tcPr>
          <w:p w14:paraId="5C6A4844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nettadore dell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3366" w:type="dxa"/>
            <w:gridSpan w:val="2"/>
          </w:tcPr>
          <w:p w14:paraId="74634C7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shd w:val="clear" w:color="auto" w:fill="auto"/>
          </w:tcPr>
          <w:p w14:paraId="2079636C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</w:p>
        </w:tc>
      </w:tr>
      <w:tr w:rsidR="003D2246" w:rsidRPr="002A6193" w14:paraId="04F48FB0" w14:textId="77777777">
        <w:trPr>
          <w:trHeight w:val="414"/>
        </w:trPr>
        <w:tc>
          <w:tcPr>
            <w:tcW w:w="3047" w:type="dxa"/>
            <w:gridSpan w:val="2"/>
          </w:tcPr>
          <w:p w14:paraId="3D4F3679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quinterni di carta |</w:t>
            </w:r>
          </w:p>
        </w:tc>
        <w:tc>
          <w:tcPr>
            <w:tcW w:w="3366" w:type="dxa"/>
            <w:gridSpan w:val="2"/>
            <w:vMerge w:val="restart"/>
          </w:tcPr>
          <w:p w14:paraId="22E99501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2224 libre di corda batuta necessarie | per le taglie, et per adoperar all’|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576" w:type="dxa"/>
            <w:shd w:val="clear" w:color="auto" w:fill="auto"/>
          </w:tcPr>
          <w:p w14:paraId="7606010E" w14:textId="77777777" w:rsidR="003D2246" w:rsidRPr="002A6193" w:rsidRDefault="003D2246" w:rsidP="00D5221C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115 </w:t>
            </w:r>
          </w:p>
        </w:tc>
        <w:tc>
          <w:tcPr>
            <w:tcW w:w="2650" w:type="dxa"/>
            <w:shd w:val="clear" w:color="auto" w:fill="auto"/>
          </w:tcPr>
          <w:p w14:paraId="5F63710B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mezi tonelli polvere pesa | 100 libre |</w:t>
            </w:r>
          </w:p>
        </w:tc>
      </w:tr>
      <w:tr w:rsidR="003D2246" w:rsidRPr="002A6193" w14:paraId="59D16D91" w14:textId="77777777">
        <w:trPr>
          <w:trHeight w:val="413"/>
        </w:trPr>
        <w:tc>
          <w:tcPr>
            <w:tcW w:w="3047" w:type="dxa"/>
            <w:gridSpan w:val="2"/>
          </w:tcPr>
          <w:p w14:paraId="3538FA8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manoele di ferro |</w:t>
            </w:r>
          </w:p>
        </w:tc>
        <w:tc>
          <w:tcPr>
            <w:tcW w:w="3366" w:type="dxa"/>
            <w:gridSpan w:val="2"/>
            <w:vMerge/>
          </w:tcPr>
          <w:p w14:paraId="65EED6BE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76" w:type="dxa"/>
            <w:shd w:val="clear" w:color="auto" w:fill="auto"/>
          </w:tcPr>
          <w:p w14:paraId="16B1137D" w14:textId="77777777" w:rsidR="003D2246" w:rsidRPr="002A6193" w:rsidRDefault="003D2246" w:rsidP="00D5221C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</w:t>
            </w:r>
          </w:p>
        </w:tc>
        <w:tc>
          <w:tcPr>
            <w:tcW w:w="2650" w:type="dxa"/>
            <w:shd w:val="clear" w:color="auto" w:fill="auto"/>
          </w:tcPr>
          <w:p w14:paraId="22455B6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altri con polvere di moschetto |</w:t>
            </w:r>
          </w:p>
        </w:tc>
      </w:tr>
      <w:tr w:rsidR="003D2246" w:rsidRPr="002A6193" w14:paraId="714F66D7" w14:textId="77777777">
        <w:tc>
          <w:tcPr>
            <w:tcW w:w="3047" w:type="dxa"/>
            <w:gridSpan w:val="2"/>
          </w:tcPr>
          <w:p w14:paraId="52652F0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martelli grandi |</w:t>
            </w:r>
          </w:p>
        </w:tc>
        <w:tc>
          <w:tcPr>
            <w:tcW w:w="3366" w:type="dxa"/>
            <w:gridSpan w:val="2"/>
          </w:tcPr>
          <w:p w14:paraId="0EC9700B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mazzi di corda forcina |</w:t>
            </w:r>
          </w:p>
        </w:tc>
        <w:tc>
          <w:tcPr>
            <w:tcW w:w="576" w:type="dxa"/>
          </w:tcPr>
          <w:p w14:paraId="60DC035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127 </w:t>
            </w:r>
          </w:p>
        </w:tc>
        <w:tc>
          <w:tcPr>
            <w:tcW w:w="2650" w:type="dxa"/>
          </w:tcPr>
          <w:p w14:paraId="7378833B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mezi tonelli |</w:t>
            </w:r>
          </w:p>
        </w:tc>
      </w:tr>
      <w:tr w:rsidR="003D2246" w:rsidRPr="002A6193" w14:paraId="4F510F35" w14:textId="77777777">
        <w:tc>
          <w:tcPr>
            <w:tcW w:w="3047" w:type="dxa"/>
            <w:gridSpan w:val="2"/>
          </w:tcPr>
          <w:p w14:paraId="0E29426A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corbeglie con balle picciole di piombo |</w:t>
            </w:r>
          </w:p>
        </w:tc>
        <w:tc>
          <w:tcPr>
            <w:tcW w:w="3366" w:type="dxa"/>
            <w:gridSpan w:val="2"/>
          </w:tcPr>
          <w:p w14:paraId="5FE59D2B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mazzi di sorte minore |</w:t>
            </w:r>
          </w:p>
        </w:tc>
        <w:tc>
          <w:tcPr>
            <w:tcW w:w="576" w:type="dxa"/>
          </w:tcPr>
          <w:p w14:paraId="06CB717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650" w:type="dxa"/>
          </w:tcPr>
          <w:p w14:paraId="45CC727D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mazzi di corda pesano 11 libre |</w:t>
            </w:r>
          </w:p>
        </w:tc>
      </w:tr>
      <w:tr w:rsidR="003D2246" w:rsidRPr="002A6193" w14:paraId="0400634A" w14:textId="77777777">
        <w:trPr>
          <w:trHeight w:val="274"/>
        </w:trPr>
        <w:tc>
          <w:tcPr>
            <w:tcW w:w="3047" w:type="dxa"/>
            <w:gridSpan w:val="2"/>
          </w:tcPr>
          <w:p w14:paraId="73C1505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ceppi da piedi |</w:t>
            </w:r>
          </w:p>
        </w:tc>
        <w:tc>
          <w:tcPr>
            <w:tcW w:w="3366" w:type="dxa"/>
            <w:gridSpan w:val="2"/>
            <w:vMerge w:val="restart"/>
          </w:tcPr>
          <w:p w14:paraId="5A3550D5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mazzi di spago per accomodar | le velle |</w:t>
            </w:r>
          </w:p>
        </w:tc>
        <w:tc>
          <w:tcPr>
            <w:tcW w:w="3226" w:type="dxa"/>
            <w:gridSpan w:val="2"/>
            <w:shd w:val="clear" w:color="auto" w:fill="auto"/>
          </w:tcPr>
          <w:p w14:paraId="4A6AF33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 balle tonde di 18 libre |</w:t>
            </w:r>
          </w:p>
        </w:tc>
      </w:tr>
      <w:tr w:rsidR="003D2246" w:rsidRPr="002A6193" w14:paraId="7AB1046C" w14:textId="77777777">
        <w:trPr>
          <w:trHeight w:val="273"/>
        </w:trPr>
        <w:tc>
          <w:tcPr>
            <w:tcW w:w="3047" w:type="dxa"/>
            <w:gridSpan w:val="2"/>
          </w:tcPr>
          <w:p w14:paraId="1DEDC21C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da mano |</w:t>
            </w:r>
          </w:p>
        </w:tc>
        <w:tc>
          <w:tcPr>
            <w:tcW w:w="3366" w:type="dxa"/>
            <w:gridSpan w:val="2"/>
            <w:vMerge/>
          </w:tcPr>
          <w:p w14:paraId="453C76CD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shd w:val="clear" w:color="auto" w:fill="auto"/>
          </w:tcPr>
          <w:p w14:paraId="3BA66D04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600 di 12 libre |</w:t>
            </w:r>
          </w:p>
        </w:tc>
      </w:tr>
      <w:tr w:rsidR="003D2246" w:rsidRPr="002A6193" w14:paraId="740278F1" w14:textId="77777777">
        <w:trPr>
          <w:trHeight w:val="274"/>
        </w:trPr>
        <w:tc>
          <w:tcPr>
            <w:tcW w:w="3047" w:type="dxa"/>
            <w:gridSpan w:val="2"/>
          </w:tcPr>
          <w:p w14:paraId="7403987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lucchetti |</w:t>
            </w:r>
          </w:p>
        </w:tc>
        <w:tc>
          <w:tcPr>
            <w:tcW w:w="3366" w:type="dxa"/>
            <w:gridSpan w:val="2"/>
            <w:vMerge w:val="restart"/>
          </w:tcPr>
          <w:p w14:paraId="48FE2451" w14:textId="77777777" w:rsidR="003D2246" w:rsidRPr="002A6193" w:rsidRDefault="003D2246" w:rsidP="00E37A6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cavi piccioli per 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’artell(eri)e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3226" w:type="dxa"/>
            <w:gridSpan w:val="2"/>
            <w:vMerge w:val="restart"/>
          </w:tcPr>
          <w:p w14:paraId="58C40BB8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crosate di 18 libre |</w:t>
            </w:r>
          </w:p>
        </w:tc>
      </w:tr>
      <w:tr w:rsidR="003D2246" w:rsidRPr="002A6193" w14:paraId="087CF3C7" w14:textId="77777777">
        <w:trPr>
          <w:trHeight w:val="273"/>
        </w:trPr>
        <w:tc>
          <w:tcPr>
            <w:tcW w:w="3047" w:type="dxa"/>
            <w:gridSpan w:val="2"/>
          </w:tcPr>
          <w:p w14:paraId="1DE6B35C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cucchiari di piombo |</w:t>
            </w:r>
          </w:p>
        </w:tc>
        <w:tc>
          <w:tcPr>
            <w:tcW w:w="3366" w:type="dxa"/>
            <w:gridSpan w:val="2"/>
            <w:vMerge/>
          </w:tcPr>
          <w:p w14:paraId="367B830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vMerge/>
          </w:tcPr>
          <w:p w14:paraId="3B5D61C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6292C800" w14:textId="77777777">
        <w:tc>
          <w:tcPr>
            <w:tcW w:w="3047" w:type="dxa"/>
            <w:gridSpan w:val="2"/>
          </w:tcPr>
          <w:p w14:paraId="3CA0BCA9" w14:textId="77777777" w:rsidR="003D2246" w:rsidRPr="002A6193" w:rsidRDefault="003D2246" w:rsidP="00B54D20">
            <w:pPr>
              <w:widowControl w:val="0"/>
              <w:tabs>
                <w:tab w:val="center" w:pos="1521"/>
              </w:tabs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anelli |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ab/>
              <w:t xml:space="preserve"> </w:t>
            </w:r>
          </w:p>
        </w:tc>
        <w:tc>
          <w:tcPr>
            <w:tcW w:w="3366" w:type="dxa"/>
            <w:gridSpan w:val="2"/>
          </w:tcPr>
          <w:p w14:paraId="7D726F0A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libre di secco |</w:t>
            </w:r>
          </w:p>
        </w:tc>
        <w:tc>
          <w:tcPr>
            <w:tcW w:w="3226" w:type="dxa"/>
            <w:gridSpan w:val="2"/>
          </w:tcPr>
          <w:p w14:paraId="2A1AD60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130 cattene di 18 libre |</w:t>
            </w:r>
          </w:p>
        </w:tc>
      </w:tr>
      <w:tr w:rsidR="003D2246" w:rsidRPr="002A6193" w14:paraId="64E938D6" w14:textId="77777777">
        <w:tc>
          <w:tcPr>
            <w:tcW w:w="3047" w:type="dxa"/>
            <w:gridSpan w:val="2"/>
          </w:tcPr>
          <w:p w14:paraId="340F9DF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occhi di ferro quadri |</w:t>
            </w:r>
          </w:p>
        </w:tc>
        <w:tc>
          <w:tcPr>
            <w:tcW w:w="3366" w:type="dxa"/>
            <w:gridSpan w:val="2"/>
          </w:tcPr>
          <w:p w14:paraId="562AD64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 libre di grasso di porco |</w:t>
            </w:r>
          </w:p>
        </w:tc>
        <w:tc>
          <w:tcPr>
            <w:tcW w:w="3226" w:type="dxa"/>
            <w:gridSpan w:val="2"/>
          </w:tcPr>
          <w:p w14:paraId="446B56AE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300 cattene di 12 libre |</w:t>
            </w:r>
          </w:p>
        </w:tc>
      </w:tr>
      <w:tr w:rsidR="003D2246" w:rsidRPr="002A6193" w14:paraId="36BD7B35" w14:textId="77777777">
        <w:tc>
          <w:tcPr>
            <w:tcW w:w="3047" w:type="dxa"/>
            <w:gridSpan w:val="2"/>
          </w:tcPr>
          <w:p w14:paraId="62364B99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 stecchi di ferro |</w:t>
            </w:r>
          </w:p>
        </w:tc>
        <w:tc>
          <w:tcPr>
            <w:tcW w:w="3366" w:type="dxa"/>
            <w:gridSpan w:val="2"/>
          </w:tcPr>
          <w:p w14:paraId="57FF0EF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agucchie per le velle |</w:t>
            </w:r>
          </w:p>
        </w:tc>
        <w:tc>
          <w:tcPr>
            <w:tcW w:w="3226" w:type="dxa"/>
            <w:gridSpan w:val="2"/>
          </w:tcPr>
          <w:p w14:paraId="6EEDE029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300 balle crosate di 12 libre |</w:t>
            </w:r>
          </w:p>
        </w:tc>
      </w:tr>
      <w:tr w:rsidR="003D2246" w:rsidRPr="002A6193" w14:paraId="31984A9B" w14:textId="77777777">
        <w:tc>
          <w:tcPr>
            <w:tcW w:w="3047" w:type="dxa"/>
            <w:gridSpan w:val="2"/>
          </w:tcPr>
          <w:p w14:paraId="1E2C72E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42 cavicchie o spille di ferro |</w:t>
            </w:r>
          </w:p>
        </w:tc>
        <w:tc>
          <w:tcPr>
            <w:tcW w:w="3366" w:type="dxa"/>
            <w:gridSpan w:val="2"/>
          </w:tcPr>
          <w:p w14:paraId="2A40C8C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sessole |</w:t>
            </w:r>
          </w:p>
        </w:tc>
        <w:tc>
          <w:tcPr>
            <w:tcW w:w="3226" w:type="dxa"/>
            <w:gridSpan w:val="2"/>
          </w:tcPr>
          <w:p w14:paraId="12646C38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300 balle tonde di 6 libre |</w:t>
            </w:r>
          </w:p>
        </w:tc>
      </w:tr>
      <w:tr w:rsidR="003D2246" w:rsidRPr="002A6193" w14:paraId="4B62C0C2" w14:textId="77777777">
        <w:tc>
          <w:tcPr>
            <w:tcW w:w="3047" w:type="dxa"/>
            <w:gridSpan w:val="2"/>
          </w:tcPr>
          <w:p w14:paraId="3A72E0DE" w14:textId="50D7033B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600 libre di piombo piato |</w:t>
            </w:r>
          </w:p>
        </w:tc>
        <w:tc>
          <w:tcPr>
            <w:tcW w:w="3366" w:type="dxa"/>
            <w:gridSpan w:val="2"/>
          </w:tcPr>
          <w:p w14:paraId="64298634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10000 chiodi da tromba |</w:t>
            </w:r>
          </w:p>
        </w:tc>
        <w:tc>
          <w:tcPr>
            <w:tcW w:w="3226" w:type="dxa"/>
            <w:gridSpan w:val="2"/>
          </w:tcPr>
          <w:p w14:paraId="280E65C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cattene di 5 libre |</w:t>
            </w:r>
          </w:p>
        </w:tc>
      </w:tr>
      <w:tr w:rsidR="003D2246" w:rsidRPr="002A6193" w14:paraId="02F0425E" w14:textId="77777777">
        <w:tc>
          <w:tcPr>
            <w:tcW w:w="3047" w:type="dxa"/>
            <w:gridSpan w:val="2"/>
          </w:tcPr>
          <w:p w14:paraId="2689A0EE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cariche da canone di lata stagnato |</w:t>
            </w:r>
          </w:p>
        </w:tc>
        <w:tc>
          <w:tcPr>
            <w:tcW w:w="3366" w:type="dxa"/>
            <w:gridSpan w:val="2"/>
          </w:tcPr>
          <w:p w14:paraId="08EF84C2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libre di secco |</w:t>
            </w:r>
          </w:p>
        </w:tc>
        <w:tc>
          <w:tcPr>
            <w:tcW w:w="3226" w:type="dxa"/>
            <w:gridSpan w:val="2"/>
          </w:tcPr>
          <w:p w14:paraId="67C4C61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 nettadore |</w:t>
            </w:r>
          </w:p>
        </w:tc>
      </w:tr>
      <w:tr w:rsidR="003D2246" w:rsidRPr="002A6193" w14:paraId="130C1B0A" w14:textId="77777777">
        <w:tc>
          <w:tcPr>
            <w:tcW w:w="3047" w:type="dxa"/>
            <w:gridSpan w:val="2"/>
          </w:tcPr>
          <w:p w14:paraId="562EB3BD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pirie |</w:t>
            </w:r>
          </w:p>
        </w:tc>
        <w:tc>
          <w:tcPr>
            <w:tcW w:w="3366" w:type="dxa"/>
            <w:gridSpan w:val="2"/>
          </w:tcPr>
          <w:p w14:paraId="58B23E3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63 libre di grasso di porco |</w:t>
            </w:r>
          </w:p>
        </w:tc>
        <w:tc>
          <w:tcPr>
            <w:tcW w:w="3226" w:type="dxa"/>
            <w:gridSpan w:val="2"/>
          </w:tcPr>
          <w:p w14:paraId="4909ABAE" w14:textId="77777777" w:rsidR="003D2246" w:rsidRPr="002A6193" w:rsidRDefault="003D2246" w:rsidP="00E37A6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 nettadore d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3D2246" w:rsidRPr="002A6193" w14:paraId="73CBA21B" w14:textId="77777777">
        <w:tc>
          <w:tcPr>
            <w:tcW w:w="3047" w:type="dxa"/>
            <w:gridSpan w:val="2"/>
          </w:tcPr>
          <w:p w14:paraId="5276068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laterneta |</w:t>
            </w:r>
          </w:p>
        </w:tc>
        <w:tc>
          <w:tcPr>
            <w:tcW w:w="3366" w:type="dxa"/>
            <w:gridSpan w:val="2"/>
          </w:tcPr>
          <w:p w14:paraId="14E5563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pegola dura |</w:t>
            </w:r>
          </w:p>
        </w:tc>
        <w:tc>
          <w:tcPr>
            <w:tcW w:w="3226" w:type="dxa"/>
            <w:gridSpan w:val="2"/>
          </w:tcPr>
          <w:p w14:paraId="3D294868" w14:textId="63A3D682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tonelli con borse di corame | per la polvere |</w:t>
            </w:r>
          </w:p>
        </w:tc>
      </w:tr>
      <w:tr w:rsidR="003D2246" w:rsidRPr="002A6193" w14:paraId="3B6EABF3" w14:textId="77777777">
        <w:tc>
          <w:tcPr>
            <w:tcW w:w="3047" w:type="dxa"/>
            <w:gridSpan w:val="2"/>
          </w:tcPr>
          <w:p w14:paraId="6616EE5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crivelli |</w:t>
            </w:r>
          </w:p>
        </w:tc>
        <w:tc>
          <w:tcPr>
            <w:tcW w:w="3366" w:type="dxa"/>
            <w:gridSpan w:val="2"/>
          </w:tcPr>
          <w:p w14:paraId="18C1E48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salnitro |</w:t>
            </w:r>
          </w:p>
        </w:tc>
        <w:tc>
          <w:tcPr>
            <w:tcW w:w="3226" w:type="dxa"/>
            <w:gridSpan w:val="2"/>
          </w:tcPr>
          <w:p w14:paraId="616A05D5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smallCaps/>
                <w:kern w:val="2"/>
                <w:sz w:val="24"/>
                <w:szCs w:val="24"/>
                <w:lang w:eastAsia="hi-IN" w:bidi="hi-IN"/>
              </w:rPr>
              <w:t>x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pelle salate per coprir la polvere |</w:t>
            </w:r>
          </w:p>
        </w:tc>
      </w:tr>
      <w:tr w:rsidR="003D2246" w:rsidRPr="002A6193" w14:paraId="4941736D" w14:textId="77777777">
        <w:trPr>
          <w:trHeight w:val="274"/>
        </w:trPr>
        <w:tc>
          <w:tcPr>
            <w:tcW w:w="3047" w:type="dxa"/>
            <w:gridSpan w:val="2"/>
            <w:vMerge w:val="restart"/>
          </w:tcPr>
          <w:p w14:paraId="1FC74E83" w14:textId="0FF27B34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 libra </w:t>
            </w:r>
            <w:r w:rsidR="0028312D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1/2</w:t>
            </w:r>
            <w:r w:rsidR="00123BC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 fillo per cucir li cargatori delle polveri |</w:t>
            </w:r>
          </w:p>
        </w:tc>
        <w:tc>
          <w:tcPr>
            <w:tcW w:w="3366" w:type="dxa"/>
            <w:gridSpan w:val="2"/>
          </w:tcPr>
          <w:p w14:paraId="3C1BCB2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libre di solfere |</w:t>
            </w:r>
          </w:p>
        </w:tc>
        <w:tc>
          <w:tcPr>
            <w:tcW w:w="3226" w:type="dxa"/>
            <w:gridSpan w:val="2"/>
            <w:vMerge w:val="restart"/>
          </w:tcPr>
          <w:p w14:paraId="114CC580" w14:textId="77777777" w:rsidR="003D2246" w:rsidRPr="002A6193" w:rsidRDefault="003D2246" w:rsidP="00D5221C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cazze per caricare |</w:t>
            </w:r>
          </w:p>
        </w:tc>
      </w:tr>
      <w:tr w:rsidR="003D2246" w:rsidRPr="002A6193" w14:paraId="380DAEF6" w14:textId="77777777">
        <w:trPr>
          <w:trHeight w:val="273"/>
        </w:trPr>
        <w:tc>
          <w:tcPr>
            <w:tcW w:w="3047" w:type="dxa"/>
            <w:gridSpan w:val="2"/>
            <w:vMerge/>
          </w:tcPr>
          <w:p w14:paraId="6EF5F1B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66" w:type="dxa"/>
            <w:gridSpan w:val="2"/>
          </w:tcPr>
          <w:p w14:paraId="6C46E081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libre di sapone |</w:t>
            </w:r>
          </w:p>
        </w:tc>
        <w:tc>
          <w:tcPr>
            <w:tcW w:w="3226" w:type="dxa"/>
            <w:gridSpan w:val="2"/>
            <w:vMerge/>
          </w:tcPr>
          <w:p w14:paraId="761FABC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5CA790A8" w14:textId="77777777">
        <w:tc>
          <w:tcPr>
            <w:tcW w:w="3047" w:type="dxa"/>
            <w:gridSpan w:val="2"/>
          </w:tcPr>
          <w:p w14:paraId="7FFDD9B9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picche longhe |</w:t>
            </w:r>
          </w:p>
        </w:tc>
        <w:tc>
          <w:tcPr>
            <w:tcW w:w="3366" w:type="dxa"/>
            <w:gridSpan w:val="2"/>
          </w:tcPr>
          <w:p w14:paraId="48967D8D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poti d’oglio |</w:t>
            </w:r>
          </w:p>
        </w:tc>
        <w:tc>
          <w:tcPr>
            <w:tcW w:w="3226" w:type="dxa"/>
            <w:gridSpan w:val="2"/>
          </w:tcPr>
          <w:p w14:paraId="505B611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martelli grandi |</w:t>
            </w:r>
          </w:p>
        </w:tc>
      </w:tr>
      <w:tr w:rsidR="003D2246" w:rsidRPr="002A6193" w14:paraId="2258E390" w14:textId="77777777">
        <w:trPr>
          <w:trHeight w:val="274"/>
        </w:trPr>
        <w:tc>
          <w:tcPr>
            <w:tcW w:w="3047" w:type="dxa"/>
            <w:gridSpan w:val="2"/>
          </w:tcPr>
          <w:p w14:paraId="236561D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corte |</w:t>
            </w:r>
          </w:p>
        </w:tc>
        <w:tc>
          <w:tcPr>
            <w:tcW w:w="3366" w:type="dxa"/>
            <w:gridSpan w:val="2"/>
            <w:vMerge w:val="restart"/>
          </w:tcPr>
          <w:p w14:paraId="036627CE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libre di sapone per il capo bombardiero |</w:t>
            </w:r>
          </w:p>
        </w:tc>
        <w:tc>
          <w:tcPr>
            <w:tcW w:w="3226" w:type="dxa"/>
            <w:gridSpan w:val="2"/>
            <w:vMerge w:val="restart"/>
          </w:tcPr>
          <w:p w14:paraId="0111C901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pelle di peccora |</w:t>
            </w:r>
          </w:p>
        </w:tc>
      </w:tr>
      <w:tr w:rsidR="003D2246" w:rsidRPr="002A6193" w14:paraId="1BB6CBC2" w14:textId="77777777">
        <w:trPr>
          <w:trHeight w:val="273"/>
        </w:trPr>
        <w:tc>
          <w:tcPr>
            <w:tcW w:w="3047" w:type="dxa"/>
            <w:gridSpan w:val="2"/>
          </w:tcPr>
          <w:p w14:paraId="471EC7A1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moschetti |</w:t>
            </w:r>
          </w:p>
        </w:tc>
        <w:tc>
          <w:tcPr>
            <w:tcW w:w="3366" w:type="dxa"/>
            <w:gridSpan w:val="2"/>
            <w:vMerge/>
          </w:tcPr>
          <w:p w14:paraId="02DD594D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vMerge/>
          </w:tcPr>
          <w:p w14:paraId="00B786B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297DF4D5" w14:textId="77777777">
        <w:trPr>
          <w:trHeight w:val="274"/>
        </w:trPr>
        <w:tc>
          <w:tcPr>
            <w:tcW w:w="3047" w:type="dxa"/>
            <w:gridSpan w:val="2"/>
          </w:tcPr>
          <w:p w14:paraId="4EB39654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sabole |</w:t>
            </w:r>
          </w:p>
        </w:tc>
        <w:tc>
          <w:tcPr>
            <w:tcW w:w="3366" w:type="dxa"/>
            <w:gridSpan w:val="2"/>
            <w:vMerge w:val="restart"/>
          </w:tcPr>
          <w:p w14:paraId="5A9AFECD" w14:textId="77777777" w:rsidR="003D2246" w:rsidRPr="002A6193" w:rsidRDefault="00D5221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</w:t>
            </w:r>
            <w:r w:rsidR="003D2246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na parte di suola vecchia | necessaria per far nettadore |</w:t>
            </w:r>
          </w:p>
        </w:tc>
        <w:tc>
          <w:tcPr>
            <w:tcW w:w="3226" w:type="dxa"/>
            <w:gridSpan w:val="2"/>
            <w:vMerge w:val="restart"/>
          </w:tcPr>
          <w:p w14:paraId="072DDE62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cocchiare di piombo |</w:t>
            </w:r>
          </w:p>
          <w:p w14:paraId="05B91C4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anelli |</w:t>
            </w:r>
          </w:p>
        </w:tc>
      </w:tr>
      <w:tr w:rsidR="003D2246" w:rsidRPr="002A6193" w14:paraId="322EF492" w14:textId="77777777">
        <w:trPr>
          <w:trHeight w:val="273"/>
        </w:trPr>
        <w:tc>
          <w:tcPr>
            <w:tcW w:w="3047" w:type="dxa"/>
            <w:gridSpan w:val="2"/>
          </w:tcPr>
          <w:p w14:paraId="6026559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mazzi di stoppa |</w:t>
            </w:r>
          </w:p>
        </w:tc>
        <w:tc>
          <w:tcPr>
            <w:tcW w:w="3366" w:type="dxa"/>
            <w:gridSpan w:val="2"/>
            <w:vMerge/>
          </w:tcPr>
          <w:p w14:paraId="39AE3CE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vMerge/>
          </w:tcPr>
          <w:p w14:paraId="6C63227D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3D2246" w:rsidRPr="002A6193" w14:paraId="601CBD8D" w14:textId="77777777">
        <w:tc>
          <w:tcPr>
            <w:tcW w:w="3047" w:type="dxa"/>
            <w:gridSpan w:val="2"/>
          </w:tcPr>
          <w:p w14:paraId="4E6952E4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mazzi di stoppa per il capo bombadiero |</w:t>
            </w:r>
          </w:p>
        </w:tc>
        <w:tc>
          <w:tcPr>
            <w:tcW w:w="3366" w:type="dxa"/>
            <w:gridSpan w:val="2"/>
          </w:tcPr>
          <w:p w14:paraId="399DC41A" w14:textId="77777777" w:rsidR="003D2246" w:rsidRPr="002A6193" w:rsidRDefault="003D2246" w:rsidP="00E37A6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52 ruote d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di pino |</w:t>
            </w:r>
          </w:p>
        </w:tc>
        <w:tc>
          <w:tcPr>
            <w:tcW w:w="3226" w:type="dxa"/>
            <w:gridSpan w:val="2"/>
          </w:tcPr>
          <w:p w14:paraId="7478FA0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occhi di ferro quadri |</w:t>
            </w:r>
          </w:p>
        </w:tc>
      </w:tr>
      <w:tr w:rsidR="003D2246" w:rsidRPr="002A6193" w14:paraId="5C90512A" w14:textId="77777777">
        <w:tc>
          <w:tcPr>
            <w:tcW w:w="3047" w:type="dxa"/>
            <w:gridSpan w:val="2"/>
          </w:tcPr>
          <w:p w14:paraId="49A0B05A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barille di balle da moschetto |</w:t>
            </w:r>
          </w:p>
        </w:tc>
        <w:tc>
          <w:tcPr>
            <w:tcW w:w="3366" w:type="dxa"/>
            <w:gridSpan w:val="2"/>
          </w:tcPr>
          <w:p w14:paraId="349A364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55 taglie doppie |</w:t>
            </w:r>
          </w:p>
        </w:tc>
        <w:tc>
          <w:tcPr>
            <w:tcW w:w="3226" w:type="dxa"/>
            <w:gridSpan w:val="2"/>
          </w:tcPr>
          <w:p w14:paraId="1B210382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114 stecchi di ferro |</w:t>
            </w:r>
          </w:p>
        </w:tc>
      </w:tr>
      <w:tr w:rsidR="003D2246" w:rsidRPr="002A6193" w14:paraId="24C95A2F" w14:textId="77777777">
        <w:tc>
          <w:tcPr>
            <w:tcW w:w="3047" w:type="dxa"/>
            <w:gridSpan w:val="2"/>
          </w:tcPr>
          <w:p w14:paraId="2786A84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barilli grandi cerchiati di ferro |</w:t>
            </w:r>
          </w:p>
        </w:tc>
        <w:tc>
          <w:tcPr>
            <w:tcW w:w="3366" w:type="dxa"/>
            <w:gridSpan w:val="2"/>
          </w:tcPr>
          <w:p w14:paraId="73F27478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55 semplici |</w:t>
            </w:r>
          </w:p>
        </w:tc>
        <w:tc>
          <w:tcPr>
            <w:tcW w:w="3226" w:type="dxa"/>
            <w:gridSpan w:val="2"/>
          </w:tcPr>
          <w:p w14:paraId="376B2724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cavicchie o spille di ferro |</w:t>
            </w:r>
          </w:p>
        </w:tc>
      </w:tr>
      <w:tr w:rsidR="003D2246" w:rsidRPr="002A6193" w14:paraId="7D50A910" w14:textId="77777777">
        <w:tc>
          <w:tcPr>
            <w:tcW w:w="3047" w:type="dxa"/>
            <w:gridSpan w:val="2"/>
          </w:tcPr>
          <w:p w14:paraId="5B958933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barilli da galeotta per pigliar l’acqua |</w:t>
            </w:r>
          </w:p>
        </w:tc>
        <w:tc>
          <w:tcPr>
            <w:tcW w:w="3366" w:type="dxa"/>
            <w:gridSpan w:val="2"/>
          </w:tcPr>
          <w:p w14:paraId="12BD5859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manoele torte |</w:t>
            </w:r>
          </w:p>
        </w:tc>
        <w:tc>
          <w:tcPr>
            <w:tcW w:w="3226" w:type="dxa"/>
            <w:gridSpan w:val="2"/>
          </w:tcPr>
          <w:p w14:paraId="04F31A9D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600 libre di piombo piato |</w:t>
            </w:r>
          </w:p>
        </w:tc>
      </w:tr>
      <w:tr w:rsidR="003D2246" w:rsidRPr="002A6193" w14:paraId="4D9327AC" w14:textId="77777777">
        <w:tc>
          <w:tcPr>
            <w:tcW w:w="3047" w:type="dxa"/>
            <w:gridSpan w:val="2"/>
          </w:tcPr>
          <w:p w14:paraId="1A72B53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boccali da birra |</w:t>
            </w:r>
          </w:p>
        </w:tc>
        <w:tc>
          <w:tcPr>
            <w:tcW w:w="3366" w:type="dxa"/>
            <w:gridSpan w:val="2"/>
          </w:tcPr>
          <w:p w14:paraId="3D9EAFC2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54 calcatori |</w:t>
            </w:r>
          </w:p>
        </w:tc>
        <w:tc>
          <w:tcPr>
            <w:tcW w:w="3226" w:type="dxa"/>
            <w:gridSpan w:val="2"/>
          </w:tcPr>
          <w:p w14:paraId="0BC988D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quinterni di carta |</w:t>
            </w:r>
          </w:p>
        </w:tc>
      </w:tr>
      <w:tr w:rsidR="003D2246" w:rsidRPr="002A6193" w14:paraId="452F801C" w14:textId="77777777">
        <w:trPr>
          <w:trHeight w:val="274"/>
        </w:trPr>
        <w:tc>
          <w:tcPr>
            <w:tcW w:w="3047" w:type="dxa"/>
            <w:gridSpan w:val="2"/>
          </w:tcPr>
          <w:p w14:paraId="2165D89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pire |</w:t>
            </w:r>
          </w:p>
        </w:tc>
        <w:tc>
          <w:tcPr>
            <w:tcW w:w="3366" w:type="dxa"/>
            <w:gridSpan w:val="2"/>
            <w:vMerge w:val="restart"/>
          </w:tcPr>
          <w:p w14:paraId="5B32C9EF" w14:textId="77777777" w:rsidR="003D2246" w:rsidRPr="002A6193" w:rsidRDefault="003D2246" w:rsidP="00E37A6B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 laterne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metter balle dentro | 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3226" w:type="dxa"/>
            <w:gridSpan w:val="2"/>
            <w:shd w:val="clear" w:color="auto" w:fill="auto"/>
          </w:tcPr>
          <w:p w14:paraId="4679AEB0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manoele di ferro |</w:t>
            </w:r>
          </w:p>
        </w:tc>
      </w:tr>
      <w:tr w:rsidR="003D2246" w:rsidRPr="002A6193" w14:paraId="5B5F079A" w14:textId="77777777">
        <w:trPr>
          <w:trHeight w:val="273"/>
        </w:trPr>
        <w:tc>
          <w:tcPr>
            <w:tcW w:w="3047" w:type="dxa"/>
            <w:gridSpan w:val="2"/>
          </w:tcPr>
          <w:p w14:paraId="4A529AC5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5000 chiodi scocesi |</w:t>
            </w:r>
          </w:p>
        </w:tc>
        <w:tc>
          <w:tcPr>
            <w:tcW w:w="3366" w:type="dxa"/>
            <w:gridSpan w:val="2"/>
            <w:vMerge/>
          </w:tcPr>
          <w:p w14:paraId="5E086748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shd w:val="clear" w:color="auto" w:fill="auto"/>
          </w:tcPr>
          <w:p w14:paraId="036F2EB2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manoele di legno |</w:t>
            </w:r>
          </w:p>
        </w:tc>
      </w:tr>
      <w:tr w:rsidR="003D2246" w:rsidRPr="002A6193" w14:paraId="1BA4F03A" w14:textId="77777777">
        <w:tc>
          <w:tcPr>
            <w:tcW w:w="3047" w:type="dxa"/>
            <w:gridSpan w:val="2"/>
          </w:tcPr>
          <w:p w14:paraId="67B38DD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chiamati lasysen più grandi |</w:t>
            </w:r>
          </w:p>
        </w:tc>
        <w:tc>
          <w:tcPr>
            <w:tcW w:w="3366" w:type="dxa"/>
            <w:gridSpan w:val="2"/>
          </w:tcPr>
          <w:p w14:paraId="6E554459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dozine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inpaghi per l’artiglieria | </w:t>
            </w:r>
          </w:p>
        </w:tc>
        <w:tc>
          <w:tcPr>
            <w:tcW w:w="3226" w:type="dxa"/>
            <w:gridSpan w:val="2"/>
          </w:tcPr>
          <w:p w14:paraId="582C02F7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  <w:p w14:paraId="2B7AA8A8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300 granate |</w:t>
            </w:r>
          </w:p>
        </w:tc>
      </w:tr>
      <w:tr w:rsidR="003D2246" w:rsidRPr="002A6193" w14:paraId="377915D7" w14:textId="77777777">
        <w:trPr>
          <w:trHeight w:val="274"/>
        </w:trPr>
        <w:tc>
          <w:tcPr>
            <w:tcW w:w="3047" w:type="dxa"/>
            <w:gridSpan w:val="2"/>
          </w:tcPr>
          <w:p w14:paraId="21A0A794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delli stessi semplici |</w:t>
            </w:r>
          </w:p>
        </w:tc>
        <w:tc>
          <w:tcPr>
            <w:tcW w:w="3366" w:type="dxa"/>
            <w:gridSpan w:val="2"/>
            <w:vMerge w:val="restart"/>
          </w:tcPr>
          <w:p w14:paraId="2B49AFAF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pestadori per le cariche di carta | da metter nell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 </w:t>
            </w:r>
          </w:p>
        </w:tc>
        <w:tc>
          <w:tcPr>
            <w:tcW w:w="3226" w:type="dxa"/>
            <w:gridSpan w:val="2"/>
            <w:shd w:val="clear" w:color="auto" w:fill="auto"/>
          </w:tcPr>
          <w:p w14:paraId="44E59B0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ceppi da piedi |</w:t>
            </w:r>
          </w:p>
        </w:tc>
      </w:tr>
      <w:tr w:rsidR="003D2246" w:rsidRPr="002A6193" w14:paraId="5581235C" w14:textId="77777777">
        <w:trPr>
          <w:trHeight w:val="273"/>
        </w:trPr>
        <w:tc>
          <w:tcPr>
            <w:tcW w:w="3047" w:type="dxa"/>
            <w:gridSpan w:val="2"/>
          </w:tcPr>
          <w:p w14:paraId="3B4798B8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doppii |</w:t>
            </w:r>
          </w:p>
        </w:tc>
        <w:tc>
          <w:tcPr>
            <w:tcW w:w="3366" w:type="dxa"/>
            <w:gridSpan w:val="2"/>
            <w:vMerge/>
          </w:tcPr>
          <w:p w14:paraId="44BAACDA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226" w:type="dxa"/>
            <w:gridSpan w:val="2"/>
            <w:shd w:val="clear" w:color="auto" w:fill="auto"/>
          </w:tcPr>
          <w:p w14:paraId="4885F126" w14:textId="77777777" w:rsidR="003D2246" w:rsidRPr="002A6193" w:rsidRDefault="003D22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ceppi da mani |</w:t>
            </w:r>
          </w:p>
        </w:tc>
      </w:tr>
    </w:tbl>
    <w:p w14:paraId="5636511E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266r /</w:t>
      </w:r>
    </w:p>
    <w:tbl>
      <w:tblPr>
        <w:tblStyle w:val="Grigliatabell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501"/>
        <w:gridCol w:w="1608"/>
        <w:gridCol w:w="576"/>
        <w:gridCol w:w="2693"/>
        <w:gridCol w:w="1615"/>
        <w:gridCol w:w="1537"/>
      </w:tblGrid>
      <w:tr w:rsidR="00B54D20" w:rsidRPr="002A6193" w14:paraId="6A41313F" w14:textId="77777777">
        <w:tc>
          <w:tcPr>
            <w:tcW w:w="3151" w:type="dxa"/>
            <w:gridSpan w:val="2"/>
          </w:tcPr>
          <w:p w14:paraId="7CD2DDC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 lucchetti |</w:t>
            </w:r>
          </w:p>
        </w:tc>
        <w:tc>
          <w:tcPr>
            <w:tcW w:w="3300" w:type="dxa"/>
            <w:gridSpan w:val="2"/>
            <w:vMerge w:val="restart"/>
          </w:tcPr>
          <w:p w14:paraId="40936BD2" w14:textId="77777777" w:rsidR="00B54D20" w:rsidRPr="002A6193" w:rsidRDefault="00534EE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na parte di corda vecchia necessaria | per nettadori di tonelli |</w:t>
            </w:r>
          </w:p>
        </w:tc>
        <w:tc>
          <w:tcPr>
            <w:tcW w:w="3188" w:type="dxa"/>
            <w:gridSpan w:val="2"/>
          </w:tcPr>
          <w:p w14:paraId="729C1E3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ceppi |</w:t>
            </w:r>
          </w:p>
        </w:tc>
      </w:tr>
      <w:tr w:rsidR="00B54D20" w:rsidRPr="002A6193" w14:paraId="3366708A" w14:textId="77777777">
        <w:tc>
          <w:tcPr>
            <w:tcW w:w="3151" w:type="dxa"/>
            <w:gridSpan w:val="2"/>
          </w:tcPr>
          <w:p w14:paraId="620B407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bastoni novi |</w:t>
            </w:r>
          </w:p>
        </w:tc>
        <w:tc>
          <w:tcPr>
            <w:tcW w:w="3300" w:type="dxa"/>
            <w:gridSpan w:val="2"/>
            <w:vMerge/>
          </w:tcPr>
          <w:p w14:paraId="64B5C5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 w:val="restart"/>
          </w:tcPr>
          <w:p w14:paraId="2C75846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ceppi da mano |</w:t>
            </w:r>
          </w:p>
        </w:tc>
      </w:tr>
      <w:tr w:rsidR="00B54D20" w:rsidRPr="002A6193" w14:paraId="7980BBA5" w14:textId="77777777">
        <w:tc>
          <w:tcPr>
            <w:tcW w:w="3151" w:type="dxa"/>
            <w:gridSpan w:val="2"/>
          </w:tcPr>
          <w:p w14:paraId="7BF82C4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brazza di telle di vella vecchia |</w:t>
            </w:r>
          </w:p>
        </w:tc>
        <w:tc>
          <w:tcPr>
            <w:tcW w:w="3300" w:type="dxa"/>
            <w:gridSpan w:val="2"/>
            <w:vMerge/>
          </w:tcPr>
          <w:p w14:paraId="7AC7B14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/>
            <w:shd w:val="clear" w:color="auto" w:fill="auto"/>
          </w:tcPr>
          <w:p w14:paraId="59E9CD9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27F6CCB" w14:textId="77777777">
        <w:trPr>
          <w:trHeight w:val="414"/>
        </w:trPr>
        <w:tc>
          <w:tcPr>
            <w:tcW w:w="3151" w:type="dxa"/>
            <w:gridSpan w:val="2"/>
            <w:vMerge w:val="restart"/>
          </w:tcPr>
          <w:p w14:paraId="5AABA61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2558 libre di corda battuta necessaria per le taglie, | et per adoperare all’arte(…)lla |</w:t>
            </w:r>
          </w:p>
        </w:tc>
        <w:tc>
          <w:tcPr>
            <w:tcW w:w="3300" w:type="dxa"/>
            <w:gridSpan w:val="2"/>
          </w:tcPr>
          <w:p w14:paraId="060EE79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148 ruote per l’artiglieria |</w:t>
            </w:r>
          </w:p>
        </w:tc>
        <w:tc>
          <w:tcPr>
            <w:tcW w:w="3188" w:type="dxa"/>
            <w:gridSpan w:val="2"/>
            <w:shd w:val="clear" w:color="auto" w:fill="auto"/>
          </w:tcPr>
          <w:p w14:paraId="04D6762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 lucchetti |</w:t>
            </w:r>
          </w:p>
        </w:tc>
      </w:tr>
      <w:tr w:rsidR="00B54D20" w:rsidRPr="002A6193" w14:paraId="335E46E7" w14:textId="77777777">
        <w:trPr>
          <w:trHeight w:val="413"/>
        </w:trPr>
        <w:tc>
          <w:tcPr>
            <w:tcW w:w="3151" w:type="dxa"/>
            <w:gridSpan w:val="2"/>
            <w:vMerge/>
          </w:tcPr>
          <w:p w14:paraId="5D7D6B2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00" w:type="dxa"/>
            <w:gridSpan w:val="2"/>
            <w:vMerge w:val="restart"/>
          </w:tcPr>
          <w:p w14:paraId="2F85AFD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pezzi di legno per alzar, et drizzar | l’artiglieria |</w:t>
            </w:r>
          </w:p>
        </w:tc>
        <w:tc>
          <w:tcPr>
            <w:tcW w:w="3188" w:type="dxa"/>
            <w:gridSpan w:val="2"/>
            <w:shd w:val="clear" w:color="auto" w:fill="auto"/>
          </w:tcPr>
          <w:p w14:paraId="36B75C5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52 quinterni di carta |</w:t>
            </w:r>
          </w:p>
        </w:tc>
      </w:tr>
      <w:tr w:rsidR="00B54D20" w:rsidRPr="002A6193" w14:paraId="65EA20B3" w14:textId="77777777">
        <w:tc>
          <w:tcPr>
            <w:tcW w:w="3151" w:type="dxa"/>
            <w:gridSpan w:val="2"/>
          </w:tcPr>
          <w:p w14:paraId="42D2E8D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mazzi di corda forsina |</w:t>
            </w:r>
          </w:p>
        </w:tc>
        <w:tc>
          <w:tcPr>
            <w:tcW w:w="3300" w:type="dxa"/>
            <w:gridSpan w:val="2"/>
            <w:vMerge/>
          </w:tcPr>
          <w:p w14:paraId="303AEFD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601021B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brazze di tella di velle vecchie |</w:t>
            </w:r>
          </w:p>
        </w:tc>
      </w:tr>
      <w:tr w:rsidR="00B54D20" w:rsidRPr="002A6193" w14:paraId="62A6962A" w14:textId="77777777">
        <w:tc>
          <w:tcPr>
            <w:tcW w:w="3151" w:type="dxa"/>
            <w:gridSpan w:val="2"/>
          </w:tcPr>
          <w:p w14:paraId="61F56E3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mazzi di sorte minore |</w:t>
            </w:r>
          </w:p>
        </w:tc>
        <w:tc>
          <w:tcPr>
            <w:tcW w:w="3300" w:type="dxa"/>
            <w:gridSpan w:val="2"/>
          </w:tcPr>
          <w:p w14:paraId="1F91D8C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68 taglie grosse |</w:t>
            </w:r>
          </w:p>
        </w:tc>
        <w:tc>
          <w:tcPr>
            <w:tcW w:w="3188" w:type="dxa"/>
            <w:gridSpan w:val="2"/>
          </w:tcPr>
          <w:p w14:paraId="3935DE8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tavole |</w:t>
            </w:r>
          </w:p>
        </w:tc>
      </w:tr>
      <w:tr w:rsidR="00B54D20" w:rsidRPr="002A6193" w14:paraId="0D079467" w14:textId="77777777">
        <w:tc>
          <w:tcPr>
            <w:tcW w:w="3151" w:type="dxa"/>
            <w:gridSpan w:val="2"/>
          </w:tcPr>
          <w:p w14:paraId="2BDBC12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mazzi di spago per accomodae le velle |</w:t>
            </w:r>
          </w:p>
        </w:tc>
        <w:tc>
          <w:tcPr>
            <w:tcW w:w="3300" w:type="dxa"/>
            <w:gridSpan w:val="2"/>
          </w:tcPr>
          <w:p w14:paraId="288D73E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semplici |</w:t>
            </w:r>
          </w:p>
        </w:tc>
        <w:tc>
          <w:tcPr>
            <w:tcW w:w="3188" w:type="dxa"/>
            <w:gridSpan w:val="2"/>
          </w:tcPr>
          <w:p w14:paraId="55A3EE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bastoni longhi |</w:t>
            </w:r>
          </w:p>
        </w:tc>
      </w:tr>
      <w:tr w:rsidR="00B54D20" w:rsidRPr="002A6193" w14:paraId="5B5A037E" w14:textId="77777777">
        <w:tc>
          <w:tcPr>
            <w:tcW w:w="3151" w:type="dxa"/>
            <w:gridSpan w:val="2"/>
          </w:tcPr>
          <w:p w14:paraId="76D4E01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cavi piccioli per l’artiglieria |</w:t>
            </w:r>
          </w:p>
        </w:tc>
        <w:tc>
          <w:tcPr>
            <w:tcW w:w="3300" w:type="dxa"/>
            <w:gridSpan w:val="2"/>
            <w:vMerge w:val="restart"/>
          </w:tcPr>
          <w:p w14:paraId="5FA51CA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4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dozine di stropagli per | l’artiglierie</w:t>
            </w:r>
            <w:r w:rsidR="00534EE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3188" w:type="dxa"/>
            <w:gridSpan w:val="2"/>
          </w:tcPr>
          <w:p w14:paraId="5C4843B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tavola di rovere |</w:t>
            </w:r>
          </w:p>
        </w:tc>
      </w:tr>
      <w:tr w:rsidR="00B54D20" w:rsidRPr="002A6193" w14:paraId="05FB9419" w14:textId="77777777">
        <w:tc>
          <w:tcPr>
            <w:tcW w:w="3151" w:type="dxa"/>
            <w:gridSpan w:val="2"/>
          </w:tcPr>
          <w:p w14:paraId="2744CDF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cattene di ferro da pigliar le velle |</w:t>
            </w:r>
          </w:p>
        </w:tc>
        <w:tc>
          <w:tcPr>
            <w:tcW w:w="3300" w:type="dxa"/>
            <w:gridSpan w:val="2"/>
            <w:vMerge/>
          </w:tcPr>
          <w:p w14:paraId="159E6A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79712DE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remi |</w:t>
            </w:r>
          </w:p>
        </w:tc>
      </w:tr>
      <w:tr w:rsidR="00B54D20" w:rsidRPr="002A6193" w14:paraId="145EB871" w14:textId="77777777">
        <w:tc>
          <w:tcPr>
            <w:tcW w:w="3151" w:type="dxa"/>
            <w:gridSpan w:val="2"/>
          </w:tcPr>
          <w:p w14:paraId="1F6D432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remi |</w:t>
            </w:r>
          </w:p>
        </w:tc>
        <w:tc>
          <w:tcPr>
            <w:tcW w:w="3300" w:type="dxa"/>
            <w:gridSpan w:val="2"/>
          </w:tcPr>
          <w:p w14:paraId="3DB5C7E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45 calcadori |</w:t>
            </w:r>
          </w:p>
        </w:tc>
        <w:tc>
          <w:tcPr>
            <w:tcW w:w="3188" w:type="dxa"/>
            <w:gridSpan w:val="2"/>
            <w:vMerge w:val="restart"/>
          </w:tcPr>
          <w:p w14:paraId="01C273C9" w14:textId="77777777" w:rsidR="00B54D20" w:rsidRPr="002A6193" w:rsidRDefault="00E055FA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lcuni travi di rovere p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er far asse per le | ruste dell’artell(eri)e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, et tavole | </w:t>
            </w:r>
          </w:p>
          <w:p w14:paraId="1BE0A67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secchie di corame |</w:t>
            </w:r>
          </w:p>
        </w:tc>
      </w:tr>
      <w:tr w:rsidR="00B54D20" w:rsidRPr="002A6193" w14:paraId="11F4B8A5" w14:textId="77777777">
        <w:tc>
          <w:tcPr>
            <w:tcW w:w="3151" w:type="dxa"/>
            <w:gridSpan w:val="2"/>
          </w:tcPr>
          <w:p w14:paraId="10D67AA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carghe de canoni di lata stagnata |</w:t>
            </w:r>
          </w:p>
        </w:tc>
        <w:tc>
          <w:tcPr>
            <w:tcW w:w="3300" w:type="dxa"/>
            <w:gridSpan w:val="2"/>
            <w:vMerge w:val="restart"/>
          </w:tcPr>
          <w:p w14:paraId="0F2D1E7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88 laterne da metter con balle nelle | 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artell(eri)e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3188" w:type="dxa"/>
            <w:gridSpan w:val="2"/>
            <w:vMerge/>
          </w:tcPr>
          <w:p w14:paraId="50F63FA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3F73D53" w14:textId="77777777">
        <w:tc>
          <w:tcPr>
            <w:tcW w:w="3151" w:type="dxa"/>
            <w:gridSpan w:val="2"/>
          </w:tcPr>
          <w:p w14:paraId="745C56A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pirie |</w:t>
            </w:r>
          </w:p>
        </w:tc>
        <w:tc>
          <w:tcPr>
            <w:tcW w:w="3300" w:type="dxa"/>
            <w:gridSpan w:val="2"/>
            <w:vMerge/>
          </w:tcPr>
          <w:p w14:paraId="15750DC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/>
          </w:tcPr>
          <w:p w14:paraId="469F2FB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7834080" w14:textId="77777777">
        <w:tc>
          <w:tcPr>
            <w:tcW w:w="3151" w:type="dxa"/>
            <w:gridSpan w:val="2"/>
          </w:tcPr>
          <w:p w14:paraId="1EF886ED" w14:textId="77777777" w:rsidR="00B54D20" w:rsidRPr="002A6193" w:rsidRDefault="00534EE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na laterneta |</w:t>
            </w:r>
          </w:p>
        </w:tc>
        <w:tc>
          <w:tcPr>
            <w:tcW w:w="3300" w:type="dxa"/>
            <w:gridSpan w:val="2"/>
            <w:vMerge w:val="restart"/>
          </w:tcPr>
          <w:p w14:paraId="3F5CE98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pestadore per le cariche della | carta |</w:t>
            </w:r>
          </w:p>
        </w:tc>
        <w:tc>
          <w:tcPr>
            <w:tcW w:w="3188" w:type="dxa"/>
            <w:gridSpan w:val="2"/>
            <w:vMerge w:val="restart"/>
          </w:tcPr>
          <w:p w14:paraId="6A78633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botte da acqua cerchiate di ferro |</w:t>
            </w:r>
          </w:p>
        </w:tc>
      </w:tr>
      <w:tr w:rsidR="00B54D20" w:rsidRPr="002A6193" w14:paraId="3B17ABCA" w14:textId="77777777">
        <w:tc>
          <w:tcPr>
            <w:tcW w:w="3151" w:type="dxa"/>
            <w:gridSpan w:val="2"/>
          </w:tcPr>
          <w:p w14:paraId="714E2A3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crivelli |</w:t>
            </w:r>
          </w:p>
        </w:tc>
        <w:tc>
          <w:tcPr>
            <w:tcW w:w="3300" w:type="dxa"/>
            <w:gridSpan w:val="2"/>
            <w:vMerge/>
          </w:tcPr>
          <w:p w14:paraId="5EB6774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/>
          </w:tcPr>
          <w:p w14:paraId="190A4C2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9916A75" w14:textId="77777777">
        <w:tc>
          <w:tcPr>
            <w:tcW w:w="3151" w:type="dxa"/>
            <w:gridSpan w:val="2"/>
          </w:tcPr>
          <w:p w14:paraId="16262C64" w14:textId="0BCE06E1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 libra et </w:t>
            </w:r>
            <w:r w:rsidR="0028312D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1/2</w:t>
            </w:r>
            <w:r w:rsidR="00123BC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 fillo per cucir li cargatori | delle polveri |</w:t>
            </w:r>
          </w:p>
        </w:tc>
        <w:tc>
          <w:tcPr>
            <w:tcW w:w="3300" w:type="dxa"/>
            <w:gridSpan w:val="2"/>
          </w:tcPr>
          <w:p w14:paraId="5181C12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martelli di legno |</w:t>
            </w:r>
          </w:p>
        </w:tc>
        <w:tc>
          <w:tcPr>
            <w:tcW w:w="3188" w:type="dxa"/>
            <w:gridSpan w:val="2"/>
          </w:tcPr>
          <w:p w14:paraId="79DC0AA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barilli da galeotta per pigliar acqua |</w:t>
            </w:r>
          </w:p>
        </w:tc>
      </w:tr>
      <w:tr w:rsidR="00B54D20" w:rsidRPr="002A6193" w14:paraId="7663FB3F" w14:textId="77777777">
        <w:tc>
          <w:tcPr>
            <w:tcW w:w="3151" w:type="dxa"/>
            <w:gridSpan w:val="2"/>
          </w:tcPr>
          <w:p w14:paraId="2AADD0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300 mazzi di stoppa |</w:t>
            </w:r>
          </w:p>
        </w:tc>
        <w:tc>
          <w:tcPr>
            <w:tcW w:w="3300" w:type="dxa"/>
            <w:gridSpan w:val="2"/>
            <w:vMerge w:val="restart"/>
          </w:tcPr>
          <w:p w14:paraId="6926F7C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  <w:p w14:paraId="16FC9AD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libri de’ salmi. Una bibia |</w:t>
            </w:r>
          </w:p>
          <w:p w14:paraId="73CCBBC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Un libro de’ salmi. Uno chiamato | Postel, et un altro Eingepoort | et 3 orationi sopra tavola |</w:t>
            </w:r>
          </w:p>
        </w:tc>
        <w:tc>
          <w:tcPr>
            <w:tcW w:w="3188" w:type="dxa"/>
            <w:gridSpan w:val="2"/>
          </w:tcPr>
          <w:p w14:paraId="104D092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62 picche lunghe |</w:t>
            </w:r>
          </w:p>
        </w:tc>
      </w:tr>
      <w:tr w:rsidR="00B54D20" w:rsidRPr="002A6193" w14:paraId="56E8C128" w14:textId="77777777">
        <w:trPr>
          <w:trHeight w:val="274"/>
        </w:trPr>
        <w:tc>
          <w:tcPr>
            <w:tcW w:w="3151" w:type="dxa"/>
            <w:gridSpan w:val="2"/>
            <w:vMerge w:val="restart"/>
          </w:tcPr>
          <w:p w14:paraId="74AA8BE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70 mazzi ancora per li bombardieri |</w:t>
            </w:r>
          </w:p>
        </w:tc>
        <w:tc>
          <w:tcPr>
            <w:tcW w:w="3300" w:type="dxa"/>
            <w:gridSpan w:val="2"/>
            <w:vMerge/>
          </w:tcPr>
          <w:p w14:paraId="4DC726F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6C2EB52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62 corte |</w:t>
            </w:r>
          </w:p>
        </w:tc>
      </w:tr>
      <w:tr w:rsidR="00B54D20" w:rsidRPr="002A6193" w14:paraId="3386179A" w14:textId="77777777">
        <w:trPr>
          <w:trHeight w:val="273"/>
        </w:trPr>
        <w:tc>
          <w:tcPr>
            <w:tcW w:w="3151" w:type="dxa"/>
            <w:gridSpan w:val="2"/>
            <w:vMerge/>
          </w:tcPr>
          <w:p w14:paraId="3A46FE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00" w:type="dxa"/>
            <w:gridSpan w:val="2"/>
            <w:vMerge/>
          </w:tcPr>
          <w:p w14:paraId="50A47F2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51AEA1E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moschetti con le bandeliere |</w:t>
            </w:r>
          </w:p>
        </w:tc>
      </w:tr>
      <w:tr w:rsidR="00B54D20" w:rsidRPr="002A6193" w14:paraId="499261AA" w14:textId="77777777">
        <w:tc>
          <w:tcPr>
            <w:tcW w:w="3151" w:type="dxa"/>
            <w:gridSpan w:val="2"/>
          </w:tcPr>
          <w:p w14:paraId="3A442C0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8000 chiodi schocesi |</w:t>
            </w:r>
          </w:p>
        </w:tc>
        <w:tc>
          <w:tcPr>
            <w:tcW w:w="3300" w:type="dxa"/>
            <w:gridSpan w:val="2"/>
            <w:vMerge/>
          </w:tcPr>
          <w:p w14:paraId="64594A5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508641A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sabole o scimitare |</w:t>
            </w:r>
          </w:p>
        </w:tc>
      </w:tr>
      <w:tr w:rsidR="00B54D20" w:rsidRPr="002A6193" w14:paraId="31FCCA6C" w14:textId="77777777">
        <w:tc>
          <w:tcPr>
            <w:tcW w:w="3151" w:type="dxa"/>
            <w:gridSpan w:val="2"/>
          </w:tcPr>
          <w:p w14:paraId="0FB98C1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chiodi detti lasysers |</w:t>
            </w:r>
          </w:p>
        </w:tc>
        <w:tc>
          <w:tcPr>
            <w:tcW w:w="3300" w:type="dxa"/>
            <w:gridSpan w:val="2"/>
            <w:vMerge/>
          </w:tcPr>
          <w:p w14:paraId="5C40970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34EE38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barilli con balle di moschetto |</w:t>
            </w:r>
          </w:p>
        </w:tc>
      </w:tr>
      <w:tr w:rsidR="00B54D20" w:rsidRPr="002A6193" w14:paraId="1D9BB993" w14:textId="77777777">
        <w:tc>
          <w:tcPr>
            <w:tcW w:w="3151" w:type="dxa"/>
            <w:gridSpan w:val="2"/>
          </w:tcPr>
          <w:p w14:paraId="49EE70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semplici |</w:t>
            </w:r>
          </w:p>
        </w:tc>
        <w:tc>
          <w:tcPr>
            <w:tcW w:w="3300" w:type="dxa"/>
            <w:gridSpan w:val="2"/>
            <w:vMerge w:val="restart"/>
            <w:vAlign w:val="center"/>
          </w:tcPr>
          <w:p w14:paraId="5B5D80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Nella nave del capitano Hach | nominata San Francesco |</w:t>
            </w:r>
          </w:p>
        </w:tc>
        <w:tc>
          <w:tcPr>
            <w:tcW w:w="3188" w:type="dxa"/>
            <w:gridSpan w:val="2"/>
            <w:vMerge w:val="restart"/>
          </w:tcPr>
          <w:p w14:paraId="2D0E6DE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carghe di canone di lata stagnata |</w:t>
            </w:r>
          </w:p>
        </w:tc>
      </w:tr>
      <w:tr w:rsidR="00B54D20" w:rsidRPr="002A6193" w14:paraId="2E78352C" w14:textId="77777777">
        <w:tc>
          <w:tcPr>
            <w:tcW w:w="3151" w:type="dxa"/>
            <w:gridSpan w:val="2"/>
          </w:tcPr>
          <w:p w14:paraId="7A2AF0C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doppii |</w:t>
            </w:r>
          </w:p>
        </w:tc>
        <w:tc>
          <w:tcPr>
            <w:tcW w:w="3300" w:type="dxa"/>
            <w:gridSpan w:val="2"/>
            <w:vMerge/>
          </w:tcPr>
          <w:p w14:paraId="5C63DAD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/>
          </w:tcPr>
          <w:p w14:paraId="7DCFF85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9706D8C" w14:textId="77777777">
        <w:tc>
          <w:tcPr>
            <w:tcW w:w="1521" w:type="dxa"/>
          </w:tcPr>
          <w:p w14:paraId="549C98B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8000 di 5</w:t>
            </w:r>
          </w:p>
        </w:tc>
        <w:tc>
          <w:tcPr>
            <w:tcW w:w="1630" w:type="dxa"/>
            <w:vMerge w:val="restart"/>
            <w:vAlign w:val="center"/>
          </w:tcPr>
          <w:p w14:paraId="169CC75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polici |</w:t>
            </w:r>
          </w:p>
        </w:tc>
        <w:tc>
          <w:tcPr>
            <w:tcW w:w="3300" w:type="dxa"/>
            <w:gridSpan w:val="2"/>
            <w:vMerge/>
          </w:tcPr>
          <w:p w14:paraId="1797C99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351D8B2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pirie |</w:t>
            </w:r>
          </w:p>
        </w:tc>
      </w:tr>
      <w:tr w:rsidR="00B54D20" w:rsidRPr="002A6193" w14:paraId="009F4207" w14:textId="77777777">
        <w:tc>
          <w:tcPr>
            <w:tcW w:w="1521" w:type="dxa"/>
          </w:tcPr>
          <w:p w14:paraId="792782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5050 di 6</w:t>
            </w:r>
          </w:p>
        </w:tc>
        <w:tc>
          <w:tcPr>
            <w:tcW w:w="1630" w:type="dxa"/>
            <w:vMerge/>
          </w:tcPr>
          <w:p w14:paraId="7BD5B91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00" w:type="dxa"/>
            <w:gridSpan w:val="2"/>
            <w:vMerge/>
          </w:tcPr>
          <w:p w14:paraId="512AE48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758EC1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lanterneta |</w:t>
            </w:r>
          </w:p>
        </w:tc>
      </w:tr>
      <w:tr w:rsidR="00B54D20" w:rsidRPr="002A6193" w14:paraId="475068F0" w14:textId="77777777">
        <w:trPr>
          <w:trHeight w:val="274"/>
        </w:trPr>
        <w:tc>
          <w:tcPr>
            <w:tcW w:w="1521" w:type="dxa"/>
            <w:vMerge w:val="restart"/>
          </w:tcPr>
          <w:p w14:paraId="78B4A85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2070 di 7</w:t>
            </w:r>
          </w:p>
        </w:tc>
        <w:tc>
          <w:tcPr>
            <w:tcW w:w="1630" w:type="dxa"/>
            <w:vMerge/>
          </w:tcPr>
          <w:p w14:paraId="45AAC20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76" w:type="dxa"/>
            <w:vMerge w:val="restart"/>
          </w:tcPr>
          <w:p w14:paraId="42E1B924" w14:textId="77777777" w:rsidR="00B54D20" w:rsidRPr="002A6193" w:rsidRDefault="00B54D20" w:rsidP="00534EE4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16 </w:t>
            </w:r>
          </w:p>
        </w:tc>
        <w:tc>
          <w:tcPr>
            <w:tcW w:w="2724" w:type="dxa"/>
            <w:vMerge w:val="restart"/>
          </w:tcPr>
          <w:p w14:paraId="688881E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di ferro di tiro 12 libre |</w:t>
            </w:r>
          </w:p>
        </w:tc>
        <w:tc>
          <w:tcPr>
            <w:tcW w:w="3188" w:type="dxa"/>
            <w:gridSpan w:val="2"/>
          </w:tcPr>
          <w:p w14:paraId="57ED57D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crivelli |</w:t>
            </w:r>
          </w:p>
        </w:tc>
      </w:tr>
      <w:tr w:rsidR="00B54D20" w:rsidRPr="002A6193" w14:paraId="61D16FD1" w14:textId="77777777">
        <w:trPr>
          <w:trHeight w:val="276"/>
        </w:trPr>
        <w:tc>
          <w:tcPr>
            <w:tcW w:w="1521" w:type="dxa"/>
            <w:vMerge/>
          </w:tcPr>
          <w:p w14:paraId="72D6AD1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30" w:type="dxa"/>
            <w:vMerge/>
          </w:tcPr>
          <w:p w14:paraId="30BBD08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76" w:type="dxa"/>
            <w:vMerge/>
            <w:vAlign w:val="bottom"/>
          </w:tcPr>
          <w:p w14:paraId="303CB93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249A66D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 w:val="restart"/>
          </w:tcPr>
          <w:p w14:paraId="52675916" w14:textId="23C6A94C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 libra </w:t>
            </w:r>
            <w:r w:rsidR="00123BC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1/2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 filo per cucir li cargadori di | polveri |</w:t>
            </w:r>
          </w:p>
        </w:tc>
      </w:tr>
      <w:tr w:rsidR="00B54D20" w:rsidRPr="002A6193" w14:paraId="4CD3C057" w14:textId="77777777">
        <w:tc>
          <w:tcPr>
            <w:tcW w:w="1521" w:type="dxa"/>
          </w:tcPr>
          <w:p w14:paraId="3ABB821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1500 di 8</w:t>
            </w:r>
          </w:p>
        </w:tc>
        <w:tc>
          <w:tcPr>
            <w:tcW w:w="1630" w:type="dxa"/>
            <w:vMerge/>
          </w:tcPr>
          <w:p w14:paraId="4679712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76" w:type="dxa"/>
            <w:vAlign w:val="bottom"/>
          </w:tcPr>
          <w:p w14:paraId="3BF7FBF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6 </w:t>
            </w:r>
          </w:p>
        </w:tc>
        <w:tc>
          <w:tcPr>
            <w:tcW w:w="2724" w:type="dxa"/>
          </w:tcPr>
          <w:p w14:paraId="33899E5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 8 libre |</w:t>
            </w:r>
          </w:p>
        </w:tc>
        <w:tc>
          <w:tcPr>
            <w:tcW w:w="3188" w:type="dxa"/>
            <w:gridSpan w:val="2"/>
            <w:vMerge/>
          </w:tcPr>
          <w:p w14:paraId="418CACF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16D6BA4" w14:textId="77777777">
        <w:tc>
          <w:tcPr>
            <w:tcW w:w="1521" w:type="dxa"/>
          </w:tcPr>
          <w:p w14:paraId="7286B02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1000 di 9</w:t>
            </w:r>
          </w:p>
        </w:tc>
        <w:tc>
          <w:tcPr>
            <w:tcW w:w="1630" w:type="dxa"/>
            <w:vMerge/>
          </w:tcPr>
          <w:p w14:paraId="3421C81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76" w:type="dxa"/>
            <w:vAlign w:val="bottom"/>
          </w:tcPr>
          <w:p w14:paraId="0F065CC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6 </w:t>
            </w:r>
          </w:p>
        </w:tc>
        <w:tc>
          <w:tcPr>
            <w:tcW w:w="2724" w:type="dxa"/>
          </w:tcPr>
          <w:p w14:paraId="0222BF4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 5 libre |</w:t>
            </w:r>
          </w:p>
        </w:tc>
        <w:tc>
          <w:tcPr>
            <w:tcW w:w="3188" w:type="dxa"/>
            <w:gridSpan w:val="2"/>
          </w:tcPr>
          <w:p w14:paraId="0A11A18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280 mazzi di stoppa |</w:t>
            </w:r>
          </w:p>
        </w:tc>
      </w:tr>
      <w:tr w:rsidR="00B54D20" w:rsidRPr="002A6193" w14:paraId="559C32EC" w14:textId="77777777">
        <w:tc>
          <w:tcPr>
            <w:tcW w:w="3151" w:type="dxa"/>
            <w:gridSpan w:val="2"/>
          </w:tcPr>
          <w:p w14:paraId="3DC74FA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1 balanza con 12 libre di peso per pesar la polvere |</w:t>
            </w:r>
          </w:p>
        </w:tc>
        <w:tc>
          <w:tcPr>
            <w:tcW w:w="576" w:type="dxa"/>
            <w:vMerge w:val="restart"/>
          </w:tcPr>
          <w:p w14:paraId="2246B4F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28 </w:t>
            </w:r>
          </w:p>
        </w:tc>
        <w:tc>
          <w:tcPr>
            <w:tcW w:w="2724" w:type="dxa"/>
            <w:vMerge w:val="restart"/>
          </w:tcPr>
          <w:p w14:paraId="0D99740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tutti sono dei signori dell’Amiralità | con 8 pedriere prestate alla | serenissima Republica |</w:t>
            </w:r>
          </w:p>
        </w:tc>
        <w:tc>
          <w:tcPr>
            <w:tcW w:w="3188" w:type="dxa"/>
            <w:gridSpan w:val="2"/>
          </w:tcPr>
          <w:p w14:paraId="5303D8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70 altri per li bombardieri |</w:t>
            </w:r>
          </w:p>
        </w:tc>
      </w:tr>
      <w:tr w:rsidR="00B54D20" w:rsidRPr="002A6193" w14:paraId="41F71594" w14:textId="77777777">
        <w:tc>
          <w:tcPr>
            <w:tcW w:w="3151" w:type="dxa"/>
            <w:gridSpan w:val="2"/>
          </w:tcPr>
          <w:p w14:paraId="645A6BE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instrumento che rompe con forza gagliarda |</w:t>
            </w:r>
          </w:p>
        </w:tc>
        <w:tc>
          <w:tcPr>
            <w:tcW w:w="576" w:type="dxa"/>
            <w:vMerge/>
          </w:tcPr>
          <w:p w14:paraId="7BEAC43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7876C53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 w:val="restart"/>
          </w:tcPr>
          <w:p w14:paraId="7F78378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corte con balle picciole di piombo |</w:t>
            </w:r>
          </w:p>
        </w:tc>
      </w:tr>
      <w:tr w:rsidR="00B54D20" w:rsidRPr="002A6193" w14:paraId="1158557E" w14:textId="77777777">
        <w:tc>
          <w:tcPr>
            <w:tcW w:w="3151" w:type="dxa"/>
            <w:gridSpan w:val="2"/>
          </w:tcPr>
          <w:p w14:paraId="3F03990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cucchiaro grande di piombo |</w:t>
            </w:r>
          </w:p>
        </w:tc>
        <w:tc>
          <w:tcPr>
            <w:tcW w:w="576" w:type="dxa"/>
            <w:vMerge/>
          </w:tcPr>
          <w:p w14:paraId="08122EE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3C9D545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/>
          </w:tcPr>
          <w:p w14:paraId="7AB8747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8F764D8" w14:textId="77777777">
        <w:trPr>
          <w:trHeight w:val="274"/>
        </w:trPr>
        <w:tc>
          <w:tcPr>
            <w:tcW w:w="3151" w:type="dxa"/>
            <w:gridSpan w:val="2"/>
            <w:vMerge w:val="restart"/>
          </w:tcPr>
          <w:p w14:paraId="04D4840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corbe con balle picciole di piombo |</w:t>
            </w:r>
          </w:p>
        </w:tc>
        <w:tc>
          <w:tcPr>
            <w:tcW w:w="576" w:type="dxa"/>
            <w:vMerge w:val="restart"/>
          </w:tcPr>
          <w:p w14:paraId="67DA2F2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 w:val="restart"/>
          </w:tcPr>
          <w:p w14:paraId="384EC10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pedriere |</w:t>
            </w:r>
          </w:p>
        </w:tc>
        <w:tc>
          <w:tcPr>
            <w:tcW w:w="3188" w:type="dxa"/>
            <w:gridSpan w:val="2"/>
          </w:tcPr>
          <w:p w14:paraId="404F302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1000 chiodi scocesi |</w:t>
            </w:r>
          </w:p>
        </w:tc>
      </w:tr>
      <w:tr w:rsidR="00B54D20" w:rsidRPr="002A6193" w14:paraId="7ACD0966" w14:textId="77777777">
        <w:trPr>
          <w:trHeight w:val="273"/>
        </w:trPr>
        <w:tc>
          <w:tcPr>
            <w:tcW w:w="3151" w:type="dxa"/>
            <w:gridSpan w:val="2"/>
            <w:vMerge/>
          </w:tcPr>
          <w:p w14:paraId="05E4850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76" w:type="dxa"/>
            <w:vMerge/>
          </w:tcPr>
          <w:p w14:paraId="2AD0B0E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231FEA8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1A744D7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chiamati lasysers |</w:t>
            </w:r>
          </w:p>
        </w:tc>
      </w:tr>
      <w:tr w:rsidR="00B54D20" w:rsidRPr="002A6193" w14:paraId="08AE9557" w14:textId="77777777">
        <w:tc>
          <w:tcPr>
            <w:tcW w:w="3151" w:type="dxa"/>
            <w:gridSpan w:val="2"/>
          </w:tcPr>
          <w:p w14:paraId="26EE843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di fil di ferro |</w:t>
            </w:r>
          </w:p>
        </w:tc>
        <w:tc>
          <w:tcPr>
            <w:tcW w:w="576" w:type="dxa"/>
            <w:vMerge w:val="restart"/>
          </w:tcPr>
          <w:p w14:paraId="27531D0E" w14:textId="77777777" w:rsidR="00B54D20" w:rsidRPr="002A6193" w:rsidRDefault="00B54D20" w:rsidP="00534EE4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108</w:t>
            </w:r>
          </w:p>
        </w:tc>
        <w:tc>
          <w:tcPr>
            <w:tcW w:w="2724" w:type="dxa"/>
            <w:vMerge w:val="restart"/>
          </w:tcPr>
          <w:p w14:paraId="3A8E6B37" w14:textId="77777777" w:rsidR="00B54D20" w:rsidRPr="002A6193" w:rsidRDefault="00B54D20" w:rsidP="00534EE4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mezi tonelli di polvere pesanti | libre 100 | </w:t>
            </w:r>
          </w:p>
        </w:tc>
        <w:tc>
          <w:tcPr>
            <w:tcW w:w="3188" w:type="dxa"/>
            <w:gridSpan w:val="2"/>
            <w:vMerge w:val="restart"/>
          </w:tcPr>
          <w:p w14:paraId="04B4019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semplici |</w:t>
            </w:r>
          </w:p>
        </w:tc>
      </w:tr>
      <w:tr w:rsidR="00B54D20" w:rsidRPr="002A6193" w14:paraId="28B6D8FF" w14:textId="77777777">
        <w:tc>
          <w:tcPr>
            <w:tcW w:w="3151" w:type="dxa"/>
            <w:gridSpan w:val="2"/>
          </w:tcPr>
          <w:p w14:paraId="2CA3F20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raspa |</w:t>
            </w:r>
          </w:p>
        </w:tc>
        <w:tc>
          <w:tcPr>
            <w:tcW w:w="576" w:type="dxa"/>
            <w:vMerge/>
            <w:vAlign w:val="bottom"/>
          </w:tcPr>
          <w:p w14:paraId="28883AE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0D48734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/>
          </w:tcPr>
          <w:p w14:paraId="2F7B4FF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007B377" w14:textId="77777777">
        <w:tc>
          <w:tcPr>
            <w:tcW w:w="3151" w:type="dxa"/>
            <w:gridSpan w:val="2"/>
          </w:tcPr>
          <w:p w14:paraId="09AF7F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lime |</w:t>
            </w:r>
          </w:p>
        </w:tc>
        <w:tc>
          <w:tcPr>
            <w:tcW w:w="576" w:type="dxa"/>
            <w:vMerge/>
            <w:vAlign w:val="bottom"/>
          </w:tcPr>
          <w:p w14:paraId="2CBD716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7AB38D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</w:tcPr>
          <w:p w14:paraId="554EEDD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doppii |</w:t>
            </w:r>
          </w:p>
        </w:tc>
      </w:tr>
      <w:tr w:rsidR="00B54D20" w:rsidRPr="002A6193" w14:paraId="74D4734C" w14:textId="77777777">
        <w:trPr>
          <w:trHeight w:val="140"/>
        </w:trPr>
        <w:tc>
          <w:tcPr>
            <w:tcW w:w="3151" w:type="dxa"/>
            <w:gridSpan w:val="2"/>
            <w:vMerge w:val="restart"/>
          </w:tcPr>
          <w:p w14:paraId="527CABF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forme per far balle |</w:t>
            </w:r>
          </w:p>
        </w:tc>
        <w:tc>
          <w:tcPr>
            <w:tcW w:w="576" w:type="dxa"/>
            <w:vMerge w:val="restart"/>
          </w:tcPr>
          <w:p w14:paraId="13DD93AC" w14:textId="77777777" w:rsidR="00B54D20" w:rsidRPr="002A6193" w:rsidRDefault="00B54D20" w:rsidP="00534EE4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</w:t>
            </w:r>
          </w:p>
        </w:tc>
        <w:tc>
          <w:tcPr>
            <w:tcW w:w="2724" w:type="dxa"/>
            <w:vMerge w:val="restart"/>
          </w:tcPr>
          <w:p w14:paraId="3676F3C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altri mezi con polvere di | moschetto |</w:t>
            </w:r>
          </w:p>
        </w:tc>
        <w:tc>
          <w:tcPr>
            <w:tcW w:w="1630" w:type="dxa"/>
          </w:tcPr>
          <w:p w14:paraId="0C728E9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400 di 5</w:t>
            </w:r>
          </w:p>
        </w:tc>
        <w:tc>
          <w:tcPr>
            <w:tcW w:w="1558" w:type="dxa"/>
            <w:vMerge w:val="restart"/>
            <w:vAlign w:val="bottom"/>
          </w:tcPr>
          <w:p w14:paraId="21D49E9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polici |</w:t>
            </w:r>
          </w:p>
        </w:tc>
      </w:tr>
      <w:tr w:rsidR="00B54D20" w:rsidRPr="002A6193" w14:paraId="171E3AA5" w14:textId="77777777">
        <w:trPr>
          <w:trHeight w:val="140"/>
        </w:trPr>
        <w:tc>
          <w:tcPr>
            <w:tcW w:w="3151" w:type="dxa"/>
            <w:gridSpan w:val="2"/>
            <w:vMerge/>
          </w:tcPr>
          <w:p w14:paraId="15581B2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76" w:type="dxa"/>
            <w:vMerge/>
            <w:vAlign w:val="bottom"/>
          </w:tcPr>
          <w:p w14:paraId="70167A6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296306C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30" w:type="dxa"/>
          </w:tcPr>
          <w:p w14:paraId="5707EB3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di 6</w:t>
            </w:r>
          </w:p>
        </w:tc>
        <w:tc>
          <w:tcPr>
            <w:tcW w:w="1558" w:type="dxa"/>
            <w:vMerge/>
          </w:tcPr>
          <w:p w14:paraId="65D77E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3E29DE9" w14:textId="77777777">
        <w:tc>
          <w:tcPr>
            <w:tcW w:w="3151" w:type="dxa"/>
            <w:gridSpan w:val="2"/>
          </w:tcPr>
          <w:p w14:paraId="7DBC7C7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di fil de ferro sottile |</w:t>
            </w:r>
          </w:p>
        </w:tc>
        <w:tc>
          <w:tcPr>
            <w:tcW w:w="576" w:type="dxa"/>
            <w:vMerge/>
          </w:tcPr>
          <w:p w14:paraId="4300E29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1401753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30" w:type="dxa"/>
          </w:tcPr>
          <w:p w14:paraId="16FAF8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di 7</w:t>
            </w:r>
          </w:p>
        </w:tc>
        <w:tc>
          <w:tcPr>
            <w:tcW w:w="1558" w:type="dxa"/>
            <w:vMerge/>
          </w:tcPr>
          <w:p w14:paraId="3521FC8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058FF4A" w14:textId="77777777">
        <w:tc>
          <w:tcPr>
            <w:tcW w:w="3151" w:type="dxa"/>
            <w:gridSpan w:val="2"/>
          </w:tcPr>
          <w:p w14:paraId="57D0FB0A" w14:textId="175987A0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 libra </w:t>
            </w:r>
            <w:r w:rsidR="0028312D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1/2</w:t>
            </w:r>
            <w:r w:rsidR="00123BC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fil di rame |</w:t>
            </w:r>
          </w:p>
        </w:tc>
        <w:tc>
          <w:tcPr>
            <w:tcW w:w="576" w:type="dxa"/>
          </w:tcPr>
          <w:p w14:paraId="073B912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120</w:t>
            </w:r>
          </w:p>
        </w:tc>
        <w:tc>
          <w:tcPr>
            <w:tcW w:w="2724" w:type="dxa"/>
          </w:tcPr>
          <w:p w14:paraId="133CCCA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mezi tonelli</w:t>
            </w:r>
          </w:p>
        </w:tc>
        <w:tc>
          <w:tcPr>
            <w:tcW w:w="1630" w:type="dxa"/>
          </w:tcPr>
          <w:p w14:paraId="1E83043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 di 8</w:t>
            </w:r>
          </w:p>
        </w:tc>
        <w:tc>
          <w:tcPr>
            <w:tcW w:w="1558" w:type="dxa"/>
            <w:vMerge/>
          </w:tcPr>
          <w:p w14:paraId="2344C57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0B8540D" w14:textId="77777777">
        <w:tc>
          <w:tcPr>
            <w:tcW w:w="3151" w:type="dxa"/>
            <w:gridSpan w:val="2"/>
          </w:tcPr>
          <w:p w14:paraId="11467A2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tavole |</w:t>
            </w:r>
          </w:p>
        </w:tc>
        <w:tc>
          <w:tcPr>
            <w:tcW w:w="576" w:type="dxa"/>
            <w:vMerge w:val="restart"/>
          </w:tcPr>
          <w:p w14:paraId="57C9BDF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 w:val="restart"/>
          </w:tcPr>
          <w:p w14:paraId="718A116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mazzi di corda pesanti | 1005 libre |</w:t>
            </w:r>
          </w:p>
        </w:tc>
        <w:tc>
          <w:tcPr>
            <w:tcW w:w="1630" w:type="dxa"/>
          </w:tcPr>
          <w:p w14:paraId="58CAD11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di 9</w:t>
            </w:r>
          </w:p>
        </w:tc>
        <w:tc>
          <w:tcPr>
            <w:tcW w:w="1558" w:type="dxa"/>
            <w:vMerge/>
          </w:tcPr>
          <w:p w14:paraId="77C376F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6975C84" w14:textId="77777777">
        <w:tc>
          <w:tcPr>
            <w:tcW w:w="3151" w:type="dxa"/>
            <w:gridSpan w:val="2"/>
          </w:tcPr>
          <w:p w14:paraId="5A7D3AA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longhi bastoni |</w:t>
            </w:r>
          </w:p>
        </w:tc>
        <w:tc>
          <w:tcPr>
            <w:tcW w:w="576" w:type="dxa"/>
            <w:vMerge/>
          </w:tcPr>
          <w:p w14:paraId="11411BC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09D255D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 w:val="restart"/>
          </w:tcPr>
          <w:p w14:paraId="6534D33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instromento per romper con forza | gagliarda |</w:t>
            </w:r>
          </w:p>
        </w:tc>
      </w:tr>
      <w:tr w:rsidR="00B54D20" w:rsidRPr="002A6193" w14:paraId="509EF02B" w14:textId="77777777">
        <w:tc>
          <w:tcPr>
            <w:tcW w:w="3151" w:type="dxa"/>
            <w:gridSpan w:val="2"/>
          </w:tcPr>
          <w:p w14:paraId="67C4F9A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tavola di rovere |</w:t>
            </w:r>
          </w:p>
        </w:tc>
        <w:tc>
          <w:tcPr>
            <w:tcW w:w="576" w:type="dxa"/>
            <w:vMerge/>
          </w:tcPr>
          <w:p w14:paraId="0AA9B93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724" w:type="dxa"/>
            <w:vMerge/>
          </w:tcPr>
          <w:p w14:paraId="2C32FB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/>
          </w:tcPr>
          <w:p w14:paraId="3AEDD20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B91417B" w14:textId="77777777">
        <w:tc>
          <w:tcPr>
            <w:tcW w:w="3151" w:type="dxa"/>
            <w:gridSpan w:val="2"/>
          </w:tcPr>
          <w:p w14:paraId="7C70801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6 stortami | </w:t>
            </w:r>
          </w:p>
        </w:tc>
        <w:tc>
          <w:tcPr>
            <w:tcW w:w="3300" w:type="dxa"/>
            <w:gridSpan w:val="2"/>
          </w:tcPr>
          <w:p w14:paraId="02EF678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400 balle tonde di libre 12 |</w:t>
            </w:r>
          </w:p>
        </w:tc>
        <w:tc>
          <w:tcPr>
            <w:tcW w:w="3188" w:type="dxa"/>
            <w:gridSpan w:val="2"/>
            <w:vMerge/>
          </w:tcPr>
          <w:p w14:paraId="35633FB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893C792" w14:textId="77777777">
        <w:trPr>
          <w:trHeight w:val="414"/>
        </w:trPr>
        <w:tc>
          <w:tcPr>
            <w:tcW w:w="3151" w:type="dxa"/>
            <w:gridSpan w:val="2"/>
            <w:vMerge w:val="restart"/>
          </w:tcPr>
          <w:p w14:paraId="4E89D3EA" w14:textId="77777777" w:rsidR="00B54D20" w:rsidRPr="002A6193" w:rsidRDefault="00534EE4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lcuni travetti di rovere per far asse per | le ruote dell’artiglieria et tavole |</w:t>
            </w:r>
          </w:p>
        </w:tc>
        <w:tc>
          <w:tcPr>
            <w:tcW w:w="3300" w:type="dxa"/>
            <w:gridSpan w:val="2"/>
          </w:tcPr>
          <w:p w14:paraId="189395B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di 8 libre |</w:t>
            </w:r>
          </w:p>
        </w:tc>
        <w:tc>
          <w:tcPr>
            <w:tcW w:w="3188" w:type="dxa"/>
            <w:gridSpan w:val="2"/>
            <w:shd w:val="clear" w:color="auto" w:fill="auto"/>
          </w:tcPr>
          <w:p w14:paraId="70E47CC7" w14:textId="77777777" w:rsidR="00B54D20" w:rsidRPr="002A6193" w:rsidRDefault="00E055FA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alanza per pesar la polvere |</w:t>
            </w:r>
          </w:p>
        </w:tc>
      </w:tr>
      <w:tr w:rsidR="00B54D20" w:rsidRPr="002A6193" w14:paraId="2DFCEEAC" w14:textId="77777777">
        <w:trPr>
          <w:trHeight w:val="413"/>
        </w:trPr>
        <w:tc>
          <w:tcPr>
            <w:tcW w:w="3151" w:type="dxa"/>
            <w:gridSpan w:val="2"/>
            <w:vMerge/>
          </w:tcPr>
          <w:p w14:paraId="285BE77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300" w:type="dxa"/>
            <w:gridSpan w:val="2"/>
          </w:tcPr>
          <w:p w14:paraId="68CB4EE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120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di 5 libre |</w:t>
            </w:r>
          </w:p>
        </w:tc>
        <w:tc>
          <w:tcPr>
            <w:tcW w:w="3188" w:type="dxa"/>
            <w:gridSpan w:val="2"/>
            <w:shd w:val="clear" w:color="auto" w:fill="auto"/>
          </w:tcPr>
          <w:p w14:paraId="5A9F57E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peso |</w:t>
            </w:r>
          </w:p>
        </w:tc>
      </w:tr>
      <w:tr w:rsidR="00B54D20" w:rsidRPr="002A6193" w14:paraId="7DF0D914" w14:textId="77777777">
        <w:tc>
          <w:tcPr>
            <w:tcW w:w="3151" w:type="dxa"/>
            <w:gridSpan w:val="2"/>
          </w:tcPr>
          <w:p w14:paraId="5B5D129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secchie di corame |</w:t>
            </w:r>
          </w:p>
        </w:tc>
        <w:tc>
          <w:tcPr>
            <w:tcW w:w="3300" w:type="dxa"/>
            <w:gridSpan w:val="2"/>
          </w:tcPr>
          <w:p w14:paraId="1C9E864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cattene di 12 libre |</w:t>
            </w:r>
          </w:p>
        </w:tc>
        <w:tc>
          <w:tcPr>
            <w:tcW w:w="3188" w:type="dxa"/>
            <w:gridSpan w:val="2"/>
          </w:tcPr>
          <w:p w14:paraId="0892AC8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cucchiala granda da piombo |</w:t>
            </w:r>
          </w:p>
        </w:tc>
      </w:tr>
      <w:tr w:rsidR="00B54D20" w:rsidRPr="002A6193" w14:paraId="4C2D42F3" w14:textId="77777777">
        <w:tc>
          <w:tcPr>
            <w:tcW w:w="3151" w:type="dxa"/>
            <w:gridSpan w:val="2"/>
          </w:tcPr>
          <w:p w14:paraId="1BC4DD0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62 picche longhe |</w:t>
            </w:r>
          </w:p>
        </w:tc>
        <w:tc>
          <w:tcPr>
            <w:tcW w:w="3300" w:type="dxa"/>
            <w:gridSpan w:val="2"/>
          </w:tcPr>
          <w:p w14:paraId="6A5F829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crosate di 12 libre |</w:t>
            </w:r>
          </w:p>
        </w:tc>
        <w:tc>
          <w:tcPr>
            <w:tcW w:w="3188" w:type="dxa"/>
            <w:gridSpan w:val="2"/>
          </w:tcPr>
          <w:p w14:paraId="6D21FE7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di fil di ferro |</w:t>
            </w:r>
          </w:p>
        </w:tc>
      </w:tr>
      <w:tr w:rsidR="00B54D20" w:rsidRPr="002A6193" w14:paraId="3E087495" w14:textId="77777777">
        <w:tc>
          <w:tcPr>
            <w:tcW w:w="3151" w:type="dxa"/>
            <w:gridSpan w:val="2"/>
          </w:tcPr>
          <w:p w14:paraId="7F6E450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62 corte |</w:t>
            </w:r>
          </w:p>
        </w:tc>
        <w:tc>
          <w:tcPr>
            <w:tcW w:w="3300" w:type="dxa"/>
            <w:gridSpan w:val="2"/>
          </w:tcPr>
          <w:p w14:paraId="445A4A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25 cattene di 8 libre |</w:t>
            </w:r>
          </w:p>
        </w:tc>
        <w:tc>
          <w:tcPr>
            <w:tcW w:w="3188" w:type="dxa"/>
            <w:gridSpan w:val="2"/>
          </w:tcPr>
          <w:p w14:paraId="56EF8685" w14:textId="77777777" w:rsidR="00B54D20" w:rsidRPr="002A6193" w:rsidRDefault="00E055FA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na raspa |</w:t>
            </w:r>
          </w:p>
        </w:tc>
      </w:tr>
      <w:tr w:rsidR="00B54D20" w:rsidRPr="002A6193" w14:paraId="3A95329B" w14:textId="77777777">
        <w:tc>
          <w:tcPr>
            <w:tcW w:w="3151" w:type="dxa"/>
            <w:gridSpan w:val="2"/>
          </w:tcPr>
          <w:p w14:paraId="656D50E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moschetti con le bandeliere |</w:t>
            </w:r>
          </w:p>
        </w:tc>
        <w:tc>
          <w:tcPr>
            <w:tcW w:w="3300" w:type="dxa"/>
            <w:gridSpan w:val="2"/>
          </w:tcPr>
          <w:p w14:paraId="2DC62A9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35 crosate di 8 libre |</w:t>
            </w:r>
          </w:p>
        </w:tc>
        <w:tc>
          <w:tcPr>
            <w:tcW w:w="3188" w:type="dxa"/>
            <w:gridSpan w:val="2"/>
          </w:tcPr>
          <w:p w14:paraId="265C362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lima tonda, et doi piate |</w:t>
            </w:r>
          </w:p>
        </w:tc>
      </w:tr>
      <w:tr w:rsidR="00B54D20" w:rsidRPr="002A6193" w14:paraId="0157F9D5" w14:textId="77777777">
        <w:tc>
          <w:tcPr>
            <w:tcW w:w="3151" w:type="dxa"/>
            <w:gridSpan w:val="2"/>
          </w:tcPr>
          <w:p w14:paraId="08C33B0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sabole o scimitare |</w:t>
            </w:r>
          </w:p>
        </w:tc>
        <w:tc>
          <w:tcPr>
            <w:tcW w:w="3300" w:type="dxa"/>
            <w:gridSpan w:val="2"/>
          </w:tcPr>
          <w:p w14:paraId="44BB4EE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300 granate |</w:t>
            </w:r>
          </w:p>
        </w:tc>
        <w:tc>
          <w:tcPr>
            <w:tcW w:w="3188" w:type="dxa"/>
            <w:gridSpan w:val="2"/>
          </w:tcPr>
          <w:p w14:paraId="60CF074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forme da piombo per balle |</w:t>
            </w:r>
          </w:p>
        </w:tc>
      </w:tr>
      <w:tr w:rsidR="00B54D20" w:rsidRPr="002A6193" w14:paraId="2C48DDF1" w14:textId="77777777">
        <w:tc>
          <w:tcPr>
            <w:tcW w:w="3151" w:type="dxa"/>
            <w:gridSpan w:val="2"/>
          </w:tcPr>
          <w:p w14:paraId="2718003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barilli con balle di moschetto |</w:t>
            </w:r>
          </w:p>
        </w:tc>
        <w:tc>
          <w:tcPr>
            <w:tcW w:w="3300" w:type="dxa"/>
            <w:gridSpan w:val="2"/>
          </w:tcPr>
          <w:p w14:paraId="5ECD6C1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25 pelle di peccora |</w:t>
            </w:r>
          </w:p>
        </w:tc>
        <w:tc>
          <w:tcPr>
            <w:tcW w:w="3188" w:type="dxa"/>
            <w:gridSpan w:val="2"/>
          </w:tcPr>
          <w:p w14:paraId="09B97EF9" w14:textId="60B4D5BF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 libra </w:t>
            </w:r>
            <w:r w:rsidR="0028312D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1/2</w:t>
            </w:r>
            <w:r w:rsidR="00123BC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fil di rame |</w:t>
            </w:r>
          </w:p>
        </w:tc>
      </w:tr>
      <w:tr w:rsidR="00B54D20" w:rsidRPr="002A6193" w14:paraId="18210A59" w14:textId="77777777">
        <w:tc>
          <w:tcPr>
            <w:tcW w:w="3151" w:type="dxa"/>
            <w:gridSpan w:val="2"/>
          </w:tcPr>
          <w:p w14:paraId="027724F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barilli grandi cercchiati di ferro per acqua |</w:t>
            </w:r>
          </w:p>
        </w:tc>
        <w:tc>
          <w:tcPr>
            <w:tcW w:w="3300" w:type="dxa"/>
            <w:gridSpan w:val="2"/>
          </w:tcPr>
          <w:p w14:paraId="2FD1FD5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tonelli con borsa di corame |</w:t>
            </w:r>
          </w:p>
        </w:tc>
        <w:tc>
          <w:tcPr>
            <w:tcW w:w="3188" w:type="dxa"/>
            <w:gridSpan w:val="2"/>
          </w:tcPr>
          <w:p w14:paraId="25F08B6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fil de ferro sottile |</w:t>
            </w:r>
          </w:p>
        </w:tc>
      </w:tr>
      <w:tr w:rsidR="00B54D20" w:rsidRPr="002A6193" w14:paraId="33105E09" w14:textId="77777777">
        <w:tc>
          <w:tcPr>
            <w:tcW w:w="3151" w:type="dxa"/>
            <w:gridSpan w:val="2"/>
          </w:tcPr>
          <w:p w14:paraId="4696AB9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barilli da galeotta per portar acqua |</w:t>
            </w:r>
          </w:p>
        </w:tc>
        <w:tc>
          <w:tcPr>
            <w:tcW w:w="3300" w:type="dxa"/>
            <w:gridSpan w:val="2"/>
          </w:tcPr>
          <w:p w14:paraId="1D4156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 pelle salate per coprir la polvere |</w:t>
            </w:r>
          </w:p>
        </w:tc>
        <w:tc>
          <w:tcPr>
            <w:tcW w:w="3188" w:type="dxa"/>
            <w:gridSpan w:val="2"/>
            <w:vMerge w:val="restart"/>
          </w:tcPr>
          <w:p w14:paraId="6E9707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2146 libre di corda battuta necessaria per le | taglie et per 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53EE6FD2" w14:textId="77777777">
        <w:tc>
          <w:tcPr>
            <w:tcW w:w="3151" w:type="dxa"/>
            <w:gridSpan w:val="2"/>
          </w:tcPr>
          <w:p w14:paraId="15F455A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boccali da birra |</w:t>
            </w:r>
          </w:p>
        </w:tc>
        <w:tc>
          <w:tcPr>
            <w:tcW w:w="3300" w:type="dxa"/>
            <w:gridSpan w:val="2"/>
          </w:tcPr>
          <w:p w14:paraId="59871EC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 cazze per caricare |</w:t>
            </w:r>
          </w:p>
        </w:tc>
        <w:tc>
          <w:tcPr>
            <w:tcW w:w="3188" w:type="dxa"/>
            <w:gridSpan w:val="2"/>
            <w:vMerge/>
          </w:tcPr>
          <w:p w14:paraId="2FB528E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BAA0E3E" w14:textId="77777777">
        <w:tc>
          <w:tcPr>
            <w:tcW w:w="3151" w:type="dxa"/>
            <w:gridSpan w:val="2"/>
          </w:tcPr>
          <w:p w14:paraId="7D449F9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pirie |</w:t>
            </w:r>
          </w:p>
        </w:tc>
        <w:tc>
          <w:tcPr>
            <w:tcW w:w="3300" w:type="dxa"/>
            <w:gridSpan w:val="2"/>
          </w:tcPr>
          <w:p w14:paraId="4CAAFE3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martelli grandi |</w:t>
            </w:r>
          </w:p>
        </w:tc>
        <w:tc>
          <w:tcPr>
            <w:tcW w:w="3188" w:type="dxa"/>
            <w:gridSpan w:val="2"/>
          </w:tcPr>
          <w:p w14:paraId="56E7F4E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mazzi forsina |</w:t>
            </w:r>
          </w:p>
        </w:tc>
      </w:tr>
      <w:tr w:rsidR="00B54D20" w:rsidRPr="002A6193" w14:paraId="767EEBE0" w14:textId="77777777">
        <w:tc>
          <w:tcPr>
            <w:tcW w:w="3151" w:type="dxa"/>
            <w:gridSpan w:val="2"/>
          </w:tcPr>
          <w:p w14:paraId="65F1245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194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7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libre di secco |</w:t>
            </w:r>
          </w:p>
        </w:tc>
        <w:tc>
          <w:tcPr>
            <w:tcW w:w="3300" w:type="dxa"/>
            <w:gridSpan w:val="2"/>
          </w:tcPr>
          <w:p w14:paraId="6F0BB97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anelli di ferro |</w:t>
            </w:r>
          </w:p>
        </w:tc>
        <w:tc>
          <w:tcPr>
            <w:tcW w:w="3188" w:type="dxa"/>
            <w:gridSpan w:val="2"/>
          </w:tcPr>
          <w:p w14:paraId="2FD76D0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mazzi di sorte minore |</w:t>
            </w:r>
          </w:p>
        </w:tc>
      </w:tr>
      <w:tr w:rsidR="00B54D20" w:rsidRPr="002A6193" w14:paraId="6A6C9DBC" w14:textId="77777777">
        <w:tc>
          <w:tcPr>
            <w:tcW w:w="3151" w:type="dxa"/>
            <w:gridSpan w:val="2"/>
          </w:tcPr>
          <w:p w14:paraId="7E2BE90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[…]2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8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libre di grasso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39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di porco |</w:t>
            </w:r>
          </w:p>
        </w:tc>
        <w:tc>
          <w:tcPr>
            <w:tcW w:w="3300" w:type="dxa"/>
            <w:gridSpan w:val="2"/>
            <w:vMerge w:val="restart"/>
          </w:tcPr>
          <w:p w14:paraId="7596DCA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occhi di ferro quadri |</w:t>
            </w:r>
          </w:p>
        </w:tc>
        <w:tc>
          <w:tcPr>
            <w:tcW w:w="3188" w:type="dxa"/>
            <w:gridSpan w:val="2"/>
            <w:vMerge w:val="restart"/>
          </w:tcPr>
          <w:p w14:paraId="379BADF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40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gemmi di spago per accomodar le | vele |</w:t>
            </w:r>
          </w:p>
        </w:tc>
      </w:tr>
      <w:tr w:rsidR="00B54D20" w:rsidRPr="002A6193" w14:paraId="68C9F6E5" w14:textId="77777777">
        <w:tc>
          <w:tcPr>
            <w:tcW w:w="3151" w:type="dxa"/>
            <w:gridSpan w:val="2"/>
          </w:tcPr>
          <w:p w14:paraId="63EC35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[…]4 agucchie per le velle |</w:t>
            </w:r>
          </w:p>
        </w:tc>
        <w:tc>
          <w:tcPr>
            <w:tcW w:w="3300" w:type="dxa"/>
            <w:gridSpan w:val="2"/>
            <w:vMerge/>
          </w:tcPr>
          <w:p w14:paraId="77CA614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88" w:type="dxa"/>
            <w:gridSpan w:val="2"/>
            <w:vMerge/>
          </w:tcPr>
          <w:p w14:paraId="2A03A47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5C363FB" w14:textId="77777777">
        <w:tc>
          <w:tcPr>
            <w:tcW w:w="3151" w:type="dxa"/>
            <w:gridSpan w:val="2"/>
          </w:tcPr>
          <w:p w14:paraId="2711A4D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[…]</w:t>
            </w:r>
            <w:r w:rsidR="00DE1DE6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sessole |</w:t>
            </w:r>
          </w:p>
        </w:tc>
        <w:tc>
          <w:tcPr>
            <w:tcW w:w="3300" w:type="dxa"/>
            <w:gridSpan w:val="2"/>
          </w:tcPr>
          <w:p w14:paraId="6AED39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172 stecchi di ferro |</w:t>
            </w:r>
          </w:p>
        </w:tc>
        <w:tc>
          <w:tcPr>
            <w:tcW w:w="3188" w:type="dxa"/>
            <w:gridSpan w:val="2"/>
          </w:tcPr>
          <w:p w14:paraId="29C7819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catene da pigliar la vela |</w:t>
            </w:r>
          </w:p>
        </w:tc>
      </w:tr>
      <w:tr w:rsidR="00B54D20" w:rsidRPr="002A6193" w14:paraId="0B617D8A" w14:textId="77777777">
        <w:tc>
          <w:tcPr>
            <w:tcW w:w="3151" w:type="dxa"/>
            <w:gridSpan w:val="2"/>
          </w:tcPr>
          <w:p w14:paraId="13DF842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[…]000 chiodi per la tromba |</w:t>
            </w:r>
          </w:p>
        </w:tc>
        <w:tc>
          <w:tcPr>
            <w:tcW w:w="3300" w:type="dxa"/>
            <w:gridSpan w:val="2"/>
          </w:tcPr>
          <w:p w14:paraId="00DCA7B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spille o cavecchie di ferro |</w:t>
            </w:r>
          </w:p>
        </w:tc>
        <w:tc>
          <w:tcPr>
            <w:tcW w:w="3188" w:type="dxa"/>
            <w:gridSpan w:val="2"/>
          </w:tcPr>
          <w:p w14:paraId="2C1A635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cavi piccoli per l’artgliaria |</w:t>
            </w:r>
          </w:p>
        </w:tc>
      </w:tr>
      <w:tr w:rsidR="00B54D20" w:rsidRPr="002A6193" w14:paraId="208BD947" w14:textId="77777777">
        <w:tc>
          <w:tcPr>
            <w:tcW w:w="3151" w:type="dxa"/>
            <w:gridSpan w:val="2"/>
          </w:tcPr>
          <w:p w14:paraId="3619C4F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libre di grasso di porco |</w:t>
            </w:r>
          </w:p>
        </w:tc>
        <w:tc>
          <w:tcPr>
            <w:tcW w:w="3300" w:type="dxa"/>
            <w:gridSpan w:val="2"/>
          </w:tcPr>
          <w:p w14:paraId="15A58E1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600 libre di piombo piato |</w:t>
            </w:r>
          </w:p>
        </w:tc>
        <w:tc>
          <w:tcPr>
            <w:tcW w:w="3188" w:type="dxa"/>
            <w:gridSpan w:val="2"/>
          </w:tcPr>
          <w:p w14:paraId="0B4992A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244 libre di secco |</w:t>
            </w:r>
          </w:p>
        </w:tc>
      </w:tr>
      <w:tr w:rsidR="00B54D20" w:rsidRPr="002A6193" w14:paraId="4AA791F6" w14:textId="77777777">
        <w:tc>
          <w:tcPr>
            <w:tcW w:w="3151" w:type="dxa"/>
            <w:gridSpan w:val="2"/>
          </w:tcPr>
          <w:p w14:paraId="301B2CA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12 libre di pegola dura |</w:t>
            </w:r>
          </w:p>
        </w:tc>
        <w:tc>
          <w:tcPr>
            <w:tcW w:w="3300" w:type="dxa"/>
            <w:gridSpan w:val="2"/>
          </w:tcPr>
          <w:p w14:paraId="1D8C841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manoele di ferro |</w:t>
            </w:r>
          </w:p>
        </w:tc>
        <w:tc>
          <w:tcPr>
            <w:tcW w:w="3188" w:type="dxa"/>
            <w:gridSpan w:val="2"/>
          </w:tcPr>
          <w:p w14:paraId="32B4518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152 libre di grasso di porco |</w:t>
            </w:r>
          </w:p>
        </w:tc>
      </w:tr>
      <w:tr w:rsidR="00B54D20" w:rsidRPr="002A6193" w14:paraId="55A27AAE" w14:textId="77777777">
        <w:tc>
          <w:tcPr>
            <w:tcW w:w="3151" w:type="dxa"/>
            <w:gridSpan w:val="2"/>
          </w:tcPr>
          <w:p w14:paraId="19976AE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64 libre di secco |</w:t>
            </w:r>
          </w:p>
        </w:tc>
        <w:tc>
          <w:tcPr>
            <w:tcW w:w="3300" w:type="dxa"/>
            <w:gridSpan w:val="2"/>
          </w:tcPr>
          <w:p w14:paraId="60EBEB6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manoele da mano |</w:t>
            </w:r>
          </w:p>
        </w:tc>
        <w:tc>
          <w:tcPr>
            <w:tcW w:w="3188" w:type="dxa"/>
            <w:gridSpan w:val="2"/>
          </w:tcPr>
          <w:p w14:paraId="55B32BC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agueli per le vele |</w:t>
            </w:r>
          </w:p>
        </w:tc>
      </w:tr>
      <w:tr w:rsidR="00B54D20" w:rsidRPr="002A6193" w14:paraId="5B3ADF0F" w14:textId="77777777">
        <w:tc>
          <w:tcPr>
            <w:tcW w:w="3151" w:type="dxa"/>
            <w:gridSpan w:val="2"/>
          </w:tcPr>
          <w:p w14:paraId="554950C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salnitro |</w:t>
            </w:r>
          </w:p>
        </w:tc>
        <w:tc>
          <w:tcPr>
            <w:tcW w:w="3300" w:type="dxa"/>
            <w:gridSpan w:val="2"/>
          </w:tcPr>
          <w:p w14:paraId="78ADE8B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 manoele di legno |</w:t>
            </w:r>
          </w:p>
        </w:tc>
        <w:tc>
          <w:tcPr>
            <w:tcW w:w="3188" w:type="dxa"/>
            <w:gridSpan w:val="2"/>
            <w:shd w:val="clear" w:color="auto" w:fill="auto"/>
          </w:tcPr>
          <w:p w14:paraId="42C6AF2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sessoli |</w:t>
            </w:r>
          </w:p>
        </w:tc>
      </w:tr>
      <w:tr w:rsidR="00B54D20" w:rsidRPr="002A6193" w14:paraId="19AF01DC" w14:textId="77777777">
        <w:tc>
          <w:tcPr>
            <w:tcW w:w="3151" w:type="dxa"/>
            <w:gridSpan w:val="2"/>
          </w:tcPr>
          <w:p w14:paraId="7C8C258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 libre di sapone |</w:t>
            </w:r>
          </w:p>
        </w:tc>
        <w:tc>
          <w:tcPr>
            <w:tcW w:w="3300" w:type="dxa"/>
            <w:gridSpan w:val="2"/>
          </w:tcPr>
          <w:p w14:paraId="2787A4A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martelli grandi |</w:t>
            </w:r>
          </w:p>
        </w:tc>
        <w:tc>
          <w:tcPr>
            <w:tcW w:w="3188" w:type="dxa"/>
            <w:gridSpan w:val="2"/>
            <w:shd w:val="clear" w:color="auto" w:fill="auto"/>
          </w:tcPr>
          <w:p w14:paraId="19C4459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10000 chiodi per la tromba |</w:t>
            </w:r>
          </w:p>
        </w:tc>
      </w:tr>
      <w:tr w:rsidR="00B54D20" w:rsidRPr="002A6193" w14:paraId="2617ADED" w14:textId="77777777">
        <w:tc>
          <w:tcPr>
            <w:tcW w:w="3151" w:type="dxa"/>
            <w:gridSpan w:val="2"/>
          </w:tcPr>
          <w:p w14:paraId="69E7116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libre di solfere |</w:t>
            </w:r>
          </w:p>
        </w:tc>
        <w:tc>
          <w:tcPr>
            <w:tcW w:w="3300" w:type="dxa"/>
            <w:gridSpan w:val="2"/>
          </w:tcPr>
          <w:p w14:paraId="6092F33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nettadori d’artiglierie |</w:t>
            </w:r>
          </w:p>
        </w:tc>
        <w:tc>
          <w:tcPr>
            <w:tcW w:w="3188" w:type="dxa"/>
            <w:gridSpan w:val="2"/>
            <w:vMerge w:val="restart"/>
          </w:tcPr>
          <w:p w14:paraId="008915D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libre di secco per il capo bombadiere |</w:t>
            </w:r>
          </w:p>
        </w:tc>
      </w:tr>
      <w:tr w:rsidR="00B54D20" w:rsidRPr="002A6193" w14:paraId="2D0E54B3" w14:textId="77777777">
        <w:tc>
          <w:tcPr>
            <w:tcW w:w="3151" w:type="dxa"/>
            <w:gridSpan w:val="2"/>
          </w:tcPr>
          <w:p w14:paraId="7578284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poti d’oglio |</w:t>
            </w:r>
          </w:p>
        </w:tc>
        <w:tc>
          <w:tcPr>
            <w:tcW w:w="3300" w:type="dxa"/>
            <w:gridSpan w:val="2"/>
          </w:tcPr>
          <w:p w14:paraId="1DAD0BB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cocchiari da piombo |</w:t>
            </w:r>
          </w:p>
        </w:tc>
        <w:tc>
          <w:tcPr>
            <w:tcW w:w="3188" w:type="dxa"/>
            <w:gridSpan w:val="2"/>
            <w:vMerge/>
          </w:tcPr>
          <w:p w14:paraId="12A708E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</w:tbl>
    <w:p w14:paraId="19D42063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266v /</w:t>
      </w:r>
    </w:p>
    <w:tbl>
      <w:tblPr>
        <w:tblStyle w:val="Grigliatabell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2635"/>
        <w:gridCol w:w="1668"/>
        <w:gridCol w:w="1690"/>
        <w:gridCol w:w="3081"/>
      </w:tblGrid>
      <w:tr w:rsidR="00B54D20" w:rsidRPr="002A6193" w14:paraId="3EC350A2" w14:textId="77777777">
        <w:tc>
          <w:tcPr>
            <w:tcW w:w="3119" w:type="dxa"/>
            <w:gridSpan w:val="2"/>
          </w:tcPr>
          <w:p w14:paraId="79EB22C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64 libre di carne di porco |</w:t>
            </w:r>
          </w:p>
        </w:tc>
        <w:tc>
          <w:tcPr>
            <w:tcW w:w="3402" w:type="dxa"/>
            <w:gridSpan w:val="2"/>
          </w:tcPr>
          <w:p w14:paraId="4CA1D13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250 granate</w:t>
            </w:r>
            <w:r w:rsidR="0077732C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| </w:t>
            </w:r>
          </w:p>
        </w:tc>
        <w:tc>
          <w:tcPr>
            <w:tcW w:w="3118" w:type="dxa"/>
          </w:tcPr>
          <w:p w14:paraId="76E4B36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barilli con balle di moschetto |</w:t>
            </w:r>
          </w:p>
        </w:tc>
      </w:tr>
      <w:tr w:rsidR="00B54D20" w:rsidRPr="002A6193" w14:paraId="6D77976C" w14:textId="77777777">
        <w:trPr>
          <w:trHeight w:val="414"/>
        </w:trPr>
        <w:tc>
          <w:tcPr>
            <w:tcW w:w="3119" w:type="dxa"/>
            <w:gridSpan w:val="2"/>
            <w:vMerge w:val="restart"/>
          </w:tcPr>
          <w:p w14:paraId="65F9250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pegola dura |</w:t>
            </w:r>
          </w:p>
        </w:tc>
        <w:tc>
          <w:tcPr>
            <w:tcW w:w="3402" w:type="dxa"/>
            <w:gridSpan w:val="2"/>
          </w:tcPr>
          <w:p w14:paraId="220D5C2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balle crosate di 4 libre |</w:t>
            </w:r>
          </w:p>
        </w:tc>
        <w:tc>
          <w:tcPr>
            <w:tcW w:w="3118" w:type="dxa"/>
            <w:vMerge w:val="restart"/>
          </w:tcPr>
          <w:p w14:paraId="7594ED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1830 libre di corda battuta necessaria per le | taglie et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4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’artell(eri)e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7FA0D4CF" w14:textId="77777777">
        <w:trPr>
          <w:trHeight w:val="413"/>
        </w:trPr>
        <w:tc>
          <w:tcPr>
            <w:tcW w:w="3119" w:type="dxa"/>
            <w:gridSpan w:val="2"/>
            <w:vMerge/>
          </w:tcPr>
          <w:p w14:paraId="1FF908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2FCD3F8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pelle di peccora |</w:t>
            </w:r>
          </w:p>
        </w:tc>
        <w:tc>
          <w:tcPr>
            <w:tcW w:w="3118" w:type="dxa"/>
            <w:vMerge/>
          </w:tcPr>
          <w:p w14:paraId="700B614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EC5DCAF" w14:textId="77777777">
        <w:tc>
          <w:tcPr>
            <w:tcW w:w="3119" w:type="dxa"/>
            <w:gridSpan w:val="2"/>
          </w:tcPr>
          <w:p w14:paraId="5811038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salnitro |</w:t>
            </w:r>
          </w:p>
        </w:tc>
        <w:tc>
          <w:tcPr>
            <w:tcW w:w="3402" w:type="dxa"/>
            <w:gridSpan w:val="2"/>
          </w:tcPr>
          <w:p w14:paraId="1FC2504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cazze da caricar |</w:t>
            </w:r>
          </w:p>
        </w:tc>
        <w:tc>
          <w:tcPr>
            <w:tcW w:w="3118" w:type="dxa"/>
          </w:tcPr>
          <w:p w14:paraId="7C8D962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mazzi corda forcina |</w:t>
            </w:r>
          </w:p>
        </w:tc>
      </w:tr>
      <w:tr w:rsidR="00B54D20" w:rsidRPr="002A6193" w14:paraId="27571C36" w14:textId="77777777">
        <w:tc>
          <w:tcPr>
            <w:tcW w:w="3119" w:type="dxa"/>
            <w:gridSpan w:val="2"/>
          </w:tcPr>
          <w:p w14:paraId="67B01E4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 libre di saccone |</w:t>
            </w:r>
          </w:p>
        </w:tc>
        <w:tc>
          <w:tcPr>
            <w:tcW w:w="3402" w:type="dxa"/>
            <w:gridSpan w:val="2"/>
          </w:tcPr>
          <w:p w14:paraId="6A86A1E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quinterni di carta |</w:t>
            </w:r>
          </w:p>
        </w:tc>
        <w:tc>
          <w:tcPr>
            <w:tcW w:w="3118" w:type="dxa"/>
          </w:tcPr>
          <w:p w14:paraId="49FDC40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mazzi della stessa minera |</w:t>
            </w:r>
          </w:p>
        </w:tc>
      </w:tr>
      <w:tr w:rsidR="00B54D20" w:rsidRPr="002A6193" w14:paraId="276C236C" w14:textId="77777777">
        <w:tc>
          <w:tcPr>
            <w:tcW w:w="3119" w:type="dxa"/>
            <w:gridSpan w:val="2"/>
          </w:tcPr>
          <w:p w14:paraId="53E216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libre di pegola dura |</w:t>
            </w:r>
          </w:p>
        </w:tc>
        <w:tc>
          <w:tcPr>
            <w:tcW w:w="3402" w:type="dxa"/>
            <w:gridSpan w:val="2"/>
          </w:tcPr>
          <w:p w14:paraId="237CEF9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pelle salate per coprir la polvere |</w:t>
            </w:r>
          </w:p>
        </w:tc>
        <w:tc>
          <w:tcPr>
            <w:tcW w:w="3118" w:type="dxa"/>
          </w:tcPr>
          <w:p w14:paraId="0B00593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 gemi di spago per accommodar le velle |</w:t>
            </w:r>
          </w:p>
        </w:tc>
      </w:tr>
      <w:tr w:rsidR="00B54D20" w:rsidRPr="002A6193" w14:paraId="54389A20" w14:textId="77777777">
        <w:tc>
          <w:tcPr>
            <w:tcW w:w="3119" w:type="dxa"/>
            <w:gridSpan w:val="2"/>
          </w:tcPr>
          <w:p w14:paraId="7A97AAC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secco |</w:t>
            </w:r>
          </w:p>
        </w:tc>
        <w:tc>
          <w:tcPr>
            <w:tcW w:w="3402" w:type="dxa"/>
            <w:gridSpan w:val="2"/>
          </w:tcPr>
          <w:p w14:paraId="27800F4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nettadore da artigliarie |</w:t>
            </w:r>
          </w:p>
        </w:tc>
        <w:tc>
          <w:tcPr>
            <w:tcW w:w="3118" w:type="dxa"/>
          </w:tcPr>
          <w:p w14:paraId="76D7E9F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cavi piccioli per l’artiglierie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4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232A1C06" w14:textId="77777777">
        <w:trPr>
          <w:trHeight w:val="274"/>
        </w:trPr>
        <w:tc>
          <w:tcPr>
            <w:tcW w:w="3119" w:type="dxa"/>
            <w:gridSpan w:val="2"/>
            <w:vMerge w:val="restart"/>
          </w:tcPr>
          <w:p w14:paraId="1A7DAA5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grasso di porco |</w:t>
            </w:r>
          </w:p>
        </w:tc>
        <w:tc>
          <w:tcPr>
            <w:tcW w:w="3402" w:type="dxa"/>
            <w:gridSpan w:val="2"/>
          </w:tcPr>
          <w:p w14:paraId="61FCE14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 bastoni da nettadore |</w:t>
            </w:r>
          </w:p>
        </w:tc>
        <w:tc>
          <w:tcPr>
            <w:tcW w:w="3118" w:type="dxa"/>
            <w:vMerge w:val="restart"/>
          </w:tcPr>
          <w:p w14:paraId="3D5C90C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barilli grandi da metter acqua |</w:t>
            </w:r>
          </w:p>
        </w:tc>
      </w:tr>
      <w:tr w:rsidR="00B54D20" w:rsidRPr="002A6193" w14:paraId="75E98BC9" w14:textId="77777777">
        <w:trPr>
          <w:trHeight w:val="273"/>
        </w:trPr>
        <w:tc>
          <w:tcPr>
            <w:tcW w:w="3119" w:type="dxa"/>
            <w:gridSpan w:val="2"/>
            <w:vMerge/>
          </w:tcPr>
          <w:p w14:paraId="2181D8D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0D686E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 nettatore da tonelli |</w:t>
            </w:r>
          </w:p>
        </w:tc>
        <w:tc>
          <w:tcPr>
            <w:tcW w:w="3118" w:type="dxa"/>
            <w:vMerge/>
          </w:tcPr>
          <w:p w14:paraId="7A67A9C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F879264" w14:textId="77777777">
        <w:tc>
          <w:tcPr>
            <w:tcW w:w="3119" w:type="dxa"/>
            <w:gridSpan w:val="2"/>
          </w:tcPr>
          <w:p w14:paraId="1BA4A35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potti di oglio |</w:t>
            </w:r>
          </w:p>
        </w:tc>
        <w:tc>
          <w:tcPr>
            <w:tcW w:w="3402" w:type="dxa"/>
            <w:gridSpan w:val="2"/>
          </w:tcPr>
          <w:p w14:paraId="161A39A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600 libre di piombo piato |</w:t>
            </w:r>
          </w:p>
        </w:tc>
        <w:tc>
          <w:tcPr>
            <w:tcW w:w="3118" w:type="dxa"/>
          </w:tcPr>
          <w:p w14:paraId="0722DD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barilli da galeotto per pigliar acqua |</w:t>
            </w:r>
          </w:p>
        </w:tc>
      </w:tr>
      <w:tr w:rsidR="00B54D20" w:rsidRPr="002A6193" w14:paraId="14064DE1" w14:textId="77777777">
        <w:trPr>
          <w:trHeight w:val="414"/>
        </w:trPr>
        <w:tc>
          <w:tcPr>
            <w:tcW w:w="3119" w:type="dxa"/>
            <w:gridSpan w:val="2"/>
            <w:vMerge w:val="restart"/>
          </w:tcPr>
          <w:p w14:paraId="6F07EF8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parte di corda vechia necessaria | per nettatore de’ tonnelli |</w:t>
            </w:r>
          </w:p>
        </w:tc>
        <w:tc>
          <w:tcPr>
            <w:tcW w:w="3402" w:type="dxa"/>
            <w:gridSpan w:val="2"/>
          </w:tcPr>
          <w:p w14:paraId="1E7CE8C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tonelli con borse per metter le polveri |</w:t>
            </w:r>
          </w:p>
        </w:tc>
        <w:tc>
          <w:tcPr>
            <w:tcW w:w="3118" w:type="dxa"/>
            <w:shd w:val="clear" w:color="auto" w:fill="auto"/>
          </w:tcPr>
          <w:p w14:paraId="38FB194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boccali da birra |</w:t>
            </w:r>
          </w:p>
        </w:tc>
      </w:tr>
      <w:tr w:rsidR="00B54D20" w:rsidRPr="002A6193" w14:paraId="40369213" w14:textId="77777777">
        <w:trPr>
          <w:trHeight w:val="207"/>
        </w:trPr>
        <w:tc>
          <w:tcPr>
            <w:tcW w:w="3119" w:type="dxa"/>
            <w:gridSpan w:val="2"/>
            <w:vMerge/>
          </w:tcPr>
          <w:p w14:paraId="50E67F5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35AFF4D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manoele di legno |</w:t>
            </w:r>
          </w:p>
        </w:tc>
        <w:tc>
          <w:tcPr>
            <w:tcW w:w="3118" w:type="dxa"/>
            <w:shd w:val="clear" w:color="auto" w:fill="auto"/>
          </w:tcPr>
          <w:p w14:paraId="3A50937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pirie |</w:t>
            </w:r>
          </w:p>
        </w:tc>
      </w:tr>
      <w:tr w:rsidR="00B54D20" w:rsidRPr="002A6193" w14:paraId="246DE515" w14:textId="77777777">
        <w:trPr>
          <w:trHeight w:val="206"/>
        </w:trPr>
        <w:tc>
          <w:tcPr>
            <w:tcW w:w="3119" w:type="dxa"/>
            <w:gridSpan w:val="2"/>
            <w:vMerge/>
          </w:tcPr>
          <w:p w14:paraId="088ECC2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693BBC0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manoele di ferro |</w:t>
            </w:r>
          </w:p>
        </w:tc>
        <w:tc>
          <w:tcPr>
            <w:tcW w:w="3118" w:type="dxa"/>
            <w:shd w:val="clear" w:color="auto" w:fill="auto"/>
          </w:tcPr>
          <w:p w14:paraId="33AA398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204 libre di secco |</w:t>
            </w:r>
          </w:p>
        </w:tc>
      </w:tr>
      <w:tr w:rsidR="00B54D20" w:rsidRPr="002A6193" w14:paraId="4D817127" w14:textId="77777777">
        <w:tc>
          <w:tcPr>
            <w:tcW w:w="3119" w:type="dxa"/>
            <w:gridSpan w:val="2"/>
          </w:tcPr>
          <w:p w14:paraId="26FA25D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 rote per l’artegliarie |</w:t>
            </w:r>
          </w:p>
        </w:tc>
        <w:tc>
          <w:tcPr>
            <w:tcW w:w="3402" w:type="dxa"/>
            <w:gridSpan w:val="2"/>
          </w:tcPr>
          <w:p w14:paraId="658A0FA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cucchiari da piombo |</w:t>
            </w:r>
          </w:p>
        </w:tc>
        <w:tc>
          <w:tcPr>
            <w:tcW w:w="3118" w:type="dxa"/>
          </w:tcPr>
          <w:p w14:paraId="7C86769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152 libre di grasso di porco |</w:t>
            </w:r>
          </w:p>
        </w:tc>
      </w:tr>
      <w:tr w:rsidR="00B54D20" w:rsidRPr="002A6193" w14:paraId="1957A465" w14:textId="77777777">
        <w:tc>
          <w:tcPr>
            <w:tcW w:w="3119" w:type="dxa"/>
            <w:gridSpan w:val="2"/>
          </w:tcPr>
          <w:p w14:paraId="79DEB26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90 taglie grosse |</w:t>
            </w:r>
          </w:p>
        </w:tc>
        <w:tc>
          <w:tcPr>
            <w:tcW w:w="3402" w:type="dxa"/>
            <w:gridSpan w:val="2"/>
          </w:tcPr>
          <w:p w14:paraId="6F6F971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4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ceppi da piedi |</w:t>
            </w:r>
          </w:p>
        </w:tc>
        <w:tc>
          <w:tcPr>
            <w:tcW w:w="3118" w:type="dxa"/>
          </w:tcPr>
          <w:p w14:paraId="270581F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agucchie per le velle |</w:t>
            </w:r>
          </w:p>
        </w:tc>
      </w:tr>
      <w:tr w:rsidR="00B54D20" w:rsidRPr="002A6193" w14:paraId="3E4B58AC" w14:textId="77777777">
        <w:tc>
          <w:tcPr>
            <w:tcW w:w="3119" w:type="dxa"/>
            <w:gridSpan w:val="2"/>
          </w:tcPr>
          <w:p w14:paraId="524A6AF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84 semplici |</w:t>
            </w:r>
          </w:p>
        </w:tc>
        <w:tc>
          <w:tcPr>
            <w:tcW w:w="3402" w:type="dxa"/>
            <w:gridSpan w:val="2"/>
          </w:tcPr>
          <w:p w14:paraId="0BF763E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ceppi da mano |</w:t>
            </w:r>
          </w:p>
        </w:tc>
        <w:tc>
          <w:tcPr>
            <w:tcW w:w="3118" w:type="dxa"/>
          </w:tcPr>
          <w:p w14:paraId="2CBF346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sessole |</w:t>
            </w:r>
          </w:p>
        </w:tc>
      </w:tr>
      <w:tr w:rsidR="00B54D20" w:rsidRPr="002A6193" w14:paraId="42FD75F5" w14:textId="77777777">
        <w:tc>
          <w:tcPr>
            <w:tcW w:w="3119" w:type="dxa"/>
            <w:gridSpan w:val="2"/>
          </w:tcPr>
          <w:p w14:paraId="6B9589D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54 cargatori |</w:t>
            </w:r>
          </w:p>
        </w:tc>
        <w:tc>
          <w:tcPr>
            <w:tcW w:w="3402" w:type="dxa"/>
            <w:gridSpan w:val="2"/>
          </w:tcPr>
          <w:p w14:paraId="62D6B2C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 luchetti |</w:t>
            </w:r>
          </w:p>
        </w:tc>
        <w:tc>
          <w:tcPr>
            <w:tcW w:w="3118" w:type="dxa"/>
          </w:tcPr>
          <w:p w14:paraId="6195983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10000 chiodi per la tromba |</w:t>
            </w:r>
          </w:p>
        </w:tc>
      </w:tr>
      <w:tr w:rsidR="00B54D20" w:rsidRPr="002A6193" w14:paraId="7D4C2DF5" w14:textId="77777777">
        <w:trPr>
          <w:trHeight w:val="274"/>
        </w:trPr>
        <w:tc>
          <w:tcPr>
            <w:tcW w:w="3119" w:type="dxa"/>
            <w:gridSpan w:val="2"/>
            <w:vMerge w:val="restart"/>
          </w:tcPr>
          <w:p w14:paraId="10A31B2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pettatori per le cariche di carta nell’|artigliarie |</w:t>
            </w:r>
          </w:p>
        </w:tc>
        <w:tc>
          <w:tcPr>
            <w:tcW w:w="3402" w:type="dxa"/>
            <w:gridSpan w:val="2"/>
          </w:tcPr>
          <w:p w14:paraId="5C54CD1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bastoni |</w:t>
            </w:r>
          </w:p>
        </w:tc>
        <w:tc>
          <w:tcPr>
            <w:tcW w:w="3118" w:type="dxa"/>
            <w:shd w:val="clear" w:color="auto" w:fill="auto"/>
          </w:tcPr>
          <w:p w14:paraId="3C4D51E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libre di secco |</w:t>
            </w:r>
          </w:p>
        </w:tc>
      </w:tr>
      <w:tr w:rsidR="00B54D20" w:rsidRPr="002A6193" w14:paraId="57B3585A" w14:textId="77777777">
        <w:trPr>
          <w:trHeight w:val="273"/>
        </w:trPr>
        <w:tc>
          <w:tcPr>
            <w:tcW w:w="3119" w:type="dxa"/>
            <w:gridSpan w:val="2"/>
            <w:vMerge/>
          </w:tcPr>
          <w:p w14:paraId="6E8C19C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0FC6827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 anelli |</w:t>
            </w:r>
          </w:p>
        </w:tc>
        <w:tc>
          <w:tcPr>
            <w:tcW w:w="3118" w:type="dxa"/>
            <w:shd w:val="clear" w:color="auto" w:fill="auto"/>
          </w:tcPr>
          <w:p w14:paraId="4D87397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64 libre di grasso di porco |</w:t>
            </w:r>
          </w:p>
        </w:tc>
      </w:tr>
      <w:tr w:rsidR="00B54D20" w:rsidRPr="002A6193" w14:paraId="073F55FA" w14:textId="77777777">
        <w:trPr>
          <w:trHeight w:val="274"/>
        </w:trPr>
        <w:tc>
          <w:tcPr>
            <w:tcW w:w="3119" w:type="dxa"/>
            <w:gridSpan w:val="2"/>
            <w:vMerge w:val="restart"/>
          </w:tcPr>
          <w:p w14:paraId="1651464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132 lanterne per mette con balle nelle | artigliarie | </w:t>
            </w:r>
          </w:p>
        </w:tc>
        <w:tc>
          <w:tcPr>
            <w:tcW w:w="3402" w:type="dxa"/>
            <w:gridSpan w:val="2"/>
          </w:tcPr>
          <w:p w14:paraId="47027DA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occhi di ferro quadri |</w:t>
            </w:r>
          </w:p>
        </w:tc>
        <w:tc>
          <w:tcPr>
            <w:tcW w:w="3118" w:type="dxa"/>
            <w:shd w:val="clear" w:color="auto" w:fill="auto"/>
          </w:tcPr>
          <w:p w14:paraId="459BDB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pegola dura |</w:t>
            </w:r>
          </w:p>
        </w:tc>
      </w:tr>
      <w:tr w:rsidR="00B54D20" w:rsidRPr="002A6193" w14:paraId="3A9B981A" w14:textId="77777777">
        <w:trPr>
          <w:trHeight w:val="273"/>
        </w:trPr>
        <w:tc>
          <w:tcPr>
            <w:tcW w:w="3119" w:type="dxa"/>
            <w:gridSpan w:val="2"/>
            <w:vMerge/>
          </w:tcPr>
          <w:p w14:paraId="23D200F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4A7B862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48 stecchi di ferro | </w:t>
            </w:r>
          </w:p>
        </w:tc>
        <w:tc>
          <w:tcPr>
            <w:tcW w:w="3118" w:type="dxa"/>
            <w:shd w:val="clear" w:color="auto" w:fill="auto"/>
          </w:tcPr>
          <w:p w14:paraId="7FD572A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salnitro |</w:t>
            </w:r>
          </w:p>
        </w:tc>
      </w:tr>
      <w:tr w:rsidR="00B54D20" w:rsidRPr="002A6193" w14:paraId="7DD2B765" w14:textId="77777777">
        <w:trPr>
          <w:trHeight w:val="274"/>
        </w:trPr>
        <w:tc>
          <w:tcPr>
            <w:tcW w:w="3119" w:type="dxa"/>
            <w:gridSpan w:val="2"/>
            <w:vMerge w:val="restart"/>
          </w:tcPr>
          <w:p w14:paraId="7E2702F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 pezzi di legno da alzar, et | drizzar l’artigliarie |</w:t>
            </w:r>
          </w:p>
        </w:tc>
        <w:tc>
          <w:tcPr>
            <w:tcW w:w="3402" w:type="dxa"/>
            <w:gridSpan w:val="2"/>
          </w:tcPr>
          <w:p w14:paraId="39A9E90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 spilli o cavicchie di ferro |</w:t>
            </w:r>
          </w:p>
        </w:tc>
        <w:tc>
          <w:tcPr>
            <w:tcW w:w="3118" w:type="dxa"/>
            <w:shd w:val="clear" w:color="auto" w:fill="auto"/>
          </w:tcPr>
          <w:p w14:paraId="465D214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 libre di sapone |</w:t>
            </w:r>
          </w:p>
        </w:tc>
      </w:tr>
      <w:tr w:rsidR="00B54D20" w:rsidRPr="002A6193" w14:paraId="4B924D1A" w14:textId="77777777">
        <w:trPr>
          <w:trHeight w:val="274"/>
        </w:trPr>
        <w:tc>
          <w:tcPr>
            <w:tcW w:w="3119" w:type="dxa"/>
            <w:gridSpan w:val="2"/>
            <w:vMerge/>
          </w:tcPr>
          <w:p w14:paraId="17D2A1A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  <w:vMerge w:val="restart"/>
          </w:tcPr>
          <w:p w14:paraId="068FE57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brazza di tella di vella vecchia |</w:t>
            </w:r>
          </w:p>
        </w:tc>
        <w:tc>
          <w:tcPr>
            <w:tcW w:w="3118" w:type="dxa"/>
            <w:shd w:val="clear" w:color="auto" w:fill="auto"/>
          </w:tcPr>
          <w:p w14:paraId="596325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libre di pegola dura |</w:t>
            </w:r>
          </w:p>
        </w:tc>
      </w:tr>
      <w:tr w:rsidR="00B54D20" w:rsidRPr="002A6193" w14:paraId="10955281" w14:textId="77777777">
        <w:trPr>
          <w:trHeight w:val="273"/>
        </w:trPr>
        <w:tc>
          <w:tcPr>
            <w:tcW w:w="3119" w:type="dxa"/>
            <w:gridSpan w:val="2"/>
            <w:vMerge/>
          </w:tcPr>
          <w:p w14:paraId="46A4BA4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  <w:vMerge/>
          </w:tcPr>
          <w:p w14:paraId="388C36B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18" w:type="dxa"/>
            <w:shd w:val="clear" w:color="auto" w:fill="auto"/>
          </w:tcPr>
          <w:p w14:paraId="761B4E3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secco |</w:t>
            </w:r>
          </w:p>
        </w:tc>
      </w:tr>
      <w:tr w:rsidR="00B54D20" w:rsidRPr="002A6193" w14:paraId="3DC55F85" w14:textId="77777777">
        <w:tc>
          <w:tcPr>
            <w:tcW w:w="3119" w:type="dxa"/>
            <w:gridSpan w:val="2"/>
          </w:tcPr>
          <w:p w14:paraId="4B8AD85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 altri di altra sorte |</w:t>
            </w:r>
          </w:p>
        </w:tc>
        <w:tc>
          <w:tcPr>
            <w:tcW w:w="3402" w:type="dxa"/>
            <w:gridSpan w:val="2"/>
          </w:tcPr>
          <w:p w14:paraId="289A1AE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chiodi scocesi |</w:t>
            </w:r>
          </w:p>
        </w:tc>
        <w:tc>
          <w:tcPr>
            <w:tcW w:w="3118" w:type="dxa"/>
          </w:tcPr>
          <w:p w14:paraId="3B08057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libre di grasso di porco |</w:t>
            </w:r>
          </w:p>
        </w:tc>
      </w:tr>
      <w:tr w:rsidR="00B54D20" w:rsidRPr="002A6193" w14:paraId="72A25177" w14:textId="77777777">
        <w:trPr>
          <w:trHeight w:val="274"/>
        </w:trPr>
        <w:tc>
          <w:tcPr>
            <w:tcW w:w="3119" w:type="dxa"/>
            <w:gridSpan w:val="2"/>
            <w:vMerge w:val="restart"/>
          </w:tcPr>
          <w:p w14:paraId="57EE563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 dozzini di scoppaglie delle | artigliarie |</w:t>
            </w:r>
          </w:p>
        </w:tc>
        <w:tc>
          <w:tcPr>
            <w:tcW w:w="3402" w:type="dxa"/>
            <w:gridSpan w:val="2"/>
          </w:tcPr>
          <w:p w14:paraId="6D6F7C0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chiodi detti lasysers |</w:t>
            </w:r>
          </w:p>
        </w:tc>
        <w:tc>
          <w:tcPr>
            <w:tcW w:w="3118" w:type="dxa"/>
            <w:shd w:val="clear" w:color="auto" w:fill="auto"/>
          </w:tcPr>
          <w:p w14:paraId="68F74F1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corbe con balle di piombo |</w:t>
            </w:r>
          </w:p>
        </w:tc>
      </w:tr>
      <w:tr w:rsidR="00B54D20" w:rsidRPr="002A6193" w14:paraId="015E7FAE" w14:textId="77777777">
        <w:trPr>
          <w:trHeight w:val="140"/>
        </w:trPr>
        <w:tc>
          <w:tcPr>
            <w:tcW w:w="3119" w:type="dxa"/>
            <w:gridSpan w:val="2"/>
            <w:vMerge/>
          </w:tcPr>
          <w:p w14:paraId="581C24D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4ABE01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chiodi semplici |</w:t>
            </w:r>
          </w:p>
        </w:tc>
        <w:tc>
          <w:tcPr>
            <w:tcW w:w="3118" w:type="dxa"/>
            <w:shd w:val="clear" w:color="auto" w:fill="auto"/>
          </w:tcPr>
          <w:p w14:paraId="763C463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cattene da pigliar le velle |</w:t>
            </w:r>
          </w:p>
        </w:tc>
      </w:tr>
      <w:tr w:rsidR="00B54D20" w:rsidRPr="002A6193" w14:paraId="7F179D45" w14:textId="77777777">
        <w:trPr>
          <w:trHeight w:val="140"/>
        </w:trPr>
        <w:tc>
          <w:tcPr>
            <w:tcW w:w="3119" w:type="dxa"/>
            <w:gridSpan w:val="2"/>
            <w:vMerge/>
          </w:tcPr>
          <w:p w14:paraId="2154E5A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50FA9D9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5000 doppii |</w:t>
            </w:r>
          </w:p>
        </w:tc>
        <w:tc>
          <w:tcPr>
            <w:tcW w:w="3118" w:type="dxa"/>
            <w:shd w:val="clear" w:color="auto" w:fill="auto"/>
          </w:tcPr>
          <w:p w14:paraId="397CAD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poti d’oglio |</w:t>
            </w:r>
          </w:p>
        </w:tc>
      </w:tr>
      <w:tr w:rsidR="00B54D20" w:rsidRPr="002A6193" w14:paraId="68A66C64" w14:textId="77777777">
        <w:tc>
          <w:tcPr>
            <w:tcW w:w="3119" w:type="dxa"/>
            <w:gridSpan w:val="2"/>
          </w:tcPr>
          <w:p w14:paraId="47F9679D" w14:textId="1F691E88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26</w:t>
            </w:r>
            <w:r w:rsidR="00F34F5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legni per nettatori |</w:t>
            </w:r>
          </w:p>
        </w:tc>
        <w:tc>
          <w:tcPr>
            <w:tcW w:w="1691" w:type="dxa"/>
            <w:shd w:val="clear" w:color="auto" w:fill="auto"/>
          </w:tcPr>
          <w:p w14:paraId="4608BC2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800 da 5</w:t>
            </w:r>
          </w:p>
        </w:tc>
        <w:tc>
          <w:tcPr>
            <w:tcW w:w="1711" w:type="dxa"/>
            <w:vMerge w:val="restart"/>
            <w:vAlign w:val="center"/>
          </w:tcPr>
          <w:p w14:paraId="58267D3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polici | </w:t>
            </w:r>
          </w:p>
        </w:tc>
        <w:tc>
          <w:tcPr>
            <w:tcW w:w="3118" w:type="dxa"/>
            <w:vMerge w:val="restart"/>
            <w:shd w:val="clear" w:color="auto" w:fill="auto"/>
          </w:tcPr>
          <w:p w14:paraId="579E22B5" w14:textId="77777777" w:rsidR="00B54D20" w:rsidRPr="002A6193" w:rsidRDefault="00CF420F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na parte di corda vecchia necessaria per | nettar li tonelli |</w:t>
            </w:r>
          </w:p>
        </w:tc>
      </w:tr>
      <w:tr w:rsidR="00B54D20" w:rsidRPr="002A6193" w14:paraId="6A437AC1" w14:textId="77777777">
        <w:tc>
          <w:tcPr>
            <w:tcW w:w="3119" w:type="dxa"/>
            <w:gridSpan w:val="2"/>
          </w:tcPr>
          <w:p w14:paraId="5399351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martelli di legno |</w:t>
            </w:r>
          </w:p>
        </w:tc>
        <w:tc>
          <w:tcPr>
            <w:tcW w:w="1691" w:type="dxa"/>
            <w:shd w:val="clear" w:color="auto" w:fill="auto"/>
          </w:tcPr>
          <w:p w14:paraId="3796510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500 da 6</w:t>
            </w:r>
          </w:p>
        </w:tc>
        <w:tc>
          <w:tcPr>
            <w:tcW w:w="1711" w:type="dxa"/>
            <w:vMerge/>
          </w:tcPr>
          <w:p w14:paraId="1CAF50B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18" w:type="dxa"/>
            <w:vMerge/>
            <w:shd w:val="clear" w:color="auto" w:fill="auto"/>
          </w:tcPr>
          <w:p w14:paraId="0CB72CE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3DEB0F5" w14:textId="77777777">
        <w:trPr>
          <w:trHeight w:val="183"/>
        </w:trPr>
        <w:tc>
          <w:tcPr>
            <w:tcW w:w="3119" w:type="dxa"/>
            <w:gridSpan w:val="2"/>
            <w:vMerge w:val="restart"/>
          </w:tcPr>
          <w:p w14:paraId="39C9253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doppie taglie per la vela di gabbia |</w:t>
            </w:r>
          </w:p>
        </w:tc>
        <w:tc>
          <w:tcPr>
            <w:tcW w:w="1691" w:type="dxa"/>
            <w:shd w:val="clear" w:color="auto" w:fill="auto"/>
          </w:tcPr>
          <w:p w14:paraId="74A5866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200 da 7</w:t>
            </w:r>
          </w:p>
        </w:tc>
        <w:tc>
          <w:tcPr>
            <w:tcW w:w="1711" w:type="dxa"/>
            <w:vMerge/>
          </w:tcPr>
          <w:p w14:paraId="0D22B61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18" w:type="dxa"/>
            <w:vMerge/>
            <w:shd w:val="clear" w:color="auto" w:fill="auto"/>
          </w:tcPr>
          <w:p w14:paraId="07B0C76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F25C745" w14:textId="77777777">
        <w:trPr>
          <w:trHeight w:val="182"/>
        </w:trPr>
        <w:tc>
          <w:tcPr>
            <w:tcW w:w="3119" w:type="dxa"/>
            <w:gridSpan w:val="2"/>
            <w:vMerge/>
          </w:tcPr>
          <w:p w14:paraId="3137681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91" w:type="dxa"/>
            <w:shd w:val="clear" w:color="auto" w:fill="auto"/>
          </w:tcPr>
          <w:p w14:paraId="35A21AD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150 da 8</w:t>
            </w:r>
          </w:p>
        </w:tc>
        <w:tc>
          <w:tcPr>
            <w:tcW w:w="1711" w:type="dxa"/>
            <w:vMerge/>
          </w:tcPr>
          <w:p w14:paraId="26EBAE8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18" w:type="dxa"/>
            <w:vMerge w:val="restart"/>
            <w:shd w:val="clear" w:color="auto" w:fill="auto"/>
          </w:tcPr>
          <w:p w14:paraId="3A941CE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pezzi di legno per alzar, et drizzar | 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34B0A900" w14:textId="77777777">
        <w:trPr>
          <w:trHeight w:val="182"/>
        </w:trPr>
        <w:tc>
          <w:tcPr>
            <w:tcW w:w="3119" w:type="dxa"/>
            <w:gridSpan w:val="2"/>
            <w:vMerge/>
          </w:tcPr>
          <w:p w14:paraId="475A9DD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691" w:type="dxa"/>
            <w:shd w:val="clear" w:color="auto" w:fill="auto"/>
          </w:tcPr>
          <w:p w14:paraId="7A666A5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da 9</w:t>
            </w:r>
          </w:p>
        </w:tc>
        <w:tc>
          <w:tcPr>
            <w:tcW w:w="1711" w:type="dxa"/>
            <w:vMerge/>
          </w:tcPr>
          <w:p w14:paraId="460B7E8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18" w:type="dxa"/>
            <w:vMerge/>
            <w:shd w:val="clear" w:color="auto" w:fill="auto"/>
          </w:tcPr>
          <w:p w14:paraId="4200D32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F55998E" w14:textId="77777777">
        <w:tc>
          <w:tcPr>
            <w:tcW w:w="3119" w:type="dxa"/>
            <w:gridSpan w:val="2"/>
          </w:tcPr>
          <w:p w14:paraId="7850432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semplici per la medema |</w:t>
            </w:r>
          </w:p>
        </w:tc>
        <w:tc>
          <w:tcPr>
            <w:tcW w:w="3402" w:type="dxa"/>
            <w:gridSpan w:val="2"/>
          </w:tcPr>
          <w:p w14:paraId="3A2E484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 instrumento che rompe con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forza |</w:t>
            </w:r>
          </w:p>
        </w:tc>
        <w:tc>
          <w:tcPr>
            <w:tcW w:w="3118" w:type="dxa"/>
          </w:tcPr>
          <w:p w14:paraId="1C979C5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50 ruote per l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’artell(eri)a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379F1231" w14:textId="77777777">
        <w:trPr>
          <w:trHeight w:val="274"/>
        </w:trPr>
        <w:tc>
          <w:tcPr>
            <w:tcW w:w="3119" w:type="dxa"/>
            <w:gridSpan w:val="2"/>
            <w:vMerge w:val="restart"/>
          </w:tcPr>
          <w:p w14:paraId="11F0E8A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  <w:p w14:paraId="62192EB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7B2144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cucchiaro grande da piombo |</w:t>
            </w:r>
          </w:p>
        </w:tc>
        <w:tc>
          <w:tcPr>
            <w:tcW w:w="3118" w:type="dxa"/>
            <w:shd w:val="clear" w:color="auto" w:fill="auto"/>
          </w:tcPr>
          <w:p w14:paraId="463D457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taglie grosse |</w:t>
            </w:r>
          </w:p>
        </w:tc>
      </w:tr>
      <w:tr w:rsidR="00B54D20" w:rsidRPr="002A6193" w14:paraId="041347C3" w14:textId="77777777">
        <w:trPr>
          <w:trHeight w:val="140"/>
        </w:trPr>
        <w:tc>
          <w:tcPr>
            <w:tcW w:w="3119" w:type="dxa"/>
            <w:gridSpan w:val="2"/>
            <w:vMerge/>
          </w:tcPr>
          <w:p w14:paraId="6C89B6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7A29FD2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di fil di ferro |</w:t>
            </w:r>
          </w:p>
        </w:tc>
        <w:tc>
          <w:tcPr>
            <w:tcW w:w="3118" w:type="dxa"/>
            <w:shd w:val="clear" w:color="auto" w:fill="auto"/>
          </w:tcPr>
          <w:p w14:paraId="37E26A4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semplici |</w:t>
            </w:r>
          </w:p>
        </w:tc>
      </w:tr>
      <w:tr w:rsidR="00B54D20" w:rsidRPr="002A6193" w14:paraId="6BF48C4F" w14:textId="77777777">
        <w:trPr>
          <w:trHeight w:val="140"/>
        </w:trPr>
        <w:tc>
          <w:tcPr>
            <w:tcW w:w="3119" w:type="dxa"/>
            <w:gridSpan w:val="2"/>
            <w:vMerge/>
          </w:tcPr>
          <w:p w14:paraId="72B4B8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1A25CD6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raspa |</w:t>
            </w:r>
          </w:p>
        </w:tc>
        <w:tc>
          <w:tcPr>
            <w:tcW w:w="3118" w:type="dxa"/>
            <w:shd w:val="clear" w:color="auto" w:fill="auto"/>
          </w:tcPr>
          <w:p w14:paraId="3744F84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manoele di legno |</w:t>
            </w:r>
          </w:p>
        </w:tc>
      </w:tr>
      <w:tr w:rsidR="00B54D20" w:rsidRPr="002A6193" w14:paraId="1487507B" w14:textId="77777777">
        <w:tc>
          <w:tcPr>
            <w:tcW w:w="3119" w:type="dxa"/>
            <w:gridSpan w:val="2"/>
            <w:vMerge w:val="restart"/>
            <w:vAlign w:val="center"/>
          </w:tcPr>
          <w:p w14:paraId="1FB7A3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libri di salmi, una bibbia |</w:t>
            </w:r>
          </w:p>
          <w:p w14:paraId="6306F44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un libro di sermoni un libro | nominato Postel, et un altro | Eingge Poort tre orationi | sopra tavola |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1CD739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lima |</w:t>
            </w:r>
          </w:p>
        </w:tc>
        <w:tc>
          <w:tcPr>
            <w:tcW w:w="3118" w:type="dxa"/>
          </w:tcPr>
          <w:p w14:paraId="07CB123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130 lanterne da metter con balle nelle </w:t>
            </w:r>
            <w:r w:rsidR="00E37A6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artell(eri)e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3B22F246" w14:textId="77777777">
        <w:trPr>
          <w:trHeight w:val="180"/>
        </w:trPr>
        <w:tc>
          <w:tcPr>
            <w:tcW w:w="3119" w:type="dxa"/>
            <w:gridSpan w:val="2"/>
            <w:vMerge/>
          </w:tcPr>
          <w:p w14:paraId="2627398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9D5D3E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lima piata |</w:t>
            </w:r>
          </w:p>
        </w:tc>
        <w:tc>
          <w:tcPr>
            <w:tcW w:w="3118" w:type="dxa"/>
            <w:shd w:val="clear" w:color="auto" w:fill="auto"/>
          </w:tcPr>
          <w:p w14:paraId="2B2EBD5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 legni per attaccar li nettadori |</w:t>
            </w:r>
          </w:p>
        </w:tc>
      </w:tr>
      <w:tr w:rsidR="00B54D20" w:rsidRPr="002A6193" w14:paraId="7522243B" w14:textId="77777777">
        <w:trPr>
          <w:trHeight w:val="180"/>
        </w:trPr>
        <w:tc>
          <w:tcPr>
            <w:tcW w:w="3119" w:type="dxa"/>
            <w:gridSpan w:val="2"/>
            <w:vMerge/>
          </w:tcPr>
          <w:p w14:paraId="46B5335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07F1DC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forme da balle di piombo |</w:t>
            </w:r>
          </w:p>
        </w:tc>
        <w:tc>
          <w:tcPr>
            <w:tcW w:w="3118" w:type="dxa"/>
            <w:shd w:val="clear" w:color="auto" w:fill="auto"/>
          </w:tcPr>
          <w:p w14:paraId="17A6CD6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 legni per martelli |</w:t>
            </w:r>
          </w:p>
        </w:tc>
      </w:tr>
      <w:tr w:rsidR="00B54D20" w:rsidRPr="002A6193" w14:paraId="2A559943" w14:textId="77777777">
        <w:trPr>
          <w:trHeight w:val="180"/>
        </w:trPr>
        <w:tc>
          <w:tcPr>
            <w:tcW w:w="3119" w:type="dxa"/>
            <w:gridSpan w:val="2"/>
            <w:vMerge/>
          </w:tcPr>
          <w:p w14:paraId="39D4E06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6B1715D" w14:textId="166EC2EB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 libra </w:t>
            </w:r>
            <w:r w:rsidR="0028312D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1/2</w:t>
            </w:r>
            <w:r w:rsidR="00123BC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fil de rame |</w:t>
            </w:r>
          </w:p>
        </w:tc>
        <w:tc>
          <w:tcPr>
            <w:tcW w:w="3118" w:type="dxa"/>
            <w:shd w:val="clear" w:color="auto" w:fill="auto"/>
          </w:tcPr>
          <w:p w14:paraId="5056BB2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dozine di stropagli per l’artiglieria |</w:t>
            </w:r>
          </w:p>
        </w:tc>
      </w:tr>
      <w:tr w:rsidR="00B54D20" w:rsidRPr="002A6193" w14:paraId="39843C77" w14:textId="77777777">
        <w:trPr>
          <w:trHeight w:val="180"/>
        </w:trPr>
        <w:tc>
          <w:tcPr>
            <w:tcW w:w="3119" w:type="dxa"/>
            <w:gridSpan w:val="2"/>
            <w:vMerge/>
          </w:tcPr>
          <w:p w14:paraId="30E562A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B05724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libra fil de ferro sottile |</w:t>
            </w:r>
          </w:p>
        </w:tc>
        <w:tc>
          <w:tcPr>
            <w:tcW w:w="3118" w:type="dxa"/>
            <w:shd w:val="clear" w:color="auto" w:fill="auto"/>
          </w:tcPr>
          <w:p w14:paraId="4AFF26E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martelli di legno |</w:t>
            </w:r>
          </w:p>
        </w:tc>
      </w:tr>
      <w:tr w:rsidR="00B54D20" w:rsidRPr="002A6193" w14:paraId="5A5E9935" w14:textId="77777777">
        <w:trPr>
          <w:trHeight w:val="180"/>
        </w:trPr>
        <w:tc>
          <w:tcPr>
            <w:tcW w:w="3119" w:type="dxa"/>
            <w:gridSpan w:val="2"/>
            <w:vMerge/>
          </w:tcPr>
          <w:p w14:paraId="2110853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1D241C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longhi bastoni |</w:t>
            </w:r>
          </w:p>
        </w:tc>
        <w:tc>
          <w:tcPr>
            <w:tcW w:w="3118" w:type="dxa"/>
            <w:vMerge w:val="restart"/>
            <w:shd w:val="clear" w:color="auto" w:fill="auto"/>
          </w:tcPr>
          <w:p w14:paraId="4A314F3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  <w:p w14:paraId="60B9FE5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libri de’ salmi. Una bibia | 1 libro de’ sermoni uno chiamato Postel | un altro nominato Eingge Poort. Et | 3 orationi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44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sopra tavola |</w:t>
            </w:r>
          </w:p>
        </w:tc>
      </w:tr>
      <w:tr w:rsidR="00B54D20" w:rsidRPr="002A6193" w14:paraId="717E8986" w14:textId="77777777">
        <w:trPr>
          <w:trHeight w:val="180"/>
        </w:trPr>
        <w:tc>
          <w:tcPr>
            <w:tcW w:w="3119" w:type="dxa"/>
            <w:gridSpan w:val="2"/>
            <w:vMerge/>
          </w:tcPr>
          <w:p w14:paraId="7A28650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AB901D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tavole |</w:t>
            </w:r>
          </w:p>
        </w:tc>
        <w:tc>
          <w:tcPr>
            <w:tcW w:w="3118" w:type="dxa"/>
            <w:vMerge/>
            <w:shd w:val="clear" w:color="auto" w:fill="auto"/>
          </w:tcPr>
          <w:p w14:paraId="2689048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61FB772" w14:textId="77777777">
        <w:trPr>
          <w:trHeight w:val="277"/>
        </w:trPr>
        <w:tc>
          <w:tcPr>
            <w:tcW w:w="3119" w:type="dxa"/>
            <w:gridSpan w:val="2"/>
            <w:vMerge w:val="restart"/>
          </w:tcPr>
          <w:p w14:paraId="1E6ED08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Nella nave del capitano Bartolomeo Thison | nominata L’</w:t>
            </w:r>
            <w:r w:rsidR="000D3AC6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ngelo |</w:t>
            </w:r>
          </w:p>
        </w:tc>
        <w:tc>
          <w:tcPr>
            <w:tcW w:w="3402" w:type="dxa"/>
            <w:gridSpan w:val="2"/>
          </w:tcPr>
          <w:p w14:paraId="1C42351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tavola di rovere |</w:t>
            </w:r>
          </w:p>
        </w:tc>
        <w:tc>
          <w:tcPr>
            <w:tcW w:w="3118" w:type="dxa"/>
            <w:vMerge/>
          </w:tcPr>
          <w:p w14:paraId="32FB84B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0C6DBDF" w14:textId="77777777">
        <w:trPr>
          <w:trHeight w:val="275"/>
        </w:trPr>
        <w:tc>
          <w:tcPr>
            <w:tcW w:w="3119" w:type="dxa"/>
            <w:gridSpan w:val="2"/>
            <w:vMerge/>
          </w:tcPr>
          <w:p w14:paraId="39CD957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1EECA6A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stortami |</w:t>
            </w:r>
          </w:p>
        </w:tc>
        <w:tc>
          <w:tcPr>
            <w:tcW w:w="3118" w:type="dxa"/>
            <w:vMerge/>
          </w:tcPr>
          <w:p w14:paraId="77C2A1D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86CD0C9" w14:textId="77777777">
        <w:trPr>
          <w:trHeight w:val="275"/>
        </w:trPr>
        <w:tc>
          <w:tcPr>
            <w:tcW w:w="3119" w:type="dxa"/>
            <w:gridSpan w:val="2"/>
            <w:vMerge/>
          </w:tcPr>
          <w:p w14:paraId="67EDA0B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223CBC1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remi |</w:t>
            </w:r>
          </w:p>
        </w:tc>
        <w:tc>
          <w:tcPr>
            <w:tcW w:w="3118" w:type="dxa"/>
            <w:vMerge/>
          </w:tcPr>
          <w:p w14:paraId="0F07C71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A11960A" w14:textId="77777777">
        <w:tc>
          <w:tcPr>
            <w:tcW w:w="456" w:type="dxa"/>
          </w:tcPr>
          <w:p w14:paraId="4192814B" w14:textId="77777777" w:rsidR="00B54D20" w:rsidRPr="002A6193" w:rsidRDefault="00B54D20" w:rsidP="00CF420F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 </w:t>
            </w:r>
          </w:p>
        </w:tc>
        <w:tc>
          <w:tcPr>
            <w:tcW w:w="2663" w:type="dxa"/>
          </w:tcPr>
          <w:p w14:paraId="2C76DE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di ferro di 12 di fero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4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sono delli | signori dell’Amiralità prestati alla serenissima Republica |</w:t>
            </w:r>
          </w:p>
        </w:tc>
        <w:tc>
          <w:tcPr>
            <w:tcW w:w="3402" w:type="dxa"/>
            <w:gridSpan w:val="2"/>
          </w:tcPr>
          <w:p w14:paraId="6748A6A6" w14:textId="77777777" w:rsidR="00B54D20" w:rsidRPr="002A6193" w:rsidRDefault="00CF420F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lcuni travi di rovere per | far azze per le ruote dell’|artiglieria, et tavole |</w:t>
            </w:r>
          </w:p>
        </w:tc>
        <w:tc>
          <w:tcPr>
            <w:tcW w:w="3118" w:type="dxa"/>
            <w:vMerge/>
          </w:tcPr>
          <w:p w14:paraId="692E236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0ACFBF5" w14:textId="77777777">
        <w:trPr>
          <w:trHeight w:val="414"/>
        </w:trPr>
        <w:tc>
          <w:tcPr>
            <w:tcW w:w="456" w:type="dxa"/>
            <w:vMerge w:val="restart"/>
          </w:tcPr>
          <w:p w14:paraId="7FB5D31F" w14:textId="77777777" w:rsidR="00B54D20" w:rsidRPr="002A6193" w:rsidRDefault="00B54D20" w:rsidP="00CF420F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12 </w:t>
            </w:r>
          </w:p>
        </w:tc>
        <w:tc>
          <w:tcPr>
            <w:tcW w:w="2663" w:type="dxa"/>
            <w:vMerge w:val="restart"/>
          </w:tcPr>
          <w:p w14:paraId="7D715620" w14:textId="77777777" w:rsidR="00B54D20" w:rsidRPr="002A6193" w:rsidRDefault="00CF420F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ezzi di perro di 5 4 et 3 libre di ferro | del patron della nave |</w:t>
            </w:r>
          </w:p>
        </w:tc>
        <w:tc>
          <w:tcPr>
            <w:tcW w:w="3402" w:type="dxa"/>
            <w:gridSpan w:val="2"/>
          </w:tcPr>
          <w:p w14:paraId="0002123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secchie di corame |</w:t>
            </w:r>
          </w:p>
        </w:tc>
        <w:tc>
          <w:tcPr>
            <w:tcW w:w="3118" w:type="dxa"/>
            <w:vMerge/>
          </w:tcPr>
          <w:p w14:paraId="6A81CD4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54F729A" w14:textId="77777777">
        <w:trPr>
          <w:trHeight w:val="413"/>
        </w:trPr>
        <w:tc>
          <w:tcPr>
            <w:tcW w:w="456" w:type="dxa"/>
            <w:vMerge/>
            <w:vAlign w:val="bottom"/>
          </w:tcPr>
          <w:p w14:paraId="574A9B3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663" w:type="dxa"/>
            <w:vMerge/>
          </w:tcPr>
          <w:p w14:paraId="6430F26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402" w:type="dxa"/>
            <w:gridSpan w:val="2"/>
          </w:tcPr>
          <w:p w14:paraId="44CF60E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180 mazzi di stoppa |</w:t>
            </w:r>
          </w:p>
        </w:tc>
        <w:tc>
          <w:tcPr>
            <w:tcW w:w="3118" w:type="dxa"/>
            <w:vMerge/>
          </w:tcPr>
          <w:p w14:paraId="62C687A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C40FCDF" w14:textId="77777777">
        <w:tc>
          <w:tcPr>
            <w:tcW w:w="456" w:type="dxa"/>
          </w:tcPr>
          <w:p w14:paraId="03EC62B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20 </w:t>
            </w:r>
          </w:p>
        </w:tc>
        <w:tc>
          <w:tcPr>
            <w:tcW w:w="2663" w:type="dxa"/>
          </w:tcPr>
          <w:p w14:paraId="1E9438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pezzi |</w:t>
            </w:r>
          </w:p>
        </w:tc>
        <w:tc>
          <w:tcPr>
            <w:tcW w:w="3402" w:type="dxa"/>
            <w:gridSpan w:val="2"/>
          </w:tcPr>
          <w:p w14:paraId="375722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altri per li bombardieri |</w:t>
            </w:r>
          </w:p>
        </w:tc>
        <w:tc>
          <w:tcPr>
            <w:tcW w:w="3118" w:type="dxa"/>
            <w:vMerge/>
          </w:tcPr>
          <w:p w14:paraId="24D7220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90B5D4E" w14:textId="77777777">
        <w:tc>
          <w:tcPr>
            <w:tcW w:w="456" w:type="dxa"/>
          </w:tcPr>
          <w:p w14:paraId="1431D5C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663" w:type="dxa"/>
            <w:vAlign w:val="center"/>
          </w:tcPr>
          <w:p w14:paraId="56E3C46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pedriere |</w:t>
            </w:r>
          </w:p>
        </w:tc>
        <w:tc>
          <w:tcPr>
            <w:tcW w:w="3402" w:type="dxa"/>
            <w:gridSpan w:val="2"/>
          </w:tcPr>
          <w:p w14:paraId="7AF2A6B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carghe di canone di lata | stagnata |</w:t>
            </w:r>
          </w:p>
        </w:tc>
        <w:tc>
          <w:tcPr>
            <w:tcW w:w="3118" w:type="dxa"/>
            <w:vMerge/>
          </w:tcPr>
          <w:p w14:paraId="49F1B72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4BE9F33" w14:textId="77777777">
        <w:tc>
          <w:tcPr>
            <w:tcW w:w="456" w:type="dxa"/>
          </w:tcPr>
          <w:p w14:paraId="24075DE4" w14:textId="77777777" w:rsidR="00B54D20" w:rsidRPr="002A6193" w:rsidRDefault="00B54D20" w:rsidP="00CF420F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68 </w:t>
            </w:r>
          </w:p>
        </w:tc>
        <w:tc>
          <w:tcPr>
            <w:tcW w:w="2663" w:type="dxa"/>
          </w:tcPr>
          <w:p w14:paraId="49A9C48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mezi barilli di polvere di peso di libre 100 |</w:t>
            </w:r>
          </w:p>
        </w:tc>
        <w:tc>
          <w:tcPr>
            <w:tcW w:w="3402" w:type="dxa"/>
            <w:gridSpan w:val="2"/>
          </w:tcPr>
          <w:p w14:paraId="10E53A9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 pirie |</w:t>
            </w:r>
          </w:p>
        </w:tc>
        <w:tc>
          <w:tcPr>
            <w:tcW w:w="3118" w:type="dxa"/>
            <w:vMerge/>
          </w:tcPr>
          <w:p w14:paraId="4504D07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08DC181" w14:textId="77777777">
        <w:tc>
          <w:tcPr>
            <w:tcW w:w="456" w:type="dxa"/>
          </w:tcPr>
          <w:p w14:paraId="7FEE6148" w14:textId="77777777" w:rsidR="00B54D20" w:rsidRPr="002A6193" w:rsidRDefault="00B54D20" w:rsidP="00CF420F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12 </w:t>
            </w:r>
          </w:p>
        </w:tc>
        <w:tc>
          <w:tcPr>
            <w:tcW w:w="2663" w:type="dxa"/>
          </w:tcPr>
          <w:p w14:paraId="77170DB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mezi barilli di polvere di moschetto |</w:t>
            </w:r>
          </w:p>
        </w:tc>
        <w:tc>
          <w:tcPr>
            <w:tcW w:w="3402" w:type="dxa"/>
            <w:gridSpan w:val="2"/>
          </w:tcPr>
          <w:p w14:paraId="4A767B1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lanterne di legno |</w:t>
            </w:r>
          </w:p>
        </w:tc>
        <w:tc>
          <w:tcPr>
            <w:tcW w:w="3118" w:type="dxa"/>
            <w:vMerge/>
          </w:tcPr>
          <w:p w14:paraId="3E5D68E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6A7F221" w14:textId="77777777">
        <w:tc>
          <w:tcPr>
            <w:tcW w:w="456" w:type="dxa"/>
            <w:vAlign w:val="bottom"/>
          </w:tcPr>
          <w:p w14:paraId="7945410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80 </w:t>
            </w:r>
          </w:p>
        </w:tc>
        <w:tc>
          <w:tcPr>
            <w:tcW w:w="2663" w:type="dxa"/>
          </w:tcPr>
          <w:p w14:paraId="70DDDC6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mezi barilli |</w:t>
            </w:r>
          </w:p>
        </w:tc>
        <w:tc>
          <w:tcPr>
            <w:tcW w:w="3402" w:type="dxa"/>
            <w:gridSpan w:val="2"/>
          </w:tcPr>
          <w:p w14:paraId="0A5E24B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 lanterneta |</w:t>
            </w:r>
          </w:p>
        </w:tc>
        <w:tc>
          <w:tcPr>
            <w:tcW w:w="3118" w:type="dxa"/>
            <w:vMerge/>
          </w:tcPr>
          <w:p w14:paraId="58B3D96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CCC8037" w14:textId="77777777">
        <w:tc>
          <w:tcPr>
            <w:tcW w:w="456" w:type="dxa"/>
            <w:vAlign w:val="bottom"/>
          </w:tcPr>
          <w:p w14:paraId="740087D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2663" w:type="dxa"/>
          </w:tcPr>
          <w:p w14:paraId="5367671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mazzi di corda pesano | libre 995 |</w:t>
            </w:r>
          </w:p>
        </w:tc>
        <w:tc>
          <w:tcPr>
            <w:tcW w:w="3402" w:type="dxa"/>
            <w:gridSpan w:val="2"/>
          </w:tcPr>
          <w:p w14:paraId="40EADB76" w14:textId="7BDC1E32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 libra </w:t>
            </w:r>
            <w:r w:rsidR="0028312D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1/2</w:t>
            </w:r>
            <w:r w:rsidR="00123BC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 filo per cucir li cargatori | delle polveri |</w:t>
            </w:r>
          </w:p>
        </w:tc>
        <w:tc>
          <w:tcPr>
            <w:tcW w:w="3118" w:type="dxa"/>
            <w:vMerge/>
          </w:tcPr>
          <w:p w14:paraId="0CF20C3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FCCD6E2" w14:textId="77777777">
        <w:tc>
          <w:tcPr>
            <w:tcW w:w="3119" w:type="dxa"/>
            <w:gridSpan w:val="2"/>
          </w:tcPr>
          <w:p w14:paraId="0C5F81B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160 balle tonde di libre 5 |</w:t>
            </w:r>
          </w:p>
        </w:tc>
        <w:tc>
          <w:tcPr>
            <w:tcW w:w="3402" w:type="dxa"/>
            <w:gridSpan w:val="2"/>
          </w:tcPr>
          <w:p w14:paraId="47002B1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pivelli |</w:t>
            </w:r>
          </w:p>
        </w:tc>
        <w:tc>
          <w:tcPr>
            <w:tcW w:w="3118" w:type="dxa"/>
            <w:vMerge/>
          </w:tcPr>
          <w:p w14:paraId="6C82C50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B23E569" w14:textId="77777777">
        <w:tc>
          <w:tcPr>
            <w:tcW w:w="3119" w:type="dxa"/>
            <w:gridSpan w:val="2"/>
          </w:tcPr>
          <w:p w14:paraId="205C915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230 di 4 libre |</w:t>
            </w:r>
          </w:p>
        </w:tc>
        <w:tc>
          <w:tcPr>
            <w:tcW w:w="3402" w:type="dxa"/>
            <w:gridSpan w:val="2"/>
            <w:vMerge w:val="restart"/>
          </w:tcPr>
          <w:p w14:paraId="1A4180F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moschetti con sue bandeliere |</w:t>
            </w:r>
          </w:p>
        </w:tc>
        <w:tc>
          <w:tcPr>
            <w:tcW w:w="3118" w:type="dxa"/>
            <w:vMerge/>
          </w:tcPr>
          <w:p w14:paraId="5DFD57F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6E9332F" w14:textId="77777777">
        <w:tc>
          <w:tcPr>
            <w:tcW w:w="3119" w:type="dxa"/>
            <w:gridSpan w:val="2"/>
          </w:tcPr>
          <w:p w14:paraId="0B24C8B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di 3 libre |</w:t>
            </w:r>
          </w:p>
        </w:tc>
        <w:tc>
          <w:tcPr>
            <w:tcW w:w="3402" w:type="dxa"/>
            <w:gridSpan w:val="2"/>
            <w:vMerge/>
          </w:tcPr>
          <w:p w14:paraId="1D34A03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18" w:type="dxa"/>
            <w:vMerge/>
          </w:tcPr>
          <w:p w14:paraId="06F4583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5C4CD4F" w14:textId="77777777">
        <w:tc>
          <w:tcPr>
            <w:tcW w:w="3119" w:type="dxa"/>
            <w:gridSpan w:val="2"/>
          </w:tcPr>
          <w:p w14:paraId="1B5D7FE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120 di 12 libre |</w:t>
            </w:r>
          </w:p>
        </w:tc>
        <w:tc>
          <w:tcPr>
            <w:tcW w:w="3402" w:type="dxa"/>
            <w:gridSpan w:val="2"/>
          </w:tcPr>
          <w:p w14:paraId="6D013F2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sabole o scimitare |</w:t>
            </w:r>
          </w:p>
        </w:tc>
        <w:tc>
          <w:tcPr>
            <w:tcW w:w="3118" w:type="dxa"/>
            <w:vMerge/>
          </w:tcPr>
          <w:p w14:paraId="63E07A6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5409812" w14:textId="77777777">
        <w:tc>
          <w:tcPr>
            <w:tcW w:w="3119" w:type="dxa"/>
            <w:gridSpan w:val="2"/>
          </w:tcPr>
          <w:p w14:paraId="5A052E4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catene di 12 libre |</w:t>
            </w:r>
          </w:p>
        </w:tc>
        <w:tc>
          <w:tcPr>
            <w:tcW w:w="3402" w:type="dxa"/>
            <w:gridSpan w:val="2"/>
            <w:vMerge w:val="restart"/>
          </w:tcPr>
          <w:p w14:paraId="13CC7C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46 picche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4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lunghe |</w:t>
            </w:r>
          </w:p>
        </w:tc>
        <w:tc>
          <w:tcPr>
            <w:tcW w:w="3118" w:type="dxa"/>
            <w:vMerge/>
          </w:tcPr>
          <w:p w14:paraId="26D71B5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C09B9E2" w14:textId="77777777">
        <w:tc>
          <w:tcPr>
            <w:tcW w:w="3119" w:type="dxa"/>
            <w:gridSpan w:val="2"/>
          </w:tcPr>
          <w:p w14:paraId="3A16BE9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balle crosate di 12 libre |</w:t>
            </w:r>
          </w:p>
        </w:tc>
        <w:tc>
          <w:tcPr>
            <w:tcW w:w="3402" w:type="dxa"/>
            <w:gridSpan w:val="2"/>
            <w:vMerge/>
          </w:tcPr>
          <w:p w14:paraId="159B38D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3118" w:type="dxa"/>
            <w:vMerge/>
          </w:tcPr>
          <w:p w14:paraId="7EE1807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D7D857C" w14:textId="77777777">
        <w:tc>
          <w:tcPr>
            <w:tcW w:w="3119" w:type="dxa"/>
            <w:gridSpan w:val="2"/>
          </w:tcPr>
          <w:p w14:paraId="0C2CE18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130 catene di 5 libre |</w:t>
            </w:r>
          </w:p>
        </w:tc>
        <w:tc>
          <w:tcPr>
            <w:tcW w:w="3402" w:type="dxa"/>
            <w:gridSpan w:val="2"/>
          </w:tcPr>
          <w:p w14:paraId="30D5BEE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46 corte |</w:t>
            </w:r>
          </w:p>
        </w:tc>
        <w:tc>
          <w:tcPr>
            <w:tcW w:w="3118" w:type="dxa"/>
            <w:vMerge/>
          </w:tcPr>
          <w:p w14:paraId="1308A3B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</w:tbl>
    <w:p w14:paraId="6376D65D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610A9256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267r-270r /</w:t>
      </w:r>
    </w:p>
    <w:p w14:paraId="6D9CE44D" w14:textId="77777777" w:rsidR="00B54D20" w:rsidRPr="002A6193" w:rsidRDefault="00E54E37" w:rsidP="00B54D20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36EF4FDD" w14:textId="77777777" w:rsidR="00B54D20" w:rsidRPr="002A6193" w:rsidRDefault="00B54D20" w:rsidP="00B54D20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</w:p>
    <w:p w14:paraId="15D7AEB9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270vB /</w:t>
      </w:r>
    </w:p>
    <w:p w14:paraId="0E56B618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n° 2 |</w:t>
      </w:r>
    </w:p>
    <w:p w14:paraId="2F9463C1" w14:textId="77777777" w:rsidR="00B54D20" w:rsidRPr="002A6193" w:rsidRDefault="00E54E37" w:rsidP="005F50F1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Inventario delli apprestamenti et | munitioni poste nelle cinque | navi della repartitione di Amsterdam |</w:t>
      </w:r>
    </w:p>
    <w:p w14:paraId="6AC39CF5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6D694588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7A9D6D23" w14:textId="77777777" w:rsidR="00B54D20" w:rsidRPr="002A6193" w:rsidRDefault="00E54E37" w:rsidP="00B54D2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75</w:t>
      </w:r>
    </w:p>
    <w:p w14:paraId="0470C5F0" w14:textId="77777777" w:rsidR="00B54D20" w:rsidRPr="002A6193" w:rsidRDefault="00E54E37" w:rsidP="00B54D2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 Allegato II al n. 73 (cc. 271r-282v)</w:t>
      </w:r>
    </w:p>
    <w:p w14:paraId="75664327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F2B2D7F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271r /</w:t>
      </w:r>
    </w:p>
    <w:p w14:paraId="667D4491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Rollo delli officiali, et marinari dell’amiraglio Kerkoven |</w:t>
      </w:r>
    </w:p>
    <w:p w14:paraId="6EBC4A03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tbl>
      <w:tblPr>
        <w:tblStyle w:val="Grigliatabell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42"/>
        <w:gridCol w:w="1559"/>
        <w:gridCol w:w="1134"/>
        <w:gridCol w:w="4961"/>
        <w:gridCol w:w="1134"/>
      </w:tblGrid>
      <w:tr w:rsidR="00B54D20" w:rsidRPr="002A6193" w14:paraId="2339E1BF" w14:textId="77777777" w:rsidTr="00464740">
        <w:tc>
          <w:tcPr>
            <w:tcW w:w="851" w:type="dxa"/>
            <w:gridSpan w:val="2"/>
          </w:tcPr>
          <w:p w14:paraId="48703F0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1.</w:t>
            </w:r>
          </w:p>
        </w:tc>
        <w:tc>
          <w:tcPr>
            <w:tcW w:w="1559" w:type="dxa"/>
            <w:vMerge w:val="restart"/>
          </w:tcPr>
          <w:p w14:paraId="152F367B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4F49C9F9" w14:textId="0C4DA92D" w:rsidR="00B54D20" w:rsidRPr="002A6193" w:rsidRDefault="004776E4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dmiral Melchior </w:t>
            </w:r>
            <w:r w:rsidR="007E299C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ander Kerkoven 14 giugno pagato alla moglie per doi mesi </w:t>
            </w:r>
          </w:p>
        </w:tc>
        <w:tc>
          <w:tcPr>
            <w:tcW w:w="1134" w:type="dxa"/>
            <w:vAlign w:val="bottom"/>
          </w:tcPr>
          <w:p w14:paraId="5CD645A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901 |</w:t>
            </w:r>
          </w:p>
        </w:tc>
      </w:tr>
      <w:tr w:rsidR="00B54D20" w:rsidRPr="002A6193" w14:paraId="085BE8A1" w14:textId="77777777" w:rsidTr="00464740">
        <w:tc>
          <w:tcPr>
            <w:tcW w:w="851" w:type="dxa"/>
            <w:gridSpan w:val="2"/>
          </w:tcPr>
          <w:p w14:paraId="7E960EF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2.</w:t>
            </w:r>
          </w:p>
        </w:tc>
        <w:tc>
          <w:tcPr>
            <w:tcW w:w="1559" w:type="dxa"/>
            <w:vMerge/>
          </w:tcPr>
          <w:p w14:paraId="5DC8E482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7EF333DA" w14:textId="77777777" w:rsidR="00B54D20" w:rsidRPr="002A6193" w:rsidRDefault="004776E4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uocotenente Piter Classen rispetto l’esser egli luocotenente dell’Amiral si dà 50 fiorini per mese | </w:t>
            </w:r>
          </w:p>
        </w:tc>
        <w:tc>
          <w:tcPr>
            <w:tcW w:w="1134" w:type="dxa"/>
            <w:vAlign w:val="bottom"/>
          </w:tcPr>
          <w:p w14:paraId="5319303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8AC959D" w14:textId="77777777" w:rsidTr="00464740">
        <w:tc>
          <w:tcPr>
            <w:tcW w:w="851" w:type="dxa"/>
            <w:gridSpan w:val="2"/>
          </w:tcPr>
          <w:p w14:paraId="48F82DD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7404A57E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714DB8A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alli tre di maggio pagati a lui medesimo </w:t>
            </w:r>
          </w:p>
        </w:tc>
        <w:tc>
          <w:tcPr>
            <w:tcW w:w="1134" w:type="dxa"/>
            <w:vAlign w:val="bottom"/>
          </w:tcPr>
          <w:p w14:paraId="4DB29FE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|</w:t>
            </w:r>
          </w:p>
        </w:tc>
      </w:tr>
      <w:tr w:rsidR="00B54D20" w:rsidRPr="002A6193" w14:paraId="7C9C36B3" w14:textId="77777777" w:rsidTr="00464740">
        <w:tc>
          <w:tcPr>
            <w:tcW w:w="851" w:type="dxa"/>
            <w:gridSpan w:val="2"/>
          </w:tcPr>
          <w:p w14:paraId="6FF4932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14BF422D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085A729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et ancor pagato un altro mese</w:t>
            </w:r>
          </w:p>
        </w:tc>
        <w:tc>
          <w:tcPr>
            <w:tcW w:w="1134" w:type="dxa"/>
            <w:vAlign w:val="bottom"/>
          </w:tcPr>
          <w:p w14:paraId="10EA03B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 |</w:t>
            </w:r>
          </w:p>
        </w:tc>
      </w:tr>
      <w:tr w:rsidR="00B54D20" w:rsidRPr="002A6193" w14:paraId="0F3C8E34" w14:textId="77777777" w:rsidTr="00464740">
        <w:tc>
          <w:tcPr>
            <w:tcW w:w="851" w:type="dxa"/>
            <w:gridSpan w:val="2"/>
          </w:tcPr>
          <w:p w14:paraId="0FEB60F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3.</w:t>
            </w:r>
          </w:p>
        </w:tc>
        <w:tc>
          <w:tcPr>
            <w:tcW w:w="1559" w:type="dxa"/>
            <w:vMerge/>
          </w:tcPr>
          <w:p w14:paraId="53F3F251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50A400AA" w14:textId="77777777" w:rsidR="00B54D20" w:rsidRPr="002A6193" w:rsidRDefault="004776E4" w:rsidP="004776E4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atron Clas Calessen a’ 3 maggio pagato al suo padrigno luocotenente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Piter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Classen </w:t>
            </w:r>
          </w:p>
        </w:tc>
        <w:tc>
          <w:tcPr>
            <w:tcW w:w="1134" w:type="dxa"/>
            <w:vAlign w:val="bottom"/>
          </w:tcPr>
          <w:p w14:paraId="3EBA618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 |</w:t>
            </w:r>
          </w:p>
        </w:tc>
      </w:tr>
      <w:tr w:rsidR="00B54D20" w:rsidRPr="002A6193" w14:paraId="77821EEA" w14:textId="77777777" w:rsidTr="00464740">
        <w:tc>
          <w:tcPr>
            <w:tcW w:w="851" w:type="dxa"/>
            <w:gridSpan w:val="2"/>
          </w:tcPr>
          <w:p w14:paraId="212814A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4.</w:t>
            </w:r>
          </w:p>
        </w:tc>
        <w:tc>
          <w:tcPr>
            <w:tcW w:w="1559" w:type="dxa"/>
            <w:vMerge/>
          </w:tcPr>
          <w:p w14:paraId="19ADAB4E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3691983E" w14:textId="77777777" w:rsidR="00B54D20" w:rsidRPr="002A6193" w:rsidRDefault="004776E4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ilota maggior Clas Simonsen van Amsterdam </w:t>
            </w:r>
            <w:r w:rsidR="00B54D20" w:rsidRPr="002A6193">
              <w:rPr>
                <w:rFonts w:eastAsia="NSimSun"/>
                <w:smallCaps/>
                <w:kern w:val="2"/>
                <w:sz w:val="24"/>
                <w:szCs w:val="24"/>
                <w:lang w:eastAsia="hi-IN" w:bidi="hi-IN"/>
              </w:rPr>
              <w:t>x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maggio per doi mesi</w:t>
            </w:r>
          </w:p>
        </w:tc>
        <w:tc>
          <w:tcPr>
            <w:tcW w:w="1134" w:type="dxa"/>
            <w:vAlign w:val="bottom"/>
          </w:tcPr>
          <w:p w14:paraId="0A8A524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72 |</w:t>
            </w:r>
          </w:p>
        </w:tc>
      </w:tr>
      <w:tr w:rsidR="00B54D20" w:rsidRPr="002A6193" w14:paraId="5559E8E1" w14:textId="77777777" w:rsidTr="00464740">
        <w:tc>
          <w:tcPr>
            <w:tcW w:w="851" w:type="dxa"/>
            <w:gridSpan w:val="2"/>
          </w:tcPr>
          <w:p w14:paraId="55E8E3A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5.</w:t>
            </w:r>
          </w:p>
        </w:tc>
        <w:tc>
          <w:tcPr>
            <w:tcW w:w="1559" w:type="dxa"/>
            <w:vMerge/>
          </w:tcPr>
          <w:p w14:paraId="62726631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59C74E8D" w14:textId="77777777" w:rsidR="00B54D20" w:rsidRPr="002A6193" w:rsidRDefault="004776E4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AE279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ilota minore Jan Jansen 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ander Linden van Roterdam 14 aprile per doi mesi</w:t>
            </w:r>
          </w:p>
        </w:tc>
        <w:tc>
          <w:tcPr>
            <w:tcW w:w="1134" w:type="dxa"/>
            <w:vAlign w:val="bottom"/>
          </w:tcPr>
          <w:p w14:paraId="4E1D4E8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7FA8417C" w14:textId="77777777" w:rsidTr="00464740">
        <w:tc>
          <w:tcPr>
            <w:tcW w:w="851" w:type="dxa"/>
            <w:gridSpan w:val="2"/>
          </w:tcPr>
          <w:p w14:paraId="7547F22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6. </w:t>
            </w:r>
          </w:p>
        </w:tc>
        <w:tc>
          <w:tcPr>
            <w:tcW w:w="1559" w:type="dxa"/>
            <w:vMerge/>
          </w:tcPr>
          <w:p w14:paraId="6421AA04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7A84525C" w14:textId="77777777" w:rsidR="00B54D20" w:rsidRPr="002A6193" w:rsidRDefault="00AE279B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ecretario della flotta francese Verstrepen 3 maggio per doi mesi</w:t>
            </w:r>
          </w:p>
        </w:tc>
        <w:tc>
          <w:tcPr>
            <w:tcW w:w="1134" w:type="dxa"/>
            <w:vAlign w:val="bottom"/>
          </w:tcPr>
          <w:p w14:paraId="41589DB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|</w:t>
            </w:r>
          </w:p>
        </w:tc>
      </w:tr>
      <w:tr w:rsidR="00B54D20" w:rsidRPr="002A6193" w14:paraId="252857D5" w14:textId="77777777" w:rsidTr="00464740">
        <w:tc>
          <w:tcPr>
            <w:tcW w:w="851" w:type="dxa"/>
            <w:gridSpan w:val="2"/>
          </w:tcPr>
          <w:p w14:paraId="74E52C7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7.</w:t>
            </w:r>
          </w:p>
        </w:tc>
        <w:tc>
          <w:tcPr>
            <w:tcW w:w="1559" w:type="dxa"/>
            <w:vMerge w:val="restart"/>
          </w:tcPr>
          <w:p w14:paraId="16E83D08" w14:textId="77777777" w:rsidR="00B54D20" w:rsidRPr="002A6193" w:rsidRDefault="00AE279B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ppuntati</w:t>
            </w:r>
          </w:p>
        </w:tc>
        <w:tc>
          <w:tcPr>
            <w:tcW w:w="6095" w:type="dxa"/>
            <w:gridSpan w:val="2"/>
            <w:vAlign w:val="center"/>
          </w:tcPr>
          <w:p w14:paraId="667A275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Nicolas Hamel 3 aprile per doi mesi</w:t>
            </w:r>
          </w:p>
        </w:tc>
        <w:tc>
          <w:tcPr>
            <w:tcW w:w="1134" w:type="dxa"/>
            <w:vAlign w:val="bottom"/>
          </w:tcPr>
          <w:p w14:paraId="7744CAE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29EE8D14" w14:textId="77777777" w:rsidTr="00464740">
        <w:tc>
          <w:tcPr>
            <w:tcW w:w="851" w:type="dxa"/>
            <w:gridSpan w:val="2"/>
          </w:tcPr>
          <w:p w14:paraId="17BE597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8.</w:t>
            </w:r>
          </w:p>
        </w:tc>
        <w:tc>
          <w:tcPr>
            <w:tcW w:w="1559" w:type="dxa"/>
            <w:vMerge/>
          </w:tcPr>
          <w:p w14:paraId="7C7B61A7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245E36A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Robreket Volencon 13 maggio per doi mesi</w:t>
            </w:r>
          </w:p>
        </w:tc>
        <w:tc>
          <w:tcPr>
            <w:tcW w:w="1134" w:type="dxa"/>
            <w:vAlign w:val="bottom"/>
          </w:tcPr>
          <w:p w14:paraId="4D64AA8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736B6D62" w14:textId="77777777" w:rsidTr="00464740">
        <w:tc>
          <w:tcPr>
            <w:tcW w:w="851" w:type="dxa"/>
            <w:gridSpan w:val="2"/>
          </w:tcPr>
          <w:p w14:paraId="3FA70D2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9.</w:t>
            </w:r>
          </w:p>
        </w:tc>
        <w:tc>
          <w:tcPr>
            <w:tcW w:w="1559" w:type="dxa"/>
            <w:vMerge/>
          </w:tcPr>
          <w:p w14:paraId="06B0B005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435D664A" w14:textId="0D22EC93" w:rsidR="00B54D20" w:rsidRPr="002A6193" w:rsidRDefault="00BC48D1" w:rsidP="00F9208E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Joris van Cat</w:t>
            </w:r>
            <w:ins w:id="61" w:author="Nina Lamal" w:date="2023-02-09T17:28:00Z">
              <w:r w:rsidR="00B74E92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t>z</w:t>
              </w:r>
            </w:ins>
            <w:del w:id="62" w:author="Nina Lamal" w:date="2023-02-09T17:28:00Z">
              <w:r w:rsidRPr="002A6193" w:rsidDel="00F9208E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delText>(</w:delText>
              </w:r>
              <w:r w:rsidR="000A315C" w:rsidRPr="002A6193" w:rsidDel="00F9208E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delText>…</w:delText>
              </w:r>
              <w:r w:rsidRPr="002A6193" w:rsidDel="00F9208E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delText>)</w:delText>
              </w:r>
            </w:del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13 aprile per doi mesi</w:t>
            </w:r>
          </w:p>
        </w:tc>
        <w:tc>
          <w:tcPr>
            <w:tcW w:w="1134" w:type="dxa"/>
            <w:vAlign w:val="bottom"/>
          </w:tcPr>
          <w:p w14:paraId="712A00B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0D640DF3" w14:textId="77777777" w:rsidTr="00464740">
        <w:tc>
          <w:tcPr>
            <w:tcW w:w="851" w:type="dxa"/>
            <w:gridSpan w:val="2"/>
          </w:tcPr>
          <w:p w14:paraId="7B504C3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10.</w:t>
            </w:r>
          </w:p>
        </w:tc>
        <w:tc>
          <w:tcPr>
            <w:tcW w:w="1559" w:type="dxa"/>
            <w:vMerge/>
          </w:tcPr>
          <w:p w14:paraId="528A12A2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15F9B38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Buys 13 aprile per doi mesi</w:t>
            </w:r>
          </w:p>
        </w:tc>
        <w:tc>
          <w:tcPr>
            <w:tcW w:w="1134" w:type="dxa"/>
            <w:vAlign w:val="bottom"/>
          </w:tcPr>
          <w:p w14:paraId="27694AB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7DD181D9" w14:textId="77777777" w:rsidTr="00464740">
        <w:tc>
          <w:tcPr>
            <w:tcW w:w="851" w:type="dxa"/>
            <w:gridSpan w:val="2"/>
          </w:tcPr>
          <w:p w14:paraId="5277D0F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11.</w:t>
            </w:r>
          </w:p>
        </w:tc>
        <w:tc>
          <w:tcPr>
            <w:tcW w:w="1559" w:type="dxa"/>
            <w:vMerge/>
          </w:tcPr>
          <w:p w14:paraId="599925BE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6349CDD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Jocobsen 13 aprile per doi mesi</w:t>
            </w:r>
          </w:p>
        </w:tc>
        <w:tc>
          <w:tcPr>
            <w:tcW w:w="1134" w:type="dxa"/>
            <w:vAlign w:val="bottom"/>
          </w:tcPr>
          <w:p w14:paraId="216A15C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185F9883" w14:textId="77777777" w:rsidTr="00464740">
        <w:tc>
          <w:tcPr>
            <w:tcW w:w="851" w:type="dxa"/>
            <w:gridSpan w:val="2"/>
          </w:tcPr>
          <w:p w14:paraId="696F61E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12.</w:t>
            </w:r>
          </w:p>
        </w:tc>
        <w:tc>
          <w:tcPr>
            <w:tcW w:w="1559" w:type="dxa"/>
            <w:vMerge/>
          </w:tcPr>
          <w:p w14:paraId="710B0546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4ED63707" w14:textId="77777777" w:rsidR="00B54D20" w:rsidRPr="002A6193" w:rsidRDefault="00BC48D1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anden Kerckoven 13 aprile per doi mesi</w:t>
            </w:r>
          </w:p>
        </w:tc>
        <w:tc>
          <w:tcPr>
            <w:tcW w:w="1134" w:type="dxa"/>
            <w:vAlign w:val="bottom"/>
          </w:tcPr>
          <w:p w14:paraId="0B09F74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5A7ED7EB" w14:textId="77777777" w:rsidTr="00464740">
        <w:tc>
          <w:tcPr>
            <w:tcW w:w="851" w:type="dxa"/>
            <w:gridSpan w:val="2"/>
          </w:tcPr>
          <w:p w14:paraId="266AA4E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13.</w:t>
            </w:r>
          </w:p>
        </w:tc>
        <w:tc>
          <w:tcPr>
            <w:tcW w:w="1559" w:type="dxa"/>
            <w:vMerge w:val="restart"/>
          </w:tcPr>
          <w:p w14:paraId="6444ADB8" w14:textId="77777777" w:rsidR="00B54D20" w:rsidRPr="002A6193" w:rsidRDefault="00BC48D1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entiluomo</w:t>
            </w:r>
          </w:p>
        </w:tc>
        <w:tc>
          <w:tcPr>
            <w:tcW w:w="6095" w:type="dxa"/>
            <w:gridSpan w:val="2"/>
          </w:tcPr>
          <w:p w14:paraId="39C96574" w14:textId="77777777" w:rsidR="00B54D20" w:rsidRPr="002A6193" w:rsidRDefault="00BC48D1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Jaeson 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ander Venckt 13 aprile per doi mesi</w:t>
            </w:r>
          </w:p>
        </w:tc>
        <w:tc>
          <w:tcPr>
            <w:tcW w:w="1134" w:type="dxa"/>
            <w:vAlign w:val="bottom"/>
          </w:tcPr>
          <w:p w14:paraId="7E45E56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6B0B2486" w14:textId="77777777" w:rsidTr="00464740">
        <w:tc>
          <w:tcPr>
            <w:tcW w:w="851" w:type="dxa"/>
            <w:gridSpan w:val="2"/>
          </w:tcPr>
          <w:p w14:paraId="4F2E261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38772FE5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4F75363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maggio per commando delli signori pagari altri fiorini</w:t>
            </w:r>
          </w:p>
        </w:tc>
        <w:tc>
          <w:tcPr>
            <w:tcW w:w="1134" w:type="dxa"/>
            <w:vAlign w:val="bottom"/>
          </w:tcPr>
          <w:p w14:paraId="5EAE980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A5A3BCD" w14:textId="77777777" w:rsidTr="00464740">
        <w:tc>
          <w:tcPr>
            <w:tcW w:w="851" w:type="dxa"/>
            <w:gridSpan w:val="2"/>
          </w:tcPr>
          <w:p w14:paraId="25851CA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14.</w:t>
            </w:r>
          </w:p>
        </w:tc>
        <w:tc>
          <w:tcPr>
            <w:tcW w:w="1559" w:type="dxa"/>
          </w:tcPr>
          <w:p w14:paraId="7EA9ACDA" w14:textId="77777777" w:rsidR="00B54D20" w:rsidRPr="002A6193" w:rsidRDefault="00BC48D1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ochiero</w:t>
            </w:r>
          </w:p>
        </w:tc>
        <w:tc>
          <w:tcPr>
            <w:tcW w:w="6095" w:type="dxa"/>
            <w:gridSpan w:val="2"/>
          </w:tcPr>
          <w:p w14:paraId="4E59142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Clas Simonson van </w:t>
            </w:r>
            <w:r w:rsidR="0095130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Race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durp</w:t>
            </w:r>
            <w:r w:rsidR="0095130B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947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9 aprile per doi mesi</w:t>
            </w:r>
          </w:p>
        </w:tc>
        <w:tc>
          <w:tcPr>
            <w:tcW w:w="1134" w:type="dxa"/>
            <w:vAlign w:val="bottom"/>
          </w:tcPr>
          <w:p w14:paraId="4A66871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6ED5C9D8" w14:textId="77777777" w:rsidTr="00464740">
        <w:tc>
          <w:tcPr>
            <w:tcW w:w="851" w:type="dxa"/>
            <w:gridSpan w:val="2"/>
          </w:tcPr>
          <w:p w14:paraId="52B5004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15.</w:t>
            </w:r>
          </w:p>
        </w:tc>
        <w:tc>
          <w:tcPr>
            <w:tcW w:w="1559" w:type="dxa"/>
          </w:tcPr>
          <w:p w14:paraId="04D7ED8D" w14:textId="77777777" w:rsidR="00B54D20" w:rsidRPr="002A6193" w:rsidRDefault="00407BD3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6095" w:type="dxa"/>
            <w:gridSpan w:val="2"/>
          </w:tcPr>
          <w:p w14:paraId="6AC0DA3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Richertson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48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van Amsterdam 9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49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aprile per doi mesi</w:t>
            </w:r>
          </w:p>
        </w:tc>
        <w:tc>
          <w:tcPr>
            <w:tcW w:w="1134" w:type="dxa"/>
            <w:vAlign w:val="bottom"/>
          </w:tcPr>
          <w:p w14:paraId="03805F5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6DB24A15" w14:textId="77777777" w:rsidTr="00464740">
        <w:tc>
          <w:tcPr>
            <w:tcW w:w="851" w:type="dxa"/>
            <w:gridSpan w:val="2"/>
          </w:tcPr>
          <w:p w14:paraId="1AAD436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16.</w:t>
            </w:r>
          </w:p>
        </w:tc>
        <w:tc>
          <w:tcPr>
            <w:tcW w:w="1559" w:type="dxa"/>
          </w:tcPr>
          <w:p w14:paraId="03FEA6E6" w14:textId="77777777" w:rsidR="00B54D20" w:rsidRPr="002A6193" w:rsidRDefault="00407BD3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enese</w:t>
            </w:r>
          </w:p>
        </w:tc>
        <w:tc>
          <w:tcPr>
            <w:tcW w:w="6095" w:type="dxa"/>
            <w:gridSpan w:val="2"/>
          </w:tcPr>
          <w:p w14:paraId="5B55840B" w14:textId="77777777" w:rsidR="00B54D20" w:rsidRPr="002A6193" w:rsidRDefault="00407BD3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Hendrich Classe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 9 aprile per doi mesi</w:t>
            </w:r>
          </w:p>
        </w:tc>
        <w:tc>
          <w:tcPr>
            <w:tcW w:w="1134" w:type="dxa"/>
            <w:vAlign w:val="bottom"/>
          </w:tcPr>
          <w:p w14:paraId="7AB7869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0FDF98DB" w14:textId="77777777" w:rsidTr="00464740">
        <w:tc>
          <w:tcPr>
            <w:tcW w:w="851" w:type="dxa"/>
            <w:gridSpan w:val="2"/>
          </w:tcPr>
          <w:p w14:paraId="6BD0E69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17.</w:t>
            </w:r>
          </w:p>
        </w:tc>
        <w:tc>
          <w:tcPr>
            <w:tcW w:w="1559" w:type="dxa"/>
          </w:tcPr>
          <w:p w14:paraId="482A018C" w14:textId="77777777" w:rsidR="00B54D20" w:rsidRPr="002A6193" w:rsidRDefault="00407BD3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6095" w:type="dxa"/>
            <w:gridSpan w:val="2"/>
          </w:tcPr>
          <w:p w14:paraId="0E8A2C9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Jost Cornelissen van Dort 9 aprile per doi mesi</w:t>
            </w:r>
          </w:p>
        </w:tc>
        <w:tc>
          <w:tcPr>
            <w:tcW w:w="1134" w:type="dxa"/>
            <w:vAlign w:val="bottom"/>
          </w:tcPr>
          <w:p w14:paraId="65DDFA7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44F28F52" w14:textId="77777777" w:rsidTr="00464740">
        <w:tc>
          <w:tcPr>
            <w:tcW w:w="709" w:type="dxa"/>
          </w:tcPr>
          <w:p w14:paraId="0FF7BE5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18.</w:t>
            </w:r>
          </w:p>
        </w:tc>
        <w:tc>
          <w:tcPr>
            <w:tcW w:w="1701" w:type="dxa"/>
            <w:gridSpan w:val="2"/>
            <w:vMerge w:val="restart"/>
          </w:tcPr>
          <w:p w14:paraId="2E4CB1BF" w14:textId="77777777" w:rsidR="00B54D20" w:rsidRPr="002A6193" w:rsidRDefault="00407BD3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q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uartiermastri</w:t>
            </w:r>
          </w:p>
        </w:tc>
        <w:tc>
          <w:tcPr>
            <w:tcW w:w="6095" w:type="dxa"/>
            <w:gridSpan w:val="2"/>
          </w:tcPr>
          <w:p w14:paraId="4F4BA615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Cornelis Hendricson van Amsterdam 9 aprile per doi mesi</w:t>
            </w:r>
          </w:p>
        </w:tc>
        <w:tc>
          <w:tcPr>
            <w:tcW w:w="1134" w:type="dxa"/>
            <w:vAlign w:val="bottom"/>
          </w:tcPr>
          <w:p w14:paraId="242F483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24 |</w:t>
            </w:r>
          </w:p>
        </w:tc>
      </w:tr>
      <w:tr w:rsidR="00B54D20" w:rsidRPr="002A6193" w14:paraId="5B0E8E27" w14:textId="77777777" w:rsidTr="00464740">
        <w:tc>
          <w:tcPr>
            <w:tcW w:w="709" w:type="dxa"/>
          </w:tcPr>
          <w:p w14:paraId="287103B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19.</w:t>
            </w:r>
          </w:p>
        </w:tc>
        <w:tc>
          <w:tcPr>
            <w:tcW w:w="1701" w:type="dxa"/>
            <w:gridSpan w:val="2"/>
            <w:vMerge/>
          </w:tcPr>
          <w:p w14:paraId="12A990C1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  <w:gridSpan w:val="2"/>
          </w:tcPr>
          <w:p w14:paraId="0E22F1D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Isaac Lauretson van Amsterdam 9 aprile per doi mesi</w:t>
            </w:r>
          </w:p>
        </w:tc>
        <w:tc>
          <w:tcPr>
            <w:tcW w:w="1134" w:type="dxa"/>
            <w:vAlign w:val="bottom"/>
          </w:tcPr>
          <w:p w14:paraId="6DA481A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17B488DC" w14:textId="77777777" w:rsidTr="00464740">
        <w:tc>
          <w:tcPr>
            <w:tcW w:w="709" w:type="dxa"/>
          </w:tcPr>
          <w:p w14:paraId="587047B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20.</w:t>
            </w:r>
          </w:p>
        </w:tc>
        <w:tc>
          <w:tcPr>
            <w:tcW w:w="1701" w:type="dxa"/>
            <w:gridSpan w:val="2"/>
            <w:vMerge/>
          </w:tcPr>
          <w:p w14:paraId="667BC6EA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358AE8E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Tomasson van Coppenhaven 9 aprile per doi mesi</w:t>
            </w:r>
          </w:p>
        </w:tc>
        <w:tc>
          <w:tcPr>
            <w:tcW w:w="1134" w:type="dxa"/>
            <w:vAlign w:val="bottom"/>
          </w:tcPr>
          <w:p w14:paraId="2D14F2D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03D97BC1" w14:textId="77777777" w:rsidTr="00464740">
        <w:tc>
          <w:tcPr>
            <w:tcW w:w="709" w:type="dxa"/>
          </w:tcPr>
          <w:p w14:paraId="03F30B3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21.</w:t>
            </w:r>
          </w:p>
        </w:tc>
        <w:tc>
          <w:tcPr>
            <w:tcW w:w="2835" w:type="dxa"/>
            <w:gridSpan w:val="3"/>
          </w:tcPr>
          <w:p w14:paraId="1E02AFD3" w14:textId="77777777" w:rsidR="00B54D20" w:rsidRPr="002A6193" w:rsidRDefault="00407BD3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q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uartiermastro et vellaro </w:t>
            </w:r>
          </w:p>
        </w:tc>
        <w:tc>
          <w:tcPr>
            <w:tcW w:w="4961" w:type="dxa"/>
          </w:tcPr>
          <w:p w14:paraId="681FFFE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Albert Janson van Embden 9 aprile per doi mesi</w:t>
            </w:r>
          </w:p>
        </w:tc>
        <w:tc>
          <w:tcPr>
            <w:tcW w:w="1134" w:type="dxa"/>
            <w:vAlign w:val="bottom"/>
          </w:tcPr>
          <w:p w14:paraId="2EA8267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429F64AA" w14:textId="77777777" w:rsidTr="00464740">
        <w:tc>
          <w:tcPr>
            <w:tcW w:w="851" w:type="dxa"/>
            <w:gridSpan w:val="2"/>
          </w:tcPr>
          <w:p w14:paraId="496D55A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22.</w:t>
            </w:r>
          </w:p>
        </w:tc>
        <w:tc>
          <w:tcPr>
            <w:tcW w:w="1559" w:type="dxa"/>
          </w:tcPr>
          <w:p w14:paraId="027AFC60" w14:textId="77777777" w:rsidR="00B54D20" w:rsidRPr="002A6193" w:rsidRDefault="002860C6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rombetta maggiore</w:t>
            </w:r>
          </w:p>
        </w:tc>
        <w:tc>
          <w:tcPr>
            <w:tcW w:w="6095" w:type="dxa"/>
            <w:gridSpan w:val="2"/>
          </w:tcPr>
          <w:p w14:paraId="43309E28" w14:textId="77777777" w:rsidR="00B54D20" w:rsidRPr="002A6193" w:rsidRDefault="002860C6" w:rsidP="00B54D20">
            <w:pPr>
              <w:widowControl w:val="0"/>
              <w:suppressAutoHyphens/>
              <w:rPr>
                <w:rFonts w:eastAsia="NSimSun"/>
                <w:i/>
                <w:iCs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 Fresen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50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van Hees Wick al mese 30 fiorini | alli 2 di maggio pagato a questo trombetta doi mesi</w:t>
            </w:r>
          </w:p>
        </w:tc>
        <w:tc>
          <w:tcPr>
            <w:tcW w:w="1134" w:type="dxa"/>
            <w:vAlign w:val="bottom"/>
          </w:tcPr>
          <w:p w14:paraId="3B302F9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39C88127" w14:textId="77777777" w:rsidTr="00464740">
        <w:tc>
          <w:tcPr>
            <w:tcW w:w="851" w:type="dxa"/>
            <w:gridSpan w:val="2"/>
          </w:tcPr>
          <w:p w14:paraId="77E5A44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23.</w:t>
            </w:r>
          </w:p>
        </w:tc>
        <w:tc>
          <w:tcPr>
            <w:tcW w:w="1559" w:type="dxa"/>
          </w:tcPr>
          <w:p w14:paraId="3FDCEFF2" w14:textId="77777777" w:rsidR="00B54D20" w:rsidRPr="002A6193" w:rsidRDefault="002860C6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rombetta</w:t>
            </w:r>
          </w:p>
        </w:tc>
        <w:tc>
          <w:tcPr>
            <w:tcW w:w="6095" w:type="dxa"/>
            <w:gridSpan w:val="2"/>
          </w:tcPr>
          <w:p w14:paraId="19EDE5F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Janson van Amburgh 9 aprile per doi mesi</w:t>
            </w:r>
          </w:p>
        </w:tc>
        <w:tc>
          <w:tcPr>
            <w:tcW w:w="1134" w:type="dxa"/>
            <w:vAlign w:val="bottom"/>
          </w:tcPr>
          <w:p w14:paraId="569C006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786F374F" w14:textId="77777777" w:rsidTr="00464740">
        <w:tc>
          <w:tcPr>
            <w:tcW w:w="851" w:type="dxa"/>
            <w:gridSpan w:val="2"/>
          </w:tcPr>
          <w:p w14:paraId="5C0F9A2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</w:tcPr>
          <w:p w14:paraId="5D9A5E21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0619F12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a’ 2 maggio pagato per commissione dei signori perché a costui furono | rubbati li suoi denari per un mese</w:t>
            </w:r>
          </w:p>
        </w:tc>
        <w:tc>
          <w:tcPr>
            <w:tcW w:w="1134" w:type="dxa"/>
            <w:vAlign w:val="bottom"/>
          </w:tcPr>
          <w:p w14:paraId="2C4544D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970ABB2" w14:textId="77777777" w:rsidTr="00464740">
        <w:tc>
          <w:tcPr>
            <w:tcW w:w="851" w:type="dxa"/>
            <w:gridSpan w:val="2"/>
          </w:tcPr>
          <w:p w14:paraId="5DA9C2E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24.</w:t>
            </w:r>
          </w:p>
        </w:tc>
        <w:tc>
          <w:tcPr>
            <w:tcW w:w="1559" w:type="dxa"/>
          </w:tcPr>
          <w:p w14:paraId="54A77687" w14:textId="77777777" w:rsidR="00B54D20" w:rsidRPr="002A6193" w:rsidRDefault="002860C6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rombetta </w:t>
            </w:r>
          </w:p>
        </w:tc>
        <w:tc>
          <w:tcPr>
            <w:tcW w:w="6095" w:type="dxa"/>
            <w:gridSpan w:val="2"/>
          </w:tcPr>
          <w:p w14:paraId="377B0BF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Erasmus Hant van Sleswich </w:t>
            </w:r>
            <w:r w:rsidRPr="002A6193">
              <w:rPr>
                <w:rFonts w:eastAsia="NSimSun"/>
                <w:smallCaps/>
                <w:kern w:val="2"/>
                <w:sz w:val="24"/>
                <w:szCs w:val="24"/>
                <w:lang w:eastAsia="hi-IN" w:bidi="hi-IN"/>
              </w:rPr>
              <w:t>x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maggio pagato a lui | per doi mesi</w:t>
            </w:r>
          </w:p>
        </w:tc>
        <w:tc>
          <w:tcPr>
            <w:tcW w:w="1134" w:type="dxa"/>
            <w:vAlign w:val="bottom"/>
          </w:tcPr>
          <w:p w14:paraId="06878E7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26 |</w:t>
            </w:r>
          </w:p>
        </w:tc>
      </w:tr>
      <w:tr w:rsidR="00B54D20" w:rsidRPr="002A6193" w14:paraId="347D212F" w14:textId="77777777" w:rsidTr="00464740">
        <w:tc>
          <w:tcPr>
            <w:tcW w:w="851" w:type="dxa"/>
            <w:gridSpan w:val="2"/>
          </w:tcPr>
          <w:p w14:paraId="12777DF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25.</w:t>
            </w:r>
          </w:p>
        </w:tc>
        <w:tc>
          <w:tcPr>
            <w:tcW w:w="1559" w:type="dxa"/>
          </w:tcPr>
          <w:p w14:paraId="0D275BD3" w14:textId="77777777" w:rsidR="00B54D20" w:rsidRPr="002A6193" w:rsidRDefault="002860C6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rombetta minor</w:t>
            </w:r>
          </w:p>
        </w:tc>
        <w:tc>
          <w:tcPr>
            <w:tcW w:w="6095" w:type="dxa"/>
            <w:gridSpan w:val="2"/>
          </w:tcPr>
          <w:p w14:paraId="39FA55E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Hans Hay van Sleswich </w:t>
            </w:r>
            <w:r w:rsidRPr="002A6193">
              <w:rPr>
                <w:rFonts w:eastAsia="NSimSun"/>
                <w:smallCaps/>
                <w:kern w:val="2"/>
                <w:sz w:val="24"/>
                <w:szCs w:val="24"/>
                <w:lang w:eastAsia="hi-IN" w:bidi="hi-IN"/>
              </w:rPr>
              <w:t>x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maggio pagati doi mesi</w:t>
            </w:r>
          </w:p>
        </w:tc>
        <w:tc>
          <w:tcPr>
            <w:tcW w:w="1134" w:type="dxa"/>
            <w:vAlign w:val="bottom"/>
          </w:tcPr>
          <w:p w14:paraId="53BDD40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26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5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3DC401A6" w14:textId="77777777" w:rsidTr="00464740">
        <w:tc>
          <w:tcPr>
            <w:tcW w:w="851" w:type="dxa"/>
            <w:gridSpan w:val="2"/>
          </w:tcPr>
          <w:p w14:paraId="3F6EEAD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26.</w:t>
            </w:r>
          </w:p>
        </w:tc>
        <w:tc>
          <w:tcPr>
            <w:tcW w:w="1559" w:type="dxa"/>
          </w:tcPr>
          <w:p w14:paraId="1D33B04B" w14:textId="77777777" w:rsidR="00B54D20" w:rsidRPr="002A6193" w:rsidRDefault="002860C6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arangon </w:t>
            </w:r>
          </w:p>
        </w:tc>
        <w:tc>
          <w:tcPr>
            <w:tcW w:w="6095" w:type="dxa"/>
            <w:gridSpan w:val="2"/>
          </w:tcPr>
          <w:p w14:paraId="62FEE89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Janson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5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van Amsterdam 9 aprile per doi mesi</w:t>
            </w:r>
          </w:p>
        </w:tc>
        <w:tc>
          <w:tcPr>
            <w:tcW w:w="1134" w:type="dxa"/>
            <w:vAlign w:val="bottom"/>
          </w:tcPr>
          <w:p w14:paraId="682DBD4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52 |</w:t>
            </w:r>
          </w:p>
        </w:tc>
      </w:tr>
      <w:tr w:rsidR="00B54D20" w:rsidRPr="002A6193" w14:paraId="671FB782" w14:textId="77777777" w:rsidTr="00464740">
        <w:tc>
          <w:tcPr>
            <w:tcW w:w="851" w:type="dxa"/>
            <w:gridSpan w:val="2"/>
          </w:tcPr>
          <w:p w14:paraId="23800C8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27.</w:t>
            </w:r>
          </w:p>
        </w:tc>
        <w:tc>
          <w:tcPr>
            <w:tcW w:w="1559" w:type="dxa"/>
          </w:tcPr>
          <w:p w14:paraId="026C8A7B" w14:textId="77777777" w:rsidR="00B54D20" w:rsidRPr="002A6193" w:rsidRDefault="002860C6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marangon</w:t>
            </w:r>
          </w:p>
        </w:tc>
        <w:tc>
          <w:tcPr>
            <w:tcW w:w="6095" w:type="dxa"/>
            <w:gridSpan w:val="2"/>
          </w:tcPr>
          <w:p w14:paraId="19094D74" w14:textId="77777777" w:rsidR="00B54D20" w:rsidRPr="00CB1FBA" w:rsidRDefault="00E54E3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Reinat van Amsterdam 9 aprile per doi mesi</w:t>
            </w:r>
          </w:p>
        </w:tc>
        <w:tc>
          <w:tcPr>
            <w:tcW w:w="1134" w:type="dxa"/>
            <w:vAlign w:val="bottom"/>
          </w:tcPr>
          <w:p w14:paraId="14ED1A8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7756A84" w14:textId="77777777" w:rsidTr="00464740">
        <w:tc>
          <w:tcPr>
            <w:tcW w:w="851" w:type="dxa"/>
            <w:gridSpan w:val="2"/>
          </w:tcPr>
          <w:p w14:paraId="46CFE9D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28.</w:t>
            </w:r>
          </w:p>
        </w:tc>
        <w:tc>
          <w:tcPr>
            <w:tcW w:w="1559" w:type="dxa"/>
          </w:tcPr>
          <w:p w14:paraId="314AC15C" w14:textId="77777777" w:rsidR="00B54D20" w:rsidRPr="002A6193" w:rsidRDefault="002860C6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arangon </w:t>
            </w:r>
          </w:p>
        </w:tc>
        <w:tc>
          <w:tcPr>
            <w:tcW w:w="6095" w:type="dxa"/>
            <w:gridSpan w:val="2"/>
          </w:tcPr>
          <w:p w14:paraId="1BE8C19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Piterson van Amsterdam 9 aprile per doi mesi</w:t>
            </w:r>
          </w:p>
        </w:tc>
        <w:tc>
          <w:tcPr>
            <w:tcW w:w="1134" w:type="dxa"/>
            <w:vAlign w:val="bottom"/>
          </w:tcPr>
          <w:p w14:paraId="4B5859A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1AF6C885" w14:textId="77777777" w:rsidTr="00464740">
        <w:tc>
          <w:tcPr>
            <w:tcW w:w="851" w:type="dxa"/>
            <w:gridSpan w:val="2"/>
          </w:tcPr>
          <w:p w14:paraId="0E83F89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29.</w:t>
            </w:r>
          </w:p>
        </w:tc>
        <w:tc>
          <w:tcPr>
            <w:tcW w:w="1559" w:type="dxa"/>
          </w:tcPr>
          <w:p w14:paraId="77E35F09" w14:textId="77777777" w:rsidR="00B54D20" w:rsidRPr="002A6193" w:rsidRDefault="002860C6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otto marangon </w:t>
            </w:r>
          </w:p>
        </w:tc>
        <w:tc>
          <w:tcPr>
            <w:tcW w:w="6095" w:type="dxa"/>
            <w:gridSpan w:val="2"/>
          </w:tcPr>
          <w:p w14:paraId="68C1DB5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Laurens Eliason van Harlem 9 aprile per doi mesi</w:t>
            </w:r>
          </w:p>
        </w:tc>
        <w:tc>
          <w:tcPr>
            <w:tcW w:w="1134" w:type="dxa"/>
            <w:vAlign w:val="bottom"/>
          </w:tcPr>
          <w:p w14:paraId="7008C19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09B7273A" w14:textId="77777777" w:rsidTr="00464740">
        <w:tc>
          <w:tcPr>
            <w:tcW w:w="851" w:type="dxa"/>
            <w:gridSpan w:val="2"/>
          </w:tcPr>
          <w:p w14:paraId="08775F1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30.</w:t>
            </w:r>
          </w:p>
        </w:tc>
        <w:tc>
          <w:tcPr>
            <w:tcW w:w="1559" w:type="dxa"/>
          </w:tcPr>
          <w:p w14:paraId="66871DB0" w14:textId="77777777" w:rsidR="00B54D20" w:rsidRPr="002A6193" w:rsidRDefault="002860C6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arb</w:t>
            </w:r>
            <w:r w:rsidR="00A04F95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ier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o </w:t>
            </w:r>
          </w:p>
        </w:tc>
        <w:tc>
          <w:tcPr>
            <w:tcW w:w="6095" w:type="dxa"/>
            <w:gridSpan w:val="2"/>
          </w:tcPr>
          <w:p w14:paraId="688AD53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Guillaume de Mor vant Graveschap van </w:t>
            </w:r>
            <w:r w:rsidR="00A04F95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Ben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tem 14 aprile per doi mesi</w:t>
            </w:r>
          </w:p>
        </w:tc>
        <w:tc>
          <w:tcPr>
            <w:tcW w:w="1134" w:type="dxa"/>
            <w:vAlign w:val="bottom"/>
          </w:tcPr>
          <w:p w14:paraId="31223E2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|</w:t>
            </w:r>
          </w:p>
        </w:tc>
      </w:tr>
      <w:tr w:rsidR="00B54D20" w:rsidRPr="002A6193" w14:paraId="22FDBBD1" w14:textId="77777777" w:rsidTr="00464740">
        <w:tc>
          <w:tcPr>
            <w:tcW w:w="851" w:type="dxa"/>
            <w:gridSpan w:val="2"/>
          </w:tcPr>
          <w:p w14:paraId="5268935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31.</w:t>
            </w:r>
          </w:p>
        </w:tc>
        <w:tc>
          <w:tcPr>
            <w:tcW w:w="1559" w:type="dxa"/>
          </w:tcPr>
          <w:p w14:paraId="10EA58F0" w14:textId="77777777" w:rsidR="00B54D20" w:rsidRPr="002A6193" w:rsidRDefault="00A04F95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barbiero</w:t>
            </w:r>
          </w:p>
        </w:tc>
        <w:tc>
          <w:tcPr>
            <w:tcW w:w="6095" w:type="dxa"/>
            <w:gridSpan w:val="2"/>
          </w:tcPr>
          <w:p w14:paraId="0962B63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Piter de Moor van Amsterdam a lui medesimo pagati</w:t>
            </w:r>
          </w:p>
        </w:tc>
        <w:tc>
          <w:tcPr>
            <w:tcW w:w="1134" w:type="dxa"/>
            <w:vAlign w:val="bottom"/>
          </w:tcPr>
          <w:p w14:paraId="2AF563A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25354848" w14:textId="77777777" w:rsidTr="00464740">
        <w:tc>
          <w:tcPr>
            <w:tcW w:w="851" w:type="dxa"/>
            <w:gridSpan w:val="2"/>
          </w:tcPr>
          <w:p w14:paraId="7B1AFDD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</w:tcPr>
          <w:p w14:paraId="558914CB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06EF9AF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alli nove di maggio pagati a sua madre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5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il 2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t>do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mese</w:t>
            </w:r>
          </w:p>
        </w:tc>
        <w:tc>
          <w:tcPr>
            <w:tcW w:w="1134" w:type="dxa"/>
            <w:vAlign w:val="bottom"/>
          </w:tcPr>
          <w:p w14:paraId="3118F32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 |</w:t>
            </w:r>
          </w:p>
        </w:tc>
      </w:tr>
      <w:tr w:rsidR="00B54D20" w:rsidRPr="002A6193" w14:paraId="2E4076DF" w14:textId="77777777" w:rsidTr="00464740">
        <w:tc>
          <w:tcPr>
            <w:tcW w:w="851" w:type="dxa"/>
            <w:gridSpan w:val="2"/>
          </w:tcPr>
          <w:p w14:paraId="0822CA9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32.</w:t>
            </w:r>
          </w:p>
        </w:tc>
        <w:tc>
          <w:tcPr>
            <w:tcW w:w="1559" w:type="dxa"/>
          </w:tcPr>
          <w:p w14:paraId="39C229C4" w14:textId="77777777" w:rsidR="00B54D20" w:rsidRPr="002A6193" w:rsidRDefault="00A04F95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ottigliere </w:t>
            </w:r>
          </w:p>
        </w:tc>
        <w:tc>
          <w:tcPr>
            <w:tcW w:w="6095" w:type="dxa"/>
            <w:gridSpan w:val="2"/>
          </w:tcPr>
          <w:p w14:paraId="68C91F2A" w14:textId="77777777" w:rsidR="00B54D20" w:rsidRPr="002A6193" w:rsidRDefault="00E94525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Vr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anch</w:t>
            </w:r>
            <w:r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954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Andrisen van Delft 23 aprile pagato un | mese</w:t>
            </w:r>
          </w:p>
        </w:tc>
        <w:tc>
          <w:tcPr>
            <w:tcW w:w="1134" w:type="dxa"/>
            <w:vAlign w:val="bottom"/>
          </w:tcPr>
          <w:p w14:paraId="06BD7BB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DACFEF0" w14:textId="77777777" w:rsidTr="00464740">
        <w:tc>
          <w:tcPr>
            <w:tcW w:w="851" w:type="dxa"/>
            <w:gridSpan w:val="2"/>
          </w:tcPr>
          <w:p w14:paraId="7A1D1CD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</w:tcPr>
          <w:p w14:paraId="49E8E137" w14:textId="77777777" w:rsidR="00B54D20" w:rsidRPr="002A6193" w:rsidRDefault="00B54D20" w:rsidP="0046474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  <w:gridSpan w:val="2"/>
          </w:tcPr>
          <w:p w14:paraId="0614C4F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il detto giorno pagato ancor un mese al </w:t>
            </w:r>
            <w:r w:rsidR="0011026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apitano</w:t>
            </w:r>
          </w:p>
        </w:tc>
        <w:tc>
          <w:tcPr>
            <w:tcW w:w="1134" w:type="dxa"/>
            <w:vAlign w:val="bottom"/>
          </w:tcPr>
          <w:p w14:paraId="65D3E96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</w:tbl>
    <w:p w14:paraId="40BD08B7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271v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6095"/>
        <w:gridCol w:w="1134"/>
      </w:tblGrid>
      <w:tr w:rsidR="00B54D20" w:rsidRPr="002A6193" w14:paraId="12C97F5C" w14:textId="77777777">
        <w:tc>
          <w:tcPr>
            <w:tcW w:w="851" w:type="dxa"/>
          </w:tcPr>
          <w:p w14:paraId="2F0431E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33.</w:t>
            </w:r>
          </w:p>
        </w:tc>
        <w:tc>
          <w:tcPr>
            <w:tcW w:w="1559" w:type="dxa"/>
          </w:tcPr>
          <w:p w14:paraId="4EFBCB41" w14:textId="77777777" w:rsidR="00B54D20" w:rsidRPr="002A6193" w:rsidRDefault="00F957C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bottigliere</w:t>
            </w:r>
          </w:p>
        </w:tc>
        <w:tc>
          <w:tcPr>
            <w:tcW w:w="6095" w:type="dxa"/>
          </w:tcPr>
          <w:p w14:paraId="2CB1500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Arent Gerritson van Amsterdam 23 aprile per doi mesi</w:t>
            </w:r>
          </w:p>
        </w:tc>
        <w:tc>
          <w:tcPr>
            <w:tcW w:w="1134" w:type="dxa"/>
          </w:tcPr>
          <w:p w14:paraId="29573CF0" w14:textId="77777777" w:rsidR="00B54D20" w:rsidRPr="002A6193" w:rsidRDefault="00B54D20" w:rsidP="00F957C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4E5F989" w14:textId="77777777">
        <w:tc>
          <w:tcPr>
            <w:tcW w:w="851" w:type="dxa"/>
          </w:tcPr>
          <w:p w14:paraId="57279A6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34.</w:t>
            </w:r>
          </w:p>
        </w:tc>
        <w:tc>
          <w:tcPr>
            <w:tcW w:w="1559" w:type="dxa"/>
          </w:tcPr>
          <w:p w14:paraId="255C35AB" w14:textId="77777777" w:rsidR="00B54D20" w:rsidRPr="002A6193" w:rsidRDefault="00F957C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uoco </w:t>
            </w:r>
          </w:p>
        </w:tc>
        <w:tc>
          <w:tcPr>
            <w:tcW w:w="6095" w:type="dxa"/>
          </w:tcPr>
          <w:p w14:paraId="5D83B47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Adri</w:t>
            </w:r>
            <w:r w:rsidR="00F957C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nsen van Amsterdam 9 aprile per doi mesi</w:t>
            </w:r>
          </w:p>
        </w:tc>
        <w:tc>
          <w:tcPr>
            <w:tcW w:w="1134" w:type="dxa"/>
            <w:vAlign w:val="bottom"/>
          </w:tcPr>
          <w:p w14:paraId="20AE2C4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32 |</w:t>
            </w:r>
          </w:p>
        </w:tc>
      </w:tr>
      <w:tr w:rsidR="00B54D20" w:rsidRPr="002A6193" w14:paraId="0B1CA947" w14:textId="77777777">
        <w:tc>
          <w:tcPr>
            <w:tcW w:w="851" w:type="dxa"/>
          </w:tcPr>
          <w:p w14:paraId="15A2D0C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35.</w:t>
            </w:r>
          </w:p>
        </w:tc>
        <w:tc>
          <w:tcPr>
            <w:tcW w:w="1559" w:type="dxa"/>
          </w:tcPr>
          <w:p w14:paraId="222FBA6F" w14:textId="77777777" w:rsidR="00B54D20" w:rsidRPr="002A6193" w:rsidRDefault="00F957C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otto cuoco </w:t>
            </w:r>
          </w:p>
        </w:tc>
        <w:tc>
          <w:tcPr>
            <w:tcW w:w="6095" w:type="dxa"/>
          </w:tcPr>
          <w:p w14:paraId="1C0FF5E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Harmanson van Greuingen 8 aprile per doi mesi</w:t>
            </w:r>
          </w:p>
        </w:tc>
        <w:tc>
          <w:tcPr>
            <w:tcW w:w="1134" w:type="dxa"/>
            <w:vAlign w:val="bottom"/>
          </w:tcPr>
          <w:p w14:paraId="2B58DCD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6AC971C3" w14:textId="77777777">
        <w:tc>
          <w:tcPr>
            <w:tcW w:w="851" w:type="dxa"/>
          </w:tcPr>
          <w:p w14:paraId="6596D0B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36.</w:t>
            </w:r>
          </w:p>
        </w:tc>
        <w:tc>
          <w:tcPr>
            <w:tcW w:w="1559" w:type="dxa"/>
          </w:tcPr>
          <w:p w14:paraId="65D2316E" w14:textId="77777777" w:rsidR="00B54D20" w:rsidRPr="002A6193" w:rsidRDefault="00F957C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rovosto </w:t>
            </w:r>
          </w:p>
        </w:tc>
        <w:tc>
          <w:tcPr>
            <w:tcW w:w="6095" w:type="dxa"/>
          </w:tcPr>
          <w:p w14:paraId="4BBF3C33" w14:textId="77777777" w:rsidR="00B54D20" w:rsidRPr="002A6193" w:rsidRDefault="00E54E3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Willen Tempel van Haerlem a’ 14 aprile per d[oi]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val="en-US" w:eastAsia="hi-IN" w:bidi="hi-IN"/>
              </w:rPr>
              <w:footnoteReference w:id="95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mesi</w:t>
            </w:r>
          </w:p>
        </w:tc>
        <w:tc>
          <w:tcPr>
            <w:tcW w:w="1134" w:type="dxa"/>
            <w:vAlign w:val="bottom"/>
          </w:tcPr>
          <w:p w14:paraId="0275584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68 |</w:t>
            </w:r>
          </w:p>
        </w:tc>
      </w:tr>
      <w:tr w:rsidR="00B54D20" w:rsidRPr="002A6193" w14:paraId="2221767B" w14:textId="77777777">
        <w:tc>
          <w:tcPr>
            <w:tcW w:w="851" w:type="dxa"/>
          </w:tcPr>
          <w:p w14:paraId="4D1E465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37.</w:t>
            </w:r>
          </w:p>
        </w:tc>
        <w:tc>
          <w:tcPr>
            <w:tcW w:w="1559" w:type="dxa"/>
          </w:tcPr>
          <w:p w14:paraId="1D7D7C28" w14:textId="77777777" w:rsidR="00B54D20" w:rsidRPr="002A6193" w:rsidRDefault="00F957C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l capo bombardiero </w:t>
            </w:r>
          </w:p>
        </w:tc>
        <w:tc>
          <w:tcPr>
            <w:tcW w:w="6095" w:type="dxa"/>
          </w:tcPr>
          <w:p w14:paraId="7210CA5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de Geeusen van Roterdam 9 aprile per doi mesi</w:t>
            </w:r>
          </w:p>
        </w:tc>
        <w:tc>
          <w:tcPr>
            <w:tcW w:w="1134" w:type="dxa"/>
            <w:vAlign w:val="bottom"/>
          </w:tcPr>
          <w:p w14:paraId="09306F1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4AB982AE" w14:textId="77777777">
        <w:tc>
          <w:tcPr>
            <w:tcW w:w="851" w:type="dxa"/>
          </w:tcPr>
          <w:p w14:paraId="78CB12F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38.</w:t>
            </w:r>
          </w:p>
        </w:tc>
        <w:tc>
          <w:tcPr>
            <w:tcW w:w="1559" w:type="dxa"/>
          </w:tcPr>
          <w:p w14:paraId="21A3761C" w14:textId="77777777" w:rsidR="00B54D20" w:rsidRPr="002A6193" w:rsidRDefault="00F957C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l capo bombardiero </w:t>
            </w:r>
          </w:p>
        </w:tc>
        <w:tc>
          <w:tcPr>
            <w:tcW w:w="6095" w:type="dxa"/>
          </w:tcPr>
          <w:p w14:paraId="16F6C4B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Adrian Janson van Puremerent 9 aprile per doi mesi</w:t>
            </w:r>
          </w:p>
        </w:tc>
        <w:tc>
          <w:tcPr>
            <w:tcW w:w="1134" w:type="dxa"/>
            <w:vAlign w:val="bottom"/>
          </w:tcPr>
          <w:p w14:paraId="13E4C72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6669E905" w14:textId="77777777">
        <w:tc>
          <w:tcPr>
            <w:tcW w:w="851" w:type="dxa"/>
          </w:tcPr>
          <w:p w14:paraId="49D720A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39.</w:t>
            </w:r>
          </w:p>
        </w:tc>
        <w:tc>
          <w:tcPr>
            <w:tcW w:w="1559" w:type="dxa"/>
          </w:tcPr>
          <w:p w14:paraId="5D0D9A63" w14:textId="77777777" w:rsidR="00B54D20" w:rsidRPr="002A6193" w:rsidRDefault="00F957C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capo bombierdiero</w:t>
            </w:r>
          </w:p>
        </w:tc>
        <w:tc>
          <w:tcPr>
            <w:tcW w:w="6095" w:type="dxa"/>
          </w:tcPr>
          <w:p w14:paraId="6DE8A65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Dirich Gerritson van Oldemburgh 9 aprile per doi mesi</w:t>
            </w:r>
          </w:p>
        </w:tc>
        <w:tc>
          <w:tcPr>
            <w:tcW w:w="1134" w:type="dxa"/>
            <w:vAlign w:val="bottom"/>
          </w:tcPr>
          <w:p w14:paraId="1143859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38167C86" w14:textId="77777777">
        <w:tc>
          <w:tcPr>
            <w:tcW w:w="851" w:type="dxa"/>
          </w:tcPr>
          <w:p w14:paraId="081D50D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40.</w:t>
            </w:r>
          </w:p>
        </w:tc>
        <w:tc>
          <w:tcPr>
            <w:tcW w:w="1559" w:type="dxa"/>
          </w:tcPr>
          <w:p w14:paraId="67B40546" w14:textId="77777777" w:rsidR="00B54D20" w:rsidRPr="002A6193" w:rsidRDefault="00F957C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otto capo bombardiero </w:t>
            </w:r>
          </w:p>
        </w:tc>
        <w:tc>
          <w:tcPr>
            <w:tcW w:w="6095" w:type="dxa"/>
          </w:tcPr>
          <w:p w14:paraId="003B4A3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van Nes van Dordrechet 9 aprile per doi mesi</w:t>
            </w:r>
          </w:p>
        </w:tc>
        <w:tc>
          <w:tcPr>
            <w:tcW w:w="1134" w:type="dxa"/>
            <w:vAlign w:val="bottom"/>
          </w:tcPr>
          <w:p w14:paraId="7D9AD62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 |</w:t>
            </w:r>
          </w:p>
        </w:tc>
      </w:tr>
      <w:tr w:rsidR="00B54D20" w:rsidRPr="002A6193" w14:paraId="1B192AF4" w14:textId="77777777">
        <w:tc>
          <w:tcPr>
            <w:tcW w:w="851" w:type="dxa"/>
          </w:tcPr>
          <w:p w14:paraId="51B3E73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 w:val="restart"/>
          </w:tcPr>
          <w:p w14:paraId="7DB8F35A" w14:textId="77777777" w:rsidR="00B54D20" w:rsidRPr="002A6193" w:rsidRDefault="00F957C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ombardieri </w:t>
            </w:r>
          </w:p>
        </w:tc>
        <w:tc>
          <w:tcPr>
            <w:tcW w:w="6095" w:type="dxa"/>
          </w:tcPr>
          <w:p w14:paraId="3B5CB88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Ritser</w:t>
            </w:r>
            <w:r w:rsidR="00F957C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t Hermansen van Wolsester il 9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F957C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rile per 2 mesi 16 fiorini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5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 scapato il 4 maggio 1618 in suo luogo |</w:t>
            </w:r>
          </w:p>
        </w:tc>
        <w:tc>
          <w:tcPr>
            <w:tcW w:w="1134" w:type="dxa"/>
            <w:vAlign w:val="bottom"/>
          </w:tcPr>
          <w:p w14:paraId="6F1F33F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90ADBBA" w14:textId="77777777">
        <w:tc>
          <w:tcPr>
            <w:tcW w:w="851" w:type="dxa"/>
          </w:tcPr>
          <w:p w14:paraId="2F918A5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41.</w:t>
            </w:r>
          </w:p>
        </w:tc>
        <w:tc>
          <w:tcPr>
            <w:tcW w:w="1559" w:type="dxa"/>
            <w:vMerge/>
          </w:tcPr>
          <w:p w14:paraId="7D73F75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4E42A4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Matten Jacobsen van Amsterdam. Il 9 maggio per 2 mesi</w:t>
            </w:r>
          </w:p>
        </w:tc>
        <w:tc>
          <w:tcPr>
            <w:tcW w:w="1134" w:type="dxa"/>
            <w:vAlign w:val="bottom"/>
          </w:tcPr>
          <w:p w14:paraId="2037D59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AC21C1A" w14:textId="77777777">
        <w:tc>
          <w:tcPr>
            <w:tcW w:w="851" w:type="dxa"/>
          </w:tcPr>
          <w:p w14:paraId="509C336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42.</w:t>
            </w:r>
          </w:p>
        </w:tc>
        <w:tc>
          <w:tcPr>
            <w:tcW w:w="1559" w:type="dxa"/>
            <w:vMerge/>
          </w:tcPr>
          <w:p w14:paraId="136DDA0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8521AE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Elias Poincen van Londen il 13 aprile per 2 mesi</w:t>
            </w:r>
          </w:p>
        </w:tc>
        <w:tc>
          <w:tcPr>
            <w:tcW w:w="1134" w:type="dxa"/>
            <w:vAlign w:val="bottom"/>
          </w:tcPr>
          <w:p w14:paraId="00DFF4E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8F318CA" w14:textId="77777777">
        <w:tc>
          <w:tcPr>
            <w:tcW w:w="851" w:type="dxa"/>
          </w:tcPr>
          <w:p w14:paraId="73BCEC6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43.</w:t>
            </w:r>
          </w:p>
        </w:tc>
        <w:tc>
          <w:tcPr>
            <w:tcW w:w="1559" w:type="dxa"/>
            <w:vMerge/>
          </w:tcPr>
          <w:p w14:paraId="31C64AC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F2E9ED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 van Nienwehuyse il 13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57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aprile per 2 mesi</w:t>
            </w:r>
          </w:p>
        </w:tc>
        <w:tc>
          <w:tcPr>
            <w:tcW w:w="1134" w:type="dxa"/>
            <w:vAlign w:val="bottom"/>
          </w:tcPr>
          <w:p w14:paraId="5A8F5D1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71FD7CE" w14:textId="77777777">
        <w:tc>
          <w:tcPr>
            <w:tcW w:w="851" w:type="dxa"/>
          </w:tcPr>
          <w:p w14:paraId="310AEAA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44.</w:t>
            </w:r>
          </w:p>
        </w:tc>
        <w:tc>
          <w:tcPr>
            <w:tcW w:w="1559" w:type="dxa"/>
            <w:vMerge/>
          </w:tcPr>
          <w:p w14:paraId="0AD7F5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A00BF5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Cornelissen van Munickendam per 2 mesi</w:t>
            </w:r>
          </w:p>
        </w:tc>
        <w:tc>
          <w:tcPr>
            <w:tcW w:w="1134" w:type="dxa"/>
            <w:vAlign w:val="bottom"/>
          </w:tcPr>
          <w:p w14:paraId="29B81C3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2C622A4" w14:textId="77777777">
        <w:tc>
          <w:tcPr>
            <w:tcW w:w="851" w:type="dxa"/>
          </w:tcPr>
          <w:p w14:paraId="3BA6C18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075BC4D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69A5F2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Parys van Londen il 13 aprile per 2 mesi 16 fior</w:t>
            </w:r>
            <w:r w:rsidR="00F957C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ni | scapato il 9 maggio 1618 in suo luogo |</w:t>
            </w:r>
          </w:p>
        </w:tc>
        <w:tc>
          <w:tcPr>
            <w:tcW w:w="1134" w:type="dxa"/>
            <w:vAlign w:val="bottom"/>
          </w:tcPr>
          <w:p w14:paraId="4B41B4E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3F086FD" w14:textId="77777777">
        <w:tc>
          <w:tcPr>
            <w:tcW w:w="851" w:type="dxa"/>
          </w:tcPr>
          <w:p w14:paraId="762BB8C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45.</w:t>
            </w:r>
          </w:p>
        </w:tc>
        <w:tc>
          <w:tcPr>
            <w:tcW w:w="1559" w:type="dxa"/>
            <w:vMerge/>
          </w:tcPr>
          <w:p w14:paraId="065D9EC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0A0764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Stoffel Cornelis van Ryswyck per 2 mesi il 9 aprile</w:t>
            </w:r>
          </w:p>
        </w:tc>
        <w:tc>
          <w:tcPr>
            <w:tcW w:w="1134" w:type="dxa"/>
            <w:vAlign w:val="bottom"/>
          </w:tcPr>
          <w:p w14:paraId="36E6810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DAB71E7" w14:textId="77777777">
        <w:tc>
          <w:tcPr>
            <w:tcW w:w="851" w:type="dxa"/>
          </w:tcPr>
          <w:p w14:paraId="7D77808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6C89EAF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207192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i/>
                <w:iCs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Mourissen van Amsterdam per 2 mesi 18 fio</w:t>
            </w:r>
            <w:r w:rsidR="004D4C88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ini ha | restituito il denaro et in suo luogo è venuto |</w:t>
            </w:r>
          </w:p>
        </w:tc>
        <w:tc>
          <w:tcPr>
            <w:tcW w:w="1134" w:type="dxa"/>
            <w:vAlign w:val="bottom"/>
          </w:tcPr>
          <w:p w14:paraId="655D0C3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FAC567C" w14:textId="77777777">
        <w:tc>
          <w:tcPr>
            <w:tcW w:w="851" w:type="dxa"/>
          </w:tcPr>
          <w:p w14:paraId="753D916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46.</w:t>
            </w:r>
          </w:p>
        </w:tc>
        <w:tc>
          <w:tcPr>
            <w:tcW w:w="1559" w:type="dxa"/>
            <w:vMerge/>
          </w:tcPr>
          <w:p w14:paraId="5600A24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15EEAC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Piere Mongier</w:t>
            </w:r>
          </w:p>
        </w:tc>
        <w:tc>
          <w:tcPr>
            <w:tcW w:w="1134" w:type="dxa"/>
            <w:vAlign w:val="bottom"/>
          </w:tcPr>
          <w:p w14:paraId="6162358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3C7867B" w14:textId="77777777">
        <w:tc>
          <w:tcPr>
            <w:tcW w:w="851" w:type="dxa"/>
          </w:tcPr>
          <w:p w14:paraId="617E8FB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47.</w:t>
            </w:r>
          </w:p>
        </w:tc>
        <w:tc>
          <w:tcPr>
            <w:tcW w:w="1559" w:type="dxa"/>
            <w:vMerge/>
          </w:tcPr>
          <w:p w14:paraId="4F5D247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34BFAA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Cla</w:t>
            </w:r>
            <w:r w:rsidR="004D4C88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essen van Eterse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 per 2 mesi il 9 april</w:t>
            </w:r>
          </w:p>
        </w:tc>
        <w:tc>
          <w:tcPr>
            <w:tcW w:w="1134" w:type="dxa"/>
            <w:vAlign w:val="bottom"/>
          </w:tcPr>
          <w:p w14:paraId="54DB152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8EF22C9" w14:textId="77777777">
        <w:tc>
          <w:tcPr>
            <w:tcW w:w="851" w:type="dxa"/>
          </w:tcPr>
          <w:p w14:paraId="487F0C8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48.</w:t>
            </w:r>
          </w:p>
        </w:tc>
        <w:tc>
          <w:tcPr>
            <w:tcW w:w="1559" w:type="dxa"/>
            <w:vMerge/>
          </w:tcPr>
          <w:p w14:paraId="4D115E6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E5F85D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Gerrit Jansse van Neurenburch per 2 mesi il 13 april</w:t>
            </w:r>
          </w:p>
        </w:tc>
        <w:tc>
          <w:tcPr>
            <w:tcW w:w="1134" w:type="dxa"/>
            <w:vAlign w:val="bottom"/>
          </w:tcPr>
          <w:p w14:paraId="219D41B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F87FDAD" w14:textId="77777777">
        <w:tc>
          <w:tcPr>
            <w:tcW w:w="851" w:type="dxa"/>
          </w:tcPr>
          <w:p w14:paraId="791644E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49.</w:t>
            </w:r>
          </w:p>
        </w:tc>
        <w:tc>
          <w:tcPr>
            <w:tcW w:w="1559" w:type="dxa"/>
            <w:vMerge/>
          </w:tcPr>
          <w:p w14:paraId="665EEBA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28317F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Kees Davidssse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58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van Voorburch per 2 mesi al 9 aprille </w:t>
            </w:r>
          </w:p>
        </w:tc>
        <w:tc>
          <w:tcPr>
            <w:tcW w:w="1134" w:type="dxa"/>
            <w:vAlign w:val="bottom"/>
          </w:tcPr>
          <w:p w14:paraId="5A3A742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03F4390" w14:textId="77777777">
        <w:tc>
          <w:tcPr>
            <w:tcW w:w="851" w:type="dxa"/>
          </w:tcPr>
          <w:p w14:paraId="6F1B9E1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118C430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CF339D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Egbert Fransse van Amsterdam il 9 aprile per 2 mesi | 16 fiorini ha restuito il denaro et vi viene in suo luogo |</w:t>
            </w:r>
          </w:p>
        </w:tc>
        <w:tc>
          <w:tcPr>
            <w:tcW w:w="1134" w:type="dxa"/>
            <w:vAlign w:val="bottom"/>
          </w:tcPr>
          <w:p w14:paraId="29FE6A4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FCE96E4" w14:textId="77777777">
        <w:tc>
          <w:tcPr>
            <w:tcW w:w="851" w:type="dxa"/>
          </w:tcPr>
          <w:p w14:paraId="360FC02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154AA38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B6F6CD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Robbert Willemssen van Venloo che ha recevuto il denaro | et scapato il 14 maggio 1618 in suo luogo |</w:t>
            </w:r>
          </w:p>
        </w:tc>
        <w:tc>
          <w:tcPr>
            <w:tcW w:w="1134" w:type="dxa"/>
            <w:vAlign w:val="bottom"/>
          </w:tcPr>
          <w:p w14:paraId="2CAE8FC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9F6C989" w14:textId="77777777">
        <w:tc>
          <w:tcPr>
            <w:tcW w:w="851" w:type="dxa"/>
          </w:tcPr>
          <w:p w14:paraId="737F7B3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50.</w:t>
            </w:r>
          </w:p>
        </w:tc>
        <w:tc>
          <w:tcPr>
            <w:tcW w:w="1559" w:type="dxa"/>
            <w:vMerge/>
          </w:tcPr>
          <w:p w14:paraId="7CA8189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7C4710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Jan Haton van Londen il 19 maggio 1618 per 2 mesi </w:t>
            </w:r>
          </w:p>
        </w:tc>
        <w:tc>
          <w:tcPr>
            <w:tcW w:w="1134" w:type="dxa"/>
            <w:vAlign w:val="bottom"/>
          </w:tcPr>
          <w:p w14:paraId="26313CD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1B4042F" w14:textId="77777777">
        <w:tc>
          <w:tcPr>
            <w:tcW w:w="851" w:type="dxa"/>
          </w:tcPr>
          <w:p w14:paraId="1B9E5BA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51.</w:t>
            </w:r>
          </w:p>
        </w:tc>
        <w:tc>
          <w:tcPr>
            <w:tcW w:w="1559" w:type="dxa"/>
            <w:vMerge/>
          </w:tcPr>
          <w:p w14:paraId="252F933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D2FE55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van Ceulen il 9 aprille per 2 mesi</w:t>
            </w:r>
          </w:p>
        </w:tc>
        <w:tc>
          <w:tcPr>
            <w:tcW w:w="1134" w:type="dxa"/>
            <w:vAlign w:val="bottom"/>
          </w:tcPr>
          <w:p w14:paraId="217D5F0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DC23141" w14:textId="77777777">
        <w:tc>
          <w:tcPr>
            <w:tcW w:w="851" w:type="dxa"/>
          </w:tcPr>
          <w:p w14:paraId="52115B1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52. </w:t>
            </w:r>
          </w:p>
        </w:tc>
        <w:tc>
          <w:tcPr>
            <w:tcW w:w="1559" w:type="dxa"/>
            <w:vMerge/>
          </w:tcPr>
          <w:p w14:paraId="7EE036E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AA81D6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Jansse van Utrecht per 2 mesi ai 9 aprille</w:t>
            </w:r>
          </w:p>
        </w:tc>
        <w:tc>
          <w:tcPr>
            <w:tcW w:w="1134" w:type="dxa"/>
            <w:vAlign w:val="bottom"/>
          </w:tcPr>
          <w:p w14:paraId="1E7DDE3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5AC05D3" w14:textId="77777777">
        <w:tc>
          <w:tcPr>
            <w:tcW w:w="851" w:type="dxa"/>
          </w:tcPr>
          <w:p w14:paraId="7DE8659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53. </w:t>
            </w:r>
          </w:p>
        </w:tc>
        <w:tc>
          <w:tcPr>
            <w:tcW w:w="1559" w:type="dxa"/>
            <w:vMerge/>
          </w:tcPr>
          <w:p w14:paraId="578DA5D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021446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Claessen van Popelen il 9 aprile per 2 mesi</w:t>
            </w:r>
          </w:p>
        </w:tc>
        <w:tc>
          <w:tcPr>
            <w:tcW w:w="1134" w:type="dxa"/>
            <w:vAlign w:val="bottom"/>
          </w:tcPr>
          <w:p w14:paraId="474964C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528E960" w14:textId="77777777">
        <w:tc>
          <w:tcPr>
            <w:tcW w:w="851" w:type="dxa"/>
          </w:tcPr>
          <w:p w14:paraId="1368603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54.</w:t>
            </w:r>
          </w:p>
        </w:tc>
        <w:tc>
          <w:tcPr>
            <w:tcW w:w="1559" w:type="dxa"/>
            <w:vMerge/>
          </w:tcPr>
          <w:p w14:paraId="263F31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61519BA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Marcus Kassedorius Remus van Franckfort per 2 mesi il 13 april</w:t>
            </w:r>
          </w:p>
        </w:tc>
        <w:tc>
          <w:tcPr>
            <w:tcW w:w="1134" w:type="dxa"/>
            <w:vAlign w:val="bottom"/>
          </w:tcPr>
          <w:p w14:paraId="12CE088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59BE0B3F" w14:textId="77777777">
        <w:tc>
          <w:tcPr>
            <w:tcW w:w="851" w:type="dxa"/>
          </w:tcPr>
          <w:p w14:paraId="0D8DB74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55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val="en-US" w:eastAsia="hi-IN" w:bidi="hi-IN"/>
              </w:rPr>
              <w:footnoteReference w:id="959"/>
            </w: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.</w:t>
            </w:r>
          </w:p>
        </w:tc>
        <w:tc>
          <w:tcPr>
            <w:tcW w:w="1559" w:type="dxa"/>
            <w:vMerge/>
          </w:tcPr>
          <w:p w14:paraId="10BE045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4B9C27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Lambrecht Utgers van Haerlem per 2 mesi non è pagato</w:t>
            </w:r>
          </w:p>
        </w:tc>
        <w:tc>
          <w:tcPr>
            <w:tcW w:w="1134" w:type="dxa"/>
            <w:vAlign w:val="bottom"/>
          </w:tcPr>
          <w:p w14:paraId="4565496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D911E05" w14:textId="77777777">
        <w:tc>
          <w:tcPr>
            <w:tcW w:w="851" w:type="dxa"/>
          </w:tcPr>
          <w:p w14:paraId="6AC2626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56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60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.</w:t>
            </w:r>
          </w:p>
        </w:tc>
        <w:tc>
          <w:tcPr>
            <w:tcW w:w="1559" w:type="dxa"/>
            <w:vMerge/>
          </w:tcPr>
          <w:p w14:paraId="3E44EBB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512D7F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Henneringhe Henninghse van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6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Lubeeck il 9 april per 2 mesi</w:t>
            </w:r>
          </w:p>
        </w:tc>
        <w:tc>
          <w:tcPr>
            <w:tcW w:w="1134" w:type="dxa"/>
            <w:vAlign w:val="bottom"/>
          </w:tcPr>
          <w:p w14:paraId="6EF30EF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30DF762" w14:textId="77777777">
        <w:tc>
          <w:tcPr>
            <w:tcW w:w="851" w:type="dxa"/>
          </w:tcPr>
          <w:p w14:paraId="4339AA5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57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6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.</w:t>
            </w:r>
          </w:p>
        </w:tc>
        <w:tc>
          <w:tcPr>
            <w:tcW w:w="1559" w:type="dxa"/>
            <w:vMerge/>
          </w:tcPr>
          <w:p w14:paraId="164998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05B755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Jan Hemdricksse van Haerlinghen per 2 mesi il 13 april </w:t>
            </w:r>
          </w:p>
        </w:tc>
        <w:tc>
          <w:tcPr>
            <w:tcW w:w="1134" w:type="dxa"/>
            <w:vAlign w:val="bottom"/>
          </w:tcPr>
          <w:p w14:paraId="6FB0F75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5CEDF31" w14:textId="77777777">
        <w:tc>
          <w:tcPr>
            <w:tcW w:w="851" w:type="dxa"/>
          </w:tcPr>
          <w:p w14:paraId="79D853B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7B10DA6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097F83D" w14:textId="77777777" w:rsidR="00B54D20" w:rsidRPr="002A6193" w:rsidRDefault="00CD0A51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Juent Morgent i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ngelsman il 9 april per 2 mesi 16 fiorini | scapato et è venuto in suo luogo |</w:t>
            </w:r>
          </w:p>
        </w:tc>
        <w:tc>
          <w:tcPr>
            <w:tcW w:w="1134" w:type="dxa"/>
            <w:vAlign w:val="bottom"/>
          </w:tcPr>
          <w:p w14:paraId="711B0D0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2DFCA74" w14:textId="77777777">
        <w:tc>
          <w:tcPr>
            <w:tcW w:w="851" w:type="dxa"/>
          </w:tcPr>
          <w:p w14:paraId="5C55302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58.</w:t>
            </w:r>
          </w:p>
        </w:tc>
        <w:tc>
          <w:tcPr>
            <w:tcW w:w="1559" w:type="dxa"/>
            <w:vMerge/>
          </w:tcPr>
          <w:p w14:paraId="4B24D10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E73243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Arent Jansse van Voo</w:t>
            </w:r>
            <w:r w:rsidR="007A198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burch per 2 mesi il 27 aprile </w:t>
            </w:r>
          </w:p>
        </w:tc>
        <w:tc>
          <w:tcPr>
            <w:tcW w:w="1134" w:type="dxa"/>
            <w:vAlign w:val="bottom"/>
          </w:tcPr>
          <w:p w14:paraId="024096A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D24B19D" w14:textId="77777777">
        <w:tc>
          <w:tcPr>
            <w:tcW w:w="851" w:type="dxa"/>
          </w:tcPr>
          <w:p w14:paraId="5E66727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59.</w:t>
            </w:r>
          </w:p>
        </w:tc>
        <w:tc>
          <w:tcPr>
            <w:tcW w:w="1559" w:type="dxa"/>
            <w:vMerge/>
          </w:tcPr>
          <w:p w14:paraId="1B4179F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9F1DDC4" w14:textId="77777777" w:rsidR="00B54D20" w:rsidRPr="002A6193" w:rsidRDefault="007A1984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Gillis van Eckem van Potege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963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1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64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mesi il 9 aprile </w:t>
            </w:r>
          </w:p>
        </w:tc>
        <w:tc>
          <w:tcPr>
            <w:tcW w:w="1134" w:type="dxa"/>
            <w:vAlign w:val="bottom"/>
          </w:tcPr>
          <w:p w14:paraId="0ED56F8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6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19508EEF" w14:textId="77777777">
        <w:tc>
          <w:tcPr>
            <w:tcW w:w="851" w:type="dxa"/>
          </w:tcPr>
          <w:p w14:paraId="73BE9B8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60.</w:t>
            </w:r>
          </w:p>
        </w:tc>
        <w:tc>
          <w:tcPr>
            <w:tcW w:w="1559" w:type="dxa"/>
            <w:vMerge/>
          </w:tcPr>
          <w:p w14:paraId="7260FBB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DA61A9D" w14:textId="77777777" w:rsidR="00B54D20" w:rsidRPr="002A6193" w:rsidRDefault="00FD142A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Johannis St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oppoys il 9 aprille per 2 mesi</w:t>
            </w:r>
          </w:p>
        </w:tc>
        <w:tc>
          <w:tcPr>
            <w:tcW w:w="1134" w:type="dxa"/>
            <w:vAlign w:val="bottom"/>
          </w:tcPr>
          <w:p w14:paraId="3857BF3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EE2D79A" w14:textId="77777777">
        <w:tc>
          <w:tcPr>
            <w:tcW w:w="851" w:type="dxa"/>
          </w:tcPr>
          <w:p w14:paraId="42881F6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7B2944D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9432CE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Robbert Schodt il 13 aprile per 2 mesi 16 fiorini scapato 28 aprile |</w:t>
            </w:r>
          </w:p>
        </w:tc>
        <w:tc>
          <w:tcPr>
            <w:tcW w:w="1134" w:type="dxa"/>
            <w:vAlign w:val="bottom"/>
          </w:tcPr>
          <w:p w14:paraId="211E34F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263A18E" w14:textId="77777777">
        <w:tc>
          <w:tcPr>
            <w:tcW w:w="851" w:type="dxa"/>
          </w:tcPr>
          <w:p w14:paraId="7F75E9B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61.</w:t>
            </w:r>
          </w:p>
        </w:tc>
        <w:tc>
          <w:tcPr>
            <w:tcW w:w="1559" w:type="dxa"/>
            <w:vMerge/>
          </w:tcPr>
          <w:p w14:paraId="6992EE5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4CF2F2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Haes Cristiaensse van Leytsendam in luogo per 2 mesi</w:t>
            </w:r>
          </w:p>
        </w:tc>
        <w:tc>
          <w:tcPr>
            <w:tcW w:w="1134" w:type="dxa"/>
            <w:vAlign w:val="bottom"/>
          </w:tcPr>
          <w:p w14:paraId="5B504B3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21A2A85" w14:textId="77777777">
        <w:tc>
          <w:tcPr>
            <w:tcW w:w="851" w:type="dxa"/>
          </w:tcPr>
          <w:p w14:paraId="33398D1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41E78B2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AD1DCB6" w14:textId="77777777" w:rsidR="00B54D20" w:rsidRPr="002A6193" w:rsidRDefault="00FD142A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Frederick Willemssen e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ngelsman 13 april pagato per 2 mesi | 16 fiorini scapato il 14 maggio 1618 |</w:t>
            </w:r>
          </w:p>
        </w:tc>
        <w:tc>
          <w:tcPr>
            <w:tcW w:w="1134" w:type="dxa"/>
            <w:vAlign w:val="bottom"/>
          </w:tcPr>
          <w:p w14:paraId="100D1CE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9D128FC" w14:textId="77777777">
        <w:tc>
          <w:tcPr>
            <w:tcW w:w="851" w:type="dxa"/>
          </w:tcPr>
          <w:p w14:paraId="20DE2C6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62.</w:t>
            </w:r>
          </w:p>
        </w:tc>
        <w:tc>
          <w:tcPr>
            <w:tcW w:w="1559" w:type="dxa"/>
            <w:vMerge/>
          </w:tcPr>
          <w:p w14:paraId="065A171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935165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Christiaensse van Delft per 2 mesi al 13 april</w:t>
            </w:r>
          </w:p>
        </w:tc>
        <w:tc>
          <w:tcPr>
            <w:tcW w:w="1134" w:type="dxa"/>
            <w:vAlign w:val="bottom"/>
          </w:tcPr>
          <w:p w14:paraId="14A5DB0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9A90F79" w14:textId="77777777">
        <w:tc>
          <w:tcPr>
            <w:tcW w:w="851" w:type="dxa"/>
          </w:tcPr>
          <w:p w14:paraId="281E2C4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63.</w:t>
            </w:r>
          </w:p>
        </w:tc>
        <w:tc>
          <w:tcPr>
            <w:tcW w:w="1559" w:type="dxa"/>
            <w:vMerge/>
          </w:tcPr>
          <w:p w14:paraId="28958CB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0C450C8C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Theunis Willemsse van Amsterdam per 2 mesi il 13 april</w:t>
            </w:r>
          </w:p>
        </w:tc>
        <w:tc>
          <w:tcPr>
            <w:tcW w:w="1134" w:type="dxa"/>
            <w:vAlign w:val="bottom"/>
          </w:tcPr>
          <w:p w14:paraId="4FFF213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3E87D9D4" w14:textId="77777777">
        <w:tc>
          <w:tcPr>
            <w:tcW w:w="851" w:type="dxa"/>
          </w:tcPr>
          <w:p w14:paraId="35C3510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1559" w:type="dxa"/>
            <w:vMerge/>
          </w:tcPr>
          <w:p w14:paraId="21092D2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814F07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Johan Haton van Londen il 13 aprile per 2 mesi 16 fiorini scapato | 13 aprile, in suo luogo | </w:t>
            </w:r>
          </w:p>
        </w:tc>
        <w:tc>
          <w:tcPr>
            <w:tcW w:w="1134" w:type="dxa"/>
            <w:vAlign w:val="bottom"/>
          </w:tcPr>
          <w:p w14:paraId="5659651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AE92258" w14:textId="77777777">
        <w:tc>
          <w:tcPr>
            <w:tcW w:w="851" w:type="dxa"/>
          </w:tcPr>
          <w:p w14:paraId="7CBC75E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64.</w:t>
            </w:r>
          </w:p>
        </w:tc>
        <w:tc>
          <w:tcPr>
            <w:tcW w:w="1559" w:type="dxa"/>
            <w:vMerge/>
          </w:tcPr>
          <w:p w14:paraId="650306B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0265DF2" w14:textId="77777777" w:rsidR="00B54D20" w:rsidRPr="002A6193" w:rsidRDefault="00FD142A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Durickssen va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n Haerlem per 2 mesi </w:t>
            </w:r>
          </w:p>
        </w:tc>
        <w:tc>
          <w:tcPr>
            <w:tcW w:w="1134" w:type="dxa"/>
            <w:vAlign w:val="bottom"/>
          </w:tcPr>
          <w:p w14:paraId="1AEEEC3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FD42C72" w14:textId="77777777">
        <w:tc>
          <w:tcPr>
            <w:tcW w:w="851" w:type="dxa"/>
          </w:tcPr>
          <w:p w14:paraId="3CD7696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2EF4642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0B3C33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Duricksse van Sittemans Bern per 2 mesi al 13 april | 16 fiorini scapato 29 aprile in suo luogo |</w:t>
            </w:r>
          </w:p>
        </w:tc>
        <w:tc>
          <w:tcPr>
            <w:tcW w:w="1134" w:type="dxa"/>
            <w:vAlign w:val="bottom"/>
          </w:tcPr>
          <w:p w14:paraId="3B5465D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</w:tbl>
    <w:p w14:paraId="79B9D97E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272r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6095"/>
        <w:gridCol w:w="1134"/>
      </w:tblGrid>
      <w:tr w:rsidR="00B54D20" w:rsidRPr="002A6193" w14:paraId="7B0CDB8E" w14:textId="77777777">
        <w:tc>
          <w:tcPr>
            <w:tcW w:w="851" w:type="dxa"/>
          </w:tcPr>
          <w:p w14:paraId="69D9ACE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65.</w:t>
            </w:r>
          </w:p>
        </w:tc>
        <w:tc>
          <w:tcPr>
            <w:tcW w:w="1559" w:type="dxa"/>
            <w:vMerge w:val="restart"/>
          </w:tcPr>
          <w:p w14:paraId="5ECC37E5" w14:textId="77777777" w:rsidR="00B54D20" w:rsidRPr="002A6193" w:rsidRDefault="00D845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ombardieri </w:t>
            </w:r>
          </w:p>
        </w:tc>
        <w:tc>
          <w:tcPr>
            <w:tcW w:w="6095" w:type="dxa"/>
          </w:tcPr>
          <w:p w14:paraId="5B893BAF" w14:textId="77777777" w:rsidR="00B54D20" w:rsidRPr="002A6193" w:rsidRDefault="00404196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Lambrecht Joris van Leyts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endam per 2 mesi | ai 25 aprile pagato</w:t>
            </w:r>
          </w:p>
        </w:tc>
        <w:tc>
          <w:tcPr>
            <w:tcW w:w="1134" w:type="dxa"/>
            <w:vAlign w:val="bottom"/>
          </w:tcPr>
          <w:p w14:paraId="3AC38D3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AEB4B1E" w14:textId="77777777">
        <w:tc>
          <w:tcPr>
            <w:tcW w:w="851" w:type="dxa"/>
          </w:tcPr>
          <w:p w14:paraId="374FC45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66.</w:t>
            </w:r>
          </w:p>
        </w:tc>
        <w:tc>
          <w:tcPr>
            <w:tcW w:w="1559" w:type="dxa"/>
            <w:vMerge/>
          </w:tcPr>
          <w:p w14:paraId="0A2CB4F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026723E" w14:textId="77777777" w:rsidR="00B54D20" w:rsidRPr="002A6193" w:rsidRDefault="00404196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Wouter Lodewyckssen van Dor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st il 13 aprile per 2 mesi</w:t>
            </w:r>
          </w:p>
        </w:tc>
        <w:tc>
          <w:tcPr>
            <w:tcW w:w="1134" w:type="dxa"/>
            <w:vAlign w:val="bottom"/>
          </w:tcPr>
          <w:p w14:paraId="0DF9958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DA61AD3" w14:textId="77777777">
        <w:tc>
          <w:tcPr>
            <w:tcW w:w="851" w:type="dxa"/>
          </w:tcPr>
          <w:p w14:paraId="6FAD924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70D128C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316075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Clement Pruyun van Lonne il 13 april per 2 mesi | 16 fiorini scapato 29 aprille in suo luogo |</w:t>
            </w:r>
          </w:p>
        </w:tc>
        <w:tc>
          <w:tcPr>
            <w:tcW w:w="1134" w:type="dxa"/>
            <w:vAlign w:val="bottom"/>
          </w:tcPr>
          <w:p w14:paraId="1F23DB7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C4FCDD6" w14:textId="77777777">
        <w:tc>
          <w:tcPr>
            <w:tcW w:w="851" w:type="dxa"/>
          </w:tcPr>
          <w:p w14:paraId="285FE0E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67.</w:t>
            </w:r>
          </w:p>
        </w:tc>
        <w:tc>
          <w:tcPr>
            <w:tcW w:w="1559" w:type="dxa"/>
            <w:vMerge/>
          </w:tcPr>
          <w:p w14:paraId="0143C60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00FBDCD" w14:textId="77777777" w:rsidR="00B54D20" w:rsidRPr="002A6193" w:rsidRDefault="007C6388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Claessen van Leyts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endam per 2 mesi il 25 april</w:t>
            </w:r>
          </w:p>
        </w:tc>
        <w:tc>
          <w:tcPr>
            <w:tcW w:w="1134" w:type="dxa"/>
            <w:vAlign w:val="bottom"/>
          </w:tcPr>
          <w:p w14:paraId="16F1261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1DD5D63" w14:textId="77777777">
        <w:tc>
          <w:tcPr>
            <w:tcW w:w="851" w:type="dxa"/>
          </w:tcPr>
          <w:p w14:paraId="5C985BC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68.</w:t>
            </w:r>
          </w:p>
        </w:tc>
        <w:tc>
          <w:tcPr>
            <w:tcW w:w="1559" w:type="dxa"/>
            <w:vMerge/>
          </w:tcPr>
          <w:p w14:paraId="5C05B8F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2957CC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Pieterssen van Antwerpe il 13 april per 2 mesi</w:t>
            </w:r>
          </w:p>
        </w:tc>
        <w:tc>
          <w:tcPr>
            <w:tcW w:w="1134" w:type="dxa"/>
            <w:vAlign w:val="bottom"/>
          </w:tcPr>
          <w:p w14:paraId="1BE095B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C1C868F" w14:textId="77777777">
        <w:tc>
          <w:tcPr>
            <w:tcW w:w="851" w:type="dxa"/>
          </w:tcPr>
          <w:p w14:paraId="74545DC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69.</w:t>
            </w:r>
          </w:p>
        </w:tc>
        <w:tc>
          <w:tcPr>
            <w:tcW w:w="1559" w:type="dxa"/>
            <w:vMerge/>
          </w:tcPr>
          <w:p w14:paraId="639D973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FBE2A2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Cornelisse van Hamburch il 13 april per 2 mesi</w:t>
            </w:r>
          </w:p>
        </w:tc>
        <w:tc>
          <w:tcPr>
            <w:tcW w:w="1134" w:type="dxa"/>
            <w:vAlign w:val="bottom"/>
          </w:tcPr>
          <w:p w14:paraId="2D644E4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B6D00DB" w14:textId="77777777">
        <w:tc>
          <w:tcPr>
            <w:tcW w:w="851" w:type="dxa"/>
          </w:tcPr>
          <w:p w14:paraId="6D630AB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70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6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.</w:t>
            </w:r>
          </w:p>
        </w:tc>
        <w:tc>
          <w:tcPr>
            <w:tcW w:w="1559" w:type="dxa"/>
          </w:tcPr>
          <w:p w14:paraId="0B9E1420" w14:textId="77777777" w:rsidR="00B54D20" w:rsidRPr="002A6193" w:rsidRDefault="007C6388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orporael et favere</w:t>
            </w:r>
          </w:p>
        </w:tc>
        <w:tc>
          <w:tcPr>
            <w:tcW w:w="6095" w:type="dxa"/>
          </w:tcPr>
          <w:p w14:paraId="4A76D1C9" w14:textId="77777777" w:rsidR="00B54D20" w:rsidRPr="00CB1FBA" w:rsidRDefault="007C6388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Theunis I</w:t>
            </w:r>
            <w:r w:rsidR="00B54D20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saackssen van Amsterdam per 2 mesi</w:t>
            </w:r>
          </w:p>
        </w:tc>
        <w:tc>
          <w:tcPr>
            <w:tcW w:w="1134" w:type="dxa"/>
          </w:tcPr>
          <w:p w14:paraId="4B5AF4C5" w14:textId="77777777" w:rsidR="00B54D20" w:rsidRPr="002A6193" w:rsidRDefault="00B54D20" w:rsidP="007C6388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34 |</w:t>
            </w:r>
          </w:p>
        </w:tc>
      </w:tr>
      <w:tr w:rsidR="00B54D20" w:rsidRPr="002A6193" w14:paraId="4AE39977" w14:textId="77777777">
        <w:tc>
          <w:tcPr>
            <w:tcW w:w="851" w:type="dxa"/>
          </w:tcPr>
          <w:p w14:paraId="1FC6C2D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71.</w:t>
            </w:r>
          </w:p>
        </w:tc>
        <w:tc>
          <w:tcPr>
            <w:tcW w:w="1559" w:type="dxa"/>
          </w:tcPr>
          <w:p w14:paraId="272DF140" w14:textId="77777777" w:rsidR="00B54D20" w:rsidRPr="002A6193" w:rsidRDefault="007C6388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orporal et soldato</w:t>
            </w:r>
          </w:p>
        </w:tc>
        <w:tc>
          <w:tcPr>
            <w:tcW w:w="6095" w:type="dxa"/>
          </w:tcPr>
          <w:p w14:paraId="288CE5BD" w14:textId="77777777" w:rsidR="00B54D20" w:rsidRPr="002A6193" w:rsidRDefault="007C6388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Andries Pieterssen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den Haegh | per 2 mesi al 9 aprille </w:t>
            </w:r>
          </w:p>
        </w:tc>
        <w:tc>
          <w:tcPr>
            <w:tcW w:w="1134" w:type="dxa"/>
          </w:tcPr>
          <w:p w14:paraId="4056540F" w14:textId="77777777" w:rsidR="00B54D20" w:rsidRPr="002A6193" w:rsidRDefault="00B54D20" w:rsidP="007C6388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1F83AD4A" w14:textId="77777777">
        <w:tc>
          <w:tcPr>
            <w:tcW w:w="851" w:type="dxa"/>
          </w:tcPr>
          <w:p w14:paraId="1883582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72.</w:t>
            </w:r>
          </w:p>
        </w:tc>
        <w:tc>
          <w:tcPr>
            <w:tcW w:w="1559" w:type="dxa"/>
            <w:vMerge w:val="restart"/>
          </w:tcPr>
          <w:p w14:paraId="01D9958E" w14:textId="77777777" w:rsidR="00B54D20" w:rsidRPr="002A6193" w:rsidRDefault="007C6388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oldati</w:t>
            </w:r>
          </w:p>
        </w:tc>
        <w:tc>
          <w:tcPr>
            <w:tcW w:w="6095" w:type="dxa"/>
          </w:tcPr>
          <w:p w14:paraId="134B23B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Eeuwellman van Halverstadt il 13 aprile per 2 mesi</w:t>
            </w:r>
          </w:p>
        </w:tc>
        <w:tc>
          <w:tcPr>
            <w:tcW w:w="1134" w:type="dxa"/>
            <w:vAlign w:val="bottom"/>
          </w:tcPr>
          <w:p w14:paraId="44A5964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FA38D26" w14:textId="77777777">
        <w:tc>
          <w:tcPr>
            <w:tcW w:w="851" w:type="dxa"/>
          </w:tcPr>
          <w:p w14:paraId="199BB4E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73.</w:t>
            </w:r>
          </w:p>
        </w:tc>
        <w:tc>
          <w:tcPr>
            <w:tcW w:w="1559" w:type="dxa"/>
            <w:vMerge/>
          </w:tcPr>
          <w:p w14:paraId="057773D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2A3868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Lieff Bouwensse van Iderlant per 2 mesi il 9 aprile </w:t>
            </w:r>
          </w:p>
        </w:tc>
        <w:tc>
          <w:tcPr>
            <w:tcW w:w="1134" w:type="dxa"/>
            <w:vAlign w:val="bottom"/>
          </w:tcPr>
          <w:p w14:paraId="666C9BD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33F09BC" w14:textId="77777777">
        <w:tc>
          <w:tcPr>
            <w:tcW w:w="851" w:type="dxa"/>
          </w:tcPr>
          <w:p w14:paraId="706AE94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74.</w:t>
            </w:r>
          </w:p>
        </w:tc>
        <w:tc>
          <w:tcPr>
            <w:tcW w:w="1559" w:type="dxa"/>
            <w:vMerge/>
          </w:tcPr>
          <w:p w14:paraId="5084605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0172080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Heindrick Heindricksse Oldersum il 13 aprille per 2 mesi</w:t>
            </w:r>
          </w:p>
        </w:tc>
        <w:tc>
          <w:tcPr>
            <w:tcW w:w="1134" w:type="dxa"/>
            <w:vAlign w:val="bottom"/>
          </w:tcPr>
          <w:p w14:paraId="0EAB0DD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14 |</w:t>
            </w:r>
          </w:p>
        </w:tc>
      </w:tr>
      <w:tr w:rsidR="00B54D20" w:rsidRPr="002A6193" w14:paraId="248D8DAF" w14:textId="77777777">
        <w:tc>
          <w:tcPr>
            <w:tcW w:w="851" w:type="dxa"/>
          </w:tcPr>
          <w:p w14:paraId="346556B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75.</w:t>
            </w:r>
          </w:p>
        </w:tc>
        <w:tc>
          <w:tcPr>
            <w:tcW w:w="1559" w:type="dxa"/>
            <w:vMerge/>
          </w:tcPr>
          <w:p w14:paraId="2EBC6B5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D6FDA88" w14:textId="1EC51110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Jeuriaens van</w:t>
            </w:r>
            <w:r w:rsidR="00F34F5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Hensburch il 13 april per 2 mesi</w:t>
            </w:r>
          </w:p>
        </w:tc>
        <w:tc>
          <w:tcPr>
            <w:tcW w:w="1134" w:type="dxa"/>
            <w:vAlign w:val="bottom"/>
          </w:tcPr>
          <w:p w14:paraId="171F3DA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1FEA4152" w14:textId="77777777">
        <w:tc>
          <w:tcPr>
            <w:tcW w:w="851" w:type="dxa"/>
          </w:tcPr>
          <w:p w14:paraId="65812DC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76.</w:t>
            </w:r>
          </w:p>
        </w:tc>
        <w:tc>
          <w:tcPr>
            <w:tcW w:w="1559" w:type="dxa"/>
            <w:vMerge/>
          </w:tcPr>
          <w:p w14:paraId="27C5A51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45AA0D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Dirck Janssen van Alckmael il 13 april per 2 mesi</w:t>
            </w:r>
          </w:p>
        </w:tc>
        <w:tc>
          <w:tcPr>
            <w:tcW w:w="1134" w:type="dxa"/>
            <w:vAlign w:val="bottom"/>
          </w:tcPr>
          <w:p w14:paraId="03D866B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 |</w:t>
            </w:r>
          </w:p>
        </w:tc>
      </w:tr>
      <w:tr w:rsidR="00B54D20" w:rsidRPr="002A6193" w14:paraId="6B83E5FD" w14:textId="77777777">
        <w:tc>
          <w:tcPr>
            <w:tcW w:w="851" w:type="dxa"/>
          </w:tcPr>
          <w:p w14:paraId="78D8A66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77.</w:t>
            </w:r>
          </w:p>
        </w:tc>
        <w:tc>
          <w:tcPr>
            <w:tcW w:w="1559" w:type="dxa"/>
            <w:vMerge/>
          </w:tcPr>
          <w:p w14:paraId="2A749F6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714E28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Maerten Jansse van Dort il 13 april per 2 mesi</w:t>
            </w:r>
          </w:p>
        </w:tc>
        <w:tc>
          <w:tcPr>
            <w:tcW w:w="1134" w:type="dxa"/>
            <w:vAlign w:val="bottom"/>
          </w:tcPr>
          <w:p w14:paraId="57441FC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747D6CE4" w14:textId="77777777">
        <w:tc>
          <w:tcPr>
            <w:tcW w:w="851" w:type="dxa"/>
          </w:tcPr>
          <w:p w14:paraId="3E1B0CC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78.</w:t>
            </w:r>
          </w:p>
        </w:tc>
        <w:tc>
          <w:tcPr>
            <w:tcW w:w="1559" w:type="dxa"/>
            <w:vMerge/>
          </w:tcPr>
          <w:p w14:paraId="2EC6F1E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213B3E8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Marcus Sholinox van Antwerpen il 9 april per 2 mesi</w:t>
            </w:r>
          </w:p>
        </w:tc>
        <w:tc>
          <w:tcPr>
            <w:tcW w:w="1134" w:type="dxa"/>
            <w:vAlign w:val="bottom"/>
          </w:tcPr>
          <w:p w14:paraId="78DA946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14 |</w:t>
            </w:r>
          </w:p>
        </w:tc>
      </w:tr>
      <w:tr w:rsidR="00B54D20" w:rsidRPr="002A6193" w14:paraId="50C18B3D" w14:textId="77777777">
        <w:tc>
          <w:tcPr>
            <w:tcW w:w="851" w:type="dxa"/>
          </w:tcPr>
          <w:p w14:paraId="0AC76FB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79.</w:t>
            </w:r>
          </w:p>
        </w:tc>
        <w:tc>
          <w:tcPr>
            <w:tcW w:w="1559" w:type="dxa"/>
            <w:vMerge/>
          </w:tcPr>
          <w:p w14:paraId="2015E0A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258355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Hemdricksse van Antwerpen il 9 april per 2 mesi</w:t>
            </w:r>
          </w:p>
        </w:tc>
        <w:tc>
          <w:tcPr>
            <w:tcW w:w="1134" w:type="dxa"/>
            <w:vAlign w:val="bottom"/>
          </w:tcPr>
          <w:p w14:paraId="0D03402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AC77DD0" w14:textId="77777777">
        <w:tc>
          <w:tcPr>
            <w:tcW w:w="851" w:type="dxa"/>
          </w:tcPr>
          <w:p w14:paraId="2C0776E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80.</w:t>
            </w:r>
          </w:p>
        </w:tc>
        <w:tc>
          <w:tcPr>
            <w:tcW w:w="1559" w:type="dxa"/>
            <w:vMerge/>
          </w:tcPr>
          <w:p w14:paraId="356A092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FED4F8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Jansse van Sibergen per 2 mesi il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67"/>
            </w:r>
          </w:p>
        </w:tc>
        <w:tc>
          <w:tcPr>
            <w:tcW w:w="1134" w:type="dxa"/>
            <w:vAlign w:val="bottom"/>
          </w:tcPr>
          <w:p w14:paraId="0E115A7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08D45B70" w14:textId="77777777">
        <w:tc>
          <w:tcPr>
            <w:tcW w:w="851" w:type="dxa"/>
          </w:tcPr>
          <w:p w14:paraId="6232697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81.</w:t>
            </w:r>
          </w:p>
        </w:tc>
        <w:tc>
          <w:tcPr>
            <w:tcW w:w="1559" w:type="dxa"/>
            <w:vMerge/>
          </w:tcPr>
          <w:p w14:paraId="43047FA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1EA0F9F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Anthony van Onckelen il 9 april per 2 mesi</w:t>
            </w:r>
          </w:p>
        </w:tc>
        <w:tc>
          <w:tcPr>
            <w:tcW w:w="1134" w:type="dxa"/>
            <w:vAlign w:val="bottom"/>
          </w:tcPr>
          <w:p w14:paraId="20A22E3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14 |</w:t>
            </w:r>
          </w:p>
        </w:tc>
      </w:tr>
      <w:tr w:rsidR="00B54D20" w:rsidRPr="002A6193" w14:paraId="4E536D55" w14:textId="77777777">
        <w:tc>
          <w:tcPr>
            <w:tcW w:w="851" w:type="dxa"/>
          </w:tcPr>
          <w:p w14:paraId="55C48E8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82.</w:t>
            </w:r>
          </w:p>
        </w:tc>
        <w:tc>
          <w:tcPr>
            <w:tcW w:w="1559" w:type="dxa"/>
            <w:vMerge/>
          </w:tcPr>
          <w:p w14:paraId="709CF61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509A6FEE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Maerten Cloosterman van Antwerpen il 9 april per 2</w:t>
            </w:r>
          </w:p>
        </w:tc>
        <w:tc>
          <w:tcPr>
            <w:tcW w:w="1134" w:type="dxa"/>
            <w:vAlign w:val="bottom"/>
          </w:tcPr>
          <w:p w14:paraId="4FC4DCB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14 |</w:t>
            </w:r>
          </w:p>
        </w:tc>
      </w:tr>
      <w:tr w:rsidR="00B54D20" w:rsidRPr="002A6193" w14:paraId="39D1A9E3" w14:textId="77777777">
        <w:tc>
          <w:tcPr>
            <w:tcW w:w="851" w:type="dxa"/>
          </w:tcPr>
          <w:p w14:paraId="7196397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83.</w:t>
            </w:r>
          </w:p>
        </w:tc>
        <w:tc>
          <w:tcPr>
            <w:tcW w:w="1559" w:type="dxa"/>
            <w:vMerge/>
          </w:tcPr>
          <w:p w14:paraId="2B2726B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804A22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Adriaen Maes van Antwerpen il 9 april per 2 mesi</w:t>
            </w:r>
          </w:p>
        </w:tc>
        <w:tc>
          <w:tcPr>
            <w:tcW w:w="1134" w:type="dxa"/>
            <w:vAlign w:val="bottom"/>
          </w:tcPr>
          <w:p w14:paraId="04CCA48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14 |</w:t>
            </w:r>
          </w:p>
        </w:tc>
      </w:tr>
      <w:tr w:rsidR="00B54D20" w:rsidRPr="002A6193" w14:paraId="554EB766" w14:textId="77777777">
        <w:tc>
          <w:tcPr>
            <w:tcW w:w="851" w:type="dxa"/>
          </w:tcPr>
          <w:p w14:paraId="3B6F3C3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84.</w:t>
            </w:r>
          </w:p>
        </w:tc>
        <w:tc>
          <w:tcPr>
            <w:tcW w:w="1559" w:type="dxa"/>
            <w:vMerge/>
          </w:tcPr>
          <w:p w14:paraId="3564C54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5F1AF8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Stoffel Smit van Keyser Luyter il 9 april per 2 mesi</w:t>
            </w:r>
          </w:p>
        </w:tc>
        <w:tc>
          <w:tcPr>
            <w:tcW w:w="1134" w:type="dxa"/>
            <w:vAlign w:val="bottom"/>
          </w:tcPr>
          <w:p w14:paraId="53E6B8D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7A17E380" w14:textId="77777777">
        <w:tc>
          <w:tcPr>
            <w:tcW w:w="851" w:type="dxa"/>
          </w:tcPr>
          <w:p w14:paraId="47DE97F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85.</w:t>
            </w:r>
          </w:p>
        </w:tc>
        <w:tc>
          <w:tcPr>
            <w:tcW w:w="1559" w:type="dxa"/>
            <w:vMerge/>
          </w:tcPr>
          <w:p w14:paraId="4179161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D50E95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Frederick Jansse van Heusdan per 2 mesi il 9 april</w:t>
            </w:r>
          </w:p>
        </w:tc>
        <w:tc>
          <w:tcPr>
            <w:tcW w:w="1134" w:type="dxa"/>
            <w:vAlign w:val="bottom"/>
          </w:tcPr>
          <w:p w14:paraId="0413790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1959D854" w14:textId="77777777">
        <w:tc>
          <w:tcPr>
            <w:tcW w:w="851" w:type="dxa"/>
          </w:tcPr>
          <w:p w14:paraId="017FA86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86.</w:t>
            </w:r>
          </w:p>
        </w:tc>
        <w:tc>
          <w:tcPr>
            <w:tcW w:w="1559" w:type="dxa"/>
            <w:vMerge/>
          </w:tcPr>
          <w:p w14:paraId="196C377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7994F2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Pauwels Pieterssen van Nemenburgh per 2 mesi il 3 may</w:t>
            </w:r>
          </w:p>
        </w:tc>
        <w:tc>
          <w:tcPr>
            <w:tcW w:w="1134" w:type="dxa"/>
            <w:vAlign w:val="bottom"/>
          </w:tcPr>
          <w:p w14:paraId="7F7DD4C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1FB1DA4" w14:textId="77777777">
        <w:tc>
          <w:tcPr>
            <w:tcW w:w="851" w:type="dxa"/>
          </w:tcPr>
          <w:p w14:paraId="26CCBAC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87.</w:t>
            </w:r>
          </w:p>
        </w:tc>
        <w:tc>
          <w:tcPr>
            <w:tcW w:w="1559" w:type="dxa"/>
            <w:vMerge/>
          </w:tcPr>
          <w:p w14:paraId="17270B5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4FEBADCD" w14:textId="77777777" w:rsidR="00B54D20" w:rsidRPr="002A6193" w:rsidRDefault="00E54E3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Willemsse van Wesel il 13 aprile per 2 mesi</w:t>
            </w:r>
          </w:p>
        </w:tc>
        <w:tc>
          <w:tcPr>
            <w:tcW w:w="1134" w:type="dxa"/>
            <w:vAlign w:val="bottom"/>
          </w:tcPr>
          <w:p w14:paraId="1F77621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14 |</w:t>
            </w:r>
          </w:p>
        </w:tc>
      </w:tr>
      <w:tr w:rsidR="00B54D20" w:rsidRPr="002A6193" w14:paraId="23453010" w14:textId="77777777">
        <w:tc>
          <w:tcPr>
            <w:tcW w:w="851" w:type="dxa"/>
          </w:tcPr>
          <w:p w14:paraId="59ACFE2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88.</w:t>
            </w:r>
          </w:p>
        </w:tc>
        <w:tc>
          <w:tcPr>
            <w:tcW w:w="1559" w:type="dxa"/>
            <w:vMerge/>
          </w:tcPr>
          <w:p w14:paraId="5C9E4B3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FB8A0A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Jansse Schoen van Antwerpen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68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il 9 aprile per 1 mese</w:t>
            </w:r>
          </w:p>
        </w:tc>
        <w:tc>
          <w:tcPr>
            <w:tcW w:w="1134" w:type="dxa"/>
            <w:vAlign w:val="bottom"/>
          </w:tcPr>
          <w:p w14:paraId="28F6E89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512A73E3" w14:textId="77777777">
        <w:tc>
          <w:tcPr>
            <w:tcW w:w="851" w:type="dxa"/>
          </w:tcPr>
          <w:p w14:paraId="3051956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44DE589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0F9FC4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credo che qui besogno esser agiunto un altro mese |</w:t>
            </w:r>
          </w:p>
        </w:tc>
        <w:tc>
          <w:tcPr>
            <w:tcW w:w="1134" w:type="dxa"/>
            <w:vAlign w:val="bottom"/>
          </w:tcPr>
          <w:p w14:paraId="314F7AE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837B2E7" w14:textId="77777777">
        <w:tc>
          <w:tcPr>
            <w:tcW w:w="851" w:type="dxa"/>
          </w:tcPr>
          <w:p w14:paraId="64ACBD5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89.</w:t>
            </w:r>
          </w:p>
        </w:tc>
        <w:tc>
          <w:tcPr>
            <w:tcW w:w="1559" w:type="dxa"/>
            <w:vMerge/>
          </w:tcPr>
          <w:p w14:paraId="51E9297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8E9B404" w14:textId="77777777" w:rsidR="00B54D20" w:rsidRPr="002A6193" w:rsidRDefault="001F738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Harman Andriesse van 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eslant per 2 mesi il 9 may</w:t>
            </w:r>
          </w:p>
        </w:tc>
        <w:tc>
          <w:tcPr>
            <w:tcW w:w="1134" w:type="dxa"/>
            <w:vAlign w:val="bottom"/>
          </w:tcPr>
          <w:p w14:paraId="38ABF73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A6D0347" w14:textId="77777777">
        <w:tc>
          <w:tcPr>
            <w:tcW w:w="851" w:type="dxa"/>
          </w:tcPr>
          <w:p w14:paraId="4BD70B0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90.</w:t>
            </w:r>
          </w:p>
        </w:tc>
        <w:tc>
          <w:tcPr>
            <w:tcW w:w="1559" w:type="dxa"/>
            <w:vMerge/>
          </w:tcPr>
          <w:p w14:paraId="13CFE85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A10F353" w14:textId="588B5220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Thyllenssen van Antwerpe</w:t>
            </w:r>
            <w:ins w:id="63" w:author="Nina Lamal" w:date="2023-02-09T17:48:00Z">
              <w:r w:rsidR="00FF4FD1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t>n</w:t>
              </w:r>
            </w:ins>
            <w:del w:id="64" w:author="Nina Lamal" w:date="2023-02-09T17:48:00Z">
              <w:r w:rsidRPr="002A6193" w:rsidDel="00FF4FD1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delText>r</w:delText>
              </w:r>
            </w:del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 il 9 april </w:t>
            </w:r>
          </w:p>
        </w:tc>
        <w:tc>
          <w:tcPr>
            <w:tcW w:w="1134" w:type="dxa"/>
            <w:vAlign w:val="bottom"/>
          </w:tcPr>
          <w:p w14:paraId="675386F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77E3FC5A" w14:textId="77777777">
        <w:tc>
          <w:tcPr>
            <w:tcW w:w="851" w:type="dxa"/>
          </w:tcPr>
          <w:p w14:paraId="13237CF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91.</w:t>
            </w:r>
          </w:p>
        </w:tc>
        <w:tc>
          <w:tcPr>
            <w:tcW w:w="1559" w:type="dxa"/>
            <w:vMerge/>
          </w:tcPr>
          <w:p w14:paraId="537D856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173249F" w14:textId="77777777" w:rsidR="00B54D20" w:rsidRPr="002A6193" w:rsidRDefault="00F22348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Mathys Edt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sen Raedt il 9 april per 2 mesi</w:t>
            </w:r>
          </w:p>
        </w:tc>
        <w:tc>
          <w:tcPr>
            <w:tcW w:w="1134" w:type="dxa"/>
            <w:vAlign w:val="bottom"/>
          </w:tcPr>
          <w:p w14:paraId="0950B2B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5AA43920" w14:textId="77777777">
        <w:tc>
          <w:tcPr>
            <w:tcW w:w="851" w:type="dxa"/>
          </w:tcPr>
          <w:p w14:paraId="0054F08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92.</w:t>
            </w:r>
          </w:p>
        </w:tc>
        <w:tc>
          <w:tcPr>
            <w:tcW w:w="1559" w:type="dxa"/>
            <w:vMerge/>
          </w:tcPr>
          <w:p w14:paraId="559CFB6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265A8B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Claessen wt Ditmarsen il 14 april per 2 mesi</w:t>
            </w:r>
          </w:p>
        </w:tc>
        <w:tc>
          <w:tcPr>
            <w:tcW w:w="1134" w:type="dxa"/>
            <w:vAlign w:val="bottom"/>
          </w:tcPr>
          <w:p w14:paraId="1107285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66FD602" w14:textId="77777777">
        <w:tc>
          <w:tcPr>
            <w:tcW w:w="851" w:type="dxa"/>
          </w:tcPr>
          <w:p w14:paraId="69305A1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  <w:vMerge/>
          </w:tcPr>
          <w:p w14:paraId="7EFCF98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9FE5DD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Martssen van Vysyck il 9 april per 2 mesi, ma non è inbarcato</w:t>
            </w:r>
          </w:p>
        </w:tc>
        <w:tc>
          <w:tcPr>
            <w:tcW w:w="1134" w:type="dxa"/>
            <w:vAlign w:val="bottom"/>
          </w:tcPr>
          <w:p w14:paraId="3E6366E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8832A67" w14:textId="77777777">
        <w:tc>
          <w:tcPr>
            <w:tcW w:w="851" w:type="dxa"/>
          </w:tcPr>
          <w:p w14:paraId="0B71CAA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93.</w:t>
            </w:r>
          </w:p>
        </w:tc>
        <w:tc>
          <w:tcPr>
            <w:tcW w:w="1559" w:type="dxa"/>
            <w:vMerge/>
          </w:tcPr>
          <w:p w14:paraId="2777CD1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A03F18D" w14:textId="77777777" w:rsidR="00B54D20" w:rsidRPr="00CB1FBA" w:rsidRDefault="00E54E3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Frans Nergen int Graesinap van Sichoonburch per 2 mesi al 10 may</w:t>
            </w:r>
          </w:p>
        </w:tc>
        <w:tc>
          <w:tcPr>
            <w:tcW w:w="1134" w:type="dxa"/>
            <w:vAlign w:val="bottom"/>
          </w:tcPr>
          <w:p w14:paraId="4456944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3A01506" w14:textId="77777777">
        <w:tc>
          <w:tcPr>
            <w:tcW w:w="851" w:type="dxa"/>
          </w:tcPr>
          <w:p w14:paraId="6AFE9D9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94.</w:t>
            </w:r>
          </w:p>
        </w:tc>
        <w:tc>
          <w:tcPr>
            <w:tcW w:w="1559" w:type="dxa"/>
            <w:vMerge/>
          </w:tcPr>
          <w:p w14:paraId="44F174F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7E20F4FA" w14:textId="77777777" w:rsidR="00B54D20" w:rsidRPr="002A6193" w:rsidRDefault="00F22348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Harman Jansse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den Haegh il 9 april per 2 mesi</w:t>
            </w:r>
          </w:p>
        </w:tc>
        <w:tc>
          <w:tcPr>
            <w:tcW w:w="1134" w:type="dxa"/>
            <w:vAlign w:val="bottom"/>
          </w:tcPr>
          <w:p w14:paraId="5163257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14 |</w:t>
            </w:r>
          </w:p>
        </w:tc>
      </w:tr>
      <w:tr w:rsidR="00B54D20" w:rsidRPr="002A6193" w14:paraId="5BA4671D" w14:textId="77777777">
        <w:tc>
          <w:tcPr>
            <w:tcW w:w="851" w:type="dxa"/>
          </w:tcPr>
          <w:p w14:paraId="0F53712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95.</w:t>
            </w:r>
          </w:p>
        </w:tc>
        <w:tc>
          <w:tcPr>
            <w:tcW w:w="1559" w:type="dxa"/>
            <w:vMerge/>
          </w:tcPr>
          <w:p w14:paraId="0F27D2B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5CA594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Otte van Lunburch il 9 april per 2 mesi</w:t>
            </w:r>
          </w:p>
        </w:tc>
        <w:tc>
          <w:tcPr>
            <w:tcW w:w="1134" w:type="dxa"/>
            <w:vAlign w:val="bottom"/>
          </w:tcPr>
          <w:p w14:paraId="3ED0644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54FF6654" w14:textId="77777777">
        <w:tc>
          <w:tcPr>
            <w:tcW w:w="851" w:type="dxa"/>
          </w:tcPr>
          <w:p w14:paraId="4D14A38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96.</w:t>
            </w:r>
          </w:p>
        </w:tc>
        <w:tc>
          <w:tcPr>
            <w:tcW w:w="1559" w:type="dxa"/>
            <w:vMerge/>
          </w:tcPr>
          <w:p w14:paraId="2BD1F2F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3061E849" w14:textId="77777777" w:rsidR="00B54D20" w:rsidRPr="00CB1FBA" w:rsidRDefault="00F22348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Jansse van Voorboo</w:t>
            </w:r>
            <w:r w:rsidR="00B54D20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r</w:t>
            </w: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c</w:t>
            </w:r>
            <w:r w:rsidR="00B54D20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ch</w:t>
            </w:r>
            <w:r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val="en-US" w:eastAsia="hi-IN" w:bidi="hi-IN"/>
              </w:rPr>
              <w:footnoteReference w:id="969"/>
            </w:r>
            <w:r w:rsidR="00B54D20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 per 2 mesi al 9 april </w:t>
            </w:r>
          </w:p>
        </w:tc>
        <w:tc>
          <w:tcPr>
            <w:tcW w:w="1134" w:type="dxa"/>
            <w:vAlign w:val="bottom"/>
          </w:tcPr>
          <w:p w14:paraId="3718FF1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14 |</w:t>
            </w:r>
          </w:p>
        </w:tc>
      </w:tr>
      <w:tr w:rsidR="00B54D20" w:rsidRPr="002A6193" w14:paraId="3627AB89" w14:textId="77777777">
        <w:tc>
          <w:tcPr>
            <w:tcW w:w="851" w:type="dxa"/>
          </w:tcPr>
          <w:p w14:paraId="6505953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97.</w:t>
            </w:r>
          </w:p>
        </w:tc>
        <w:tc>
          <w:tcPr>
            <w:tcW w:w="1559" w:type="dxa"/>
            <w:vMerge w:val="restart"/>
          </w:tcPr>
          <w:p w14:paraId="2239F34A" w14:textId="77777777" w:rsidR="00B54D20" w:rsidRPr="002A6193" w:rsidRDefault="003965D1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 della gabia</w:t>
            </w:r>
          </w:p>
        </w:tc>
        <w:tc>
          <w:tcPr>
            <w:tcW w:w="6095" w:type="dxa"/>
          </w:tcPr>
          <w:p w14:paraId="243719F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Andresse van Jdenste per 2 mesi</w:t>
            </w:r>
          </w:p>
        </w:tc>
        <w:tc>
          <w:tcPr>
            <w:tcW w:w="1134" w:type="dxa"/>
            <w:vAlign w:val="bottom"/>
          </w:tcPr>
          <w:p w14:paraId="70EC593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72DAAC1B" w14:textId="77777777">
        <w:tc>
          <w:tcPr>
            <w:tcW w:w="851" w:type="dxa"/>
          </w:tcPr>
          <w:p w14:paraId="2AEC79B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98.</w:t>
            </w:r>
          </w:p>
        </w:tc>
        <w:tc>
          <w:tcPr>
            <w:tcW w:w="1559" w:type="dxa"/>
            <w:vMerge/>
          </w:tcPr>
          <w:p w14:paraId="4D063E3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38EA56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Thomassen van Hensden il 9 april per 2 mesi</w:t>
            </w:r>
          </w:p>
        </w:tc>
        <w:tc>
          <w:tcPr>
            <w:tcW w:w="1134" w:type="dxa"/>
            <w:vAlign w:val="bottom"/>
          </w:tcPr>
          <w:p w14:paraId="126CCBF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6B4AA541" w14:textId="77777777">
        <w:tc>
          <w:tcPr>
            <w:tcW w:w="851" w:type="dxa"/>
          </w:tcPr>
          <w:p w14:paraId="4A098A0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99.</w:t>
            </w:r>
          </w:p>
        </w:tc>
        <w:tc>
          <w:tcPr>
            <w:tcW w:w="1559" w:type="dxa"/>
            <w:vMerge/>
          </w:tcPr>
          <w:p w14:paraId="6B01496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B6A790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Jansse van Emden il 13 april per 2 mesi</w:t>
            </w:r>
          </w:p>
        </w:tc>
        <w:tc>
          <w:tcPr>
            <w:tcW w:w="1134" w:type="dxa"/>
            <w:vAlign w:val="bottom"/>
          </w:tcPr>
          <w:p w14:paraId="2EB1851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12 |</w:t>
            </w:r>
          </w:p>
        </w:tc>
      </w:tr>
      <w:tr w:rsidR="00B54D20" w:rsidRPr="002A6193" w14:paraId="7546B315" w14:textId="77777777">
        <w:tc>
          <w:tcPr>
            <w:tcW w:w="851" w:type="dxa"/>
          </w:tcPr>
          <w:p w14:paraId="29B2A4C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100.</w:t>
            </w:r>
          </w:p>
        </w:tc>
        <w:tc>
          <w:tcPr>
            <w:tcW w:w="1559" w:type="dxa"/>
            <w:vMerge/>
          </w:tcPr>
          <w:p w14:paraId="45682B0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8468E7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Pietersse van Leyden il 13 april per 2 mesi</w:t>
            </w:r>
          </w:p>
        </w:tc>
        <w:tc>
          <w:tcPr>
            <w:tcW w:w="1134" w:type="dxa"/>
            <w:vAlign w:val="bottom"/>
          </w:tcPr>
          <w:p w14:paraId="55D55C6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2180F719" w14:textId="77777777">
        <w:tc>
          <w:tcPr>
            <w:tcW w:w="851" w:type="dxa"/>
          </w:tcPr>
          <w:p w14:paraId="34511A6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101.</w:t>
            </w:r>
          </w:p>
        </w:tc>
        <w:tc>
          <w:tcPr>
            <w:tcW w:w="1559" w:type="dxa"/>
            <w:vMerge/>
          </w:tcPr>
          <w:p w14:paraId="266E98F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BEE1FE0" w14:textId="77777777" w:rsidR="00B54D20" w:rsidRPr="002A6193" w:rsidRDefault="003965D1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Meyneitsse van 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eslant il 14 april per 2 mesi</w:t>
            </w:r>
          </w:p>
        </w:tc>
        <w:tc>
          <w:tcPr>
            <w:tcW w:w="1134" w:type="dxa"/>
            <w:vAlign w:val="bottom"/>
          </w:tcPr>
          <w:p w14:paraId="7949DBC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5010796" w14:textId="77777777">
        <w:tc>
          <w:tcPr>
            <w:tcW w:w="851" w:type="dxa"/>
          </w:tcPr>
          <w:p w14:paraId="6B944E8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102.</w:t>
            </w:r>
          </w:p>
        </w:tc>
        <w:tc>
          <w:tcPr>
            <w:tcW w:w="1559" w:type="dxa"/>
            <w:vMerge/>
          </w:tcPr>
          <w:p w14:paraId="33955FB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485E53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Lemansse van Amsterdam per 2 mesi il 14 april</w:t>
            </w:r>
          </w:p>
        </w:tc>
        <w:tc>
          <w:tcPr>
            <w:tcW w:w="1134" w:type="dxa"/>
            <w:vAlign w:val="bottom"/>
          </w:tcPr>
          <w:p w14:paraId="1FB6705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70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5FD14686" w14:textId="77777777">
        <w:tc>
          <w:tcPr>
            <w:tcW w:w="851" w:type="dxa"/>
          </w:tcPr>
          <w:p w14:paraId="038CC5A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103.</w:t>
            </w:r>
          </w:p>
        </w:tc>
        <w:tc>
          <w:tcPr>
            <w:tcW w:w="1559" w:type="dxa"/>
            <w:vMerge/>
          </w:tcPr>
          <w:p w14:paraId="4A869DE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964C71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Gerrits van Nopithoorn per 2 mesi alli 23 april</w:t>
            </w:r>
          </w:p>
        </w:tc>
        <w:tc>
          <w:tcPr>
            <w:tcW w:w="1134" w:type="dxa"/>
            <w:vAlign w:val="bottom"/>
          </w:tcPr>
          <w:p w14:paraId="1A378AB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4F6B5E5" w14:textId="77777777">
        <w:tc>
          <w:tcPr>
            <w:tcW w:w="851" w:type="dxa"/>
          </w:tcPr>
          <w:p w14:paraId="7A8B7DC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104.</w:t>
            </w:r>
          </w:p>
        </w:tc>
        <w:tc>
          <w:tcPr>
            <w:tcW w:w="1559" w:type="dxa"/>
            <w:vMerge/>
          </w:tcPr>
          <w:p w14:paraId="5465729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2E909E7" w14:textId="77777777" w:rsidR="00B54D20" w:rsidRPr="002A6193" w:rsidRDefault="003965D1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Reynier Jansse van Dants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uk il 9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71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april per 2 mesi</w:t>
            </w:r>
          </w:p>
        </w:tc>
        <w:tc>
          <w:tcPr>
            <w:tcW w:w="1134" w:type="dxa"/>
            <w:vAlign w:val="bottom"/>
          </w:tcPr>
          <w:p w14:paraId="512DCBF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4EC364A" w14:textId="77777777">
        <w:tc>
          <w:tcPr>
            <w:tcW w:w="851" w:type="dxa"/>
          </w:tcPr>
          <w:p w14:paraId="67ACF2F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105.</w:t>
            </w:r>
          </w:p>
        </w:tc>
        <w:tc>
          <w:tcPr>
            <w:tcW w:w="1559" w:type="dxa"/>
            <w:vMerge/>
          </w:tcPr>
          <w:p w14:paraId="70F3148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8683EF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Jacobssen van Voorburgh per 2 mesi ai 23 april</w:t>
            </w:r>
          </w:p>
        </w:tc>
        <w:tc>
          <w:tcPr>
            <w:tcW w:w="1134" w:type="dxa"/>
            <w:vAlign w:val="bottom"/>
          </w:tcPr>
          <w:p w14:paraId="12453AC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90D1D1A" w14:textId="77777777">
        <w:tc>
          <w:tcPr>
            <w:tcW w:w="851" w:type="dxa"/>
          </w:tcPr>
          <w:p w14:paraId="74EB7A7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106.</w:t>
            </w:r>
          </w:p>
        </w:tc>
        <w:tc>
          <w:tcPr>
            <w:tcW w:w="1559" w:type="dxa"/>
            <w:vMerge/>
          </w:tcPr>
          <w:p w14:paraId="08C703C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55E982A6" w14:textId="77777777" w:rsidR="00B54D20" w:rsidRPr="002A6193" w:rsidRDefault="003965D1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Joris Schenck van Dants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uk il 9 april per 2 mesi</w:t>
            </w:r>
          </w:p>
        </w:tc>
        <w:tc>
          <w:tcPr>
            <w:tcW w:w="1134" w:type="dxa"/>
            <w:vAlign w:val="bottom"/>
          </w:tcPr>
          <w:p w14:paraId="7A45F67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</w:tbl>
    <w:p w14:paraId="3722619C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/ 272v /</w:t>
      </w:r>
    </w:p>
    <w:tbl>
      <w:tblPr>
        <w:tblStyle w:val="Grigliatabell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2"/>
        <w:gridCol w:w="1417"/>
        <w:gridCol w:w="6095"/>
        <w:gridCol w:w="1134"/>
      </w:tblGrid>
      <w:tr w:rsidR="00B54D20" w:rsidRPr="002A6193" w14:paraId="56D0D2F6" w14:textId="77777777">
        <w:tc>
          <w:tcPr>
            <w:tcW w:w="993" w:type="dxa"/>
            <w:gridSpan w:val="2"/>
          </w:tcPr>
          <w:p w14:paraId="3D077E7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107.</w:t>
            </w:r>
          </w:p>
        </w:tc>
        <w:tc>
          <w:tcPr>
            <w:tcW w:w="1417" w:type="dxa"/>
            <w:vMerge w:val="restart"/>
          </w:tcPr>
          <w:p w14:paraId="638C023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D3E919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Simonsse van Haerlem il 23 april per 2 mesi</w:t>
            </w:r>
          </w:p>
        </w:tc>
        <w:tc>
          <w:tcPr>
            <w:tcW w:w="1134" w:type="dxa"/>
            <w:vAlign w:val="bottom"/>
          </w:tcPr>
          <w:p w14:paraId="34630C0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6073BFDA" w14:textId="77777777">
        <w:tc>
          <w:tcPr>
            <w:tcW w:w="993" w:type="dxa"/>
            <w:gridSpan w:val="2"/>
          </w:tcPr>
          <w:p w14:paraId="243A1B9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108.</w:t>
            </w:r>
          </w:p>
        </w:tc>
        <w:tc>
          <w:tcPr>
            <w:tcW w:w="1417" w:type="dxa"/>
            <w:vMerge/>
          </w:tcPr>
          <w:p w14:paraId="6440F26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AA03A01" w14:textId="77777777" w:rsidR="00B54D20" w:rsidRPr="002A6193" w:rsidRDefault="00E54E3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Heyndrick Hendrickse van Beverwyck il 9 april per 2 mesi</w:t>
            </w:r>
          </w:p>
        </w:tc>
        <w:tc>
          <w:tcPr>
            <w:tcW w:w="1134" w:type="dxa"/>
            <w:vAlign w:val="bottom"/>
          </w:tcPr>
          <w:p w14:paraId="5FDDF10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F688AE6" w14:textId="77777777">
        <w:tc>
          <w:tcPr>
            <w:tcW w:w="993" w:type="dxa"/>
            <w:gridSpan w:val="2"/>
          </w:tcPr>
          <w:p w14:paraId="5393FE2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109.</w:t>
            </w:r>
          </w:p>
        </w:tc>
        <w:tc>
          <w:tcPr>
            <w:tcW w:w="1417" w:type="dxa"/>
            <w:vMerge/>
          </w:tcPr>
          <w:p w14:paraId="6F896CC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061F66B1" w14:textId="77777777" w:rsidR="00B54D20" w:rsidRPr="002A6193" w:rsidRDefault="007E2FB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Frederik Kegges van Straels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ont il 9 april per 2 mesi</w:t>
            </w:r>
          </w:p>
        </w:tc>
        <w:tc>
          <w:tcPr>
            <w:tcW w:w="1134" w:type="dxa"/>
            <w:vAlign w:val="bottom"/>
          </w:tcPr>
          <w:p w14:paraId="7DB3379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2EC9480E" w14:textId="77777777">
        <w:tc>
          <w:tcPr>
            <w:tcW w:w="993" w:type="dxa"/>
            <w:gridSpan w:val="2"/>
          </w:tcPr>
          <w:p w14:paraId="48A57AE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110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7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.</w:t>
            </w:r>
          </w:p>
        </w:tc>
        <w:tc>
          <w:tcPr>
            <w:tcW w:w="1417" w:type="dxa"/>
            <w:vMerge/>
          </w:tcPr>
          <w:p w14:paraId="0F682E6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ACA153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Jsbrantsse van Rosticke per 2 mesi il 27 april</w:t>
            </w:r>
          </w:p>
        </w:tc>
        <w:tc>
          <w:tcPr>
            <w:tcW w:w="1134" w:type="dxa"/>
            <w:vAlign w:val="bottom"/>
          </w:tcPr>
          <w:p w14:paraId="259DB8D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1A4EE6C" w14:textId="77777777">
        <w:tc>
          <w:tcPr>
            <w:tcW w:w="993" w:type="dxa"/>
            <w:gridSpan w:val="2"/>
          </w:tcPr>
          <w:p w14:paraId="7ADE182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111.</w:t>
            </w:r>
          </w:p>
        </w:tc>
        <w:tc>
          <w:tcPr>
            <w:tcW w:w="1417" w:type="dxa"/>
            <w:vMerge/>
          </w:tcPr>
          <w:p w14:paraId="35516C8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0FBE5C14" w14:textId="73DA8BC9" w:rsidR="00B54D20" w:rsidRPr="002A6193" w:rsidRDefault="007E2FB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Durrickse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 O</w:t>
            </w:r>
            <w:ins w:id="65" w:author="Nina Lamal" w:date="2023-02-09T17:49:00Z">
              <w:r w:rsidR="00FF4FD1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t>u</w:t>
              </w:r>
            </w:ins>
            <w:del w:id="66" w:author="Nina Lamal" w:date="2023-02-09T17:49:00Z">
              <w:r w:rsidR="00B54D20" w:rsidRPr="002A6193" w:rsidDel="00FF4FD1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delText>n</w:delText>
              </w:r>
            </w:del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weweteringhe il 2 may per 2 mesi</w:t>
            </w:r>
          </w:p>
        </w:tc>
        <w:tc>
          <w:tcPr>
            <w:tcW w:w="1134" w:type="dxa"/>
            <w:vAlign w:val="bottom"/>
          </w:tcPr>
          <w:p w14:paraId="14DF329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47C851BB" w14:textId="77777777">
        <w:tc>
          <w:tcPr>
            <w:tcW w:w="993" w:type="dxa"/>
            <w:gridSpan w:val="2"/>
          </w:tcPr>
          <w:p w14:paraId="3F5B931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112.</w:t>
            </w:r>
          </w:p>
        </w:tc>
        <w:tc>
          <w:tcPr>
            <w:tcW w:w="1417" w:type="dxa"/>
            <w:vMerge/>
          </w:tcPr>
          <w:p w14:paraId="37264B0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319CA99" w14:textId="77777777" w:rsidR="00B54D20" w:rsidRPr="002A6193" w:rsidRDefault="007E2FB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Karsten Pau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wels van Honssen il 9 april per 2 mesi</w:t>
            </w:r>
          </w:p>
        </w:tc>
        <w:tc>
          <w:tcPr>
            <w:tcW w:w="1134" w:type="dxa"/>
            <w:vAlign w:val="bottom"/>
          </w:tcPr>
          <w:p w14:paraId="1F7E351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68DEBE3" w14:textId="77777777">
        <w:tc>
          <w:tcPr>
            <w:tcW w:w="993" w:type="dxa"/>
            <w:gridSpan w:val="2"/>
          </w:tcPr>
          <w:p w14:paraId="6AF4559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113.</w:t>
            </w:r>
          </w:p>
        </w:tc>
        <w:tc>
          <w:tcPr>
            <w:tcW w:w="1417" w:type="dxa"/>
            <w:vMerge/>
          </w:tcPr>
          <w:p w14:paraId="3A854A5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2681D16F" w14:textId="77777777" w:rsidR="00B54D20" w:rsidRPr="00CB1FBA" w:rsidRDefault="007E2FB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Gerret Corn</w:t>
            </w:r>
            <w:r w:rsidR="00B54D20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elissen van Amsterdam il 9 may per 2 mesi</w:t>
            </w:r>
          </w:p>
        </w:tc>
        <w:tc>
          <w:tcPr>
            <w:tcW w:w="1134" w:type="dxa"/>
            <w:vAlign w:val="bottom"/>
          </w:tcPr>
          <w:p w14:paraId="5D4C636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734FB874" w14:textId="77777777">
        <w:tc>
          <w:tcPr>
            <w:tcW w:w="993" w:type="dxa"/>
            <w:gridSpan w:val="2"/>
          </w:tcPr>
          <w:p w14:paraId="1D9F474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114.</w:t>
            </w:r>
          </w:p>
        </w:tc>
        <w:tc>
          <w:tcPr>
            <w:tcW w:w="1417" w:type="dxa"/>
            <w:vMerge/>
          </w:tcPr>
          <w:p w14:paraId="027DF9D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35E5489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Heindrick Harinckman van Enden il 9 may per 2 mesi</w:t>
            </w:r>
          </w:p>
        </w:tc>
        <w:tc>
          <w:tcPr>
            <w:tcW w:w="1134" w:type="dxa"/>
            <w:vAlign w:val="bottom"/>
          </w:tcPr>
          <w:p w14:paraId="381E091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18 |</w:t>
            </w:r>
          </w:p>
        </w:tc>
      </w:tr>
      <w:tr w:rsidR="00B54D20" w:rsidRPr="002A6193" w14:paraId="268BABAD" w14:textId="77777777">
        <w:tc>
          <w:tcPr>
            <w:tcW w:w="993" w:type="dxa"/>
            <w:gridSpan w:val="2"/>
          </w:tcPr>
          <w:p w14:paraId="5464391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115.</w:t>
            </w:r>
          </w:p>
        </w:tc>
        <w:tc>
          <w:tcPr>
            <w:tcW w:w="1417" w:type="dxa"/>
            <w:vMerge/>
          </w:tcPr>
          <w:p w14:paraId="23EE35F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49A0B9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Jochem Jansse van Enden per 2 mesi il 9 may</w:t>
            </w:r>
          </w:p>
        </w:tc>
        <w:tc>
          <w:tcPr>
            <w:tcW w:w="1134" w:type="dxa"/>
            <w:vAlign w:val="bottom"/>
          </w:tcPr>
          <w:p w14:paraId="24BA9FA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09C4929" w14:textId="77777777">
        <w:tc>
          <w:tcPr>
            <w:tcW w:w="993" w:type="dxa"/>
            <w:gridSpan w:val="2"/>
          </w:tcPr>
          <w:p w14:paraId="5745D5C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116.</w:t>
            </w:r>
          </w:p>
        </w:tc>
        <w:tc>
          <w:tcPr>
            <w:tcW w:w="1417" w:type="dxa"/>
            <w:vMerge/>
          </w:tcPr>
          <w:p w14:paraId="2D27FE0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249233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Claes Martsse van Lubeke per 2 mesi il 9 may </w:t>
            </w:r>
          </w:p>
        </w:tc>
        <w:tc>
          <w:tcPr>
            <w:tcW w:w="1134" w:type="dxa"/>
            <w:vAlign w:val="bottom"/>
          </w:tcPr>
          <w:p w14:paraId="7AD9CD0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2CB7E31" w14:textId="77777777">
        <w:tc>
          <w:tcPr>
            <w:tcW w:w="993" w:type="dxa"/>
            <w:gridSpan w:val="2"/>
          </w:tcPr>
          <w:p w14:paraId="56AF70D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117.</w:t>
            </w:r>
          </w:p>
        </w:tc>
        <w:tc>
          <w:tcPr>
            <w:tcW w:w="1417" w:type="dxa"/>
            <w:vMerge/>
          </w:tcPr>
          <w:p w14:paraId="2389359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1D88B0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Dirck Goossen van Amsterdam per 2 mesi il 9 april </w:t>
            </w:r>
          </w:p>
        </w:tc>
        <w:tc>
          <w:tcPr>
            <w:tcW w:w="1134" w:type="dxa"/>
            <w:vAlign w:val="bottom"/>
          </w:tcPr>
          <w:p w14:paraId="4B5ABB2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458A013" w14:textId="77777777">
        <w:tc>
          <w:tcPr>
            <w:tcW w:w="993" w:type="dxa"/>
            <w:gridSpan w:val="2"/>
          </w:tcPr>
          <w:p w14:paraId="03B51DA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118.</w:t>
            </w:r>
          </w:p>
        </w:tc>
        <w:tc>
          <w:tcPr>
            <w:tcW w:w="1417" w:type="dxa"/>
            <w:vMerge/>
          </w:tcPr>
          <w:p w14:paraId="563E7ED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369486F3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Hans Heyindricksse van Antwerpen il 9 april</w:t>
            </w:r>
          </w:p>
        </w:tc>
        <w:tc>
          <w:tcPr>
            <w:tcW w:w="1134" w:type="dxa"/>
            <w:vAlign w:val="bottom"/>
          </w:tcPr>
          <w:p w14:paraId="7B09DC6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08986063" w14:textId="77777777">
        <w:tc>
          <w:tcPr>
            <w:tcW w:w="993" w:type="dxa"/>
            <w:gridSpan w:val="2"/>
          </w:tcPr>
          <w:p w14:paraId="1701D82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119.</w:t>
            </w:r>
          </w:p>
        </w:tc>
        <w:tc>
          <w:tcPr>
            <w:tcW w:w="1417" w:type="dxa"/>
            <w:vMerge/>
          </w:tcPr>
          <w:p w14:paraId="3CCD8B6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3469122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Jan Hermansse van Giveninyen il 9 may per 2 mesi</w:t>
            </w:r>
          </w:p>
        </w:tc>
        <w:tc>
          <w:tcPr>
            <w:tcW w:w="1134" w:type="dxa"/>
            <w:vAlign w:val="bottom"/>
          </w:tcPr>
          <w:p w14:paraId="3DEB57E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7F9E8DAD" w14:textId="77777777">
        <w:tc>
          <w:tcPr>
            <w:tcW w:w="993" w:type="dxa"/>
            <w:gridSpan w:val="2"/>
          </w:tcPr>
          <w:p w14:paraId="58B6682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120.</w:t>
            </w:r>
          </w:p>
        </w:tc>
        <w:tc>
          <w:tcPr>
            <w:tcW w:w="1417" w:type="dxa"/>
            <w:vMerge/>
          </w:tcPr>
          <w:p w14:paraId="68C707E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687BB7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Cornelissen van Porteguel Bydemaes il 9 april per 2 mesi</w:t>
            </w:r>
          </w:p>
        </w:tc>
        <w:tc>
          <w:tcPr>
            <w:tcW w:w="1134" w:type="dxa"/>
            <w:vAlign w:val="bottom"/>
          </w:tcPr>
          <w:p w14:paraId="102F3F5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6D2E129" w14:textId="77777777">
        <w:tc>
          <w:tcPr>
            <w:tcW w:w="993" w:type="dxa"/>
            <w:gridSpan w:val="2"/>
          </w:tcPr>
          <w:p w14:paraId="00AE1D3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121.</w:t>
            </w:r>
          </w:p>
        </w:tc>
        <w:tc>
          <w:tcPr>
            <w:tcW w:w="1417" w:type="dxa"/>
            <w:vMerge/>
          </w:tcPr>
          <w:p w14:paraId="32A361B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0E916DB" w14:textId="77777777" w:rsidR="00B54D20" w:rsidRPr="002A6193" w:rsidRDefault="003E53C6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Bouwen Thomassen van Haerlin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gen per 2 mesi</w:t>
            </w:r>
          </w:p>
        </w:tc>
        <w:tc>
          <w:tcPr>
            <w:tcW w:w="1134" w:type="dxa"/>
            <w:vAlign w:val="bottom"/>
          </w:tcPr>
          <w:p w14:paraId="491E9F5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D3E9FE2" w14:textId="77777777">
        <w:tc>
          <w:tcPr>
            <w:tcW w:w="993" w:type="dxa"/>
            <w:gridSpan w:val="2"/>
          </w:tcPr>
          <w:p w14:paraId="5314A99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122.</w:t>
            </w:r>
          </w:p>
        </w:tc>
        <w:tc>
          <w:tcPr>
            <w:tcW w:w="1417" w:type="dxa"/>
            <w:vMerge/>
          </w:tcPr>
          <w:p w14:paraId="5ABB4C4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E69A5F1" w14:textId="77777777" w:rsidR="00B54D20" w:rsidRPr="002A6193" w:rsidRDefault="008B4A7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Dirck Cornelisse van Vo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orburch il 29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73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april per 2 mesi</w:t>
            </w:r>
          </w:p>
        </w:tc>
        <w:tc>
          <w:tcPr>
            <w:tcW w:w="1134" w:type="dxa"/>
            <w:vAlign w:val="bottom"/>
          </w:tcPr>
          <w:p w14:paraId="160FF53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302546C" w14:textId="77777777">
        <w:tc>
          <w:tcPr>
            <w:tcW w:w="993" w:type="dxa"/>
            <w:gridSpan w:val="2"/>
          </w:tcPr>
          <w:p w14:paraId="668892B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123.</w:t>
            </w:r>
          </w:p>
        </w:tc>
        <w:tc>
          <w:tcPr>
            <w:tcW w:w="1417" w:type="dxa"/>
            <w:vMerge/>
          </w:tcPr>
          <w:p w14:paraId="2070783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5C12071" w14:textId="77777777" w:rsidR="00B54D20" w:rsidRPr="002A6193" w:rsidRDefault="008B4A7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Michiel Pieterssen van Vo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orburch il 23 april per 2 mesi</w:t>
            </w:r>
          </w:p>
        </w:tc>
        <w:tc>
          <w:tcPr>
            <w:tcW w:w="1134" w:type="dxa"/>
            <w:vAlign w:val="bottom"/>
          </w:tcPr>
          <w:p w14:paraId="2D063A9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1957AD7" w14:textId="77777777">
        <w:tc>
          <w:tcPr>
            <w:tcW w:w="993" w:type="dxa"/>
            <w:gridSpan w:val="2"/>
          </w:tcPr>
          <w:p w14:paraId="6B6D9B7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124.</w:t>
            </w:r>
          </w:p>
        </w:tc>
        <w:tc>
          <w:tcPr>
            <w:tcW w:w="1417" w:type="dxa"/>
            <w:vMerge/>
          </w:tcPr>
          <w:p w14:paraId="66F1CAB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4FBC2F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Willem </w:t>
            </w:r>
            <w:r w:rsidR="008B4A7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Dirricksse vande O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uwe Weteringe per 2 mesi</w:t>
            </w:r>
          </w:p>
        </w:tc>
        <w:tc>
          <w:tcPr>
            <w:tcW w:w="1134" w:type="dxa"/>
            <w:vAlign w:val="bottom"/>
          </w:tcPr>
          <w:p w14:paraId="2972BBA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26EF3D2" w14:textId="77777777">
        <w:tc>
          <w:tcPr>
            <w:tcW w:w="993" w:type="dxa"/>
            <w:gridSpan w:val="2"/>
          </w:tcPr>
          <w:p w14:paraId="4E96520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125.</w:t>
            </w:r>
          </w:p>
        </w:tc>
        <w:tc>
          <w:tcPr>
            <w:tcW w:w="1417" w:type="dxa"/>
            <w:vMerge/>
          </w:tcPr>
          <w:p w14:paraId="77D60B7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6983D40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Jan Willemsse Arbeyder van Hamburch il 9 april per 2 mesi</w:t>
            </w:r>
          </w:p>
        </w:tc>
        <w:tc>
          <w:tcPr>
            <w:tcW w:w="1134" w:type="dxa"/>
            <w:vAlign w:val="bottom"/>
          </w:tcPr>
          <w:p w14:paraId="01695F0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18 |</w:t>
            </w:r>
          </w:p>
        </w:tc>
      </w:tr>
      <w:tr w:rsidR="00B54D20" w:rsidRPr="002A6193" w14:paraId="705C5B9F" w14:textId="77777777">
        <w:tc>
          <w:tcPr>
            <w:tcW w:w="993" w:type="dxa"/>
            <w:gridSpan w:val="2"/>
          </w:tcPr>
          <w:p w14:paraId="358C913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12[6]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74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.</w:t>
            </w:r>
          </w:p>
        </w:tc>
        <w:tc>
          <w:tcPr>
            <w:tcW w:w="1417" w:type="dxa"/>
            <w:vMerge/>
          </w:tcPr>
          <w:p w14:paraId="6CAAB1D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6B751896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Theunissen van Wesrysen per 2 mesi il 10 may</w:t>
            </w:r>
          </w:p>
        </w:tc>
        <w:tc>
          <w:tcPr>
            <w:tcW w:w="1134" w:type="dxa"/>
            <w:vAlign w:val="bottom"/>
          </w:tcPr>
          <w:p w14:paraId="063D150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18 |</w:t>
            </w:r>
          </w:p>
        </w:tc>
      </w:tr>
      <w:tr w:rsidR="00B54D20" w:rsidRPr="002A6193" w14:paraId="1A5D41DA" w14:textId="77777777">
        <w:tc>
          <w:tcPr>
            <w:tcW w:w="993" w:type="dxa"/>
            <w:gridSpan w:val="2"/>
          </w:tcPr>
          <w:p w14:paraId="2233D7C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127.</w:t>
            </w:r>
          </w:p>
        </w:tc>
        <w:tc>
          <w:tcPr>
            <w:tcW w:w="1417" w:type="dxa"/>
            <w:vMerge/>
          </w:tcPr>
          <w:p w14:paraId="39EAA2D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97539D6" w14:textId="77777777" w:rsidR="00B54D20" w:rsidRPr="002A6193" w:rsidRDefault="00AE588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Gylbrecht Euwou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ts van Haerlem per 2 mesi il 9 april</w:t>
            </w:r>
          </w:p>
        </w:tc>
        <w:tc>
          <w:tcPr>
            <w:tcW w:w="1134" w:type="dxa"/>
            <w:vAlign w:val="bottom"/>
          </w:tcPr>
          <w:p w14:paraId="2138C7F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4345DB06" w14:textId="77777777">
        <w:tc>
          <w:tcPr>
            <w:tcW w:w="993" w:type="dxa"/>
            <w:gridSpan w:val="2"/>
          </w:tcPr>
          <w:p w14:paraId="06B4153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128.</w:t>
            </w:r>
          </w:p>
        </w:tc>
        <w:tc>
          <w:tcPr>
            <w:tcW w:w="1417" w:type="dxa"/>
            <w:vMerge/>
          </w:tcPr>
          <w:p w14:paraId="459EFB0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F122FA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Jacob Martsse van Haerlem il 9 may per 2 mesi </w:t>
            </w:r>
          </w:p>
        </w:tc>
        <w:tc>
          <w:tcPr>
            <w:tcW w:w="1134" w:type="dxa"/>
            <w:vAlign w:val="bottom"/>
          </w:tcPr>
          <w:p w14:paraId="77BA5B1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1A0D00D" w14:textId="77777777">
        <w:tc>
          <w:tcPr>
            <w:tcW w:w="993" w:type="dxa"/>
            <w:gridSpan w:val="2"/>
          </w:tcPr>
          <w:p w14:paraId="69F0424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129.</w:t>
            </w:r>
          </w:p>
        </w:tc>
        <w:tc>
          <w:tcPr>
            <w:tcW w:w="1417" w:type="dxa"/>
            <w:vMerge/>
          </w:tcPr>
          <w:p w14:paraId="412B9A7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40D1F763" w14:textId="77777777" w:rsidR="00B54D20" w:rsidRPr="002A6193" w:rsidRDefault="00F97CF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Willem Sale van Roos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il 9 april per 2 mesi</w:t>
            </w:r>
          </w:p>
        </w:tc>
        <w:tc>
          <w:tcPr>
            <w:tcW w:w="1134" w:type="dxa"/>
            <w:vAlign w:val="bottom"/>
          </w:tcPr>
          <w:p w14:paraId="520C6C3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0D61194D" w14:textId="77777777">
        <w:tc>
          <w:tcPr>
            <w:tcW w:w="993" w:type="dxa"/>
            <w:gridSpan w:val="2"/>
          </w:tcPr>
          <w:p w14:paraId="515A5A8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130.</w:t>
            </w:r>
          </w:p>
        </w:tc>
        <w:tc>
          <w:tcPr>
            <w:tcW w:w="1417" w:type="dxa"/>
            <w:vMerge/>
          </w:tcPr>
          <w:p w14:paraId="1250357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A205EE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Janssen van Bergen ip Zoom il 9 aprile per 2 mesi</w:t>
            </w:r>
          </w:p>
        </w:tc>
        <w:tc>
          <w:tcPr>
            <w:tcW w:w="1134" w:type="dxa"/>
            <w:vAlign w:val="bottom"/>
          </w:tcPr>
          <w:p w14:paraId="36E514F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3C347627" w14:textId="77777777">
        <w:tc>
          <w:tcPr>
            <w:tcW w:w="993" w:type="dxa"/>
            <w:gridSpan w:val="2"/>
          </w:tcPr>
          <w:p w14:paraId="611457D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131.</w:t>
            </w:r>
          </w:p>
        </w:tc>
        <w:tc>
          <w:tcPr>
            <w:tcW w:w="1417" w:type="dxa"/>
            <w:vMerge/>
          </w:tcPr>
          <w:p w14:paraId="647ACE2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642F84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Gabriel Jansse van Vlissinghe il 9 april per 2 mesi</w:t>
            </w:r>
          </w:p>
        </w:tc>
        <w:tc>
          <w:tcPr>
            <w:tcW w:w="1134" w:type="dxa"/>
            <w:vAlign w:val="bottom"/>
          </w:tcPr>
          <w:p w14:paraId="623C3E7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3801610F" w14:textId="77777777">
        <w:tc>
          <w:tcPr>
            <w:tcW w:w="993" w:type="dxa"/>
            <w:gridSpan w:val="2"/>
          </w:tcPr>
          <w:p w14:paraId="43A58EB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132.</w:t>
            </w:r>
          </w:p>
        </w:tc>
        <w:tc>
          <w:tcPr>
            <w:tcW w:w="1417" w:type="dxa"/>
            <w:vMerge/>
          </w:tcPr>
          <w:p w14:paraId="4161909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6F5104D" w14:textId="77777777" w:rsidR="00B54D20" w:rsidRPr="002A6193" w:rsidRDefault="00F97CF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van Amsterdam per 2 mesi il 10 may</w:t>
            </w:r>
          </w:p>
        </w:tc>
        <w:tc>
          <w:tcPr>
            <w:tcW w:w="1134" w:type="dxa"/>
            <w:vAlign w:val="bottom"/>
          </w:tcPr>
          <w:p w14:paraId="127F483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45744192" w14:textId="77777777">
        <w:tc>
          <w:tcPr>
            <w:tcW w:w="993" w:type="dxa"/>
            <w:gridSpan w:val="2"/>
          </w:tcPr>
          <w:p w14:paraId="27F54D7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133.</w:t>
            </w:r>
          </w:p>
        </w:tc>
        <w:tc>
          <w:tcPr>
            <w:tcW w:w="1417" w:type="dxa"/>
            <w:vMerge/>
          </w:tcPr>
          <w:p w14:paraId="08A8F5D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4EB1FE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Dirck Duricksse van Weyden il 10 maggio per 2 mesi</w:t>
            </w:r>
          </w:p>
        </w:tc>
        <w:tc>
          <w:tcPr>
            <w:tcW w:w="1134" w:type="dxa"/>
            <w:vAlign w:val="bottom"/>
          </w:tcPr>
          <w:p w14:paraId="5B32C31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14 |</w:t>
            </w:r>
          </w:p>
        </w:tc>
      </w:tr>
      <w:tr w:rsidR="00B54D20" w:rsidRPr="002A6193" w14:paraId="3B88E674" w14:textId="77777777">
        <w:tc>
          <w:tcPr>
            <w:tcW w:w="993" w:type="dxa"/>
            <w:gridSpan w:val="2"/>
          </w:tcPr>
          <w:p w14:paraId="1804588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134.</w:t>
            </w:r>
          </w:p>
        </w:tc>
        <w:tc>
          <w:tcPr>
            <w:tcW w:w="1417" w:type="dxa"/>
            <w:vMerge/>
          </w:tcPr>
          <w:p w14:paraId="79C6033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C77628D" w14:textId="77777777" w:rsidR="00B54D20" w:rsidRPr="002A6193" w:rsidRDefault="00F97CF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Maerten Jaspersse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per 2 mesi il 9 april</w:t>
            </w:r>
          </w:p>
        </w:tc>
        <w:tc>
          <w:tcPr>
            <w:tcW w:w="1134" w:type="dxa"/>
            <w:vAlign w:val="bottom"/>
          </w:tcPr>
          <w:p w14:paraId="4B0C8CF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DB98620" w14:textId="77777777">
        <w:tc>
          <w:tcPr>
            <w:tcW w:w="993" w:type="dxa"/>
            <w:gridSpan w:val="2"/>
          </w:tcPr>
          <w:p w14:paraId="0DFDBA4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135.</w:t>
            </w:r>
          </w:p>
        </w:tc>
        <w:tc>
          <w:tcPr>
            <w:tcW w:w="1417" w:type="dxa"/>
            <w:vMerge/>
          </w:tcPr>
          <w:p w14:paraId="59DECF0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53B894E8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Garret Jaerts van Noorden il 9 april per 2 mesi</w:t>
            </w:r>
          </w:p>
        </w:tc>
        <w:tc>
          <w:tcPr>
            <w:tcW w:w="1134" w:type="dxa"/>
            <w:vAlign w:val="bottom"/>
          </w:tcPr>
          <w:p w14:paraId="6B357AE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16 |</w:t>
            </w:r>
          </w:p>
        </w:tc>
      </w:tr>
      <w:tr w:rsidR="00B54D20" w:rsidRPr="002A6193" w14:paraId="5F9F67F8" w14:textId="77777777">
        <w:tc>
          <w:tcPr>
            <w:tcW w:w="993" w:type="dxa"/>
            <w:gridSpan w:val="2"/>
          </w:tcPr>
          <w:p w14:paraId="515B641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136.</w:t>
            </w:r>
          </w:p>
        </w:tc>
        <w:tc>
          <w:tcPr>
            <w:tcW w:w="1417" w:type="dxa"/>
            <w:vMerge/>
          </w:tcPr>
          <w:p w14:paraId="3A1BF14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D03A3E7" w14:textId="77777777" w:rsidR="00B54D20" w:rsidRPr="00CB1FBA" w:rsidRDefault="00E54E3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Cornelis Mathyssen van Leytsendam il 9 april</w:t>
            </w:r>
          </w:p>
        </w:tc>
        <w:tc>
          <w:tcPr>
            <w:tcW w:w="1134" w:type="dxa"/>
            <w:vAlign w:val="bottom"/>
          </w:tcPr>
          <w:p w14:paraId="6FB3CBD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F94E00C" w14:textId="77777777">
        <w:tc>
          <w:tcPr>
            <w:tcW w:w="993" w:type="dxa"/>
            <w:gridSpan w:val="2"/>
          </w:tcPr>
          <w:p w14:paraId="01647AE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137.</w:t>
            </w:r>
          </w:p>
        </w:tc>
        <w:tc>
          <w:tcPr>
            <w:tcW w:w="1417" w:type="dxa"/>
            <w:vMerge/>
          </w:tcPr>
          <w:p w14:paraId="06CC83C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EE9480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Gillis Gillissen van Vlissingen il 10 may per 2 mesi </w:t>
            </w:r>
          </w:p>
        </w:tc>
        <w:tc>
          <w:tcPr>
            <w:tcW w:w="1134" w:type="dxa"/>
            <w:vAlign w:val="bottom"/>
          </w:tcPr>
          <w:p w14:paraId="067D4A3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70F8C9B" w14:textId="77777777">
        <w:tc>
          <w:tcPr>
            <w:tcW w:w="993" w:type="dxa"/>
            <w:gridSpan w:val="2"/>
          </w:tcPr>
          <w:p w14:paraId="5D63EB7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138.</w:t>
            </w:r>
          </w:p>
        </w:tc>
        <w:tc>
          <w:tcPr>
            <w:tcW w:w="1417" w:type="dxa"/>
            <w:vMerge/>
          </w:tcPr>
          <w:p w14:paraId="5D4C725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8CC66F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Burchet Meerens van Doolant per 2 mesi il 10 maggio</w:t>
            </w:r>
          </w:p>
        </w:tc>
        <w:tc>
          <w:tcPr>
            <w:tcW w:w="1134" w:type="dxa"/>
            <w:vAlign w:val="bottom"/>
          </w:tcPr>
          <w:p w14:paraId="34965A3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F907E01" w14:textId="77777777">
        <w:tc>
          <w:tcPr>
            <w:tcW w:w="993" w:type="dxa"/>
            <w:gridSpan w:val="2"/>
          </w:tcPr>
          <w:p w14:paraId="7A91D89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139.</w:t>
            </w:r>
          </w:p>
        </w:tc>
        <w:tc>
          <w:tcPr>
            <w:tcW w:w="1417" w:type="dxa"/>
            <w:vMerge/>
          </w:tcPr>
          <w:p w14:paraId="48301C1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8B2470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Heyndrich Jacob</w:t>
            </w:r>
            <w:r w:rsidR="00F97CFF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sen van Staden il 14 maggio per 2 mesi</w:t>
            </w:r>
          </w:p>
        </w:tc>
        <w:tc>
          <w:tcPr>
            <w:tcW w:w="1134" w:type="dxa"/>
            <w:vAlign w:val="bottom"/>
          </w:tcPr>
          <w:p w14:paraId="6A5C3CA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DE5802C" w14:textId="77777777">
        <w:tc>
          <w:tcPr>
            <w:tcW w:w="993" w:type="dxa"/>
            <w:gridSpan w:val="2"/>
          </w:tcPr>
          <w:p w14:paraId="153EDF4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140.</w:t>
            </w:r>
          </w:p>
        </w:tc>
        <w:tc>
          <w:tcPr>
            <w:tcW w:w="1417" w:type="dxa"/>
            <w:vMerge/>
          </w:tcPr>
          <w:p w14:paraId="28097F6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F68E0D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Sopke Lammers van Vrieslant il 19 maggio dei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7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2 mesi</w:t>
            </w:r>
          </w:p>
        </w:tc>
        <w:tc>
          <w:tcPr>
            <w:tcW w:w="1134" w:type="dxa"/>
            <w:vAlign w:val="bottom"/>
          </w:tcPr>
          <w:p w14:paraId="4585825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00A5AED" w14:textId="77777777">
        <w:tc>
          <w:tcPr>
            <w:tcW w:w="993" w:type="dxa"/>
            <w:gridSpan w:val="2"/>
          </w:tcPr>
          <w:p w14:paraId="5872DF8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141.</w:t>
            </w:r>
          </w:p>
        </w:tc>
        <w:tc>
          <w:tcPr>
            <w:tcW w:w="1417" w:type="dxa"/>
            <w:vMerge/>
          </w:tcPr>
          <w:p w14:paraId="49F69CE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4ED4539" w14:textId="77777777" w:rsidR="00B54D20" w:rsidRPr="002A6193" w:rsidRDefault="00F97CF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Sij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mon Alberbertsen van Dantsick il 13 aprile per 2 mesi</w:t>
            </w:r>
          </w:p>
        </w:tc>
        <w:tc>
          <w:tcPr>
            <w:tcW w:w="1134" w:type="dxa"/>
            <w:vAlign w:val="bottom"/>
          </w:tcPr>
          <w:p w14:paraId="6D855B3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446A413" w14:textId="77777777">
        <w:tc>
          <w:tcPr>
            <w:tcW w:w="993" w:type="dxa"/>
            <w:gridSpan w:val="2"/>
          </w:tcPr>
          <w:p w14:paraId="184F044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142.</w:t>
            </w:r>
          </w:p>
        </w:tc>
        <w:tc>
          <w:tcPr>
            <w:tcW w:w="1417" w:type="dxa"/>
            <w:vMerge/>
          </w:tcPr>
          <w:p w14:paraId="2A62D00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BD3B95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Sicke Goris van Harlinge il 19 may per 2 mesi</w:t>
            </w:r>
          </w:p>
        </w:tc>
        <w:tc>
          <w:tcPr>
            <w:tcW w:w="1134" w:type="dxa"/>
            <w:vAlign w:val="bottom"/>
          </w:tcPr>
          <w:p w14:paraId="747B2BA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E2FDA12" w14:textId="77777777">
        <w:tc>
          <w:tcPr>
            <w:tcW w:w="993" w:type="dxa"/>
            <w:gridSpan w:val="2"/>
          </w:tcPr>
          <w:p w14:paraId="151130D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143.</w:t>
            </w:r>
          </w:p>
        </w:tc>
        <w:tc>
          <w:tcPr>
            <w:tcW w:w="1417" w:type="dxa"/>
            <w:vMerge/>
          </w:tcPr>
          <w:p w14:paraId="4F8C5E7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71095FB" w14:textId="77777777" w:rsidR="00B54D20" w:rsidRPr="002A6193" w:rsidRDefault="00E54E3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Anthony d</w:t>
            </w:r>
            <w:r w:rsidR="00F97CFF"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e</w:t>
            </w: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Moor de Swart il 3 may per 2 mesi</w:t>
            </w:r>
          </w:p>
        </w:tc>
        <w:tc>
          <w:tcPr>
            <w:tcW w:w="1134" w:type="dxa"/>
            <w:vAlign w:val="bottom"/>
          </w:tcPr>
          <w:p w14:paraId="3256921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98374A1" w14:textId="77777777">
        <w:tc>
          <w:tcPr>
            <w:tcW w:w="851" w:type="dxa"/>
          </w:tcPr>
          <w:p w14:paraId="4CCDAA3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144.</w:t>
            </w:r>
          </w:p>
        </w:tc>
        <w:tc>
          <w:tcPr>
            <w:tcW w:w="1559" w:type="dxa"/>
            <w:gridSpan w:val="2"/>
          </w:tcPr>
          <w:p w14:paraId="090823B4" w14:textId="77777777" w:rsidR="00B54D20" w:rsidRPr="002A6193" w:rsidRDefault="00F97CF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arrillaro</w:t>
            </w:r>
          </w:p>
        </w:tc>
        <w:tc>
          <w:tcPr>
            <w:tcW w:w="6095" w:type="dxa"/>
          </w:tcPr>
          <w:p w14:paraId="184E5F7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Gerrit Cornelissen van Voorburch il 9 april | per 2 mesi</w:t>
            </w:r>
          </w:p>
        </w:tc>
        <w:tc>
          <w:tcPr>
            <w:tcW w:w="1134" w:type="dxa"/>
            <w:vAlign w:val="bottom"/>
          </w:tcPr>
          <w:p w14:paraId="11B074F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3D057E87" w14:textId="77777777">
        <w:tc>
          <w:tcPr>
            <w:tcW w:w="851" w:type="dxa"/>
          </w:tcPr>
          <w:p w14:paraId="031E22F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145.</w:t>
            </w:r>
          </w:p>
        </w:tc>
        <w:tc>
          <w:tcPr>
            <w:tcW w:w="1559" w:type="dxa"/>
            <w:gridSpan w:val="2"/>
          </w:tcPr>
          <w:p w14:paraId="3630862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E98060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Willem Bastiaensse van Dort per 2 mesi al 14 april </w:t>
            </w:r>
          </w:p>
        </w:tc>
        <w:tc>
          <w:tcPr>
            <w:tcW w:w="1134" w:type="dxa"/>
            <w:vAlign w:val="bottom"/>
          </w:tcPr>
          <w:p w14:paraId="292CF6D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67F53B7D" w14:textId="77777777">
        <w:tc>
          <w:tcPr>
            <w:tcW w:w="851" w:type="dxa"/>
          </w:tcPr>
          <w:p w14:paraId="16D3C94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146.</w:t>
            </w:r>
          </w:p>
        </w:tc>
        <w:tc>
          <w:tcPr>
            <w:tcW w:w="1559" w:type="dxa"/>
            <w:gridSpan w:val="2"/>
          </w:tcPr>
          <w:p w14:paraId="55DD602A" w14:textId="77777777" w:rsidR="00B54D20" w:rsidRPr="002A6193" w:rsidRDefault="00F97CF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ervitor delli malati </w:t>
            </w:r>
          </w:p>
        </w:tc>
        <w:tc>
          <w:tcPr>
            <w:tcW w:w="6095" w:type="dxa"/>
          </w:tcPr>
          <w:p w14:paraId="28BF0E0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Adriaen Cornelissen van Ryndam il 14 april | per 2 mesi</w:t>
            </w:r>
          </w:p>
        </w:tc>
        <w:tc>
          <w:tcPr>
            <w:tcW w:w="1134" w:type="dxa"/>
            <w:vAlign w:val="bottom"/>
          </w:tcPr>
          <w:p w14:paraId="4489725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68 |</w:t>
            </w:r>
          </w:p>
        </w:tc>
      </w:tr>
    </w:tbl>
    <w:p w14:paraId="45F82538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273r /</w:t>
      </w:r>
    </w:p>
    <w:tbl>
      <w:tblPr>
        <w:tblStyle w:val="Grigliatabell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"/>
        <w:gridCol w:w="1548"/>
        <w:gridCol w:w="6008"/>
        <w:gridCol w:w="1127"/>
      </w:tblGrid>
      <w:tr w:rsidR="00B54D20" w:rsidRPr="002A6193" w14:paraId="5A59E316" w14:textId="77777777">
        <w:tc>
          <w:tcPr>
            <w:tcW w:w="851" w:type="dxa"/>
          </w:tcPr>
          <w:p w14:paraId="5BB8A40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147.</w:t>
            </w:r>
          </w:p>
        </w:tc>
        <w:tc>
          <w:tcPr>
            <w:tcW w:w="1559" w:type="dxa"/>
            <w:vMerge w:val="restart"/>
          </w:tcPr>
          <w:p w14:paraId="55792304" w14:textId="77777777" w:rsidR="00B54D20" w:rsidRPr="002A6193" w:rsidRDefault="000E463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</w:t>
            </w:r>
          </w:p>
        </w:tc>
        <w:tc>
          <w:tcPr>
            <w:tcW w:w="6095" w:type="dxa"/>
          </w:tcPr>
          <w:p w14:paraId="23412A1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Heyndricksse van Venloo il 13 april | per doi mesi</w:t>
            </w:r>
          </w:p>
        </w:tc>
        <w:tc>
          <w:tcPr>
            <w:tcW w:w="1134" w:type="dxa"/>
          </w:tcPr>
          <w:p w14:paraId="15F7B14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21A6C3CB" w14:textId="77777777">
        <w:tc>
          <w:tcPr>
            <w:tcW w:w="851" w:type="dxa"/>
          </w:tcPr>
          <w:p w14:paraId="4569B67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148.</w:t>
            </w:r>
          </w:p>
        </w:tc>
        <w:tc>
          <w:tcPr>
            <w:tcW w:w="1559" w:type="dxa"/>
            <w:vMerge/>
          </w:tcPr>
          <w:p w14:paraId="03897CD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C8667B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Jansse van Leytsendam il 9 april per 2 mesi</w:t>
            </w:r>
          </w:p>
        </w:tc>
        <w:tc>
          <w:tcPr>
            <w:tcW w:w="1134" w:type="dxa"/>
          </w:tcPr>
          <w:p w14:paraId="5B45D91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79588B58" w14:textId="77777777">
        <w:tc>
          <w:tcPr>
            <w:tcW w:w="851" w:type="dxa"/>
          </w:tcPr>
          <w:p w14:paraId="15B1F43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149.</w:t>
            </w:r>
          </w:p>
        </w:tc>
        <w:tc>
          <w:tcPr>
            <w:tcW w:w="1559" w:type="dxa"/>
            <w:vMerge/>
          </w:tcPr>
          <w:p w14:paraId="66F21DD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7170C994" w14:textId="77777777" w:rsidR="00B54D20" w:rsidRPr="002A6193" w:rsidRDefault="00B824EE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Pietersse van Leyts</w:t>
            </w:r>
            <w:r w:rsidR="00E54E3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endam per 2 mesi</w:t>
            </w:r>
          </w:p>
        </w:tc>
        <w:tc>
          <w:tcPr>
            <w:tcW w:w="1134" w:type="dxa"/>
          </w:tcPr>
          <w:p w14:paraId="0EF21D3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12 |</w:t>
            </w:r>
          </w:p>
        </w:tc>
      </w:tr>
      <w:tr w:rsidR="00B54D20" w:rsidRPr="002A6193" w14:paraId="60A01894" w14:textId="77777777">
        <w:tc>
          <w:tcPr>
            <w:tcW w:w="851" w:type="dxa"/>
          </w:tcPr>
          <w:p w14:paraId="54E6952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 xml:space="preserve">150. </w:t>
            </w:r>
          </w:p>
        </w:tc>
        <w:tc>
          <w:tcPr>
            <w:tcW w:w="1559" w:type="dxa"/>
            <w:vMerge/>
          </w:tcPr>
          <w:p w14:paraId="2CF5898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2AA0A5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Joris Edvart van Didt il 2 maggio per 2 mesi</w:t>
            </w:r>
          </w:p>
        </w:tc>
        <w:tc>
          <w:tcPr>
            <w:tcW w:w="1134" w:type="dxa"/>
          </w:tcPr>
          <w:p w14:paraId="305C511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1046A7FA" w14:textId="77777777">
        <w:tc>
          <w:tcPr>
            <w:tcW w:w="851" w:type="dxa"/>
          </w:tcPr>
          <w:p w14:paraId="78DBC03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151.</w:t>
            </w:r>
          </w:p>
        </w:tc>
        <w:tc>
          <w:tcPr>
            <w:tcW w:w="1559" w:type="dxa"/>
            <w:vMerge/>
          </w:tcPr>
          <w:p w14:paraId="21696DF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64ABBBD9" w14:textId="77777777" w:rsidR="00B54D20" w:rsidRPr="002A6193" w:rsidRDefault="00B824EE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Barent Jansse van Dou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sburch per 2 mesi al 9 april </w:t>
            </w:r>
          </w:p>
        </w:tc>
        <w:tc>
          <w:tcPr>
            <w:tcW w:w="1134" w:type="dxa"/>
          </w:tcPr>
          <w:p w14:paraId="2B5252F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12 |</w:t>
            </w:r>
          </w:p>
        </w:tc>
      </w:tr>
      <w:tr w:rsidR="00B54D20" w:rsidRPr="002A6193" w14:paraId="54D05517" w14:textId="77777777">
        <w:tc>
          <w:tcPr>
            <w:tcW w:w="851" w:type="dxa"/>
          </w:tcPr>
          <w:p w14:paraId="01A6E32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152.</w:t>
            </w:r>
          </w:p>
        </w:tc>
        <w:tc>
          <w:tcPr>
            <w:tcW w:w="1559" w:type="dxa"/>
            <w:vMerge/>
          </w:tcPr>
          <w:p w14:paraId="7A655E5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DE1A75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Court Jansse van Munster ill 9 april per 2 mesi </w:t>
            </w:r>
          </w:p>
        </w:tc>
        <w:tc>
          <w:tcPr>
            <w:tcW w:w="1134" w:type="dxa"/>
          </w:tcPr>
          <w:p w14:paraId="74DCC72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1C11A543" w14:textId="77777777">
        <w:tc>
          <w:tcPr>
            <w:tcW w:w="851" w:type="dxa"/>
          </w:tcPr>
          <w:p w14:paraId="575D495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153.</w:t>
            </w:r>
          </w:p>
        </w:tc>
        <w:tc>
          <w:tcPr>
            <w:tcW w:w="1559" w:type="dxa"/>
            <w:vMerge/>
          </w:tcPr>
          <w:p w14:paraId="30D4783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62147A0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Jan Jacobsse van Haerlem il 13 april per 2 mesi</w:t>
            </w:r>
          </w:p>
        </w:tc>
        <w:tc>
          <w:tcPr>
            <w:tcW w:w="1134" w:type="dxa"/>
          </w:tcPr>
          <w:p w14:paraId="4699F9D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12 |</w:t>
            </w:r>
          </w:p>
        </w:tc>
      </w:tr>
      <w:tr w:rsidR="00B54D20" w:rsidRPr="002A6193" w14:paraId="3B33E9BD" w14:textId="77777777">
        <w:tc>
          <w:tcPr>
            <w:tcW w:w="851" w:type="dxa"/>
          </w:tcPr>
          <w:p w14:paraId="6BFDC91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154.</w:t>
            </w:r>
          </w:p>
        </w:tc>
        <w:tc>
          <w:tcPr>
            <w:tcW w:w="1559" w:type="dxa"/>
            <w:vMerge/>
          </w:tcPr>
          <w:p w14:paraId="02194C3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1F8D4BAC" w14:textId="0F46D33A" w:rsidR="00B54D20" w:rsidRPr="002A6193" w:rsidRDefault="00DB0A9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Thilleman van Ce</w:t>
            </w:r>
            <w:ins w:id="67" w:author="Nina Lamal" w:date="2023-02-09T17:52:00Z">
              <w:r w:rsidR="00FF4FD1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t>u</w:t>
              </w:r>
            </w:ins>
            <w:del w:id="68" w:author="Nina Lamal" w:date="2023-02-09T17:52:00Z">
              <w:r w:rsidRPr="002A6193" w:rsidDel="00FF4FD1">
                <w:rPr>
                  <w:rFonts w:eastAsia="NSimSun"/>
                  <w:kern w:val="2"/>
                  <w:sz w:val="24"/>
                  <w:szCs w:val="24"/>
                  <w:lang w:eastAsia="hi-IN" w:bidi="hi-IN"/>
                </w:rPr>
                <w:delText>n</w:delText>
              </w:r>
            </w:del>
            <w:r w:rsidR="00E54E3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len il 13 april per 2 mesi</w:t>
            </w:r>
          </w:p>
        </w:tc>
        <w:tc>
          <w:tcPr>
            <w:tcW w:w="1134" w:type="dxa"/>
          </w:tcPr>
          <w:p w14:paraId="0A9CC4B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12 |</w:t>
            </w:r>
          </w:p>
        </w:tc>
      </w:tr>
      <w:tr w:rsidR="00B54D20" w:rsidRPr="002A6193" w14:paraId="79930CCB" w14:textId="77777777">
        <w:tc>
          <w:tcPr>
            <w:tcW w:w="851" w:type="dxa"/>
          </w:tcPr>
          <w:p w14:paraId="519ACD2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155.</w:t>
            </w:r>
          </w:p>
        </w:tc>
        <w:tc>
          <w:tcPr>
            <w:tcW w:w="1559" w:type="dxa"/>
            <w:vMerge/>
          </w:tcPr>
          <w:p w14:paraId="3ABD34A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79A8CB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Feys Cornelissen</w:t>
            </w:r>
            <w:r w:rsidR="00DB0A9D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van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il 13 april per 2 mesi</w:t>
            </w:r>
          </w:p>
        </w:tc>
        <w:tc>
          <w:tcPr>
            <w:tcW w:w="1134" w:type="dxa"/>
          </w:tcPr>
          <w:p w14:paraId="4F15275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73CE4C99" w14:textId="77777777">
        <w:tc>
          <w:tcPr>
            <w:tcW w:w="851" w:type="dxa"/>
          </w:tcPr>
          <w:p w14:paraId="195EBFE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156.</w:t>
            </w:r>
          </w:p>
        </w:tc>
        <w:tc>
          <w:tcPr>
            <w:tcW w:w="1559" w:type="dxa"/>
            <w:vMerge/>
          </w:tcPr>
          <w:p w14:paraId="62F5F4C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0BCAF5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Pauwels Jack</w:t>
            </w:r>
            <w:r w:rsidR="00DB0A9D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van Antwerpe il 9 april per 2 mesi</w:t>
            </w:r>
          </w:p>
        </w:tc>
        <w:tc>
          <w:tcPr>
            <w:tcW w:w="1134" w:type="dxa"/>
          </w:tcPr>
          <w:p w14:paraId="31A075A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073D17AA" w14:textId="77777777">
        <w:tc>
          <w:tcPr>
            <w:tcW w:w="851" w:type="dxa"/>
          </w:tcPr>
          <w:p w14:paraId="4C5D8DF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157.</w:t>
            </w:r>
          </w:p>
        </w:tc>
        <w:tc>
          <w:tcPr>
            <w:tcW w:w="1559" w:type="dxa"/>
            <w:vMerge/>
          </w:tcPr>
          <w:p w14:paraId="3C1CAE8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3602A7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Fransse van Amsterdam il 13 april per 2 mesi</w:t>
            </w:r>
          </w:p>
        </w:tc>
        <w:tc>
          <w:tcPr>
            <w:tcW w:w="1134" w:type="dxa"/>
          </w:tcPr>
          <w:p w14:paraId="0B48E9C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756E943D" w14:textId="77777777">
        <w:tc>
          <w:tcPr>
            <w:tcW w:w="851" w:type="dxa"/>
          </w:tcPr>
          <w:p w14:paraId="4DC19A3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158.</w:t>
            </w:r>
          </w:p>
        </w:tc>
        <w:tc>
          <w:tcPr>
            <w:tcW w:w="1559" w:type="dxa"/>
            <w:vMerge/>
          </w:tcPr>
          <w:p w14:paraId="1746186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772415BD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Jan Jaspertsse van Amsterdam il 9 april per 2 mesi </w:t>
            </w:r>
          </w:p>
        </w:tc>
        <w:tc>
          <w:tcPr>
            <w:tcW w:w="1134" w:type="dxa"/>
          </w:tcPr>
          <w:p w14:paraId="3E62F57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12 |</w:t>
            </w:r>
          </w:p>
        </w:tc>
      </w:tr>
      <w:tr w:rsidR="00B54D20" w:rsidRPr="002A6193" w14:paraId="16C38C39" w14:textId="77777777">
        <w:tc>
          <w:tcPr>
            <w:tcW w:w="851" w:type="dxa"/>
          </w:tcPr>
          <w:p w14:paraId="2E39DE19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159.</w:t>
            </w:r>
          </w:p>
        </w:tc>
        <w:tc>
          <w:tcPr>
            <w:tcW w:w="1559" w:type="dxa"/>
            <w:vMerge/>
          </w:tcPr>
          <w:p w14:paraId="7D0A3B5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0C92BB9E" w14:textId="2B2202EE" w:rsidR="00B54D20" w:rsidRPr="002A6193" w:rsidRDefault="00E54E37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Jansse van Hanborch il 9 april per 2 mesi</w:t>
            </w:r>
          </w:p>
        </w:tc>
        <w:tc>
          <w:tcPr>
            <w:tcW w:w="1134" w:type="dxa"/>
          </w:tcPr>
          <w:p w14:paraId="7434559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12 |</w:t>
            </w:r>
          </w:p>
        </w:tc>
      </w:tr>
      <w:tr w:rsidR="00B54D20" w:rsidRPr="002A6193" w14:paraId="1C9F8F9A" w14:textId="77777777">
        <w:tc>
          <w:tcPr>
            <w:tcW w:w="851" w:type="dxa"/>
          </w:tcPr>
          <w:p w14:paraId="66E7139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160.</w:t>
            </w:r>
          </w:p>
        </w:tc>
        <w:tc>
          <w:tcPr>
            <w:tcW w:w="1559" w:type="dxa"/>
            <w:vMerge/>
          </w:tcPr>
          <w:p w14:paraId="49E75A2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B796866" w14:textId="77777777" w:rsidR="00B54D20" w:rsidRPr="002A6193" w:rsidRDefault="00DB0A9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Heindri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ckse van Nieupoort per 2 mesi</w:t>
            </w:r>
          </w:p>
        </w:tc>
        <w:tc>
          <w:tcPr>
            <w:tcW w:w="1134" w:type="dxa"/>
          </w:tcPr>
          <w:p w14:paraId="0BA6E4A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0B38BBDE" w14:textId="77777777">
        <w:tc>
          <w:tcPr>
            <w:tcW w:w="851" w:type="dxa"/>
          </w:tcPr>
          <w:p w14:paraId="3054B6C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161.</w:t>
            </w:r>
          </w:p>
        </w:tc>
        <w:tc>
          <w:tcPr>
            <w:tcW w:w="1559" w:type="dxa"/>
            <w:vMerge/>
          </w:tcPr>
          <w:p w14:paraId="3CF3B93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D166307" w14:textId="77777777" w:rsidR="00B54D20" w:rsidRPr="002A6193" w:rsidRDefault="00DB0A9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Willemssen van Onss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cooten per 2 mesi il 9 april</w:t>
            </w:r>
          </w:p>
        </w:tc>
        <w:tc>
          <w:tcPr>
            <w:tcW w:w="1134" w:type="dxa"/>
          </w:tcPr>
          <w:p w14:paraId="0EE1E5C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61259B05" w14:textId="77777777">
        <w:tc>
          <w:tcPr>
            <w:tcW w:w="851" w:type="dxa"/>
          </w:tcPr>
          <w:p w14:paraId="1A8BEC7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162.</w:t>
            </w:r>
          </w:p>
        </w:tc>
        <w:tc>
          <w:tcPr>
            <w:tcW w:w="1559" w:type="dxa"/>
            <w:vMerge/>
          </w:tcPr>
          <w:p w14:paraId="04FA9F1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DB7033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Cornelissen van Adrichem per 2 mesi il 9 april</w:t>
            </w:r>
          </w:p>
        </w:tc>
        <w:tc>
          <w:tcPr>
            <w:tcW w:w="1134" w:type="dxa"/>
          </w:tcPr>
          <w:p w14:paraId="1103FDA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0DFEE50F" w14:textId="77777777">
        <w:tc>
          <w:tcPr>
            <w:tcW w:w="851" w:type="dxa"/>
          </w:tcPr>
          <w:p w14:paraId="7AB8FBF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163.</w:t>
            </w:r>
          </w:p>
        </w:tc>
        <w:tc>
          <w:tcPr>
            <w:tcW w:w="1559" w:type="dxa"/>
            <w:vMerge/>
          </w:tcPr>
          <w:p w14:paraId="25A7E55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515F89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Huybrecht Fransse van Dort il 9 april per 2 mesi</w:t>
            </w:r>
          </w:p>
        </w:tc>
        <w:tc>
          <w:tcPr>
            <w:tcW w:w="1134" w:type="dxa"/>
          </w:tcPr>
          <w:p w14:paraId="26EDDB3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6D47C15C" w14:textId="77777777">
        <w:tc>
          <w:tcPr>
            <w:tcW w:w="851" w:type="dxa"/>
          </w:tcPr>
          <w:p w14:paraId="06A6266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164.</w:t>
            </w:r>
          </w:p>
        </w:tc>
        <w:tc>
          <w:tcPr>
            <w:tcW w:w="1559" w:type="dxa"/>
            <w:vMerge/>
          </w:tcPr>
          <w:p w14:paraId="2F1BE88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CB36159" w14:textId="77777777" w:rsidR="00B54D20" w:rsidRPr="002A6193" w:rsidRDefault="00DB0A9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Claesse van Hambu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rch per 2 mesi al 9 april</w:t>
            </w:r>
          </w:p>
        </w:tc>
        <w:tc>
          <w:tcPr>
            <w:tcW w:w="1134" w:type="dxa"/>
          </w:tcPr>
          <w:p w14:paraId="68AA6DE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6569AD2E" w14:textId="77777777">
        <w:tc>
          <w:tcPr>
            <w:tcW w:w="851" w:type="dxa"/>
          </w:tcPr>
          <w:p w14:paraId="74D1E35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165.</w:t>
            </w:r>
          </w:p>
        </w:tc>
        <w:tc>
          <w:tcPr>
            <w:tcW w:w="1559" w:type="dxa"/>
            <w:vMerge w:val="restart"/>
          </w:tcPr>
          <w:p w14:paraId="330ADF90" w14:textId="77777777" w:rsidR="00B54D20" w:rsidRPr="002A6193" w:rsidRDefault="000E463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g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arsoni</w:t>
            </w:r>
          </w:p>
        </w:tc>
        <w:tc>
          <w:tcPr>
            <w:tcW w:w="6095" w:type="dxa"/>
          </w:tcPr>
          <w:p w14:paraId="432F6D41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Evert Geritsse van Witmont per 2 mesi</w:t>
            </w:r>
          </w:p>
        </w:tc>
        <w:tc>
          <w:tcPr>
            <w:tcW w:w="1134" w:type="dxa"/>
          </w:tcPr>
          <w:p w14:paraId="0D7F3D9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8 |</w:t>
            </w:r>
          </w:p>
        </w:tc>
      </w:tr>
      <w:tr w:rsidR="00B54D20" w:rsidRPr="002A6193" w14:paraId="14105E9C" w14:textId="77777777">
        <w:tc>
          <w:tcPr>
            <w:tcW w:w="851" w:type="dxa"/>
          </w:tcPr>
          <w:p w14:paraId="22259ED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166.</w:t>
            </w:r>
          </w:p>
        </w:tc>
        <w:tc>
          <w:tcPr>
            <w:tcW w:w="1559" w:type="dxa"/>
            <w:vMerge/>
          </w:tcPr>
          <w:p w14:paraId="184AA15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021CC2FB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Egbert Pietersse van Amsterdam per 2 mesi</w:t>
            </w:r>
          </w:p>
        </w:tc>
        <w:tc>
          <w:tcPr>
            <w:tcW w:w="1134" w:type="dxa"/>
          </w:tcPr>
          <w:p w14:paraId="2470BD0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8 |</w:t>
            </w:r>
          </w:p>
        </w:tc>
      </w:tr>
      <w:tr w:rsidR="00B54D20" w:rsidRPr="002A6193" w14:paraId="476ECCEB" w14:textId="77777777">
        <w:tc>
          <w:tcPr>
            <w:tcW w:w="851" w:type="dxa"/>
          </w:tcPr>
          <w:p w14:paraId="530A3F7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167.</w:t>
            </w:r>
          </w:p>
        </w:tc>
        <w:tc>
          <w:tcPr>
            <w:tcW w:w="1559" w:type="dxa"/>
            <w:vMerge/>
          </w:tcPr>
          <w:p w14:paraId="4B31AC4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BABA0F2" w14:textId="77777777" w:rsidR="00B54D20" w:rsidRPr="002A6193" w:rsidRDefault="00DB0A9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Lann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eris Baxen van Delft il 9 april per 2 mesi</w:t>
            </w:r>
          </w:p>
        </w:tc>
        <w:tc>
          <w:tcPr>
            <w:tcW w:w="1134" w:type="dxa"/>
          </w:tcPr>
          <w:p w14:paraId="124A4CB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5272CB32" w14:textId="77777777">
        <w:tc>
          <w:tcPr>
            <w:tcW w:w="851" w:type="dxa"/>
          </w:tcPr>
          <w:p w14:paraId="00B8408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168.</w:t>
            </w:r>
          </w:p>
        </w:tc>
        <w:tc>
          <w:tcPr>
            <w:tcW w:w="1559" w:type="dxa"/>
            <w:vMerge w:val="restart"/>
          </w:tcPr>
          <w:p w14:paraId="3790E0EC" w14:textId="77777777" w:rsidR="00B54D20" w:rsidRPr="002A6193" w:rsidRDefault="000E463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ozzi</w:t>
            </w:r>
          </w:p>
        </w:tc>
        <w:tc>
          <w:tcPr>
            <w:tcW w:w="6095" w:type="dxa"/>
          </w:tcPr>
          <w:p w14:paraId="4C11A21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Heyndricksse Schoon il 9 april per 2 mesi</w:t>
            </w:r>
          </w:p>
        </w:tc>
        <w:tc>
          <w:tcPr>
            <w:tcW w:w="1134" w:type="dxa"/>
          </w:tcPr>
          <w:p w14:paraId="5B832D6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75A44233" w14:textId="77777777">
        <w:tc>
          <w:tcPr>
            <w:tcW w:w="851" w:type="dxa"/>
          </w:tcPr>
          <w:p w14:paraId="18EA2F2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169.</w:t>
            </w:r>
          </w:p>
        </w:tc>
        <w:tc>
          <w:tcPr>
            <w:tcW w:w="1559" w:type="dxa"/>
            <w:vMerge/>
          </w:tcPr>
          <w:p w14:paraId="6B1EE96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</w:p>
        </w:tc>
        <w:tc>
          <w:tcPr>
            <w:tcW w:w="6095" w:type="dxa"/>
          </w:tcPr>
          <w:p w14:paraId="1BEC8A74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Andries Jacobssen van Amsterdam per 2 mesi</w:t>
            </w:r>
          </w:p>
        </w:tc>
        <w:tc>
          <w:tcPr>
            <w:tcW w:w="1134" w:type="dxa"/>
          </w:tcPr>
          <w:p w14:paraId="5C8857F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6 |</w:t>
            </w:r>
          </w:p>
        </w:tc>
      </w:tr>
      <w:tr w:rsidR="00B54D20" w:rsidRPr="002A6193" w14:paraId="65B7699A" w14:textId="77777777">
        <w:tc>
          <w:tcPr>
            <w:tcW w:w="851" w:type="dxa"/>
          </w:tcPr>
          <w:p w14:paraId="398C8EB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170.</w:t>
            </w:r>
          </w:p>
        </w:tc>
        <w:tc>
          <w:tcPr>
            <w:tcW w:w="1559" w:type="dxa"/>
            <w:vMerge w:val="restart"/>
          </w:tcPr>
          <w:p w14:paraId="604B195B" w14:textId="77777777" w:rsidR="00B54D20" w:rsidRPr="002A6193" w:rsidRDefault="000E463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ervitori della cuiuta</w:t>
            </w:r>
          </w:p>
        </w:tc>
        <w:tc>
          <w:tcPr>
            <w:tcW w:w="6095" w:type="dxa"/>
          </w:tcPr>
          <w:p w14:paraId="3C1897F8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Jacobsse van Horn per 2 mesi</w:t>
            </w:r>
          </w:p>
        </w:tc>
        <w:tc>
          <w:tcPr>
            <w:tcW w:w="1134" w:type="dxa"/>
          </w:tcPr>
          <w:p w14:paraId="168ACBC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65F2B5EA" w14:textId="77777777">
        <w:tc>
          <w:tcPr>
            <w:tcW w:w="851" w:type="dxa"/>
          </w:tcPr>
          <w:p w14:paraId="485B258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171.</w:t>
            </w:r>
          </w:p>
        </w:tc>
        <w:tc>
          <w:tcPr>
            <w:tcW w:w="1559" w:type="dxa"/>
            <w:vMerge/>
          </w:tcPr>
          <w:p w14:paraId="6BBB1A5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3EF1A5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Frollee per 2 mesi al 19 april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7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</w:p>
        </w:tc>
        <w:tc>
          <w:tcPr>
            <w:tcW w:w="1134" w:type="dxa"/>
          </w:tcPr>
          <w:p w14:paraId="06D2F44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3BDB47D4" w14:textId="77777777">
        <w:tc>
          <w:tcPr>
            <w:tcW w:w="851" w:type="dxa"/>
          </w:tcPr>
          <w:p w14:paraId="2B39B59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172.</w:t>
            </w:r>
          </w:p>
        </w:tc>
        <w:tc>
          <w:tcPr>
            <w:tcW w:w="1559" w:type="dxa"/>
          </w:tcPr>
          <w:p w14:paraId="5FF824B1" w14:textId="77777777" w:rsidR="00B54D20" w:rsidRPr="002A6193" w:rsidRDefault="000E463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ervitor del pilota</w:t>
            </w:r>
          </w:p>
        </w:tc>
        <w:tc>
          <w:tcPr>
            <w:tcW w:w="6095" w:type="dxa"/>
          </w:tcPr>
          <w:p w14:paraId="4DA4750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Jansse al 9 april per 2 mesi</w:t>
            </w:r>
          </w:p>
        </w:tc>
        <w:tc>
          <w:tcPr>
            <w:tcW w:w="1134" w:type="dxa"/>
          </w:tcPr>
          <w:p w14:paraId="392AD93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5306AB40" w14:textId="77777777">
        <w:tc>
          <w:tcPr>
            <w:tcW w:w="851" w:type="dxa"/>
          </w:tcPr>
          <w:p w14:paraId="665F62BC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173.</w:t>
            </w:r>
          </w:p>
        </w:tc>
        <w:tc>
          <w:tcPr>
            <w:tcW w:w="1559" w:type="dxa"/>
          </w:tcPr>
          <w:p w14:paraId="745BB48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del coco</w:t>
            </w:r>
          </w:p>
        </w:tc>
        <w:tc>
          <w:tcPr>
            <w:tcW w:w="6095" w:type="dxa"/>
          </w:tcPr>
          <w:p w14:paraId="7D290D35" w14:textId="77777777" w:rsidR="00B54D20" w:rsidRPr="002A6193" w:rsidRDefault="00DB0A9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Frederick Duyckessen van Druu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977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134" w:type="dxa"/>
          </w:tcPr>
          <w:p w14:paraId="2AECA1C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6 |</w:t>
            </w:r>
          </w:p>
        </w:tc>
      </w:tr>
      <w:tr w:rsidR="00B54D20" w:rsidRPr="002A6193" w14:paraId="7536EEA8" w14:textId="77777777">
        <w:tc>
          <w:tcPr>
            <w:tcW w:w="851" w:type="dxa"/>
          </w:tcPr>
          <w:p w14:paraId="41E4A84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</w:tcPr>
          <w:p w14:paraId="7C190A4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7AB449D" w14:textId="77777777" w:rsidR="00B54D20" w:rsidRPr="002A6193" w:rsidRDefault="00DB0A9D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 19 maggio nel Texel per li soprascritti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78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consiglieri</w:t>
            </w:r>
          </w:p>
        </w:tc>
        <w:tc>
          <w:tcPr>
            <w:tcW w:w="1134" w:type="dxa"/>
          </w:tcPr>
          <w:p w14:paraId="3074358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6 |</w:t>
            </w:r>
          </w:p>
        </w:tc>
      </w:tr>
      <w:tr w:rsidR="00B54D20" w:rsidRPr="002A6193" w14:paraId="3322A5AB" w14:textId="77777777">
        <w:tc>
          <w:tcPr>
            <w:tcW w:w="851" w:type="dxa"/>
          </w:tcPr>
          <w:p w14:paraId="576EA91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174.</w:t>
            </w:r>
          </w:p>
        </w:tc>
        <w:tc>
          <w:tcPr>
            <w:tcW w:w="1559" w:type="dxa"/>
          </w:tcPr>
          <w:p w14:paraId="4B593C75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del botelier</w:t>
            </w:r>
          </w:p>
        </w:tc>
        <w:tc>
          <w:tcPr>
            <w:tcW w:w="6095" w:type="dxa"/>
          </w:tcPr>
          <w:p w14:paraId="3971265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Heyndrick de Jager van Delft per 2 mesi</w:t>
            </w:r>
          </w:p>
        </w:tc>
        <w:tc>
          <w:tcPr>
            <w:tcW w:w="1134" w:type="dxa"/>
          </w:tcPr>
          <w:p w14:paraId="44D8257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61F8E751" w14:textId="77777777">
        <w:tc>
          <w:tcPr>
            <w:tcW w:w="851" w:type="dxa"/>
          </w:tcPr>
          <w:p w14:paraId="533A5D9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175.</w:t>
            </w:r>
          </w:p>
        </w:tc>
        <w:tc>
          <w:tcPr>
            <w:tcW w:w="1559" w:type="dxa"/>
            <w:vMerge w:val="restart"/>
          </w:tcPr>
          <w:p w14:paraId="01268810" w14:textId="77777777" w:rsidR="00B54D20" w:rsidRPr="002A6193" w:rsidRDefault="000E463F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ozzi</w:t>
            </w:r>
          </w:p>
        </w:tc>
        <w:tc>
          <w:tcPr>
            <w:tcW w:w="6095" w:type="dxa"/>
          </w:tcPr>
          <w:p w14:paraId="3E3E857C" w14:textId="77777777" w:rsidR="00B54D20" w:rsidRPr="00CB1FBA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 Cornelis Barentsse van Amsterdam per 2 mesi</w:t>
            </w:r>
          </w:p>
        </w:tc>
        <w:tc>
          <w:tcPr>
            <w:tcW w:w="1134" w:type="dxa"/>
          </w:tcPr>
          <w:p w14:paraId="7F93BE4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6 |</w:t>
            </w:r>
          </w:p>
        </w:tc>
      </w:tr>
      <w:tr w:rsidR="00B54D20" w:rsidRPr="002A6193" w14:paraId="7BC41D97" w14:textId="77777777">
        <w:tc>
          <w:tcPr>
            <w:tcW w:w="851" w:type="dxa"/>
          </w:tcPr>
          <w:p w14:paraId="24CEE9C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176.</w:t>
            </w:r>
          </w:p>
        </w:tc>
        <w:tc>
          <w:tcPr>
            <w:tcW w:w="1559" w:type="dxa"/>
            <w:vMerge/>
          </w:tcPr>
          <w:p w14:paraId="30EAC7CA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9FF6414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Thomas Pieterssen van Uutdam il 14 maggio per 2 mesi</w:t>
            </w:r>
          </w:p>
        </w:tc>
        <w:tc>
          <w:tcPr>
            <w:tcW w:w="1134" w:type="dxa"/>
          </w:tcPr>
          <w:p w14:paraId="15AF28F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26BEB7CB" w14:textId="77777777">
        <w:tc>
          <w:tcPr>
            <w:tcW w:w="851" w:type="dxa"/>
          </w:tcPr>
          <w:p w14:paraId="2DB02617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1559" w:type="dxa"/>
          </w:tcPr>
          <w:p w14:paraId="59B1FA20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BD57931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79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soprascritti il 14 maggio ancora</w:t>
            </w:r>
          </w:p>
        </w:tc>
        <w:tc>
          <w:tcPr>
            <w:tcW w:w="1134" w:type="dxa"/>
          </w:tcPr>
          <w:p w14:paraId="6796FEE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fiorini |</w:t>
            </w:r>
          </w:p>
        </w:tc>
      </w:tr>
    </w:tbl>
    <w:p w14:paraId="7D9DBD96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277F1157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273v-274v /</w:t>
      </w:r>
    </w:p>
    <w:p w14:paraId="50C8F52B" w14:textId="77777777" w:rsidR="00B54D20" w:rsidRPr="002A6193" w:rsidRDefault="00E54E37" w:rsidP="00B54D20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48726629" w14:textId="77777777" w:rsidR="00B54D20" w:rsidRPr="002A6193" w:rsidRDefault="00B54D20" w:rsidP="00B54D20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</w:p>
    <w:p w14:paraId="67C6102E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275r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410"/>
        <w:gridCol w:w="6095"/>
        <w:gridCol w:w="1134"/>
      </w:tblGrid>
      <w:tr w:rsidR="00B54D20" w:rsidRPr="002A6193" w14:paraId="4E8B0B28" w14:textId="77777777">
        <w:tc>
          <w:tcPr>
            <w:tcW w:w="2410" w:type="dxa"/>
          </w:tcPr>
          <w:p w14:paraId="34679405" w14:textId="77777777" w:rsidR="00B54D20" w:rsidRPr="002A6193" w:rsidRDefault="00CB006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Capiteij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</w:t>
            </w:r>
          </w:p>
        </w:tc>
        <w:tc>
          <w:tcPr>
            <w:tcW w:w="6095" w:type="dxa"/>
          </w:tcPr>
          <w:p w14:paraId="04A65F7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Arent Jacobs van Amsterdam |</w:t>
            </w:r>
          </w:p>
        </w:tc>
        <w:tc>
          <w:tcPr>
            <w:tcW w:w="1134" w:type="dxa"/>
          </w:tcPr>
          <w:p w14:paraId="7DA8C49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1B1018F" w14:textId="77777777">
        <w:tc>
          <w:tcPr>
            <w:tcW w:w="2410" w:type="dxa"/>
          </w:tcPr>
          <w:p w14:paraId="4737D4D3" w14:textId="77777777" w:rsidR="00B54D20" w:rsidRPr="002A6193" w:rsidRDefault="00CB006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uogotenente</w:t>
            </w:r>
          </w:p>
        </w:tc>
        <w:tc>
          <w:tcPr>
            <w:tcW w:w="6095" w:type="dxa"/>
          </w:tcPr>
          <w:p w14:paraId="43EC6D95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Thomas Pieterssen van Amsterdam per doi mesi</w:t>
            </w:r>
          </w:p>
        </w:tc>
        <w:tc>
          <w:tcPr>
            <w:tcW w:w="1134" w:type="dxa"/>
          </w:tcPr>
          <w:p w14:paraId="6034B92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 |</w:t>
            </w:r>
          </w:p>
        </w:tc>
      </w:tr>
      <w:tr w:rsidR="00B54D20" w:rsidRPr="002A6193" w14:paraId="5B6631D0" w14:textId="77777777">
        <w:tc>
          <w:tcPr>
            <w:tcW w:w="2410" w:type="dxa"/>
          </w:tcPr>
          <w:p w14:paraId="5E95C1B6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atron</w:t>
            </w:r>
          </w:p>
        </w:tc>
        <w:tc>
          <w:tcPr>
            <w:tcW w:w="6095" w:type="dxa"/>
          </w:tcPr>
          <w:p w14:paraId="3235392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Mens Jansse van Edam pagato per 2 mesi</w:t>
            </w:r>
          </w:p>
        </w:tc>
        <w:tc>
          <w:tcPr>
            <w:tcW w:w="1134" w:type="dxa"/>
          </w:tcPr>
          <w:p w14:paraId="3EDDBB4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36B3C44C" w14:textId="77777777">
        <w:tc>
          <w:tcPr>
            <w:tcW w:w="2410" w:type="dxa"/>
          </w:tcPr>
          <w:p w14:paraId="7A91DA0A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ilota</w:t>
            </w:r>
          </w:p>
        </w:tc>
        <w:tc>
          <w:tcPr>
            <w:tcW w:w="6095" w:type="dxa"/>
          </w:tcPr>
          <w:p w14:paraId="4866BD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Janssen van Edam per doi mesi</w:t>
            </w:r>
          </w:p>
        </w:tc>
        <w:tc>
          <w:tcPr>
            <w:tcW w:w="1134" w:type="dxa"/>
          </w:tcPr>
          <w:p w14:paraId="288FFB9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72 |</w:t>
            </w:r>
          </w:p>
        </w:tc>
      </w:tr>
      <w:tr w:rsidR="00B54D20" w:rsidRPr="002A6193" w14:paraId="02931F17" w14:textId="77777777">
        <w:tc>
          <w:tcPr>
            <w:tcW w:w="2410" w:type="dxa"/>
          </w:tcPr>
          <w:p w14:paraId="297E556D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ilota minor</w:t>
            </w:r>
          </w:p>
        </w:tc>
        <w:tc>
          <w:tcPr>
            <w:tcW w:w="6095" w:type="dxa"/>
          </w:tcPr>
          <w:p w14:paraId="6EA00AD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Pieterssen de Jonge Raven per 2 mesi</w:t>
            </w:r>
          </w:p>
        </w:tc>
        <w:tc>
          <w:tcPr>
            <w:tcW w:w="1134" w:type="dxa"/>
          </w:tcPr>
          <w:p w14:paraId="0CCBD41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4BFEA744" w14:textId="77777777">
        <w:tc>
          <w:tcPr>
            <w:tcW w:w="2410" w:type="dxa"/>
          </w:tcPr>
          <w:p w14:paraId="611C6E73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entilhuomo et | scrivano</w:t>
            </w:r>
          </w:p>
        </w:tc>
        <w:tc>
          <w:tcPr>
            <w:tcW w:w="6095" w:type="dxa"/>
          </w:tcPr>
          <w:p w14:paraId="1AC61B5B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Jan Vos Tolck per 2 mesi</w:t>
            </w:r>
          </w:p>
        </w:tc>
        <w:tc>
          <w:tcPr>
            <w:tcW w:w="1134" w:type="dxa"/>
          </w:tcPr>
          <w:p w14:paraId="3D1439E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 |</w:t>
            </w:r>
          </w:p>
        </w:tc>
      </w:tr>
      <w:tr w:rsidR="00B54D20" w:rsidRPr="002A6193" w14:paraId="6D586763" w14:textId="77777777">
        <w:tc>
          <w:tcPr>
            <w:tcW w:w="2410" w:type="dxa"/>
            <w:vMerge w:val="restart"/>
          </w:tcPr>
          <w:p w14:paraId="0363ACB4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ppontadi</w:t>
            </w:r>
          </w:p>
        </w:tc>
        <w:tc>
          <w:tcPr>
            <w:tcW w:w="6095" w:type="dxa"/>
          </w:tcPr>
          <w:p w14:paraId="21E5366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Frans Robbrechtssen van Delft per 2 mesi</w:t>
            </w:r>
          </w:p>
        </w:tc>
        <w:tc>
          <w:tcPr>
            <w:tcW w:w="1134" w:type="dxa"/>
          </w:tcPr>
          <w:p w14:paraId="7165E6E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4A4C2C0C" w14:textId="77777777">
        <w:tc>
          <w:tcPr>
            <w:tcW w:w="2410" w:type="dxa"/>
            <w:vMerge/>
          </w:tcPr>
          <w:p w14:paraId="73832CC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A5A038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Jelissen</w:t>
            </w:r>
            <w:r w:rsidR="001F5B46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van Reens per 2 mesi</w:t>
            </w:r>
          </w:p>
        </w:tc>
        <w:tc>
          <w:tcPr>
            <w:tcW w:w="1134" w:type="dxa"/>
          </w:tcPr>
          <w:p w14:paraId="3A46D45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502412E9" w14:textId="77777777">
        <w:tc>
          <w:tcPr>
            <w:tcW w:w="2410" w:type="dxa"/>
            <w:vMerge/>
          </w:tcPr>
          <w:p w14:paraId="6742B58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53AEED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Pieterssen Revant van Edam per 2 mesi</w:t>
            </w:r>
          </w:p>
        </w:tc>
        <w:tc>
          <w:tcPr>
            <w:tcW w:w="1134" w:type="dxa"/>
          </w:tcPr>
          <w:p w14:paraId="40E945B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4CC17EC0" w14:textId="77777777">
        <w:tc>
          <w:tcPr>
            <w:tcW w:w="2410" w:type="dxa"/>
          </w:tcPr>
          <w:p w14:paraId="12F64C8A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pp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ontado et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pitardiero</w:t>
            </w:r>
          </w:p>
        </w:tc>
        <w:tc>
          <w:tcPr>
            <w:tcW w:w="6095" w:type="dxa"/>
          </w:tcPr>
          <w:p w14:paraId="0DE3001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Hans van Meerstraten per 2 mesi</w:t>
            </w:r>
          </w:p>
        </w:tc>
        <w:tc>
          <w:tcPr>
            <w:tcW w:w="1134" w:type="dxa"/>
          </w:tcPr>
          <w:p w14:paraId="5886F71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48 |</w:t>
            </w:r>
          </w:p>
        </w:tc>
      </w:tr>
      <w:tr w:rsidR="00B54D20" w:rsidRPr="002A6193" w14:paraId="64C55193" w14:textId="77777777">
        <w:tc>
          <w:tcPr>
            <w:tcW w:w="2410" w:type="dxa"/>
          </w:tcPr>
          <w:p w14:paraId="36286657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ochiero</w:t>
            </w:r>
          </w:p>
        </w:tc>
        <w:tc>
          <w:tcPr>
            <w:tcW w:w="6095" w:type="dxa"/>
          </w:tcPr>
          <w:p w14:paraId="46EAE23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Maerten Jansse per doi mesi</w:t>
            </w:r>
          </w:p>
        </w:tc>
        <w:tc>
          <w:tcPr>
            <w:tcW w:w="1134" w:type="dxa"/>
          </w:tcPr>
          <w:p w14:paraId="3BF5EE5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2BB6E87D" w14:textId="77777777">
        <w:tc>
          <w:tcPr>
            <w:tcW w:w="2410" w:type="dxa"/>
          </w:tcPr>
          <w:p w14:paraId="00D769AB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6095" w:type="dxa"/>
          </w:tcPr>
          <w:p w14:paraId="62FD82D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Cornelissen van Edam per 2 mesi</w:t>
            </w:r>
          </w:p>
        </w:tc>
        <w:tc>
          <w:tcPr>
            <w:tcW w:w="1134" w:type="dxa"/>
          </w:tcPr>
          <w:p w14:paraId="3292258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3048ABCE" w14:textId="77777777">
        <w:tc>
          <w:tcPr>
            <w:tcW w:w="2410" w:type="dxa"/>
          </w:tcPr>
          <w:p w14:paraId="2301D695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enese</w:t>
            </w:r>
          </w:p>
        </w:tc>
        <w:tc>
          <w:tcPr>
            <w:tcW w:w="6095" w:type="dxa"/>
          </w:tcPr>
          <w:p w14:paraId="1891DD6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Huibrecht Tobes van Edan per doi mesi</w:t>
            </w:r>
          </w:p>
        </w:tc>
        <w:tc>
          <w:tcPr>
            <w:tcW w:w="1134" w:type="dxa"/>
          </w:tcPr>
          <w:p w14:paraId="2EE8B3D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13EDD560" w14:textId="77777777">
        <w:tc>
          <w:tcPr>
            <w:tcW w:w="2410" w:type="dxa"/>
          </w:tcPr>
          <w:p w14:paraId="6EF3D01B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6095" w:type="dxa"/>
          </w:tcPr>
          <w:p w14:paraId="1A83869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Jacobsse van Edam per 2 mesi</w:t>
            </w:r>
          </w:p>
        </w:tc>
        <w:tc>
          <w:tcPr>
            <w:tcW w:w="1134" w:type="dxa"/>
          </w:tcPr>
          <w:p w14:paraId="42CED5D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6A364B45" w14:textId="77777777">
        <w:tc>
          <w:tcPr>
            <w:tcW w:w="2410" w:type="dxa"/>
            <w:vMerge w:val="restart"/>
          </w:tcPr>
          <w:p w14:paraId="261F6F8F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q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uartiermastri</w:t>
            </w:r>
          </w:p>
        </w:tc>
        <w:tc>
          <w:tcPr>
            <w:tcW w:w="6095" w:type="dxa"/>
          </w:tcPr>
          <w:p w14:paraId="1F0796D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van Haerlem per 2 mesi</w:t>
            </w:r>
          </w:p>
        </w:tc>
        <w:tc>
          <w:tcPr>
            <w:tcW w:w="1134" w:type="dxa"/>
          </w:tcPr>
          <w:p w14:paraId="0131AFE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110C70F" w14:textId="77777777">
        <w:tc>
          <w:tcPr>
            <w:tcW w:w="2410" w:type="dxa"/>
            <w:vMerge/>
          </w:tcPr>
          <w:p w14:paraId="3FF276C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53C4688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Coenraedt Winckelman per 2 mesi</w:t>
            </w:r>
          </w:p>
        </w:tc>
        <w:tc>
          <w:tcPr>
            <w:tcW w:w="1134" w:type="dxa"/>
          </w:tcPr>
          <w:p w14:paraId="30EA8C2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0E67CFDE" w14:textId="77777777">
        <w:tc>
          <w:tcPr>
            <w:tcW w:w="2410" w:type="dxa"/>
            <w:vMerge/>
          </w:tcPr>
          <w:p w14:paraId="6BB1581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D8CB1A3" w14:textId="77777777" w:rsidR="00B54D20" w:rsidRPr="002A6193" w:rsidRDefault="001F5B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Bartel Jacobssen van Tsotten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burch per 2 mesi 22 fiorini | questo messo in un altro luogo, et in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80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suo piazze |</w:t>
            </w:r>
          </w:p>
        </w:tc>
        <w:tc>
          <w:tcPr>
            <w:tcW w:w="1134" w:type="dxa"/>
          </w:tcPr>
          <w:p w14:paraId="698780D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9DB65EA" w14:textId="77777777">
        <w:tc>
          <w:tcPr>
            <w:tcW w:w="2410" w:type="dxa"/>
            <w:vMerge/>
          </w:tcPr>
          <w:p w14:paraId="3F9E3DD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4B7DBF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Luyck Fransse van Hoorn di 14 maggio per 2 mesi</w:t>
            </w:r>
          </w:p>
        </w:tc>
        <w:tc>
          <w:tcPr>
            <w:tcW w:w="1134" w:type="dxa"/>
          </w:tcPr>
          <w:p w14:paraId="0C7E71A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5E8775CE" w14:textId="77777777">
        <w:tc>
          <w:tcPr>
            <w:tcW w:w="2410" w:type="dxa"/>
            <w:vMerge w:val="restart"/>
          </w:tcPr>
          <w:p w14:paraId="20E1B613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rombetti</w:t>
            </w:r>
          </w:p>
        </w:tc>
        <w:tc>
          <w:tcPr>
            <w:tcW w:w="6095" w:type="dxa"/>
          </w:tcPr>
          <w:p w14:paraId="0E12B83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Jansse van Woerden per 2 mesi</w:t>
            </w:r>
          </w:p>
        </w:tc>
        <w:tc>
          <w:tcPr>
            <w:tcW w:w="1134" w:type="dxa"/>
          </w:tcPr>
          <w:p w14:paraId="7F32E4F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7F10F8C5" w14:textId="77777777">
        <w:tc>
          <w:tcPr>
            <w:tcW w:w="2410" w:type="dxa"/>
            <w:vMerge/>
          </w:tcPr>
          <w:p w14:paraId="0DBF4D2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EFFD1E4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Adam Dirricks van Amsterdam per 2 mesi</w:t>
            </w:r>
          </w:p>
        </w:tc>
        <w:tc>
          <w:tcPr>
            <w:tcW w:w="1134" w:type="dxa"/>
          </w:tcPr>
          <w:p w14:paraId="37241A4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4B78C2F9" w14:textId="77777777">
        <w:tc>
          <w:tcPr>
            <w:tcW w:w="2410" w:type="dxa"/>
            <w:vMerge w:val="restart"/>
          </w:tcPr>
          <w:p w14:paraId="49249BBF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arangon</w:t>
            </w:r>
          </w:p>
        </w:tc>
        <w:tc>
          <w:tcPr>
            <w:tcW w:w="6095" w:type="dxa"/>
          </w:tcPr>
          <w:p w14:paraId="1C77C3B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Tonis Dirricksse van Edam per 2 mesi</w:t>
            </w:r>
          </w:p>
        </w:tc>
        <w:tc>
          <w:tcPr>
            <w:tcW w:w="1134" w:type="dxa"/>
          </w:tcPr>
          <w:p w14:paraId="399CB28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52 |</w:t>
            </w:r>
          </w:p>
        </w:tc>
      </w:tr>
      <w:tr w:rsidR="00B54D20" w:rsidRPr="002A6193" w14:paraId="2B7C8C84" w14:textId="77777777">
        <w:tc>
          <w:tcPr>
            <w:tcW w:w="2410" w:type="dxa"/>
            <w:vMerge/>
          </w:tcPr>
          <w:p w14:paraId="72DCA8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63BA1E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Volckert Hernssen van Edam per 2 mesi </w:t>
            </w:r>
          </w:p>
        </w:tc>
        <w:tc>
          <w:tcPr>
            <w:tcW w:w="1134" w:type="dxa"/>
          </w:tcPr>
          <w:p w14:paraId="08BF3C6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2DA0DF2A" w14:textId="77777777">
        <w:tc>
          <w:tcPr>
            <w:tcW w:w="2410" w:type="dxa"/>
          </w:tcPr>
          <w:p w14:paraId="642762AB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marangon</w:t>
            </w:r>
          </w:p>
        </w:tc>
        <w:tc>
          <w:tcPr>
            <w:tcW w:w="6095" w:type="dxa"/>
          </w:tcPr>
          <w:p w14:paraId="5601153C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Janssen Musses van Edam per 2 mesi</w:t>
            </w:r>
          </w:p>
        </w:tc>
        <w:tc>
          <w:tcPr>
            <w:tcW w:w="1134" w:type="dxa"/>
          </w:tcPr>
          <w:p w14:paraId="029873D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43C59A54" w14:textId="77777777">
        <w:tc>
          <w:tcPr>
            <w:tcW w:w="2410" w:type="dxa"/>
          </w:tcPr>
          <w:p w14:paraId="0F9E22DC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elaro</w:t>
            </w:r>
          </w:p>
        </w:tc>
        <w:tc>
          <w:tcPr>
            <w:tcW w:w="6095" w:type="dxa"/>
          </w:tcPr>
          <w:p w14:paraId="40ABF8C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Egbertssen van Amsterdam per 2 mesi</w:t>
            </w:r>
          </w:p>
        </w:tc>
        <w:tc>
          <w:tcPr>
            <w:tcW w:w="1134" w:type="dxa"/>
          </w:tcPr>
          <w:p w14:paraId="2075017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|</w:t>
            </w:r>
          </w:p>
        </w:tc>
      </w:tr>
      <w:tr w:rsidR="00B54D20" w:rsidRPr="002A6193" w14:paraId="11625543" w14:textId="77777777">
        <w:tc>
          <w:tcPr>
            <w:tcW w:w="2410" w:type="dxa"/>
          </w:tcPr>
          <w:p w14:paraId="0EBE6488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arbier</w:t>
            </w:r>
          </w:p>
        </w:tc>
        <w:tc>
          <w:tcPr>
            <w:tcW w:w="6095" w:type="dxa"/>
          </w:tcPr>
          <w:p w14:paraId="39236AFB" w14:textId="6576A441" w:rsidR="00B54D20" w:rsidRPr="002A6193" w:rsidRDefault="007E299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m(enee)r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Jan Gerritssen van Emden per 2 mesi</w:t>
            </w:r>
          </w:p>
        </w:tc>
        <w:tc>
          <w:tcPr>
            <w:tcW w:w="1134" w:type="dxa"/>
          </w:tcPr>
          <w:p w14:paraId="1ECBF42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112EEACB" w14:textId="77777777">
        <w:tc>
          <w:tcPr>
            <w:tcW w:w="2410" w:type="dxa"/>
          </w:tcPr>
          <w:p w14:paraId="046D9DB2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otteglier</w:t>
            </w:r>
          </w:p>
        </w:tc>
        <w:tc>
          <w:tcPr>
            <w:tcW w:w="6095" w:type="dxa"/>
          </w:tcPr>
          <w:p w14:paraId="7C476B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Robbert Brommen per 2 mesi</w:t>
            </w:r>
          </w:p>
        </w:tc>
        <w:tc>
          <w:tcPr>
            <w:tcW w:w="1134" w:type="dxa"/>
          </w:tcPr>
          <w:p w14:paraId="5AF5579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13C74072" w14:textId="77777777">
        <w:tc>
          <w:tcPr>
            <w:tcW w:w="2410" w:type="dxa"/>
          </w:tcPr>
          <w:p w14:paraId="4FF22F88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6095" w:type="dxa"/>
          </w:tcPr>
          <w:p w14:paraId="191660A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Andriessen van Amsterdam per 2 mesi</w:t>
            </w:r>
          </w:p>
        </w:tc>
        <w:tc>
          <w:tcPr>
            <w:tcW w:w="1134" w:type="dxa"/>
          </w:tcPr>
          <w:p w14:paraId="0A87B8B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F3F8265" w14:textId="77777777">
        <w:tc>
          <w:tcPr>
            <w:tcW w:w="2410" w:type="dxa"/>
          </w:tcPr>
          <w:p w14:paraId="5E000CB6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ogo</w:t>
            </w:r>
          </w:p>
        </w:tc>
        <w:tc>
          <w:tcPr>
            <w:tcW w:w="6095" w:type="dxa"/>
          </w:tcPr>
          <w:p w14:paraId="42F47DE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Janssen van Munickendam per 2 mesi</w:t>
            </w:r>
          </w:p>
        </w:tc>
        <w:tc>
          <w:tcPr>
            <w:tcW w:w="1134" w:type="dxa"/>
          </w:tcPr>
          <w:p w14:paraId="388EF45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7CCEB72F" w14:textId="77777777">
        <w:tc>
          <w:tcPr>
            <w:tcW w:w="2410" w:type="dxa"/>
          </w:tcPr>
          <w:p w14:paraId="227A34A9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6095" w:type="dxa"/>
          </w:tcPr>
          <w:p w14:paraId="4542F45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Gerrit Janssen van Munickendam per 2 mesi</w:t>
            </w:r>
          </w:p>
        </w:tc>
        <w:tc>
          <w:tcPr>
            <w:tcW w:w="1134" w:type="dxa"/>
          </w:tcPr>
          <w:p w14:paraId="34A36E6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78CF8F43" w14:textId="77777777">
        <w:tc>
          <w:tcPr>
            <w:tcW w:w="2410" w:type="dxa"/>
          </w:tcPr>
          <w:p w14:paraId="21568382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apo bombardiero</w:t>
            </w:r>
          </w:p>
        </w:tc>
        <w:tc>
          <w:tcPr>
            <w:tcW w:w="6095" w:type="dxa"/>
          </w:tcPr>
          <w:p w14:paraId="0EFFC867" w14:textId="77777777" w:rsidR="00B54D20" w:rsidRPr="002A6193" w:rsidRDefault="001F5B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Dirrickssen van Edam per 2 mesi</w:t>
            </w:r>
          </w:p>
        </w:tc>
        <w:tc>
          <w:tcPr>
            <w:tcW w:w="1134" w:type="dxa"/>
          </w:tcPr>
          <w:p w14:paraId="05B7D76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68DE9C62" w14:textId="77777777">
        <w:tc>
          <w:tcPr>
            <w:tcW w:w="2410" w:type="dxa"/>
          </w:tcPr>
          <w:p w14:paraId="4DB7FF6A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6095" w:type="dxa"/>
          </w:tcPr>
          <w:p w14:paraId="26CE6BF0" w14:textId="77777777" w:rsidR="00B54D20" w:rsidRPr="00CB1FBA" w:rsidRDefault="001F5B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Koevaertssen</w:t>
            </w:r>
            <w:r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val="en-US" w:eastAsia="hi-IN" w:bidi="hi-IN"/>
              </w:rPr>
              <w:footnoteReference w:id="981"/>
            </w: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 van</w:t>
            </w:r>
            <w:r w:rsidR="00E54E37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der Gouw per 2 mesi</w:t>
            </w:r>
          </w:p>
        </w:tc>
        <w:tc>
          <w:tcPr>
            <w:tcW w:w="1134" w:type="dxa"/>
          </w:tcPr>
          <w:p w14:paraId="580F954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5E4DC1E2" w14:textId="77777777">
        <w:tc>
          <w:tcPr>
            <w:tcW w:w="2410" w:type="dxa"/>
          </w:tcPr>
          <w:p w14:paraId="3F224267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apo bombardiero</w:t>
            </w:r>
          </w:p>
        </w:tc>
        <w:tc>
          <w:tcPr>
            <w:tcW w:w="6095" w:type="dxa"/>
          </w:tcPr>
          <w:p w14:paraId="205A4B5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Joris Simonssen van Monickendam per 2 mesi</w:t>
            </w:r>
          </w:p>
        </w:tc>
        <w:tc>
          <w:tcPr>
            <w:tcW w:w="1134" w:type="dxa"/>
          </w:tcPr>
          <w:p w14:paraId="43097EA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21544A60" w14:textId="77777777">
        <w:tc>
          <w:tcPr>
            <w:tcW w:w="2410" w:type="dxa"/>
          </w:tcPr>
          <w:p w14:paraId="6813F1C9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6095" w:type="dxa"/>
          </w:tcPr>
          <w:p w14:paraId="602FA16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Claessen Loen per 2 mesi</w:t>
            </w:r>
          </w:p>
        </w:tc>
        <w:tc>
          <w:tcPr>
            <w:tcW w:w="1134" w:type="dxa"/>
          </w:tcPr>
          <w:p w14:paraId="1E50EB0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765A1391" w14:textId="77777777">
        <w:tc>
          <w:tcPr>
            <w:tcW w:w="2410" w:type="dxa"/>
          </w:tcPr>
          <w:p w14:paraId="39B60384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rovosto </w:t>
            </w:r>
          </w:p>
        </w:tc>
        <w:tc>
          <w:tcPr>
            <w:tcW w:w="6095" w:type="dxa"/>
          </w:tcPr>
          <w:p w14:paraId="16B1B31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Barent Janssei Wyndere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8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134" w:type="dxa"/>
          </w:tcPr>
          <w:p w14:paraId="3A309F3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04A3D835" w14:textId="77777777">
        <w:tc>
          <w:tcPr>
            <w:tcW w:w="2410" w:type="dxa"/>
            <w:vMerge w:val="restart"/>
          </w:tcPr>
          <w:p w14:paraId="78ADA027" w14:textId="77777777" w:rsidR="00B54D20" w:rsidRPr="002A6193" w:rsidRDefault="009C1D8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ombardieri</w:t>
            </w:r>
          </w:p>
        </w:tc>
        <w:tc>
          <w:tcPr>
            <w:tcW w:w="6095" w:type="dxa"/>
          </w:tcPr>
          <w:p w14:paraId="37E5E96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Karsten Janssen van Amsterdam per 2 mesi</w:t>
            </w:r>
          </w:p>
        </w:tc>
        <w:tc>
          <w:tcPr>
            <w:tcW w:w="1134" w:type="dxa"/>
          </w:tcPr>
          <w:p w14:paraId="0A37402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8A09D89" w14:textId="77777777">
        <w:tc>
          <w:tcPr>
            <w:tcW w:w="2410" w:type="dxa"/>
            <w:vMerge/>
          </w:tcPr>
          <w:p w14:paraId="1CAA0EC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43065BA9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Roeloff Jansse van Enchuysen per 2 mesi</w:t>
            </w:r>
          </w:p>
        </w:tc>
        <w:tc>
          <w:tcPr>
            <w:tcW w:w="1134" w:type="dxa"/>
          </w:tcPr>
          <w:p w14:paraId="65F73B0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9DE9A0C" w14:textId="77777777">
        <w:tc>
          <w:tcPr>
            <w:tcW w:w="2410" w:type="dxa"/>
            <w:vMerge/>
          </w:tcPr>
          <w:p w14:paraId="24C885B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BBF4587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Willem Willemssen van Antwerpen per 2 mesi</w:t>
            </w:r>
          </w:p>
        </w:tc>
        <w:tc>
          <w:tcPr>
            <w:tcW w:w="1134" w:type="dxa"/>
          </w:tcPr>
          <w:p w14:paraId="33DB29C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3BAE021" w14:textId="77777777">
        <w:tc>
          <w:tcPr>
            <w:tcW w:w="2410" w:type="dxa"/>
            <w:vMerge/>
          </w:tcPr>
          <w:p w14:paraId="6BC8A7A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0BD3D3A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Gerritssen van Amsterdam per 2 mesi</w:t>
            </w:r>
          </w:p>
        </w:tc>
        <w:tc>
          <w:tcPr>
            <w:tcW w:w="1134" w:type="dxa"/>
          </w:tcPr>
          <w:p w14:paraId="586AC95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6F4A6D1" w14:textId="77777777">
        <w:tc>
          <w:tcPr>
            <w:tcW w:w="2410" w:type="dxa"/>
            <w:vMerge/>
          </w:tcPr>
          <w:p w14:paraId="03351D7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27B74E8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Andries Jacobsse van Amsterdam per 2 mesi</w:t>
            </w:r>
          </w:p>
        </w:tc>
        <w:tc>
          <w:tcPr>
            <w:tcW w:w="1134" w:type="dxa"/>
          </w:tcPr>
          <w:p w14:paraId="3E4C0F5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8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0AF6A6CB" w14:textId="77777777">
        <w:tc>
          <w:tcPr>
            <w:tcW w:w="2410" w:type="dxa"/>
            <w:vMerge/>
          </w:tcPr>
          <w:p w14:paraId="72B0543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19C06A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Huybrechtsen van Antwerper per 2 mesi 18 fiorini | schapato il 18 maggio 1618 in suo luogo |</w:t>
            </w:r>
          </w:p>
        </w:tc>
        <w:tc>
          <w:tcPr>
            <w:tcW w:w="1134" w:type="dxa"/>
          </w:tcPr>
          <w:p w14:paraId="09B8A09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757566F" w14:textId="77777777">
        <w:tc>
          <w:tcPr>
            <w:tcW w:w="2410" w:type="dxa"/>
            <w:vMerge/>
          </w:tcPr>
          <w:p w14:paraId="3369619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CD269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R</w:t>
            </w:r>
            <w:r w:rsidR="00DE50E1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oeloffs van Dochum il 14 may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per 2 mesi</w:t>
            </w:r>
          </w:p>
        </w:tc>
        <w:tc>
          <w:tcPr>
            <w:tcW w:w="1134" w:type="dxa"/>
            <w:vAlign w:val="bottom"/>
          </w:tcPr>
          <w:p w14:paraId="5F234693" w14:textId="77777777" w:rsidR="00B54D20" w:rsidRPr="002A6193" w:rsidRDefault="00B54D20" w:rsidP="00DE50E1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28EB5BC" w14:textId="77777777">
        <w:tc>
          <w:tcPr>
            <w:tcW w:w="2410" w:type="dxa"/>
            <w:vMerge/>
          </w:tcPr>
          <w:p w14:paraId="1C9BC2C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E8C400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Jochem Jansse van Gripswolde per 2 mesi</w:t>
            </w:r>
          </w:p>
        </w:tc>
        <w:tc>
          <w:tcPr>
            <w:tcW w:w="1134" w:type="dxa"/>
          </w:tcPr>
          <w:p w14:paraId="05824B4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4C0EAF1" w14:textId="77777777">
        <w:tc>
          <w:tcPr>
            <w:tcW w:w="2410" w:type="dxa"/>
            <w:vMerge/>
          </w:tcPr>
          <w:p w14:paraId="67DEF06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EBA344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Vlorick Jacobssen van Bremen [per]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84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2 mesi</w:t>
            </w:r>
          </w:p>
        </w:tc>
        <w:tc>
          <w:tcPr>
            <w:tcW w:w="1134" w:type="dxa"/>
          </w:tcPr>
          <w:p w14:paraId="787467D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09F0028" w14:textId="77777777">
        <w:tc>
          <w:tcPr>
            <w:tcW w:w="2410" w:type="dxa"/>
            <w:vMerge/>
          </w:tcPr>
          <w:p w14:paraId="1801E3D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1B8D6840" w14:textId="77777777" w:rsidR="00B54D20" w:rsidRPr="002A6193" w:rsidRDefault="00DE50E1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Keyerssen van Groeninghen per 2 mesi</w:t>
            </w:r>
          </w:p>
        </w:tc>
        <w:tc>
          <w:tcPr>
            <w:tcW w:w="1134" w:type="dxa"/>
          </w:tcPr>
          <w:p w14:paraId="1AE50FE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26CF4D5" w14:textId="77777777">
        <w:tc>
          <w:tcPr>
            <w:tcW w:w="2410" w:type="dxa"/>
            <w:vMerge/>
          </w:tcPr>
          <w:p w14:paraId="4ED5DB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7D420186" w14:textId="77777777" w:rsidR="00B54D20" w:rsidRPr="002A6193" w:rsidRDefault="00DE50E1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Roeloff Jansse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de Kunder per 2 mesi </w:t>
            </w:r>
          </w:p>
        </w:tc>
        <w:tc>
          <w:tcPr>
            <w:tcW w:w="1134" w:type="dxa"/>
          </w:tcPr>
          <w:p w14:paraId="6841768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4A9566CD" w14:textId="77777777">
        <w:tc>
          <w:tcPr>
            <w:tcW w:w="2410" w:type="dxa"/>
            <w:vMerge/>
          </w:tcPr>
          <w:p w14:paraId="18F9566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074DB7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Ryckaert van Franckendael per 2 mesi</w:t>
            </w:r>
          </w:p>
        </w:tc>
        <w:tc>
          <w:tcPr>
            <w:tcW w:w="1134" w:type="dxa"/>
          </w:tcPr>
          <w:p w14:paraId="0E14AF4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97F8B4D" w14:textId="77777777">
        <w:tc>
          <w:tcPr>
            <w:tcW w:w="2410" w:type="dxa"/>
            <w:vMerge/>
          </w:tcPr>
          <w:p w14:paraId="609593C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6553E45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Ambrosius van Huisem per 2 mesi</w:t>
            </w:r>
          </w:p>
        </w:tc>
        <w:tc>
          <w:tcPr>
            <w:tcW w:w="1134" w:type="dxa"/>
          </w:tcPr>
          <w:p w14:paraId="5E6B67F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737535CF" w14:textId="77777777">
        <w:tc>
          <w:tcPr>
            <w:tcW w:w="2410" w:type="dxa"/>
            <w:vMerge/>
          </w:tcPr>
          <w:p w14:paraId="0D0FE16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6095" w:type="dxa"/>
          </w:tcPr>
          <w:p w14:paraId="354679B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van Bremen per 2 mesi</w:t>
            </w:r>
          </w:p>
        </w:tc>
        <w:tc>
          <w:tcPr>
            <w:tcW w:w="1134" w:type="dxa"/>
          </w:tcPr>
          <w:p w14:paraId="6BB7564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</w:tbl>
    <w:p w14:paraId="729E2E92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275v /</w:t>
      </w:r>
    </w:p>
    <w:tbl>
      <w:tblPr>
        <w:tblStyle w:val="Grigliatabella5"/>
        <w:tblW w:w="968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601"/>
      </w:tblGrid>
      <w:tr w:rsidR="00B54D20" w:rsidRPr="002A6193" w14:paraId="40066C8A" w14:textId="77777777">
        <w:tc>
          <w:tcPr>
            <w:tcW w:w="2268" w:type="dxa"/>
            <w:vMerge w:val="restart"/>
          </w:tcPr>
          <w:p w14:paraId="396D984B" w14:textId="77777777" w:rsidR="00B54D20" w:rsidRPr="002A6193" w:rsidRDefault="006C7F42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ombardieri</w:t>
            </w:r>
          </w:p>
        </w:tc>
        <w:tc>
          <w:tcPr>
            <w:tcW w:w="5812" w:type="dxa"/>
          </w:tcPr>
          <w:p w14:paraId="3C78357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Cristoffer Varer van Salsburch per 2 mesi</w:t>
            </w:r>
          </w:p>
        </w:tc>
        <w:tc>
          <w:tcPr>
            <w:tcW w:w="1601" w:type="dxa"/>
          </w:tcPr>
          <w:p w14:paraId="6AA7BCE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489EC93" w14:textId="77777777">
        <w:tc>
          <w:tcPr>
            <w:tcW w:w="2268" w:type="dxa"/>
            <w:vMerge/>
          </w:tcPr>
          <w:p w14:paraId="517ED1A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93F0177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Heindrick Evartssen van Groeninghen per 2 mesi</w:t>
            </w:r>
          </w:p>
        </w:tc>
        <w:tc>
          <w:tcPr>
            <w:tcW w:w="1601" w:type="dxa"/>
          </w:tcPr>
          <w:p w14:paraId="5127F25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D84B4C3" w14:textId="77777777">
        <w:tc>
          <w:tcPr>
            <w:tcW w:w="2268" w:type="dxa"/>
            <w:vMerge/>
          </w:tcPr>
          <w:p w14:paraId="3A45708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4FA1268" w14:textId="77777777" w:rsidR="00B54D20" w:rsidRPr="002A6193" w:rsidRDefault="005D0A5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Claesse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 Schermer per 2 mesi</w:t>
            </w:r>
          </w:p>
        </w:tc>
        <w:tc>
          <w:tcPr>
            <w:tcW w:w="1601" w:type="dxa"/>
          </w:tcPr>
          <w:p w14:paraId="58A0D7D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E9DF267" w14:textId="77777777">
        <w:tc>
          <w:tcPr>
            <w:tcW w:w="2268" w:type="dxa"/>
            <w:vMerge/>
          </w:tcPr>
          <w:p w14:paraId="5717610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6F2084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Albert Perritssen van Esius per 2 mesi</w:t>
            </w:r>
          </w:p>
        </w:tc>
        <w:tc>
          <w:tcPr>
            <w:tcW w:w="1601" w:type="dxa"/>
          </w:tcPr>
          <w:p w14:paraId="7E33A71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816B51B" w14:textId="77777777">
        <w:tc>
          <w:tcPr>
            <w:tcW w:w="2268" w:type="dxa"/>
            <w:vMerge/>
          </w:tcPr>
          <w:p w14:paraId="2C69133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611F40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Roeloff Baninck per 2 mesi</w:t>
            </w:r>
          </w:p>
        </w:tc>
        <w:tc>
          <w:tcPr>
            <w:tcW w:w="1601" w:type="dxa"/>
          </w:tcPr>
          <w:p w14:paraId="09CA7C7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A2DA4BC" w14:textId="77777777">
        <w:tc>
          <w:tcPr>
            <w:tcW w:w="2268" w:type="dxa"/>
            <w:vMerge/>
          </w:tcPr>
          <w:p w14:paraId="5A2EA3A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A490526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Meynert Syckers van Lantwaert per 2 mesi</w:t>
            </w:r>
          </w:p>
        </w:tc>
        <w:tc>
          <w:tcPr>
            <w:tcW w:w="1601" w:type="dxa"/>
          </w:tcPr>
          <w:p w14:paraId="6E57679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3BE0E19" w14:textId="77777777">
        <w:tc>
          <w:tcPr>
            <w:tcW w:w="2268" w:type="dxa"/>
            <w:vMerge/>
          </w:tcPr>
          <w:p w14:paraId="34157F7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7C7B06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Bartelss</w:t>
            </w:r>
            <w:r w:rsidR="005D0A53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 van Groeningen per 2 mesi</w:t>
            </w:r>
          </w:p>
        </w:tc>
        <w:tc>
          <w:tcPr>
            <w:tcW w:w="1601" w:type="dxa"/>
          </w:tcPr>
          <w:p w14:paraId="02C8284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36B2316" w14:textId="77777777">
        <w:tc>
          <w:tcPr>
            <w:tcW w:w="2268" w:type="dxa"/>
            <w:vMerge/>
          </w:tcPr>
          <w:p w14:paraId="3D2FBAE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B2267B7" w14:textId="77777777" w:rsidR="00B54D20" w:rsidRPr="002A6193" w:rsidRDefault="005D0A5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Hennekaert van Noor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tfoch per 2 mesi 16 fiorini schapato | in suo luogo |</w:t>
            </w:r>
          </w:p>
        </w:tc>
        <w:tc>
          <w:tcPr>
            <w:tcW w:w="1601" w:type="dxa"/>
          </w:tcPr>
          <w:p w14:paraId="21F1C6F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B82DDE1" w14:textId="77777777">
        <w:tc>
          <w:tcPr>
            <w:tcW w:w="2268" w:type="dxa"/>
            <w:vMerge/>
          </w:tcPr>
          <w:p w14:paraId="502DDA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A2A4CC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Gerrit Otten van Culenburch per 2 mesi alli 14 maggio </w:t>
            </w:r>
          </w:p>
        </w:tc>
        <w:tc>
          <w:tcPr>
            <w:tcW w:w="1601" w:type="dxa"/>
          </w:tcPr>
          <w:p w14:paraId="13D1324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B926F1C" w14:textId="77777777">
        <w:tc>
          <w:tcPr>
            <w:tcW w:w="2268" w:type="dxa"/>
            <w:vMerge/>
          </w:tcPr>
          <w:p w14:paraId="4686E5E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02E3DE9" w14:textId="77777777" w:rsidR="00B54D20" w:rsidRPr="002A6193" w:rsidRDefault="00471981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Heindrickssen van Eind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hoven per 2 mesi</w:t>
            </w:r>
          </w:p>
        </w:tc>
        <w:tc>
          <w:tcPr>
            <w:tcW w:w="1601" w:type="dxa"/>
          </w:tcPr>
          <w:p w14:paraId="4909E49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4B2C6F0" w14:textId="77777777">
        <w:tc>
          <w:tcPr>
            <w:tcW w:w="2268" w:type="dxa"/>
            <w:vMerge/>
          </w:tcPr>
          <w:p w14:paraId="5BBD563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9A276E5" w14:textId="77777777" w:rsidR="00B54D20" w:rsidRPr="00CB1FBA" w:rsidRDefault="00471981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Willem Janssen van</w:t>
            </w:r>
            <w:r w:rsidR="00E54E37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den Bos per 2 mesi</w:t>
            </w:r>
          </w:p>
        </w:tc>
        <w:tc>
          <w:tcPr>
            <w:tcW w:w="1601" w:type="dxa"/>
          </w:tcPr>
          <w:p w14:paraId="38B7F80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F20DDA5" w14:textId="77777777">
        <w:tc>
          <w:tcPr>
            <w:tcW w:w="2268" w:type="dxa"/>
            <w:vMerge/>
          </w:tcPr>
          <w:p w14:paraId="5986A6F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DC08AB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Jan Mathyssen van Arfort per 2 mesi 16 fiorini in suo luogo | </w:t>
            </w:r>
          </w:p>
        </w:tc>
        <w:tc>
          <w:tcPr>
            <w:tcW w:w="1601" w:type="dxa"/>
          </w:tcPr>
          <w:p w14:paraId="7E96ED7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C5BE7C2" w14:textId="77777777">
        <w:tc>
          <w:tcPr>
            <w:tcW w:w="2268" w:type="dxa"/>
            <w:vMerge/>
          </w:tcPr>
          <w:p w14:paraId="2AE4070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8EEED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Bartel Jacobssen Ledelo per 2 mesi |</w:t>
            </w:r>
          </w:p>
        </w:tc>
        <w:tc>
          <w:tcPr>
            <w:tcW w:w="1601" w:type="dxa"/>
          </w:tcPr>
          <w:p w14:paraId="5118B81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560BA98" w14:textId="77777777">
        <w:tc>
          <w:tcPr>
            <w:tcW w:w="2268" w:type="dxa"/>
            <w:vMerge/>
          </w:tcPr>
          <w:p w14:paraId="2CD6D24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84E78C3" w14:textId="1EBF7400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Gerritsse van</w:t>
            </w:r>
            <w:r w:rsidR="00471981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(</w:t>
            </w:r>
            <w:r w:rsidR="00CA54A4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</w:t>
            </w:r>
            <w:r w:rsidR="00471981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)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Jouwer per 2 mesi</w:t>
            </w:r>
          </w:p>
        </w:tc>
        <w:tc>
          <w:tcPr>
            <w:tcW w:w="1601" w:type="dxa"/>
          </w:tcPr>
          <w:p w14:paraId="057BB1C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0679434" w14:textId="77777777">
        <w:tc>
          <w:tcPr>
            <w:tcW w:w="2268" w:type="dxa"/>
            <w:vMerge/>
          </w:tcPr>
          <w:p w14:paraId="1AE3511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DAB444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Namminghsse de Wit per 2 mesi</w:t>
            </w:r>
          </w:p>
        </w:tc>
        <w:tc>
          <w:tcPr>
            <w:tcW w:w="1601" w:type="dxa"/>
          </w:tcPr>
          <w:p w14:paraId="4E6694C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D62DCCD" w14:textId="77777777">
        <w:tc>
          <w:tcPr>
            <w:tcW w:w="2268" w:type="dxa"/>
            <w:vMerge/>
          </w:tcPr>
          <w:p w14:paraId="30AD61E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6920B6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Evert Thyssen van Ceulen per 2 mesi</w:t>
            </w:r>
          </w:p>
        </w:tc>
        <w:tc>
          <w:tcPr>
            <w:tcW w:w="1601" w:type="dxa"/>
          </w:tcPr>
          <w:p w14:paraId="2BCB32A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D6901BD" w14:textId="77777777">
        <w:tc>
          <w:tcPr>
            <w:tcW w:w="2268" w:type="dxa"/>
            <w:vMerge/>
          </w:tcPr>
          <w:p w14:paraId="44BD7DC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48F75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Jacob Willemssen van Abberdum per 2 mesi 16 fiorini scapato | </w:t>
            </w:r>
          </w:p>
        </w:tc>
        <w:tc>
          <w:tcPr>
            <w:tcW w:w="1601" w:type="dxa"/>
          </w:tcPr>
          <w:p w14:paraId="7EA0E47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39B3999" w14:textId="77777777">
        <w:tc>
          <w:tcPr>
            <w:tcW w:w="2268" w:type="dxa"/>
            <w:vMerge w:val="restart"/>
          </w:tcPr>
          <w:p w14:paraId="4074BA81" w14:textId="77777777" w:rsidR="00B54D20" w:rsidRPr="002A6193" w:rsidRDefault="006C7F42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orporali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85"/>
            </w:r>
          </w:p>
        </w:tc>
        <w:tc>
          <w:tcPr>
            <w:tcW w:w="5812" w:type="dxa"/>
          </w:tcPr>
          <w:p w14:paraId="5923B0A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Coornelis Pieterssen van Haerlem per 2 mesi</w:t>
            </w:r>
          </w:p>
        </w:tc>
        <w:tc>
          <w:tcPr>
            <w:tcW w:w="1601" w:type="dxa"/>
          </w:tcPr>
          <w:p w14:paraId="493D66B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170E78C6" w14:textId="77777777">
        <w:tc>
          <w:tcPr>
            <w:tcW w:w="2268" w:type="dxa"/>
            <w:vMerge/>
          </w:tcPr>
          <w:p w14:paraId="04FD93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F1904B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Vernaghe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8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van Lier per 2 mesi</w:t>
            </w:r>
          </w:p>
        </w:tc>
        <w:tc>
          <w:tcPr>
            <w:tcW w:w="1601" w:type="dxa"/>
          </w:tcPr>
          <w:p w14:paraId="4DD59DA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2E2BC95A" w14:textId="77777777">
        <w:tc>
          <w:tcPr>
            <w:tcW w:w="2268" w:type="dxa"/>
            <w:vMerge w:val="restart"/>
          </w:tcPr>
          <w:p w14:paraId="213BFAA1" w14:textId="77777777" w:rsidR="00B54D20" w:rsidRPr="002A6193" w:rsidRDefault="006C7F42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oldati</w:t>
            </w:r>
          </w:p>
        </w:tc>
        <w:tc>
          <w:tcPr>
            <w:tcW w:w="5812" w:type="dxa"/>
          </w:tcPr>
          <w:p w14:paraId="150ABCE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Pieterssen van Berghen per 2 mesi</w:t>
            </w:r>
          </w:p>
        </w:tc>
        <w:tc>
          <w:tcPr>
            <w:tcW w:w="1601" w:type="dxa"/>
          </w:tcPr>
          <w:p w14:paraId="57FD5ED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14 | </w:t>
            </w:r>
          </w:p>
        </w:tc>
      </w:tr>
      <w:tr w:rsidR="00B54D20" w:rsidRPr="002A6193" w14:paraId="0CD69CA2" w14:textId="77777777">
        <w:tc>
          <w:tcPr>
            <w:tcW w:w="2268" w:type="dxa"/>
            <w:vMerge/>
          </w:tcPr>
          <w:p w14:paraId="60D84F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56D9D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Jansse van Anefort per 2 mesi</w:t>
            </w:r>
          </w:p>
        </w:tc>
        <w:tc>
          <w:tcPr>
            <w:tcW w:w="1601" w:type="dxa"/>
          </w:tcPr>
          <w:p w14:paraId="3936F80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10933607" w14:textId="77777777">
        <w:tc>
          <w:tcPr>
            <w:tcW w:w="2268" w:type="dxa"/>
            <w:vMerge/>
          </w:tcPr>
          <w:p w14:paraId="2043B62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0AF3A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Albert Genissen van Amsterdam per 2 mesi</w:t>
            </w:r>
          </w:p>
        </w:tc>
        <w:tc>
          <w:tcPr>
            <w:tcW w:w="1601" w:type="dxa"/>
          </w:tcPr>
          <w:p w14:paraId="3D736FC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5BBF2504" w14:textId="77777777">
        <w:tc>
          <w:tcPr>
            <w:tcW w:w="2268" w:type="dxa"/>
            <w:vMerge/>
          </w:tcPr>
          <w:p w14:paraId="7A8C682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783C60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Dirrickssen van Utrecht per 2 mesi</w:t>
            </w:r>
          </w:p>
        </w:tc>
        <w:tc>
          <w:tcPr>
            <w:tcW w:w="1601" w:type="dxa"/>
          </w:tcPr>
          <w:p w14:paraId="1550E71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C42B9B5" w14:textId="77777777">
        <w:tc>
          <w:tcPr>
            <w:tcW w:w="2268" w:type="dxa"/>
            <w:vMerge/>
          </w:tcPr>
          <w:p w14:paraId="4EFBF05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40AE1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Pieterssen van Leiden per 2 mesi</w:t>
            </w:r>
          </w:p>
        </w:tc>
        <w:tc>
          <w:tcPr>
            <w:tcW w:w="1601" w:type="dxa"/>
          </w:tcPr>
          <w:p w14:paraId="7663C32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5EFB8745" w14:textId="77777777">
        <w:tc>
          <w:tcPr>
            <w:tcW w:w="2268" w:type="dxa"/>
            <w:vMerge/>
          </w:tcPr>
          <w:p w14:paraId="56DB4F6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6825652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Heindrick Willemssen van Noorden per 2 mesi </w:t>
            </w:r>
          </w:p>
        </w:tc>
        <w:tc>
          <w:tcPr>
            <w:tcW w:w="1601" w:type="dxa"/>
          </w:tcPr>
          <w:p w14:paraId="4136663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29356438" w14:textId="77777777">
        <w:tc>
          <w:tcPr>
            <w:tcW w:w="2268" w:type="dxa"/>
            <w:vMerge/>
          </w:tcPr>
          <w:p w14:paraId="72814C9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565081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Bartel Janssen van Hamburch per 2 mesi</w:t>
            </w:r>
          </w:p>
        </w:tc>
        <w:tc>
          <w:tcPr>
            <w:tcW w:w="1601" w:type="dxa"/>
          </w:tcPr>
          <w:p w14:paraId="6FF51BB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714A2A8" w14:textId="77777777">
        <w:tc>
          <w:tcPr>
            <w:tcW w:w="2268" w:type="dxa"/>
            <w:vMerge/>
          </w:tcPr>
          <w:p w14:paraId="0052944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B0F631F" w14:textId="77777777" w:rsidR="00B54D20" w:rsidRPr="002A6193" w:rsidRDefault="0038099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Adolf Joos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 van Coetsv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elt per 2 mesi</w:t>
            </w:r>
          </w:p>
        </w:tc>
        <w:tc>
          <w:tcPr>
            <w:tcW w:w="1601" w:type="dxa"/>
          </w:tcPr>
          <w:p w14:paraId="185A9BB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2F4BF453" w14:textId="77777777">
        <w:tc>
          <w:tcPr>
            <w:tcW w:w="2268" w:type="dxa"/>
            <w:vMerge/>
          </w:tcPr>
          <w:p w14:paraId="1DB0E57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65EF4C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Dirck Jacobssen van Dordrecht per 2 mesi</w:t>
            </w:r>
          </w:p>
        </w:tc>
        <w:tc>
          <w:tcPr>
            <w:tcW w:w="1601" w:type="dxa"/>
          </w:tcPr>
          <w:p w14:paraId="23E1FA4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87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6813A528" w14:textId="77777777">
        <w:tc>
          <w:tcPr>
            <w:tcW w:w="2268" w:type="dxa"/>
            <w:vMerge/>
          </w:tcPr>
          <w:p w14:paraId="0FE8EF4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62FD8B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Harmen Gerritssen van Buie Jaen per 2 mesi</w:t>
            </w:r>
          </w:p>
        </w:tc>
        <w:tc>
          <w:tcPr>
            <w:tcW w:w="1601" w:type="dxa"/>
          </w:tcPr>
          <w:p w14:paraId="249AF77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FC93FAC" w14:textId="77777777">
        <w:tc>
          <w:tcPr>
            <w:tcW w:w="2268" w:type="dxa"/>
            <w:vMerge/>
          </w:tcPr>
          <w:p w14:paraId="54B3DA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2C2165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Jacobssen van Munster per 2 mesi</w:t>
            </w:r>
          </w:p>
        </w:tc>
        <w:tc>
          <w:tcPr>
            <w:tcW w:w="1601" w:type="dxa"/>
          </w:tcPr>
          <w:p w14:paraId="3AE0091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10FBA50E" w14:textId="77777777">
        <w:tc>
          <w:tcPr>
            <w:tcW w:w="2268" w:type="dxa"/>
            <w:vMerge/>
          </w:tcPr>
          <w:p w14:paraId="269C898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E556E1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Egbert Oltman van Jeren per 2 mesi</w:t>
            </w:r>
          </w:p>
        </w:tc>
        <w:tc>
          <w:tcPr>
            <w:tcW w:w="1601" w:type="dxa"/>
          </w:tcPr>
          <w:p w14:paraId="0E6D44F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88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1BE2A0D6" w14:textId="77777777">
        <w:tc>
          <w:tcPr>
            <w:tcW w:w="2268" w:type="dxa"/>
            <w:vMerge/>
          </w:tcPr>
          <w:p w14:paraId="20F7BE1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B442E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Evert Bartelssen van Noorden per 2 mesi</w:t>
            </w:r>
          </w:p>
        </w:tc>
        <w:tc>
          <w:tcPr>
            <w:tcW w:w="1601" w:type="dxa"/>
          </w:tcPr>
          <w:p w14:paraId="61A8982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72FE4AE" w14:textId="77777777">
        <w:tc>
          <w:tcPr>
            <w:tcW w:w="2268" w:type="dxa"/>
            <w:vMerge/>
          </w:tcPr>
          <w:p w14:paraId="6040E4D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49807AA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Wybrant Jacobsse van Amsterdam per 2 mesi</w:t>
            </w:r>
          </w:p>
        </w:tc>
        <w:tc>
          <w:tcPr>
            <w:tcW w:w="1601" w:type="dxa"/>
          </w:tcPr>
          <w:p w14:paraId="476ACC6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2B0E262" w14:textId="77777777">
        <w:tc>
          <w:tcPr>
            <w:tcW w:w="2268" w:type="dxa"/>
            <w:vMerge/>
          </w:tcPr>
          <w:p w14:paraId="3364C49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BD5FB5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Janssen van Emden per 2 mesi</w:t>
            </w:r>
          </w:p>
        </w:tc>
        <w:tc>
          <w:tcPr>
            <w:tcW w:w="1601" w:type="dxa"/>
          </w:tcPr>
          <w:p w14:paraId="1B1729F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C27C5DD" w14:textId="77777777">
        <w:tc>
          <w:tcPr>
            <w:tcW w:w="2268" w:type="dxa"/>
            <w:vMerge/>
          </w:tcPr>
          <w:p w14:paraId="36E9AF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E0482A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Evertsse van Delft per 2 mesi</w:t>
            </w:r>
          </w:p>
        </w:tc>
        <w:tc>
          <w:tcPr>
            <w:tcW w:w="1601" w:type="dxa"/>
          </w:tcPr>
          <w:p w14:paraId="4E14B9C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1086F04" w14:textId="77777777">
        <w:tc>
          <w:tcPr>
            <w:tcW w:w="2268" w:type="dxa"/>
            <w:vMerge/>
          </w:tcPr>
          <w:p w14:paraId="6CDE561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899DA5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Abrahamsse van Jperen per 2 mesi</w:t>
            </w:r>
          </w:p>
        </w:tc>
        <w:tc>
          <w:tcPr>
            <w:tcW w:w="1601" w:type="dxa"/>
          </w:tcPr>
          <w:p w14:paraId="315B278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0358F4E" w14:textId="77777777">
        <w:tc>
          <w:tcPr>
            <w:tcW w:w="2268" w:type="dxa"/>
            <w:vMerge/>
          </w:tcPr>
          <w:p w14:paraId="0B97A16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318BC8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Gerritssen van Hensberch per 2 mesi</w:t>
            </w:r>
          </w:p>
        </w:tc>
        <w:tc>
          <w:tcPr>
            <w:tcW w:w="1601" w:type="dxa"/>
          </w:tcPr>
          <w:p w14:paraId="77061A8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9F44065" w14:textId="77777777">
        <w:tc>
          <w:tcPr>
            <w:tcW w:w="2268" w:type="dxa"/>
            <w:vMerge w:val="restart"/>
          </w:tcPr>
          <w:p w14:paraId="61C77561" w14:textId="77777777" w:rsidR="00B54D20" w:rsidRPr="002A6193" w:rsidRDefault="006C7F42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 della | gabia</w:t>
            </w:r>
          </w:p>
        </w:tc>
        <w:tc>
          <w:tcPr>
            <w:tcW w:w="5812" w:type="dxa"/>
          </w:tcPr>
          <w:p w14:paraId="3BEF0678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Heindrick Machielssen van Amsterdam per 2 mesi</w:t>
            </w:r>
          </w:p>
        </w:tc>
        <w:tc>
          <w:tcPr>
            <w:tcW w:w="1601" w:type="dxa"/>
          </w:tcPr>
          <w:p w14:paraId="5BD8099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C15D4E9" w14:textId="77777777">
        <w:tc>
          <w:tcPr>
            <w:tcW w:w="2268" w:type="dxa"/>
            <w:vMerge/>
          </w:tcPr>
          <w:p w14:paraId="7A571D0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B02B564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Thomas Jansse van Slerswyck</w:t>
            </w:r>
            <w:r w:rsidR="0038099E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val="en-US" w:eastAsia="hi-IN" w:bidi="hi-IN"/>
              </w:rPr>
              <w:footnoteReference w:id="989"/>
            </w: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 per 2 mesi</w:t>
            </w:r>
          </w:p>
        </w:tc>
        <w:tc>
          <w:tcPr>
            <w:tcW w:w="1601" w:type="dxa"/>
          </w:tcPr>
          <w:p w14:paraId="31F5C1B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90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4C7BC60A" w14:textId="77777777">
        <w:tc>
          <w:tcPr>
            <w:tcW w:w="2268" w:type="dxa"/>
            <w:vMerge/>
          </w:tcPr>
          <w:p w14:paraId="2C95CE6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A1C248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Dirick Jansse van Meyert per 2 mesi</w:t>
            </w:r>
          </w:p>
        </w:tc>
        <w:tc>
          <w:tcPr>
            <w:tcW w:w="1601" w:type="dxa"/>
          </w:tcPr>
          <w:p w14:paraId="74B12F9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23A90B6" w14:textId="77777777">
        <w:tc>
          <w:tcPr>
            <w:tcW w:w="2268" w:type="dxa"/>
            <w:vMerge/>
          </w:tcPr>
          <w:p w14:paraId="4369562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B1B2548" w14:textId="77777777" w:rsidR="00B54D20" w:rsidRPr="00CB1FBA" w:rsidRDefault="00F6497A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Pou</w:t>
            </w:r>
            <w:r w:rsidR="00E54E37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wels Andriessen van Hamburch per 2 mesi</w:t>
            </w:r>
          </w:p>
        </w:tc>
        <w:tc>
          <w:tcPr>
            <w:tcW w:w="1601" w:type="dxa"/>
          </w:tcPr>
          <w:p w14:paraId="1B72127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77943E8E" w14:textId="77777777">
        <w:tc>
          <w:tcPr>
            <w:tcW w:w="2268" w:type="dxa"/>
            <w:vMerge/>
          </w:tcPr>
          <w:p w14:paraId="1BCE3BC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1D935B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Adriaenssen van Groeninghen per 2 mesi</w:t>
            </w:r>
          </w:p>
        </w:tc>
        <w:tc>
          <w:tcPr>
            <w:tcW w:w="1601" w:type="dxa"/>
          </w:tcPr>
          <w:p w14:paraId="14ED885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2A7CE515" w14:textId="77777777">
        <w:tc>
          <w:tcPr>
            <w:tcW w:w="2268" w:type="dxa"/>
            <w:vMerge/>
          </w:tcPr>
          <w:p w14:paraId="0D30BC5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1B5CE5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Janssen van Graft per 2 mesi</w:t>
            </w:r>
          </w:p>
        </w:tc>
        <w:tc>
          <w:tcPr>
            <w:tcW w:w="1601" w:type="dxa"/>
          </w:tcPr>
          <w:p w14:paraId="56B9A1B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14 | </w:t>
            </w:r>
          </w:p>
        </w:tc>
      </w:tr>
      <w:tr w:rsidR="00B54D20" w:rsidRPr="002A6193" w14:paraId="62578233" w14:textId="77777777">
        <w:tc>
          <w:tcPr>
            <w:tcW w:w="2268" w:type="dxa"/>
            <w:vMerge/>
          </w:tcPr>
          <w:p w14:paraId="146D320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C259A8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Andrees Janssen van Graft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9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601" w:type="dxa"/>
          </w:tcPr>
          <w:p w14:paraId="09A6E2C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5235EA2" w14:textId="77777777">
        <w:tc>
          <w:tcPr>
            <w:tcW w:w="2268" w:type="dxa"/>
            <w:vMerge/>
          </w:tcPr>
          <w:p w14:paraId="522AD36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FFD7122" w14:textId="77777777" w:rsidR="00B54D20" w:rsidRPr="002A6193" w:rsidRDefault="00F6497A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Maerten Aerssen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den Briel per 2 mesi</w:t>
            </w:r>
          </w:p>
        </w:tc>
        <w:tc>
          <w:tcPr>
            <w:tcW w:w="1601" w:type="dxa"/>
          </w:tcPr>
          <w:p w14:paraId="48EA073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C71285B" w14:textId="77777777">
        <w:tc>
          <w:tcPr>
            <w:tcW w:w="2268" w:type="dxa"/>
            <w:vMerge/>
          </w:tcPr>
          <w:p w14:paraId="48F259A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466054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Pieterssen van Emden per 2 mesi</w:t>
            </w:r>
          </w:p>
        </w:tc>
        <w:tc>
          <w:tcPr>
            <w:tcW w:w="1601" w:type="dxa"/>
          </w:tcPr>
          <w:p w14:paraId="28E4613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9A15E57" w14:textId="77777777">
        <w:tc>
          <w:tcPr>
            <w:tcW w:w="2268" w:type="dxa"/>
            <w:vMerge/>
          </w:tcPr>
          <w:p w14:paraId="7C26148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BEF823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Heindricksse van Bremen per 2 mesi</w:t>
            </w:r>
          </w:p>
        </w:tc>
        <w:tc>
          <w:tcPr>
            <w:tcW w:w="1601" w:type="dxa"/>
          </w:tcPr>
          <w:p w14:paraId="0E62A6B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C0A6801" w14:textId="77777777">
        <w:tc>
          <w:tcPr>
            <w:tcW w:w="2268" w:type="dxa"/>
            <w:vMerge/>
          </w:tcPr>
          <w:p w14:paraId="3EAD167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14455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Joosten van Rotterdam per 2 mesi</w:t>
            </w:r>
          </w:p>
        </w:tc>
        <w:tc>
          <w:tcPr>
            <w:tcW w:w="1601" w:type="dxa"/>
          </w:tcPr>
          <w:p w14:paraId="0596FA3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EC86A88" w14:textId="77777777">
        <w:tc>
          <w:tcPr>
            <w:tcW w:w="2268" w:type="dxa"/>
            <w:vMerge/>
          </w:tcPr>
          <w:p w14:paraId="0644952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01BBCA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Reynier Lanmerssen van Haerlingen per 2 mesi</w:t>
            </w:r>
          </w:p>
        </w:tc>
        <w:tc>
          <w:tcPr>
            <w:tcW w:w="1601" w:type="dxa"/>
          </w:tcPr>
          <w:p w14:paraId="1320722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58A9A509" w14:textId="77777777">
        <w:tc>
          <w:tcPr>
            <w:tcW w:w="2268" w:type="dxa"/>
            <w:vMerge/>
          </w:tcPr>
          <w:p w14:paraId="49ABC2D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D5F81D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Claessen van Amsterdam per 2 mesi</w:t>
            </w:r>
          </w:p>
        </w:tc>
        <w:tc>
          <w:tcPr>
            <w:tcW w:w="1601" w:type="dxa"/>
          </w:tcPr>
          <w:p w14:paraId="3405AC2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887ADAE" w14:textId="77777777">
        <w:tc>
          <w:tcPr>
            <w:tcW w:w="2268" w:type="dxa"/>
            <w:vMerge/>
          </w:tcPr>
          <w:p w14:paraId="7F2D40C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61C065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Liecuuaestssen</w:t>
            </w:r>
            <w:r w:rsidR="00F6497A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99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van Antwerpen per 2 mesi</w:t>
            </w:r>
          </w:p>
        </w:tc>
        <w:tc>
          <w:tcPr>
            <w:tcW w:w="1601" w:type="dxa"/>
          </w:tcPr>
          <w:p w14:paraId="7C2AFF0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5A2C028" w14:textId="77777777">
        <w:tc>
          <w:tcPr>
            <w:tcW w:w="2268" w:type="dxa"/>
            <w:vMerge/>
          </w:tcPr>
          <w:p w14:paraId="281EADC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BFD5C4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Gysbrecht Hendrickssen van Hessel per 2 mesi</w:t>
            </w:r>
          </w:p>
        </w:tc>
        <w:tc>
          <w:tcPr>
            <w:tcW w:w="1601" w:type="dxa"/>
          </w:tcPr>
          <w:p w14:paraId="01CAA18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</w:tbl>
    <w:p w14:paraId="5FB2A6C2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276r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AF7427" w:rsidRPr="002A6193" w14:paraId="2CF6A25B" w14:textId="77777777">
        <w:tc>
          <w:tcPr>
            <w:tcW w:w="2268" w:type="dxa"/>
            <w:vMerge w:val="restart"/>
          </w:tcPr>
          <w:p w14:paraId="63B4445B" w14:textId="77777777" w:rsidR="00B54D20" w:rsidRPr="002A6193" w:rsidRDefault="00AF742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 della | gabia</w:t>
            </w:r>
          </w:p>
        </w:tc>
        <w:tc>
          <w:tcPr>
            <w:tcW w:w="5812" w:type="dxa"/>
          </w:tcPr>
          <w:p w14:paraId="15AF35C5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Jacobssen van Amsterdam per 2 mesi</w:t>
            </w:r>
          </w:p>
        </w:tc>
        <w:tc>
          <w:tcPr>
            <w:tcW w:w="1559" w:type="dxa"/>
          </w:tcPr>
          <w:p w14:paraId="7DAE90D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9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AF7427" w:rsidRPr="002A6193" w14:paraId="18051928" w14:textId="77777777">
        <w:tc>
          <w:tcPr>
            <w:tcW w:w="2268" w:type="dxa"/>
            <w:vMerge/>
          </w:tcPr>
          <w:p w14:paraId="0CBF3D6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FA4333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Abraham Jacobssen van Antwerpen per 2 mesi</w:t>
            </w:r>
          </w:p>
        </w:tc>
        <w:tc>
          <w:tcPr>
            <w:tcW w:w="1559" w:type="dxa"/>
          </w:tcPr>
          <w:p w14:paraId="794CF2A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09A19E7F" w14:textId="77777777">
        <w:tc>
          <w:tcPr>
            <w:tcW w:w="2268" w:type="dxa"/>
            <w:vMerge/>
          </w:tcPr>
          <w:p w14:paraId="16A2C10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CD373BE" w14:textId="77777777" w:rsidR="00B54D20" w:rsidRPr="002A6193" w:rsidRDefault="003A011F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Kruysse van Hambu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rch per 2 mesi</w:t>
            </w:r>
          </w:p>
        </w:tc>
        <w:tc>
          <w:tcPr>
            <w:tcW w:w="1559" w:type="dxa"/>
          </w:tcPr>
          <w:p w14:paraId="570C303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556EEC3D" w14:textId="77777777">
        <w:tc>
          <w:tcPr>
            <w:tcW w:w="2268" w:type="dxa"/>
            <w:vMerge/>
          </w:tcPr>
          <w:p w14:paraId="184A27A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FE12B3B" w14:textId="77777777" w:rsidR="00B54D20" w:rsidRPr="002A6193" w:rsidRDefault="00DF58A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Riemetssen van Goou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st</w:t>
            </w:r>
            <w:r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994"/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559" w:type="dxa"/>
          </w:tcPr>
          <w:p w14:paraId="2C445B4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791BC7CA" w14:textId="77777777">
        <w:tc>
          <w:tcPr>
            <w:tcW w:w="2268" w:type="dxa"/>
            <w:vMerge/>
          </w:tcPr>
          <w:p w14:paraId="1B69CF8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54A5E8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Heindrickssen van Edam per 2 mesi</w:t>
            </w:r>
          </w:p>
        </w:tc>
        <w:tc>
          <w:tcPr>
            <w:tcW w:w="1559" w:type="dxa"/>
          </w:tcPr>
          <w:p w14:paraId="511A4D7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3D222045" w14:textId="77777777">
        <w:tc>
          <w:tcPr>
            <w:tcW w:w="2268" w:type="dxa"/>
            <w:vMerge/>
          </w:tcPr>
          <w:p w14:paraId="39CC9B9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97A294D" w14:textId="77777777" w:rsidR="00B54D20" w:rsidRPr="002A6193" w:rsidRDefault="00DF58A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Roeloff Pou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welsse van Edam per 2 mesi </w:t>
            </w:r>
          </w:p>
        </w:tc>
        <w:tc>
          <w:tcPr>
            <w:tcW w:w="1559" w:type="dxa"/>
          </w:tcPr>
          <w:p w14:paraId="5E8F5E5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26C1CE75" w14:textId="77777777">
        <w:tc>
          <w:tcPr>
            <w:tcW w:w="2268" w:type="dxa"/>
            <w:vMerge/>
          </w:tcPr>
          <w:p w14:paraId="613CBE8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266E5A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Pietersse van Edam per 2 mesi</w:t>
            </w:r>
          </w:p>
        </w:tc>
        <w:tc>
          <w:tcPr>
            <w:tcW w:w="1559" w:type="dxa"/>
          </w:tcPr>
          <w:p w14:paraId="708483D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61B67A38" w14:textId="77777777">
        <w:tc>
          <w:tcPr>
            <w:tcW w:w="2268" w:type="dxa"/>
            <w:vMerge/>
          </w:tcPr>
          <w:p w14:paraId="741A16C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7E8939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Frans Scwaertsse van Alchmaer per 2 mesi</w:t>
            </w:r>
          </w:p>
        </w:tc>
        <w:tc>
          <w:tcPr>
            <w:tcW w:w="1559" w:type="dxa"/>
          </w:tcPr>
          <w:p w14:paraId="2072731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70D7DCE2" w14:textId="77777777">
        <w:tc>
          <w:tcPr>
            <w:tcW w:w="2268" w:type="dxa"/>
            <w:vMerge/>
          </w:tcPr>
          <w:p w14:paraId="307BA50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27648C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Sander Hansse van Harlinghen per 2 mesi</w:t>
            </w:r>
          </w:p>
        </w:tc>
        <w:tc>
          <w:tcPr>
            <w:tcW w:w="1559" w:type="dxa"/>
          </w:tcPr>
          <w:p w14:paraId="5ED3726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055DB4C7" w14:textId="77777777">
        <w:tc>
          <w:tcPr>
            <w:tcW w:w="2268" w:type="dxa"/>
            <w:vMerge/>
          </w:tcPr>
          <w:p w14:paraId="2441CEA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BA19C9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Maerten Jansse van Edam per 2 mesi</w:t>
            </w:r>
          </w:p>
        </w:tc>
        <w:tc>
          <w:tcPr>
            <w:tcW w:w="1559" w:type="dxa"/>
          </w:tcPr>
          <w:p w14:paraId="5200D7A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4268A572" w14:textId="77777777">
        <w:tc>
          <w:tcPr>
            <w:tcW w:w="2268" w:type="dxa"/>
            <w:vMerge/>
          </w:tcPr>
          <w:p w14:paraId="76ECF5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BA5872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Wangues Percketssen van Drontem per 2 mesi</w:t>
            </w:r>
          </w:p>
        </w:tc>
        <w:tc>
          <w:tcPr>
            <w:tcW w:w="1559" w:type="dxa"/>
          </w:tcPr>
          <w:p w14:paraId="183EF5C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41055A4F" w14:textId="77777777">
        <w:tc>
          <w:tcPr>
            <w:tcW w:w="2268" w:type="dxa"/>
            <w:vMerge/>
          </w:tcPr>
          <w:p w14:paraId="439FD67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5F2603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Lenert Joachimsse van Edam per 2 mesi</w:t>
            </w:r>
          </w:p>
        </w:tc>
        <w:tc>
          <w:tcPr>
            <w:tcW w:w="1559" w:type="dxa"/>
          </w:tcPr>
          <w:p w14:paraId="1E626D3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5CBC24CF" w14:textId="77777777">
        <w:tc>
          <w:tcPr>
            <w:tcW w:w="2268" w:type="dxa"/>
            <w:vMerge/>
          </w:tcPr>
          <w:p w14:paraId="0566556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1E8107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Jens Jansse van Durmerent per mesi</w:t>
            </w:r>
          </w:p>
        </w:tc>
        <w:tc>
          <w:tcPr>
            <w:tcW w:w="1559" w:type="dxa"/>
          </w:tcPr>
          <w:p w14:paraId="7ECB6A5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7653F362" w14:textId="77777777">
        <w:tc>
          <w:tcPr>
            <w:tcW w:w="2268" w:type="dxa"/>
            <w:vMerge/>
          </w:tcPr>
          <w:p w14:paraId="38DD0DD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369AA0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Jacobssen van Straesberghen per 2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9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mesi</w:t>
            </w:r>
          </w:p>
        </w:tc>
        <w:tc>
          <w:tcPr>
            <w:tcW w:w="1559" w:type="dxa"/>
          </w:tcPr>
          <w:p w14:paraId="57ABD69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38426F97" w14:textId="77777777">
        <w:tc>
          <w:tcPr>
            <w:tcW w:w="2268" w:type="dxa"/>
            <w:vMerge/>
          </w:tcPr>
          <w:p w14:paraId="0DACEDF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E31DDD8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Robbert Thyssen van Lymes pe 2 mesi</w:t>
            </w:r>
          </w:p>
        </w:tc>
        <w:tc>
          <w:tcPr>
            <w:tcW w:w="1559" w:type="dxa"/>
          </w:tcPr>
          <w:p w14:paraId="1A187B6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20250989" w14:textId="77777777">
        <w:tc>
          <w:tcPr>
            <w:tcW w:w="2268" w:type="dxa"/>
            <w:vMerge/>
          </w:tcPr>
          <w:p w14:paraId="67BFB9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13DBA2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Mackort van Vaelant per 2 mesi</w:t>
            </w:r>
          </w:p>
        </w:tc>
        <w:tc>
          <w:tcPr>
            <w:tcW w:w="1559" w:type="dxa"/>
          </w:tcPr>
          <w:p w14:paraId="781A330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0BF996E6" w14:textId="77777777">
        <w:tc>
          <w:tcPr>
            <w:tcW w:w="2268" w:type="dxa"/>
            <w:vMerge/>
          </w:tcPr>
          <w:p w14:paraId="47EB8CD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86ACD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Claessen van Dantswyck per 2 mesi</w:t>
            </w:r>
          </w:p>
        </w:tc>
        <w:tc>
          <w:tcPr>
            <w:tcW w:w="1559" w:type="dxa"/>
          </w:tcPr>
          <w:p w14:paraId="73A13EF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F7427" w:rsidRPr="002A6193" w14:paraId="659EAA28" w14:textId="77777777">
        <w:tc>
          <w:tcPr>
            <w:tcW w:w="2268" w:type="dxa"/>
            <w:vMerge/>
          </w:tcPr>
          <w:p w14:paraId="011EB12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17DDB9D" w14:textId="092C5B7F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Rinse Isaackssen van Cadyck alli 8 maggio</w:t>
            </w:r>
            <w:r w:rsidR="00F34F5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pagato al | patron della </w:t>
            </w:r>
            <w:r w:rsidR="00DF58AE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nave 18 fiorini il 14 maggio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|</w:t>
            </w:r>
          </w:p>
        </w:tc>
        <w:tc>
          <w:tcPr>
            <w:tcW w:w="1559" w:type="dxa"/>
          </w:tcPr>
          <w:p w14:paraId="245ED85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0ECECED9" w14:textId="77777777">
        <w:tc>
          <w:tcPr>
            <w:tcW w:w="2268" w:type="dxa"/>
            <w:vMerge/>
          </w:tcPr>
          <w:p w14:paraId="12F29E3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0AD099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Jansse van Schagen per 2 mesi</w:t>
            </w:r>
          </w:p>
        </w:tc>
        <w:tc>
          <w:tcPr>
            <w:tcW w:w="1559" w:type="dxa"/>
          </w:tcPr>
          <w:p w14:paraId="0954A1C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7D6DE8F0" w14:textId="77777777">
        <w:tc>
          <w:tcPr>
            <w:tcW w:w="2268" w:type="dxa"/>
            <w:vMerge/>
          </w:tcPr>
          <w:p w14:paraId="2EE2165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80C0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Zuytgenn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9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Jans van Schagen per 2 mesi</w:t>
            </w:r>
          </w:p>
        </w:tc>
        <w:tc>
          <w:tcPr>
            <w:tcW w:w="1559" w:type="dxa"/>
          </w:tcPr>
          <w:p w14:paraId="1064932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2DE756E7" w14:textId="77777777">
        <w:tc>
          <w:tcPr>
            <w:tcW w:w="2268" w:type="dxa"/>
            <w:vMerge/>
          </w:tcPr>
          <w:p w14:paraId="7C8E365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6C850B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Melchior Bartelssen van Hamburch per 2 mesi</w:t>
            </w:r>
          </w:p>
        </w:tc>
        <w:tc>
          <w:tcPr>
            <w:tcW w:w="1559" w:type="dxa"/>
          </w:tcPr>
          <w:p w14:paraId="7DCC9E7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F7427" w:rsidRPr="002A6193" w14:paraId="233CE216" w14:textId="77777777">
        <w:tc>
          <w:tcPr>
            <w:tcW w:w="2268" w:type="dxa"/>
            <w:vMerge/>
          </w:tcPr>
          <w:p w14:paraId="1EFDAD8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4F67361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Jansse van Donelyn per 2 mesi</w:t>
            </w:r>
          </w:p>
        </w:tc>
        <w:tc>
          <w:tcPr>
            <w:tcW w:w="1559" w:type="dxa"/>
          </w:tcPr>
          <w:p w14:paraId="7DB4FC3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68B906EC" w14:textId="77777777">
        <w:tc>
          <w:tcPr>
            <w:tcW w:w="2268" w:type="dxa"/>
            <w:vMerge/>
          </w:tcPr>
          <w:p w14:paraId="71BA35A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FA8B1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Heindrich Thyssen van Essendelft per 2 mesi</w:t>
            </w:r>
          </w:p>
        </w:tc>
        <w:tc>
          <w:tcPr>
            <w:tcW w:w="1559" w:type="dxa"/>
          </w:tcPr>
          <w:p w14:paraId="55B3AB2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5FE2CD39" w14:textId="77777777">
        <w:tc>
          <w:tcPr>
            <w:tcW w:w="2268" w:type="dxa"/>
            <w:vMerge/>
          </w:tcPr>
          <w:p w14:paraId="1D4B883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5B48E5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Sibrant Pieterssen van Dort per 2 mesi</w:t>
            </w:r>
          </w:p>
        </w:tc>
        <w:tc>
          <w:tcPr>
            <w:tcW w:w="1559" w:type="dxa"/>
          </w:tcPr>
          <w:p w14:paraId="2AC4EDC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F7427" w:rsidRPr="002A6193" w14:paraId="56E2C94E" w14:textId="77777777">
        <w:tc>
          <w:tcPr>
            <w:tcW w:w="2268" w:type="dxa"/>
            <w:vMerge/>
          </w:tcPr>
          <w:p w14:paraId="1AE7ED0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E7E1AC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Harman Otsse van Jeveren, schapato con 16 fiorini per 2 mesi |</w:t>
            </w:r>
          </w:p>
        </w:tc>
        <w:tc>
          <w:tcPr>
            <w:tcW w:w="1559" w:type="dxa"/>
          </w:tcPr>
          <w:p w14:paraId="56D57B2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AF7427" w:rsidRPr="002A6193" w14:paraId="000060FA" w14:textId="77777777">
        <w:tc>
          <w:tcPr>
            <w:tcW w:w="2268" w:type="dxa"/>
            <w:vMerge/>
          </w:tcPr>
          <w:p w14:paraId="5551A76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88EF93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Lubbertsse van Emden per 2 mesi</w:t>
            </w:r>
          </w:p>
        </w:tc>
        <w:tc>
          <w:tcPr>
            <w:tcW w:w="1559" w:type="dxa"/>
          </w:tcPr>
          <w:p w14:paraId="5FFCCAE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F7427" w:rsidRPr="002A6193" w14:paraId="0727E578" w14:textId="77777777">
        <w:tc>
          <w:tcPr>
            <w:tcW w:w="2268" w:type="dxa"/>
            <w:vMerge/>
          </w:tcPr>
          <w:p w14:paraId="299509A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59EF872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Hemansse van Noorden per 2 mesi</w:t>
            </w:r>
          </w:p>
        </w:tc>
        <w:tc>
          <w:tcPr>
            <w:tcW w:w="1559" w:type="dxa"/>
          </w:tcPr>
          <w:p w14:paraId="4EAE135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794A7C1D" w14:textId="77777777">
        <w:tc>
          <w:tcPr>
            <w:tcW w:w="2268" w:type="dxa"/>
            <w:vMerge/>
          </w:tcPr>
          <w:p w14:paraId="209AD44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ECF988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Christiaen Goos van Horl per 2 mesi</w:t>
            </w:r>
          </w:p>
        </w:tc>
        <w:tc>
          <w:tcPr>
            <w:tcW w:w="1559" w:type="dxa"/>
          </w:tcPr>
          <w:p w14:paraId="2D1AD42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10B9E3BD" w14:textId="77777777">
        <w:tc>
          <w:tcPr>
            <w:tcW w:w="2268" w:type="dxa"/>
            <w:vMerge/>
          </w:tcPr>
          <w:p w14:paraId="3988667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0CF958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Jansse van Ossane per 2 mesi</w:t>
            </w:r>
          </w:p>
        </w:tc>
        <w:tc>
          <w:tcPr>
            <w:tcW w:w="1559" w:type="dxa"/>
          </w:tcPr>
          <w:p w14:paraId="76A7717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04951DA8" w14:textId="77777777">
        <w:tc>
          <w:tcPr>
            <w:tcW w:w="2268" w:type="dxa"/>
            <w:vMerge/>
          </w:tcPr>
          <w:p w14:paraId="466291F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E86956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Claessen van Jesp per 2 mesi</w:t>
            </w:r>
          </w:p>
        </w:tc>
        <w:tc>
          <w:tcPr>
            <w:tcW w:w="1559" w:type="dxa"/>
          </w:tcPr>
          <w:p w14:paraId="1C1FA1F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342806E7" w14:textId="77777777">
        <w:tc>
          <w:tcPr>
            <w:tcW w:w="2268" w:type="dxa"/>
            <w:vMerge/>
          </w:tcPr>
          <w:p w14:paraId="679F6DD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A462A6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Liuert Kuordessen van Hamburch per 2 mesi</w:t>
            </w:r>
          </w:p>
        </w:tc>
        <w:tc>
          <w:tcPr>
            <w:tcW w:w="1559" w:type="dxa"/>
          </w:tcPr>
          <w:p w14:paraId="20D55B9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F7427" w:rsidRPr="002A6193" w14:paraId="202020B0" w14:textId="77777777">
        <w:tc>
          <w:tcPr>
            <w:tcW w:w="2268" w:type="dxa"/>
            <w:vMerge/>
          </w:tcPr>
          <w:p w14:paraId="7E9D8B3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CF342E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Sieckefriens van Emden per 2 mesi</w:t>
            </w:r>
          </w:p>
        </w:tc>
        <w:tc>
          <w:tcPr>
            <w:tcW w:w="1559" w:type="dxa"/>
          </w:tcPr>
          <w:p w14:paraId="1B5B7EE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10F95CEA" w14:textId="77777777">
        <w:tc>
          <w:tcPr>
            <w:tcW w:w="2268" w:type="dxa"/>
            <w:vMerge/>
          </w:tcPr>
          <w:p w14:paraId="0B92BF5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7C2C69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Cornelissen van Leyen per 2 mesi</w:t>
            </w:r>
          </w:p>
        </w:tc>
        <w:tc>
          <w:tcPr>
            <w:tcW w:w="1559" w:type="dxa"/>
          </w:tcPr>
          <w:p w14:paraId="264A71B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F7427" w:rsidRPr="002A6193" w14:paraId="601301DF" w14:textId="77777777">
        <w:tc>
          <w:tcPr>
            <w:tcW w:w="2268" w:type="dxa"/>
            <w:vMerge/>
          </w:tcPr>
          <w:p w14:paraId="496E31E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37D744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Willem Jansse van Amsterdam per 2 mesi</w:t>
            </w:r>
          </w:p>
        </w:tc>
        <w:tc>
          <w:tcPr>
            <w:tcW w:w="1559" w:type="dxa"/>
          </w:tcPr>
          <w:p w14:paraId="1EE2062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F7427" w:rsidRPr="002A6193" w14:paraId="0D1A411F" w14:textId="77777777">
        <w:tc>
          <w:tcPr>
            <w:tcW w:w="2268" w:type="dxa"/>
            <w:vMerge w:val="restart"/>
          </w:tcPr>
          <w:p w14:paraId="543BC3F1" w14:textId="77777777" w:rsidR="00B54D20" w:rsidRPr="002A6193" w:rsidRDefault="001C313F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</w:t>
            </w:r>
          </w:p>
        </w:tc>
        <w:tc>
          <w:tcPr>
            <w:tcW w:w="5812" w:type="dxa"/>
          </w:tcPr>
          <w:p w14:paraId="13D8DF0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Albert</w:t>
            </w:r>
            <w:r w:rsidR="00DF58AE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Pieterssen van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 Kuynder per 2 mesi</w:t>
            </w:r>
          </w:p>
        </w:tc>
        <w:tc>
          <w:tcPr>
            <w:tcW w:w="1559" w:type="dxa"/>
          </w:tcPr>
          <w:p w14:paraId="01F0C74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1A4A2D8D" w14:textId="77777777">
        <w:tc>
          <w:tcPr>
            <w:tcW w:w="2268" w:type="dxa"/>
            <w:vMerge/>
          </w:tcPr>
          <w:p w14:paraId="4340F09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D59E54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Claesse van Amsterdam per 2 mesi</w:t>
            </w:r>
          </w:p>
        </w:tc>
        <w:tc>
          <w:tcPr>
            <w:tcW w:w="1559" w:type="dxa"/>
          </w:tcPr>
          <w:p w14:paraId="6CBC991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28522C02" w14:textId="77777777">
        <w:tc>
          <w:tcPr>
            <w:tcW w:w="2268" w:type="dxa"/>
            <w:vMerge/>
          </w:tcPr>
          <w:p w14:paraId="2AC2293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5B3857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Andries Jorissen van Gorchum per 2 mesi</w:t>
            </w:r>
          </w:p>
        </w:tc>
        <w:tc>
          <w:tcPr>
            <w:tcW w:w="1559" w:type="dxa"/>
          </w:tcPr>
          <w:p w14:paraId="0313C3F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79E3363E" w14:textId="77777777">
        <w:tc>
          <w:tcPr>
            <w:tcW w:w="2268" w:type="dxa"/>
            <w:vMerge/>
          </w:tcPr>
          <w:p w14:paraId="736F089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5A88A3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Thielman Jansse van Ceulen per 2 mesi</w:t>
            </w:r>
          </w:p>
        </w:tc>
        <w:tc>
          <w:tcPr>
            <w:tcW w:w="1559" w:type="dxa"/>
          </w:tcPr>
          <w:p w14:paraId="2DCBAE1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79EEBD1A" w14:textId="77777777">
        <w:tc>
          <w:tcPr>
            <w:tcW w:w="2268" w:type="dxa"/>
            <w:vMerge/>
          </w:tcPr>
          <w:p w14:paraId="1CA4F3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F0DA77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Stoffel Heindricksse van Alsmer per 2 mesi</w:t>
            </w:r>
          </w:p>
        </w:tc>
        <w:tc>
          <w:tcPr>
            <w:tcW w:w="1559" w:type="dxa"/>
          </w:tcPr>
          <w:p w14:paraId="49DE8DB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0C5D7624" w14:textId="77777777">
        <w:tc>
          <w:tcPr>
            <w:tcW w:w="2268" w:type="dxa"/>
            <w:vMerge/>
          </w:tcPr>
          <w:p w14:paraId="56D98D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31CE9C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Simonsse van Haerlem per 2 mesi</w:t>
            </w:r>
          </w:p>
        </w:tc>
        <w:tc>
          <w:tcPr>
            <w:tcW w:w="1559" w:type="dxa"/>
          </w:tcPr>
          <w:p w14:paraId="37427A6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397061F1" w14:textId="77777777">
        <w:tc>
          <w:tcPr>
            <w:tcW w:w="2268" w:type="dxa"/>
            <w:vMerge/>
          </w:tcPr>
          <w:p w14:paraId="7889FE9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0F8096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Maerten Evertssen van Lieuwaerden per 2 mesi</w:t>
            </w:r>
          </w:p>
        </w:tc>
        <w:tc>
          <w:tcPr>
            <w:tcW w:w="1559" w:type="dxa"/>
          </w:tcPr>
          <w:p w14:paraId="268E3AB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7D4AC2BB" w14:textId="77777777">
        <w:tc>
          <w:tcPr>
            <w:tcW w:w="2268" w:type="dxa"/>
            <w:vMerge/>
          </w:tcPr>
          <w:p w14:paraId="276A290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EB3C5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Pieterssen van Haerlem per 2 mesi</w:t>
            </w:r>
          </w:p>
        </w:tc>
        <w:tc>
          <w:tcPr>
            <w:tcW w:w="1559" w:type="dxa"/>
          </w:tcPr>
          <w:p w14:paraId="41B2A40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6EC9132F" w14:textId="77777777">
        <w:tc>
          <w:tcPr>
            <w:tcW w:w="2268" w:type="dxa"/>
            <w:vMerge/>
          </w:tcPr>
          <w:p w14:paraId="381D704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C682BE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Cornelissen van Amsterdam per 2 mesi</w:t>
            </w:r>
          </w:p>
        </w:tc>
        <w:tc>
          <w:tcPr>
            <w:tcW w:w="1559" w:type="dxa"/>
          </w:tcPr>
          <w:p w14:paraId="23682E6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0D8009BD" w14:textId="77777777">
        <w:tc>
          <w:tcPr>
            <w:tcW w:w="2268" w:type="dxa"/>
            <w:vMerge/>
          </w:tcPr>
          <w:p w14:paraId="32F1F64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780B89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Eelckelssen van Haerlinghen per 2 mesi</w:t>
            </w:r>
          </w:p>
        </w:tc>
        <w:tc>
          <w:tcPr>
            <w:tcW w:w="1559" w:type="dxa"/>
          </w:tcPr>
          <w:p w14:paraId="70371DD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4198135C" w14:textId="77777777">
        <w:tc>
          <w:tcPr>
            <w:tcW w:w="2268" w:type="dxa"/>
            <w:vMerge/>
          </w:tcPr>
          <w:p w14:paraId="0402424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5B61EA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Reymont Janssen van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97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Leyen per 2 mesi</w:t>
            </w:r>
          </w:p>
        </w:tc>
        <w:tc>
          <w:tcPr>
            <w:tcW w:w="1559" w:type="dxa"/>
          </w:tcPr>
          <w:p w14:paraId="16C2934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AF7427" w:rsidRPr="002A6193" w14:paraId="7696865A" w14:textId="77777777">
        <w:tc>
          <w:tcPr>
            <w:tcW w:w="2268" w:type="dxa"/>
            <w:vMerge/>
          </w:tcPr>
          <w:p w14:paraId="022B75B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850617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Arent Jansse van Deventer per 2 mesi</w:t>
            </w:r>
          </w:p>
        </w:tc>
        <w:tc>
          <w:tcPr>
            <w:tcW w:w="1559" w:type="dxa"/>
          </w:tcPr>
          <w:p w14:paraId="1EB73C7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</w:tbl>
    <w:p w14:paraId="07AD1998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276v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7594883B" w14:textId="77777777">
        <w:tc>
          <w:tcPr>
            <w:tcW w:w="2268" w:type="dxa"/>
            <w:vMerge w:val="restart"/>
          </w:tcPr>
          <w:p w14:paraId="16BB891B" w14:textId="77777777" w:rsidR="00B54D20" w:rsidRPr="002A6193" w:rsidRDefault="001C313F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arsoni</w:t>
            </w:r>
          </w:p>
        </w:tc>
        <w:tc>
          <w:tcPr>
            <w:tcW w:w="5812" w:type="dxa"/>
          </w:tcPr>
          <w:p w14:paraId="33877CB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Heindricksse van Edam per 2 mesi</w:t>
            </w:r>
          </w:p>
        </w:tc>
        <w:tc>
          <w:tcPr>
            <w:tcW w:w="1559" w:type="dxa"/>
          </w:tcPr>
          <w:p w14:paraId="6FC8634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148DDDAB" w14:textId="77777777">
        <w:tc>
          <w:tcPr>
            <w:tcW w:w="2268" w:type="dxa"/>
            <w:vMerge/>
          </w:tcPr>
          <w:p w14:paraId="5E3B348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05BB51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Wouter Cornelissen van Diomen per 2 mesi</w:t>
            </w:r>
          </w:p>
        </w:tc>
        <w:tc>
          <w:tcPr>
            <w:tcW w:w="1559" w:type="dxa"/>
          </w:tcPr>
          <w:p w14:paraId="793F82E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6340CA97" w14:textId="77777777">
        <w:tc>
          <w:tcPr>
            <w:tcW w:w="2268" w:type="dxa"/>
            <w:vMerge/>
          </w:tcPr>
          <w:p w14:paraId="217DA57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C409BF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Dirick Gerrisse van Woerden per 2 mesi</w:t>
            </w:r>
          </w:p>
        </w:tc>
        <w:tc>
          <w:tcPr>
            <w:tcW w:w="1559" w:type="dxa"/>
          </w:tcPr>
          <w:p w14:paraId="05AD451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49EBC940" w14:textId="77777777">
        <w:tc>
          <w:tcPr>
            <w:tcW w:w="2268" w:type="dxa"/>
            <w:vMerge w:val="restart"/>
          </w:tcPr>
          <w:p w14:paraId="47A8DC05" w14:textId="77777777" w:rsidR="00B54D20" w:rsidRPr="002A6193" w:rsidRDefault="001C313F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ozzi</w:t>
            </w:r>
          </w:p>
        </w:tc>
        <w:tc>
          <w:tcPr>
            <w:tcW w:w="5812" w:type="dxa"/>
          </w:tcPr>
          <w:p w14:paraId="340D8B8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Janssen van Edam per 2 mesi</w:t>
            </w:r>
          </w:p>
        </w:tc>
        <w:tc>
          <w:tcPr>
            <w:tcW w:w="1559" w:type="dxa"/>
          </w:tcPr>
          <w:p w14:paraId="06AD859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0E5B0193" w14:textId="77777777">
        <w:tc>
          <w:tcPr>
            <w:tcW w:w="2268" w:type="dxa"/>
            <w:vMerge/>
          </w:tcPr>
          <w:p w14:paraId="759487B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E26A3A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Barent Pieterssen van Edam per 2 mesi</w:t>
            </w:r>
          </w:p>
        </w:tc>
        <w:tc>
          <w:tcPr>
            <w:tcW w:w="1559" w:type="dxa"/>
          </w:tcPr>
          <w:p w14:paraId="0B60745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39D8F621" w14:textId="77777777">
        <w:tc>
          <w:tcPr>
            <w:tcW w:w="2268" w:type="dxa"/>
            <w:vMerge/>
          </w:tcPr>
          <w:p w14:paraId="545816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253E78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Loduwyckssen van Amsterdam per 2 mesi</w:t>
            </w:r>
          </w:p>
        </w:tc>
        <w:tc>
          <w:tcPr>
            <w:tcW w:w="1559" w:type="dxa"/>
          </w:tcPr>
          <w:p w14:paraId="77E57C2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64905BB5" w14:textId="77777777">
        <w:tc>
          <w:tcPr>
            <w:tcW w:w="2268" w:type="dxa"/>
            <w:vMerge/>
          </w:tcPr>
          <w:p w14:paraId="5367238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6CB068D" w14:textId="77777777" w:rsidR="00B54D20" w:rsidRPr="002A6193" w:rsidRDefault="0098090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Namingh Naminghesse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 Lemmer per 2 mesi</w:t>
            </w:r>
          </w:p>
        </w:tc>
        <w:tc>
          <w:tcPr>
            <w:tcW w:w="1559" w:type="dxa"/>
          </w:tcPr>
          <w:p w14:paraId="25C7298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442A4A41" w14:textId="77777777">
        <w:tc>
          <w:tcPr>
            <w:tcW w:w="2268" w:type="dxa"/>
            <w:vMerge/>
          </w:tcPr>
          <w:p w14:paraId="111B15C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71F6A2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Robbertsse per 2 mesi</w:t>
            </w:r>
          </w:p>
        </w:tc>
        <w:tc>
          <w:tcPr>
            <w:tcW w:w="1559" w:type="dxa"/>
          </w:tcPr>
          <w:p w14:paraId="6B3750F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</w:tbl>
    <w:p w14:paraId="256F8BBD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43508942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277r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65105A91" w14:textId="77777777">
        <w:tc>
          <w:tcPr>
            <w:tcW w:w="2268" w:type="dxa"/>
          </w:tcPr>
          <w:p w14:paraId="03AE7A4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Capitano</w:t>
            </w:r>
          </w:p>
        </w:tc>
        <w:tc>
          <w:tcPr>
            <w:tcW w:w="5812" w:type="dxa"/>
          </w:tcPr>
          <w:p w14:paraId="5795AC5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Haeck van Amsterdam |</w:t>
            </w:r>
          </w:p>
        </w:tc>
        <w:tc>
          <w:tcPr>
            <w:tcW w:w="1559" w:type="dxa"/>
            <w:vAlign w:val="bottom"/>
          </w:tcPr>
          <w:p w14:paraId="2401687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6246650" w14:textId="77777777">
        <w:tc>
          <w:tcPr>
            <w:tcW w:w="2268" w:type="dxa"/>
          </w:tcPr>
          <w:p w14:paraId="3F6F4A43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uogotenente</w:t>
            </w:r>
          </w:p>
        </w:tc>
        <w:tc>
          <w:tcPr>
            <w:tcW w:w="5812" w:type="dxa"/>
          </w:tcPr>
          <w:p w14:paraId="2B80C129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Heindrick Heindrickssen van Amsterdam per 2 mesi</w:t>
            </w:r>
          </w:p>
        </w:tc>
        <w:tc>
          <w:tcPr>
            <w:tcW w:w="1559" w:type="dxa"/>
            <w:vAlign w:val="bottom"/>
          </w:tcPr>
          <w:p w14:paraId="057F0D0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76 |</w:t>
            </w:r>
          </w:p>
        </w:tc>
      </w:tr>
      <w:tr w:rsidR="00B54D20" w:rsidRPr="002A6193" w14:paraId="622CC226" w14:textId="77777777">
        <w:tc>
          <w:tcPr>
            <w:tcW w:w="2268" w:type="dxa"/>
          </w:tcPr>
          <w:p w14:paraId="6D760CE9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atron</w:t>
            </w:r>
          </w:p>
        </w:tc>
        <w:tc>
          <w:tcPr>
            <w:tcW w:w="5812" w:type="dxa"/>
          </w:tcPr>
          <w:p w14:paraId="64DA3E9A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Evert Heindricksse van Arveren</w:t>
            </w:r>
            <w:r w:rsidR="005B3F32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val="en-US" w:eastAsia="hi-IN" w:bidi="hi-IN"/>
              </w:rPr>
              <w:footnoteReference w:id="998"/>
            </w: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23A092C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7EECF55A" w14:textId="77777777">
        <w:tc>
          <w:tcPr>
            <w:tcW w:w="2268" w:type="dxa"/>
          </w:tcPr>
          <w:p w14:paraId="6A21196C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ilota</w:t>
            </w:r>
          </w:p>
        </w:tc>
        <w:tc>
          <w:tcPr>
            <w:tcW w:w="5812" w:type="dxa"/>
          </w:tcPr>
          <w:p w14:paraId="12D93A7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Gerritsse van Amsterdam per 2 mesi</w:t>
            </w:r>
          </w:p>
        </w:tc>
        <w:tc>
          <w:tcPr>
            <w:tcW w:w="1559" w:type="dxa"/>
            <w:vAlign w:val="bottom"/>
          </w:tcPr>
          <w:p w14:paraId="32A4FF9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72 |</w:t>
            </w:r>
          </w:p>
        </w:tc>
      </w:tr>
      <w:tr w:rsidR="00B54D20" w:rsidRPr="002A6193" w14:paraId="55544C88" w14:textId="77777777">
        <w:tc>
          <w:tcPr>
            <w:tcW w:w="2268" w:type="dxa"/>
          </w:tcPr>
          <w:p w14:paraId="638D66D1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ilota miror</w:t>
            </w:r>
          </w:p>
        </w:tc>
        <w:tc>
          <w:tcPr>
            <w:tcW w:w="5812" w:type="dxa"/>
          </w:tcPr>
          <w:p w14:paraId="42AE5A22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Jacobssen van Amsterdam per 2 mesi</w:t>
            </w:r>
          </w:p>
        </w:tc>
        <w:tc>
          <w:tcPr>
            <w:tcW w:w="1559" w:type="dxa"/>
            <w:vAlign w:val="bottom"/>
          </w:tcPr>
          <w:p w14:paraId="35C4AE0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999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239E2F1D" w14:textId="77777777">
        <w:tc>
          <w:tcPr>
            <w:tcW w:w="2268" w:type="dxa"/>
          </w:tcPr>
          <w:p w14:paraId="1E08D407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entilhuomo et scrivano</w:t>
            </w:r>
          </w:p>
        </w:tc>
        <w:tc>
          <w:tcPr>
            <w:tcW w:w="5812" w:type="dxa"/>
          </w:tcPr>
          <w:p w14:paraId="53BAC31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Dirck van Veen per 2 mesi</w:t>
            </w:r>
          </w:p>
        </w:tc>
        <w:tc>
          <w:tcPr>
            <w:tcW w:w="1559" w:type="dxa"/>
            <w:vAlign w:val="bottom"/>
          </w:tcPr>
          <w:p w14:paraId="3EDC470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25F43AE2" w14:textId="77777777">
        <w:tc>
          <w:tcPr>
            <w:tcW w:w="2268" w:type="dxa"/>
            <w:vMerge w:val="restart"/>
          </w:tcPr>
          <w:p w14:paraId="06823545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ppointadi</w:t>
            </w:r>
          </w:p>
        </w:tc>
        <w:tc>
          <w:tcPr>
            <w:tcW w:w="5812" w:type="dxa"/>
          </w:tcPr>
          <w:p w14:paraId="4C42415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Christiaen de Langhe van Dordrecht per 2 mesi</w:t>
            </w:r>
          </w:p>
        </w:tc>
        <w:tc>
          <w:tcPr>
            <w:tcW w:w="1559" w:type="dxa"/>
            <w:vAlign w:val="bottom"/>
          </w:tcPr>
          <w:p w14:paraId="24D1F6C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1BDE43D1" w14:textId="77777777">
        <w:tc>
          <w:tcPr>
            <w:tcW w:w="2268" w:type="dxa"/>
            <w:vMerge/>
          </w:tcPr>
          <w:p w14:paraId="2583B1B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8467DFF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Jeronimus Haeck van Amsterdam per 2 mesi</w:t>
            </w:r>
          </w:p>
        </w:tc>
        <w:tc>
          <w:tcPr>
            <w:tcW w:w="1559" w:type="dxa"/>
            <w:vAlign w:val="bottom"/>
          </w:tcPr>
          <w:p w14:paraId="535C6D6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75C9EF29" w14:textId="77777777">
        <w:tc>
          <w:tcPr>
            <w:tcW w:w="2268" w:type="dxa"/>
            <w:vMerge/>
          </w:tcPr>
          <w:p w14:paraId="38DC674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A727A5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Evertsse van Scool per 2 mesi</w:t>
            </w:r>
          </w:p>
        </w:tc>
        <w:tc>
          <w:tcPr>
            <w:tcW w:w="1559" w:type="dxa"/>
            <w:vAlign w:val="bottom"/>
          </w:tcPr>
          <w:p w14:paraId="14CC1EE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24B6FF3A" w14:textId="77777777">
        <w:tc>
          <w:tcPr>
            <w:tcW w:w="2268" w:type="dxa"/>
          </w:tcPr>
          <w:p w14:paraId="5EE8EC08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ochiero</w:t>
            </w:r>
          </w:p>
        </w:tc>
        <w:tc>
          <w:tcPr>
            <w:tcW w:w="5812" w:type="dxa"/>
          </w:tcPr>
          <w:p w14:paraId="28B3DD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Theunis Jansse van Winckel per 2 mesi</w:t>
            </w:r>
          </w:p>
        </w:tc>
        <w:tc>
          <w:tcPr>
            <w:tcW w:w="1559" w:type="dxa"/>
            <w:vAlign w:val="bottom"/>
          </w:tcPr>
          <w:p w14:paraId="174DF4D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5669FE25" w14:textId="77777777">
        <w:tc>
          <w:tcPr>
            <w:tcW w:w="2268" w:type="dxa"/>
          </w:tcPr>
          <w:p w14:paraId="1B6A181C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502B9AF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Adriaen Claessen van Hensbrouck per 2 mesi</w:t>
            </w:r>
          </w:p>
        </w:tc>
        <w:tc>
          <w:tcPr>
            <w:tcW w:w="1559" w:type="dxa"/>
            <w:vAlign w:val="bottom"/>
          </w:tcPr>
          <w:p w14:paraId="33E43FA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507F47E5" w14:textId="77777777">
        <w:tc>
          <w:tcPr>
            <w:tcW w:w="2268" w:type="dxa"/>
          </w:tcPr>
          <w:p w14:paraId="3B47B88B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enese</w:t>
            </w:r>
          </w:p>
        </w:tc>
        <w:tc>
          <w:tcPr>
            <w:tcW w:w="5812" w:type="dxa"/>
          </w:tcPr>
          <w:p w14:paraId="497F83F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Claessen van Winckel per 2 mesi</w:t>
            </w:r>
          </w:p>
        </w:tc>
        <w:tc>
          <w:tcPr>
            <w:tcW w:w="1559" w:type="dxa"/>
            <w:vAlign w:val="bottom"/>
          </w:tcPr>
          <w:p w14:paraId="3BF5670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668301B3" w14:textId="77777777">
        <w:tc>
          <w:tcPr>
            <w:tcW w:w="2268" w:type="dxa"/>
          </w:tcPr>
          <w:p w14:paraId="3DF604CB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2222A91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Cornelissen van Memelick per 2 mesi</w:t>
            </w:r>
          </w:p>
        </w:tc>
        <w:tc>
          <w:tcPr>
            <w:tcW w:w="1559" w:type="dxa"/>
            <w:vAlign w:val="bottom"/>
          </w:tcPr>
          <w:p w14:paraId="26BE1D9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6519E5E9" w14:textId="77777777">
        <w:tc>
          <w:tcPr>
            <w:tcW w:w="2268" w:type="dxa"/>
            <w:vMerge w:val="restart"/>
          </w:tcPr>
          <w:p w14:paraId="4AE51EEC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q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uartiermastri</w:t>
            </w:r>
          </w:p>
        </w:tc>
        <w:tc>
          <w:tcPr>
            <w:tcW w:w="5812" w:type="dxa"/>
          </w:tcPr>
          <w:p w14:paraId="52E016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Michiel Cornelissen van Alchmaer per 2 mesi</w:t>
            </w:r>
          </w:p>
        </w:tc>
        <w:tc>
          <w:tcPr>
            <w:tcW w:w="1559" w:type="dxa"/>
            <w:vAlign w:val="bottom"/>
          </w:tcPr>
          <w:p w14:paraId="79DE6D7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11469E4A" w14:textId="77777777">
        <w:tc>
          <w:tcPr>
            <w:tcW w:w="2268" w:type="dxa"/>
            <w:vMerge/>
          </w:tcPr>
          <w:p w14:paraId="2D9615B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1CB701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Corssen van Restvan per 2 mesi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00"/>
            </w:r>
          </w:p>
        </w:tc>
        <w:tc>
          <w:tcPr>
            <w:tcW w:w="1559" w:type="dxa"/>
            <w:vAlign w:val="bottom"/>
          </w:tcPr>
          <w:p w14:paraId="2498B43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12F3E0E2" w14:textId="77777777">
        <w:tc>
          <w:tcPr>
            <w:tcW w:w="2268" w:type="dxa"/>
            <w:vMerge/>
          </w:tcPr>
          <w:p w14:paraId="5D333D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1CA1477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Heindrick Heindrickssen van Emden per 2 mesi</w:t>
            </w:r>
          </w:p>
        </w:tc>
        <w:tc>
          <w:tcPr>
            <w:tcW w:w="1559" w:type="dxa"/>
            <w:vAlign w:val="bottom"/>
          </w:tcPr>
          <w:p w14:paraId="107FD3F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04C6BE80" w14:textId="77777777">
        <w:tc>
          <w:tcPr>
            <w:tcW w:w="2268" w:type="dxa"/>
            <w:vMerge w:val="restart"/>
          </w:tcPr>
          <w:p w14:paraId="31070762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rombetti</w:t>
            </w:r>
          </w:p>
        </w:tc>
        <w:tc>
          <w:tcPr>
            <w:tcW w:w="5812" w:type="dxa"/>
          </w:tcPr>
          <w:p w14:paraId="75B306CD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Claes Janssen van Amsterdam per 2 mesi </w:t>
            </w:r>
          </w:p>
        </w:tc>
        <w:tc>
          <w:tcPr>
            <w:tcW w:w="1559" w:type="dxa"/>
            <w:vAlign w:val="bottom"/>
          </w:tcPr>
          <w:p w14:paraId="7018DC4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582C8B72" w14:textId="77777777">
        <w:tc>
          <w:tcPr>
            <w:tcW w:w="2268" w:type="dxa"/>
            <w:vMerge/>
          </w:tcPr>
          <w:p w14:paraId="5786E4F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D0B38AA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Willemssen van Noorden per 2 mesi</w:t>
            </w:r>
          </w:p>
        </w:tc>
        <w:tc>
          <w:tcPr>
            <w:tcW w:w="1559" w:type="dxa"/>
            <w:vAlign w:val="bottom"/>
          </w:tcPr>
          <w:p w14:paraId="6289B68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7CC52D5B" w14:textId="77777777">
        <w:tc>
          <w:tcPr>
            <w:tcW w:w="2268" w:type="dxa"/>
            <w:vMerge w:val="restart"/>
          </w:tcPr>
          <w:p w14:paraId="3FEE80E9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arangon</w:t>
            </w:r>
          </w:p>
        </w:tc>
        <w:tc>
          <w:tcPr>
            <w:tcW w:w="5812" w:type="dxa"/>
          </w:tcPr>
          <w:p w14:paraId="3BD4451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Meyn van Sardam per 2 mesi</w:t>
            </w:r>
          </w:p>
        </w:tc>
        <w:tc>
          <w:tcPr>
            <w:tcW w:w="1559" w:type="dxa"/>
            <w:vAlign w:val="bottom"/>
          </w:tcPr>
          <w:p w14:paraId="596B19A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52 |</w:t>
            </w:r>
          </w:p>
        </w:tc>
      </w:tr>
      <w:tr w:rsidR="00B54D20" w:rsidRPr="002A6193" w14:paraId="38447998" w14:textId="77777777">
        <w:tc>
          <w:tcPr>
            <w:tcW w:w="2268" w:type="dxa"/>
            <w:vMerge/>
          </w:tcPr>
          <w:p w14:paraId="3369F3A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2B4D6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Claessen van Sardam per 2 mesi</w:t>
            </w:r>
          </w:p>
        </w:tc>
        <w:tc>
          <w:tcPr>
            <w:tcW w:w="1559" w:type="dxa"/>
            <w:vAlign w:val="bottom"/>
          </w:tcPr>
          <w:p w14:paraId="6EA4830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5F740BFE" w14:textId="77777777">
        <w:tc>
          <w:tcPr>
            <w:tcW w:w="2268" w:type="dxa"/>
          </w:tcPr>
          <w:p w14:paraId="35F98DF7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marangon</w:t>
            </w:r>
          </w:p>
        </w:tc>
        <w:tc>
          <w:tcPr>
            <w:tcW w:w="5812" w:type="dxa"/>
          </w:tcPr>
          <w:p w14:paraId="41C81D1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Frans Pieterssen van Houtewael per 2 mesi</w:t>
            </w:r>
          </w:p>
        </w:tc>
        <w:tc>
          <w:tcPr>
            <w:tcW w:w="1559" w:type="dxa"/>
            <w:vAlign w:val="bottom"/>
          </w:tcPr>
          <w:p w14:paraId="3510C57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109B40F3" w14:textId="77777777">
        <w:tc>
          <w:tcPr>
            <w:tcW w:w="2268" w:type="dxa"/>
          </w:tcPr>
          <w:p w14:paraId="01FCFE19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elaro</w:t>
            </w:r>
          </w:p>
        </w:tc>
        <w:tc>
          <w:tcPr>
            <w:tcW w:w="5812" w:type="dxa"/>
          </w:tcPr>
          <w:p w14:paraId="61ACAAF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Claessen van Jeveren per 2 mesi</w:t>
            </w:r>
          </w:p>
        </w:tc>
        <w:tc>
          <w:tcPr>
            <w:tcW w:w="1559" w:type="dxa"/>
            <w:vAlign w:val="bottom"/>
          </w:tcPr>
          <w:p w14:paraId="3828CF0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4F26A889" w14:textId="77777777">
        <w:tc>
          <w:tcPr>
            <w:tcW w:w="2268" w:type="dxa"/>
          </w:tcPr>
          <w:p w14:paraId="2F1751FE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arbier</w:t>
            </w:r>
          </w:p>
        </w:tc>
        <w:tc>
          <w:tcPr>
            <w:tcW w:w="5812" w:type="dxa"/>
          </w:tcPr>
          <w:p w14:paraId="2CB13B17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Joost Kennissebruck van Ousburch per 2 mesi</w:t>
            </w:r>
          </w:p>
        </w:tc>
        <w:tc>
          <w:tcPr>
            <w:tcW w:w="1559" w:type="dxa"/>
            <w:vAlign w:val="bottom"/>
          </w:tcPr>
          <w:p w14:paraId="2634B59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2DAC6050" w14:textId="77777777">
        <w:tc>
          <w:tcPr>
            <w:tcW w:w="2268" w:type="dxa"/>
          </w:tcPr>
          <w:p w14:paraId="191C6B56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724E745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Heindrik Cornelissen van Amsterdam per 2 mesi</w:t>
            </w:r>
          </w:p>
        </w:tc>
        <w:tc>
          <w:tcPr>
            <w:tcW w:w="1559" w:type="dxa"/>
            <w:vAlign w:val="bottom"/>
          </w:tcPr>
          <w:p w14:paraId="46D327D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22 |</w:t>
            </w:r>
          </w:p>
        </w:tc>
      </w:tr>
      <w:tr w:rsidR="00B54D20" w:rsidRPr="002A6193" w14:paraId="3644846F" w14:textId="77777777">
        <w:tc>
          <w:tcPr>
            <w:tcW w:w="2268" w:type="dxa"/>
          </w:tcPr>
          <w:p w14:paraId="48F7A48B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ogo</w:t>
            </w:r>
          </w:p>
        </w:tc>
        <w:tc>
          <w:tcPr>
            <w:tcW w:w="5812" w:type="dxa"/>
          </w:tcPr>
          <w:p w14:paraId="5F704D4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Heindrik Evertssen vant Blie per 2 mesi</w:t>
            </w:r>
          </w:p>
        </w:tc>
        <w:tc>
          <w:tcPr>
            <w:tcW w:w="1559" w:type="dxa"/>
            <w:vAlign w:val="bottom"/>
          </w:tcPr>
          <w:p w14:paraId="72515C0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67850924" w14:textId="77777777">
        <w:tc>
          <w:tcPr>
            <w:tcW w:w="2268" w:type="dxa"/>
          </w:tcPr>
          <w:p w14:paraId="7D9974F5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0328C4A8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Heindrick Arentssen van Antwerpen per 2 mesi</w:t>
            </w:r>
          </w:p>
        </w:tc>
        <w:tc>
          <w:tcPr>
            <w:tcW w:w="1559" w:type="dxa"/>
            <w:vAlign w:val="bottom"/>
          </w:tcPr>
          <w:p w14:paraId="4E0D190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96225DE" w14:textId="77777777">
        <w:tc>
          <w:tcPr>
            <w:tcW w:w="2268" w:type="dxa"/>
          </w:tcPr>
          <w:p w14:paraId="75BC8962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rovosto</w:t>
            </w:r>
          </w:p>
        </w:tc>
        <w:tc>
          <w:tcPr>
            <w:tcW w:w="5812" w:type="dxa"/>
          </w:tcPr>
          <w:p w14:paraId="5CEF769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Lubbert Hermanssen van Emden per 2 mesi</w:t>
            </w:r>
          </w:p>
        </w:tc>
        <w:tc>
          <w:tcPr>
            <w:tcW w:w="1559" w:type="dxa"/>
            <w:vAlign w:val="bottom"/>
          </w:tcPr>
          <w:p w14:paraId="69A5D17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777B16F9" w14:textId="77777777">
        <w:tc>
          <w:tcPr>
            <w:tcW w:w="2268" w:type="dxa"/>
            <w:vMerge w:val="restart"/>
          </w:tcPr>
          <w:p w14:paraId="65536261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 bombardieri</w:t>
            </w:r>
          </w:p>
        </w:tc>
        <w:tc>
          <w:tcPr>
            <w:tcW w:w="5812" w:type="dxa"/>
          </w:tcPr>
          <w:p w14:paraId="4AF20DF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Jansse van Berckho</w:t>
            </w:r>
            <w:r w:rsidR="006308AB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rne per 2 mesi</w:t>
            </w:r>
          </w:p>
        </w:tc>
        <w:tc>
          <w:tcPr>
            <w:tcW w:w="1559" w:type="dxa"/>
            <w:vAlign w:val="bottom"/>
          </w:tcPr>
          <w:p w14:paraId="430D7CD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21FC4BD8" w14:textId="77777777">
        <w:tc>
          <w:tcPr>
            <w:tcW w:w="2268" w:type="dxa"/>
            <w:vMerge/>
          </w:tcPr>
          <w:p w14:paraId="482D4A9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C944221" w14:textId="77777777" w:rsidR="00B54D20" w:rsidRPr="002A6193" w:rsidRDefault="006308AB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Siew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ert Pieterssen van Baeck per 2 mesi</w:t>
            </w:r>
          </w:p>
        </w:tc>
        <w:tc>
          <w:tcPr>
            <w:tcW w:w="1559" w:type="dxa"/>
            <w:vAlign w:val="bottom"/>
          </w:tcPr>
          <w:p w14:paraId="2EB99E5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4C340E93" w14:textId="77777777">
        <w:tc>
          <w:tcPr>
            <w:tcW w:w="2268" w:type="dxa"/>
            <w:vMerge w:val="restart"/>
          </w:tcPr>
          <w:p w14:paraId="66F667F2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uoi compagni</w:t>
            </w:r>
          </w:p>
        </w:tc>
        <w:tc>
          <w:tcPr>
            <w:tcW w:w="5812" w:type="dxa"/>
          </w:tcPr>
          <w:p w14:paraId="15FE9D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Janssen van Upmeer per 2 mesi</w:t>
            </w:r>
          </w:p>
        </w:tc>
        <w:tc>
          <w:tcPr>
            <w:tcW w:w="1559" w:type="dxa"/>
            <w:vAlign w:val="bottom"/>
          </w:tcPr>
          <w:p w14:paraId="63FBC15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0DEBDEA7" w14:textId="77777777">
        <w:tc>
          <w:tcPr>
            <w:tcW w:w="2268" w:type="dxa"/>
            <w:vMerge/>
          </w:tcPr>
          <w:p w14:paraId="0420088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BF4D95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Wybrant Siwerssen van Staveren per 2 mesi</w:t>
            </w:r>
          </w:p>
        </w:tc>
        <w:tc>
          <w:tcPr>
            <w:tcW w:w="1559" w:type="dxa"/>
            <w:vAlign w:val="bottom"/>
          </w:tcPr>
          <w:p w14:paraId="5B41FF4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5600A0BA" w14:textId="77777777">
        <w:tc>
          <w:tcPr>
            <w:tcW w:w="2268" w:type="dxa"/>
            <w:vMerge w:val="restart"/>
          </w:tcPr>
          <w:p w14:paraId="2CC9708E" w14:textId="77777777" w:rsidR="00B54D20" w:rsidRPr="002A6193" w:rsidRDefault="006B7B3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ombardieri</w:t>
            </w:r>
          </w:p>
        </w:tc>
        <w:tc>
          <w:tcPr>
            <w:tcW w:w="5812" w:type="dxa"/>
          </w:tcPr>
          <w:p w14:paraId="46EFC0C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Ressy van Berri per 2 messi</w:t>
            </w:r>
          </w:p>
        </w:tc>
        <w:tc>
          <w:tcPr>
            <w:tcW w:w="1559" w:type="dxa"/>
            <w:vAlign w:val="bottom"/>
          </w:tcPr>
          <w:p w14:paraId="76C3F0F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45B798B" w14:textId="77777777">
        <w:tc>
          <w:tcPr>
            <w:tcW w:w="2268" w:type="dxa"/>
            <w:vMerge/>
          </w:tcPr>
          <w:p w14:paraId="7122EDC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4093FA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Andries Heyndrickssen van Noorden per 2 mesi</w:t>
            </w:r>
          </w:p>
        </w:tc>
        <w:tc>
          <w:tcPr>
            <w:tcW w:w="1559" w:type="dxa"/>
            <w:vAlign w:val="bottom"/>
          </w:tcPr>
          <w:p w14:paraId="51DB47B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9D7AAEB" w14:textId="77777777">
        <w:tc>
          <w:tcPr>
            <w:tcW w:w="2268" w:type="dxa"/>
            <w:vMerge/>
          </w:tcPr>
          <w:p w14:paraId="2452B49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3E60E2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Pieterssen van Culenburch per 2 mesi</w:t>
            </w:r>
          </w:p>
        </w:tc>
        <w:tc>
          <w:tcPr>
            <w:tcW w:w="1559" w:type="dxa"/>
            <w:vAlign w:val="bottom"/>
          </w:tcPr>
          <w:p w14:paraId="7BBA6C3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CCD1A2E" w14:textId="77777777">
        <w:tc>
          <w:tcPr>
            <w:tcW w:w="2268" w:type="dxa"/>
            <w:vMerge/>
          </w:tcPr>
          <w:p w14:paraId="21C4C0E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42A2FD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Westerhoff van Bockel per 2 mesi</w:t>
            </w:r>
          </w:p>
        </w:tc>
        <w:tc>
          <w:tcPr>
            <w:tcW w:w="1559" w:type="dxa"/>
            <w:vAlign w:val="bottom"/>
          </w:tcPr>
          <w:p w14:paraId="317A52F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25259AD" w14:textId="77777777">
        <w:tc>
          <w:tcPr>
            <w:tcW w:w="2268" w:type="dxa"/>
            <w:vMerge/>
          </w:tcPr>
          <w:p w14:paraId="237231C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EEB60D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Pieterssen van Ansloo per 2 mesi</w:t>
            </w:r>
          </w:p>
        </w:tc>
        <w:tc>
          <w:tcPr>
            <w:tcW w:w="1559" w:type="dxa"/>
            <w:vAlign w:val="bottom"/>
          </w:tcPr>
          <w:p w14:paraId="56EE62D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26831FC" w14:textId="77777777">
        <w:tc>
          <w:tcPr>
            <w:tcW w:w="2268" w:type="dxa"/>
            <w:vMerge/>
          </w:tcPr>
          <w:p w14:paraId="7C47029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B3B0BEF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Louwerens Arentssen van Amsterdam per 2 mesi</w:t>
            </w:r>
          </w:p>
        </w:tc>
        <w:tc>
          <w:tcPr>
            <w:tcW w:w="1559" w:type="dxa"/>
            <w:vAlign w:val="bottom"/>
          </w:tcPr>
          <w:p w14:paraId="3345A8C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433BC83" w14:textId="77777777">
        <w:tc>
          <w:tcPr>
            <w:tcW w:w="2268" w:type="dxa"/>
            <w:vMerge/>
          </w:tcPr>
          <w:p w14:paraId="42524EA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AA0997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Jan Andiessen van Hellemsteen scapato con 18 fiorini per 2 mesi | </w:t>
            </w:r>
          </w:p>
        </w:tc>
        <w:tc>
          <w:tcPr>
            <w:tcW w:w="1559" w:type="dxa"/>
            <w:vAlign w:val="bottom"/>
          </w:tcPr>
          <w:p w14:paraId="2E2D200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95F86FA" w14:textId="77777777">
        <w:tc>
          <w:tcPr>
            <w:tcW w:w="2268" w:type="dxa"/>
            <w:vMerge/>
          </w:tcPr>
          <w:p w14:paraId="1FD3B7F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8467347" w14:textId="77777777" w:rsidR="00B54D20" w:rsidRPr="002A6193" w:rsidRDefault="000B4F1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Br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engert Gerritssen van Essetris per 2 mesi ai 14 maggio</w:t>
            </w:r>
          </w:p>
        </w:tc>
        <w:tc>
          <w:tcPr>
            <w:tcW w:w="1559" w:type="dxa"/>
            <w:vAlign w:val="bottom"/>
          </w:tcPr>
          <w:p w14:paraId="61C122C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F3D5545" w14:textId="77777777">
        <w:tc>
          <w:tcPr>
            <w:tcW w:w="2268" w:type="dxa"/>
            <w:vMerge/>
          </w:tcPr>
          <w:p w14:paraId="70CA137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35A871E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Jansse van Amsterdam per 2 mesi</w:t>
            </w:r>
          </w:p>
        </w:tc>
        <w:tc>
          <w:tcPr>
            <w:tcW w:w="1559" w:type="dxa"/>
            <w:vAlign w:val="bottom"/>
          </w:tcPr>
          <w:p w14:paraId="12FE422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89E00E4" w14:textId="77777777">
        <w:tc>
          <w:tcPr>
            <w:tcW w:w="2268" w:type="dxa"/>
            <w:vMerge/>
          </w:tcPr>
          <w:p w14:paraId="2EFD164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E4B7B7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Evert Jansse van Noorwegen per 2 mesi</w:t>
            </w:r>
          </w:p>
        </w:tc>
        <w:tc>
          <w:tcPr>
            <w:tcW w:w="1559" w:type="dxa"/>
            <w:vAlign w:val="bottom"/>
          </w:tcPr>
          <w:p w14:paraId="70CBE1B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15F0B61" w14:textId="77777777">
        <w:tc>
          <w:tcPr>
            <w:tcW w:w="2268" w:type="dxa"/>
            <w:vMerge/>
          </w:tcPr>
          <w:p w14:paraId="409510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1ACD11A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Thevoris Dirricksse van Westveen per 2 mesi</w:t>
            </w:r>
          </w:p>
        </w:tc>
        <w:tc>
          <w:tcPr>
            <w:tcW w:w="1559" w:type="dxa"/>
            <w:vAlign w:val="bottom"/>
          </w:tcPr>
          <w:p w14:paraId="4DDEA4A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32CD22C" w14:textId="77777777">
        <w:tc>
          <w:tcPr>
            <w:tcW w:w="2268" w:type="dxa"/>
            <w:vMerge/>
          </w:tcPr>
          <w:p w14:paraId="6644865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DE2AC6B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Heindrickssen van Dockum per 2 mesi</w:t>
            </w:r>
          </w:p>
        </w:tc>
        <w:tc>
          <w:tcPr>
            <w:tcW w:w="1559" w:type="dxa"/>
            <w:vAlign w:val="bottom"/>
          </w:tcPr>
          <w:p w14:paraId="2BFD658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7C9C2BA" w14:textId="77777777">
        <w:tc>
          <w:tcPr>
            <w:tcW w:w="2268" w:type="dxa"/>
            <w:vMerge/>
          </w:tcPr>
          <w:p w14:paraId="5987AB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4CD9B6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Dierck Cornelissen van Heuster per 2 mesi</w:t>
            </w:r>
          </w:p>
        </w:tc>
        <w:tc>
          <w:tcPr>
            <w:tcW w:w="1559" w:type="dxa"/>
            <w:vAlign w:val="bottom"/>
          </w:tcPr>
          <w:p w14:paraId="1ECF0A4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93F1E67" w14:textId="77777777">
        <w:tc>
          <w:tcPr>
            <w:tcW w:w="2268" w:type="dxa"/>
            <w:vMerge/>
          </w:tcPr>
          <w:p w14:paraId="623FFB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BAF14A5" w14:textId="77777777" w:rsidR="00B54D20" w:rsidRPr="00CB1FBA" w:rsidRDefault="000B4F1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Evert Joachemssen van</w:t>
            </w:r>
            <w:r w:rsidR="00E54E37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den Kuyner per 2 mesi</w:t>
            </w:r>
          </w:p>
        </w:tc>
        <w:tc>
          <w:tcPr>
            <w:tcW w:w="1559" w:type="dxa"/>
            <w:vAlign w:val="bottom"/>
          </w:tcPr>
          <w:p w14:paraId="16B7EE5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A3523DF" w14:textId="77777777">
        <w:tc>
          <w:tcPr>
            <w:tcW w:w="2268" w:type="dxa"/>
            <w:vMerge/>
          </w:tcPr>
          <w:p w14:paraId="757E21F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2EAFF8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Janssen van Lonnen per 2 mesi</w:t>
            </w:r>
          </w:p>
        </w:tc>
        <w:tc>
          <w:tcPr>
            <w:tcW w:w="1559" w:type="dxa"/>
            <w:vAlign w:val="bottom"/>
          </w:tcPr>
          <w:p w14:paraId="0C5A2B2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ABC2FA2" w14:textId="77777777">
        <w:tc>
          <w:tcPr>
            <w:tcW w:w="2268" w:type="dxa"/>
            <w:vMerge/>
          </w:tcPr>
          <w:p w14:paraId="63AE0A2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6C8574E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Benedictus Janssen van Bergen in Norwegen per 2 mesi</w:t>
            </w:r>
          </w:p>
        </w:tc>
        <w:tc>
          <w:tcPr>
            <w:tcW w:w="1559" w:type="dxa"/>
            <w:vAlign w:val="bottom"/>
          </w:tcPr>
          <w:p w14:paraId="6ECA1CB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18C3EE8" w14:textId="77777777">
        <w:tc>
          <w:tcPr>
            <w:tcW w:w="2268" w:type="dxa"/>
            <w:vMerge/>
          </w:tcPr>
          <w:p w14:paraId="007C38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895967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Jonckhans van Stringh per 2 mesi</w:t>
            </w:r>
          </w:p>
        </w:tc>
        <w:tc>
          <w:tcPr>
            <w:tcW w:w="1559" w:type="dxa"/>
            <w:vAlign w:val="bottom"/>
          </w:tcPr>
          <w:p w14:paraId="5DB91CA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</w:tbl>
    <w:p w14:paraId="1C560BC5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277v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7C5EDA14" w14:textId="77777777">
        <w:tc>
          <w:tcPr>
            <w:tcW w:w="2268" w:type="dxa"/>
            <w:vMerge w:val="restart"/>
          </w:tcPr>
          <w:p w14:paraId="2C0E54F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CDE5DC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Gerbrant Jacobssen van Munickendam per 2 mesi</w:t>
            </w:r>
          </w:p>
        </w:tc>
        <w:tc>
          <w:tcPr>
            <w:tcW w:w="1559" w:type="dxa"/>
            <w:vAlign w:val="bottom"/>
          </w:tcPr>
          <w:p w14:paraId="39BF564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ECF5184" w14:textId="77777777">
        <w:tc>
          <w:tcPr>
            <w:tcW w:w="2268" w:type="dxa"/>
            <w:vMerge/>
          </w:tcPr>
          <w:p w14:paraId="5DE1391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458CD2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Gert Joppen van Ouwerkerck per 2 mesi</w:t>
            </w:r>
          </w:p>
        </w:tc>
        <w:tc>
          <w:tcPr>
            <w:tcW w:w="1559" w:type="dxa"/>
            <w:vAlign w:val="bottom"/>
          </w:tcPr>
          <w:p w14:paraId="7DC30CC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64D3AC3" w14:textId="77777777">
        <w:tc>
          <w:tcPr>
            <w:tcW w:w="2268" w:type="dxa"/>
            <w:vMerge/>
          </w:tcPr>
          <w:p w14:paraId="3277199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E1D40C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Janssen van Ditmarssen per 2 mesi</w:t>
            </w:r>
          </w:p>
        </w:tc>
        <w:tc>
          <w:tcPr>
            <w:tcW w:w="1559" w:type="dxa"/>
            <w:vAlign w:val="bottom"/>
          </w:tcPr>
          <w:p w14:paraId="634B998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C964DFC" w14:textId="77777777">
        <w:tc>
          <w:tcPr>
            <w:tcW w:w="2268" w:type="dxa"/>
            <w:vMerge/>
          </w:tcPr>
          <w:p w14:paraId="3BD434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6F15D7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van Minenbroeck per 2 mesi</w:t>
            </w:r>
          </w:p>
        </w:tc>
        <w:tc>
          <w:tcPr>
            <w:tcW w:w="1559" w:type="dxa"/>
            <w:vAlign w:val="bottom"/>
          </w:tcPr>
          <w:p w14:paraId="049B805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7A41561" w14:textId="77777777">
        <w:tc>
          <w:tcPr>
            <w:tcW w:w="2268" w:type="dxa"/>
            <w:vMerge/>
          </w:tcPr>
          <w:p w14:paraId="0D3A9CF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CA51A4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Carsten Bensse van Danswyck per 2 mesi</w:t>
            </w:r>
          </w:p>
        </w:tc>
        <w:tc>
          <w:tcPr>
            <w:tcW w:w="1559" w:type="dxa"/>
            <w:vAlign w:val="bottom"/>
          </w:tcPr>
          <w:p w14:paraId="04ED1DF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E0A81C2" w14:textId="77777777">
        <w:tc>
          <w:tcPr>
            <w:tcW w:w="2268" w:type="dxa"/>
            <w:vMerge/>
          </w:tcPr>
          <w:p w14:paraId="0CD4F2F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07AE2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Warnar Jansse van Swol per 2 mesi</w:t>
            </w:r>
          </w:p>
        </w:tc>
        <w:tc>
          <w:tcPr>
            <w:tcW w:w="1559" w:type="dxa"/>
            <w:vAlign w:val="bottom"/>
          </w:tcPr>
          <w:p w14:paraId="654D358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7B5AC95" w14:textId="77777777">
        <w:tc>
          <w:tcPr>
            <w:tcW w:w="2268" w:type="dxa"/>
            <w:vMerge/>
          </w:tcPr>
          <w:p w14:paraId="5420DEE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C13D4D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Jansse van Groeningen per 2 mesi</w:t>
            </w:r>
          </w:p>
        </w:tc>
        <w:tc>
          <w:tcPr>
            <w:tcW w:w="1559" w:type="dxa"/>
            <w:vAlign w:val="bottom"/>
          </w:tcPr>
          <w:p w14:paraId="6FD98AF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1E339E7" w14:textId="77777777">
        <w:tc>
          <w:tcPr>
            <w:tcW w:w="2268" w:type="dxa"/>
            <w:vMerge/>
          </w:tcPr>
          <w:p w14:paraId="5FAA8B1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CA7160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Jansse van Hamburck per 2 mesi</w:t>
            </w:r>
          </w:p>
        </w:tc>
        <w:tc>
          <w:tcPr>
            <w:tcW w:w="1559" w:type="dxa"/>
            <w:vAlign w:val="bottom"/>
          </w:tcPr>
          <w:p w14:paraId="2105ADA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26FC453" w14:textId="77777777">
        <w:tc>
          <w:tcPr>
            <w:tcW w:w="2268" w:type="dxa"/>
            <w:vMerge/>
          </w:tcPr>
          <w:p w14:paraId="35313E2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D29C23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Gerbrant Janssen van Noorwegen per 2 mesi 18 fiorini scapato |</w:t>
            </w:r>
          </w:p>
        </w:tc>
        <w:tc>
          <w:tcPr>
            <w:tcW w:w="1559" w:type="dxa"/>
            <w:vAlign w:val="bottom"/>
          </w:tcPr>
          <w:p w14:paraId="060CC1B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8122DA2" w14:textId="77777777">
        <w:tc>
          <w:tcPr>
            <w:tcW w:w="2268" w:type="dxa"/>
            <w:vMerge/>
          </w:tcPr>
          <w:p w14:paraId="04CB64E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9EA564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Coert Heindrickssen van Geiudt per 2 mesi al capitan pagato</w:t>
            </w:r>
          </w:p>
        </w:tc>
        <w:tc>
          <w:tcPr>
            <w:tcW w:w="1559" w:type="dxa"/>
            <w:vAlign w:val="bottom"/>
          </w:tcPr>
          <w:p w14:paraId="7DFC6DE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014BEC36" w14:textId="77777777">
        <w:tc>
          <w:tcPr>
            <w:tcW w:w="2268" w:type="dxa"/>
            <w:vMerge/>
          </w:tcPr>
          <w:p w14:paraId="4C6D888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11B735E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Louw Schetties van Hemelon, per 2 mesi</w:t>
            </w:r>
          </w:p>
        </w:tc>
        <w:tc>
          <w:tcPr>
            <w:tcW w:w="1559" w:type="dxa"/>
            <w:vAlign w:val="bottom"/>
          </w:tcPr>
          <w:p w14:paraId="3525AC3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8D052EA" w14:textId="77777777">
        <w:tc>
          <w:tcPr>
            <w:tcW w:w="2268" w:type="dxa"/>
            <w:vMerge/>
          </w:tcPr>
          <w:p w14:paraId="58B172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A79595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Pieterssen van Belft per 2 mesi</w:t>
            </w:r>
          </w:p>
        </w:tc>
        <w:tc>
          <w:tcPr>
            <w:tcW w:w="1559" w:type="dxa"/>
            <w:vAlign w:val="bottom"/>
          </w:tcPr>
          <w:p w14:paraId="0C65649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F48DE71" w14:textId="77777777">
        <w:tc>
          <w:tcPr>
            <w:tcW w:w="2268" w:type="dxa"/>
            <w:vMerge/>
          </w:tcPr>
          <w:p w14:paraId="5B09A9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CCAED4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Robbert Nose van Gent per 2 mesi</w:t>
            </w:r>
          </w:p>
        </w:tc>
        <w:tc>
          <w:tcPr>
            <w:tcW w:w="1559" w:type="dxa"/>
            <w:vAlign w:val="bottom"/>
          </w:tcPr>
          <w:p w14:paraId="2FFCC61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A2CE839" w14:textId="77777777">
        <w:tc>
          <w:tcPr>
            <w:tcW w:w="2268" w:type="dxa"/>
            <w:vMerge w:val="restart"/>
          </w:tcPr>
          <w:p w14:paraId="798A465A" w14:textId="77777777" w:rsidR="00B54D20" w:rsidRPr="002A6193" w:rsidRDefault="0049360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orporali</w:t>
            </w:r>
          </w:p>
        </w:tc>
        <w:tc>
          <w:tcPr>
            <w:tcW w:w="5812" w:type="dxa"/>
          </w:tcPr>
          <w:p w14:paraId="48B9D87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Abbert Jansse van Toveren per 2 mesi</w:t>
            </w:r>
          </w:p>
        </w:tc>
        <w:tc>
          <w:tcPr>
            <w:tcW w:w="1559" w:type="dxa"/>
            <w:vAlign w:val="bottom"/>
          </w:tcPr>
          <w:p w14:paraId="1CB22B1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170FDF83" w14:textId="77777777">
        <w:tc>
          <w:tcPr>
            <w:tcW w:w="2268" w:type="dxa"/>
            <w:vMerge/>
          </w:tcPr>
          <w:p w14:paraId="27D5DA1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21CF9F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Jacobssen van Olissinghe per 2 mesi</w:t>
            </w:r>
          </w:p>
        </w:tc>
        <w:tc>
          <w:tcPr>
            <w:tcW w:w="1559" w:type="dxa"/>
            <w:vAlign w:val="bottom"/>
          </w:tcPr>
          <w:p w14:paraId="3CAEC03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0105FA72" w14:textId="77777777">
        <w:tc>
          <w:tcPr>
            <w:tcW w:w="2268" w:type="dxa"/>
            <w:vMerge w:val="restart"/>
          </w:tcPr>
          <w:p w14:paraId="56FE518C" w14:textId="77777777" w:rsidR="00B54D20" w:rsidRPr="002A6193" w:rsidRDefault="0049360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oldati</w:t>
            </w:r>
          </w:p>
        </w:tc>
        <w:tc>
          <w:tcPr>
            <w:tcW w:w="5812" w:type="dxa"/>
          </w:tcPr>
          <w:p w14:paraId="758B411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Adriaen Pieterssen van Antwerpen per 2 mesi</w:t>
            </w:r>
          </w:p>
        </w:tc>
        <w:tc>
          <w:tcPr>
            <w:tcW w:w="1559" w:type="dxa"/>
            <w:vAlign w:val="bottom"/>
          </w:tcPr>
          <w:p w14:paraId="7A4D42B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B6CACA5" w14:textId="77777777">
        <w:tc>
          <w:tcPr>
            <w:tcW w:w="2268" w:type="dxa"/>
            <w:vMerge/>
          </w:tcPr>
          <w:p w14:paraId="5D659A4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DDCEF8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Lieven Andriessen van Gent per 2 mesi 16 fiorini scapato | in suo luogo, chi è fatto di soldato, bombardiero |</w:t>
            </w:r>
          </w:p>
        </w:tc>
        <w:tc>
          <w:tcPr>
            <w:tcW w:w="1559" w:type="dxa"/>
            <w:vAlign w:val="bottom"/>
          </w:tcPr>
          <w:p w14:paraId="3FDE3A3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0B2D369" w14:textId="77777777">
        <w:tc>
          <w:tcPr>
            <w:tcW w:w="2268" w:type="dxa"/>
            <w:vMerge/>
          </w:tcPr>
          <w:p w14:paraId="23280D2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28DA1D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Meynert Jansse van Amsterdam per 2 mesi ai 14 maggio </w:t>
            </w:r>
          </w:p>
        </w:tc>
        <w:tc>
          <w:tcPr>
            <w:tcW w:w="1559" w:type="dxa"/>
            <w:vAlign w:val="bottom"/>
          </w:tcPr>
          <w:p w14:paraId="1E871EB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1F38CA7" w14:textId="77777777">
        <w:tc>
          <w:tcPr>
            <w:tcW w:w="2268" w:type="dxa"/>
            <w:vMerge/>
          </w:tcPr>
          <w:p w14:paraId="276537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0FE4B6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pagato per donativo 4 fiorini |</w:t>
            </w:r>
          </w:p>
        </w:tc>
        <w:tc>
          <w:tcPr>
            <w:tcW w:w="1559" w:type="dxa"/>
            <w:vAlign w:val="bottom"/>
          </w:tcPr>
          <w:p w14:paraId="66A0CD5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07B43E5" w14:textId="77777777">
        <w:tc>
          <w:tcPr>
            <w:tcW w:w="2268" w:type="dxa"/>
            <w:vMerge/>
          </w:tcPr>
          <w:p w14:paraId="3767C60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324A87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Koert Janssen van Osenbrech per 2 mesi 14 fiorini, uscito per maladia | </w:t>
            </w:r>
          </w:p>
        </w:tc>
        <w:tc>
          <w:tcPr>
            <w:tcW w:w="1559" w:type="dxa"/>
            <w:vAlign w:val="bottom"/>
          </w:tcPr>
          <w:p w14:paraId="5060110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8658B4E" w14:textId="77777777">
        <w:tc>
          <w:tcPr>
            <w:tcW w:w="2268" w:type="dxa"/>
            <w:vMerge/>
          </w:tcPr>
          <w:p w14:paraId="63E85AB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3EC227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Theunis Maeyer van Linnenberch per 2 mesi</w:t>
            </w:r>
          </w:p>
        </w:tc>
        <w:tc>
          <w:tcPr>
            <w:tcW w:w="1559" w:type="dxa"/>
            <w:vAlign w:val="bottom"/>
          </w:tcPr>
          <w:p w14:paraId="74F3648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2C49FFA3" w14:textId="77777777">
        <w:tc>
          <w:tcPr>
            <w:tcW w:w="2268" w:type="dxa"/>
            <w:vMerge/>
          </w:tcPr>
          <w:p w14:paraId="2A9E029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AD5E06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Thys Pieterssen van Trier per 2 mesi</w:t>
            </w:r>
          </w:p>
        </w:tc>
        <w:tc>
          <w:tcPr>
            <w:tcW w:w="1559" w:type="dxa"/>
            <w:vAlign w:val="bottom"/>
          </w:tcPr>
          <w:p w14:paraId="4A0E93D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1BD85FDE" w14:textId="77777777">
        <w:tc>
          <w:tcPr>
            <w:tcW w:w="2268" w:type="dxa"/>
            <w:vMerge/>
          </w:tcPr>
          <w:p w14:paraId="2DE0DEF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6D67F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Albertssen van Zutphen per 2 mesi</w:t>
            </w:r>
          </w:p>
        </w:tc>
        <w:tc>
          <w:tcPr>
            <w:tcW w:w="1559" w:type="dxa"/>
            <w:vAlign w:val="bottom"/>
          </w:tcPr>
          <w:p w14:paraId="0DF5700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58DB9EF" w14:textId="77777777">
        <w:tc>
          <w:tcPr>
            <w:tcW w:w="2268" w:type="dxa"/>
            <w:vMerge/>
          </w:tcPr>
          <w:p w14:paraId="56E2838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ADC3DD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Andriessen van Kunder per 2 mesi</w:t>
            </w:r>
          </w:p>
        </w:tc>
        <w:tc>
          <w:tcPr>
            <w:tcW w:w="1559" w:type="dxa"/>
            <w:vAlign w:val="bottom"/>
          </w:tcPr>
          <w:p w14:paraId="7E3C2CC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55ECE6B" w14:textId="77777777">
        <w:tc>
          <w:tcPr>
            <w:tcW w:w="2268" w:type="dxa"/>
            <w:vMerge/>
          </w:tcPr>
          <w:p w14:paraId="0922ED2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BF0B72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Jeuriaenssen van Sneeck per 2 mesi</w:t>
            </w:r>
          </w:p>
        </w:tc>
        <w:tc>
          <w:tcPr>
            <w:tcW w:w="1559" w:type="dxa"/>
            <w:vAlign w:val="bottom"/>
          </w:tcPr>
          <w:p w14:paraId="7CAF1FA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2D79E02" w14:textId="77777777">
        <w:tc>
          <w:tcPr>
            <w:tcW w:w="2268" w:type="dxa"/>
            <w:vMerge/>
          </w:tcPr>
          <w:p w14:paraId="0121BCE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658E88D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Jansse van Enchuysen per 2 mesi</w:t>
            </w:r>
          </w:p>
        </w:tc>
        <w:tc>
          <w:tcPr>
            <w:tcW w:w="1559" w:type="dxa"/>
            <w:vAlign w:val="bottom"/>
          </w:tcPr>
          <w:p w14:paraId="1BDE1BA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568B18B5" w14:textId="77777777">
        <w:tc>
          <w:tcPr>
            <w:tcW w:w="2268" w:type="dxa"/>
            <w:vMerge/>
          </w:tcPr>
          <w:p w14:paraId="14D5801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D9FCDE1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Lubbert Heindrickssen van Oldenseel per 2 mesi</w:t>
            </w:r>
          </w:p>
        </w:tc>
        <w:tc>
          <w:tcPr>
            <w:tcW w:w="1559" w:type="dxa"/>
            <w:vAlign w:val="bottom"/>
          </w:tcPr>
          <w:p w14:paraId="56AA18E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8F3E85C" w14:textId="77777777">
        <w:tc>
          <w:tcPr>
            <w:tcW w:w="2268" w:type="dxa"/>
            <w:vMerge/>
          </w:tcPr>
          <w:p w14:paraId="313FC51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678444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Jacobssen van Amsterdam per 2 mesi</w:t>
            </w:r>
          </w:p>
        </w:tc>
        <w:tc>
          <w:tcPr>
            <w:tcW w:w="1559" w:type="dxa"/>
            <w:vAlign w:val="bottom"/>
          </w:tcPr>
          <w:p w14:paraId="7EDFC0C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75D06E86" w14:textId="77777777">
        <w:tc>
          <w:tcPr>
            <w:tcW w:w="2268" w:type="dxa"/>
            <w:vMerge/>
          </w:tcPr>
          <w:p w14:paraId="70260F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F343C28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Barent Willemssen van Amsterdam per 2 mesi</w:t>
            </w:r>
          </w:p>
        </w:tc>
        <w:tc>
          <w:tcPr>
            <w:tcW w:w="1559" w:type="dxa"/>
            <w:vAlign w:val="bottom"/>
          </w:tcPr>
          <w:p w14:paraId="11F4C25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0161AAF" w14:textId="77777777">
        <w:tc>
          <w:tcPr>
            <w:tcW w:w="2268" w:type="dxa"/>
            <w:vMerge/>
          </w:tcPr>
          <w:p w14:paraId="582D12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42F649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Joost Davitssen van Haerlem per 2 mesi 14 fiorini scapato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0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1559" w:type="dxa"/>
            <w:vAlign w:val="bottom"/>
          </w:tcPr>
          <w:p w14:paraId="39334CC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A83EBAB" w14:textId="77777777">
        <w:tc>
          <w:tcPr>
            <w:tcW w:w="2268" w:type="dxa"/>
            <w:vMerge/>
          </w:tcPr>
          <w:p w14:paraId="6B0A669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90F9A5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Lambrechtssen van Leeuwen per 2 mesi 14 fiorini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0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 </w:t>
            </w:r>
          </w:p>
        </w:tc>
        <w:tc>
          <w:tcPr>
            <w:tcW w:w="1559" w:type="dxa"/>
            <w:vAlign w:val="bottom"/>
          </w:tcPr>
          <w:p w14:paraId="36A09BC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EE80995" w14:textId="77777777">
        <w:tc>
          <w:tcPr>
            <w:tcW w:w="2268" w:type="dxa"/>
            <w:vMerge/>
          </w:tcPr>
          <w:p w14:paraId="41F4CD9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77F3AB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Theunis Huybertssen van Haerlem per 2 mesi</w:t>
            </w:r>
          </w:p>
        </w:tc>
        <w:tc>
          <w:tcPr>
            <w:tcW w:w="1559" w:type="dxa"/>
            <w:vAlign w:val="bottom"/>
          </w:tcPr>
          <w:p w14:paraId="16FBA4A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21AB3747" w14:textId="77777777">
        <w:tc>
          <w:tcPr>
            <w:tcW w:w="2268" w:type="dxa"/>
            <w:vMerge/>
          </w:tcPr>
          <w:p w14:paraId="36C4897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CD9BEF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Benedictus van Lubzyck per 2 mesi</w:t>
            </w:r>
          </w:p>
        </w:tc>
        <w:tc>
          <w:tcPr>
            <w:tcW w:w="1559" w:type="dxa"/>
            <w:vAlign w:val="bottom"/>
          </w:tcPr>
          <w:p w14:paraId="388000C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21E6C8AF" w14:textId="77777777">
        <w:tc>
          <w:tcPr>
            <w:tcW w:w="2268" w:type="dxa"/>
            <w:vMerge/>
          </w:tcPr>
          <w:p w14:paraId="407455D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A0EEC8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Bastiaen Leendersse van Delft per 2 mesi</w:t>
            </w:r>
          </w:p>
        </w:tc>
        <w:tc>
          <w:tcPr>
            <w:tcW w:w="1559" w:type="dxa"/>
            <w:vAlign w:val="bottom"/>
          </w:tcPr>
          <w:p w14:paraId="3994F0C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B4EA473" w14:textId="77777777">
        <w:tc>
          <w:tcPr>
            <w:tcW w:w="2268" w:type="dxa"/>
            <w:vMerge/>
          </w:tcPr>
          <w:p w14:paraId="2DAD9DB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889566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 van Haerlem per 2 mesi</w:t>
            </w:r>
          </w:p>
        </w:tc>
        <w:tc>
          <w:tcPr>
            <w:tcW w:w="1559" w:type="dxa"/>
            <w:vAlign w:val="bottom"/>
          </w:tcPr>
          <w:p w14:paraId="47C4286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F679D12" w14:textId="77777777">
        <w:tc>
          <w:tcPr>
            <w:tcW w:w="2268" w:type="dxa"/>
            <w:vMerge/>
          </w:tcPr>
          <w:p w14:paraId="2307AFF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8F7391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Evert Erasmus van Delft per 2 mesi</w:t>
            </w:r>
          </w:p>
        </w:tc>
        <w:tc>
          <w:tcPr>
            <w:tcW w:w="1559" w:type="dxa"/>
            <w:vAlign w:val="bottom"/>
          </w:tcPr>
          <w:p w14:paraId="3F5588A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2D5EF292" w14:textId="77777777">
        <w:tc>
          <w:tcPr>
            <w:tcW w:w="2268" w:type="dxa"/>
            <w:vMerge w:val="restart"/>
          </w:tcPr>
          <w:p w14:paraId="55019CCC" w14:textId="77777777" w:rsidR="00B54D20" w:rsidRPr="002A6193" w:rsidRDefault="0049360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 della | gabia</w:t>
            </w:r>
          </w:p>
        </w:tc>
        <w:tc>
          <w:tcPr>
            <w:tcW w:w="5812" w:type="dxa"/>
          </w:tcPr>
          <w:p w14:paraId="39E90F1C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Sibrant Christiaenssen van Schellinckhont per 2 mesi</w:t>
            </w:r>
          </w:p>
        </w:tc>
        <w:tc>
          <w:tcPr>
            <w:tcW w:w="1559" w:type="dxa"/>
            <w:vAlign w:val="bottom"/>
          </w:tcPr>
          <w:p w14:paraId="3CF5663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0BA3CC1" w14:textId="77777777">
        <w:tc>
          <w:tcPr>
            <w:tcW w:w="2268" w:type="dxa"/>
            <w:vMerge/>
          </w:tcPr>
          <w:p w14:paraId="2E8C93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2005B8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Springer van Wtorlandt per 2 mesi</w:t>
            </w:r>
          </w:p>
        </w:tc>
        <w:tc>
          <w:tcPr>
            <w:tcW w:w="1559" w:type="dxa"/>
            <w:vAlign w:val="bottom"/>
          </w:tcPr>
          <w:p w14:paraId="42C4BE0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A96BFC8" w14:textId="77777777">
        <w:tc>
          <w:tcPr>
            <w:tcW w:w="2268" w:type="dxa"/>
            <w:vMerge/>
          </w:tcPr>
          <w:p w14:paraId="53B96C6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B80F01C" w14:textId="77777777" w:rsidR="00B54D20" w:rsidRPr="002A6193" w:rsidRDefault="0066365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Menssen van Steu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 scapato alli 14 maggio con 16 fiorini per 2 mesi |</w:t>
            </w:r>
          </w:p>
        </w:tc>
        <w:tc>
          <w:tcPr>
            <w:tcW w:w="1559" w:type="dxa"/>
            <w:vAlign w:val="bottom"/>
          </w:tcPr>
          <w:p w14:paraId="6C880E3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7D25827" w14:textId="77777777">
        <w:tc>
          <w:tcPr>
            <w:tcW w:w="2268" w:type="dxa"/>
            <w:vMerge/>
          </w:tcPr>
          <w:p w14:paraId="4448271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F1133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Dirrick Simonssen van Noorwegen per 2 mesi</w:t>
            </w:r>
          </w:p>
        </w:tc>
        <w:tc>
          <w:tcPr>
            <w:tcW w:w="1559" w:type="dxa"/>
            <w:vAlign w:val="bottom"/>
          </w:tcPr>
          <w:p w14:paraId="71F6E59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71D1097" w14:textId="77777777">
        <w:tc>
          <w:tcPr>
            <w:tcW w:w="2268" w:type="dxa"/>
            <w:vMerge/>
          </w:tcPr>
          <w:p w14:paraId="4B8C8D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A1E918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Jan Germans van Serdam per 2 mesi </w:t>
            </w:r>
          </w:p>
        </w:tc>
        <w:tc>
          <w:tcPr>
            <w:tcW w:w="1559" w:type="dxa"/>
            <w:vAlign w:val="bottom"/>
          </w:tcPr>
          <w:p w14:paraId="31C253F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CAC1A4A" w14:textId="77777777">
        <w:tc>
          <w:tcPr>
            <w:tcW w:w="2268" w:type="dxa"/>
            <w:vMerge/>
          </w:tcPr>
          <w:p w14:paraId="0112381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FF806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Karsten Claessen van Purmerent per 2 mesi</w:t>
            </w:r>
          </w:p>
        </w:tc>
        <w:tc>
          <w:tcPr>
            <w:tcW w:w="1559" w:type="dxa"/>
            <w:vAlign w:val="bottom"/>
          </w:tcPr>
          <w:p w14:paraId="0EEE07C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9E20F29" w14:textId="77777777">
        <w:tc>
          <w:tcPr>
            <w:tcW w:w="2268" w:type="dxa"/>
            <w:vMerge/>
          </w:tcPr>
          <w:p w14:paraId="517980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D498140" w14:textId="77777777" w:rsidR="00B54D20" w:rsidRPr="002A6193" w:rsidRDefault="0066365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Pieterssen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 Eyderen per 2 mesi</w:t>
            </w:r>
          </w:p>
        </w:tc>
        <w:tc>
          <w:tcPr>
            <w:tcW w:w="1559" w:type="dxa"/>
            <w:vAlign w:val="bottom"/>
          </w:tcPr>
          <w:p w14:paraId="47F0546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C5D1871" w14:textId="77777777">
        <w:tc>
          <w:tcPr>
            <w:tcW w:w="2268" w:type="dxa"/>
            <w:vMerge/>
          </w:tcPr>
          <w:p w14:paraId="206C96C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0E00B1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Heindricksse van Amsterdam per 2 mesi</w:t>
            </w:r>
          </w:p>
        </w:tc>
        <w:tc>
          <w:tcPr>
            <w:tcW w:w="1559" w:type="dxa"/>
            <w:vAlign w:val="bottom"/>
          </w:tcPr>
          <w:p w14:paraId="2E15FB7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66EDD09" w14:textId="77777777">
        <w:tc>
          <w:tcPr>
            <w:tcW w:w="2268" w:type="dxa"/>
            <w:vMerge/>
          </w:tcPr>
          <w:p w14:paraId="3A7F70F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61DA7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Gerbrant Dirricksse van de Kunder per 2 mesi</w:t>
            </w:r>
          </w:p>
        </w:tc>
        <w:tc>
          <w:tcPr>
            <w:tcW w:w="1559" w:type="dxa"/>
            <w:vAlign w:val="bottom"/>
          </w:tcPr>
          <w:p w14:paraId="7AC22E1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5C240B3" w14:textId="77777777">
        <w:tc>
          <w:tcPr>
            <w:tcW w:w="2268" w:type="dxa"/>
            <w:vMerge/>
          </w:tcPr>
          <w:p w14:paraId="66224A0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C7FE63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 van Zurrickee per mesi</w:t>
            </w:r>
          </w:p>
        </w:tc>
        <w:tc>
          <w:tcPr>
            <w:tcW w:w="1559" w:type="dxa"/>
            <w:vAlign w:val="bottom"/>
          </w:tcPr>
          <w:p w14:paraId="61B05BE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C29C713" w14:textId="77777777">
        <w:tc>
          <w:tcPr>
            <w:tcW w:w="2268" w:type="dxa"/>
            <w:vMerge/>
          </w:tcPr>
          <w:p w14:paraId="4838EB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A9ED5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Egbertssen van Ossanen per 2 mesi</w:t>
            </w:r>
          </w:p>
        </w:tc>
        <w:tc>
          <w:tcPr>
            <w:tcW w:w="1559" w:type="dxa"/>
            <w:vAlign w:val="bottom"/>
          </w:tcPr>
          <w:p w14:paraId="4A6E7FC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B3BE776" w14:textId="77777777">
        <w:tc>
          <w:tcPr>
            <w:tcW w:w="2268" w:type="dxa"/>
            <w:vMerge/>
          </w:tcPr>
          <w:p w14:paraId="39C6D11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B5000C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Cornelissen van Vlockeren per 2 mesi</w:t>
            </w:r>
          </w:p>
        </w:tc>
        <w:tc>
          <w:tcPr>
            <w:tcW w:w="1559" w:type="dxa"/>
            <w:vAlign w:val="bottom"/>
          </w:tcPr>
          <w:p w14:paraId="673A863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C1209D3" w14:textId="77777777">
        <w:tc>
          <w:tcPr>
            <w:tcW w:w="2268" w:type="dxa"/>
            <w:vMerge/>
          </w:tcPr>
          <w:p w14:paraId="542B80E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3FCA1A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Jacobsse van Schenelingh per 2 mesi</w:t>
            </w:r>
          </w:p>
        </w:tc>
        <w:tc>
          <w:tcPr>
            <w:tcW w:w="1559" w:type="dxa"/>
            <w:vAlign w:val="bottom"/>
          </w:tcPr>
          <w:p w14:paraId="2DD2D3B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C7C68B9" w14:textId="77777777">
        <w:tc>
          <w:tcPr>
            <w:tcW w:w="2268" w:type="dxa"/>
            <w:vMerge/>
          </w:tcPr>
          <w:p w14:paraId="2B0FA96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2E2FF1C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Hermansse van Amsterdam per 2 mesi</w:t>
            </w:r>
          </w:p>
        </w:tc>
        <w:tc>
          <w:tcPr>
            <w:tcW w:w="1559" w:type="dxa"/>
            <w:vAlign w:val="bottom"/>
          </w:tcPr>
          <w:p w14:paraId="2961801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6515318" w14:textId="77777777">
        <w:tc>
          <w:tcPr>
            <w:tcW w:w="2268" w:type="dxa"/>
            <w:vMerge/>
          </w:tcPr>
          <w:p w14:paraId="6BCA3D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8ACDF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Gerritsse Tolck van Serdam per 2 mesi</w:t>
            </w:r>
          </w:p>
        </w:tc>
        <w:tc>
          <w:tcPr>
            <w:tcW w:w="1559" w:type="dxa"/>
            <w:vAlign w:val="bottom"/>
          </w:tcPr>
          <w:p w14:paraId="2B0FC04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66E1559" w14:textId="77777777">
        <w:tc>
          <w:tcPr>
            <w:tcW w:w="2268" w:type="dxa"/>
            <w:vMerge/>
          </w:tcPr>
          <w:p w14:paraId="48ED82A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AB93C3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Pieterssen van Hamburch per 2 mesi</w:t>
            </w:r>
          </w:p>
        </w:tc>
        <w:tc>
          <w:tcPr>
            <w:tcW w:w="1559" w:type="dxa"/>
            <w:vAlign w:val="bottom"/>
          </w:tcPr>
          <w:p w14:paraId="0F471E9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</w:tbl>
    <w:p w14:paraId="3835C688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278r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59B5684D" w14:textId="77777777">
        <w:tc>
          <w:tcPr>
            <w:tcW w:w="2268" w:type="dxa"/>
            <w:vMerge w:val="restart"/>
          </w:tcPr>
          <w:p w14:paraId="020E290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44887F2" w14:textId="77777777" w:rsidR="00B54D20" w:rsidRPr="002A6193" w:rsidRDefault="00E30162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is Gelissen van Amsterdam per 2 mesi</w:t>
            </w:r>
          </w:p>
        </w:tc>
        <w:tc>
          <w:tcPr>
            <w:tcW w:w="1559" w:type="dxa"/>
            <w:vAlign w:val="bottom"/>
          </w:tcPr>
          <w:p w14:paraId="1D9434A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2A81775" w14:textId="77777777">
        <w:tc>
          <w:tcPr>
            <w:tcW w:w="2268" w:type="dxa"/>
            <w:vMerge/>
          </w:tcPr>
          <w:p w14:paraId="1F6F263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61905F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Claessen van Enchuysen per 2 mesi</w:t>
            </w:r>
          </w:p>
        </w:tc>
        <w:tc>
          <w:tcPr>
            <w:tcW w:w="1559" w:type="dxa"/>
            <w:vAlign w:val="bottom"/>
          </w:tcPr>
          <w:p w14:paraId="09057D6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6FF2C2E" w14:textId="77777777">
        <w:tc>
          <w:tcPr>
            <w:tcW w:w="2268" w:type="dxa"/>
            <w:vMerge/>
          </w:tcPr>
          <w:p w14:paraId="7598AAD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CDEAA95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Herman Heyndricksse van Amsterdam per 2 mesi</w:t>
            </w:r>
          </w:p>
        </w:tc>
        <w:tc>
          <w:tcPr>
            <w:tcW w:w="1559" w:type="dxa"/>
            <w:vAlign w:val="bottom"/>
          </w:tcPr>
          <w:p w14:paraId="0543040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559F3AD" w14:textId="77777777">
        <w:tc>
          <w:tcPr>
            <w:tcW w:w="2268" w:type="dxa"/>
            <w:vMerge/>
          </w:tcPr>
          <w:p w14:paraId="364EC92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7880BD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Torckels van Ansloo, per 2 mesi</w:t>
            </w:r>
          </w:p>
        </w:tc>
        <w:tc>
          <w:tcPr>
            <w:tcW w:w="1559" w:type="dxa"/>
            <w:vAlign w:val="bottom"/>
          </w:tcPr>
          <w:p w14:paraId="093A870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891364A" w14:textId="77777777">
        <w:tc>
          <w:tcPr>
            <w:tcW w:w="2268" w:type="dxa"/>
            <w:vMerge/>
          </w:tcPr>
          <w:p w14:paraId="06E6042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13ADB0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Sibransse van Hamburch per 2 mesi 16 fiorini scapato | in suo luogo |</w:t>
            </w:r>
          </w:p>
        </w:tc>
        <w:tc>
          <w:tcPr>
            <w:tcW w:w="1559" w:type="dxa"/>
            <w:vAlign w:val="bottom"/>
          </w:tcPr>
          <w:p w14:paraId="09F1B3F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441D39C" w14:textId="77777777">
        <w:tc>
          <w:tcPr>
            <w:tcW w:w="2268" w:type="dxa"/>
            <w:vMerge/>
          </w:tcPr>
          <w:p w14:paraId="15DC738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548AFD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Abraham Egbersse van Amsterdam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0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 </w:t>
            </w:r>
          </w:p>
        </w:tc>
        <w:tc>
          <w:tcPr>
            <w:tcW w:w="1559" w:type="dxa"/>
            <w:vAlign w:val="bottom"/>
          </w:tcPr>
          <w:p w14:paraId="108E0AD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358C67F" w14:textId="77777777">
        <w:tc>
          <w:tcPr>
            <w:tcW w:w="2268" w:type="dxa"/>
            <w:vMerge/>
          </w:tcPr>
          <w:p w14:paraId="5C5FDFC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519133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Dirricksse van Ossane per 2 mesi</w:t>
            </w:r>
          </w:p>
        </w:tc>
        <w:tc>
          <w:tcPr>
            <w:tcW w:w="1559" w:type="dxa"/>
            <w:vAlign w:val="bottom"/>
          </w:tcPr>
          <w:p w14:paraId="0E03D03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27C90ED" w14:textId="77777777">
        <w:tc>
          <w:tcPr>
            <w:tcW w:w="2268" w:type="dxa"/>
            <w:vMerge/>
          </w:tcPr>
          <w:p w14:paraId="3FC3C62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495EC6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Bouwen Pieterssen van Amsterdam per 2 mesi</w:t>
            </w:r>
          </w:p>
        </w:tc>
        <w:tc>
          <w:tcPr>
            <w:tcW w:w="1559" w:type="dxa"/>
            <w:vAlign w:val="bottom"/>
          </w:tcPr>
          <w:p w14:paraId="169C3A7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39B5E5C" w14:textId="77777777">
        <w:tc>
          <w:tcPr>
            <w:tcW w:w="2268" w:type="dxa"/>
            <w:vMerge/>
          </w:tcPr>
          <w:p w14:paraId="7FD07A7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BF6DAB5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Accke Keeres van Backhuysen per 2 mesi</w:t>
            </w:r>
          </w:p>
        </w:tc>
        <w:tc>
          <w:tcPr>
            <w:tcW w:w="1559" w:type="dxa"/>
            <w:vAlign w:val="bottom"/>
          </w:tcPr>
          <w:p w14:paraId="48313A6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DED8792" w14:textId="77777777">
        <w:tc>
          <w:tcPr>
            <w:tcW w:w="2268" w:type="dxa"/>
            <w:vMerge/>
          </w:tcPr>
          <w:p w14:paraId="1A7FC57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C6479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Claessen van Hoesem per 2 mesi</w:t>
            </w:r>
          </w:p>
        </w:tc>
        <w:tc>
          <w:tcPr>
            <w:tcW w:w="1559" w:type="dxa"/>
            <w:vAlign w:val="bottom"/>
          </w:tcPr>
          <w:p w14:paraId="7BB5F10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1343A06" w14:textId="77777777">
        <w:tc>
          <w:tcPr>
            <w:tcW w:w="2268" w:type="dxa"/>
            <w:vMerge/>
          </w:tcPr>
          <w:p w14:paraId="6C76ABA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FA407A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Dierick Abrahamssen van Bremen per 2 mesi 14 fiorini morto, ultimo | aprille |</w:t>
            </w:r>
          </w:p>
        </w:tc>
        <w:tc>
          <w:tcPr>
            <w:tcW w:w="1559" w:type="dxa"/>
            <w:vAlign w:val="bottom"/>
          </w:tcPr>
          <w:p w14:paraId="72C741C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7690D2F" w14:textId="77777777">
        <w:tc>
          <w:tcPr>
            <w:tcW w:w="2268" w:type="dxa"/>
            <w:vMerge/>
          </w:tcPr>
          <w:p w14:paraId="2BA2EF6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4C6A8CB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Abraham Jacobssen van Amsterdam per 2 mesi</w:t>
            </w:r>
          </w:p>
        </w:tc>
        <w:tc>
          <w:tcPr>
            <w:tcW w:w="1559" w:type="dxa"/>
            <w:vAlign w:val="bottom"/>
          </w:tcPr>
          <w:p w14:paraId="744648F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C9BBCAC" w14:textId="77777777">
        <w:tc>
          <w:tcPr>
            <w:tcW w:w="2268" w:type="dxa"/>
            <w:vMerge/>
          </w:tcPr>
          <w:p w14:paraId="242B906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65082F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Cornelissen van Vrerickstat per 2 mesi | 16 fiorini, scapato ai 14 maggio 1618 |</w:t>
            </w:r>
          </w:p>
        </w:tc>
        <w:tc>
          <w:tcPr>
            <w:tcW w:w="1559" w:type="dxa"/>
            <w:vAlign w:val="bottom"/>
          </w:tcPr>
          <w:p w14:paraId="49BCD74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D802B55" w14:textId="77777777">
        <w:tc>
          <w:tcPr>
            <w:tcW w:w="2268" w:type="dxa"/>
            <w:vMerge/>
          </w:tcPr>
          <w:p w14:paraId="2DA1F25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8D9F38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Marcus Pieterssen van Amsterdam per 2 mesi</w:t>
            </w:r>
          </w:p>
        </w:tc>
        <w:tc>
          <w:tcPr>
            <w:tcW w:w="1559" w:type="dxa"/>
            <w:vAlign w:val="bottom"/>
          </w:tcPr>
          <w:p w14:paraId="1C61582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4A0F737" w14:textId="77777777">
        <w:tc>
          <w:tcPr>
            <w:tcW w:w="2268" w:type="dxa"/>
            <w:vMerge/>
          </w:tcPr>
          <w:p w14:paraId="190B412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FD071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Cornelissen van Oudemwel per 2 mesi</w:t>
            </w:r>
          </w:p>
        </w:tc>
        <w:tc>
          <w:tcPr>
            <w:tcW w:w="1559" w:type="dxa"/>
            <w:vAlign w:val="bottom"/>
          </w:tcPr>
          <w:p w14:paraId="5AA7DB9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DCDB6BD" w14:textId="77777777">
        <w:tc>
          <w:tcPr>
            <w:tcW w:w="2268" w:type="dxa"/>
            <w:vMerge/>
          </w:tcPr>
          <w:p w14:paraId="5E38E95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85DCD0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Jansse van Alckmaer per 2 mesi</w:t>
            </w:r>
          </w:p>
        </w:tc>
        <w:tc>
          <w:tcPr>
            <w:tcW w:w="1559" w:type="dxa"/>
            <w:vAlign w:val="bottom"/>
          </w:tcPr>
          <w:p w14:paraId="518F9ED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6A16987C" w14:textId="77777777">
        <w:tc>
          <w:tcPr>
            <w:tcW w:w="2268" w:type="dxa"/>
            <w:vMerge/>
          </w:tcPr>
          <w:p w14:paraId="27E8243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FC204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Heindricksse van Groeningen, scapato con 16 fiorini per 2 mesi |</w:t>
            </w:r>
          </w:p>
        </w:tc>
        <w:tc>
          <w:tcPr>
            <w:tcW w:w="1559" w:type="dxa"/>
            <w:vAlign w:val="bottom"/>
          </w:tcPr>
          <w:p w14:paraId="212A2D3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AB47E12" w14:textId="77777777">
        <w:tc>
          <w:tcPr>
            <w:tcW w:w="2268" w:type="dxa"/>
            <w:vMerge/>
          </w:tcPr>
          <w:p w14:paraId="7FE4BBA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4FF605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Dirrick Dirricksse van Westveen per 2 mesi</w:t>
            </w:r>
          </w:p>
        </w:tc>
        <w:tc>
          <w:tcPr>
            <w:tcW w:w="1559" w:type="dxa"/>
            <w:vAlign w:val="bottom"/>
          </w:tcPr>
          <w:p w14:paraId="541EBFE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26 |</w:t>
            </w:r>
          </w:p>
        </w:tc>
      </w:tr>
      <w:tr w:rsidR="00B54D20" w:rsidRPr="002A6193" w14:paraId="340E49A2" w14:textId="77777777">
        <w:tc>
          <w:tcPr>
            <w:tcW w:w="2268" w:type="dxa"/>
            <w:vMerge/>
          </w:tcPr>
          <w:p w14:paraId="3955562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9D5DE72" w14:textId="77777777" w:rsidR="00B54D20" w:rsidRPr="002A6193" w:rsidRDefault="000D48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Reyntgen Beerens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de Kuyner, scapato con 16 fiorini per 2 mesi | </w:t>
            </w:r>
          </w:p>
        </w:tc>
        <w:tc>
          <w:tcPr>
            <w:tcW w:w="1559" w:type="dxa"/>
            <w:vAlign w:val="bottom"/>
          </w:tcPr>
          <w:p w14:paraId="3CC3869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4EBA485" w14:textId="77777777">
        <w:tc>
          <w:tcPr>
            <w:tcW w:w="2268" w:type="dxa"/>
            <w:vMerge/>
          </w:tcPr>
          <w:p w14:paraId="232BA75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CBF8620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Jansse van Wormer per 2 mesi</w:t>
            </w:r>
          </w:p>
        </w:tc>
        <w:tc>
          <w:tcPr>
            <w:tcW w:w="1559" w:type="dxa"/>
            <w:vAlign w:val="bottom"/>
          </w:tcPr>
          <w:p w14:paraId="3A896B7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97F403B" w14:textId="77777777">
        <w:tc>
          <w:tcPr>
            <w:tcW w:w="2268" w:type="dxa"/>
            <w:vMerge/>
          </w:tcPr>
          <w:p w14:paraId="1F134D5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28A15C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Cornelissen van Amsterdam per 2 mesi</w:t>
            </w:r>
          </w:p>
        </w:tc>
        <w:tc>
          <w:tcPr>
            <w:tcW w:w="1559" w:type="dxa"/>
            <w:vAlign w:val="bottom"/>
          </w:tcPr>
          <w:p w14:paraId="467389E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DD76CEA" w14:textId="77777777">
        <w:tc>
          <w:tcPr>
            <w:tcW w:w="2268" w:type="dxa"/>
            <w:vMerge/>
          </w:tcPr>
          <w:p w14:paraId="01D0104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60DE6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Jomont Berru van Jaernnugen</w:t>
            </w:r>
            <w:r w:rsidR="000D4820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1004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7E52E99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DFBCECC" w14:textId="77777777">
        <w:tc>
          <w:tcPr>
            <w:tcW w:w="2268" w:type="dxa"/>
            <w:vMerge/>
          </w:tcPr>
          <w:p w14:paraId="5C7A35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775CA6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 van Emden per 2 mesi</w:t>
            </w:r>
          </w:p>
        </w:tc>
        <w:tc>
          <w:tcPr>
            <w:tcW w:w="1559" w:type="dxa"/>
            <w:vAlign w:val="bottom"/>
          </w:tcPr>
          <w:p w14:paraId="5CE1D02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9D0C6AD" w14:textId="77777777">
        <w:tc>
          <w:tcPr>
            <w:tcW w:w="2268" w:type="dxa"/>
            <w:vMerge/>
          </w:tcPr>
          <w:p w14:paraId="2039456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028130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Jansse Block per 2 mesi 16 fiorini malada della peste |</w:t>
            </w:r>
          </w:p>
        </w:tc>
        <w:tc>
          <w:tcPr>
            <w:tcW w:w="1559" w:type="dxa"/>
            <w:vAlign w:val="bottom"/>
          </w:tcPr>
          <w:p w14:paraId="2C6DC2A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B4DA5CE" w14:textId="77777777">
        <w:tc>
          <w:tcPr>
            <w:tcW w:w="2268" w:type="dxa"/>
            <w:vMerge/>
          </w:tcPr>
          <w:p w14:paraId="29629E0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7567CA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Jonas Jonassen van Ouwarms in suo luogo per 2 mesi</w:t>
            </w:r>
          </w:p>
        </w:tc>
        <w:tc>
          <w:tcPr>
            <w:tcW w:w="1559" w:type="dxa"/>
            <w:vAlign w:val="bottom"/>
          </w:tcPr>
          <w:p w14:paraId="5BF9701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04D5111" w14:textId="77777777">
        <w:tc>
          <w:tcPr>
            <w:tcW w:w="2268" w:type="dxa"/>
            <w:vMerge/>
          </w:tcPr>
          <w:p w14:paraId="3CDE90F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16B8E3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Jacob Roeloff van Bleeckeren per 2 mesi</w:t>
            </w:r>
          </w:p>
        </w:tc>
        <w:tc>
          <w:tcPr>
            <w:tcW w:w="1559" w:type="dxa"/>
            <w:vAlign w:val="bottom"/>
          </w:tcPr>
          <w:p w14:paraId="563AFEC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7DB92F9" w14:textId="77777777">
        <w:tc>
          <w:tcPr>
            <w:tcW w:w="2268" w:type="dxa"/>
            <w:vMerge/>
          </w:tcPr>
          <w:p w14:paraId="212BD02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8DDD70B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Hart Mimes van Leeuwaerden per 2 mesi</w:t>
            </w:r>
          </w:p>
        </w:tc>
        <w:tc>
          <w:tcPr>
            <w:tcW w:w="1559" w:type="dxa"/>
            <w:vAlign w:val="bottom"/>
          </w:tcPr>
          <w:p w14:paraId="618F772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A530DBC" w14:textId="77777777">
        <w:tc>
          <w:tcPr>
            <w:tcW w:w="2268" w:type="dxa"/>
            <w:vMerge/>
          </w:tcPr>
          <w:p w14:paraId="1DA238F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36F514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Herman Hermansse van Middelburch per 2 mesi</w:t>
            </w:r>
          </w:p>
        </w:tc>
        <w:tc>
          <w:tcPr>
            <w:tcW w:w="1559" w:type="dxa"/>
            <w:vAlign w:val="bottom"/>
          </w:tcPr>
          <w:p w14:paraId="108D5DC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CD1841C" w14:textId="77777777">
        <w:tc>
          <w:tcPr>
            <w:tcW w:w="2268" w:type="dxa"/>
            <w:vMerge/>
          </w:tcPr>
          <w:p w14:paraId="7F429D7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9A0CD7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 van Nieuwberck per 2 mesi</w:t>
            </w:r>
          </w:p>
        </w:tc>
        <w:tc>
          <w:tcPr>
            <w:tcW w:w="1559" w:type="dxa"/>
            <w:vAlign w:val="bottom"/>
          </w:tcPr>
          <w:p w14:paraId="68F6BD8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1D36074" w14:textId="77777777">
        <w:tc>
          <w:tcPr>
            <w:tcW w:w="2268" w:type="dxa"/>
            <w:vMerge/>
          </w:tcPr>
          <w:p w14:paraId="6CC61C7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73F939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Carel Ca</w:t>
            </w:r>
            <w:r w:rsidR="003F1C2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relssen van Leeu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waerden per 2 mesi</w:t>
            </w:r>
          </w:p>
        </w:tc>
        <w:tc>
          <w:tcPr>
            <w:tcW w:w="1559" w:type="dxa"/>
            <w:vAlign w:val="bottom"/>
          </w:tcPr>
          <w:p w14:paraId="2D0EF4D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8C04F3E" w14:textId="77777777">
        <w:tc>
          <w:tcPr>
            <w:tcW w:w="2268" w:type="dxa"/>
            <w:vMerge/>
          </w:tcPr>
          <w:p w14:paraId="15280A2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C1A1CA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Adriaen Donys van Berghen per 2 mesi</w:t>
            </w:r>
          </w:p>
        </w:tc>
        <w:tc>
          <w:tcPr>
            <w:tcW w:w="1559" w:type="dxa"/>
            <w:vAlign w:val="bottom"/>
          </w:tcPr>
          <w:p w14:paraId="50C961F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ECA2A4C" w14:textId="77777777">
        <w:tc>
          <w:tcPr>
            <w:tcW w:w="2268" w:type="dxa"/>
            <w:vMerge/>
          </w:tcPr>
          <w:p w14:paraId="64ACE9C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891FC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Jochem Jacobsse van Schagen per 2 mesi</w:t>
            </w:r>
          </w:p>
        </w:tc>
        <w:tc>
          <w:tcPr>
            <w:tcW w:w="1559" w:type="dxa"/>
            <w:vAlign w:val="bottom"/>
          </w:tcPr>
          <w:p w14:paraId="73960EF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DBC5686" w14:textId="77777777">
        <w:tc>
          <w:tcPr>
            <w:tcW w:w="2268" w:type="dxa"/>
            <w:vMerge/>
          </w:tcPr>
          <w:p w14:paraId="0CC5818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007ACD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Gerritssen van Bergen per 2 mesi</w:t>
            </w:r>
          </w:p>
        </w:tc>
        <w:tc>
          <w:tcPr>
            <w:tcW w:w="1559" w:type="dxa"/>
            <w:vAlign w:val="bottom"/>
          </w:tcPr>
          <w:p w14:paraId="117E1A1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2AF08C3" w14:textId="77777777">
        <w:tc>
          <w:tcPr>
            <w:tcW w:w="2268" w:type="dxa"/>
            <w:vMerge w:val="restart"/>
          </w:tcPr>
          <w:p w14:paraId="2D502EEB" w14:textId="77777777" w:rsidR="00B54D20" w:rsidRPr="002A6193" w:rsidRDefault="0049360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</w:t>
            </w:r>
          </w:p>
        </w:tc>
        <w:tc>
          <w:tcPr>
            <w:tcW w:w="5812" w:type="dxa"/>
          </w:tcPr>
          <w:p w14:paraId="7824B7D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Carsten Sipels van Emden per 2 mesi</w:t>
            </w:r>
          </w:p>
        </w:tc>
        <w:tc>
          <w:tcPr>
            <w:tcW w:w="1559" w:type="dxa"/>
            <w:vAlign w:val="bottom"/>
          </w:tcPr>
          <w:p w14:paraId="33ADEEC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475A3418" w14:textId="77777777">
        <w:tc>
          <w:tcPr>
            <w:tcW w:w="2268" w:type="dxa"/>
            <w:vMerge/>
          </w:tcPr>
          <w:p w14:paraId="7FEFF5F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3BB9F0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Jansse van Vreeburch per 2 mesi</w:t>
            </w:r>
          </w:p>
        </w:tc>
        <w:tc>
          <w:tcPr>
            <w:tcW w:w="1559" w:type="dxa"/>
            <w:vAlign w:val="bottom"/>
          </w:tcPr>
          <w:p w14:paraId="3FD0C67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6B86246E" w14:textId="77777777">
        <w:tc>
          <w:tcPr>
            <w:tcW w:w="2268" w:type="dxa"/>
            <w:vMerge/>
          </w:tcPr>
          <w:p w14:paraId="6A8D626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D04A93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Jansse van Amsterdam per 2 mesi</w:t>
            </w:r>
          </w:p>
        </w:tc>
        <w:tc>
          <w:tcPr>
            <w:tcW w:w="1559" w:type="dxa"/>
            <w:vAlign w:val="bottom"/>
          </w:tcPr>
          <w:p w14:paraId="46DB70E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25B18BE1" w14:textId="77777777">
        <w:tc>
          <w:tcPr>
            <w:tcW w:w="2268" w:type="dxa"/>
            <w:vMerge/>
          </w:tcPr>
          <w:p w14:paraId="14306EC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11566B0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Barent Heindricksse van Emden per 2 mesi</w:t>
            </w:r>
          </w:p>
        </w:tc>
        <w:tc>
          <w:tcPr>
            <w:tcW w:w="1559" w:type="dxa"/>
            <w:vAlign w:val="bottom"/>
          </w:tcPr>
          <w:p w14:paraId="4D11247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032E734E" w14:textId="77777777">
        <w:tc>
          <w:tcPr>
            <w:tcW w:w="2268" w:type="dxa"/>
            <w:vMerge/>
          </w:tcPr>
          <w:p w14:paraId="2750009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3348AF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Dirricksse van Emden per 2 mesi</w:t>
            </w:r>
          </w:p>
        </w:tc>
        <w:tc>
          <w:tcPr>
            <w:tcW w:w="1559" w:type="dxa"/>
            <w:vAlign w:val="bottom"/>
          </w:tcPr>
          <w:p w14:paraId="51C4BA5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5606CD39" w14:textId="77777777">
        <w:tc>
          <w:tcPr>
            <w:tcW w:w="2268" w:type="dxa"/>
            <w:vMerge/>
          </w:tcPr>
          <w:p w14:paraId="280A31E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A2A52F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Cornelis Leenertssen van </w:t>
            </w:r>
            <w:r w:rsidR="00395317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Reu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sterwoat</w:t>
            </w:r>
            <w:r w:rsidR="00395317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100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34BD1CC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2B6F4871" w14:textId="77777777">
        <w:tc>
          <w:tcPr>
            <w:tcW w:w="2268" w:type="dxa"/>
            <w:vMerge/>
          </w:tcPr>
          <w:p w14:paraId="5DFBDAF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20D59E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Dirricksse van der Gouw per 2 mesi</w:t>
            </w:r>
          </w:p>
        </w:tc>
        <w:tc>
          <w:tcPr>
            <w:tcW w:w="1559" w:type="dxa"/>
            <w:vAlign w:val="bottom"/>
          </w:tcPr>
          <w:p w14:paraId="753FCB8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097B36EA" w14:textId="77777777">
        <w:tc>
          <w:tcPr>
            <w:tcW w:w="2268" w:type="dxa"/>
            <w:vMerge/>
          </w:tcPr>
          <w:p w14:paraId="673AE7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9D3BC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Abraham de Guarde van Amsterdam per 2 mesi</w:t>
            </w:r>
          </w:p>
        </w:tc>
        <w:tc>
          <w:tcPr>
            <w:tcW w:w="1559" w:type="dxa"/>
            <w:vAlign w:val="bottom"/>
          </w:tcPr>
          <w:p w14:paraId="2AF4B97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1C8489A6" w14:textId="77777777">
        <w:tc>
          <w:tcPr>
            <w:tcW w:w="2268" w:type="dxa"/>
            <w:vMerge/>
          </w:tcPr>
          <w:p w14:paraId="56F6631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543FFA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Feyt Servaes van Veylebroek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0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5CB4BB5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7707ED09" w14:textId="77777777">
        <w:tc>
          <w:tcPr>
            <w:tcW w:w="2268" w:type="dxa"/>
            <w:vMerge/>
          </w:tcPr>
          <w:p w14:paraId="23A154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F42490D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Jansse van Amsterdam per 2 mesi</w:t>
            </w:r>
          </w:p>
        </w:tc>
        <w:tc>
          <w:tcPr>
            <w:tcW w:w="1559" w:type="dxa"/>
            <w:vAlign w:val="bottom"/>
          </w:tcPr>
          <w:p w14:paraId="2CF96798" w14:textId="77777777" w:rsidR="00B54D20" w:rsidRPr="002A6193" w:rsidRDefault="00E54E37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 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4403E52E" w14:textId="77777777">
        <w:tc>
          <w:tcPr>
            <w:tcW w:w="2268" w:type="dxa"/>
            <w:vMerge/>
          </w:tcPr>
          <w:p w14:paraId="061D62A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05ED8E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Stoffelfen van Leyden per 2 mesi</w:t>
            </w:r>
          </w:p>
        </w:tc>
        <w:tc>
          <w:tcPr>
            <w:tcW w:w="1559" w:type="dxa"/>
            <w:vAlign w:val="bottom"/>
          </w:tcPr>
          <w:p w14:paraId="41B47BF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3042618F" w14:textId="77777777">
        <w:tc>
          <w:tcPr>
            <w:tcW w:w="2268" w:type="dxa"/>
            <w:vMerge/>
          </w:tcPr>
          <w:p w14:paraId="647BEF9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1A4A5C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Meynert Jansse van Amsterdam scapato con 12 fiorini per 2 mesi |</w:t>
            </w:r>
          </w:p>
        </w:tc>
        <w:tc>
          <w:tcPr>
            <w:tcW w:w="1559" w:type="dxa"/>
            <w:vAlign w:val="bottom"/>
          </w:tcPr>
          <w:p w14:paraId="2478257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7DD6AD4" w14:textId="77777777">
        <w:tc>
          <w:tcPr>
            <w:tcW w:w="2268" w:type="dxa"/>
            <w:vMerge/>
          </w:tcPr>
          <w:p w14:paraId="7DA57EA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0F9C59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Jan Heyndricksse van Amsterdam in suo luogo per | 2 mesi il 14 maggio pagato </w:t>
            </w:r>
          </w:p>
        </w:tc>
        <w:tc>
          <w:tcPr>
            <w:tcW w:w="1559" w:type="dxa"/>
            <w:vAlign w:val="bottom"/>
          </w:tcPr>
          <w:p w14:paraId="191E3B8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</w:tbl>
    <w:p w14:paraId="44580BE0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/ 278v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3273BAA3" w14:textId="77777777">
        <w:tc>
          <w:tcPr>
            <w:tcW w:w="2268" w:type="dxa"/>
            <w:vMerge w:val="restart"/>
          </w:tcPr>
          <w:p w14:paraId="00CC6772" w14:textId="77777777" w:rsidR="00B54D20" w:rsidRPr="002A6193" w:rsidRDefault="0049360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arsoni</w:t>
            </w:r>
          </w:p>
        </w:tc>
        <w:tc>
          <w:tcPr>
            <w:tcW w:w="5812" w:type="dxa"/>
          </w:tcPr>
          <w:p w14:paraId="3CA93670" w14:textId="77777777" w:rsidR="00B54D20" w:rsidRPr="002A6193" w:rsidRDefault="00B54D20" w:rsidP="00B54D20">
            <w:pPr>
              <w:widowControl w:val="0"/>
              <w:tabs>
                <w:tab w:val="left" w:pos="1373"/>
              </w:tabs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Jasperssen van Montfoort per 2 mesi</w:t>
            </w:r>
          </w:p>
        </w:tc>
        <w:tc>
          <w:tcPr>
            <w:tcW w:w="1559" w:type="dxa"/>
            <w:vAlign w:val="bottom"/>
          </w:tcPr>
          <w:p w14:paraId="429A3F1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06D89639" w14:textId="77777777">
        <w:tc>
          <w:tcPr>
            <w:tcW w:w="2268" w:type="dxa"/>
            <w:vMerge/>
          </w:tcPr>
          <w:p w14:paraId="1CCBD22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24A4B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Jonas Pietersse van Middelburch per 2 mesi</w:t>
            </w:r>
          </w:p>
        </w:tc>
        <w:tc>
          <w:tcPr>
            <w:tcW w:w="1559" w:type="dxa"/>
            <w:vAlign w:val="bottom"/>
          </w:tcPr>
          <w:p w14:paraId="074540E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6A0228A0" w14:textId="77777777">
        <w:tc>
          <w:tcPr>
            <w:tcW w:w="2268" w:type="dxa"/>
            <w:vMerge/>
          </w:tcPr>
          <w:p w14:paraId="3E07BF2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A3E2393" w14:textId="77777777" w:rsidR="00B54D20" w:rsidRPr="00CB1FBA" w:rsidRDefault="00BC16A9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Huybert Abrahamsse van</w:t>
            </w:r>
            <w:r w:rsidR="00E54E37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4CE78C6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2C9DE2EE" w14:textId="77777777">
        <w:tc>
          <w:tcPr>
            <w:tcW w:w="2268" w:type="dxa"/>
            <w:vMerge w:val="restart"/>
          </w:tcPr>
          <w:p w14:paraId="6FDD80D3" w14:textId="77777777" w:rsidR="00B54D20" w:rsidRPr="002A6193" w:rsidRDefault="00493603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ozzi</w:t>
            </w:r>
          </w:p>
        </w:tc>
        <w:tc>
          <w:tcPr>
            <w:tcW w:w="5812" w:type="dxa"/>
          </w:tcPr>
          <w:p w14:paraId="1FA424C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Christiaensse van Amsterdam per 2 mesi</w:t>
            </w:r>
          </w:p>
        </w:tc>
        <w:tc>
          <w:tcPr>
            <w:tcW w:w="1559" w:type="dxa"/>
            <w:vAlign w:val="bottom"/>
          </w:tcPr>
          <w:p w14:paraId="77239F2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3A7F6E0E" w14:textId="77777777">
        <w:tc>
          <w:tcPr>
            <w:tcW w:w="2268" w:type="dxa"/>
            <w:vMerge/>
          </w:tcPr>
          <w:p w14:paraId="401781D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0DC72C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Jansse van Aernem ai 11 aprille pagato per 2 | mesi 6 fiorini, questo per suo grandezza è fatto | marinaro a raison di 6 fiorini per mese</w:t>
            </w:r>
          </w:p>
        </w:tc>
        <w:tc>
          <w:tcPr>
            <w:tcW w:w="1559" w:type="dxa"/>
            <w:vAlign w:val="bottom"/>
          </w:tcPr>
          <w:p w14:paraId="042C81E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75F53DF1" w14:textId="77777777">
        <w:tc>
          <w:tcPr>
            <w:tcW w:w="2268" w:type="dxa"/>
            <w:vMerge/>
          </w:tcPr>
          <w:p w14:paraId="45ADD65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904BDD8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Reyn Heyndricksse van Amsterdam per 2 mesi</w:t>
            </w:r>
          </w:p>
        </w:tc>
        <w:tc>
          <w:tcPr>
            <w:tcW w:w="1559" w:type="dxa"/>
            <w:vAlign w:val="bottom"/>
          </w:tcPr>
          <w:p w14:paraId="05F3D31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5EAC50F5" w14:textId="77777777">
        <w:tc>
          <w:tcPr>
            <w:tcW w:w="2268" w:type="dxa"/>
            <w:vMerge/>
          </w:tcPr>
          <w:p w14:paraId="5C562F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16FD3B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Heyndricksse kip per 2 mesi</w:t>
            </w:r>
          </w:p>
        </w:tc>
        <w:tc>
          <w:tcPr>
            <w:tcW w:w="1559" w:type="dxa"/>
            <w:vAlign w:val="bottom"/>
          </w:tcPr>
          <w:p w14:paraId="6A1910F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0FD3ECD1" w14:textId="77777777">
        <w:tc>
          <w:tcPr>
            <w:tcW w:w="2268" w:type="dxa"/>
            <w:vMerge/>
          </w:tcPr>
          <w:p w14:paraId="13AAAB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5845DA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Michiel Heyndricksse van Amsterdam per 2 mesi</w:t>
            </w:r>
          </w:p>
        </w:tc>
        <w:tc>
          <w:tcPr>
            <w:tcW w:w="1559" w:type="dxa"/>
            <w:vAlign w:val="bottom"/>
          </w:tcPr>
          <w:p w14:paraId="120974D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10539F22" w14:textId="77777777">
        <w:tc>
          <w:tcPr>
            <w:tcW w:w="2268" w:type="dxa"/>
            <w:vMerge/>
          </w:tcPr>
          <w:p w14:paraId="5030D4C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C60DC9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Claessen van Amsterdam per 2 mesi alli 14 maggio</w:t>
            </w:r>
          </w:p>
        </w:tc>
        <w:tc>
          <w:tcPr>
            <w:tcW w:w="1559" w:type="dxa"/>
            <w:vAlign w:val="bottom"/>
          </w:tcPr>
          <w:p w14:paraId="2AFB936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</w:tbl>
    <w:p w14:paraId="730C895B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42FE5621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279r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5F1B1B4D" w14:textId="77777777">
        <w:tc>
          <w:tcPr>
            <w:tcW w:w="2268" w:type="dxa"/>
          </w:tcPr>
          <w:p w14:paraId="323B036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Cappitano</w:t>
            </w:r>
          </w:p>
        </w:tc>
        <w:tc>
          <w:tcPr>
            <w:tcW w:w="5812" w:type="dxa"/>
          </w:tcPr>
          <w:p w14:paraId="1CFDA6D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Quackaes |</w:t>
            </w:r>
          </w:p>
        </w:tc>
        <w:tc>
          <w:tcPr>
            <w:tcW w:w="1559" w:type="dxa"/>
            <w:vAlign w:val="bottom"/>
          </w:tcPr>
          <w:p w14:paraId="49F535B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78C5069" w14:textId="77777777">
        <w:tc>
          <w:tcPr>
            <w:tcW w:w="2268" w:type="dxa"/>
          </w:tcPr>
          <w:p w14:paraId="2DF3470B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uogotenente</w:t>
            </w:r>
          </w:p>
        </w:tc>
        <w:tc>
          <w:tcPr>
            <w:tcW w:w="5812" w:type="dxa"/>
          </w:tcPr>
          <w:p w14:paraId="68F9445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Bornem pagato per 2 mesi</w:t>
            </w:r>
          </w:p>
        </w:tc>
        <w:tc>
          <w:tcPr>
            <w:tcW w:w="1559" w:type="dxa"/>
            <w:vAlign w:val="bottom"/>
          </w:tcPr>
          <w:p w14:paraId="3DBEB0A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80 |</w:t>
            </w:r>
          </w:p>
        </w:tc>
      </w:tr>
      <w:tr w:rsidR="00B54D20" w:rsidRPr="002A6193" w14:paraId="0E19E9B6" w14:textId="77777777">
        <w:tc>
          <w:tcPr>
            <w:tcW w:w="2268" w:type="dxa"/>
          </w:tcPr>
          <w:p w14:paraId="3CF5A024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atron</w:t>
            </w:r>
          </w:p>
        </w:tc>
        <w:tc>
          <w:tcPr>
            <w:tcW w:w="5812" w:type="dxa"/>
          </w:tcPr>
          <w:p w14:paraId="360D504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Claessen Ministekerck per 2 mesi</w:t>
            </w:r>
          </w:p>
        </w:tc>
        <w:tc>
          <w:tcPr>
            <w:tcW w:w="1559" w:type="dxa"/>
            <w:vAlign w:val="bottom"/>
          </w:tcPr>
          <w:p w14:paraId="37CEA84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2388DF27" w14:textId="77777777">
        <w:tc>
          <w:tcPr>
            <w:tcW w:w="2268" w:type="dxa"/>
          </w:tcPr>
          <w:p w14:paraId="132796A7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ilota maggiore</w:t>
            </w:r>
          </w:p>
        </w:tc>
        <w:tc>
          <w:tcPr>
            <w:tcW w:w="5812" w:type="dxa"/>
          </w:tcPr>
          <w:p w14:paraId="70CB4C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Matheussen van Durckendam per 2 mesi</w:t>
            </w:r>
          </w:p>
        </w:tc>
        <w:tc>
          <w:tcPr>
            <w:tcW w:w="1559" w:type="dxa"/>
            <w:vAlign w:val="bottom"/>
          </w:tcPr>
          <w:p w14:paraId="424671C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72 |</w:t>
            </w:r>
          </w:p>
        </w:tc>
      </w:tr>
      <w:tr w:rsidR="00B54D20" w:rsidRPr="002A6193" w14:paraId="3C445565" w14:textId="77777777">
        <w:tc>
          <w:tcPr>
            <w:tcW w:w="2268" w:type="dxa"/>
          </w:tcPr>
          <w:p w14:paraId="54E5A38C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pilota</w:t>
            </w:r>
          </w:p>
        </w:tc>
        <w:tc>
          <w:tcPr>
            <w:tcW w:w="5812" w:type="dxa"/>
          </w:tcPr>
          <w:p w14:paraId="08C01D89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Sipken Aelberts van Amsterdam per 2 mesi</w:t>
            </w:r>
          </w:p>
        </w:tc>
        <w:tc>
          <w:tcPr>
            <w:tcW w:w="1559" w:type="dxa"/>
            <w:vAlign w:val="bottom"/>
          </w:tcPr>
          <w:p w14:paraId="4D39C4E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355F417D" w14:textId="77777777">
        <w:tc>
          <w:tcPr>
            <w:tcW w:w="2268" w:type="dxa"/>
          </w:tcPr>
          <w:p w14:paraId="248CDE5B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crivano</w:t>
            </w:r>
          </w:p>
        </w:tc>
        <w:tc>
          <w:tcPr>
            <w:tcW w:w="5812" w:type="dxa"/>
          </w:tcPr>
          <w:p w14:paraId="4B3B1A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Jaques Marechael per 2 mesi</w:t>
            </w:r>
          </w:p>
        </w:tc>
        <w:tc>
          <w:tcPr>
            <w:tcW w:w="1559" w:type="dxa"/>
            <w:vAlign w:val="bottom"/>
          </w:tcPr>
          <w:p w14:paraId="357A717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1787BFB8" w14:textId="77777777">
        <w:tc>
          <w:tcPr>
            <w:tcW w:w="2268" w:type="dxa"/>
            <w:vMerge w:val="restart"/>
          </w:tcPr>
          <w:p w14:paraId="226023CA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ppointadi</w:t>
            </w:r>
          </w:p>
        </w:tc>
        <w:tc>
          <w:tcPr>
            <w:tcW w:w="5812" w:type="dxa"/>
          </w:tcPr>
          <w:p w14:paraId="5D49CBE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Gerrit de Grebber van Persyn per 2 mesi</w:t>
            </w:r>
          </w:p>
        </w:tc>
        <w:tc>
          <w:tcPr>
            <w:tcW w:w="1559" w:type="dxa"/>
            <w:vAlign w:val="bottom"/>
          </w:tcPr>
          <w:p w14:paraId="731F6C3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27D0FEB4" w14:textId="77777777">
        <w:tc>
          <w:tcPr>
            <w:tcW w:w="2268" w:type="dxa"/>
            <w:vMerge/>
          </w:tcPr>
          <w:p w14:paraId="4DD2B6C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7BBE92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Pauwels Pieterssen Quackaes per 2 mesi</w:t>
            </w:r>
          </w:p>
        </w:tc>
        <w:tc>
          <w:tcPr>
            <w:tcW w:w="1559" w:type="dxa"/>
            <w:vAlign w:val="bottom"/>
          </w:tcPr>
          <w:p w14:paraId="6EED7C9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507DF55E" w14:textId="77777777">
        <w:tc>
          <w:tcPr>
            <w:tcW w:w="2268" w:type="dxa"/>
            <w:vMerge/>
          </w:tcPr>
          <w:p w14:paraId="17C7F7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D5DF91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Swert Jansse van Amsterdam per 2 mesi</w:t>
            </w:r>
          </w:p>
        </w:tc>
        <w:tc>
          <w:tcPr>
            <w:tcW w:w="1559" w:type="dxa"/>
            <w:vAlign w:val="bottom"/>
          </w:tcPr>
          <w:p w14:paraId="49294D0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705846D4" w14:textId="77777777">
        <w:tc>
          <w:tcPr>
            <w:tcW w:w="2268" w:type="dxa"/>
            <w:vMerge w:val="restart"/>
          </w:tcPr>
          <w:p w14:paraId="0B3AE47A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rombetti</w:t>
            </w:r>
          </w:p>
        </w:tc>
        <w:tc>
          <w:tcPr>
            <w:tcW w:w="5812" w:type="dxa"/>
          </w:tcPr>
          <w:p w14:paraId="6D5BE12D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Heengen Ariaen Joris van Rotterdam per 2 mesi </w:t>
            </w:r>
          </w:p>
        </w:tc>
        <w:tc>
          <w:tcPr>
            <w:tcW w:w="1559" w:type="dxa"/>
            <w:vAlign w:val="bottom"/>
          </w:tcPr>
          <w:p w14:paraId="78DA78C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013E9FD6" w14:textId="77777777">
        <w:tc>
          <w:tcPr>
            <w:tcW w:w="2268" w:type="dxa"/>
            <w:vMerge/>
          </w:tcPr>
          <w:p w14:paraId="05A2197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6B6E99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Minne Rieuwer[sa]n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07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van Bolsweert per 2 mesi</w:t>
            </w:r>
          </w:p>
        </w:tc>
        <w:tc>
          <w:tcPr>
            <w:tcW w:w="1559" w:type="dxa"/>
            <w:vAlign w:val="bottom"/>
          </w:tcPr>
          <w:p w14:paraId="222BB15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11C8D7E6" w14:textId="77777777">
        <w:tc>
          <w:tcPr>
            <w:tcW w:w="2268" w:type="dxa"/>
          </w:tcPr>
          <w:p w14:paraId="5A8690AF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arangon maggiore</w:t>
            </w:r>
          </w:p>
        </w:tc>
        <w:tc>
          <w:tcPr>
            <w:tcW w:w="5812" w:type="dxa"/>
          </w:tcPr>
          <w:p w14:paraId="77696F6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Joris Pauwelssen van Mastewelt per 2 mesi</w:t>
            </w:r>
          </w:p>
        </w:tc>
        <w:tc>
          <w:tcPr>
            <w:tcW w:w="1559" w:type="dxa"/>
            <w:vAlign w:val="bottom"/>
          </w:tcPr>
          <w:p w14:paraId="22E3A1F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52 |</w:t>
            </w:r>
          </w:p>
        </w:tc>
      </w:tr>
      <w:tr w:rsidR="00B54D20" w:rsidRPr="002A6193" w14:paraId="4CACCA5D" w14:textId="77777777">
        <w:tc>
          <w:tcPr>
            <w:tcW w:w="2268" w:type="dxa"/>
          </w:tcPr>
          <w:p w14:paraId="610F4641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marangon</w:t>
            </w:r>
          </w:p>
        </w:tc>
        <w:tc>
          <w:tcPr>
            <w:tcW w:w="5812" w:type="dxa"/>
          </w:tcPr>
          <w:p w14:paraId="22071231" w14:textId="77777777" w:rsidR="00B54D20" w:rsidRPr="002A6193" w:rsidRDefault="00224D42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Gysbrecht Cornelissen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0451AED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33FC6AD5" w14:textId="77777777">
        <w:tc>
          <w:tcPr>
            <w:tcW w:w="2268" w:type="dxa"/>
          </w:tcPr>
          <w:p w14:paraId="1BDC3957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arbier</w:t>
            </w:r>
          </w:p>
        </w:tc>
        <w:tc>
          <w:tcPr>
            <w:tcW w:w="5812" w:type="dxa"/>
          </w:tcPr>
          <w:p w14:paraId="6A907321" w14:textId="0152955E" w:rsidR="00B54D20" w:rsidRPr="002A6193" w:rsidRDefault="007E299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m(enee)r</w:t>
            </w:r>
            <w:r w:rsidR="00224D42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Sidrach Pieterssen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Haghe per 2 mesi</w:t>
            </w:r>
          </w:p>
        </w:tc>
        <w:tc>
          <w:tcPr>
            <w:tcW w:w="1559" w:type="dxa"/>
            <w:vAlign w:val="bottom"/>
          </w:tcPr>
          <w:p w14:paraId="429D9F7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2CAD9E55" w14:textId="77777777">
        <w:tc>
          <w:tcPr>
            <w:tcW w:w="2268" w:type="dxa"/>
          </w:tcPr>
          <w:p w14:paraId="759B40D9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ochiero</w:t>
            </w:r>
          </w:p>
        </w:tc>
        <w:tc>
          <w:tcPr>
            <w:tcW w:w="5812" w:type="dxa"/>
          </w:tcPr>
          <w:p w14:paraId="6013AC0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Dirick Evertssen van Delft per 2 mesi</w:t>
            </w:r>
          </w:p>
        </w:tc>
        <w:tc>
          <w:tcPr>
            <w:tcW w:w="1559" w:type="dxa"/>
            <w:vAlign w:val="bottom"/>
          </w:tcPr>
          <w:p w14:paraId="6DBAA73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5AD92571" w14:textId="77777777">
        <w:tc>
          <w:tcPr>
            <w:tcW w:w="2268" w:type="dxa"/>
          </w:tcPr>
          <w:p w14:paraId="1B9FE2F2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5FD21D0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Durick Claessen van Hoochwonde per 2 mesi</w:t>
            </w:r>
          </w:p>
        </w:tc>
        <w:tc>
          <w:tcPr>
            <w:tcW w:w="1559" w:type="dxa"/>
            <w:vAlign w:val="bottom"/>
          </w:tcPr>
          <w:p w14:paraId="1AAF86F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73FC52F3" w14:textId="77777777">
        <w:tc>
          <w:tcPr>
            <w:tcW w:w="2268" w:type="dxa"/>
          </w:tcPr>
          <w:p w14:paraId="577E41FB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enese</w:t>
            </w:r>
          </w:p>
        </w:tc>
        <w:tc>
          <w:tcPr>
            <w:tcW w:w="5812" w:type="dxa"/>
          </w:tcPr>
          <w:p w14:paraId="21B623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Jacobssen van Enchuysen per 2 mesi</w:t>
            </w:r>
          </w:p>
        </w:tc>
        <w:tc>
          <w:tcPr>
            <w:tcW w:w="1559" w:type="dxa"/>
            <w:vAlign w:val="bottom"/>
          </w:tcPr>
          <w:p w14:paraId="637E011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0A0BA6B3" w14:textId="77777777">
        <w:tc>
          <w:tcPr>
            <w:tcW w:w="2268" w:type="dxa"/>
          </w:tcPr>
          <w:p w14:paraId="320729B1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57D7370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Jacobsse Jonghe Gens per 2 mesi</w:t>
            </w:r>
          </w:p>
        </w:tc>
        <w:tc>
          <w:tcPr>
            <w:tcW w:w="1559" w:type="dxa"/>
            <w:vAlign w:val="bottom"/>
          </w:tcPr>
          <w:p w14:paraId="7667E00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63C93BED" w14:textId="77777777">
        <w:tc>
          <w:tcPr>
            <w:tcW w:w="2268" w:type="dxa"/>
            <w:vMerge w:val="restart"/>
          </w:tcPr>
          <w:p w14:paraId="7C06CF41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q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uartiermastri</w:t>
            </w:r>
          </w:p>
        </w:tc>
        <w:tc>
          <w:tcPr>
            <w:tcW w:w="5812" w:type="dxa"/>
          </w:tcPr>
          <w:p w14:paraId="2C49F397" w14:textId="77777777" w:rsidR="00B54D20" w:rsidRPr="002A6193" w:rsidRDefault="00FE245D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Coorielis Adrienenssen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 per 2 mesi</w:t>
            </w:r>
          </w:p>
        </w:tc>
        <w:tc>
          <w:tcPr>
            <w:tcW w:w="1559" w:type="dxa"/>
            <w:vAlign w:val="bottom"/>
          </w:tcPr>
          <w:p w14:paraId="2C12AED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054A2260" w14:textId="77777777">
        <w:tc>
          <w:tcPr>
            <w:tcW w:w="2268" w:type="dxa"/>
            <w:vMerge/>
          </w:tcPr>
          <w:p w14:paraId="3A0CCF2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87520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Gerrit Pieterssen de Heer per 2 mesi</w:t>
            </w:r>
          </w:p>
        </w:tc>
        <w:tc>
          <w:tcPr>
            <w:tcW w:w="1559" w:type="dxa"/>
            <w:vAlign w:val="bottom"/>
          </w:tcPr>
          <w:p w14:paraId="607F0E0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441150C9" w14:textId="77777777">
        <w:tc>
          <w:tcPr>
            <w:tcW w:w="2268" w:type="dxa"/>
            <w:vMerge/>
          </w:tcPr>
          <w:p w14:paraId="08156BB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8D1C663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Heyndrick Abrahamsse van Enckuysen, per 2 mesi</w:t>
            </w:r>
          </w:p>
        </w:tc>
        <w:tc>
          <w:tcPr>
            <w:tcW w:w="1559" w:type="dxa"/>
            <w:vAlign w:val="bottom"/>
          </w:tcPr>
          <w:p w14:paraId="62B4905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0A92498F" w14:textId="77777777">
        <w:tc>
          <w:tcPr>
            <w:tcW w:w="2268" w:type="dxa"/>
          </w:tcPr>
          <w:p w14:paraId="6755154B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ottelier</w:t>
            </w:r>
          </w:p>
        </w:tc>
        <w:tc>
          <w:tcPr>
            <w:tcW w:w="5812" w:type="dxa"/>
          </w:tcPr>
          <w:p w14:paraId="461EDC20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Thomas Dirrickssen van Amsterdam per 2 mesi</w:t>
            </w:r>
          </w:p>
        </w:tc>
        <w:tc>
          <w:tcPr>
            <w:tcW w:w="1559" w:type="dxa"/>
            <w:vAlign w:val="bottom"/>
          </w:tcPr>
          <w:p w14:paraId="28EF977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67CFECB0" w14:textId="77777777">
        <w:tc>
          <w:tcPr>
            <w:tcW w:w="2268" w:type="dxa"/>
          </w:tcPr>
          <w:p w14:paraId="291CB590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4D6E1B25" w14:textId="77777777" w:rsidR="00B54D20" w:rsidRPr="002A6193" w:rsidRDefault="00FE245D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Adriaen Jacobsse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14143F5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683E9D0" w14:textId="77777777">
        <w:tc>
          <w:tcPr>
            <w:tcW w:w="2268" w:type="dxa"/>
          </w:tcPr>
          <w:p w14:paraId="2EB7F939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oco</w:t>
            </w:r>
          </w:p>
        </w:tc>
        <w:tc>
          <w:tcPr>
            <w:tcW w:w="5812" w:type="dxa"/>
          </w:tcPr>
          <w:p w14:paraId="62E0DF04" w14:textId="77777777" w:rsidR="00B54D20" w:rsidRPr="00CB1FBA" w:rsidRDefault="00FE245D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Aert Willemssen van</w:t>
            </w:r>
            <w:r w:rsidR="00E54E37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67D8781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21773C16" w14:textId="77777777">
        <w:tc>
          <w:tcPr>
            <w:tcW w:w="2268" w:type="dxa"/>
          </w:tcPr>
          <w:p w14:paraId="3DADBA23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4CCAA80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Roeloff Andriessen van Horckendam per 2 mesi</w:t>
            </w:r>
          </w:p>
        </w:tc>
        <w:tc>
          <w:tcPr>
            <w:tcW w:w="1559" w:type="dxa"/>
            <w:vAlign w:val="bottom"/>
          </w:tcPr>
          <w:p w14:paraId="159C1FA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41386ABB" w14:textId="77777777">
        <w:tc>
          <w:tcPr>
            <w:tcW w:w="2268" w:type="dxa"/>
          </w:tcPr>
          <w:p w14:paraId="7648D97A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rovosto</w:t>
            </w:r>
          </w:p>
        </w:tc>
        <w:tc>
          <w:tcPr>
            <w:tcW w:w="5812" w:type="dxa"/>
          </w:tcPr>
          <w:p w14:paraId="63CC1414" w14:textId="77777777" w:rsidR="00B54D20" w:rsidRPr="002A6193" w:rsidRDefault="00FE245D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Jacobssen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 Jouwer per 2 mesi</w:t>
            </w:r>
          </w:p>
        </w:tc>
        <w:tc>
          <w:tcPr>
            <w:tcW w:w="1559" w:type="dxa"/>
            <w:vAlign w:val="bottom"/>
          </w:tcPr>
          <w:p w14:paraId="272B3FB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158C79DB" w14:textId="77777777">
        <w:tc>
          <w:tcPr>
            <w:tcW w:w="2268" w:type="dxa"/>
          </w:tcPr>
          <w:p w14:paraId="2C636F90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elaro</w:t>
            </w:r>
          </w:p>
        </w:tc>
        <w:tc>
          <w:tcPr>
            <w:tcW w:w="5812" w:type="dxa"/>
          </w:tcPr>
          <w:p w14:paraId="7DBBA2C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Claessen van Lubeecke per 2 mesi</w:t>
            </w:r>
          </w:p>
        </w:tc>
        <w:tc>
          <w:tcPr>
            <w:tcW w:w="1559" w:type="dxa"/>
            <w:vAlign w:val="bottom"/>
          </w:tcPr>
          <w:p w14:paraId="22619B3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30 |</w:t>
            </w:r>
          </w:p>
        </w:tc>
      </w:tr>
      <w:tr w:rsidR="00B54D20" w:rsidRPr="002A6193" w14:paraId="3C286DDE" w14:textId="77777777">
        <w:tc>
          <w:tcPr>
            <w:tcW w:w="2268" w:type="dxa"/>
            <w:vMerge w:val="restart"/>
          </w:tcPr>
          <w:p w14:paraId="492B771D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apo bombardieri</w:t>
            </w:r>
          </w:p>
        </w:tc>
        <w:tc>
          <w:tcPr>
            <w:tcW w:w="5812" w:type="dxa"/>
          </w:tcPr>
          <w:p w14:paraId="238561F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Heyndricksse van Leeuwaerden per 2 mesi</w:t>
            </w:r>
          </w:p>
        </w:tc>
        <w:tc>
          <w:tcPr>
            <w:tcW w:w="1559" w:type="dxa"/>
            <w:vAlign w:val="bottom"/>
          </w:tcPr>
          <w:p w14:paraId="4F0CE13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4B497F03" w14:textId="77777777">
        <w:tc>
          <w:tcPr>
            <w:tcW w:w="2268" w:type="dxa"/>
            <w:vMerge/>
          </w:tcPr>
          <w:p w14:paraId="760BBFA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BC459FC" w14:textId="77777777" w:rsidR="00B54D20" w:rsidRPr="00CB1FBA" w:rsidRDefault="00FE245D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H</w:t>
            </w:r>
            <w:r w:rsidR="00E54E37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eindrickssen van Jsens per 2 mesi </w:t>
            </w:r>
          </w:p>
        </w:tc>
        <w:tc>
          <w:tcPr>
            <w:tcW w:w="1559" w:type="dxa"/>
            <w:vAlign w:val="bottom"/>
          </w:tcPr>
          <w:p w14:paraId="76BCFD2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2EB15197" w14:textId="77777777">
        <w:tc>
          <w:tcPr>
            <w:tcW w:w="2268" w:type="dxa"/>
            <w:vMerge w:val="restart"/>
          </w:tcPr>
          <w:p w14:paraId="5D9A8402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uoi compagni</w:t>
            </w:r>
          </w:p>
        </w:tc>
        <w:tc>
          <w:tcPr>
            <w:tcW w:w="5812" w:type="dxa"/>
          </w:tcPr>
          <w:p w14:paraId="0BC72C7A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van Embden per 2 mesi</w:t>
            </w:r>
          </w:p>
        </w:tc>
        <w:tc>
          <w:tcPr>
            <w:tcW w:w="1559" w:type="dxa"/>
            <w:vAlign w:val="bottom"/>
          </w:tcPr>
          <w:p w14:paraId="7301FF7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598ED552" w14:textId="77777777">
        <w:tc>
          <w:tcPr>
            <w:tcW w:w="2268" w:type="dxa"/>
            <w:vMerge/>
          </w:tcPr>
          <w:p w14:paraId="6393E8E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C5A674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Rein Dirrickssen van Schellinckwouw per 2 mesi</w:t>
            </w:r>
          </w:p>
        </w:tc>
        <w:tc>
          <w:tcPr>
            <w:tcW w:w="1559" w:type="dxa"/>
            <w:vAlign w:val="bottom"/>
          </w:tcPr>
          <w:p w14:paraId="73387FE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358CEBC7" w14:textId="77777777">
        <w:tc>
          <w:tcPr>
            <w:tcW w:w="2268" w:type="dxa"/>
            <w:vMerge w:val="restart"/>
          </w:tcPr>
          <w:p w14:paraId="579A8AEC" w14:textId="77777777" w:rsidR="00B54D20" w:rsidRPr="002A6193" w:rsidRDefault="007F3D65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ombardieri</w:t>
            </w:r>
          </w:p>
        </w:tc>
        <w:tc>
          <w:tcPr>
            <w:tcW w:w="5812" w:type="dxa"/>
          </w:tcPr>
          <w:p w14:paraId="5ED05B4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Robberts alli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08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10 aprille per 2 mesi 10 fiorini scapato li 14 maggio |</w:t>
            </w:r>
          </w:p>
        </w:tc>
        <w:tc>
          <w:tcPr>
            <w:tcW w:w="1559" w:type="dxa"/>
            <w:vAlign w:val="bottom"/>
          </w:tcPr>
          <w:p w14:paraId="7A4B4B1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3353AE4" w14:textId="77777777">
        <w:tc>
          <w:tcPr>
            <w:tcW w:w="2268" w:type="dxa"/>
            <w:vMerge/>
          </w:tcPr>
          <w:p w14:paraId="7A3E082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8CAEE3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Andries Jeroens van Amsterdam in suo luogo per 2 mesi</w:t>
            </w:r>
          </w:p>
        </w:tc>
        <w:tc>
          <w:tcPr>
            <w:tcW w:w="1559" w:type="dxa"/>
            <w:vAlign w:val="bottom"/>
          </w:tcPr>
          <w:p w14:paraId="5C20D91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4E167FFA" w14:textId="77777777">
        <w:tc>
          <w:tcPr>
            <w:tcW w:w="2268" w:type="dxa"/>
            <w:vMerge/>
          </w:tcPr>
          <w:p w14:paraId="5C21407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2B367B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Jaques Grivamdondry ai 13 aprille pagato 16 fiorini per 2 mesi | et è scapato alli 14 maggio 1618 in suo luogo |</w:t>
            </w:r>
          </w:p>
        </w:tc>
        <w:tc>
          <w:tcPr>
            <w:tcW w:w="1559" w:type="dxa"/>
            <w:vAlign w:val="bottom"/>
          </w:tcPr>
          <w:p w14:paraId="379E46F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2E9A7ED" w14:textId="77777777">
        <w:tc>
          <w:tcPr>
            <w:tcW w:w="2268" w:type="dxa"/>
            <w:vMerge/>
          </w:tcPr>
          <w:p w14:paraId="5038746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0D6AAC6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Hans Heindrickssen van Hamburch per 2 mesi</w:t>
            </w:r>
          </w:p>
        </w:tc>
        <w:tc>
          <w:tcPr>
            <w:tcW w:w="1559" w:type="dxa"/>
            <w:vAlign w:val="bottom"/>
          </w:tcPr>
          <w:p w14:paraId="6662447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E5F9294" w14:textId="77777777">
        <w:tc>
          <w:tcPr>
            <w:tcW w:w="2268" w:type="dxa"/>
            <w:vMerge/>
          </w:tcPr>
          <w:p w14:paraId="38DC245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06BC18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Pieter Carsten Jansse van Hamburch per 2 mesi </w:t>
            </w:r>
          </w:p>
        </w:tc>
        <w:tc>
          <w:tcPr>
            <w:tcW w:w="1559" w:type="dxa"/>
            <w:vAlign w:val="bottom"/>
          </w:tcPr>
          <w:p w14:paraId="70EC254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D155A86" w14:textId="77777777">
        <w:tc>
          <w:tcPr>
            <w:tcW w:w="2268" w:type="dxa"/>
            <w:vMerge/>
          </w:tcPr>
          <w:p w14:paraId="2386F3A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B3D6CB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Jeuriaen Jansse van Tonderen Constapelsmaet per 2 mesi</w:t>
            </w:r>
          </w:p>
        </w:tc>
        <w:tc>
          <w:tcPr>
            <w:tcW w:w="1559" w:type="dxa"/>
            <w:vAlign w:val="bottom"/>
          </w:tcPr>
          <w:p w14:paraId="4E805A4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4A7542E1" w14:textId="77777777">
        <w:tc>
          <w:tcPr>
            <w:tcW w:w="2268" w:type="dxa"/>
            <w:vMerge/>
          </w:tcPr>
          <w:p w14:paraId="273E87A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4E68AE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Dirricksse van Haerlinghen per 2 mesi</w:t>
            </w:r>
          </w:p>
        </w:tc>
        <w:tc>
          <w:tcPr>
            <w:tcW w:w="1559" w:type="dxa"/>
            <w:vAlign w:val="bottom"/>
          </w:tcPr>
          <w:p w14:paraId="3B6C729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CC820D9" w14:textId="77777777">
        <w:tc>
          <w:tcPr>
            <w:tcW w:w="2268" w:type="dxa"/>
            <w:vMerge/>
          </w:tcPr>
          <w:p w14:paraId="0F938FC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AFF773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Le</w:t>
            </w:r>
            <w:r w:rsidR="00FC761E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enart Cornelissen van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258C91F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28B2051" w14:textId="77777777">
        <w:tc>
          <w:tcPr>
            <w:tcW w:w="2268" w:type="dxa"/>
            <w:vMerge/>
          </w:tcPr>
          <w:p w14:paraId="44A0EB3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C6B7FC7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Heindrick Jansse van Vreeburch per 2 mesi</w:t>
            </w:r>
          </w:p>
        </w:tc>
        <w:tc>
          <w:tcPr>
            <w:tcW w:w="1559" w:type="dxa"/>
            <w:vAlign w:val="bottom"/>
          </w:tcPr>
          <w:p w14:paraId="7311F25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9BDAD14" w14:textId="77777777">
        <w:tc>
          <w:tcPr>
            <w:tcW w:w="2268" w:type="dxa"/>
            <w:vMerge/>
          </w:tcPr>
          <w:p w14:paraId="7E63911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CC3605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Frans Oulander van Omlant ai 11 aprile per 2 mesi | pagato 18 fiorini schapato 14 maggio 1618 | </w:t>
            </w:r>
          </w:p>
        </w:tc>
        <w:tc>
          <w:tcPr>
            <w:tcW w:w="1559" w:type="dxa"/>
            <w:vAlign w:val="bottom"/>
          </w:tcPr>
          <w:p w14:paraId="7E5338F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25142DA" w14:textId="77777777">
        <w:tc>
          <w:tcPr>
            <w:tcW w:w="2268" w:type="dxa"/>
            <w:vMerge/>
          </w:tcPr>
          <w:p w14:paraId="5CA5C59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E99E5D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Wolf Lamiortssen Buykerch li 14 maggio per 2 mesi</w:t>
            </w:r>
          </w:p>
        </w:tc>
        <w:tc>
          <w:tcPr>
            <w:tcW w:w="1559" w:type="dxa"/>
            <w:vAlign w:val="bottom"/>
          </w:tcPr>
          <w:p w14:paraId="5113DEA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55C08EB" w14:textId="77777777">
        <w:tc>
          <w:tcPr>
            <w:tcW w:w="2268" w:type="dxa"/>
            <w:vMerge/>
          </w:tcPr>
          <w:p w14:paraId="027E4FA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2C39FA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Cornelissen van Nierip per 2 mesi</w:t>
            </w:r>
          </w:p>
        </w:tc>
        <w:tc>
          <w:tcPr>
            <w:tcW w:w="1559" w:type="dxa"/>
            <w:vAlign w:val="bottom"/>
          </w:tcPr>
          <w:p w14:paraId="65D19C0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B2F289C" w14:textId="77777777">
        <w:tc>
          <w:tcPr>
            <w:tcW w:w="2268" w:type="dxa"/>
            <w:vMerge/>
          </w:tcPr>
          <w:p w14:paraId="26CEFEA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E0D34D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Friederick Jansse van Uredestede per 2 mesi</w:t>
            </w:r>
          </w:p>
        </w:tc>
        <w:tc>
          <w:tcPr>
            <w:tcW w:w="1559" w:type="dxa"/>
            <w:vAlign w:val="bottom"/>
          </w:tcPr>
          <w:p w14:paraId="0BB1484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D8C46F6" w14:textId="77777777">
        <w:tc>
          <w:tcPr>
            <w:tcW w:w="2268" w:type="dxa"/>
            <w:vMerge/>
          </w:tcPr>
          <w:p w14:paraId="4B35A77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4663BF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Wermer Aetsse van Schoonhouen per 2 mesi</w:t>
            </w:r>
          </w:p>
        </w:tc>
        <w:tc>
          <w:tcPr>
            <w:tcW w:w="1559" w:type="dxa"/>
            <w:vAlign w:val="bottom"/>
          </w:tcPr>
          <w:p w14:paraId="4116AA3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FC4B5E8" w14:textId="77777777">
        <w:tc>
          <w:tcPr>
            <w:tcW w:w="2268" w:type="dxa"/>
            <w:vMerge/>
          </w:tcPr>
          <w:p w14:paraId="298B1C7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8CEE30E" w14:textId="77777777" w:rsidR="00B54D20" w:rsidRPr="00CB1FBA" w:rsidRDefault="00FC761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Willem Meussen van</w:t>
            </w:r>
            <w:r w:rsidR="00E54E37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den Gouw per 2 mesi</w:t>
            </w:r>
          </w:p>
        </w:tc>
        <w:tc>
          <w:tcPr>
            <w:tcW w:w="1559" w:type="dxa"/>
            <w:vAlign w:val="bottom"/>
          </w:tcPr>
          <w:p w14:paraId="13E97F4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8B86188" w14:textId="77777777">
        <w:tc>
          <w:tcPr>
            <w:tcW w:w="2268" w:type="dxa"/>
            <w:vMerge/>
          </w:tcPr>
          <w:p w14:paraId="388393C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AC9BF2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Dirricksse van Beuren per 2 mesi</w:t>
            </w:r>
          </w:p>
        </w:tc>
        <w:tc>
          <w:tcPr>
            <w:tcW w:w="1559" w:type="dxa"/>
            <w:vAlign w:val="bottom"/>
          </w:tcPr>
          <w:p w14:paraId="18B7A81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3C6E934" w14:textId="77777777">
        <w:tc>
          <w:tcPr>
            <w:tcW w:w="2268" w:type="dxa"/>
            <w:vMerge/>
          </w:tcPr>
          <w:p w14:paraId="34827CD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CFB32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Andries Michielssen alli 10 aprille pagato per 2 mesi 16 fiorini scapato | 14 maggio 1618 |</w:t>
            </w:r>
          </w:p>
        </w:tc>
        <w:tc>
          <w:tcPr>
            <w:tcW w:w="1559" w:type="dxa"/>
            <w:vAlign w:val="bottom"/>
          </w:tcPr>
          <w:p w14:paraId="1BD3B4A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4FBAFE3" w14:textId="77777777">
        <w:tc>
          <w:tcPr>
            <w:tcW w:w="2268" w:type="dxa"/>
            <w:vMerge/>
          </w:tcPr>
          <w:p w14:paraId="20ED24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4A37C9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Siberim wom Schotsman per 2 mesi</w:t>
            </w:r>
          </w:p>
        </w:tc>
        <w:tc>
          <w:tcPr>
            <w:tcW w:w="1559" w:type="dxa"/>
            <w:vAlign w:val="bottom"/>
          </w:tcPr>
          <w:p w14:paraId="4EF0BFD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45891CF" w14:textId="77777777">
        <w:tc>
          <w:tcPr>
            <w:tcW w:w="2268" w:type="dxa"/>
            <w:vMerge/>
          </w:tcPr>
          <w:p w14:paraId="46974DB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58D2C70" w14:textId="77777777" w:rsidR="00B54D20" w:rsidRPr="002A6193" w:rsidRDefault="00FC761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Floris Claessen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03EE9F0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</w:tbl>
    <w:p w14:paraId="04DE951C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279v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3CA27483" w14:textId="77777777">
        <w:tc>
          <w:tcPr>
            <w:tcW w:w="2268" w:type="dxa"/>
            <w:vMerge w:val="restart"/>
          </w:tcPr>
          <w:p w14:paraId="6A0AFDA7" w14:textId="77777777" w:rsidR="00B54D20" w:rsidRPr="002A6193" w:rsidRDefault="007C304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ombardieri</w:t>
            </w:r>
          </w:p>
        </w:tc>
        <w:tc>
          <w:tcPr>
            <w:tcW w:w="5812" w:type="dxa"/>
          </w:tcPr>
          <w:p w14:paraId="42B1EF7F" w14:textId="77777777" w:rsidR="00B54D20" w:rsidRPr="002A6193" w:rsidRDefault="002F68F8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Marsse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 Milst per 2 mesi</w:t>
            </w:r>
          </w:p>
        </w:tc>
        <w:tc>
          <w:tcPr>
            <w:tcW w:w="1559" w:type="dxa"/>
            <w:vAlign w:val="bottom"/>
          </w:tcPr>
          <w:p w14:paraId="3F3DB05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D8BE441" w14:textId="77777777">
        <w:tc>
          <w:tcPr>
            <w:tcW w:w="2268" w:type="dxa"/>
            <w:vMerge/>
          </w:tcPr>
          <w:p w14:paraId="3F5C91F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D57A7E9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Theunis Floris van Amsterdam per 2 mesi</w:t>
            </w:r>
          </w:p>
        </w:tc>
        <w:tc>
          <w:tcPr>
            <w:tcW w:w="1559" w:type="dxa"/>
            <w:vAlign w:val="bottom"/>
          </w:tcPr>
          <w:p w14:paraId="06D17BE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FB69D59" w14:textId="77777777">
        <w:tc>
          <w:tcPr>
            <w:tcW w:w="2268" w:type="dxa"/>
            <w:vMerge/>
          </w:tcPr>
          <w:p w14:paraId="6AC04B1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E0D4AA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Janssen van Munickendam ai 10 aprille pagato 18 fiorini schapato | alli 14 maggio 1618 in suo luogo |</w:t>
            </w:r>
          </w:p>
        </w:tc>
        <w:tc>
          <w:tcPr>
            <w:tcW w:w="1559" w:type="dxa"/>
            <w:vAlign w:val="bottom"/>
          </w:tcPr>
          <w:p w14:paraId="0EF6DE3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70ED283" w14:textId="77777777">
        <w:tc>
          <w:tcPr>
            <w:tcW w:w="2268" w:type="dxa"/>
            <w:vMerge/>
          </w:tcPr>
          <w:p w14:paraId="0BBF24D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EF621B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Albert Bick per 2 mesi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09"/>
            </w:r>
          </w:p>
        </w:tc>
        <w:tc>
          <w:tcPr>
            <w:tcW w:w="1559" w:type="dxa"/>
            <w:vAlign w:val="bottom"/>
          </w:tcPr>
          <w:p w14:paraId="0377D40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FAF43B9" w14:textId="77777777">
        <w:tc>
          <w:tcPr>
            <w:tcW w:w="2268" w:type="dxa"/>
          </w:tcPr>
          <w:p w14:paraId="7EAEB29E" w14:textId="77777777" w:rsidR="00B54D20" w:rsidRPr="002A6193" w:rsidRDefault="00641785" w:rsidP="00641785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</w:p>
        </w:tc>
        <w:tc>
          <w:tcPr>
            <w:tcW w:w="5812" w:type="dxa"/>
          </w:tcPr>
          <w:p w14:paraId="0F075F1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Wonter Heindrick van Leeuwaerden per 2 mesi</w:t>
            </w:r>
          </w:p>
        </w:tc>
        <w:tc>
          <w:tcPr>
            <w:tcW w:w="1559" w:type="dxa"/>
            <w:vAlign w:val="bottom"/>
          </w:tcPr>
          <w:p w14:paraId="28D7F3C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0818988" w14:textId="77777777">
        <w:tc>
          <w:tcPr>
            <w:tcW w:w="2268" w:type="dxa"/>
          </w:tcPr>
          <w:p w14:paraId="01C5FFC8" w14:textId="77777777" w:rsidR="00B54D20" w:rsidRPr="002A6193" w:rsidRDefault="00641785" w:rsidP="00641785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</w:p>
        </w:tc>
        <w:tc>
          <w:tcPr>
            <w:tcW w:w="5812" w:type="dxa"/>
          </w:tcPr>
          <w:p w14:paraId="23F23A9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Albert Jansse van Alckmar per 2 mesipagato ai 10 april | 16 fiorini scapato il 14 maggio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10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  <w:tc>
          <w:tcPr>
            <w:tcW w:w="1559" w:type="dxa"/>
            <w:vAlign w:val="bottom"/>
          </w:tcPr>
          <w:p w14:paraId="1EBF007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A1EFE86" w14:textId="77777777">
        <w:tc>
          <w:tcPr>
            <w:tcW w:w="2268" w:type="dxa"/>
          </w:tcPr>
          <w:p w14:paraId="2485F801" w14:textId="77777777" w:rsidR="00B54D20" w:rsidRPr="002A6193" w:rsidRDefault="00641785" w:rsidP="00641785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</w:t>
            </w:r>
          </w:p>
        </w:tc>
        <w:tc>
          <w:tcPr>
            <w:tcW w:w="5812" w:type="dxa"/>
          </w:tcPr>
          <w:p w14:paraId="428810C9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Theunis Floris van Amsterdam per 2 mesi</w:t>
            </w:r>
          </w:p>
        </w:tc>
        <w:tc>
          <w:tcPr>
            <w:tcW w:w="1559" w:type="dxa"/>
            <w:vAlign w:val="bottom"/>
          </w:tcPr>
          <w:p w14:paraId="78F8C15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DA46055" w14:textId="77777777">
        <w:tc>
          <w:tcPr>
            <w:tcW w:w="2268" w:type="dxa"/>
            <w:vMerge w:val="restart"/>
          </w:tcPr>
          <w:p w14:paraId="121750B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37F7370" w14:textId="77777777" w:rsidR="00B54D20" w:rsidRPr="002A6193" w:rsidRDefault="005676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Thonissenvan Dants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yck per 2 mesi</w:t>
            </w:r>
          </w:p>
        </w:tc>
        <w:tc>
          <w:tcPr>
            <w:tcW w:w="1559" w:type="dxa"/>
            <w:vAlign w:val="bottom"/>
          </w:tcPr>
          <w:p w14:paraId="6B7C610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BF392D6" w14:textId="77777777">
        <w:tc>
          <w:tcPr>
            <w:tcW w:w="2268" w:type="dxa"/>
            <w:vMerge/>
          </w:tcPr>
          <w:p w14:paraId="4610554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BA53C31" w14:textId="77777777" w:rsidR="00B54D20" w:rsidRPr="002A6193" w:rsidRDefault="005676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Mermaerts van Dants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yck per 2 mesi pagato | alli 11 aprille 1618 16 fiorini scapato il 14 maggio |</w:t>
            </w:r>
          </w:p>
        </w:tc>
        <w:tc>
          <w:tcPr>
            <w:tcW w:w="1559" w:type="dxa"/>
            <w:vAlign w:val="bottom"/>
          </w:tcPr>
          <w:p w14:paraId="0D03201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33E462A" w14:textId="77777777">
        <w:tc>
          <w:tcPr>
            <w:tcW w:w="2268" w:type="dxa"/>
            <w:vMerge/>
          </w:tcPr>
          <w:p w14:paraId="5A54EC3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6F6D6F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Jasper Jansse van Middelburch per 2 mesi </w:t>
            </w:r>
          </w:p>
        </w:tc>
        <w:tc>
          <w:tcPr>
            <w:tcW w:w="1559" w:type="dxa"/>
            <w:vAlign w:val="bottom"/>
          </w:tcPr>
          <w:p w14:paraId="46A1AB8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B89DE3D" w14:textId="77777777">
        <w:tc>
          <w:tcPr>
            <w:tcW w:w="2268" w:type="dxa"/>
            <w:vMerge/>
          </w:tcPr>
          <w:p w14:paraId="4716973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8B410A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Gyssen van Rynsdorp per 2 mesi</w:t>
            </w:r>
          </w:p>
        </w:tc>
        <w:tc>
          <w:tcPr>
            <w:tcW w:w="1559" w:type="dxa"/>
            <w:vAlign w:val="bottom"/>
          </w:tcPr>
          <w:p w14:paraId="3EEF407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09CCFE1" w14:textId="77777777">
        <w:tc>
          <w:tcPr>
            <w:tcW w:w="2268" w:type="dxa"/>
            <w:vMerge/>
          </w:tcPr>
          <w:p w14:paraId="731FBA6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33EDF2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Simonsse van Hoorn per 2 messi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1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alli | 11 aprille pagato 18 fiorini scapato il 14 maggio | </w:t>
            </w:r>
          </w:p>
        </w:tc>
        <w:tc>
          <w:tcPr>
            <w:tcW w:w="1559" w:type="dxa"/>
            <w:vAlign w:val="bottom"/>
          </w:tcPr>
          <w:p w14:paraId="3E03BE0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9035CA0" w14:textId="77777777">
        <w:tc>
          <w:tcPr>
            <w:tcW w:w="2268" w:type="dxa"/>
            <w:vMerge/>
          </w:tcPr>
          <w:p w14:paraId="0ADFC85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614ECF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Prouw Wer van Hambroch per 2 mesi al | capitan alli 14 maggio pagato </w:t>
            </w:r>
          </w:p>
        </w:tc>
        <w:tc>
          <w:tcPr>
            <w:tcW w:w="1559" w:type="dxa"/>
            <w:vAlign w:val="bottom"/>
          </w:tcPr>
          <w:p w14:paraId="2BD3D79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14B2997" w14:textId="77777777">
        <w:tc>
          <w:tcPr>
            <w:tcW w:w="2268" w:type="dxa"/>
            <w:vMerge/>
          </w:tcPr>
          <w:p w14:paraId="110567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772B3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Walich Jansse van Alckmaer per 2 mesi</w:t>
            </w:r>
          </w:p>
        </w:tc>
        <w:tc>
          <w:tcPr>
            <w:tcW w:w="1559" w:type="dxa"/>
            <w:vAlign w:val="bottom"/>
          </w:tcPr>
          <w:p w14:paraId="2659E24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6631AC2" w14:textId="77777777">
        <w:tc>
          <w:tcPr>
            <w:tcW w:w="2268" w:type="dxa"/>
            <w:vMerge/>
          </w:tcPr>
          <w:p w14:paraId="1B8777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703F81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Albert Jansse van Hamborck per 2 mesi</w:t>
            </w:r>
          </w:p>
        </w:tc>
        <w:tc>
          <w:tcPr>
            <w:tcW w:w="1559" w:type="dxa"/>
            <w:vAlign w:val="bottom"/>
          </w:tcPr>
          <w:p w14:paraId="2E510CC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2A84343" w14:textId="77777777">
        <w:tc>
          <w:tcPr>
            <w:tcW w:w="2268" w:type="dxa"/>
            <w:vMerge/>
          </w:tcPr>
          <w:p w14:paraId="53066B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85FA41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Barent Harde van Bremen per 2 mesi</w:t>
            </w:r>
          </w:p>
        </w:tc>
        <w:tc>
          <w:tcPr>
            <w:tcW w:w="1559" w:type="dxa"/>
            <w:vAlign w:val="bottom"/>
          </w:tcPr>
          <w:p w14:paraId="482731A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34305299" w14:textId="77777777">
        <w:tc>
          <w:tcPr>
            <w:tcW w:w="2268" w:type="dxa"/>
            <w:vMerge/>
          </w:tcPr>
          <w:p w14:paraId="2C291D4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05538FC" w14:textId="77777777" w:rsidR="00B54D20" w:rsidRPr="002A6193" w:rsidRDefault="005676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Pieterssen Stoock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2077EF9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A26B5DD" w14:textId="77777777">
        <w:tc>
          <w:tcPr>
            <w:tcW w:w="2268" w:type="dxa"/>
            <w:vMerge w:val="restart"/>
          </w:tcPr>
          <w:p w14:paraId="3CDD7506" w14:textId="77777777" w:rsidR="00B54D20" w:rsidRPr="002A6193" w:rsidRDefault="007C304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 della | gabia</w:t>
            </w:r>
          </w:p>
        </w:tc>
        <w:tc>
          <w:tcPr>
            <w:tcW w:w="5812" w:type="dxa"/>
          </w:tcPr>
          <w:p w14:paraId="16DF3EEC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Hermansse van Hamburch per 2 mesi</w:t>
            </w:r>
          </w:p>
        </w:tc>
        <w:tc>
          <w:tcPr>
            <w:tcW w:w="1559" w:type="dxa"/>
            <w:vAlign w:val="bottom"/>
          </w:tcPr>
          <w:p w14:paraId="0D7DB21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9C86D6A" w14:textId="77777777">
        <w:tc>
          <w:tcPr>
            <w:tcW w:w="2268" w:type="dxa"/>
            <w:vMerge/>
          </w:tcPr>
          <w:p w14:paraId="2A1BA30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149D874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Heyndrick Polman van Hanburch per 2 mesi</w:t>
            </w:r>
          </w:p>
        </w:tc>
        <w:tc>
          <w:tcPr>
            <w:tcW w:w="1559" w:type="dxa"/>
            <w:vAlign w:val="bottom"/>
          </w:tcPr>
          <w:p w14:paraId="0901814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78A7FC6" w14:textId="77777777">
        <w:tc>
          <w:tcPr>
            <w:tcW w:w="2268" w:type="dxa"/>
            <w:vMerge/>
          </w:tcPr>
          <w:p w14:paraId="391A2F7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C9BFA61" w14:textId="77777777" w:rsidR="00B54D20" w:rsidRPr="002A6193" w:rsidRDefault="00567646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Leenerssen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46E12D0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3AED188" w14:textId="77777777">
        <w:tc>
          <w:tcPr>
            <w:tcW w:w="2268" w:type="dxa"/>
            <w:vMerge/>
          </w:tcPr>
          <w:p w14:paraId="2754BB4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8A15F4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Thomas Thomassen van Haerlem per 2 mesi</w:t>
            </w:r>
          </w:p>
        </w:tc>
        <w:tc>
          <w:tcPr>
            <w:tcW w:w="1559" w:type="dxa"/>
            <w:vAlign w:val="bottom"/>
          </w:tcPr>
          <w:p w14:paraId="61D1AB8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F96A893" w14:textId="77777777">
        <w:tc>
          <w:tcPr>
            <w:tcW w:w="2268" w:type="dxa"/>
            <w:vMerge/>
          </w:tcPr>
          <w:p w14:paraId="24A926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83D6D47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Jan Willemsse van Witmont per 2 mesi</w:t>
            </w:r>
          </w:p>
        </w:tc>
        <w:tc>
          <w:tcPr>
            <w:tcW w:w="1559" w:type="dxa"/>
            <w:vAlign w:val="bottom"/>
          </w:tcPr>
          <w:p w14:paraId="3795F9A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D72BC31" w14:textId="77777777">
        <w:tc>
          <w:tcPr>
            <w:tcW w:w="2268" w:type="dxa"/>
            <w:vMerge/>
          </w:tcPr>
          <w:p w14:paraId="21CDD86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0F2FE4A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Jan Pieterssen Schippers Soon per 2 mesi</w:t>
            </w:r>
          </w:p>
        </w:tc>
        <w:tc>
          <w:tcPr>
            <w:tcW w:w="1559" w:type="dxa"/>
            <w:vAlign w:val="bottom"/>
          </w:tcPr>
          <w:p w14:paraId="3512632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F0775CB" w14:textId="77777777">
        <w:tc>
          <w:tcPr>
            <w:tcW w:w="2268" w:type="dxa"/>
            <w:vMerge/>
          </w:tcPr>
          <w:p w14:paraId="55AA624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4899D7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Jansse van Emden per 2 mesi</w:t>
            </w:r>
          </w:p>
        </w:tc>
        <w:tc>
          <w:tcPr>
            <w:tcW w:w="1559" w:type="dxa"/>
            <w:vAlign w:val="bottom"/>
          </w:tcPr>
          <w:p w14:paraId="2E6A4C8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E588AEE" w14:textId="77777777">
        <w:tc>
          <w:tcPr>
            <w:tcW w:w="2268" w:type="dxa"/>
            <w:vMerge/>
          </w:tcPr>
          <w:p w14:paraId="1C3ECBE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02150F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Harman Jansse van Amsterdam per 2 mesi</w:t>
            </w:r>
          </w:p>
        </w:tc>
        <w:tc>
          <w:tcPr>
            <w:tcW w:w="1559" w:type="dxa"/>
            <w:vAlign w:val="bottom"/>
          </w:tcPr>
          <w:p w14:paraId="092C94E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CBA971F" w14:textId="77777777">
        <w:tc>
          <w:tcPr>
            <w:tcW w:w="2268" w:type="dxa"/>
            <w:vMerge/>
          </w:tcPr>
          <w:p w14:paraId="75D6845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1A0843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Beauque Reynaerts per 2 mesi</w:t>
            </w:r>
          </w:p>
        </w:tc>
        <w:tc>
          <w:tcPr>
            <w:tcW w:w="1559" w:type="dxa"/>
            <w:vAlign w:val="bottom"/>
          </w:tcPr>
          <w:p w14:paraId="45FD97E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306D977" w14:textId="77777777">
        <w:tc>
          <w:tcPr>
            <w:tcW w:w="2268" w:type="dxa"/>
            <w:vMerge/>
          </w:tcPr>
          <w:p w14:paraId="0D445E4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2E261E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Willem Claessen van Hanburch per 2 mesi alli | 11 aprille pagato 16 fiorini scapato illi 14 maggio | </w:t>
            </w:r>
          </w:p>
        </w:tc>
        <w:tc>
          <w:tcPr>
            <w:tcW w:w="1559" w:type="dxa"/>
            <w:vAlign w:val="bottom"/>
          </w:tcPr>
          <w:p w14:paraId="11D1A72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AC76B3C" w14:textId="77777777">
        <w:tc>
          <w:tcPr>
            <w:tcW w:w="2268" w:type="dxa"/>
            <w:vMerge/>
          </w:tcPr>
          <w:p w14:paraId="28D1709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5D919D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Claessen van Bolsweest per 2 mesi</w:t>
            </w:r>
          </w:p>
        </w:tc>
        <w:tc>
          <w:tcPr>
            <w:tcW w:w="1559" w:type="dxa"/>
            <w:vAlign w:val="bottom"/>
          </w:tcPr>
          <w:p w14:paraId="74C0FD6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9F5F0E1" w14:textId="77777777">
        <w:tc>
          <w:tcPr>
            <w:tcW w:w="2268" w:type="dxa"/>
            <w:vMerge/>
          </w:tcPr>
          <w:p w14:paraId="3F69A37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2B07DFE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Willem Willemsse van Amsterdam per 2 mesi</w:t>
            </w:r>
          </w:p>
        </w:tc>
        <w:tc>
          <w:tcPr>
            <w:tcW w:w="1559" w:type="dxa"/>
            <w:vAlign w:val="bottom"/>
          </w:tcPr>
          <w:p w14:paraId="57DE65D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09CB8977" w14:textId="77777777">
        <w:tc>
          <w:tcPr>
            <w:tcW w:w="2268" w:type="dxa"/>
            <w:vMerge/>
          </w:tcPr>
          <w:p w14:paraId="3B26A04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3E0D5D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Janssen van Haerlem per 2 mesi</w:t>
            </w:r>
          </w:p>
        </w:tc>
        <w:tc>
          <w:tcPr>
            <w:tcW w:w="1559" w:type="dxa"/>
            <w:vAlign w:val="bottom"/>
          </w:tcPr>
          <w:p w14:paraId="7379269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8AAD0AF" w14:textId="77777777">
        <w:tc>
          <w:tcPr>
            <w:tcW w:w="2268" w:type="dxa"/>
            <w:vMerge/>
          </w:tcPr>
          <w:p w14:paraId="60655CB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BA1D0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Johan van Schoonhoven per 2 mesi</w:t>
            </w:r>
          </w:p>
        </w:tc>
        <w:tc>
          <w:tcPr>
            <w:tcW w:w="1559" w:type="dxa"/>
            <w:vAlign w:val="bottom"/>
          </w:tcPr>
          <w:p w14:paraId="79CAEB1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F3FEAC3" w14:textId="77777777">
        <w:tc>
          <w:tcPr>
            <w:tcW w:w="2268" w:type="dxa"/>
            <w:vMerge/>
          </w:tcPr>
          <w:p w14:paraId="4C14D44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62016EF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Mathyas Jeriaensse van Hamburch per 2 mesi</w:t>
            </w:r>
          </w:p>
        </w:tc>
        <w:tc>
          <w:tcPr>
            <w:tcW w:w="1559" w:type="dxa"/>
            <w:vAlign w:val="bottom"/>
          </w:tcPr>
          <w:p w14:paraId="281CADA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C108C1F" w14:textId="77777777">
        <w:tc>
          <w:tcPr>
            <w:tcW w:w="2268" w:type="dxa"/>
            <w:vMerge/>
          </w:tcPr>
          <w:p w14:paraId="021E330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B985481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Harman Siwerts van Blixhum per 2 mesi</w:t>
            </w:r>
          </w:p>
        </w:tc>
        <w:tc>
          <w:tcPr>
            <w:tcW w:w="1559" w:type="dxa"/>
            <w:vAlign w:val="bottom"/>
          </w:tcPr>
          <w:p w14:paraId="7DEEC53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67869E5" w14:textId="77777777">
        <w:tc>
          <w:tcPr>
            <w:tcW w:w="2268" w:type="dxa"/>
            <w:vMerge/>
          </w:tcPr>
          <w:p w14:paraId="31DC637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EE1B7A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Boctgens van Munickendam per 2 mesi</w:t>
            </w:r>
          </w:p>
        </w:tc>
        <w:tc>
          <w:tcPr>
            <w:tcW w:w="1559" w:type="dxa"/>
            <w:vAlign w:val="bottom"/>
          </w:tcPr>
          <w:p w14:paraId="644E9A0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59D2B73" w14:textId="77777777">
        <w:tc>
          <w:tcPr>
            <w:tcW w:w="2268" w:type="dxa"/>
            <w:vMerge/>
          </w:tcPr>
          <w:p w14:paraId="44833E1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9F3137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Dirricksse van Langerach per 2 mesi</w:t>
            </w:r>
          </w:p>
        </w:tc>
        <w:tc>
          <w:tcPr>
            <w:tcW w:w="1559" w:type="dxa"/>
            <w:vAlign w:val="bottom"/>
          </w:tcPr>
          <w:p w14:paraId="7D3F6F4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47598433" w14:textId="77777777">
        <w:tc>
          <w:tcPr>
            <w:tcW w:w="2268" w:type="dxa"/>
            <w:vMerge/>
          </w:tcPr>
          <w:p w14:paraId="79988BD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C3A296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Jansse van Amsterdam per 2 mesi</w:t>
            </w:r>
          </w:p>
        </w:tc>
        <w:tc>
          <w:tcPr>
            <w:tcW w:w="1559" w:type="dxa"/>
            <w:vAlign w:val="bottom"/>
          </w:tcPr>
          <w:p w14:paraId="0E53FE9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651A762" w14:textId="77777777">
        <w:tc>
          <w:tcPr>
            <w:tcW w:w="2268" w:type="dxa"/>
            <w:vMerge/>
          </w:tcPr>
          <w:p w14:paraId="5031609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154107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Theunissen van Munickendam per 2 mesi</w:t>
            </w:r>
          </w:p>
        </w:tc>
        <w:tc>
          <w:tcPr>
            <w:tcW w:w="1559" w:type="dxa"/>
            <w:vAlign w:val="bottom"/>
          </w:tcPr>
          <w:p w14:paraId="6108B69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FC67A57" w14:textId="77777777">
        <w:tc>
          <w:tcPr>
            <w:tcW w:w="2268" w:type="dxa"/>
            <w:vMerge/>
          </w:tcPr>
          <w:p w14:paraId="258F1CF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E57ED3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Heyndrick Snyder per 2 mesi al 12 detto pagato | 19 fiorini schapato il 14 maggio 1618 |</w:t>
            </w:r>
          </w:p>
        </w:tc>
        <w:tc>
          <w:tcPr>
            <w:tcW w:w="1559" w:type="dxa"/>
            <w:vAlign w:val="bottom"/>
          </w:tcPr>
          <w:p w14:paraId="0E33AED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7C0C087" w14:textId="77777777">
        <w:tc>
          <w:tcPr>
            <w:tcW w:w="2268" w:type="dxa"/>
            <w:vMerge/>
          </w:tcPr>
          <w:p w14:paraId="2C50437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E38B00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Andries Pieterssen van Haerlingen per 2 mesi</w:t>
            </w:r>
          </w:p>
        </w:tc>
        <w:tc>
          <w:tcPr>
            <w:tcW w:w="1559" w:type="dxa"/>
            <w:vAlign w:val="bottom"/>
          </w:tcPr>
          <w:p w14:paraId="7FC6C6A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</w:tbl>
    <w:p w14:paraId="08A6C141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280r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A16D13" w:rsidRPr="002A6193" w14:paraId="44D2ACEA" w14:textId="77777777">
        <w:tc>
          <w:tcPr>
            <w:tcW w:w="2268" w:type="dxa"/>
            <w:vMerge w:val="restart"/>
          </w:tcPr>
          <w:p w14:paraId="005095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E8A2CF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Jacobssen van Alsmeer per 2 mesi</w:t>
            </w:r>
          </w:p>
        </w:tc>
        <w:tc>
          <w:tcPr>
            <w:tcW w:w="1559" w:type="dxa"/>
            <w:vAlign w:val="bottom"/>
          </w:tcPr>
          <w:p w14:paraId="05EBDEE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0CB5AE61" w14:textId="77777777">
        <w:tc>
          <w:tcPr>
            <w:tcW w:w="2268" w:type="dxa"/>
            <w:vMerge/>
          </w:tcPr>
          <w:p w14:paraId="61406FE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01234D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Tgonde Galtgens van Emden per 2 mesi</w:t>
            </w:r>
          </w:p>
        </w:tc>
        <w:tc>
          <w:tcPr>
            <w:tcW w:w="1559" w:type="dxa"/>
            <w:vAlign w:val="bottom"/>
          </w:tcPr>
          <w:p w14:paraId="55828F0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1[6]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1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A16D13" w:rsidRPr="002A6193" w14:paraId="341F54CF" w14:textId="77777777">
        <w:tc>
          <w:tcPr>
            <w:tcW w:w="2268" w:type="dxa"/>
            <w:vMerge/>
          </w:tcPr>
          <w:p w14:paraId="30EF6E2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C61500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Joesten van Stockholm per 2 mesi</w:t>
            </w:r>
          </w:p>
        </w:tc>
        <w:tc>
          <w:tcPr>
            <w:tcW w:w="1559" w:type="dxa"/>
            <w:vAlign w:val="bottom"/>
          </w:tcPr>
          <w:p w14:paraId="6C487E3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0D0B2B50" w14:textId="77777777">
        <w:tc>
          <w:tcPr>
            <w:tcW w:w="2268" w:type="dxa"/>
            <w:vMerge/>
          </w:tcPr>
          <w:p w14:paraId="310545A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4E7B0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Davidt Davidtssen Schitsman per 2 mesi</w:t>
            </w:r>
          </w:p>
        </w:tc>
        <w:tc>
          <w:tcPr>
            <w:tcW w:w="1559" w:type="dxa"/>
            <w:vAlign w:val="bottom"/>
          </w:tcPr>
          <w:p w14:paraId="07D18C9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37F0A4DF" w14:textId="77777777">
        <w:tc>
          <w:tcPr>
            <w:tcW w:w="2268" w:type="dxa"/>
            <w:vMerge/>
          </w:tcPr>
          <w:p w14:paraId="0089673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4989F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Joel van Lubeeck per 2 mesi</w:t>
            </w:r>
          </w:p>
        </w:tc>
        <w:tc>
          <w:tcPr>
            <w:tcW w:w="1559" w:type="dxa"/>
            <w:vAlign w:val="bottom"/>
          </w:tcPr>
          <w:p w14:paraId="4A3D97A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02E3B878" w14:textId="77777777">
        <w:tc>
          <w:tcPr>
            <w:tcW w:w="2268" w:type="dxa"/>
            <w:vMerge/>
          </w:tcPr>
          <w:p w14:paraId="25F1D9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A21947B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Hermansse van Amsterdam per 2 mesi</w:t>
            </w:r>
          </w:p>
        </w:tc>
        <w:tc>
          <w:tcPr>
            <w:tcW w:w="1559" w:type="dxa"/>
            <w:vAlign w:val="bottom"/>
          </w:tcPr>
          <w:p w14:paraId="0549FFB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16D13" w:rsidRPr="002A6193" w14:paraId="5453BC5B" w14:textId="77777777">
        <w:tc>
          <w:tcPr>
            <w:tcW w:w="2268" w:type="dxa"/>
            <w:vMerge/>
          </w:tcPr>
          <w:p w14:paraId="752894C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0E0978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Snooter van Flensburch per 2 mesi</w:t>
            </w:r>
          </w:p>
        </w:tc>
        <w:tc>
          <w:tcPr>
            <w:tcW w:w="1559" w:type="dxa"/>
            <w:vAlign w:val="bottom"/>
          </w:tcPr>
          <w:p w14:paraId="3322AD0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16D13" w:rsidRPr="002A6193" w14:paraId="5DC8A916" w14:textId="77777777">
        <w:tc>
          <w:tcPr>
            <w:tcW w:w="2268" w:type="dxa"/>
            <w:vMerge/>
          </w:tcPr>
          <w:p w14:paraId="2B6DC35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CEC3ACC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Heindrick Jansse van Hamburch per 2 mesi</w:t>
            </w:r>
          </w:p>
        </w:tc>
        <w:tc>
          <w:tcPr>
            <w:tcW w:w="1559" w:type="dxa"/>
            <w:vAlign w:val="bottom"/>
          </w:tcPr>
          <w:p w14:paraId="7D987B8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16D13" w:rsidRPr="002A6193" w14:paraId="6807061C" w14:textId="77777777">
        <w:tc>
          <w:tcPr>
            <w:tcW w:w="2268" w:type="dxa"/>
            <w:vMerge/>
          </w:tcPr>
          <w:p w14:paraId="760B9B5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652429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Daniel Jansse van Eyderstee</w:t>
            </w:r>
            <w:r w:rsidR="00A867C7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101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0CD1CF3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16D13" w:rsidRPr="002A6193" w14:paraId="327F6CC6" w14:textId="77777777">
        <w:tc>
          <w:tcPr>
            <w:tcW w:w="2268" w:type="dxa"/>
            <w:vMerge/>
          </w:tcPr>
          <w:p w14:paraId="7082428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040080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Job Cornelissen van Roswyck per 2 mesi</w:t>
            </w:r>
          </w:p>
        </w:tc>
        <w:tc>
          <w:tcPr>
            <w:tcW w:w="1559" w:type="dxa"/>
            <w:vAlign w:val="bottom"/>
          </w:tcPr>
          <w:p w14:paraId="438077C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2E00DDE3" w14:textId="77777777">
        <w:tc>
          <w:tcPr>
            <w:tcW w:w="2268" w:type="dxa"/>
            <w:vMerge/>
          </w:tcPr>
          <w:p w14:paraId="5D7CC83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719A91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Eur van Lanborch per 2 mesi 16 fiorini | scapato al 14 maggio 168 |</w:t>
            </w:r>
          </w:p>
        </w:tc>
        <w:tc>
          <w:tcPr>
            <w:tcW w:w="1559" w:type="dxa"/>
            <w:vAlign w:val="bottom"/>
          </w:tcPr>
          <w:p w14:paraId="4E79B42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A16D13" w:rsidRPr="002A6193" w14:paraId="2BBBF4F4" w14:textId="77777777">
        <w:tc>
          <w:tcPr>
            <w:tcW w:w="2268" w:type="dxa"/>
            <w:vMerge/>
          </w:tcPr>
          <w:p w14:paraId="724D1D4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3687E5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Roloff Claessen van Clinckerck per 2 mesi | il 14 maggio al capitan pagato</w:t>
            </w:r>
          </w:p>
        </w:tc>
        <w:tc>
          <w:tcPr>
            <w:tcW w:w="1559" w:type="dxa"/>
            <w:vAlign w:val="bottom"/>
          </w:tcPr>
          <w:p w14:paraId="2AC391C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6430F52E" w14:textId="77777777">
        <w:tc>
          <w:tcPr>
            <w:tcW w:w="2268" w:type="dxa"/>
            <w:vMerge/>
          </w:tcPr>
          <w:p w14:paraId="64B10BE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7239AC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Jots Fatssen van Haerlingen per 2 mesi</w:t>
            </w:r>
          </w:p>
        </w:tc>
        <w:tc>
          <w:tcPr>
            <w:tcW w:w="1559" w:type="dxa"/>
            <w:vAlign w:val="bottom"/>
          </w:tcPr>
          <w:p w14:paraId="2BF4AA2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3EFA327B" w14:textId="77777777">
        <w:tc>
          <w:tcPr>
            <w:tcW w:w="2268" w:type="dxa"/>
            <w:vMerge/>
          </w:tcPr>
          <w:p w14:paraId="453AE37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F3437F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Andries Pieterssen van Haerlingen per 2 mesi</w:t>
            </w:r>
          </w:p>
        </w:tc>
        <w:tc>
          <w:tcPr>
            <w:tcW w:w="1559" w:type="dxa"/>
            <w:vAlign w:val="bottom"/>
          </w:tcPr>
          <w:p w14:paraId="11532D3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76B2F523" w14:textId="77777777">
        <w:tc>
          <w:tcPr>
            <w:tcW w:w="2268" w:type="dxa"/>
            <w:vMerge/>
          </w:tcPr>
          <w:p w14:paraId="1F6F65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F9806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Jacobssen van Ansloo per 2 mesi</w:t>
            </w:r>
          </w:p>
        </w:tc>
        <w:tc>
          <w:tcPr>
            <w:tcW w:w="1559" w:type="dxa"/>
            <w:vAlign w:val="bottom"/>
          </w:tcPr>
          <w:p w14:paraId="5646D70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2E60E47C" w14:textId="77777777">
        <w:tc>
          <w:tcPr>
            <w:tcW w:w="2268" w:type="dxa"/>
            <w:vMerge/>
          </w:tcPr>
          <w:p w14:paraId="4A732D4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F9C2C6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Roeloff Reymerssen van Bonnel per 2 mesi</w:t>
            </w:r>
          </w:p>
        </w:tc>
        <w:tc>
          <w:tcPr>
            <w:tcW w:w="1559" w:type="dxa"/>
            <w:vAlign w:val="bottom"/>
          </w:tcPr>
          <w:p w14:paraId="655FFC5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12883F24" w14:textId="77777777">
        <w:tc>
          <w:tcPr>
            <w:tcW w:w="2268" w:type="dxa"/>
            <w:vMerge/>
          </w:tcPr>
          <w:p w14:paraId="562A30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B8350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Stoffelssen van Munickendam per 2 mesi</w:t>
            </w:r>
          </w:p>
        </w:tc>
        <w:tc>
          <w:tcPr>
            <w:tcW w:w="1559" w:type="dxa"/>
            <w:vAlign w:val="bottom"/>
          </w:tcPr>
          <w:p w14:paraId="67B7D58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2A2D2B54" w14:textId="77777777">
        <w:tc>
          <w:tcPr>
            <w:tcW w:w="2268" w:type="dxa"/>
            <w:vMerge/>
          </w:tcPr>
          <w:p w14:paraId="0FEB156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8A0FBA4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Thys van Uyten Haech per 2 mesi</w:t>
            </w:r>
          </w:p>
        </w:tc>
        <w:tc>
          <w:tcPr>
            <w:tcW w:w="1559" w:type="dxa"/>
            <w:vAlign w:val="bottom"/>
          </w:tcPr>
          <w:p w14:paraId="62E299A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58F7AC86" w14:textId="77777777">
        <w:tc>
          <w:tcPr>
            <w:tcW w:w="2268" w:type="dxa"/>
            <w:vMerge/>
          </w:tcPr>
          <w:p w14:paraId="21E40DE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4F74A30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Jan Harmans van Hamburch per 2 mesi</w:t>
            </w:r>
          </w:p>
        </w:tc>
        <w:tc>
          <w:tcPr>
            <w:tcW w:w="1559" w:type="dxa"/>
            <w:vAlign w:val="bottom"/>
          </w:tcPr>
          <w:p w14:paraId="5DE5EE6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30B8AF55" w14:textId="77777777">
        <w:tc>
          <w:tcPr>
            <w:tcW w:w="2268" w:type="dxa"/>
            <w:vMerge/>
          </w:tcPr>
          <w:p w14:paraId="30A278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408090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Christiaen Sywaaerssen van Haerlingh per 2 mesi il 10 maggio | pagato 18 fiorini, scapato il 14 maggio 1618 |</w:t>
            </w:r>
          </w:p>
        </w:tc>
        <w:tc>
          <w:tcPr>
            <w:tcW w:w="1559" w:type="dxa"/>
            <w:vAlign w:val="bottom"/>
          </w:tcPr>
          <w:p w14:paraId="234F353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A16D13" w:rsidRPr="002A6193" w14:paraId="1C73537A" w14:textId="77777777">
        <w:tc>
          <w:tcPr>
            <w:tcW w:w="2268" w:type="dxa"/>
            <w:vMerge/>
          </w:tcPr>
          <w:p w14:paraId="382B267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A70AF1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Jasper Janss</w:t>
            </w:r>
            <w:r w:rsidR="00567646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 van Worckum per 2 mesi |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il 14 maggio pagato</w:t>
            </w:r>
          </w:p>
        </w:tc>
        <w:tc>
          <w:tcPr>
            <w:tcW w:w="1559" w:type="dxa"/>
            <w:vAlign w:val="bottom"/>
          </w:tcPr>
          <w:p w14:paraId="7FF95D0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0304A616" w14:textId="77777777">
        <w:tc>
          <w:tcPr>
            <w:tcW w:w="2268" w:type="dxa"/>
            <w:vMerge/>
          </w:tcPr>
          <w:p w14:paraId="0F56392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9DA573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Cornelissen van Vlissingen per 2 mesi</w:t>
            </w:r>
          </w:p>
        </w:tc>
        <w:tc>
          <w:tcPr>
            <w:tcW w:w="1559" w:type="dxa"/>
            <w:vAlign w:val="bottom"/>
          </w:tcPr>
          <w:p w14:paraId="4851BE7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2D1096F8" w14:textId="77777777">
        <w:tc>
          <w:tcPr>
            <w:tcW w:w="2268" w:type="dxa"/>
            <w:vMerge/>
          </w:tcPr>
          <w:p w14:paraId="64645F1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9A047E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Jasper Jasperssen van Dunsburch il 11 april 1618 | pagato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>18 fiorini scapato il 14 maggio 1618 |</w:t>
            </w:r>
          </w:p>
        </w:tc>
        <w:tc>
          <w:tcPr>
            <w:tcW w:w="1559" w:type="dxa"/>
            <w:vAlign w:val="bottom"/>
          </w:tcPr>
          <w:p w14:paraId="14F2436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A16D13" w:rsidRPr="002A6193" w14:paraId="3EBC40C5" w14:textId="77777777">
        <w:tc>
          <w:tcPr>
            <w:tcW w:w="2268" w:type="dxa"/>
            <w:vMerge/>
          </w:tcPr>
          <w:p w14:paraId="707C65A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F55D04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Cryn Maertenssen Wtennp</w:t>
            </w:r>
            <w:r w:rsidR="00567646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1014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4A2313D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16D13" w:rsidRPr="002A6193" w14:paraId="03B10948" w14:textId="77777777">
        <w:tc>
          <w:tcPr>
            <w:tcW w:w="2268" w:type="dxa"/>
            <w:vMerge/>
          </w:tcPr>
          <w:p w14:paraId="570DAB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277F5A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Barent Gerritssen van Emden per 2 mesi</w:t>
            </w:r>
          </w:p>
        </w:tc>
        <w:tc>
          <w:tcPr>
            <w:tcW w:w="1559" w:type="dxa"/>
            <w:vAlign w:val="bottom"/>
          </w:tcPr>
          <w:p w14:paraId="0F1715E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431B198F" w14:textId="77777777">
        <w:tc>
          <w:tcPr>
            <w:tcW w:w="2268" w:type="dxa"/>
            <w:vMerge/>
          </w:tcPr>
          <w:p w14:paraId="39BDBD0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F08FC3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Barent Jansse van Langesont per 2 mesi</w:t>
            </w:r>
          </w:p>
        </w:tc>
        <w:tc>
          <w:tcPr>
            <w:tcW w:w="1559" w:type="dxa"/>
            <w:vAlign w:val="bottom"/>
          </w:tcPr>
          <w:p w14:paraId="56C0F24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16D13" w:rsidRPr="002A6193" w14:paraId="6AF99076" w14:textId="77777777">
        <w:tc>
          <w:tcPr>
            <w:tcW w:w="2268" w:type="dxa"/>
            <w:vMerge/>
          </w:tcPr>
          <w:p w14:paraId="01B04A4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31E82F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Egbert Cornelis van Amsterdam il 10 april per 2 mesi | pagato 16 fiorini scapato il 14 maggio 1618 |</w:t>
            </w:r>
          </w:p>
        </w:tc>
        <w:tc>
          <w:tcPr>
            <w:tcW w:w="1559" w:type="dxa"/>
            <w:vAlign w:val="bottom"/>
          </w:tcPr>
          <w:p w14:paraId="24945E7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A16D13" w:rsidRPr="002A6193" w14:paraId="1E130F26" w14:textId="77777777">
        <w:tc>
          <w:tcPr>
            <w:tcW w:w="2268" w:type="dxa"/>
            <w:vMerge/>
          </w:tcPr>
          <w:p w14:paraId="032801C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0D8A2A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Gerritssen van Beuren per 2 mesi al capitan</w:t>
            </w:r>
          </w:p>
        </w:tc>
        <w:tc>
          <w:tcPr>
            <w:tcW w:w="1559" w:type="dxa"/>
            <w:vAlign w:val="bottom"/>
          </w:tcPr>
          <w:p w14:paraId="01E3DFF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198AFBFD" w14:textId="77777777">
        <w:tc>
          <w:tcPr>
            <w:tcW w:w="2268" w:type="dxa"/>
          </w:tcPr>
          <w:p w14:paraId="5C38DC2D" w14:textId="77777777" w:rsidR="00B54D20" w:rsidRPr="002A6193" w:rsidRDefault="002D7A39" w:rsidP="002D7A39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</w:p>
        </w:tc>
        <w:tc>
          <w:tcPr>
            <w:tcW w:w="5812" w:type="dxa"/>
          </w:tcPr>
          <w:p w14:paraId="0C63A41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Pauwels Jacobs van Noortsluys per 2 mesi il 14 maggio al capitan </w:t>
            </w:r>
          </w:p>
        </w:tc>
        <w:tc>
          <w:tcPr>
            <w:tcW w:w="1559" w:type="dxa"/>
            <w:vAlign w:val="bottom"/>
          </w:tcPr>
          <w:p w14:paraId="659B800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16D13" w:rsidRPr="002A6193" w14:paraId="7A69B2BB" w14:textId="77777777">
        <w:tc>
          <w:tcPr>
            <w:tcW w:w="2268" w:type="dxa"/>
          </w:tcPr>
          <w:p w14:paraId="03F1C6EC" w14:textId="77777777" w:rsidR="00B54D20" w:rsidRPr="002A6193" w:rsidRDefault="002D7A39" w:rsidP="002D7A39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</w:p>
        </w:tc>
        <w:tc>
          <w:tcPr>
            <w:tcW w:w="5812" w:type="dxa"/>
          </w:tcPr>
          <w:p w14:paraId="6D68ED1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Ryck Jansse van Amsterdam per 2 mesi al 11 april | pagato 16 fiorini, scapato il 14 maggio 1618</w:t>
            </w:r>
          </w:p>
        </w:tc>
        <w:tc>
          <w:tcPr>
            <w:tcW w:w="1559" w:type="dxa"/>
            <w:vAlign w:val="bottom"/>
          </w:tcPr>
          <w:p w14:paraId="6D5BEB9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6172E962" w14:textId="77777777">
        <w:tc>
          <w:tcPr>
            <w:tcW w:w="2268" w:type="dxa"/>
            <w:vMerge w:val="restart"/>
          </w:tcPr>
          <w:p w14:paraId="43FA96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F72AC6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Gerrit Jansse Moller per 2 mesi</w:t>
            </w:r>
          </w:p>
        </w:tc>
        <w:tc>
          <w:tcPr>
            <w:tcW w:w="1559" w:type="dxa"/>
            <w:vAlign w:val="bottom"/>
          </w:tcPr>
          <w:p w14:paraId="6D4DEC6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A16D13" w:rsidRPr="002A6193" w14:paraId="512C8284" w14:textId="77777777">
        <w:tc>
          <w:tcPr>
            <w:tcW w:w="2268" w:type="dxa"/>
            <w:vMerge/>
          </w:tcPr>
          <w:p w14:paraId="107036D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BF4683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Egbert Jansse Cuyper per 2 mesi</w:t>
            </w:r>
          </w:p>
        </w:tc>
        <w:tc>
          <w:tcPr>
            <w:tcW w:w="1559" w:type="dxa"/>
            <w:vAlign w:val="bottom"/>
          </w:tcPr>
          <w:p w14:paraId="2A4FC45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A16D13" w:rsidRPr="002A6193" w14:paraId="79D4830F" w14:textId="77777777">
        <w:tc>
          <w:tcPr>
            <w:tcW w:w="2268" w:type="dxa"/>
            <w:vMerge w:val="restart"/>
          </w:tcPr>
          <w:p w14:paraId="3397E948" w14:textId="77777777" w:rsidR="00B54D20" w:rsidRPr="002A6193" w:rsidRDefault="007C304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orporael</w:t>
            </w:r>
          </w:p>
        </w:tc>
        <w:tc>
          <w:tcPr>
            <w:tcW w:w="5812" w:type="dxa"/>
          </w:tcPr>
          <w:p w14:paraId="65DD352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1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Jacobssen van Cassel per 2 mesi</w:t>
            </w:r>
          </w:p>
        </w:tc>
        <w:tc>
          <w:tcPr>
            <w:tcW w:w="1559" w:type="dxa"/>
            <w:vAlign w:val="bottom"/>
          </w:tcPr>
          <w:p w14:paraId="724C729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A16D13" w:rsidRPr="002A6193" w14:paraId="1004DA43" w14:textId="77777777">
        <w:tc>
          <w:tcPr>
            <w:tcW w:w="2268" w:type="dxa"/>
            <w:vMerge/>
          </w:tcPr>
          <w:p w14:paraId="68B4DAD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D3C8F2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van Boesroede per 2 mesi</w:t>
            </w:r>
          </w:p>
        </w:tc>
        <w:tc>
          <w:tcPr>
            <w:tcW w:w="1559" w:type="dxa"/>
            <w:vAlign w:val="bottom"/>
          </w:tcPr>
          <w:p w14:paraId="174D6AB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A16D13" w:rsidRPr="002A6193" w14:paraId="454794B1" w14:textId="77777777">
        <w:tc>
          <w:tcPr>
            <w:tcW w:w="2268" w:type="dxa"/>
            <w:vMerge w:val="restart"/>
          </w:tcPr>
          <w:p w14:paraId="2535EAA6" w14:textId="77777777" w:rsidR="00B54D20" w:rsidRPr="002A6193" w:rsidRDefault="007C304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oldati</w:t>
            </w:r>
          </w:p>
        </w:tc>
        <w:tc>
          <w:tcPr>
            <w:tcW w:w="5812" w:type="dxa"/>
          </w:tcPr>
          <w:p w14:paraId="20779F86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Joost Panwelssen van der Gouw per 2 mesi</w:t>
            </w:r>
          </w:p>
        </w:tc>
        <w:tc>
          <w:tcPr>
            <w:tcW w:w="1559" w:type="dxa"/>
            <w:vAlign w:val="bottom"/>
          </w:tcPr>
          <w:p w14:paraId="282F9A8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16D13" w:rsidRPr="002A6193" w14:paraId="32A4BCDB" w14:textId="77777777">
        <w:tc>
          <w:tcPr>
            <w:tcW w:w="2268" w:type="dxa"/>
            <w:vMerge/>
          </w:tcPr>
          <w:p w14:paraId="662022D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9E66CF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Anthonio Jonas van Burchem per 2 mesi</w:t>
            </w:r>
          </w:p>
        </w:tc>
        <w:tc>
          <w:tcPr>
            <w:tcW w:w="1559" w:type="dxa"/>
            <w:vAlign w:val="bottom"/>
          </w:tcPr>
          <w:p w14:paraId="17EE790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16D13" w:rsidRPr="002A6193" w14:paraId="7FB2A489" w14:textId="77777777">
        <w:tc>
          <w:tcPr>
            <w:tcW w:w="2268" w:type="dxa"/>
            <w:vMerge/>
          </w:tcPr>
          <w:p w14:paraId="74EDFED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95568E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Jacobsse van Haerlem per 2 mesi</w:t>
            </w:r>
          </w:p>
        </w:tc>
        <w:tc>
          <w:tcPr>
            <w:tcW w:w="1559" w:type="dxa"/>
            <w:vAlign w:val="bottom"/>
          </w:tcPr>
          <w:p w14:paraId="0CA70D3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16D13" w:rsidRPr="002A6193" w14:paraId="278A7F1C" w14:textId="77777777">
        <w:tc>
          <w:tcPr>
            <w:tcW w:w="2268" w:type="dxa"/>
            <w:vMerge/>
          </w:tcPr>
          <w:p w14:paraId="035F066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F85167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Abraham Laurens van der Gouw per 2 mesi</w:t>
            </w:r>
          </w:p>
        </w:tc>
        <w:tc>
          <w:tcPr>
            <w:tcW w:w="1559" w:type="dxa"/>
            <w:vAlign w:val="bottom"/>
          </w:tcPr>
          <w:p w14:paraId="5FBB17B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A16D13" w:rsidRPr="002A6193" w14:paraId="6E9334DE" w14:textId="77777777">
        <w:tc>
          <w:tcPr>
            <w:tcW w:w="2268" w:type="dxa"/>
            <w:vMerge/>
          </w:tcPr>
          <w:p w14:paraId="073B19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1541CA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Gerrit Joosten Hopman per 2 mesi</w:t>
            </w:r>
          </w:p>
        </w:tc>
        <w:tc>
          <w:tcPr>
            <w:tcW w:w="1559" w:type="dxa"/>
            <w:vAlign w:val="bottom"/>
          </w:tcPr>
          <w:p w14:paraId="12DACA6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</w:tbl>
    <w:p w14:paraId="20602C7D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280v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3AA4542C" w14:textId="77777777">
        <w:tc>
          <w:tcPr>
            <w:tcW w:w="2268" w:type="dxa"/>
            <w:vMerge w:val="restart"/>
          </w:tcPr>
          <w:p w14:paraId="24976EA2" w14:textId="77777777" w:rsidR="00B54D20" w:rsidRPr="002A6193" w:rsidRDefault="007C304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oldati</w:t>
            </w:r>
          </w:p>
        </w:tc>
        <w:tc>
          <w:tcPr>
            <w:tcW w:w="5812" w:type="dxa"/>
          </w:tcPr>
          <w:p w14:paraId="607C11A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Schaerlaeck van Antwepen per 2 mesi</w:t>
            </w:r>
          </w:p>
        </w:tc>
        <w:tc>
          <w:tcPr>
            <w:tcW w:w="1559" w:type="dxa"/>
            <w:vAlign w:val="bottom"/>
          </w:tcPr>
          <w:p w14:paraId="12BEBEA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9E7C530" w14:textId="77777777">
        <w:tc>
          <w:tcPr>
            <w:tcW w:w="2268" w:type="dxa"/>
            <w:vMerge/>
          </w:tcPr>
          <w:p w14:paraId="4D3DF77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D4BAE7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Laurens Claessen van Ceulen per 2 mesi</w:t>
            </w:r>
          </w:p>
        </w:tc>
        <w:tc>
          <w:tcPr>
            <w:tcW w:w="1559" w:type="dxa"/>
            <w:vAlign w:val="bottom"/>
          </w:tcPr>
          <w:p w14:paraId="3B71702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6BA5105" w14:textId="77777777">
        <w:tc>
          <w:tcPr>
            <w:tcW w:w="2268" w:type="dxa"/>
            <w:vMerge/>
          </w:tcPr>
          <w:p w14:paraId="1B8467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1733D49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Johan Thomassen van Amsterdam per 2 mesi</w:t>
            </w:r>
          </w:p>
        </w:tc>
        <w:tc>
          <w:tcPr>
            <w:tcW w:w="1559" w:type="dxa"/>
            <w:vAlign w:val="bottom"/>
          </w:tcPr>
          <w:p w14:paraId="7D02FD3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1F05B1F" w14:textId="77777777">
        <w:tc>
          <w:tcPr>
            <w:tcW w:w="2268" w:type="dxa"/>
            <w:vMerge/>
          </w:tcPr>
          <w:p w14:paraId="64C325D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D8EF6F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Dominicus Frederickssen van Emden per 2 mesi</w:t>
            </w:r>
          </w:p>
        </w:tc>
        <w:tc>
          <w:tcPr>
            <w:tcW w:w="1559" w:type="dxa"/>
            <w:vAlign w:val="bottom"/>
          </w:tcPr>
          <w:p w14:paraId="60A5C12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D8B5159" w14:textId="77777777">
        <w:tc>
          <w:tcPr>
            <w:tcW w:w="2268" w:type="dxa"/>
            <w:vMerge/>
          </w:tcPr>
          <w:p w14:paraId="0CE49F9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9CA0EF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Suaert Schotsman per 2 mesi alli 10 aprile pagato | 16 fiorini scapato alli 14 maggio 1618 |</w:t>
            </w:r>
          </w:p>
        </w:tc>
        <w:tc>
          <w:tcPr>
            <w:tcW w:w="1559" w:type="dxa"/>
            <w:vAlign w:val="bottom"/>
          </w:tcPr>
          <w:p w14:paraId="17ADB1D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8CE3E9E" w14:textId="77777777">
        <w:tc>
          <w:tcPr>
            <w:tcW w:w="2268" w:type="dxa"/>
            <w:vMerge/>
          </w:tcPr>
          <w:p w14:paraId="64BCCC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A0D804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Marts</w:t>
            </w:r>
            <w:r w:rsidR="007F4A7A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sen van Lunden per 2 mesi al |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apitan il 14 maggio pagato </w:t>
            </w:r>
          </w:p>
        </w:tc>
        <w:tc>
          <w:tcPr>
            <w:tcW w:w="1559" w:type="dxa"/>
            <w:vAlign w:val="bottom"/>
          </w:tcPr>
          <w:p w14:paraId="32FEECC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9EAEE08" w14:textId="77777777">
        <w:tc>
          <w:tcPr>
            <w:tcW w:w="2268" w:type="dxa"/>
            <w:vMerge/>
          </w:tcPr>
          <w:p w14:paraId="1B4539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9C2422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Thomas Alissen van Jorick il 10 april pagato 16 fiorini per 2 | mesi scapato il 14 maggio 1618 |</w:t>
            </w:r>
          </w:p>
        </w:tc>
        <w:tc>
          <w:tcPr>
            <w:tcW w:w="1559" w:type="dxa"/>
            <w:vAlign w:val="bottom"/>
          </w:tcPr>
          <w:p w14:paraId="3C7043E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87FA5D0" w14:textId="77777777">
        <w:tc>
          <w:tcPr>
            <w:tcW w:w="2268" w:type="dxa"/>
            <w:vMerge/>
          </w:tcPr>
          <w:p w14:paraId="04BA8A5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358FE0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Jacobssen Coysch van Straesburc</w:t>
            </w:r>
            <w:r w:rsidR="007F4A7A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 per 2 mesi | il 14 maggio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pagato</w:t>
            </w:r>
          </w:p>
        </w:tc>
        <w:tc>
          <w:tcPr>
            <w:tcW w:w="1559" w:type="dxa"/>
            <w:vAlign w:val="bottom"/>
          </w:tcPr>
          <w:p w14:paraId="0814FEC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5F45114E" w14:textId="77777777">
        <w:tc>
          <w:tcPr>
            <w:tcW w:w="2268" w:type="dxa"/>
            <w:vMerge/>
          </w:tcPr>
          <w:p w14:paraId="4408DD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335A96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Jansse van Munster per 2 mesi</w:t>
            </w:r>
          </w:p>
        </w:tc>
        <w:tc>
          <w:tcPr>
            <w:tcW w:w="1559" w:type="dxa"/>
            <w:vAlign w:val="bottom"/>
          </w:tcPr>
          <w:p w14:paraId="5CAFCC7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4332AE0" w14:textId="77777777">
        <w:tc>
          <w:tcPr>
            <w:tcW w:w="2268" w:type="dxa"/>
            <w:vMerge/>
          </w:tcPr>
          <w:p w14:paraId="77B5D01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4FE3FF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Barentsse van Hamburch per 2 mesi</w:t>
            </w:r>
          </w:p>
        </w:tc>
        <w:tc>
          <w:tcPr>
            <w:tcW w:w="1559" w:type="dxa"/>
            <w:vAlign w:val="bottom"/>
          </w:tcPr>
          <w:p w14:paraId="78E855D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7D41E9CD" w14:textId="77777777">
        <w:tc>
          <w:tcPr>
            <w:tcW w:w="2268" w:type="dxa"/>
            <w:vMerge/>
          </w:tcPr>
          <w:p w14:paraId="3A00855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108AD7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Heyndrick Heindrichssen van Venlo per 2 mesi | pagato il 10 aprile, 14 maggio scapato il 14 maggio | </w:t>
            </w:r>
          </w:p>
        </w:tc>
        <w:tc>
          <w:tcPr>
            <w:tcW w:w="1559" w:type="dxa"/>
            <w:vAlign w:val="bottom"/>
          </w:tcPr>
          <w:p w14:paraId="04F31A3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DA56AB8" w14:textId="77777777">
        <w:tc>
          <w:tcPr>
            <w:tcW w:w="2268" w:type="dxa"/>
            <w:vMerge/>
          </w:tcPr>
          <w:p w14:paraId="64B3494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D0FAAC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Hans Underichsen van Straesburch per 2 mesi | </w:t>
            </w:r>
            <w:r w:rsidR="007F4A7A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il 14 maggio pagato</w:t>
            </w:r>
          </w:p>
        </w:tc>
        <w:tc>
          <w:tcPr>
            <w:tcW w:w="1559" w:type="dxa"/>
            <w:vAlign w:val="bottom"/>
          </w:tcPr>
          <w:p w14:paraId="6D17305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FC894DF" w14:textId="77777777">
        <w:tc>
          <w:tcPr>
            <w:tcW w:w="2268" w:type="dxa"/>
            <w:vMerge/>
          </w:tcPr>
          <w:p w14:paraId="3DFBDFD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2C75AD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Thomas Ellen van Etzdal il 10 april pagato per | 2 mesi 16 fiorini scapato il 14 maggio 1618 |</w:t>
            </w:r>
          </w:p>
        </w:tc>
        <w:tc>
          <w:tcPr>
            <w:tcW w:w="1559" w:type="dxa"/>
            <w:vAlign w:val="bottom"/>
          </w:tcPr>
          <w:p w14:paraId="34F540E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3273262" w14:textId="77777777">
        <w:tc>
          <w:tcPr>
            <w:tcW w:w="2268" w:type="dxa"/>
            <w:vMerge/>
          </w:tcPr>
          <w:p w14:paraId="0D04188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12D29D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Jan Buck </w:t>
            </w:r>
            <w:r w:rsidR="007F4A7A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van Gelickhuysen per 2 mesi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| il 14 maggio 1618 pagato</w:t>
            </w:r>
          </w:p>
        </w:tc>
        <w:tc>
          <w:tcPr>
            <w:tcW w:w="1559" w:type="dxa"/>
            <w:vAlign w:val="bottom"/>
          </w:tcPr>
          <w:p w14:paraId="6CAAE52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7A0C30C" w14:textId="77777777">
        <w:tc>
          <w:tcPr>
            <w:tcW w:w="2268" w:type="dxa"/>
            <w:vMerge/>
          </w:tcPr>
          <w:p w14:paraId="41C4D29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6D0920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Cleyn de Can per 2 mesi</w:t>
            </w:r>
          </w:p>
        </w:tc>
        <w:tc>
          <w:tcPr>
            <w:tcW w:w="1559" w:type="dxa"/>
            <w:vAlign w:val="bottom"/>
          </w:tcPr>
          <w:p w14:paraId="7A7DCFF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BCCD50B" w14:textId="77777777">
        <w:tc>
          <w:tcPr>
            <w:tcW w:w="2268" w:type="dxa"/>
            <w:vMerge/>
          </w:tcPr>
          <w:p w14:paraId="7D678EB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8DB80F1" w14:textId="77777777" w:rsidR="00B54D20" w:rsidRPr="002A6193" w:rsidRDefault="007F4A7A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Mette Ruyt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der Gouw per 2 mesi </w:t>
            </w:r>
          </w:p>
        </w:tc>
        <w:tc>
          <w:tcPr>
            <w:tcW w:w="1559" w:type="dxa"/>
            <w:vAlign w:val="bottom"/>
          </w:tcPr>
          <w:p w14:paraId="67EE4B5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73E43F98" w14:textId="77777777">
        <w:tc>
          <w:tcPr>
            <w:tcW w:w="2268" w:type="dxa"/>
            <w:vMerge/>
          </w:tcPr>
          <w:p w14:paraId="3C15E6A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F3F7954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Heindrick Arentsse van Doesburch per 2 mesi</w:t>
            </w:r>
          </w:p>
        </w:tc>
        <w:tc>
          <w:tcPr>
            <w:tcW w:w="1559" w:type="dxa"/>
            <w:vAlign w:val="bottom"/>
          </w:tcPr>
          <w:p w14:paraId="311E565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62AC2DB" w14:textId="77777777">
        <w:tc>
          <w:tcPr>
            <w:tcW w:w="2268" w:type="dxa"/>
            <w:vMerge w:val="restart"/>
          </w:tcPr>
          <w:p w14:paraId="16689631" w14:textId="77777777" w:rsidR="00B54D20" w:rsidRPr="002A6193" w:rsidRDefault="007C304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</w:t>
            </w:r>
          </w:p>
        </w:tc>
        <w:tc>
          <w:tcPr>
            <w:tcW w:w="5812" w:type="dxa"/>
          </w:tcPr>
          <w:p w14:paraId="4556A5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Heincrick Cornelis per 2 mesi</w:t>
            </w:r>
          </w:p>
        </w:tc>
        <w:tc>
          <w:tcPr>
            <w:tcW w:w="1559" w:type="dxa"/>
            <w:vAlign w:val="bottom"/>
          </w:tcPr>
          <w:p w14:paraId="2827491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4FA9DB2E" w14:textId="77777777">
        <w:tc>
          <w:tcPr>
            <w:tcW w:w="2268" w:type="dxa"/>
            <w:vMerge/>
          </w:tcPr>
          <w:p w14:paraId="31820F7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597519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Gerrit Baltens alli 10 aprile pagato 12 fiorini per 2 mesi | 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lastRenderedPageBreak/>
              <w:t xml:space="preserve">scapato il 14 maggio | </w:t>
            </w:r>
          </w:p>
        </w:tc>
        <w:tc>
          <w:tcPr>
            <w:tcW w:w="1559" w:type="dxa"/>
            <w:vAlign w:val="bottom"/>
          </w:tcPr>
          <w:p w14:paraId="792305F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6831E82" w14:textId="77777777">
        <w:tc>
          <w:tcPr>
            <w:tcW w:w="2268" w:type="dxa"/>
            <w:vMerge/>
          </w:tcPr>
          <w:p w14:paraId="424A61E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A9BC8B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Lucas Weest van Nassouw</w:t>
            </w:r>
            <w:r w:rsidR="007F4A7A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pagato</w:t>
            </w:r>
          </w:p>
        </w:tc>
        <w:tc>
          <w:tcPr>
            <w:tcW w:w="1559" w:type="dxa"/>
            <w:vAlign w:val="bottom"/>
          </w:tcPr>
          <w:p w14:paraId="05700BD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541EC80E" w14:textId="77777777">
        <w:tc>
          <w:tcPr>
            <w:tcW w:w="2268" w:type="dxa"/>
            <w:vMerge/>
          </w:tcPr>
          <w:p w14:paraId="5F362E2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C966318" w14:textId="77777777" w:rsidR="00B54D20" w:rsidRPr="002A6193" w:rsidRDefault="007F4A7A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Dirich Pieterssen Tiback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7064550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38951607" w14:textId="77777777">
        <w:tc>
          <w:tcPr>
            <w:tcW w:w="2268" w:type="dxa"/>
            <w:vMerge/>
          </w:tcPr>
          <w:p w14:paraId="3BEDAB1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7CA2BD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Steven Pieterssen van Durckendam per 2 mesi</w:t>
            </w:r>
          </w:p>
        </w:tc>
        <w:tc>
          <w:tcPr>
            <w:tcW w:w="1559" w:type="dxa"/>
            <w:vAlign w:val="bottom"/>
          </w:tcPr>
          <w:p w14:paraId="1200825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57F6ED3D" w14:textId="77777777">
        <w:tc>
          <w:tcPr>
            <w:tcW w:w="2268" w:type="dxa"/>
            <w:vMerge/>
          </w:tcPr>
          <w:p w14:paraId="4A7ADCE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678E23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Thomas Jansse van Utrecht per 2 mesi</w:t>
            </w:r>
          </w:p>
        </w:tc>
        <w:tc>
          <w:tcPr>
            <w:tcW w:w="1559" w:type="dxa"/>
            <w:vAlign w:val="bottom"/>
          </w:tcPr>
          <w:p w14:paraId="468ADAC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735F9B22" w14:textId="77777777">
        <w:tc>
          <w:tcPr>
            <w:tcW w:w="2268" w:type="dxa"/>
            <w:vMerge/>
          </w:tcPr>
          <w:p w14:paraId="36F80FC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583391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Thonis Jansse van Jeveren per 2 mesi</w:t>
            </w:r>
          </w:p>
        </w:tc>
        <w:tc>
          <w:tcPr>
            <w:tcW w:w="1559" w:type="dxa"/>
            <w:vAlign w:val="bottom"/>
          </w:tcPr>
          <w:p w14:paraId="7631E65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33C8A1D4" w14:textId="77777777">
        <w:tc>
          <w:tcPr>
            <w:tcW w:w="2268" w:type="dxa"/>
            <w:vMerge/>
          </w:tcPr>
          <w:p w14:paraId="35CF524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D94290F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Frans Outgerssen van Amsterdam per 2 mesi</w:t>
            </w:r>
          </w:p>
        </w:tc>
        <w:tc>
          <w:tcPr>
            <w:tcW w:w="1559" w:type="dxa"/>
            <w:vAlign w:val="bottom"/>
          </w:tcPr>
          <w:p w14:paraId="67F8184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0CDB16CA" w14:textId="77777777">
        <w:tc>
          <w:tcPr>
            <w:tcW w:w="2268" w:type="dxa"/>
            <w:vMerge/>
          </w:tcPr>
          <w:p w14:paraId="32F51EC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0AA8D3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Cornelissen Galm per 2 mesi</w:t>
            </w:r>
          </w:p>
        </w:tc>
        <w:tc>
          <w:tcPr>
            <w:tcW w:w="1559" w:type="dxa"/>
            <w:vAlign w:val="bottom"/>
          </w:tcPr>
          <w:p w14:paraId="29F73C9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55CAEA6E" w14:textId="77777777">
        <w:tc>
          <w:tcPr>
            <w:tcW w:w="2268" w:type="dxa"/>
            <w:vMerge/>
          </w:tcPr>
          <w:p w14:paraId="4C06046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DE3004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Heindrich Hemke van Jtsew</w:t>
            </w:r>
            <w:r w:rsidR="00B56C0A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101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non è pagato | </w:t>
            </w:r>
          </w:p>
        </w:tc>
        <w:tc>
          <w:tcPr>
            <w:tcW w:w="1559" w:type="dxa"/>
            <w:vAlign w:val="bottom"/>
          </w:tcPr>
          <w:p w14:paraId="288D74E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685BDF86" w14:textId="77777777">
        <w:tc>
          <w:tcPr>
            <w:tcW w:w="2268" w:type="dxa"/>
            <w:vMerge/>
          </w:tcPr>
          <w:p w14:paraId="64906B5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373636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Harman Dirrickssen van Emden per 2 mesi </w:t>
            </w:r>
          </w:p>
        </w:tc>
        <w:tc>
          <w:tcPr>
            <w:tcW w:w="1559" w:type="dxa"/>
            <w:vAlign w:val="bottom"/>
          </w:tcPr>
          <w:p w14:paraId="4CB8CB4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675AF127" w14:textId="77777777">
        <w:tc>
          <w:tcPr>
            <w:tcW w:w="2268" w:type="dxa"/>
            <w:vMerge/>
          </w:tcPr>
          <w:p w14:paraId="279B0B5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210006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ai 12 april è pagato un mese solo </w:t>
            </w:r>
          </w:p>
        </w:tc>
        <w:tc>
          <w:tcPr>
            <w:tcW w:w="1559" w:type="dxa"/>
            <w:vAlign w:val="bottom"/>
          </w:tcPr>
          <w:p w14:paraId="3AEB139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652410A" w14:textId="77777777">
        <w:tc>
          <w:tcPr>
            <w:tcW w:w="2268" w:type="dxa"/>
            <w:vMerge/>
          </w:tcPr>
          <w:p w14:paraId="26E2549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3D3DC2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Albert Jansse van Emden per 2 mesi il 12 april | pagato 12 fiorini schapato il 14 maggio |</w:t>
            </w:r>
          </w:p>
        </w:tc>
        <w:tc>
          <w:tcPr>
            <w:tcW w:w="1559" w:type="dxa"/>
            <w:vAlign w:val="bottom"/>
          </w:tcPr>
          <w:p w14:paraId="01B19FF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F075CBA" w14:textId="77777777">
        <w:tc>
          <w:tcPr>
            <w:tcW w:w="2268" w:type="dxa"/>
            <w:vMerge/>
          </w:tcPr>
          <w:p w14:paraId="6C95D79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B7D1DE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Jan Jansse Engelsman per 2 mesi al capitan pagato </w:t>
            </w:r>
          </w:p>
        </w:tc>
        <w:tc>
          <w:tcPr>
            <w:tcW w:w="1559" w:type="dxa"/>
            <w:vAlign w:val="bottom"/>
          </w:tcPr>
          <w:p w14:paraId="19F1744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BDB2257" w14:textId="77777777">
        <w:tc>
          <w:tcPr>
            <w:tcW w:w="2268" w:type="dxa"/>
            <w:vMerge/>
          </w:tcPr>
          <w:p w14:paraId="387D329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60AE80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Alexander Thomas per 2 mesi</w:t>
            </w:r>
          </w:p>
        </w:tc>
        <w:tc>
          <w:tcPr>
            <w:tcW w:w="1559" w:type="dxa"/>
            <w:vAlign w:val="bottom"/>
          </w:tcPr>
          <w:p w14:paraId="5B753E1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3B068890" w14:textId="77777777">
        <w:tc>
          <w:tcPr>
            <w:tcW w:w="2268" w:type="dxa"/>
            <w:vMerge/>
          </w:tcPr>
          <w:p w14:paraId="60C1295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D5CB2BE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Willem Pedy Schotsman per 2 mesi</w:t>
            </w:r>
          </w:p>
        </w:tc>
        <w:tc>
          <w:tcPr>
            <w:tcW w:w="1559" w:type="dxa"/>
            <w:vAlign w:val="bottom"/>
          </w:tcPr>
          <w:p w14:paraId="18421AB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58F835BC" w14:textId="77777777">
        <w:tc>
          <w:tcPr>
            <w:tcW w:w="2268" w:type="dxa"/>
            <w:vMerge/>
          </w:tcPr>
          <w:p w14:paraId="04B1BFC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15EE82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Heindricksse van Munickendam per 2 mesi</w:t>
            </w:r>
          </w:p>
        </w:tc>
        <w:tc>
          <w:tcPr>
            <w:tcW w:w="1559" w:type="dxa"/>
            <w:vAlign w:val="bottom"/>
          </w:tcPr>
          <w:p w14:paraId="0E6BCF3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44CDCF99" w14:textId="77777777">
        <w:tc>
          <w:tcPr>
            <w:tcW w:w="2268" w:type="dxa"/>
            <w:vMerge w:val="restart"/>
          </w:tcPr>
          <w:p w14:paraId="45324A35" w14:textId="77777777" w:rsidR="00B54D20" w:rsidRPr="002A6193" w:rsidRDefault="007C304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arsoni</w:t>
            </w:r>
          </w:p>
        </w:tc>
        <w:tc>
          <w:tcPr>
            <w:tcW w:w="5812" w:type="dxa"/>
          </w:tcPr>
          <w:p w14:paraId="3555B61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Adriaenssen van Edam per 2 mesi</w:t>
            </w:r>
          </w:p>
        </w:tc>
        <w:tc>
          <w:tcPr>
            <w:tcW w:w="1559" w:type="dxa"/>
            <w:vAlign w:val="bottom"/>
          </w:tcPr>
          <w:p w14:paraId="343733D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3D068220" w14:textId="77777777">
        <w:tc>
          <w:tcPr>
            <w:tcW w:w="2268" w:type="dxa"/>
            <w:vMerge/>
          </w:tcPr>
          <w:p w14:paraId="26A1F56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E503B9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Dirick Thennissen van Amsterdam per 2 mesi</w:t>
            </w:r>
          </w:p>
        </w:tc>
        <w:tc>
          <w:tcPr>
            <w:tcW w:w="1559" w:type="dxa"/>
            <w:vAlign w:val="bottom"/>
          </w:tcPr>
          <w:p w14:paraId="570A30F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5E66CA6A" w14:textId="77777777">
        <w:tc>
          <w:tcPr>
            <w:tcW w:w="2268" w:type="dxa"/>
            <w:vMerge/>
          </w:tcPr>
          <w:p w14:paraId="3DBAD72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3DC9842" w14:textId="77777777" w:rsidR="00B54D20" w:rsidRPr="002A6193" w:rsidRDefault="00B56C0A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Thomas Jansse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Goude per 2 mesi</w:t>
            </w:r>
          </w:p>
        </w:tc>
        <w:tc>
          <w:tcPr>
            <w:tcW w:w="1559" w:type="dxa"/>
            <w:vAlign w:val="bottom"/>
          </w:tcPr>
          <w:p w14:paraId="00C9F27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3C038A0D" w14:textId="77777777">
        <w:tc>
          <w:tcPr>
            <w:tcW w:w="2268" w:type="dxa"/>
            <w:vMerge/>
          </w:tcPr>
          <w:p w14:paraId="28703DE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5034305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Heyndrick Heyndricksse van Hanburck per 2 mesi</w:t>
            </w:r>
          </w:p>
        </w:tc>
        <w:tc>
          <w:tcPr>
            <w:tcW w:w="1559" w:type="dxa"/>
            <w:vAlign w:val="bottom"/>
          </w:tcPr>
          <w:p w14:paraId="192F05F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38D21135" w14:textId="77777777">
        <w:tc>
          <w:tcPr>
            <w:tcW w:w="2268" w:type="dxa"/>
            <w:vMerge w:val="restart"/>
          </w:tcPr>
          <w:p w14:paraId="6ED3E199" w14:textId="77777777" w:rsidR="00B54D20" w:rsidRPr="002A6193" w:rsidRDefault="007C304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ozzi</w:t>
            </w:r>
          </w:p>
        </w:tc>
        <w:tc>
          <w:tcPr>
            <w:tcW w:w="5812" w:type="dxa"/>
          </w:tcPr>
          <w:p w14:paraId="5182925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Pauwels Cornelissen serviteur della cuiuta per 2 mesi</w:t>
            </w:r>
          </w:p>
        </w:tc>
        <w:tc>
          <w:tcPr>
            <w:tcW w:w="1559" w:type="dxa"/>
            <w:vAlign w:val="bottom"/>
          </w:tcPr>
          <w:p w14:paraId="19359CE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3EC5562B" w14:textId="77777777">
        <w:tc>
          <w:tcPr>
            <w:tcW w:w="2268" w:type="dxa"/>
            <w:vMerge/>
          </w:tcPr>
          <w:p w14:paraId="6DEAE15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6D2A9B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Thomas Thomassen van Haerlem per 2 mesi 6 fiorini | scapato il 14 maggio 1618 |</w:t>
            </w:r>
          </w:p>
        </w:tc>
        <w:tc>
          <w:tcPr>
            <w:tcW w:w="1559" w:type="dxa"/>
            <w:vAlign w:val="bottom"/>
          </w:tcPr>
          <w:p w14:paraId="3AC5511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2F51CA4" w14:textId="77777777">
        <w:tc>
          <w:tcPr>
            <w:tcW w:w="2268" w:type="dxa"/>
            <w:vMerge/>
          </w:tcPr>
          <w:p w14:paraId="338795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38E701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Cornelissen van Schillengwouw per 2 mesi</w:t>
            </w:r>
          </w:p>
        </w:tc>
        <w:tc>
          <w:tcPr>
            <w:tcW w:w="1559" w:type="dxa"/>
            <w:vAlign w:val="bottom"/>
          </w:tcPr>
          <w:p w14:paraId="3A6E425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3B44E514" w14:textId="77777777">
        <w:tc>
          <w:tcPr>
            <w:tcW w:w="2268" w:type="dxa"/>
            <w:vMerge/>
          </w:tcPr>
          <w:p w14:paraId="0058892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F92AB9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Ruuck Jacobssen van Suartsluy</w:t>
            </w:r>
            <w:r w:rsidR="00B56C0A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 per 2 mesi | il 14 maggio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pagato</w:t>
            </w:r>
          </w:p>
        </w:tc>
        <w:tc>
          <w:tcPr>
            <w:tcW w:w="1559" w:type="dxa"/>
            <w:vAlign w:val="bottom"/>
          </w:tcPr>
          <w:p w14:paraId="18CE3E9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</w:tbl>
    <w:p w14:paraId="5D14F426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07E74560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281r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5991906A" w14:textId="77777777">
        <w:tc>
          <w:tcPr>
            <w:tcW w:w="2268" w:type="dxa"/>
          </w:tcPr>
          <w:p w14:paraId="4E5D391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Cappitein</w:t>
            </w:r>
          </w:p>
        </w:tc>
        <w:tc>
          <w:tcPr>
            <w:tcW w:w="5812" w:type="dxa"/>
          </w:tcPr>
          <w:p w14:paraId="6964BAB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Bartholomeus Mathyssen van Amsterdam |</w:t>
            </w:r>
          </w:p>
        </w:tc>
        <w:tc>
          <w:tcPr>
            <w:tcW w:w="1559" w:type="dxa"/>
            <w:vAlign w:val="bottom"/>
          </w:tcPr>
          <w:p w14:paraId="585BECA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B3C44B7" w14:textId="77777777">
        <w:tc>
          <w:tcPr>
            <w:tcW w:w="2268" w:type="dxa"/>
          </w:tcPr>
          <w:p w14:paraId="405E07A0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uogotenente</w:t>
            </w:r>
          </w:p>
        </w:tc>
        <w:tc>
          <w:tcPr>
            <w:tcW w:w="5812" w:type="dxa"/>
          </w:tcPr>
          <w:p w14:paraId="72576C26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Jelis Jelissen Jluyckroos</w:t>
            </w:r>
            <w:r w:rsidR="00261CBC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val="en-US" w:eastAsia="hi-IN" w:bidi="hi-IN"/>
              </w:rPr>
              <w:footnoteReference w:id="1017"/>
            </w: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 van Amsterdam per 2 mesi</w:t>
            </w:r>
          </w:p>
        </w:tc>
        <w:tc>
          <w:tcPr>
            <w:tcW w:w="1559" w:type="dxa"/>
            <w:vAlign w:val="bottom"/>
          </w:tcPr>
          <w:p w14:paraId="1EDCE4A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76 |</w:t>
            </w:r>
          </w:p>
        </w:tc>
      </w:tr>
      <w:tr w:rsidR="00B54D20" w:rsidRPr="002A6193" w14:paraId="295FA829" w14:textId="77777777">
        <w:tc>
          <w:tcPr>
            <w:tcW w:w="2268" w:type="dxa"/>
          </w:tcPr>
          <w:p w14:paraId="7224F1DA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atron</w:t>
            </w:r>
          </w:p>
        </w:tc>
        <w:tc>
          <w:tcPr>
            <w:tcW w:w="5812" w:type="dxa"/>
          </w:tcPr>
          <w:p w14:paraId="0E5F1C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Anne Riewaerts van Staveren per 2 mesi</w:t>
            </w:r>
          </w:p>
        </w:tc>
        <w:tc>
          <w:tcPr>
            <w:tcW w:w="1559" w:type="dxa"/>
            <w:vAlign w:val="bottom"/>
          </w:tcPr>
          <w:p w14:paraId="71C4E3A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11B2F2BB" w14:textId="77777777">
        <w:tc>
          <w:tcPr>
            <w:tcW w:w="2268" w:type="dxa"/>
          </w:tcPr>
          <w:p w14:paraId="55C302D6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ilota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18"/>
            </w:r>
          </w:p>
        </w:tc>
        <w:tc>
          <w:tcPr>
            <w:tcW w:w="5812" w:type="dxa"/>
          </w:tcPr>
          <w:p w14:paraId="3550B2B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Wybert Janssen van Staveren per 2 mesi</w:t>
            </w:r>
          </w:p>
        </w:tc>
        <w:tc>
          <w:tcPr>
            <w:tcW w:w="1559" w:type="dxa"/>
            <w:vAlign w:val="bottom"/>
          </w:tcPr>
          <w:p w14:paraId="73E4202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72 |</w:t>
            </w:r>
          </w:p>
        </w:tc>
      </w:tr>
      <w:tr w:rsidR="00B54D20" w:rsidRPr="002A6193" w14:paraId="4CD49ED3" w14:textId="77777777">
        <w:tc>
          <w:tcPr>
            <w:tcW w:w="2268" w:type="dxa"/>
          </w:tcPr>
          <w:p w14:paraId="1916B2FF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ilota minor</w:t>
            </w:r>
          </w:p>
        </w:tc>
        <w:tc>
          <w:tcPr>
            <w:tcW w:w="5812" w:type="dxa"/>
          </w:tcPr>
          <w:p w14:paraId="16DDA9E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Engbert Wontersse van Staveren per 2 mesi</w:t>
            </w:r>
          </w:p>
        </w:tc>
        <w:tc>
          <w:tcPr>
            <w:tcW w:w="1559" w:type="dxa"/>
            <w:vAlign w:val="bottom"/>
          </w:tcPr>
          <w:p w14:paraId="50CC689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60 |</w:t>
            </w:r>
          </w:p>
        </w:tc>
      </w:tr>
      <w:tr w:rsidR="00B54D20" w:rsidRPr="002A6193" w14:paraId="67757C06" w14:textId="77777777">
        <w:tc>
          <w:tcPr>
            <w:tcW w:w="2268" w:type="dxa"/>
          </w:tcPr>
          <w:p w14:paraId="13DDF32D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entilhuomo et scrivano</w:t>
            </w:r>
          </w:p>
        </w:tc>
        <w:tc>
          <w:tcPr>
            <w:tcW w:w="5812" w:type="dxa"/>
          </w:tcPr>
          <w:p w14:paraId="44C6B5C0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Marcus Janssen van Amsterdam per 2 mesi</w:t>
            </w:r>
          </w:p>
        </w:tc>
        <w:tc>
          <w:tcPr>
            <w:tcW w:w="1559" w:type="dxa"/>
            <w:vAlign w:val="bottom"/>
          </w:tcPr>
          <w:p w14:paraId="16376DA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4CB2BE98" w14:textId="77777777">
        <w:tc>
          <w:tcPr>
            <w:tcW w:w="2268" w:type="dxa"/>
            <w:vMerge w:val="restart"/>
          </w:tcPr>
          <w:p w14:paraId="2123D769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ppontadi</w:t>
            </w:r>
          </w:p>
        </w:tc>
        <w:tc>
          <w:tcPr>
            <w:tcW w:w="5812" w:type="dxa"/>
          </w:tcPr>
          <w:p w14:paraId="770B99D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Heindricksse van Wormer per 2 mesi</w:t>
            </w:r>
          </w:p>
        </w:tc>
        <w:tc>
          <w:tcPr>
            <w:tcW w:w="1559" w:type="dxa"/>
            <w:vAlign w:val="bottom"/>
          </w:tcPr>
          <w:p w14:paraId="13194D2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054506E3" w14:textId="77777777">
        <w:tc>
          <w:tcPr>
            <w:tcW w:w="2268" w:type="dxa"/>
            <w:vMerge/>
          </w:tcPr>
          <w:p w14:paraId="0046A1B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0B7A54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Abraham Robbertsse van Haerlem per 2 mesi</w:t>
            </w:r>
          </w:p>
        </w:tc>
        <w:tc>
          <w:tcPr>
            <w:tcW w:w="1559" w:type="dxa"/>
            <w:vAlign w:val="bottom"/>
          </w:tcPr>
          <w:p w14:paraId="104D6C6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43121418" w14:textId="77777777">
        <w:tc>
          <w:tcPr>
            <w:tcW w:w="2268" w:type="dxa"/>
            <w:vMerge/>
          </w:tcPr>
          <w:p w14:paraId="4425E6E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D187E8A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Claessen Huych van Edam per 2 mesi</w:t>
            </w:r>
          </w:p>
        </w:tc>
        <w:tc>
          <w:tcPr>
            <w:tcW w:w="1559" w:type="dxa"/>
            <w:vAlign w:val="bottom"/>
          </w:tcPr>
          <w:p w14:paraId="2FBB64A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118EDFEB" w14:textId="77777777">
        <w:tc>
          <w:tcPr>
            <w:tcW w:w="2268" w:type="dxa"/>
          </w:tcPr>
          <w:p w14:paraId="2799AEFE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ochiero</w:t>
            </w:r>
          </w:p>
        </w:tc>
        <w:tc>
          <w:tcPr>
            <w:tcW w:w="5812" w:type="dxa"/>
          </w:tcPr>
          <w:p w14:paraId="4DDB0AAF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Janssen van Hoorhwout per 2 mesi</w:t>
            </w:r>
          </w:p>
        </w:tc>
        <w:tc>
          <w:tcPr>
            <w:tcW w:w="1559" w:type="dxa"/>
            <w:vAlign w:val="bottom"/>
          </w:tcPr>
          <w:p w14:paraId="6735AF3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1A330EE8" w14:textId="77777777">
        <w:tc>
          <w:tcPr>
            <w:tcW w:w="2268" w:type="dxa"/>
          </w:tcPr>
          <w:p w14:paraId="3130EA2D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3C9495D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Janssen van Bremen per 2 mesi</w:t>
            </w:r>
          </w:p>
        </w:tc>
        <w:tc>
          <w:tcPr>
            <w:tcW w:w="1559" w:type="dxa"/>
            <w:vAlign w:val="bottom"/>
          </w:tcPr>
          <w:p w14:paraId="2B453C9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4BD98DF9" w14:textId="77777777">
        <w:tc>
          <w:tcPr>
            <w:tcW w:w="2268" w:type="dxa"/>
          </w:tcPr>
          <w:p w14:paraId="33CF92C7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enese</w:t>
            </w:r>
          </w:p>
        </w:tc>
        <w:tc>
          <w:tcPr>
            <w:tcW w:w="5812" w:type="dxa"/>
          </w:tcPr>
          <w:p w14:paraId="3D3EB47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Jacobssen van Schedam per 2 mesi</w:t>
            </w:r>
          </w:p>
        </w:tc>
        <w:tc>
          <w:tcPr>
            <w:tcW w:w="1559" w:type="dxa"/>
            <w:vAlign w:val="bottom"/>
          </w:tcPr>
          <w:p w14:paraId="299ECAD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3ED2CE0A" w14:textId="77777777">
        <w:tc>
          <w:tcPr>
            <w:tcW w:w="2268" w:type="dxa"/>
            <w:vMerge w:val="restart"/>
          </w:tcPr>
          <w:p w14:paraId="742875CD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4F3C2C5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Heeren van Staveren per 2 mesi</w:t>
            </w:r>
          </w:p>
        </w:tc>
        <w:tc>
          <w:tcPr>
            <w:tcW w:w="1559" w:type="dxa"/>
            <w:vAlign w:val="bottom"/>
          </w:tcPr>
          <w:p w14:paraId="527DCA9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5E6AE18D" w14:textId="77777777">
        <w:tc>
          <w:tcPr>
            <w:tcW w:w="2268" w:type="dxa"/>
            <w:vMerge/>
          </w:tcPr>
          <w:p w14:paraId="383729C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74A907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ai 11 aprille al buon conto di doi mesi</w:t>
            </w:r>
          </w:p>
        </w:tc>
        <w:tc>
          <w:tcPr>
            <w:tcW w:w="1559" w:type="dxa"/>
            <w:vAlign w:val="bottom"/>
          </w:tcPr>
          <w:p w14:paraId="4294B83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fiorini |</w:t>
            </w:r>
          </w:p>
        </w:tc>
      </w:tr>
      <w:tr w:rsidR="00B54D20" w:rsidRPr="002A6193" w14:paraId="52F61340" w14:textId="77777777">
        <w:tc>
          <w:tcPr>
            <w:tcW w:w="2268" w:type="dxa"/>
            <w:vMerge/>
          </w:tcPr>
          <w:p w14:paraId="455BCF7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E31E72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al 14 maggio al capitan per 2 mesi</w:t>
            </w:r>
          </w:p>
        </w:tc>
        <w:tc>
          <w:tcPr>
            <w:tcW w:w="1559" w:type="dxa"/>
            <w:vAlign w:val="bottom"/>
          </w:tcPr>
          <w:p w14:paraId="0B7CEF5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fiorini |</w:t>
            </w:r>
          </w:p>
        </w:tc>
      </w:tr>
      <w:tr w:rsidR="00B54D20" w:rsidRPr="002A6193" w14:paraId="71FECE18" w14:textId="77777777">
        <w:tc>
          <w:tcPr>
            <w:tcW w:w="2268" w:type="dxa"/>
            <w:vMerge w:val="restart"/>
          </w:tcPr>
          <w:p w14:paraId="454D5EC2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q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uartiermastri</w:t>
            </w:r>
          </w:p>
        </w:tc>
        <w:tc>
          <w:tcPr>
            <w:tcW w:w="5812" w:type="dxa"/>
          </w:tcPr>
          <w:p w14:paraId="44391084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Egbert Janssen Lonck van Amsterdam per 2 mesi</w:t>
            </w:r>
          </w:p>
        </w:tc>
        <w:tc>
          <w:tcPr>
            <w:tcW w:w="1559" w:type="dxa"/>
            <w:vAlign w:val="bottom"/>
          </w:tcPr>
          <w:p w14:paraId="5C3B823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3A6A9E73" w14:textId="77777777">
        <w:tc>
          <w:tcPr>
            <w:tcW w:w="2268" w:type="dxa"/>
            <w:vMerge/>
          </w:tcPr>
          <w:p w14:paraId="57355A5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4D6A8F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Laurens Jansse van Amsterdam per 2 mesi</w:t>
            </w:r>
          </w:p>
        </w:tc>
        <w:tc>
          <w:tcPr>
            <w:tcW w:w="1559" w:type="dxa"/>
            <w:vAlign w:val="bottom"/>
          </w:tcPr>
          <w:p w14:paraId="2A1D203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1EB658EA" w14:textId="77777777">
        <w:tc>
          <w:tcPr>
            <w:tcW w:w="2268" w:type="dxa"/>
            <w:vMerge/>
          </w:tcPr>
          <w:p w14:paraId="274D76E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1D7163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Isse Cornelissen van Tinnes per 2 mesi</w:t>
            </w:r>
          </w:p>
        </w:tc>
        <w:tc>
          <w:tcPr>
            <w:tcW w:w="1559" w:type="dxa"/>
            <w:vAlign w:val="bottom"/>
          </w:tcPr>
          <w:p w14:paraId="137C32D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24 |</w:t>
            </w:r>
          </w:p>
        </w:tc>
      </w:tr>
      <w:tr w:rsidR="00B54D20" w:rsidRPr="002A6193" w14:paraId="2095855D" w14:textId="77777777">
        <w:tc>
          <w:tcPr>
            <w:tcW w:w="2268" w:type="dxa"/>
            <w:vMerge w:val="restart"/>
          </w:tcPr>
          <w:p w14:paraId="547DCC71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rombetto</w:t>
            </w:r>
          </w:p>
        </w:tc>
        <w:tc>
          <w:tcPr>
            <w:tcW w:w="5812" w:type="dxa"/>
          </w:tcPr>
          <w:p w14:paraId="7918F72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Claessen van Amsterdam per 2 mesi</w:t>
            </w:r>
          </w:p>
        </w:tc>
        <w:tc>
          <w:tcPr>
            <w:tcW w:w="1559" w:type="dxa"/>
            <w:vAlign w:val="bottom"/>
          </w:tcPr>
          <w:p w14:paraId="4DCF30F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30B776F0" w14:textId="77777777">
        <w:tc>
          <w:tcPr>
            <w:tcW w:w="2268" w:type="dxa"/>
            <w:vMerge/>
          </w:tcPr>
          <w:p w14:paraId="232A054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E1902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et doppo dato nel Tenel per donativo 8 fiorini |</w:t>
            </w:r>
          </w:p>
        </w:tc>
        <w:tc>
          <w:tcPr>
            <w:tcW w:w="1559" w:type="dxa"/>
            <w:vAlign w:val="bottom"/>
          </w:tcPr>
          <w:p w14:paraId="4087B1A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1A283973" w14:textId="77777777">
        <w:tc>
          <w:tcPr>
            <w:tcW w:w="2268" w:type="dxa"/>
          </w:tcPr>
          <w:p w14:paraId="095AA72A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otto marangon</w:t>
            </w:r>
          </w:p>
        </w:tc>
        <w:tc>
          <w:tcPr>
            <w:tcW w:w="5812" w:type="dxa"/>
          </w:tcPr>
          <w:p w14:paraId="75CB9ECB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Heindrick Claessen van Amsterdam per 2 mesi</w:t>
            </w:r>
          </w:p>
        </w:tc>
        <w:tc>
          <w:tcPr>
            <w:tcW w:w="1559" w:type="dxa"/>
            <w:vAlign w:val="bottom"/>
          </w:tcPr>
          <w:p w14:paraId="1F97B5D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b |</w:t>
            </w:r>
          </w:p>
        </w:tc>
      </w:tr>
      <w:tr w:rsidR="00B54D20" w:rsidRPr="002A6193" w14:paraId="7375C50D" w14:textId="77777777">
        <w:tc>
          <w:tcPr>
            <w:tcW w:w="2268" w:type="dxa"/>
          </w:tcPr>
          <w:p w14:paraId="1430AEAC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elaro</w:t>
            </w:r>
          </w:p>
        </w:tc>
        <w:tc>
          <w:tcPr>
            <w:tcW w:w="5812" w:type="dxa"/>
          </w:tcPr>
          <w:p w14:paraId="2AA9B14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Maertenssen van Greepswol per 2 mesi</w:t>
            </w:r>
          </w:p>
        </w:tc>
        <w:tc>
          <w:tcPr>
            <w:tcW w:w="1559" w:type="dxa"/>
            <w:vAlign w:val="bottom"/>
          </w:tcPr>
          <w:p w14:paraId="4B03FFB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c |</w:t>
            </w:r>
          </w:p>
        </w:tc>
      </w:tr>
      <w:tr w:rsidR="00B54D20" w:rsidRPr="002A6193" w14:paraId="2C2D6DD5" w14:textId="77777777">
        <w:tc>
          <w:tcPr>
            <w:tcW w:w="2268" w:type="dxa"/>
          </w:tcPr>
          <w:p w14:paraId="08157F0F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arangon</w:t>
            </w:r>
          </w:p>
        </w:tc>
        <w:tc>
          <w:tcPr>
            <w:tcW w:w="5812" w:type="dxa"/>
          </w:tcPr>
          <w:p w14:paraId="3BB8155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Jacobsse van Amsterdam per 2 mesi</w:t>
            </w:r>
          </w:p>
        </w:tc>
        <w:tc>
          <w:tcPr>
            <w:tcW w:w="1559" w:type="dxa"/>
            <w:vAlign w:val="bottom"/>
          </w:tcPr>
          <w:p w14:paraId="2016F7C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52 a |</w:t>
            </w:r>
          </w:p>
        </w:tc>
      </w:tr>
      <w:tr w:rsidR="00B54D20" w:rsidRPr="002A6193" w14:paraId="7A18BB27" w14:textId="77777777">
        <w:tc>
          <w:tcPr>
            <w:tcW w:w="2268" w:type="dxa"/>
          </w:tcPr>
          <w:p w14:paraId="65DB4F9B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arbier </w:t>
            </w:r>
          </w:p>
        </w:tc>
        <w:tc>
          <w:tcPr>
            <w:tcW w:w="5812" w:type="dxa"/>
          </w:tcPr>
          <w:p w14:paraId="2989D53C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Pieter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19"/>
            </w: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 van Biershouck van Delft</w:t>
            </w:r>
          </w:p>
        </w:tc>
        <w:tc>
          <w:tcPr>
            <w:tcW w:w="1559" w:type="dxa"/>
            <w:vAlign w:val="bottom"/>
          </w:tcPr>
          <w:p w14:paraId="27C6362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36 |</w:t>
            </w:r>
          </w:p>
        </w:tc>
      </w:tr>
      <w:tr w:rsidR="00B54D20" w:rsidRPr="002A6193" w14:paraId="4E1177FE" w14:textId="77777777">
        <w:tc>
          <w:tcPr>
            <w:tcW w:w="2268" w:type="dxa"/>
          </w:tcPr>
          <w:p w14:paraId="21D0B577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ottelglier</w:t>
            </w:r>
          </w:p>
        </w:tc>
        <w:tc>
          <w:tcPr>
            <w:tcW w:w="5812" w:type="dxa"/>
          </w:tcPr>
          <w:p w14:paraId="5ECE5817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Heindrickssen van Groeninghen per 2 mesi</w:t>
            </w:r>
          </w:p>
        </w:tc>
        <w:tc>
          <w:tcPr>
            <w:tcW w:w="1559" w:type="dxa"/>
            <w:vAlign w:val="bottom"/>
          </w:tcPr>
          <w:p w14:paraId="2D165D9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60746893" w14:textId="77777777">
        <w:tc>
          <w:tcPr>
            <w:tcW w:w="2268" w:type="dxa"/>
          </w:tcPr>
          <w:p w14:paraId="0F353B12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0827D55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Thomas Jacobssen van Monickendam per 2 mesi</w:t>
            </w:r>
          </w:p>
        </w:tc>
        <w:tc>
          <w:tcPr>
            <w:tcW w:w="1559" w:type="dxa"/>
            <w:vAlign w:val="bottom"/>
          </w:tcPr>
          <w:p w14:paraId="7B2F4B9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F7D6689" w14:textId="77777777">
        <w:tc>
          <w:tcPr>
            <w:tcW w:w="2268" w:type="dxa"/>
          </w:tcPr>
          <w:p w14:paraId="6CDCC590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oco</w:t>
            </w:r>
          </w:p>
        </w:tc>
        <w:tc>
          <w:tcPr>
            <w:tcW w:w="5812" w:type="dxa"/>
          </w:tcPr>
          <w:p w14:paraId="6C94104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Albertssen van Am[ste]rdam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20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07428F3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32 |</w:t>
            </w:r>
          </w:p>
        </w:tc>
      </w:tr>
      <w:tr w:rsidR="00B54D20" w:rsidRPr="002A6193" w14:paraId="490A5DCB" w14:textId="77777777">
        <w:tc>
          <w:tcPr>
            <w:tcW w:w="2268" w:type="dxa"/>
          </w:tcPr>
          <w:p w14:paraId="28D34DAB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4D575FE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Alewynssen van Custricum per 2 mesi</w:t>
            </w:r>
          </w:p>
        </w:tc>
        <w:tc>
          <w:tcPr>
            <w:tcW w:w="1559" w:type="dxa"/>
            <w:vAlign w:val="bottom"/>
          </w:tcPr>
          <w:p w14:paraId="2C07F9E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69FC7B09" w14:textId="77777777">
        <w:tc>
          <w:tcPr>
            <w:tcW w:w="2268" w:type="dxa"/>
          </w:tcPr>
          <w:p w14:paraId="2DBD16E7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rovosto</w:t>
            </w:r>
          </w:p>
        </w:tc>
        <w:tc>
          <w:tcPr>
            <w:tcW w:w="5812" w:type="dxa"/>
          </w:tcPr>
          <w:p w14:paraId="4A2473CF" w14:textId="77777777" w:rsidR="00B54D20" w:rsidRPr="002A6193" w:rsidRDefault="0094017D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Adriaen Lenaertssen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Hay per 2 mesi</w:t>
            </w:r>
          </w:p>
        </w:tc>
        <w:tc>
          <w:tcPr>
            <w:tcW w:w="1559" w:type="dxa"/>
            <w:vAlign w:val="bottom"/>
          </w:tcPr>
          <w:p w14:paraId="737BA88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520AF474" w14:textId="77777777">
        <w:tc>
          <w:tcPr>
            <w:tcW w:w="2268" w:type="dxa"/>
          </w:tcPr>
          <w:p w14:paraId="1608F332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apo bombardiero</w:t>
            </w:r>
          </w:p>
        </w:tc>
        <w:tc>
          <w:tcPr>
            <w:tcW w:w="5812" w:type="dxa"/>
          </w:tcPr>
          <w:p w14:paraId="7066805B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Albert Heindrickssen van Groeningen per 2</w:t>
            </w:r>
          </w:p>
        </w:tc>
        <w:tc>
          <w:tcPr>
            <w:tcW w:w="1559" w:type="dxa"/>
            <w:vAlign w:val="bottom"/>
          </w:tcPr>
          <w:p w14:paraId="27570FE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40 |</w:t>
            </w:r>
          </w:p>
        </w:tc>
      </w:tr>
      <w:tr w:rsidR="00B54D20" w:rsidRPr="002A6193" w14:paraId="510837B0" w14:textId="77777777">
        <w:tc>
          <w:tcPr>
            <w:tcW w:w="2268" w:type="dxa"/>
          </w:tcPr>
          <w:p w14:paraId="0950DB90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uo compagno</w:t>
            </w:r>
          </w:p>
        </w:tc>
        <w:tc>
          <w:tcPr>
            <w:tcW w:w="5812" w:type="dxa"/>
          </w:tcPr>
          <w:p w14:paraId="7E03D97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Egbertsse van Amsterdam per 2 mesi</w:t>
            </w:r>
          </w:p>
        </w:tc>
        <w:tc>
          <w:tcPr>
            <w:tcW w:w="1559" w:type="dxa"/>
            <w:vAlign w:val="bottom"/>
          </w:tcPr>
          <w:p w14:paraId="74BB506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0722267A" w14:textId="77777777">
        <w:tc>
          <w:tcPr>
            <w:tcW w:w="2268" w:type="dxa"/>
            <w:vMerge w:val="restart"/>
          </w:tcPr>
          <w:p w14:paraId="434D44A9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ombardieri</w:t>
            </w:r>
          </w:p>
        </w:tc>
        <w:tc>
          <w:tcPr>
            <w:tcW w:w="5812" w:type="dxa"/>
          </w:tcPr>
          <w:p w14:paraId="064FEC8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Pieterssen Goeyer per 2 mesi scapato</w:t>
            </w:r>
          </w:p>
        </w:tc>
        <w:tc>
          <w:tcPr>
            <w:tcW w:w="1559" w:type="dxa"/>
            <w:vAlign w:val="bottom"/>
          </w:tcPr>
          <w:p w14:paraId="433298F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0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2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1E0A1E6E" w14:textId="77777777">
        <w:tc>
          <w:tcPr>
            <w:tcW w:w="2268" w:type="dxa"/>
            <w:vMerge/>
          </w:tcPr>
          <w:p w14:paraId="442AD06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9895D6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2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fiorini li 10 maggio 1618 |</w:t>
            </w:r>
          </w:p>
        </w:tc>
        <w:tc>
          <w:tcPr>
            <w:tcW w:w="1559" w:type="dxa"/>
            <w:vAlign w:val="bottom"/>
          </w:tcPr>
          <w:p w14:paraId="65D1006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51C2061" w14:textId="77777777">
        <w:tc>
          <w:tcPr>
            <w:tcW w:w="2268" w:type="dxa"/>
            <w:vMerge/>
          </w:tcPr>
          <w:p w14:paraId="053E2AB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CF996A2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Heindricksse van Amsterdam per 2 mesi</w:t>
            </w:r>
          </w:p>
        </w:tc>
        <w:tc>
          <w:tcPr>
            <w:tcW w:w="1559" w:type="dxa"/>
            <w:vAlign w:val="bottom"/>
          </w:tcPr>
          <w:p w14:paraId="4E148AC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5E0955C1" w14:textId="77777777">
        <w:tc>
          <w:tcPr>
            <w:tcW w:w="2268" w:type="dxa"/>
            <w:vMerge/>
          </w:tcPr>
          <w:p w14:paraId="2312CBE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326472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Joost Fleman van Gent per 2 mesi</w:t>
            </w:r>
          </w:p>
        </w:tc>
        <w:tc>
          <w:tcPr>
            <w:tcW w:w="1559" w:type="dxa"/>
            <w:vAlign w:val="bottom"/>
          </w:tcPr>
          <w:p w14:paraId="0E834C0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96172A5" w14:textId="77777777">
        <w:tc>
          <w:tcPr>
            <w:tcW w:w="2268" w:type="dxa"/>
            <w:vMerge/>
          </w:tcPr>
          <w:p w14:paraId="272BAE7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1D0236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Casper Willemssen van Hoolfschaeck</w:t>
            </w:r>
          </w:p>
        </w:tc>
        <w:tc>
          <w:tcPr>
            <w:tcW w:w="1559" w:type="dxa"/>
            <w:vAlign w:val="bottom"/>
          </w:tcPr>
          <w:p w14:paraId="38EA238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92F7779" w14:textId="77777777">
        <w:tc>
          <w:tcPr>
            <w:tcW w:w="2268" w:type="dxa"/>
            <w:vMerge/>
          </w:tcPr>
          <w:p w14:paraId="7A77E8C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52AD78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Elbertsse van Antswerpen scapato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2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li 25 | aprille con 12 fiorini per 2 mesi |</w:t>
            </w:r>
          </w:p>
        </w:tc>
        <w:tc>
          <w:tcPr>
            <w:tcW w:w="1559" w:type="dxa"/>
            <w:vAlign w:val="bottom"/>
          </w:tcPr>
          <w:p w14:paraId="379BA5A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50C01A3B" w14:textId="77777777">
        <w:tc>
          <w:tcPr>
            <w:tcW w:w="2268" w:type="dxa"/>
            <w:vMerge/>
          </w:tcPr>
          <w:p w14:paraId="5D073B7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98039C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Pieterssen van Flensburch per 2 mesi</w:t>
            </w:r>
          </w:p>
        </w:tc>
        <w:tc>
          <w:tcPr>
            <w:tcW w:w="1559" w:type="dxa"/>
            <w:vAlign w:val="bottom"/>
          </w:tcPr>
          <w:p w14:paraId="4734D44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7BE0389C" w14:textId="77777777">
        <w:tc>
          <w:tcPr>
            <w:tcW w:w="2268" w:type="dxa"/>
            <w:vMerge/>
          </w:tcPr>
          <w:p w14:paraId="74BB27F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AFA1DF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Hiel Janssen Volhauer per 2 mesi</w:t>
            </w:r>
          </w:p>
        </w:tc>
        <w:tc>
          <w:tcPr>
            <w:tcW w:w="1559" w:type="dxa"/>
            <w:vAlign w:val="bottom"/>
          </w:tcPr>
          <w:p w14:paraId="785BFC0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5B4E740" w14:textId="77777777">
        <w:tc>
          <w:tcPr>
            <w:tcW w:w="2268" w:type="dxa"/>
          </w:tcPr>
          <w:p w14:paraId="63E8AEFB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 della gabia</w:t>
            </w:r>
          </w:p>
        </w:tc>
        <w:tc>
          <w:tcPr>
            <w:tcW w:w="5812" w:type="dxa"/>
          </w:tcPr>
          <w:p w14:paraId="708DCC31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Heindrick Roeloffs van Amsterdam per 2 mesi</w:t>
            </w:r>
          </w:p>
        </w:tc>
        <w:tc>
          <w:tcPr>
            <w:tcW w:w="1559" w:type="dxa"/>
            <w:vAlign w:val="bottom"/>
          </w:tcPr>
          <w:p w14:paraId="0ADF5B0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</w:tbl>
    <w:p w14:paraId="781860CE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281v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3F80289D" w14:textId="77777777">
        <w:tc>
          <w:tcPr>
            <w:tcW w:w="2268" w:type="dxa"/>
            <w:vMerge w:val="restart"/>
          </w:tcPr>
          <w:p w14:paraId="5A46C7E1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ombardieri</w:t>
            </w:r>
          </w:p>
        </w:tc>
        <w:tc>
          <w:tcPr>
            <w:tcW w:w="5812" w:type="dxa"/>
          </w:tcPr>
          <w:p w14:paraId="686EE51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Carilssen van Tiel per 2 mesi</w:t>
            </w:r>
          </w:p>
        </w:tc>
        <w:tc>
          <w:tcPr>
            <w:tcW w:w="1559" w:type="dxa"/>
            <w:vAlign w:val="bottom"/>
          </w:tcPr>
          <w:p w14:paraId="01589CB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215AD94" w14:textId="77777777">
        <w:tc>
          <w:tcPr>
            <w:tcW w:w="2268" w:type="dxa"/>
            <w:vMerge/>
          </w:tcPr>
          <w:p w14:paraId="32A2E19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DB5E30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Jeurickssen van Bremen per 2 mesi</w:t>
            </w:r>
          </w:p>
        </w:tc>
        <w:tc>
          <w:tcPr>
            <w:tcW w:w="1559" w:type="dxa"/>
            <w:vAlign w:val="bottom"/>
          </w:tcPr>
          <w:p w14:paraId="35D4719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5A0B9DF" w14:textId="77777777">
        <w:tc>
          <w:tcPr>
            <w:tcW w:w="2268" w:type="dxa"/>
            <w:vMerge/>
          </w:tcPr>
          <w:p w14:paraId="04B0E1C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0D369E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Pieterssen van Emden per 2 mesi</w:t>
            </w:r>
          </w:p>
        </w:tc>
        <w:tc>
          <w:tcPr>
            <w:tcW w:w="1559" w:type="dxa"/>
            <w:vAlign w:val="bottom"/>
          </w:tcPr>
          <w:p w14:paraId="1992F3D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342FDA2" w14:textId="77777777">
        <w:tc>
          <w:tcPr>
            <w:tcW w:w="2268" w:type="dxa"/>
            <w:vMerge/>
          </w:tcPr>
          <w:p w14:paraId="7207802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4CBE701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Hant Cock Kerstiaens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24"/>
            </w: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3D69EA0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C18B5A5" w14:textId="77777777">
        <w:tc>
          <w:tcPr>
            <w:tcW w:w="2268" w:type="dxa"/>
            <w:vMerge/>
          </w:tcPr>
          <w:p w14:paraId="5C08FE7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016705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Herman Simonssen van Noo</w:t>
            </w:r>
            <w:r w:rsidR="00C6572E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 per 2 mesi</w:t>
            </w:r>
          </w:p>
        </w:tc>
        <w:tc>
          <w:tcPr>
            <w:tcW w:w="1559" w:type="dxa"/>
            <w:vAlign w:val="bottom"/>
          </w:tcPr>
          <w:p w14:paraId="57E1CA3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2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66FC4575" w14:textId="77777777">
        <w:tc>
          <w:tcPr>
            <w:tcW w:w="2268" w:type="dxa"/>
            <w:vMerge/>
          </w:tcPr>
          <w:p w14:paraId="2AFD3DD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03AB5E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Walichssen van Amsterdam per 2 mesi</w:t>
            </w:r>
          </w:p>
        </w:tc>
        <w:tc>
          <w:tcPr>
            <w:tcW w:w="1559" w:type="dxa"/>
            <w:vAlign w:val="bottom"/>
          </w:tcPr>
          <w:p w14:paraId="7761335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47C3877D" w14:textId="77777777">
        <w:tc>
          <w:tcPr>
            <w:tcW w:w="2268" w:type="dxa"/>
            <w:vMerge/>
          </w:tcPr>
          <w:p w14:paraId="77018F3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1E0188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Cornelissen van Amsterdam per 2 mesi</w:t>
            </w:r>
          </w:p>
        </w:tc>
        <w:tc>
          <w:tcPr>
            <w:tcW w:w="1559" w:type="dxa"/>
            <w:vAlign w:val="bottom"/>
          </w:tcPr>
          <w:p w14:paraId="5D19F47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773A98D4" w14:textId="77777777">
        <w:tc>
          <w:tcPr>
            <w:tcW w:w="2268" w:type="dxa"/>
            <w:vMerge/>
          </w:tcPr>
          <w:p w14:paraId="3331AA9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36A371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Planckel van Danswyck per 2 mesi</w:t>
            </w:r>
          </w:p>
        </w:tc>
        <w:tc>
          <w:tcPr>
            <w:tcW w:w="1559" w:type="dxa"/>
            <w:vAlign w:val="bottom"/>
          </w:tcPr>
          <w:p w14:paraId="6CCFB40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8C85458" w14:textId="77777777">
        <w:tc>
          <w:tcPr>
            <w:tcW w:w="2268" w:type="dxa"/>
            <w:vMerge/>
          </w:tcPr>
          <w:p w14:paraId="1E05FC0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6A2212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Heyn van Noorserts per 2 mesi 16 fiorini scapato |</w:t>
            </w:r>
          </w:p>
        </w:tc>
        <w:tc>
          <w:tcPr>
            <w:tcW w:w="1559" w:type="dxa"/>
            <w:vAlign w:val="bottom"/>
          </w:tcPr>
          <w:p w14:paraId="74DEF77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AF87C97" w14:textId="77777777">
        <w:tc>
          <w:tcPr>
            <w:tcW w:w="2268" w:type="dxa"/>
            <w:vMerge/>
          </w:tcPr>
          <w:p w14:paraId="28586BC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32C0A95" w14:textId="77777777" w:rsidR="00B54D20" w:rsidRPr="002A6193" w:rsidRDefault="00C6572E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Evert Jansse van Ham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2B9EED0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6DAA054C" w14:textId="77777777">
        <w:tc>
          <w:tcPr>
            <w:tcW w:w="2268" w:type="dxa"/>
            <w:vMerge/>
          </w:tcPr>
          <w:p w14:paraId="79D06C2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BD29A1E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Roeloff Egbertsse wt Geersclooster per 2 mesi</w:t>
            </w:r>
          </w:p>
        </w:tc>
        <w:tc>
          <w:tcPr>
            <w:tcW w:w="1559" w:type="dxa"/>
            <w:vAlign w:val="bottom"/>
          </w:tcPr>
          <w:p w14:paraId="696F4B5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F35731F" w14:textId="77777777">
        <w:tc>
          <w:tcPr>
            <w:tcW w:w="2268" w:type="dxa"/>
            <w:vMerge/>
          </w:tcPr>
          <w:p w14:paraId="2E9A136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7E6DAF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Josuwedal van Asdam per 2 mesi</w:t>
            </w:r>
          </w:p>
        </w:tc>
        <w:tc>
          <w:tcPr>
            <w:tcW w:w="1559" w:type="dxa"/>
            <w:vAlign w:val="bottom"/>
          </w:tcPr>
          <w:p w14:paraId="1E6BF8D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0A82EEC" w14:textId="77777777">
        <w:tc>
          <w:tcPr>
            <w:tcW w:w="2268" w:type="dxa"/>
            <w:vMerge/>
          </w:tcPr>
          <w:p w14:paraId="308E362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ABFE0A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Pieter Doornick van Brandweel per 2 mesi</w:t>
            </w:r>
          </w:p>
        </w:tc>
        <w:tc>
          <w:tcPr>
            <w:tcW w:w="1559" w:type="dxa"/>
            <w:vAlign w:val="bottom"/>
          </w:tcPr>
          <w:p w14:paraId="0E1AAE9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03312EC" w14:textId="77777777">
        <w:tc>
          <w:tcPr>
            <w:tcW w:w="2268" w:type="dxa"/>
          </w:tcPr>
          <w:p w14:paraId="3F1CCE54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orporal</w:t>
            </w:r>
          </w:p>
        </w:tc>
        <w:tc>
          <w:tcPr>
            <w:tcW w:w="5812" w:type="dxa"/>
          </w:tcPr>
          <w:p w14:paraId="4F24480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Abraham Bastianenssen van Gorcum per 2 | mesi</w:t>
            </w:r>
          </w:p>
        </w:tc>
        <w:tc>
          <w:tcPr>
            <w:tcW w:w="1559" w:type="dxa"/>
            <w:vAlign w:val="bottom"/>
          </w:tcPr>
          <w:p w14:paraId="3DEB1FE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28 |</w:t>
            </w:r>
          </w:p>
        </w:tc>
      </w:tr>
      <w:tr w:rsidR="00B54D20" w:rsidRPr="002A6193" w14:paraId="06BF41B4" w14:textId="77777777">
        <w:tc>
          <w:tcPr>
            <w:tcW w:w="2268" w:type="dxa"/>
            <w:vMerge w:val="restart"/>
          </w:tcPr>
          <w:p w14:paraId="426997D7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oldati</w:t>
            </w:r>
          </w:p>
        </w:tc>
        <w:tc>
          <w:tcPr>
            <w:tcW w:w="5812" w:type="dxa"/>
          </w:tcPr>
          <w:p w14:paraId="67F2DE1C" w14:textId="6A1B0E5B" w:rsidR="00B54D20" w:rsidRPr="00CB1FBA" w:rsidRDefault="00E54E37" w:rsidP="00FF12BA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Barent Janssen van </w:t>
            </w:r>
            <w:r w:rsidR="007C4009"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S</w:t>
            </w: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w</w:t>
            </w:r>
            <w:ins w:id="69" w:author="Nina Lamal" w:date="2023-02-09T18:34:00Z">
              <w:r w:rsidR="00FF12BA">
                <w:rPr>
                  <w:rFonts w:eastAsia="NSimSun"/>
                  <w:kern w:val="2"/>
                  <w:sz w:val="24"/>
                  <w:szCs w:val="24"/>
                  <w:lang w:val="nl-BE" w:eastAsia="hi-IN" w:bidi="hi-IN"/>
                </w:rPr>
                <w:t>ol</w:t>
              </w:r>
            </w:ins>
            <w:del w:id="70" w:author="Nina Lamal" w:date="2023-02-09T18:34:00Z">
              <w:r w:rsidRPr="00CB1FBA" w:rsidDel="00FF12BA">
                <w:rPr>
                  <w:rFonts w:eastAsia="NSimSun"/>
                  <w:kern w:val="2"/>
                  <w:sz w:val="24"/>
                  <w:szCs w:val="24"/>
                  <w:lang w:val="nl-BE" w:eastAsia="hi-IN" w:bidi="hi-IN"/>
                </w:rPr>
                <w:delText>d</w:delText>
              </w:r>
            </w:del>
            <w:r w:rsidR="00D6693D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val="en-US" w:eastAsia="hi-IN" w:bidi="hi-IN"/>
              </w:rPr>
              <w:footnoteReference w:id="1026"/>
            </w: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 per 2 mesi</w:t>
            </w:r>
          </w:p>
        </w:tc>
        <w:tc>
          <w:tcPr>
            <w:tcW w:w="1559" w:type="dxa"/>
            <w:vAlign w:val="bottom"/>
          </w:tcPr>
          <w:p w14:paraId="6B3FB99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2C26B47" w14:textId="77777777">
        <w:tc>
          <w:tcPr>
            <w:tcW w:w="2268" w:type="dxa"/>
            <w:vMerge/>
          </w:tcPr>
          <w:p w14:paraId="72484F4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B159202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Jacobssen van Amsterdam per 2 mesi</w:t>
            </w:r>
          </w:p>
        </w:tc>
        <w:tc>
          <w:tcPr>
            <w:tcW w:w="1559" w:type="dxa"/>
            <w:vAlign w:val="bottom"/>
          </w:tcPr>
          <w:p w14:paraId="658F3A7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2DEE6E5" w14:textId="77777777">
        <w:tc>
          <w:tcPr>
            <w:tcW w:w="2268" w:type="dxa"/>
            <w:vMerge/>
          </w:tcPr>
          <w:p w14:paraId="379A554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6C6D13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Benedictus Sara van Caessal per 2 mesi</w:t>
            </w:r>
          </w:p>
        </w:tc>
        <w:tc>
          <w:tcPr>
            <w:tcW w:w="1559" w:type="dxa"/>
            <w:vAlign w:val="bottom"/>
          </w:tcPr>
          <w:p w14:paraId="045458C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132F923C" w14:textId="77777777">
        <w:tc>
          <w:tcPr>
            <w:tcW w:w="2268" w:type="dxa"/>
            <w:vMerge/>
          </w:tcPr>
          <w:p w14:paraId="2C4CAAC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4411227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Dirricksse van Gulich per 2 mesi</w:t>
            </w:r>
          </w:p>
        </w:tc>
        <w:tc>
          <w:tcPr>
            <w:tcW w:w="1559" w:type="dxa"/>
            <w:vAlign w:val="bottom"/>
          </w:tcPr>
          <w:p w14:paraId="1F6224E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3FB27BAC" w14:textId="77777777">
        <w:tc>
          <w:tcPr>
            <w:tcW w:w="2268" w:type="dxa"/>
            <w:vMerge/>
          </w:tcPr>
          <w:p w14:paraId="2309BE1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7CF793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Bartelssen van Dantswyck per 2 mesi</w:t>
            </w:r>
          </w:p>
        </w:tc>
        <w:tc>
          <w:tcPr>
            <w:tcW w:w="1559" w:type="dxa"/>
            <w:vAlign w:val="bottom"/>
          </w:tcPr>
          <w:p w14:paraId="7D68FCA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3E736FA2" w14:textId="77777777">
        <w:tc>
          <w:tcPr>
            <w:tcW w:w="2268" w:type="dxa"/>
            <w:vMerge/>
          </w:tcPr>
          <w:p w14:paraId="3D3F550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1AD6AF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Gelis Lenaertssen van Gulich per 2 mesi</w:t>
            </w:r>
          </w:p>
        </w:tc>
        <w:tc>
          <w:tcPr>
            <w:tcW w:w="1559" w:type="dxa"/>
            <w:vAlign w:val="bottom"/>
          </w:tcPr>
          <w:p w14:paraId="34EE8BB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26C9621D" w14:textId="77777777">
        <w:tc>
          <w:tcPr>
            <w:tcW w:w="2268" w:type="dxa"/>
            <w:vMerge/>
          </w:tcPr>
          <w:p w14:paraId="6D8E668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AFF35B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Joris de Rot van Schotlant per 2 mesi 14 fiorini | scapato ai 11 aprille 1618 in luogo | </w:t>
            </w:r>
          </w:p>
        </w:tc>
        <w:tc>
          <w:tcPr>
            <w:tcW w:w="1559" w:type="dxa"/>
            <w:vAlign w:val="bottom"/>
          </w:tcPr>
          <w:p w14:paraId="7BBD433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A718DAD" w14:textId="77777777">
        <w:tc>
          <w:tcPr>
            <w:tcW w:w="2268" w:type="dxa"/>
            <w:vMerge/>
          </w:tcPr>
          <w:p w14:paraId="16C5BC3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AD16C7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Pieter Gerritssen van Wytert per 2 mese al | </w:t>
            </w:r>
            <w:r w:rsidR="00B06B36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pagato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27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li 14 maggio 1618 </w:t>
            </w:r>
          </w:p>
        </w:tc>
        <w:tc>
          <w:tcPr>
            <w:tcW w:w="1559" w:type="dxa"/>
            <w:vAlign w:val="bottom"/>
          </w:tcPr>
          <w:p w14:paraId="0F3B8BD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B4AF3A6" w14:textId="77777777">
        <w:tc>
          <w:tcPr>
            <w:tcW w:w="2268" w:type="dxa"/>
            <w:vMerge/>
          </w:tcPr>
          <w:p w14:paraId="7155115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788362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Thomas Thommer van Londen per 2 mesi</w:t>
            </w:r>
          </w:p>
        </w:tc>
        <w:tc>
          <w:tcPr>
            <w:tcW w:w="1559" w:type="dxa"/>
            <w:vAlign w:val="bottom"/>
          </w:tcPr>
          <w:p w14:paraId="6F92BC3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 |</w:t>
            </w:r>
          </w:p>
        </w:tc>
      </w:tr>
      <w:tr w:rsidR="00B54D20" w:rsidRPr="002A6193" w14:paraId="539DEE34" w14:textId="77777777">
        <w:tc>
          <w:tcPr>
            <w:tcW w:w="2268" w:type="dxa"/>
            <w:vMerge/>
          </w:tcPr>
          <w:p w14:paraId="357222B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6AA803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Guillame Misers van </w:t>
            </w:r>
            <w:r w:rsidR="007C4009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tdt</w:t>
            </w:r>
            <w:r w:rsidR="00234FAC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1028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in Henegouw per 2 mesi </w:t>
            </w:r>
          </w:p>
        </w:tc>
        <w:tc>
          <w:tcPr>
            <w:tcW w:w="1559" w:type="dxa"/>
            <w:vAlign w:val="bottom"/>
          </w:tcPr>
          <w:p w14:paraId="0606F2D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DEC9CC1" w14:textId="77777777">
        <w:tc>
          <w:tcPr>
            <w:tcW w:w="2268" w:type="dxa"/>
            <w:vMerge/>
          </w:tcPr>
          <w:p w14:paraId="6CC8162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306F17E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Kays van Beflyt per 2 mesi</w:t>
            </w:r>
          </w:p>
        </w:tc>
        <w:tc>
          <w:tcPr>
            <w:tcW w:w="1559" w:type="dxa"/>
            <w:vAlign w:val="bottom"/>
          </w:tcPr>
          <w:p w14:paraId="4C6B5D7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15 |</w:t>
            </w:r>
          </w:p>
        </w:tc>
      </w:tr>
      <w:tr w:rsidR="00B54D20" w:rsidRPr="002A6193" w14:paraId="3CC4226B" w14:textId="77777777">
        <w:tc>
          <w:tcPr>
            <w:tcW w:w="2268" w:type="dxa"/>
            <w:vMerge/>
          </w:tcPr>
          <w:p w14:paraId="094676C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F466708" w14:textId="77777777" w:rsidR="00B54D20" w:rsidRPr="002A6193" w:rsidRDefault="00440B5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Willem Cornelissen van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der Gouw per 2 mesi</w:t>
            </w:r>
          </w:p>
        </w:tc>
        <w:tc>
          <w:tcPr>
            <w:tcW w:w="1559" w:type="dxa"/>
            <w:vAlign w:val="bottom"/>
          </w:tcPr>
          <w:p w14:paraId="7AEBA27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35BA3513" w14:textId="77777777">
        <w:tc>
          <w:tcPr>
            <w:tcW w:w="2268" w:type="dxa"/>
            <w:vMerge/>
          </w:tcPr>
          <w:p w14:paraId="4B693A7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EF4A7A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Janssen van Mastricht per 2 mesi 18 fiorini scapato | al 14 maggio 1618 in suo luogo |</w:t>
            </w:r>
          </w:p>
        </w:tc>
        <w:tc>
          <w:tcPr>
            <w:tcW w:w="1559" w:type="dxa"/>
            <w:vAlign w:val="bottom"/>
          </w:tcPr>
          <w:p w14:paraId="2AD12D0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8780EB8" w14:textId="77777777">
        <w:tc>
          <w:tcPr>
            <w:tcW w:w="2268" w:type="dxa"/>
            <w:vMerge/>
          </w:tcPr>
          <w:p w14:paraId="4392DC3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416FA4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Claessen van Amsterdam per 2 mesi</w:t>
            </w:r>
          </w:p>
        </w:tc>
        <w:tc>
          <w:tcPr>
            <w:tcW w:w="1559" w:type="dxa"/>
            <w:vAlign w:val="bottom"/>
          </w:tcPr>
          <w:p w14:paraId="308D516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009F6B62" w14:textId="77777777">
        <w:tc>
          <w:tcPr>
            <w:tcW w:w="2268" w:type="dxa"/>
            <w:vMerge w:val="restart"/>
          </w:tcPr>
          <w:p w14:paraId="70D974D2" w14:textId="77777777" w:rsidR="00B54D20" w:rsidRPr="002A6193" w:rsidRDefault="002D5A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 della | gabia</w:t>
            </w:r>
          </w:p>
        </w:tc>
        <w:tc>
          <w:tcPr>
            <w:tcW w:w="5812" w:type="dxa"/>
          </w:tcPr>
          <w:p w14:paraId="61637D2B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Pieterssen van Hamburch per 2 mesi</w:t>
            </w:r>
          </w:p>
        </w:tc>
        <w:tc>
          <w:tcPr>
            <w:tcW w:w="1559" w:type="dxa"/>
            <w:vAlign w:val="bottom"/>
          </w:tcPr>
          <w:p w14:paraId="40C5D59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568DEFB" w14:textId="77777777">
        <w:tc>
          <w:tcPr>
            <w:tcW w:w="2268" w:type="dxa"/>
            <w:vMerge/>
          </w:tcPr>
          <w:p w14:paraId="7EE72F3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60A6B8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Cornelissen van Winckel per 2 mesi</w:t>
            </w:r>
          </w:p>
        </w:tc>
        <w:tc>
          <w:tcPr>
            <w:tcW w:w="1559" w:type="dxa"/>
            <w:vAlign w:val="bottom"/>
          </w:tcPr>
          <w:p w14:paraId="58CC01A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862CC05" w14:textId="77777777">
        <w:tc>
          <w:tcPr>
            <w:tcW w:w="2268" w:type="dxa"/>
            <w:vMerge/>
          </w:tcPr>
          <w:p w14:paraId="433EFF3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2D1345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Andriessen van Husum per 2 mesi</w:t>
            </w:r>
          </w:p>
        </w:tc>
        <w:tc>
          <w:tcPr>
            <w:tcW w:w="1559" w:type="dxa"/>
            <w:vAlign w:val="bottom"/>
          </w:tcPr>
          <w:p w14:paraId="0ED1241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1EB39181" w14:textId="77777777">
        <w:tc>
          <w:tcPr>
            <w:tcW w:w="2268" w:type="dxa"/>
            <w:vMerge/>
          </w:tcPr>
          <w:p w14:paraId="513995B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93236C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Elias Meessen van Greepskerck per 2 mesi</w:t>
            </w:r>
          </w:p>
        </w:tc>
        <w:tc>
          <w:tcPr>
            <w:tcW w:w="1559" w:type="dxa"/>
            <w:vAlign w:val="bottom"/>
          </w:tcPr>
          <w:p w14:paraId="066D005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29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 </w:t>
            </w:r>
          </w:p>
        </w:tc>
      </w:tr>
      <w:tr w:rsidR="00B54D20" w:rsidRPr="002A6193" w14:paraId="26A52AF2" w14:textId="77777777">
        <w:tc>
          <w:tcPr>
            <w:tcW w:w="2268" w:type="dxa"/>
            <w:vMerge/>
          </w:tcPr>
          <w:p w14:paraId="69E1D1A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7352B6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Evertssen van Noorden per 2 mesi | 14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30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fiorini schapato ai 14 apprille 1618 | </w:t>
            </w:r>
          </w:p>
        </w:tc>
        <w:tc>
          <w:tcPr>
            <w:tcW w:w="1559" w:type="dxa"/>
            <w:vAlign w:val="bottom"/>
          </w:tcPr>
          <w:p w14:paraId="6DCE83D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26A7DBE2" w14:textId="77777777">
        <w:tc>
          <w:tcPr>
            <w:tcW w:w="2268" w:type="dxa"/>
            <w:vMerge/>
          </w:tcPr>
          <w:p w14:paraId="296D5D5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3A344E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Piersse</w:t>
            </w:r>
            <w:r w:rsidR="00440B5C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n van Bolssevelt per 2 mesi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apitan </w:t>
            </w:r>
          </w:p>
        </w:tc>
        <w:tc>
          <w:tcPr>
            <w:tcW w:w="1559" w:type="dxa"/>
            <w:vAlign w:val="bottom"/>
          </w:tcPr>
          <w:p w14:paraId="0997FBE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7FFF9B2" w14:textId="77777777">
        <w:tc>
          <w:tcPr>
            <w:tcW w:w="2268" w:type="dxa"/>
            <w:vMerge/>
          </w:tcPr>
          <w:p w14:paraId="10AB367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354F9A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Valentyn Carstenssen van Merywen per 2 mesi</w:t>
            </w:r>
          </w:p>
        </w:tc>
        <w:tc>
          <w:tcPr>
            <w:tcW w:w="1559" w:type="dxa"/>
            <w:vAlign w:val="bottom"/>
          </w:tcPr>
          <w:p w14:paraId="3DFB2D27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22E8C318" w14:textId="77777777">
        <w:tc>
          <w:tcPr>
            <w:tcW w:w="2268" w:type="dxa"/>
            <w:vMerge/>
          </w:tcPr>
          <w:p w14:paraId="621B1B4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4F21EB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Coerde van Jsses pagato per 2 mesi 12 fiorini et | scapato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31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al 14 apprille | </w:t>
            </w:r>
          </w:p>
        </w:tc>
        <w:tc>
          <w:tcPr>
            <w:tcW w:w="1559" w:type="dxa"/>
            <w:vAlign w:val="bottom"/>
          </w:tcPr>
          <w:p w14:paraId="1790A3C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53A0561" w14:textId="77777777">
        <w:tc>
          <w:tcPr>
            <w:tcW w:w="2268" w:type="dxa"/>
            <w:vMerge/>
          </w:tcPr>
          <w:p w14:paraId="56913E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D1657C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Hendricksse van Hamborch</w:t>
            </w:r>
            <w:r w:rsidR="00440B5C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il 14 maggio 1618 | pagato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per 2 mesi</w:t>
            </w:r>
          </w:p>
        </w:tc>
        <w:tc>
          <w:tcPr>
            <w:tcW w:w="1559" w:type="dxa"/>
            <w:vAlign w:val="bottom"/>
          </w:tcPr>
          <w:p w14:paraId="7D31A95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</w:tbl>
    <w:p w14:paraId="4DED62D5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282r /</w:t>
      </w:r>
    </w:p>
    <w:tbl>
      <w:tblPr>
        <w:tblStyle w:val="Grigliatabella5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268"/>
        <w:gridCol w:w="5812"/>
        <w:gridCol w:w="1559"/>
      </w:tblGrid>
      <w:tr w:rsidR="00B54D20" w:rsidRPr="002A6193" w14:paraId="46C9257B" w14:textId="77777777">
        <w:tc>
          <w:tcPr>
            <w:tcW w:w="2268" w:type="dxa"/>
            <w:vMerge w:val="restart"/>
          </w:tcPr>
          <w:p w14:paraId="26F56451" w14:textId="77777777" w:rsidR="00B54D20" w:rsidRPr="002A6193" w:rsidRDefault="00EE6C1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 della | gabia</w:t>
            </w:r>
          </w:p>
        </w:tc>
        <w:tc>
          <w:tcPr>
            <w:tcW w:w="5812" w:type="dxa"/>
          </w:tcPr>
          <w:p w14:paraId="2F16303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 van B</w:t>
            </w:r>
            <w:r w:rsidR="00080FAA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emen per 2 mesi</w:t>
            </w:r>
          </w:p>
        </w:tc>
        <w:tc>
          <w:tcPr>
            <w:tcW w:w="1559" w:type="dxa"/>
            <w:vAlign w:val="bottom"/>
          </w:tcPr>
          <w:p w14:paraId="0144C86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30B27D0B" w14:textId="77777777">
        <w:tc>
          <w:tcPr>
            <w:tcW w:w="2268" w:type="dxa"/>
            <w:vMerge/>
          </w:tcPr>
          <w:p w14:paraId="2DAFC88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BAC0CF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Barent Barentssen van Amsterdam per 2 mesi</w:t>
            </w:r>
          </w:p>
        </w:tc>
        <w:tc>
          <w:tcPr>
            <w:tcW w:w="1559" w:type="dxa"/>
            <w:vAlign w:val="bottom"/>
          </w:tcPr>
          <w:p w14:paraId="2279AB6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32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4040AFA7" w14:textId="77777777">
        <w:tc>
          <w:tcPr>
            <w:tcW w:w="2268" w:type="dxa"/>
            <w:vMerge/>
          </w:tcPr>
          <w:p w14:paraId="4A73DFE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A621ACD" w14:textId="77777777" w:rsidR="00B54D20" w:rsidRPr="002A6193" w:rsidRDefault="0090406C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Jens Meulenhou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wer van Anckebe per 2 mesi</w:t>
            </w:r>
          </w:p>
        </w:tc>
        <w:tc>
          <w:tcPr>
            <w:tcW w:w="1559" w:type="dxa"/>
            <w:vAlign w:val="bottom"/>
          </w:tcPr>
          <w:p w14:paraId="00AB21E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6F183861" w14:textId="77777777">
        <w:tc>
          <w:tcPr>
            <w:tcW w:w="2268" w:type="dxa"/>
            <w:vMerge/>
          </w:tcPr>
          <w:p w14:paraId="0C9F628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9929CB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Antonissen van Weelp per 2 mesi</w:t>
            </w:r>
          </w:p>
        </w:tc>
        <w:tc>
          <w:tcPr>
            <w:tcW w:w="1559" w:type="dxa"/>
            <w:vAlign w:val="bottom"/>
          </w:tcPr>
          <w:p w14:paraId="68931EF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970B10D" w14:textId="77777777">
        <w:tc>
          <w:tcPr>
            <w:tcW w:w="2268" w:type="dxa"/>
            <w:vMerge/>
          </w:tcPr>
          <w:p w14:paraId="0F37E01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D9CC01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Andriesse van Tonder per 2 mesi</w:t>
            </w:r>
          </w:p>
        </w:tc>
        <w:tc>
          <w:tcPr>
            <w:tcW w:w="1559" w:type="dxa"/>
            <w:vAlign w:val="bottom"/>
          </w:tcPr>
          <w:p w14:paraId="3183697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5D922236" w14:textId="77777777">
        <w:tc>
          <w:tcPr>
            <w:tcW w:w="2268" w:type="dxa"/>
            <w:vMerge/>
          </w:tcPr>
          <w:p w14:paraId="1344FE8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8E4C9A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Dirricksse van Boelsweert per 2 mesi</w:t>
            </w:r>
          </w:p>
        </w:tc>
        <w:tc>
          <w:tcPr>
            <w:tcW w:w="1559" w:type="dxa"/>
            <w:vAlign w:val="bottom"/>
          </w:tcPr>
          <w:p w14:paraId="5C199C68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4063DCFA" w14:textId="77777777">
        <w:tc>
          <w:tcPr>
            <w:tcW w:w="2268" w:type="dxa"/>
            <w:vMerge/>
          </w:tcPr>
          <w:p w14:paraId="4A37690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AC6061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Hans Jansse van Sensmer per 2 mesi</w:t>
            </w:r>
          </w:p>
        </w:tc>
        <w:tc>
          <w:tcPr>
            <w:tcW w:w="1559" w:type="dxa"/>
            <w:vAlign w:val="bottom"/>
          </w:tcPr>
          <w:p w14:paraId="29E48F8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497249A1" w14:textId="77777777">
        <w:tc>
          <w:tcPr>
            <w:tcW w:w="2268" w:type="dxa"/>
            <w:vMerge/>
          </w:tcPr>
          <w:p w14:paraId="52214AF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245F85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Willem Michielssen van </w:t>
            </w:r>
            <w:r w:rsidR="007C4009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tdt</w:t>
            </w:r>
            <w:r w:rsidR="002F49F6" w:rsidRPr="002A6193">
              <w:rPr>
                <w:rStyle w:val="FootnoteReference"/>
                <w:rFonts w:eastAsia="NSimSun"/>
                <w:kern w:val="2"/>
                <w:sz w:val="24"/>
                <w:szCs w:val="24"/>
                <w:lang w:eastAsia="hi-IN" w:bidi="hi-IN"/>
              </w:rPr>
              <w:footnoteReference w:id="1033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in Henegouw per 2 | mesi 16 fiorini scapato al 25 april 1618 |</w:t>
            </w:r>
          </w:p>
        </w:tc>
        <w:tc>
          <w:tcPr>
            <w:tcW w:w="1559" w:type="dxa"/>
            <w:vAlign w:val="bottom"/>
          </w:tcPr>
          <w:p w14:paraId="3155F3A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E945295" w14:textId="77777777">
        <w:tc>
          <w:tcPr>
            <w:tcW w:w="2268" w:type="dxa"/>
            <w:vMerge/>
          </w:tcPr>
          <w:p w14:paraId="407F832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6D7249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marinar et marangon Gerrit Lamskes van Diest | per 2 mesi ai 16 april, per donativo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34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4 fiorini </w:t>
            </w:r>
          </w:p>
        </w:tc>
        <w:tc>
          <w:tcPr>
            <w:tcW w:w="1559" w:type="dxa"/>
            <w:vAlign w:val="bottom"/>
          </w:tcPr>
          <w:p w14:paraId="36A3A24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20 |</w:t>
            </w:r>
          </w:p>
        </w:tc>
      </w:tr>
      <w:tr w:rsidR="00B54D20" w:rsidRPr="002A6193" w14:paraId="0ECFFE61" w14:textId="77777777">
        <w:tc>
          <w:tcPr>
            <w:tcW w:w="2268" w:type="dxa"/>
            <w:vMerge/>
          </w:tcPr>
          <w:p w14:paraId="5B30F61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05DDA0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Janssen van Amsterdam per 2 mesi 14 fiorini scapato | ai 11 aprile 1618 |</w:t>
            </w:r>
          </w:p>
        </w:tc>
        <w:tc>
          <w:tcPr>
            <w:tcW w:w="1559" w:type="dxa"/>
            <w:vAlign w:val="bottom"/>
          </w:tcPr>
          <w:p w14:paraId="2B80FF5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4A2E509A" w14:textId="77777777">
        <w:tc>
          <w:tcPr>
            <w:tcW w:w="2268" w:type="dxa"/>
            <w:vMerge/>
          </w:tcPr>
          <w:p w14:paraId="5C5E8E5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87041C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Simon Dirric</w:t>
            </w:r>
            <w:r w:rsidR="00BF170F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ks van Fierlandt per 2 mesi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pagato</w:t>
            </w:r>
          </w:p>
        </w:tc>
        <w:tc>
          <w:tcPr>
            <w:tcW w:w="1559" w:type="dxa"/>
            <w:vAlign w:val="bottom"/>
          </w:tcPr>
          <w:p w14:paraId="00B5669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18 |</w:t>
            </w:r>
          </w:p>
        </w:tc>
      </w:tr>
      <w:tr w:rsidR="00B54D20" w:rsidRPr="002A6193" w14:paraId="1D201B97" w14:textId="77777777">
        <w:tc>
          <w:tcPr>
            <w:tcW w:w="2268" w:type="dxa"/>
            <w:vMerge/>
          </w:tcPr>
          <w:p w14:paraId="6DD70D4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E25EA6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Thomissen van Amsterdam per 2 mesi</w:t>
            </w:r>
          </w:p>
        </w:tc>
        <w:tc>
          <w:tcPr>
            <w:tcW w:w="1559" w:type="dxa"/>
            <w:vAlign w:val="bottom"/>
          </w:tcPr>
          <w:p w14:paraId="3F9DA06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2E7EDBD" w14:textId="77777777">
        <w:tc>
          <w:tcPr>
            <w:tcW w:w="2268" w:type="dxa"/>
            <w:vMerge/>
          </w:tcPr>
          <w:p w14:paraId="73CF26D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D125F7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Pieterssen van Lono per 2 mesi</w:t>
            </w:r>
          </w:p>
        </w:tc>
        <w:tc>
          <w:tcPr>
            <w:tcW w:w="1559" w:type="dxa"/>
            <w:vAlign w:val="bottom"/>
          </w:tcPr>
          <w:p w14:paraId="74E57C8C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789783F" w14:textId="77777777">
        <w:tc>
          <w:tcPr>
            <w:tcW w:w="2268" w:type="dxa"/>
            <w:vMerge/>
          </w:tcPr>
          <w:p w14:paraId="36982E4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733F94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Douw Wegelssen van Rolswaert per 2 mesi 16 fiorini | scapato alli 14 maggio 1618 |</w:t>
            </w:r>
          </w:p>
        </w:tc>
        <w:tc>
          <w:tcPr>
            <w:tcW w:w="1559" w:type="dxa"/>
            <w:vAlign w:val="bottom"/>
          </w:tcPr>
          <w:p w14:paraId="6FEE6444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37D9B27" w14:textId="77777777">
        <w:tc>
          <w:tcPr>
            <w:tcW w:w="2268" w:type="dxa"/>
            <w:vMerge/>
          </w:tcPr>
          <w:p w14:paraId="5FD6BFF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C8F074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Joris Louwe</w:t>
            </w:r>
            <w:r w:rsidR="00BF170F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rs van Nienulant per 2 mesi al C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apitan pagato</w:t>
            </w:r>
          </w:p>
        </w:tc>
        <w:tc>
          <w:tcPr>
            <w:tcW w:w="1559" w:type="dxa"/>
            <w:vAlign w:val="bottom"/>
          </w:tcPr>
          <w:p w14:paraId="2615F5A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1248017" w14:textId="77777777">
        <w:tc>
          <w:tcPr>
            <w:tcW w:w="2268" w:type="dxa"/>
            <w:vMerge/>
          </w:tcPr>
          <w:p w14:paraId="74B5E35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0DF2E9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Reynier Erasmus van Ryp per 2 mesi</w:t>
            </w:r>
          </w:p>
        </w:tc>
        <w:tc>
          <w:tcPr>
            <w:tcW w:w="1559" w:type="dxa"/>
            <w:vAlign w:val="bottom"/>
          </w:tcPr>
          <w:p w14:paraId="0D0C04E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8FD0000" w14:textId="77777777">
        <w:tc>
          <w:tcPr>
            <w:tcW w:w="2268" w:type="dxa"/>
            <w:vMerge/>
          </w:tcPr>
          <w:p w14:paraId="1052A87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E16B97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Janssen van Schagen per 2 mesi</w:t>
            </w:r>
          </w:p>
        </w:tc>
        <w:tc>
          <w:tcPr>
            <w:tcW w:w="1559" w:type="dxa"/>
            <w:vAlign w:val="bottom"/>
          </w:tcPr>
          <w:p w14:paraId="58D5B13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5616955" w14:textId="77777777">
        <w:tc>
          <w:tcPr>
            <w:tcW w:w="2268" w:type="dxa"/>
            <w:vMerge/>
          </w:tcPr>
          <w:p w14:paraId="3CF5B22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8BF635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Jacob Carstiaensse van Amsterdam per 2 mesi</w:t>
            </w:r>
          </w:p>
        </w:tc>
        <w:tc>
          <w:tcPr>
            <w:tcW w:w="1559" w:type="dxa"/>
            <w:vAlign w:val="bottom"/>
          </w:tcPr>
          <w:p w14:paraId="215217A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2C6063CD" w14:textId="77777777">
        <w:tc>
          <w:tcPr>
            <w:tcW w:w="2268" w:type="dxa"/>
            <w:vMerge/>
          </w:tcPr>
          <w:p w14:paraId="6512C6A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C5C00A3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Tiarck Eckes van Sneeck per 2 mesi</w:t>
            </w:r>
          </w:p>
        </w:tc>
        <w:tc>
          <w:tcPr>
            <w:tcW w:w="1559" w:type="dxa"/>
            <w:vAlign w:val="bottom"/>
          </w:tcPr>
          <w:p w14:paraId="10912C6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0F57FA47" w14:textId="77777777">
        <w:tc>
          <w:tcPr>
            <w:tcW w:w="2268" w:type="dxa"/>
            <w:vMerge/>
          </w:tcPr>
          <w:p w14:paraId="08E16BC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AF106B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Pouwels Jansse van Naerdeling per 2 mesi</w:t>
            </w:r>
          </w:p>
        </w:tc>
        <w:tc>
          <w:tcPr>
            <w:tcW w:w="1559" w:type="dxa"/>
            <w:vAlign w:val="bottom"/>
          </w:tcPr>
          <w:p w14:paraId="1B9A73C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FAFFD58" w14:textId="77777777">
        <w:tc>
          <w:tcPr>
            <w:tcW w:w="2268" w:type="dxa"/>
            <w:vMerge/>
          </w:tcPr>
          <w:p w14:paraId="3D2921A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DFBDAE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Pieterssen van Lemor, per 2 mesi</w:t>
            </w:r>
          </w:p>
        </w:tc>
        <w:tc>
          <w:tcPr>
            <w:tcW w:w="1559" w:type="dxa"/>
            <w:vAlign w:val="bottom"/>
          </w:tcPr>
          <w:p w14:paraId="720AB43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33B1C7B" w14:textId="77777777">
        <w:tc>
          <w:tcPr>
            <w:tcW w:w="2268" w:type="dxa"/>
            <w:vMerge/>
          </w:tcPr>
          <w:p w14:paraId="3D96D35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E367730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Cornelis Jacobssen Padt van Amsterdam per 2 </w:t>
            </w:r>
          </w:p>
        </w:tc>
        <w:tc>
          <w:tcPr>
            <w:tcW w:w="1559" w:type="dxa"/>
            <w:vAlign w:val="bottom"/>
          </w:tcPr>
          <w:p w14:paraId="6A874A5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14 |</w:t>
            </w:r>
          </w:p>
        </w:tc>
      </w:tr>
      <w:tr w:rsidR="00B54D20" w:rsidRPr="002A6193" w14:paraId="650E056C" w14:textId="77777777">
        <w:tc>
          <w:tcPr>
            <w:tcW w:w="2268" w:type="dxa"/>
            <w:vMerge/>
          </w:tcPr>
          <w:p w14:paraId="6DC07BB7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C56FDF1" w14:textId="77777777" w:rsidR="00B54D20" w:rsidRPr="002A6193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val="en-US" w:eastAsia="hi-IN" w:bidi="hi-IN"/>
              </w:rPr>
              <w:t>Jorcke Simons van Enchuysen per 2 mesi</w:t>
            </w:r>
          </w:p>
        </w:tc>
        <w:tc>
          <w:tcPr>
            <w:tcW w:w="1559" w:type="dxa"/>
            <w:vAlign w:val="bottom"/>
          </w:tcPr>
          <w:p w14:paraId="0058ADB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32BDFD6" w14:textId="77777777">
        <w:tc>
          <w:tcPr>
            <w:tcW w:w="2268" w:type="dxa"/>
            <w:vMerge/>
          </w:tcPr>
          <w:p w14:paraId="65F2F14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42002D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Boudewyn Gysbrechts van der Gouw per 2 mesi 16 fiorini | scapato alli 14 maggio 1618 |</w:t>
            </w:r>
          </w:p>
        </w:tc>
        <w:tc>
          <w:tcPr>
            <w:tcW w:w="1559" w:type="dxa"/>
            <w:vAlign w:val="bottom"/>
          </w:tcPr>
          <w:p w14:paraId="4B1AEE1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713371C8" w14:textId="77777777">
        <w:tc>
          <w:tcPr>
            <w:tcW w:w="2268" w:type="dxa"/>
            <w:vMerge/>
          </w:tcPr>
          <w:p w14:paraId="2536F088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7B65870" w14:textId="77777777" w:rsidR="00B54D20" w:rsidRPr="002A6193" w:rsidRDefault="00BF170F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Barent Barentssen van Cniphuij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sen per 2 mesi</w:t>
            </w:r>
          </w:p>
        </w:tc>
        <w:tc>
          <w:tcPr>
            <w:tcW w:w="1559" w:type="dxa"/>
            <w:vAlign w:val="bottom"/>
          </w:tcPr>
          <w:p w14:paraId="396BA20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106FB486" w14:textId="77777777">
        <w:tc>
          <w:tcPr>
            <w:tcW w:w="2268" w:type="dxa"/>
            <w:vMerge/>
          </w:tcPr>
          <w:p w14:paraId="5DA0E8E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1150C98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 xml:space="preserve">Jan Keys van Beytelt per 2 mesi </w:t>
            </w:r>
          </w:p>
        </w:tc>
        <w:tc>
          <w:tcPr>
            <w:tcW w:w="1559" w:type="dxa"/>
            <w:vAlign w:val="bottom"/>
          </w:tcPr>
          <w:p w14:paraId="1F90C8AF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16 |</w:t>
            </w:r>
          </w:p>
        </w:tc>
      </w:tr>
      <w:tr w:rsidR="00B54D20" w:rsidRPr="002A6193" w14:paraId="6AA8A76A" w14:textId="77777777">
        <w:tc>
          <w:tcPr>
            <w:tcW w:w="2268" w:type="dxa"/>
            <w:vMerge/>
          </w:tcPr>
          <w:p w14:paraId="286D3A9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016D2350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Lukes Janssen van Groningen per 2 mesi</w:t>
            </w:r>
          </w:p>
        </w:tc>
        <w:tc>
          <w:tcPr>
            <w:tcW w:w="1559" w:type="dxa"/>
            <w:vAlign w:val="bottom"/>
          </w:tcPr>
          <w:p w14:paraId="52F0603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35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4310C382" w14:textId="77777777">
        <w:tc>
          <w:tcPr>
            <w:tcW w:w="2268" w:type="dxa"/>
            <w:vMerge w:val="restart"/>
          </w:tcPr>
          <w:p w14:paraId="632B7163" w14:textId="77777777" w:rsidR="00B54D20" w:rsidRPr="002A6193" w:rsidRDefault="00EE6C1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arinari</w:t>
            </w:r>
          </w:p>
        </w:tc>
        <w:tc>
          <w:tcPr>
            <w:tcW w:w="5812" w:type="dxa"/>
          </w:tcPr>
          <w:p w14:paraId="14A9C1A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Heindrick Simonssen van Edam per 2 mesi</w:t>
            </w:r>
          </w:p>
        </w:tc>
        <w:tc>
          <w:tcPr>
            <w:tcW w:w="1559" w:type="dxa"/>
            <w:vAlign w:val="bottom"/>
          </w:tcPr>
          <w:p w14:paraId="4F77D41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1918A268" w14:textId="77777777">
        <w:tc>
          <w:tcPr>
            <w:tcW w:w="2268" w:type="dxa"/>
            <w:vMerge/>
          </w:tcPr>
          <w:p w14:paraId="752938C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497503DD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Rauerssen van Groeninghen per 2 mesi</w:t>
            </w:r>
          </w:p>
        </w:tc>
        <w:tc>
          <w:tcPr>
            <w:tcW w:w="1559" w:type="dxa"/>
            <w:vAlign w:val="bottom"/>
          </w:tcPr>
          <w:p w14:paraId="292204A3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44D2DEBA" w14:textId="77777777">
        <w:tc>
          <w:tcPr>
            <w:tcW w:w="2268" w:type="dxa"/>
            <w:vMerge/>
          </w:tcPr>
          <w:p w14:paraId="611B244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94CAAD6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Dirck Jacobssen van Edam per 2 mesi</w:t>
            </w:r>
          </w:p>
        </w:tc>
        <w:tc>
          <w:tcPr>
            <w:tcW w:w="1559" w:type="dxa"/>
            <w:vAlign w:val="bottom"/>
          </w:tcPr>
          <w:p w14:paraId="3D42C02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7EE6E4BD" w14:textId="77777777">
        <w:tc>
          <w:tcPr>
            <w:tcW w:w="2268" w:type="dxa"/>
            <w:vMerge/>
          </w:tcPr>
          <w:p w14:paraId="68B76CBF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FD3B9CB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Stoffel Sammelssen van Amsterdam per 2 mesi</w:t>
            </w:r>
          </w:p>
        </w:tc>
        <w:tc>
          <w:tcPr>
            <w:tcW w:w="1559" w:type="dxa"/>
            <w:vAlign w:val="bottom"/>
          </w:tcPr>
          <w:p w14:paraId="588B9BDA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2C1BEE18" w14:textId="77777777">
        <w:tc>
          <w:tcPr>
            <w:tcW w:w="2268" w:type="dxa"/>
            <w:vMerge/>
          </w:tcPr>
          <w:p w14:paraId="7AE2321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52A8EAA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Claes Claessen van Amsterdam per 2 mesi</w:t>
            </w:r>
          </w:p>
        </w:tc>
        <w:tc>
          <w:tcPr>
            <w:tcW w:w="1559" w:type="dxa"/>
            <w:vAlign w:val="bottom"/>
          </w:tcPr>
          <w:p w14:paraId="353E24F0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0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36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|</w:t>
            </w:r>
          </w:p>
        </w:tc>
      </w:tr>
      <w:tr w:rsidR="00B54D20" w:rsidRPr="002A6193" w14:paraId="4AA5E610" w14:textId="77777777">
        <w:tc>
          <w:tcPr>
            <w:tcW w:w="2268" w:type="dxa"/>
            <w:vMerge/>
          </w:tcPr>
          <w:p w14:paraId="4689DF91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3252972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schapato con 12 fiorini per 2 mesi ai</w:t>
            </w:r>
            <w:r w:rsidRPr="002A6193">
              <w:rPr>
                <w:rFonts w:eastAsia="NSimSun"/>
                <w:kern w:val="2"/>
                <w:sz w:val="24"/>
                <w:szCs w:val="24"/>
                <w:vertAlign w:val="superscript"/>
                <w:lang w:eastAsia="hi-IN" w:bidi="hi-IN"/>
              </w:rPr>
              <w:footnoteReference w:id="1037"/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14 maggio |</w:t>
            </w:r>
          </w:p>
        </w:tc>
        <w:tc>
          <w:tcPr>
            <w:tcW w:w="1559" w:type="dxa"/>
            <w:vAlign w:val="bottom"/>
          </w:tcPr>
          <w:p w14:paraId="257D154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312B535D" w14:textId="77777777">
        <w:tc>
          <w:tcPr>
            <w:tcW w:w="2268" w:type="dxa"/>
            <w:vMerge/>
          </w:tcPr>
          <w:p w14:paraId="5977C02A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6213E89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Franck Janssen van Amsterdam per 2 mesi</w:t>
            </w:r>
          </w:p>
        </w:tc>
        <w:tc>
          <w:tcPr>
            <w:tcW w:w="1559" w:type="dxa"/>
            <w:vAlign w:val="bottom"/>
          </w:tcPr>
          <w:p w14:paraId="30CFDBA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74B4FF05" w14:textId="77777777">
        <w:tc>
          <w:tcPr>
            <w:tcW w:w="2268" w:type="dxa"/>
            <w:vMerge/>
          </w:tcPr>
          <w:p w14:paraId="6629F69E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2E6F17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Jan Pieterssen van Amsterdam per 2 mesi</w:t>
            </w:r>
          </w:p>
        </w:tc>
        <w:tc>
          <w:tcPr>
            <w:tcW w:w="1559" w:type="dxa"/>
            <w:vAlign w:val="bottom"/>
          </w:tcPr>
          <w:p w14:paraId="20C9B1C1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12 |</w:t>
            </w:r>
          </w:p>
        </w:tc>
      </w:tr>
      <w:tr w:rsidR="00B54D20" w:rsidRPr="002A6193" w14:paraId="18292BE7" w14:textId="77777777">
        <w:tc>
          <w:tcPr>
            <w:tcW w:w="2268" w:type="dxa"/>
            <w:vMerge w:val="restart"/>
          </w:tcPr>
          <w:p w14:paraId="5EA84EB6" w14:textId="77777777" w:rsidR="00B54D20" w:rsidRPr="002A6193" w:rsidRDefault="00EE6C1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g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arsoni</w:t>
            </w:r>
          </w:p>
        </w:tc>
        <w:tc>
          <w:tcPr>
            <w:tcW w:w="5812" w:type="dxa"/>
          </w:tcPr>
          <w:p w14:paraId="79E08B88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Evert Wonterssen van Amsterdam per 2 mesi</w:t>
            </w:r>
          </w:p>
        </w:tc>
        <w:tc>
          <w:tcPr>
            <w:tcW w:w="1559" w:type="dxa"/>
            <w:vAlign w:val="bottom"/>
          </w:tcPr>
          <w:p w14:paraId="3655E46E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7B7B5856" w14:textId="77777777">
        <w:tc>
          <w:tcPr>
            <w:tcW w:w="2268" w:type="dxa"/>
            <w:vMerge/>
          </w:tcPr>
          <w:p w14:paraId="7E85EB85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72A94CC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Cornelis Janssen van Edam per 2 mesi</w:t>
            </w:r>
          </w:p>
        </w:tc>
        <w:tc>
          <w:tcPr>
            <w:tcW w:w="1559" w:type="dxa"/>
            <w:vAlign w:val="bottom"/>
          </w:tcPr>
          <w:p w14:paraId="63F2FA5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|</w:t>
            </w:r>
          </w:p>
        </w:tc>
      </w:tr>
      <w:tr w:rsidR="00B54D20" w:rsidRPr="002A6193" w14:paraId="2FA8431E" w14:textId="77777777">
        <w:tc>
          <w:tcPr>
            <w:tcW w:w="2268" w:type="dxa"/>
            <w:vMerge w:val="restart"/>
          </w:tcPr>
          <w:p w14:paraId="45F8CEEE" w14:textId="77777777" w:rsidR="00B54D20" w:rsidRPr="002A6193" w:rsidRDefault="00EE6C1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m</w:t>
            </w:r>
            <w:r w:rsidR="00B54D20"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ozzi</w:t>
            </w:r>
          </w:p>
        </w:tc>
        <w:tc>
          <w:tcPr>
            <w:tcW w:w="5812" w:type="dxa"/>
          </w:tcPr>
          <w:p w14:paraId="75276BAE" w14:textId="77777777" w:rsidR="00B54D20" w:rsidRPr="00CB1FBA" w:rsidRDefault="00E54E37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</w:pPr>
            <w:r w:rsidRPr="00CB1FBA">
              <w:rPr>
                <w:rFonts w:eastAsia="NSimSun"/>
                <w:kern w:val="2"/>
                <w:sz w:val="24"/>
                <w:szCs w:val="24"/>
                <w:lang w:val="nl-BE" w:eastAsia="hi-IN" w:bidi="hi-IN"/>
              </w:rPr>
              <w:t>Jan Dirricksse van Amsterdam per 2 mesi</w:t>
            </w:r>
          </w:p>
        </w:tc>
        <w:tc>
          <w:tcPr>
            <w:tcW w:w="1559" w:type="dxa"/>
            <w:vAlign w:val="bottom"/>
          </w:tcPr>
          <w:p w14:paraId="045AEFA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  <w:tr w:rsidR="00B54D20" w:rsidRPr="002A6193" w14:paraId="741A3C56" w14:textId="77777777">
        <w:tc>
          <w:tcPr>
            <w:tcW w:w="2268" w:type="dxa"/>
            <w:vMerge/>
          </w:tcPr>
          <w:p w14:paraId="652395E3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213A03F4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Rochus Claessen van Amsterdam per 2 mesi pagato | 6 fiorini scapato alli 14 maggio 1618 |</w:t>
            </w:r>
          </w:p>
        </w:tc>
        <w:tc>
          <w:tcPr>
            <w:tcW w:w="1559" w:type="dxa"/>
            <w:vAlign w:val="bottom"/>
          </w:tcPr>
          <w:p w14:paraId="49B65CFD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</w:tr>
      <w:tr w:rsidR="00B54D20" w:rsidRPr="002A6193" w14:paraId="0105B439" w14:textId="77777777">
        <w:tc>
          <w:tcPr>
            <w:tcW w:w="2268" w:type="dxa"/>
            <w:vMerge/>
          </w:tcPr>
          <w:p w14:paraId="2D8994B2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</w:p>
        </w:tc>
        <w:tc>
          <w:tcPr>
            <w:tcW w:w="5812" w:type="dxa"/>
          </w:tcPr>
          <w:p w14:paraId="121A4869" w14:textId="77777777" w:rsidR="00B54D20" w:rsidRPr="002A6193" w:rsidRDefault="00B54D20" w:rsidP="00B54D20">
            <w:pPr>
              <w:widowControl w:val="0"/>
              <w:suppressAutoHyphens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Andries Mandel Utrecht per 2 mesi</w:t>
            </w:r>
          </w:p>
        </w:tc>
        <w:tc>
          <w:tcPr>
            <w:tcW w:w="1559" w:type="dxa"/>
            <w:vAlign w:val="bottom"/>
          </w:tcPr>
          <w:p w14:paraId="15588C29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|</w:t>
            </w:r>
          </w:p>
        </w:tc>
      </w:tr>
    </w:tbl>
    <w:p w14:paraId="52DFB271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6ACD7AAE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282vB /</w:t>
      </w:r>
    </w:p>
    <w:p w14:paraId="67E86483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Amsterdam |</w:t>
      </w:r>
    </w:p>
    <w:p w14:paraId="5964E6CE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roli delle cinque navi della | repartitione di Amsterdam |</w:t>
      </w:r>
    </w:p>
    <w:p w14:paraId="0EF75849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1 |</w:t>
      </w:r>
    </w:p>
    <w:p w14:paraId="4202AE21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7BDEF802" w14:textId="77777777" w:rsidR="00B54D20" w:rsidRPr="002A6193" w:rsidRDefault="00B54D20" w:rsidP="00B54D2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33DD64A1" w14:textId="77777777" w:rsidR="00B54D20" w:rsidRPr="002A6193" w:rsidRDefault="00E54E37" w:rsidP="00B54D2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76</w:t>
      </w:r>
    </w:p>
    <w:p w14:paraId="4F6A50B9" w14:textId="77777777" w:rsidR="00B54D20" w:rsidRPr="002A6193" w:rsidRDefault="00E54E37" w:rsidP="00B54D2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III al n. 73 (cc. 283r-284v)</w:t>
      </w:r>
    </w:p>
    <w:p w14:paraId="3CA7BA0D" w14:textId="77777777" w:rsidR="00B54D20" w:rsidRPr="002A6193" w:rsidRDefault="00B54D20" w:rsidP="00B54D20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</w:p>
    <w:p w14:paraId="09994D55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283r /</w:t>
      </w:r>
    </w:p>
    <w:p w14:paraId="593869BA" w14:textId="77777777" w:rsidR="00B54D20" w:rsidRPr="002A6193" w:rsidRDefault="00E54E37" w:rsidP="009B1CEC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Patti et conditioni con le quali i deputati signori consiglieri delli respettivi colleggii dell’amiralità | di Hollanda, et Westfrisia intendono noleggiare alcune navi o vasselli al servitio della serenissima | republica di Venetia |</w:t>
      </w:r>
    </w:p>
    <w:p w14:paraId="643CF915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122C85C8" w14:textId="49C70E14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Primieramente che detti vasselli saranno noleggiati, et presi in servitio per il termine di mesi sei fermi per dover esser adoprati in | guerra al servitio di essa serenissima Republica et in caso che spirato </w:t>
      </w:r>
      <w:r w:rsidRPr="002A6193">
        <w:rPr>
          <w:rFonts w:eastAsia="NSimSun"/>
          <w:kern w:val="2"/>
          <w:lang w:eastAsia="hi-IN" w:bidi="hi-IN"/>
        </w:rPr>
        <w:lastRenderedPageBreak/>
        <w:t>detto termine essa Signoria volesse ritenerli più longo tempo nel suo servitio | doveranno essi vasselli con l’istesse condittioni fatte o che si faranno dalli noleggianti con detti signori deputati servir per tanto tempo | quanto che piacerà ad essa Signoria. Che il padrone et suoi partionevoli saranno tenuti di ammarinare, et conciar i lor | vasselli bene, et convenevolmente et similmente di ben conservarli, et più di provederli di quattro ancore grandi con una picciola, sei gomene | doppie vele, et altre cose necessarie, et appertinenti a così fatta speditione. |</w:t>
      </w:r>
      <w:r w:rsidR="001634B6" w:rsidRPr="002A6193">
        <w:rPr>
          <w:rFonts w:eastAsia="NSimSun"/>
          <w:kern w:val="2"/>
          <w:lang w:eastAsia="hi-IN" w:bidi="hi-IN"/>
        </w:rPr>
        <w:t xml:space="preserve"> </w:t>
      </w:r>
    </w:p>
    <w:p w14:paraId="5114F364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Et di finirli, et armarli di tanti pezzi fonduti, et di tante pedriere di ferro come sopra ciò si potranno accordar le parti. Et che | similmente doveranno far fare a loro spese tanto numero di stanze che sarà necessario per marinari cento, et di più far accommodare il luoco | prossimo alla cucina da noi detto il Conbuis, et le trameze conforme quelli luoghi che ci accommodano in navi ordinarie da guerra | in caso che ’l signor residente per la serenissima Signoria volesse con dette navi appiggionate come di sopra, far transportar qualche soldati alla volta | di Venetia saranno tenuti li padroni, et partionevoli di esse di similmente a loro spese far far luoghi o stanze proprie, et convenevoli | per detta gente sino al numero di cento teste più o meno rispetto alla capacità di dette navi. |</w:t>
      </w:r>
    </w:p>
    <w:p w14:paraId="2BCA23D6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Li noleggi che doveranno guadagnare dette navi ogni mese s’intendono cominciar al tempo che nelle respettive città o luoghi sia fatta la mostra de’ capitani | et genti di nave. |</w:t>
      </w:r>
    </w:p>
    <w:p w14:paraId="04CDA0C9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Ch’alli padroni, et partionevoli delle navi si doverà pagar avanti la partenza della città o luogo dove sarà fatta la mostra, et risegna | de’ marinari doi mesi del nolo accordato anticipatamente. |</w:t>
      </w:r>
    </w:p>
    <w:p w14:paraId="5F9E02E7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Che li noli restanti et ulteriori si dovranno pagar alli padroni delle navi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38"/>
      </w:r>
      <w:r w:rsidRPr="002A6193">
        <w:rPr>
          <w:rFonts w:eastAsia="NSimSun"/>
          <w:kern w:val="2"/>
          <w:lang w:eastAsia="hi-IN" w:bidi="hi-IN"/>
        </w:rPr>
        <w:t>, in Venetia di mese in mese nel banco di essa città valutan-|do il ducato a piachi 50 o che se li farà il pagamento qui che resterà nell’elettione della serenissima Signoria per il qual pagamento doveranno rispon-|dere li signori Stati Generali in nome del Paese o detti colleggii respettivi. |</w:t>
      </w:r>
    </w:p>
    <w:p w14:paraId="4BE2477C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Che detti vasselli si doveranno dar a nolo dalli partionevoli, et padroni di essi con patto, et conditione ch’essi doveranno correre, con essi | loro vasselli il pericolo o rischio ordinario di mare, di arena, et corsari, et più tutto quello potesse avvenire ad essi vasselli durante | il viaggio, sin che detti vasselli siano giunti a Corfù, o altrove dove sarà il destinato rendevù o vero luoco destinato per | la radunanza delle navi, et genti, et che doppo; tutti periculi, et danni che potessero avvenire ad essi vasselli per via di | guerra, in qualunque modo che fusse, et anco quanto alli vasselli, durante la guerra, potesse avenir di mare, et di arena | resterà a carico et rischio della serenissima Republica ben inteso però, che doppo, et venendo detti vasselli di ritorno a casa, essi debbano di | nuovo correr il pericolo ordinario di mare di arena come corso l’havean nell’andare, con questa conditione di più, che se detti vasselli | venissero ad andar a male (che Dio guardi) sia nell’andar o ritornare, che solamente doveranno godere i loro guadagnati noli di mese | o rata del tempo, ch’haveranno servito: et con questa dichiaratione, et conditione in oltre, che se per caso le navi fussero dannificate | o prese nell’andar o ritornar da una flotta o armata generale per parte del re di Spagna che quel tutto debba venir a carino di | detta serenissima Signoria. | </w:t>
      </w:r>
    </w:p>
    <w:p w14:paraId="42DD4BA5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Che li appigionanti avanti la partenza delli vasselli doveranno fedelmente et sinceramente far stimar la valuta di essi loro | vasseli da huomini neutrali da esser elletti da ambe le parti per la qual stima o prezzo resterà in libertà della Signoria | di accettar o haver per compri essi vasselli, o no, sempre che di ciò si debba far dichiaratione nel termine di 14 giorni | doppo l’arrivo delli vasselli al sudetto luoco destinato per il loro rendevù o radunanza, et se per caso essa Signoria accetti, et habbi | per compri essi vasselli, detti appiggionanti doveranno dodere, et ricever i loro noli accordati per ogni mese o rata del tempo | che saranno stati appiggionati al loro servitio. |</w:t>
      </w:r>
    </w:p>
    <w:p w14:paraId="3EABCC7D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Ma in caso ch’essa Signoria non volesse comprar, né accettar detti vascelli per la stima o prezzo che ne sarà fatto ma lasciarli in mano | et dominio delli appigionanti in tal caso haveranno essi appiggionanti di detti vaselli (quali sono tenuti di ricondur detti | soldati, et marinari in questi paesi come l’haveranno fatto nell’andare) i loro noli accordati per mese dal dì della risegna | finché dette navi siano giunti di ritorno in questi paesi, salvo se li padroni o partionevoli di essi vasselli, facessero, </w:t>
      </w:r>
      <w:r w:rsidRPr="002A6193">
        <w:rPr>
          <w:rFonts w:eastAsia="NSimSun"/>
          <w:kern w:val="2"/>
          <w:lang w:eastAsia="hi-IN" w:bidi="hi-IN"/>
        </w:rPr>
        <w:lastRenderedPageBreak/>
        <w:t>accor-|dassero, et stipulassero accanti il ritorno di essi altre condittioni o patti con la serenissima Signoria. |</w:t>
      </w:r>
    </w:p>
    <w:p w14:paraId="5FD09F31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Che li padroni possino alla volontà loro esser adoprati per padroni per quelli soldi di mese che questi signori Stati sono accostumati di | pagar o altrimente come sopra ciò si possi accordar di consenso comune. |</w:t>
      </w:r>
    </w:p>
    <w:p w14:paraId="6177F516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2024879" w14:textId="67E9C388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conformità de’ capitoli patti, et condittioni qui a dietro dechiarati si sono deliberatamente convenuti, et accordati insieme | li signori consiglieri dell’Amiralità nella città di Amstradam a nome delli alti, et potenti signori Stati Generali delle Provincie | confederate di Fiandra dall’una, et Pietro di Nicola da Utdam patrone, et proprietario (</w:t>
      </w:r>
      <w:r w:rsidR="00E20DCF" w:rsidRPr="002A6193">
        <w:rPr>
          <w:rStyle w:val="FootnoteReference"/>
          <w:rFonts w:eastAsia="NSimSun"/>
          <w:kern w:val="2"/>
          <w:lang w:eastAsia="hi-IN" w:bidi="hi-IN"/>
        </w:rPr>
        <w:footnoteReference w:id="1039"/>
      </w:r>
      <w:r w:rsidRPr="002A6193">
        <w:rPr>
          <w:rFonts w:eastAsia="NSimSun"/>
          <w:kern w:val="2"/>
          <w:lang w:eastAsia="hi-IN" w:bidi="hi-IN"/>
        </w:rPr>
        <w:t>doppo Dio della sua | nave nominata San Marco di portata di lasti trecento settanta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40"/>
      </w:r>
      <w:r w:rsidRPr="002A6193">
        <w:rPr>
          <w:rFonts w:eastAsia="NSimSun"/>
          <w:kern w:val="2"/>
          <w:lang w:eastAsia="hi-IN" w:bidi="hi-IN"/>
        </w:rPr>
        <w:t xml:space="preserve"> in circa assistendoli li magnifici Cornelio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>anden | Bogard, et Paulo Pelegron suoi partionevoli dall’altra parte cioè che detto Pietro di Nicola sarà tenuto di dar in | ordine detta sua nave qui in questa città quanto prima, et di conservarla, et mantenerla stagna, ben calafatata, et fornita di tante | anchore, vele, gomene, sartie, et altre cose specificate nelle condittioni qui dietro. In oltre di armarla di venti pezzi | fonduti di ferro, che tirino l’uno balle di lire cinque l’una, et di altri pezzi dodici pedriere di ferro con i fornimenti di | nettatori, caricatori, mascoli, et altre cose necessarie, et quanto all’acconcio, et fornimenti ulteriori di detta nave | restano a spese, et carico della serenissima Signoria et doveva detta nave haver, et goder per i servitii contenuti nelli articoli qui | dietro, per ogni mese la somma di fiorini tremila seicento di piachi venti l’uno, et questi in ducati in banco nella città | di Venetia riducendo, et portando il ducato di Venetia per fiorini dui et mezo, che fanno piachi cinquanta, overo il | pagamento si farà in questo Paese in fiorini all’elettione della Signoria. In oltre detta nave con i suoi corredi, et fornimenti qui | a dietro specificati senza l’artiglieria è stata stimata, et prezzata ad instanza dell’una, et l’altra parte da’ magistrali Dirich de | Nicola Schepel, et Hildebrando den Otter per la somma de’ fiorini correnti 52000, et l’artegliarie con le appertinenze | di esse, quanto monterà il peso di essa artigliaria per fiorini quindici ogni cento di lire. Et più si è patuito et accorda-|to espressamente che ’l signor residente potrà, et resterà nella sua sola elettione et libertà di lasciar correre dette navi con i |</w:t>
      </w:r>
    </w:p>
    <w:p w14:paraId="3CA330FC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283v /</w:t>
      </w:r>
    </w:p>
    <w:p w14:paraId="5B9B0405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suddetti corredi, et artigliaria di essa durante tutto il tempo, che starà nel servitio della Signoria a rischio del padrone | et partionevoli di essa di tutti quelli periculi, et inconventienti, nessuni eccettuati, o d’altre cose che in conformità | delle precedenti condittioni doveria correre essa Signoria, et questi per altri ottocento fiorini di più il mese, di modo | che in tal caso detto padrone, et suoi partionevoli saranno tenuti di correr tutti pericoli, et rischi per tal somma di più, del che esso | signor residente doverà far dichiaratione giorni otto o quindici avanti la partenza delle navi, con forme a che si ridoverà governare. | In fede del vero di questo accordo ne sono fatti doi di un tenore, et sottoscritte dalle suddette parti respettivamente, de’ quali chiasche-|duna particolare ne ha uno dato in Amstradam alli doi di marzo 1618, et vien questo accordo similmente sottoscritto da’ suddetti Dirich | de Nicola Schepel, et Hidelbrando den Otter per quanto tocca alla suddetta stima sottoscritto padron Pietro di Nicola, Cornelio vanden | Bogaerd, Paulo Pelgron, et Classen Scheeph, Hilledrand den Otter. |</w:t>
      </w:r>
    </w:p>
    <w:p w14:paraId="64F610CD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EEF7245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Con ciò sia che l’articolo nono contenuto nelle conditioni a dietro narrate, fa mentione et coniene tra l’altre cose queste | parole. Et anche che quello che ad esse navi potrebbe avenire, di mare, et arena, et resterà a carico et pericolo della | Republica etc.; in luoco di quello si è accordato, come per questa, che fin tanto che detta serenissima Signoria habbi fatto annuntiare al | padrone, che lo rilassa, et discarica della guerra, et servitio di guerra, et che possi ritornar con la sua nave verso questi paesi | si è anco pattuito che non si possi disporre tuor né levar dalla nave il padrone, né meno l’infratte perssone cioè le genti ch’esso | ha preso in suo servitio che sarranno notate qui appresso. |</w:t>
      </w:r>
    </w:p>
    <w:p w14:paraId="52FFAD30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Il signor residente della serenissima signoria di Venetia si è dechiarato, che essa Signoria correrà il </w:t>
      </w:r>
      <w:r w:rsidRPr="002A6193">
        <w:rPr>
          <w:rFonts w:eastAsia="NSimSun"/>
          <w:kern w:val="2"/>
          <w:lang w:eastAsia="hi-IN" w:bidi="hi-IN"/>
        </w:rPr>
        <w:lastRenderedPageBreak/>
        <w:t>rischio conforme al contenuto nelle condittioni | di questo contratto, et per tanto ha rinuntiato al punto di poter lasciar tutto il rischio, a carico del padrone, et de’ partionevoli | per fiorini ottocento il mese di più, che restava nella sua libertà, et elettione. |</w:t>
      </w:r>
    </w:p>
    <w:p w14:paraId="35A3E866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Secondo ch’esso signor residente in nome della serenissima Signoria similmente, ha desistito, et desiste per questa dalla libertà, et elettione che ad essa Signoria | era concessa di poter comprare, et tener la nave per la summa, tassata, et contenuta in questa dalla qual’elettione assolve et da per | libbero detto padrone, et li suoi partionevoli così più particularmente stato accordato, et sottoscritto dalle parti a’ dì 7 di maggio 1618. |</w:t>
      </w:r>
    </w:p>
    <w:p w14:paraId="6C176259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824F39B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Udita da’ signori consiglieri dell’Amiralità residenti nella città di Amsterdam la relatione di loro colleghi i signori Volcardo Overlander, et | Pietro Dierichs stati commessi all’appiggionar delle navi per il servitio di detta serenissima Signoria che sono del ripartimento di questo | colleggio approborono dal canto loro il detto appiggionamento fatto alli 23 di maggio 1618 era sottoscritto Cornelio Paides, et più | basso di mandato de’ suddetti consiglieri Iacobo Laurens le quali sottoscrittioni sono delle presenti mani, et caratteri delle suddette dua | respettivamente de’ quali il primo, è il presidente, et l’altro è il secretario delli detti signori consiglieri dell’Amiralità l’una, et | l’altra riconosciuta da me notario infrascritto c’ho fatta la presente translatione bene, et fedelmente dal suo vero, et in |dubitato originale. |</w:t>
      </w:r>
    </w:p>
    <w:p w14:paraId="1CA26424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Ruttens notarius publicus. |</w:t>
      </w:r>
    </w:p>
    <w:p w14:paraId="1CE882F6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EF4CE97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Con simili, et altre tali condittioni, et patti come di sopra, et anco dalli consiglieri, ne’ nomi come di sopra noleggiato Pietro | Classen Mennoniste Kerch da Dorrigerdam in Watterlandia padrone della nave nominata L’angelo di portata di lasse | 260 in circa assistito dalli molto magistrali signori Jona Witten, et Diriche de Vlamingh consiglieri, et già schavini di | questa città di Amsterdam, suoi partionevoli; detta nave munita di pezzi 14 fonduti di ferro, che tirano lire cinque | ferro l’una, et petriere quattro, doverà haver, et goder per nolo fiorini 2550 correnti il mese, et caso che ’l signor | residente lasci tutto il rischio, et pericolo a carico delli partionevoli (il che esterà nella sola sua libertà, et elettione | allhora duerà haver detto Capitano per rispetto di quello fiorini 400 ogni mese, ma altrimente non; la nave è de’ magistrali Dirtich | Classen Schepel, et Hillebrand den Otter, tassata et stimata nella somma di fiorini 28600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41"/>
      </w:r>
      <w:r w:rsidRPr="002A6193">
        <w:rPr>
          <w:rFonts w:eastAsia="NSimSun"/>
          <w:kern w:val="2"/>
          <w:lang w:eastAsia="hi-IN" w:bidi="hi-IN"/>
        </w:rPr>
        <w:t xml:space="preserve"> correnti gl’huomini quattro | che ’l Capitano può ritener nel vassello, si chiamano Gio. Heeussen, Dirich Evertsen da Delft nochiero, Pietro Janssen da | Encusen guardiano o penese, et Giacomo Piterson, il figliolo del capitano Gabbiere seguita come di sopra. |</w:t>
      </w:r>
    </w:p>
    <w:p w14:paraId="30A64BAD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6B1F6FF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Più è noleggiato, et appiggionato come dispera il capitano Anna Riverson da Staveren in Frisia padrone della nave nominata | La charità di portata di lasti 170 in circa assistito da’ magistrali Hillebrand den Otter, et Dirich Classen Schepel suoi | partionevoli, con l’artigliaria come di sopra a raggion di fiorini 1800 il mese et per il rischio di più (il che resterà | similmente nella libertà del signor residente) altri fiorini 450 ogni mese, la nave è de’ magistrali Andrea Saukels, et Cor-|nelio Ybes stata stimata, et prezzata nella summa di fiorini 24000. Gl’huomini 4 che ’l Capitano può rite-|ner in essa si chiamano Wybe Joannes, polita maggiore Egeberto Woutersen, polito minore et Pietro Aartsen | acconciator di vele. |</w:t>
      </w:r>
    </w:p>
    <w:p w14:paraId="245D9BF6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3634E1A4" w14:textId="125827C7" w:rsidR="00B54D20" w:rsidRPr="002A6193" w:rsidRDefault="00E54E37" w:rsidP="009B1CEC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più è stato noleggiato come di sopra Bartolomeo Jansen da Edam padrone della nave nominata San Christofforo di portata di lasti | 300 in circa, assistito dal magistro Henrico van Lutsen suo partionevole a raggion di fiorini 2400 il mese, et per il rischio | il che resterà parimente nella libertà del signor residente. Haverà fiorini 800 ogni mese; la nave è de’ magistrali Dirich Classen | , et Hildebrand den Otter, stata tassata, et stimata nella summa di fiorini 37500. Gl’otto huomini che ’l Capitano può ritenere | in essa si chiamano Joanni Janson pilotta da Edam, Martino Janson nochiero </w:t>
      </w:r>
      <w:r w:rsidRPr="002A6193">
        <w:rPr>
          <w:rFonts w:eastAsia="NSimSun"/>
          <w:kern w:val="2"/>
          <w:lang w:eastAsia="hi-IN" w:bidi="hi-IN"/>
        </w:rPr>
        <w:lastRenderedPageBreak/>
        <w:t>da Quadrick, Luberto il guardiano | o penese Giacomo il compagno del nochiero, un altro Giacopo compagno del Penese et li quattro mastri di ascia | che si chiamano Antonio il marangon maggiore, Volcardo Jan Jansen, et Nicola Laen. |</w:t>
      </w:r>
    </w:p>
    <w:p w14:paraId="25C1300A" w14:textId="77777777" w:rsidR="00B54D20" w:rsidRPr="002A6193" w:rsidRDefault="00B54D20" w:rsidP="009B1CEC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F5CB2D7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più è stata noleggiata come di sopra il magistro Pietro Evertsen Hulft birraro, et cittadino di questa città come par-|tionevole della nave nominata Santo Francesco di portata di lasti 300 in circa patroneggiata da Everardo Hennakson | Croiger, et doverà havere, et godere fiorni 2400 il mese, et più per il rischio, che resterà come sopra nella libertà | </w:t>
      </w:r>
    </w:p>
    <w:p w14:paraId="2245DFB0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284r /</w:t>
      </w:r>
    </w:p>
    <w:p w14:paraId="6DA326E5" w14:textId="55B28F93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del signor residente, altri fiorini 600 ogni mese; la nave è de’ magistrali Dirich Classen Schepel, et Ildebrand den Otter stata prezzata nella | stima di fiorini 32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gl’huomini quattro che ’l Capitano può ritener in essa, si chiamano Cornelio Gheritsen pilotta maggiore, Giacopo | Hin mastro d’ascia maggiore da Sardan, Pietro Classen marangone pur da Sardan. |</w:t>
      </w:r>
    </w:p>
    <w:p w14:paraId="271815BB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2066832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Con l’istesse conditioni patti, et conventioni li signori consiglieri del colleggio dell’amiralità di Rotterdam hanno noleggiati tre vasselli per servitio | della serenissima Republica con l’aggiunta di altre necessarie per loro parte, noleggiando essi vasselli in Amstradam. Et però resta condotto | et noleggiato il signor Elias Irip mercante di Amstradam come proprietario del vassello nominato altre volte La vergine di Dordrecht | hora La Emaus, grande di lasti 200 in circa con obbligo di condurlo a tutte sue spese da Amsterdam su la Mosa a Rotterdam, et | darlo del tutto finito, et accommodato come si contiene ne’ capitoli, et ben colafatato, dovendo fornir detto vassello di 24 pezzi | di cannone di ferro, et quattro pedriere con tutti gl’instrumenti necessarii per caricarli tutto secondo l’inventario, et specificatione | prima che sarà tassato il vassello, et quanto all’altre provisioni saranno elle fatte dalla serenissima Republica dovendo il detto signor Elias Itrip haver | per mese per il detto vassello la somma di fiorini 2400 contandosi il ducato come di sopra, et per il rischio (quale resterà come di sopra | nella libertà del signor residente) altri fiorini 600; la nave è da’ magistrali Schepol, et den Otter sudetti stata stimata di valor di fiorini | 26500 a che si aggiunge il prezzo delli qui sotto descritti pezzi di cannone. | </w:t>
      </w:r>
    </w:p>
    <w:p w14:paraId="2AD82806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tbl>
      <w:tblPr>
        <w:tblStyle w:val="Grigliatabell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5"/>
        <w:gridCol w:w="1575"/>
      </w:tblGrid>
      <w:tr w:rsidR="00B54D20" w:rsidRPr="002A6193" w14:paraId="531F2951" w14:textId="77777777">
        <w:tc>
          <w:tcPr>
            <w:tcW w:w="8080" w:type="dxa"/>
          </w:tcPr>
          <w:p w14:paraId="41842A3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8 pezzi nominati meze colobrine tiranti libre 9 di balla di ferro pesanti cadauno libre 3100 in circa che fanno</w:t>
            </w:r>
          </w:p>
        </w:tc>
        <w:tc>
          <w:tcPr>
            <w:tcW w:w="1590" w:type="dxa"/>
            <w:vAlign w:val="bottom"/>
          </w:tcPr>
          <w:p w14:paraId="0653ACF7" w14:textId="77777777" w:rsidR="00B54D20" w:rsidRPr="002A6193" w:rsidRDefault="00B54D20" w:rsidP="00F102D7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24800 |</w:t>
            </w:r>
          </w:p>
        </w:tc>
      </w:tr>
      <w:tr w:rsidR="00B54D20" w:rsidRPr="002A6193" w14:paraId="532048F2" w14:textId="77777777">
        <w:tc>
          <w:tcPr>
            <w:tcW w:w="8080" w:type="dxa"/>
          </w:tcPr>
          <w:p w14:paraId="6D80DAFF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pezzi con le sue camene tiranti libre 18 di balla, di ferro pesanti insieme</w:t>
            </w:r>
          </w:p>
        </w:tc>
        <w:tc>
          <w:tcPr>
            <w:tcW w:w="1590" w:type="dxa"/>
            <w:vAlign w:val="bottom"/>
          </w:tcPr>
          <w:p w14:paraId="035E48EC" w14:textId="77777777" w:rsidR="00B54D20" w:rsidRPr="002A6193" w:rsidRDefault="00B54D20" w:rsidP="00F102D7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9380 |</w:t>
            </w:r>
          </w:p>
        </w:tc>
      </w:tr>
      <w:tr w:rsidR="00B54D20" w:rsidRPr="002A6193" w14:paraId="069C543D" w14:textId="77777777">
        <w:tc>
          <w:tcPr>
            <w:tcW w:w="8080" w:type="dxa"/>
          </w:tcPr>
          <w:p w14:paraId="189B432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2 pezzi leggieri pesanti ciascheduno libre ottocento in circa di ferro, che fanno in tutto </w:t>
            </w:r>
          </w:p>
        </w:tc>
        <w:tc>
          <w:tcPr>
            <w:tcW w:w="1590" w:type="dxa"/>
            <w:vAlign w:val="bottom"/>
          </w:tcPr>
          <w:p w14:paraId="176B3350" w14:textId="77777777" w:rsidR="00B54D20" w:rsidRPr="002A6193" w:rsidRDefault="00B54D20" w:rsidP="00F102D7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1600 |</w:t>
            </w:r>
          </w:p>
        </w:tc>
      </w:tr>
      <w:tr w:rsidR="00B54D20" w:rsidRPr="002A6193" w14:paraId="30881EF5" w14:textId="77777777">
        <w:tc>
          <w:tcPr>
            <w:tcW w:w="8080" w:type="dxa"/>
          </w:tcPr>
          <w:p w14:paraId="3658694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pezzi da camera pesanti cadauno libre 1600 di ferro, che fanno in tutto</w:t>
            </w:r>
          </w:p>
        </w:tc>
        <w:tc>
          <w:tcPr>
            <w:tcW w:w="1590" w:type="dxa"/>
            <w:vAlign w:val="bottom"/>
          </w:tcPr>
          <w:p w14:paraId="78CB7659" w14:textId="77777777" w:rsidR="00B54D20" w:rsidRPr="002A6193" w:rsidRDefault="00B54D20" w:rsidP="00F102D7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3200 |</w:t>
            </w:r>
          </w:p>
        </w:tc>
      </w:tr>
      <w:tr w:rsidR="00B54D20" w:rsidRPr="002A6193" w14:paraId="233879EC" w14:textId="77777777">
        <w:tc>
          <w:tcPr>
            <w:tcW w:w="8080" w:type="dxa"/>
          </w:tcPr>
          <w:p w14:paraId="711862C2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4 pezze pedriere pesanti cadauno libre 300 di ferro che fanno in tutto </w:t>
            </w:r>
          </w:p>
        </w:tc>
        <w:tc>
          <w:tcPr>
            <w:tcW w:w="1590" w:type="dxa"/>
            <w:vAlign w:val="bottom"/>
          </w:tcPr>
          <w:p w14:paraId="4F91B0CD" w14:textId="77777777" w:rsidR="00B54D20" w:rsidRPr="002A6193" w:rsidRDefault="00B54D20" w:rsidP="00F102D7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1200 |</w:t>
            </w:r>
          </w:p>
        </w:tc>
      </w:tr>
    </w:tbl>
    <w:p w14:paraId="48AA1738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04999EF" w14:textId="77777777" w:rsidR="00B54D20" w:rsidRPr="002A6193" w:rsidRDefault="00F102D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</w:t>
      </w:r>
      <w:r w:rsidR="00E54E37" w:rsidRPr="002A6193">
        <w:rPr>
          <w:rFonts w:eastAsia="NSimSun"/>
          <w:kern w:val="2"/>
          <w:lang w:eastAsia="hi-IN" w:bidi="hi-IN"/>
        </w:rPr>
        <w:t>he fanno in tutto libre 70582 valutato a’ fiorini 15 ogni cento libre ascende in tutto alla somma di fiorini 10587, 6. | Intendendosi che se la serenissima Republica vorrà comprar il vassello ch’allhora a spese di lei saranno messi fuori di bordo li pezzi, et pesati per rifar | allhora all’una et l’altra parte quello che mancherà o sarà davantaggio. |</w:t>
      </w:r>
    </w:p>
    <w:p w14:paraId="62A33073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986A8AF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Alle suddette conditioni resta anco condotto il capitano Dirich Pieterson Proost come proprietario del vascello nominato Lo spechio havendo assistenza | dal signor Elias Irip, et Francesco Custen suoi mercanti, et partecipanti sin condotto alla Mosa inanti la città di Rotterdam doverà | haver 20 pezzi di cannone di ferro, et 6 pedriere con le loro dependenze come di sopra, et haverà ogni mese per il noleggio fiorini | 2400, pagati come nelle altre con questa espressa conditione et dichiaratione che lo libbera, et fa essente da tutti li danni, che potesse | ricevere dal signor conte Hernes Lodovico di Levesteun, et ogn’altro per suo nome volesse pretender alcuna attione spesa, danni o in-|teressi, per il carico ch’haveva interpreso, et accordato seco; et questo per così longo tempo, et durante il termine </w:t>
      </w:r>
      <w:r w:rsidRPr="002A6193">
        <w:rPr>
          <w:rFonts w:eastAsia="NSimSun"/>
          <w:kern w:val="2"/>
          <w:lang w:eastAsia="hi-IN" w:bidi="hi-IN"/>
        </w:rPr>
        <w:lastRenderedPageBreak/>
        <w:t>ch’il detto vassello | sarà in servitio, et in tutte le altre piazze che sono poste sotto il comandamento della serenissima Republica et quanto al rischio resterà al signor residente | sue dependenze fu stimata dalli suddetti di valor di fiorini 26000 a che si aggiunge il valor delle artiglieria come qui sotto. |</w:t>
      </w:r>
    </w:p>
    <w:p w14:paraId="2E02138C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tbl>
      <w:tblPr>
        <w:tblStyle w:val="Grigliatabell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14"/>
        <w:gridCol w:w="1716"/>
      </w:tblGrid>
      <w:tr w:rsidR="00B54D20" w:rsidRPr="002A6193" w14:paraId="17B3AF62" w14:textId="77777777">
        <w:tc>
          <w:tcPr>
            <w:tcW w:w="7938" w:type="dxa"/>
          </w:tcPr>
          <w:p w14:paraId="20B4B0C3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8 pezze tiranti balle di libre </w:t>
            </w:r>
            <w:r w:rsidRPr="002A6193">
              <w:rPr>
                <w:rFonts w:eastAsia="NSimSun"/>
                <w:smallCaps/>
                <w:kern w:val="2"/>
                <w:sz w:val="24"/>
                <w:szCs w:val="24"/>
                <w:lang w:eastAsia="hi-IN" w:bidi="hi-IN"/>
              </w:rPr>
              <w:t>x</w:t>
            </w: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 xml:space="preserve"> di ferro pesanti insieme</w:t>
            </w:r>
          </w:p>
        </w:tc>
        <w:tc>
          <w:tcPr>
            <w:tcW w:w="1732" w:type="dxa"/>
          </w:tcPr>
          <w:p w14:paraId="4EEDE69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26720 |</w:t>
            </w:r>
          </w:p>
        </w:tc>
      </w:tr>
      <w:tr w:rsidR="00B54D20" w:rsidRPr="002A6193" w14:paraId="1ADD0562" w14:textId="77777777">
        <w:tc>
          <w:tcPr>
            <w:tcW w:w="7938" w:type="dxa"/>
          </w:tcPr>
          <w:p w14:paraId="635C007E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4 pezze di libre 9 di balla di ferro pesanti insieme</w:t>
            </w:r>
          </w:p>
        </w:tc>
        <w:tc>
          <w:tcPr>
            <w:tcW w:w="1732" w:type="dxa"/>
          </w:tcPr>
          <w:p w14:paraId="5B8BBCF6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12570 |</w:t>
            </w:r>
          </w:p>
        </w:tc>
      </w:tr>
      <w:tr w:rsidR="00B54D20" w:rsidRPr="002A6193" w14:paraId="0753C985" w14:textId="77777777">
        <w:tc>
          <w:tcPr>
            <w:tcW w:w="7938" w:type="dxa"/>
          </w:tcPr>
          <w:p w14:paraId="2C24362D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pezze sagri tiranti libre 5 di balla quali pesano insieme</w:t>
            </w:r>
          </w:p>
        </w:tc>
        <w:tc>
          <w:tcPr>
            <w:tcW w:w="1732" w:type="dxa"/>
          </w:tcPr>
          <w:p w14:paraId="043F3152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13770 |</w:t>
            </w:r>
          </w:p>
        </w:tc>
      </w:tr>
      <w:tr w:rsidR="00B54D20" w:rsidRPr="002A6193" w14:paraId="35E62CE7" w14:textId="77777777">
        <w:tc>
          <w:tcPr>
            <w:tcW w:w="7938" w:type="dxa"/>
          </w:tcPr>
          <w:p w14:paraId="3466A5AB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2 pezzi con le camere tiranti libre 9 di balla di ferro che pesano insieme</w:t>
            </w:r>
          </w:p>
        </w:tc>
        <w:tc>
          <w:tcPr>
            <w:tcW w:w="1732" w:type="dxa"/>
          </w:tcPr>
          <w:p w14:paraId="60EE6D5B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3275 |</w:t>
            </w:r>
          </w:p>
        </w:tc>
      </w:tr>
      <w:tr w:rsidR="00B54D20" w:rsidRPr="002A6193" w14:paraId="6DDD8757" w14:textId="77777777">
        <w:tc>
          <w:tcPr>
            <w:tcW w:w="7938" w:type="dxa"/>
          </w:tcPr>
          <w:p w14:paraId="5A556286" w14:textId="77777777" w:rsidR="00B54D20" w:rsidRPr="002A6193" w:rsidRDefault="00B54D20" w:rsidP="00B54D20">
            <w:pPr>
              <w:widowControl w:val="0"/>
              <w:suppressAutoHyphens/>
              <w:jc w:val="both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6 pezze pedriere pesanti insieme</w:t>
            </w:r>
          </w:p>
        </w:tc>
        <w:tc>
          <w:tcPr>
            <w:tcW w:w="1732" w:type="dxa"/>
          </w:tcPr>
          <w:p w14:paraId="18B188E5" w14:textId="77777777" w:rsidR="00B54D20" w:rsidRPr="002A6193" w:rsidRDefault="00B54D20" w:rsidP="00B54D20">
            <w:pPr>
              <w:widowControl w:val="0"/>
              <w:suppressAutoHyphens/>
              <w:jc w:val="right"/>
              <w:rPr>
                <w:rFonts w:eastAsia="NSimSun"/>
                <w:kern w:val="2"/>
                <w:sz w:val="24"/>
                <w:szCs w:val="24"/>
                <w:lang w:eastAsia="hi-IN" w:bidi="hi-IN"/>
              </w:rPr>
            </w:pPr>
            <w:r w:rsidRPr="002A6193">
              <w:rPr>
                <w:rFonts w:eastAsia="NSimSun"/>
                <w:kern w:val="2"/>
                <w:sz w:val="24"/>
                <w:szCs w:val="24"/>
                <w:lang w:eastAsia="hi-IN" w:bidi="hi-IN"/>
              </w:rPr>
              <w:t>libre 2050 |</w:t>
            </w:r>
          </w:p>
        </w:tc>
      </w:tr>
    </w:tbl>
    <w:p w14:paraId="669DFFC0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6695F5C" w14:textId="77777777" w:rsidR="00B54D20" w:rsidRPr="002A6193" w:rsidRDefault="00F102D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</w:t>
      </w:r>
      <w:r w:rsidR="00E54E37" w:rsidRPr="002A6193">
        <w:rPr>
          <w:rFonts w:eastAsia="NSimSun"/>
          <w:kern w:val="2"/>
          <w:lang w:eastAsia="hi-IN" w:bidi="hi-IN"/>
        </w:rPr>
        <w:t>he fanno in tutto libre 58385 valutato a’ fiorini 15 il cento sono fiorini 8757, 15 onde resta il vassello fiorini 35257, 15. |</w:t>
      </w:r>
    </w:p>
    <w:p w14:paraId="237C3ADE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FEB2672" w14:textId="554E41D3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Per terzo resta noleggiato il capitano Henrico Cornelisson Denis come proprietario del suo vassello nominato Li tre re grande | de lasti 200 in circa havendo l’assistenza de’ signori Joost, et Abraam van Beech suoi mercanti, et partecipanti, et haverà | sopra pezze 20 di cannone di ferro, doi piccoli pezzi, et 6 pedriere con le sue dipendenze; con l’ordine come si sopra | dovendo haver detto vassello di noleggio per mese fiorini 2500 di moneta con le conditioni come nelli capitoli, volendosi lasciar | il vassello al rischio del detto Henrico Cornelisson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42"/>
      </w:r>
      <w:r w:rsidRPr="002A6193">
        <w:rPr>
          <w:rFonts w:eastAsia="NSimSun"/>
          <w:kern w:val="2"/>
          <w:lang w:eastAsia="hi-IN" w:bidi="hi-IN"/>
        </w:rPr>
        <w:t xml:space="preserve"> Denis lo farà per fiorini 600 più per mese; fu stimato il vassello | per il valor di fiorini 25000 a che si aggiungerà il valor dell’artigliarie, che doveranno esser tanto per qualità | che per prezzo come quello del capitano Proost. | </w:t>
      </w:r>
    </w:p>
    <w:p w14:paraId="2B2ECE6A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DB17AAC" w14:textId="2178C19B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Sequitano li noleggi fatti dall’</w:t>
      </w:r>
      <w:r w:rsidR="00AA2C31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>miralità di Nort Holandia |</w:t>
      </w:r>
    </w:p>
    <w:p w14:paraId="5CBBDADF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DC8744E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Et prima secondo gl’articoli conventioni, et condittioni soprascritte resta noleggiato Giraldo Thomasso Pool padron del | vascello nominato Il lion d’oro grande in circa lasti 260 sopr’il quale oltre gl’apparechi specificati nelle condittioni | doverà haver pezzi 20 di cannone, 4 che tirino libre 12 di ferro, et li 26 libre cinque, et cinque pezze pedriere, pe-|santi tutti insieme libre 52300 con gl’apparecchi necessarii, et il resto sarà a spese della Signoria dovendo per il noleggio di | detta nave haver per mese fiorini 2400 di moneta et con le conditioni come sopra. La nave è stimata valer fiorini 33000, a | che si giungono fiorini 7845 per il valor dell’artigliarie, et sue dependenze, restando ad elettione del signor residente di lasciar | il rischio come sopra alli compartecipi del vascello per fiorini 600 più il mese. | </w:t>
      </w:r>
    </w:p>
    <w:p w14:paraId="7E229F43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144BFC2" w14:textId="5AFAB916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Con le medesime conditioni resta noleggiato il capitano Giovanni Giacopson Scrobop padron della nave nominata De Bontiae, o vero la nave </w:t>
      </w:r>
      <w:r w:rsidR="00C91595" w:rsidRPr="002A6193">
        <w:rPr>
          <w:rFonts w:eastAsia="NSimSun"/>
          <w:kern w:val="2"/>
          <w:lang w:eastAsia="hi-IN" w:bidi="hi-IN"/>
        </w:rPr>
        <w:t>d</w:t>
      </w:r>
      <w:r w:rsidRPr="002A6193">
        <w:rPr>
          <w:rFonts w:eastAsia="NSimSun"/>
          <w:kern w:val="2"/>
          <w:lang w:eastAsia="hi-IN" w:bidi="hi-IN"/>
        </w:rPr>
        <w:t>e | dua colori di portata di lasti 200 dovendo esser fornita di otto pezzi di cannone, che tirano 4, et 5, libre di ferro, et sei pedriere | con i suoi apparechi et dipendenze, et profitterà detto vascello per mese la somma di fiorini 2050 per mese, di moneta con le conditioni già dette | il valer di detto vassello è stimato fiorini 32000, et si aggiungono fiorini 2590 per il valor delle artigliarie ch’in tutto importerà |</w:t>
      </w:r>
    </w:p>
    <w:p w14:paraId="157D370B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284v /</w:t>
      </w:r>
    </w:p>
    <w:p w14:paraId="7FB551FF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somma di fiorini 34592 et sarà in libertà del signor residente lasciar il rischio a’ compartecipi per fiorini 700 più per mese oltre il noleggio. |</w:t>
      </w:r>
    </w:p>
    <w:p w14:paraId="6A179BE5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6C48E90" w14:textId="05BED1F6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Per terzo resta noleggiato il padron Paneratio Cornelisson Wit con la sua nave nominata Santa Giustina grande lasti 225 in circa con obligo | di haverla guarnita, et accommodata come nelli articoli, et di metterci in oltre pezzi 8 tiranti 4 et 5 libre di ferro, et 4 pedriere | tutte con i suoi guarnimenti pesanti essi pezzi tutti insieme libre 15800 per il noleggio haverà fiorini 2050 il mese di moneta | con </w:t>
      </w:r>
      <w:r w:rsidRPr="002A6193">
        <w:rPr>
          <w:rFonts w:eastAsia="NSimSun"/>
          <w:kern w:val="2"/>
          <w:lang w:eastAsia="hi-IN" w:bidi="hi-IN"/>
        </w:rPr>
        <w:lastRenderedPageBreak/>
        <w:t>le conditioni ut sopra. Il detto vassello è stimato per la somma di 28000 fiorini a che aggiunti fiorini 2370 per il valor delle | artegliarie importa il tutto fiorini 30370, et quando si vogli lasciar il rischio alli compartecipi (</w:t>
      </w:r>
      <w:r w:rsidR="004F07B5" w:rsidRPr="002A6193">
        <w:rPr>
          <w:rStyle w:val="FootnoteReference"/>
          <w:rFonts w:eastAsia="NSimSun"/>
          <w:kern w:val="2"/>
          <w:lang w:eastAsia="hi-IN" w:bidi="hi-IN"/>
        </w:rPr>
        <w:footnoteReference w:id="1043"/>
      </w:r>
      <w:r w:rsidRPr="002A6193">
        <w:rPr>
          <w:rFonts w:eastAsia="NSimSun"/>
          <w:kern w:val="2"/>
          <w:lang w:eastAsia="hi-IN" w:bidi="hi-IN"/>
        </w:rPr>
        <w:t xml:space="preserve">che sarà a buon piacere | del signor residente, et doverà haver il detto padrone fiorini 700 di più il mese oltra il noleggio. | </w:t>
      </w:r>
    </w:p>
    <w:p w14:paraId="5D9DF324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F859B33" w14:textId="5F9B58E2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più per il quarto vascello nominato Il </w:t>
      </w:r>
      <w:r w:rsidR="00403FD9" w:rsidRPr="002A6193">
        <w:rPr>
          <w:rFonts w:eastAsia="NSimSun"/>
          <w:kern w:val="2"/>
          <w:lang w:eastAsia="hi-IN" w:bidi="hi-IN"/>
        </w:rPr>
        <w:t>r</w:t>
      </w:r>
      <w:r w:rsidRPr="002A6193">
        <w:rPr>
          <w:rFonts w:eastAsia="NSimSun"/>
          <w:kern w:val="2"/>
          <w:lang w:eastAsia="hi-IN" w:bidi="hi-IN"/>
        </w:rPr>
        <w:t>e David grande lasti 180 in circa resta noleggiato il padron Giraldo Maertson con | le conditioni di sopra notate, et haverà per mese fiorini 1600 di moneta et alle conditioni come sopra, et il detto vassello è stimato di | valore fiorini 30150 senza l’artellarie, et volendosi che corra il rischio sopra di esso padrone, et compartecipi doverà | havere fiorini 600 più per mese oltre il noleggio. Aggiontavi ques’espressa dichiaratione che la serenissima Republica sarà in obli-|go di libberar, scaricar, et levar fuori di ogni danno, che potesse correr il detto padrone contra il signor Pietro volgare mercante | in Venetia per attioni o pretensione di esso volgare contra detto padrone per causa di cargagione, et lettere di Hollanda spedite | verso Venetia, non accettate, et rimandate, et che ’l detto marinaro per consetimento delli signori Stati haveva procurato di | poter metter impriggione in questo Paese il detto Pietro, et questo s’intende durante quel tempo che la detta nave […]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44"/>
      </w:r>
      <w:r w:rsidRPr="002A6193">
        <w:rPr>
          <w:rFonts w:eastAsia="NSimSun"/>
          <w:kern w:val="2"/>
          <w:lang w:eastAsia="hi-IN" w:bidi="hi-IN"/>
        </w:rPr>
        <w:t xml:space="preserve"> | in servitio et in tutti li luoghi soggetti alla potestà della Signoria.</w:t>
      </w:r>
      <w:r w:rsidR="00B7634C" w:rsidRPr="002A6193">
        <w:rPr>
          <w:rFonts w:eastAsia="NSimSun"/>
          <w:kern w:val="2"/>
          <w:lang w:eastAsia="hi-IN" w:bidi="hi-IN"/>
        </w:rPr>
        <w:t xml:space="preserve"> |</w:t>
      </w:r>
    </w:p>
    <w:p w14:paraId="139FB551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0FBAA55" w14:textId="04896E09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284vB /</w:t>
      </w:r>
    </w:p>
    <w:p w14:paraId="01C26AC8" w14:textId="77777777" w:rsidR="00C80A6E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3 | </w:t>
      </w:r>
    </w:p>
    <w:p w14:paraId="1A871D5A" w14:textId="77777777" w:rsidR="00B54D20" w:rsidRPr="002A6193" w:rsidRDefault="00C80A6E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</w:t>
      </w:r>
      <w:r w:rsidR="00E54E37" w:rsidRPr="002A6193">
        <w:rPr>
          <w:rFonts w:eastAsia="NSimSun"/>
          <w:kern w:val="2"/>
          <w:lang w:eastAsia="hi-IN" w:bidi="hi-IN"/>
        </w:rPr>
        <w:t xml:space="preserve">oleggio delli </w:t>
      </w:r>
      <w:r w:rsidR="00E54E37" w:rsidRPr="002A6193">
        <w:rPr>
          <w:rFonts w:eastAsia="NSimSun"/>
          <w:smallCaps/>
          <w:kern w:val="2"/>
          <w:lang w:eastAsia="hi-IN" w:bidi="hi-IN"/>
        </w:rPr>
        <w:t>xii</w:t>
      </w:r>
      <w:r w:rsidR="00E54E37" w:rsidRPr="002A6193">
        <w:rPr>
          <w:rFonts w:eastAsia="NSimSun"/>
          <w:kern w:val="2"/>
          <w:lang w:eastAsia="hi-IN" w:bidi="hi-IN"/>
        </w:rPr>
        <w:t xml:space="preserve"> vasselli |</w:t>
      </w:r>
    </w:p>
    <w:p w14:paraId="4C7DBCFF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EC84F11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5F129BE" w14:textId="77777777" w:rsidR="003F2F00" w:rsidRPr="002A6193" w:rsidRDefault="003F2F00" w:rsidP="003F2F0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77</w:t>
      </w:r>
    </w:p>
    <w:p w14:paraId="5FDB226E" w14:textId="77777777" w:rsidR="003F2F00" w:rsidRPr="002A6193" w:rsidRDefault="003F2F00" w:rsidP="003F2F00">
      <w:pPr>
        <w:widowControl w:val="0"/>
        <w:suppressAutoHyphens/>
        <w:jc w:val="center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IV al n. 73 (cc. 287r-288v; traduzione di cc. 290r-292v)</w:t>
      </w:r>
      <w:r w:rsidRPr="002A6193">
        <w:rPr>
          <w:rFonts w:eastAsia="NSimSun"/>
          <w:i/>
          <w:iCs/>
          <w:kern w:val="2"/>
          <w:lang w:eastAsia="hi-IN" w:bidi="hi-IN"/>
        </w:rPr>
        <w:t xml:space="preserve"> </w:t>
      </w:r>
    </w:p>
    <w:p w14:paraId="74C4CFF1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D6A45AA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287r /</w:t>
      </w:r>
    </w:p>
    <w:p w14:paraId="30FF6100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serenisimo Duce, et republica di Venetia |</w:t>
      </w:r>
    </w:p>
    <w:p w14:paraId="50391976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992A340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Duce |</w:t>
      </w:r>
    </w:p>
    <w:p w14:paraId="498DB0DB" w14:textId="0180E16C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li interessati fornitori, et partionevoli dei navilii, che hanno | trasportato verso Venetia al servitio di vostra Serenità li soldati levati | in queste regioni dal signor conte di Levestein si lamentano | grandemente, che non sono ancora pagati delle loro spese, et | noli, come parimente delle provisioni dei viveri dei detti soldati | sicome il signor Conte si era obligato (secondo il contratto, o | carta del partito fatta per lui sottoscritta) cioè che avanti | che li navilii partissero di Ollanda verso Delfeyel egli | li pagherebbe una parte per fornir la detta provisione, come | ho fatto, et che inanzi, che quei navilii facessero vella | da Delfzyel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45"/>
      </w:r>
      <w:r w:rsidRPr="002A6193">
        <w:rPr>
          <w:rFonts w:eastAsia="NSimSun"/>
          <w:kern w:val="2"/>
          <w:lang w:eastAsia="hi-IN" w:bidi="hi-IN"/>
        </w:rPr>
        <w:t>, overo s’allargassero in mare egli pagherebbe | tutto il verso sino all’intero pagamento da dui mesi dei | viveri per lui promessi, il che Alessandro Vanderberge | servitor, et agente de Gasparo Cugnet haveva promesso al | signor Christoforo Suriano residente della serenissima republica di | Venetia appresso di noi, cioè de pagargli havendo a | questo fine ricevuto dal detto signor residente lettere de | cambio dirette a vostra Serenità de’ 27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ducati da pagar alle | persone da esso Allessandro Vanderberge ordinate, et pre-|scritte, et nominatamente a Gratioso dal Calice, Giacomo, et Thomaso de Castri, al qual signor residente esso Allessandro | haverebbe | parimente assicurato li creditori del detto signor Conte | (tra li quali li detti fornitori interessati sono li principali) | et questo scrivendo al detto signor residente un reversale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46"/>
      </w:r>
      <w:r w:rsidRPr="002A6193">
        <w:rPr>
          <w:rFonts w:eastAsia="NSimSun"/>
          <w:kern w:val="2"/>
          <w:lang w:eastAsia="hi-IN" w:bidi="hi-IN"/>
        </w:rPr>
        <w:t xml:space="preserve">, | de quale la copia è qui aggionta, per la quale il detto | Vanderberge decchiara, che le dette lettere de cambio sa-|rebbono nulle et de nessun valore, come parimente sarebbe | l’accettasione, che fosse fatta, o si farebbe, et parimente, </w:t>
      </w:r>
      <w:r w:rsidRPr="002A6193">
        <w:rPr>
          <w:rFonts w:eastAsia="NSimSun"/>
          <w:kern w:val="2"/>
          <w:lang w:eastAsia="hi-IN" w:bidi="hi-IN"/>
        </w:rPr>
        <w:lastRenderedPageBreak/>
        <w:t>che | se alcun pagamento fosse fatto, che quello dovesse essere re-|stituito quando Allessandro Vanderberge per mano del detto | signor residente non facesse parere, che tutti li debiti del detto | signor Conte per lui fatti in questo Paese, et a Delfzyel fossero | pagati: le quali littere de cambio (come pare) dappoi sono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47"/>
      </w:r>
      <w:r w:rsidRPr="002A6193">
        <w:rPr>
          <w:rFonts w:eastAsia="NSimSun"/>
          <w:kern w:val="2"/>
          <w:lang w:eastAsia="hi-IN" w:bidi="hi-IN"/>
        </w:rPr>
        <w:t xml:space="preserve"> | venute in mano di Gasparo Cugnet contra la volontà, et il | piacer di detto Allessandro Vanderberge, il quale overo li suoi | (sicome li detti interressati supplicanti ci hanno fatto intendere) | hanno ricevuti una parte di detti denari senza darne cosa alcuna |</w:t>
      </w:r>
    </w:p>
    <w:p w14:paraId="5BC69CE5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287v /</w:t>
      </w:r>
    </w:p>
    <w:p w14:paraId="6D7DE723" w14:textId="48549751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ai creditori, li quali non erano ancora pagati allhora che | le dette lettere di cambio, et reversale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48"/>
      </w:r>
      <w:r w:rsidRPr="002A6193">
        <w:rPr>
          <w:rFonts w:eastAsia="NSimSun"/>
          <w:kern w:val="2"/>
          <w:lang w:eastAsia="hi-IN" w:bidi="hi-IN"/>
        </w:rPr>
        <w:t xml:space="preserve"> furono fatte per bene-|ficio de queli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49"/>
      </w:r>
      <w:r w:rsidRPr="002A6193">
        <w:rPr>
          <w:rFonts w:eastAsia="NSimSun"/>
          <w:kern w:val="2"/>
          <w:lang w:eastAsia="hi-IN" w:bidi="hi-IN"/>
        </w:rPr>
        <w:t xml:space="preserve"> tuttavia quella reversale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50"/>
      </w:r>
      <w:r w:rsidRPr="002A6193">
        <w:rPr>
          <w:rFonts w:eastAsia="NSimSun"/>
          <w:kern w:val="2"/>
          <w:lang w:eastAsia="hi-IN" w:bidi="hi-IN"/>
        </w:rPr>
        <w:t xml:space="preserve"> fu fatta, et data, | havendo per questo risguardo recercato nostre lettere di raccom-|mandatione, et intercessione a vostra Serenità a questo fine, che | gli piaccia far restituire li detti 27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ducati, overamente | quel tanto, che possi esser stato recevuto, et de farli pagar | prontamente alli detti creditori, overo ivi a loro commessi, | overo qui per le mani del detto signor residente in virtù dell | reversale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51"/>
      </w:r>
      <w:r w:rsidRPr="002A6193">
        <w:rPr>
          <w:rFonts w:eastAsia="NSimSun"/>
          <w:kern w:val="2"/>
          <w:lang w:eastAsia="hi-IN" w:bidi="hi-IN"/>
        </w:rPr>
        <w:t>; sopra la quale come parimente per far buon servitio | alla serenissima Republica li detti interressati portionevoli hanno fatto | il loro fondamento, et si sono confidati; decchiarando in oltre | che se il detto residente non li havesse communicato la detta | reversale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52"/>
      </w:r>
      <w:r w:rsidRPr="002A6193">
        <w:rPr>
          <w:rFonts w:eastAsia="NSimSun"/>
          <w:kern w:val="2"/>
          <w:lang w:eastAsia="hi-IN" w:bidi="hi-IN"/>
        </w:rPr>
        <w:t>, et che essi non havessero perciò pensato, che fosse-|ro valide, et che essi fossero sicuri, non haverebbono lasciato | far nulla, et partire pur uno dei suddetti navilii (il che | haverebbono potuto fare secondo li privilegii delle regioni | di Delfzyel) da che vostra Serenità haverebbe ricevuto gran pre-|giudicio, et danno; atteso ancora (sicome essi aggiungono) | che li denari che vostra Serenità ha accordato di dare al detto | signor Conte de sua pura liberalità possono parimente esser | implicati al loro pagamento, come parimente ella può con-|strengere il detto signor Conte di sodisfar, et pagare con ragion | intieramente il restante delli denari sino all’intiero paga-|mento de loro provisioni de’ vivere, et de’ noli,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53"/>
      </w:r>
      <w:r w:rsidRPr="002A6193">
        <w:rPr>
          <w:rFonts w:eastAsia="NSimSun"/>
          <w:kern w:val="2"/>
          <w:lang w:eastAsia="hi-IN" w:bidi="hi-IN"/>
        </w:rPr>
        <w:t xml:space="preserve"> conforme | la detta carta del partito fuori del suo proceder ordinario | havendo consideratione parimente, che tra quelli interessati | portionevoli, et creditori sono molte vedove, et orfani, che | hanno gran bisogno del loro de sorte, che noi havendo bene | considerato tutte queste ragioni non habbiamo potuto negare | alli detti supplicanti di favorirli con la nostra intercessione. | Per questo donque serenissimo Duce noi preghiamo, et raccommandia-|mo a lei moltiplicatamente et molto affettuosamente che vogliate | interporvi con tal auttorità in questo negotio per le ragioni sopradette | che i suddetti interressati possino una volta recever et ottenir | il pagamento così dei loro resti, provisioni di vivere, et altri | come delli noli, havendo riguardo che non hanno risparmiato |</w:t>
      </w:r>
    </w:p>
    <w:p w14:paraId="121923C7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288r /</w:t>
      </w:r>
    </w:p>
    <w:p w14:paraId="697E38B8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né li loro navilii, né li denari per far servitio, et beneficio | alla serenissima Republica, sopra la quale hanno havuto principalmente | mira, come parimente sopra il buon pagamento, che è stato | fatto alli navilii, che trasportarono li soldati del regimento | del signor conte Gioan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54"/>
      </w:r>
      <w:r w:rsidRPr="002A6193">
        <w:rPr>
          <w:rFonts w:eastAsia="NSimSun"/>
          <w:kern w:val="2"/>
          <w:lang w:eastAsia="hi-IN" w:bidi="hi-IN"/>
        </w:rPr>
        <w:t xml:space="preserve"> di Nansau di buona memoria, et non | sopra la persona del detto signor conte de Levestein, sicome | dicono, che si debbe credere, imperoché havevano molti modi | di assicurarsi, se ne havessero havuto qualche dubio tanto sopra | vestimenti, et armi, quanto sopra altre bagaglie delli soldati | che sarebbono state assai bastanti per loro pagamenti. Il che | facendo vostra Serenità ci solleverà de molto travgaglio importunità | et sollecitasioni delli detti interressati, che ci molestano conti-|nuamente non senza interrutione qualche volta dei nostri | più importanti negotii del Paese, essendo questa parimente | la causa, che noi habbiamo ricercato il detto signor Suriano | vostro residente a fine di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55"/>
      </w:r>
      <w:r w:rsidRPr="002A6193">
        <w:rPr>
          <w:rFonts w:eastAsia="NSimSun"/>
          <w:kern w:val="2"/>
          <w:lang w:eastAsia="hi-IN" w:bidi="hi-IN"/>
        </w:rPr>
        <w:t xml:space="preserve"> liberarci una volta da questa instanza | che egli voglia aggiongere le sue raccommandationi a vostra | Serenità a fine che … alle </w:t>
      </w:r>
      <w:r w:rsidRPr="002A6193">
        <w:rPr>
          <w:rFonts w:eastAsia="NSimSun"/>
          <w:kern w:val="2"/>
          <w:lang w:eastAsia="hi-IN" w:bidi="hi-IN"/>
        </w:rPr>
        <w:lastRenderedPageBreak/>
        <w:t>nostre, et vostra Serenità si | troverà certamente in altre occasioni molto più facimelmente, | et volontariamente servita, et con minor spesa; et ci farà | parimente grandissimo piacere, et ci servirà per mantenimento | del nostro respetto, et credito appresso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56"/>
      </w:r>
      <w:r w:rsidRPr="002A6193">
        <w:rPr>
          <w:rFonts w:eastAsia="NSimSun"/>
          <w:kern w:val="2"/>
          <w:lang w:eastAsia="hi-IN" w:bidi="hi-IN"/>
        </w:rPr>
        <w:t xml:space="preserve"> i nostri sudditi. |</w:t>
      </w:r>
    </w:p>
    <w:p w14:paraId="2A52EA39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Il che aspettando preghiamo il Creatore | </w:t>
      </w:r>
    </w:p>
    <w:p w14:paraId="49F05E74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Duce |</w:t>
      </w:r>
    </w:p>
    <w:p w14:paraId="25646880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che conservi, et mantenga la persona di vostra Serenità in per-|fettima sanità, et longhissima vita. |</w:t>
      </w:r>
    </w:p>
    <w:p w14:paraId="1809C09B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92EC66F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Dalla Haya il 4 di luglio 1618 |</w:t>
      </w:r>
    </w:p>
    <w:p w14:paraId="227F7F25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vostra Serenità |</w:t>
      </w:r>
    </w:p>
    <w:p w14:paraId="103D7AB9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 illustrissimi amici per fargli servitio |</w:t>
      </w:r>
    </w:p>
    <w:p w14:paraId="2199BB3D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li Stati Generali dei Paesi Bassi Uniti |</w:t>
      </w:r>
    </w:p>
    <w:p w14:paraId="21B0D732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per ordine di quelli |</w:t>
      </w:r>
    </w:p>
    <w:p w14:paraId="183C704F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1AD43B0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288v / </w:t>
      </w:r>
    </w:p>
    <w:p w14:paraId="4F0AB198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684BFB51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45F5503B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6F13C04C" w14:textId="77777777" w:rsidR="003F2F00" w:rsidRPr="002A6193" w:rsidRDefault="003F2F00" w:rsidP="003F2F0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78</w:t>
      </w:r>
    </w:p>
    <w:p w14:paraId="63C50DC8" w14:textId="77777777" w:rsidR="003F2F00" w:rsidRPr="002A6193" w:rsidRDefault="003F2F00" w:rsidP="003F2F00">
      <w:pPr>
        <w:widowControl w:val="0"/>
        <w:suppressAutoHyphens/>
        <w:jc w:val="center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V al n. 73 (cc. 289r-292v; traduzione a cc. 287r-288r)</w:t>
      </w:r>
    </w:p>
    <w:p w14:paraId="19AE9A55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5A637F33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289r-v /</w:t>
      </w:r>
    </w:p>
    <w:p w14:paraId="3613BCF1" w14:textId="77777777" w:rsidR="003F2F00" w:rsidRPr="002A6193" w:rsidRDefault="003F2F00" w:rsidP="003F2F00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2E44353B" w14:textId="77777777" w:rsidR="003F2F00" w:rsidRPr="002A6193" w:rsidRDefault="003F2F00" w:rsidP="003F2F00">
      <w:pPr>
        <w:widowControl w:val="0"/>
        <w:suppressAutoHyphens/>
        <w:rPr>
          <w:rFonts w:eastAsia="NSimSun"/>
          <w:i/>
          <w:kern w:val="2"/>
          <w:lang w:eastAsia="hi-IN" w:bidi="hi-IN"/>
        </w:rPr>
      </w:pPr>
    </w:p>
    <w:p w14:paraId="09BADD72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290r /</w:t>
      </w:r>
    </w:p>
    <w:p w14:paraId="60CE1D0D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Serenissime Duc</w:t>
      </w:r>
    </w:p>
    <w:p w14:paraId="5E3D763B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les interessez equippeurs et parteniers des navires | qui ont transporté vers Venise au service de vostre | Serenité, les soldats levéz en ces quartiers par le seigneur | conte de Leeuvhesteyn, se plaignent grandement, | de ce qu’ilz ne sont ducore payez de leur frest et | voiture, comme aussy point des provisions des | vivres des dicts soldats, comme le dict seigneur Conte sy avoit | obligé (suivant le contract ou charte partye en faict par luy | soubsigné) assicavoir qu’avant que les navires | partiroient de Hollande vers Delfizyel, il leur | advanceroit une partie, pour furnir la dicte provision, | comme il faict, et que devant qu’jceulx navires | feroient voile de Delfizijel, ou prendroient mes, | il leur payeroit toute la reste iusques au par payement | de deux mois de vivres par luy proviz, ce qu’aussy | Alexander vanden Berge, serviteur et agent de | Caspar Quinget avoit promiz au seigneur Christofforo | Suriano resident de la serenissime republicque de | Venize prez de nous, assavoir de les payer; ayant | à ceste fin receu du dict seigneur resident lettres de change | sur vostre Serenité, de vingt sept mil ducats, | à payer aux personnes par luy Alexander vanden | Berge designez et prescriptes, et nommement | à Gratioso del Calice, Giacomo et Tomaso de | Castrj, auquel seigneur resident jcelluy Alexander | avroit aussy asseuré les crediteurs du dict seigneur | Conte (entre les quelz les dicts equippeurs interessez |</w:t>
      </w:r>
    </w:p>
    <w:p w14:paraId="76ED8E98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290v /</w:t>
      </w:r>
    </w:p>
    <w:p w14:paraId="12846345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sont les principaulx) et ce ensuivant passet au dict | seigneur resident un revers, dont la copie est jcj ioint, | par lequel le dict vanden Berge declare que les dictes | lettres de change seroient nuls ny d’aulcune | valeur, comme aussy de meme l’aceptation en | faicte, ou faire, et d’advantaige aussy si aulcun | payement en seroit faict qu’icelluy deburoit estre | restitué ne fust que Alexander vanden Berge par | la main dudict seigneur resident, fist paroistre que toutes | les debtes dudict seigneur Conte par luy faictes en ces Pays, et | au Delftzyel, fussent payées, les quelles lettres | de change (comme il semble) de depuis seroient venues | es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1057"/>
      </w:r>
      <w:r w:rsidRPr="002A6193">
        <w:rPr>
          <w:rFonts w:eastAsia="NSimSun"/>
          <w:kern w:val="2"/>
          <w:lang w:eastAsia="hi-IN" w:bidi="hi-IN"/>
        </w:rPr>
        <w:t xml:space="preserve"> mains de Caspar Quinget, contre la volonté et | le gré dudict </w:t>
      </w:r>
      <w:r w:rsidRPr="002A6193">
        <w:rPr>
          <w:rFonts w:eastAsia="NSimSun"/>
          <w:kern w:val="2"/>
          <w:lang w:eastAsia="hi-IN" w:bidi="hi-IN"/>
        </w:rPr>
        <w:lastRenderedPageBreak/>
        <w:t>Alexandre vanden Berge, lequel ou ses | gens (ainsy que les dicts interessez suppliants nous | ont faict entendre) auroient receu une partie des dicts | deniers, sans en donner quelque chose aux | crediteurs, qui n’estoient encorres payez lors que | les dictes lettres de change et le renvers furent faictes | pour benefice des quelz toutesfois, jcelluy renvers | seroit faict et donné, ayants pour ce regard requiz | noz lettres de recommandation et intercession à vostre | Serenité à ceste fin qu’il plairoit à jcelle faire | restituer les dicts vingt sept mille ducats, ou aultant | qu’il en peult estre receu, et de les faire furnir | promptement aus dicts crediteurs, soit illecq à leur | commis, ou icj par les mains dudict seigneur resident, en | vertu dudict renvers, sur le quel, comme aussy pour |</w:t>
      </w:r>
    </w:p>
    <w:p w14:paraId="7BE0FFE4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291r /</w:t>
      </w:r>
    </w:p>
    <w:p w14:paraId="01C5C604" w14:textId="14BE72FF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faire bon service à la serenissime Repubicque les dicts | interessez</w:t>
      </w:r>
      <w:r w:rsidR="00D13B49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parteniers ont iecté leurs yeulx, et | prins leur certitude, declarants enoultre que si le dict | resident ne leur eult communicqué le dict renvers, et | qu’ilz n’eussent par la pensé qu’ilz avoient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1058"/>
      </w:r>
      <w:r w:rsidRPr="002A6193">
        <w:rPr>
          <w:rFonts w:eastAsia="NSimSun"/>
          <w:kern w:val="2"/>
          <w:lang w:eastAsia="hi-IN" w:bidi="hi-IN"/>
        </w:rPr>
        <w:t xml:space="preserve"> | fermes, et estoient asseurez, ilz n’eussent | laisse faire voile, et partir pas un des dicts navires, | (ce qu’estoit en leur pouvoir, selon les privileges des | quartiers de Delfszyel) par ou vostre Serenité eult | souffert (ainsu qu’ilz continuent de dire) que les | deviers que vostre Serenité a accordé audict seigneur | Conte de sa pure liberalité, peuvent aussy estre | employes à leur payement, comme de mesme elle | peult constraindre ledict seigneur Conte de satisfaire et | payer, avec raison, enthierement les restants | deniers, iusques au palin payement de leurs | provisions de vivres et voicture, suivant la dicte | charte partie, hors de son tractement ordinaire, en | consideration mesmes que entre iceulx interessez | parteiaers et crediteurs, sont plusieurs vefves et | orphelius, qui ont le leur grandement de besoing, | de forte que toutes les dictes raisons bien considerées, | nous n’avons peu refuser aus dict supplians la | faveur de nostre intercession, c’est doncques | pourquoy serenissime Duc, que nous prions et | recommandons à icelle iterativement vien | affectuesement, que vueillez vous interposer |</w:t>
      </w:r>
    </w:p>
    <w:p w14:paraId="1B4A486B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291v /</w:t>
      </w:r>
    </w:p>
    <w:p w14:paraId="0BC8F6DC" w14:textId="72716169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eastAsia="hi-IN" w:bidi="hi-IN"/>
        </w:rPr>
        <w:t>avec telle authorité en cest affaire, pour les | raisons susdictes que les dicts interessez peuvent | une fois recouvrer et obtenir payement, tant de leurs | restants, provisions des vivres, et aultres, que des | voictures, prennant regard, qu’ilz n’ont espargné | ny leurs navires, ny argent, pour faire service et | benefice à la serenissime Republicque, sur | la quelle ilz ont principalement visé, comme aussy | sur le bon payement qui avoit esté faict aux | navires qui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1059"/>
      </w:r>
      <w:r w:rsidRPr="002A6193">
        <w:rPr>
          <w:rFonts w:eastAsia="NSimSun"/>
          <w:kern w:val="2"/>
          <w:lang w:eastAsia="hi-IN" w:bidi="hi-IN"/>
        </w:rPr>
        <w:t xml:space="preserve"> avoient transporté les soldats du | regiment du seigneur conte Johan de Nassau, de bonne | memoire, et point sur la personne dudict seigneur conte | de Leevensteyn, comme ilz disent quil su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1060"/>
      </w:r>
      <w:r w:rsidRPr="002A6193">
        <w:rPr>
          <w:rFonts w:eastAsia="NSimSun"/>
          <w:kern w:val="2"/>
          <w:lang w:eastAsia="hi-IN" w:bidi="hi-IN"/>
        </w:rPr>
        <w:t xml:space="preserve"> doibt | croire, daultant qu’ilz avoient assez de moyen | de s’asseurer, s’ilz en eussent seulement une fois | doubte tant sur les habillemens, armes, que aultres | bagaiges des soldats qui estoient assez bastants | pour leur payement. Quoy faisant vostre | Serenité nous sublevera de beaucoup de paine, | importunitez et sollicitations des dicts interessez, qui | nous molestent iucestament, non sans | interruption, par fois de noz plus importantes | affaires du Pays, estant cela aussy cause | qu’avons requiz le dict seigneur Suriano vostre | resident, affin de nous desbarasser une fois | de ceste poursiute qu’il vouledroit ioindre ses | recommandations à vostre Serenité à la fin que | dessius aux nostre, et vostre Serenité se trouver[</w:t>
      </w:r>
      <w:r w:rsidR="0028312D" w:rsidRPr="002A6193">
        <w:rPr>
          <w:rFonts w:eastAsia="NSimSun"/>
          <w:kern w:val="2"/>
          <w:lang w:eastAsia="hi-IN" w:bidi="hi-IN"/>
        </w:rPr>
        <w:t>…</w:t>
      </w:r>
      <w:r w:rsidRPr="002A6193">
        <w:rPr>
          <w:rFonts w:eastAsia="NSimSun"/>
          <w:kern w:val="2"/>
          <w:lang w:eastAsia="hi-IN" w:bidi="hi-IN"/>
        </w:rPr>
        <w:t>]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1061"/>
      </w:r>
      <w:r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val="en-US" w:eastAsia="hi-IN" w:bidi="hi-IN"/>
        </w:rPr>
        <w:t>|</w:t>
      </w:r>
    </w:p>
    <w:p w14:paraId="37B31310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/ 292r /</w:t>
      </w:r>
    </w:p>
    <w:p w14:paraId="6BEF2F0B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 xml:space="preserve">certainement en aultres occasions tant plus | facilement et volontairement servi, et à moindre | despence, et jcelle nous fera aussy tres grand | plaisir, qui servira pour le maintenement de | nostre respect et credit vers noz subiects. </w:t>
      </w:r>
      <w:r w:rsidRPr="002A6193">
        <w:rPr>
          <w:rFonts w:eastAsia="NSimSun"/>
          <w:kern w:val="2"/>
          <w:lang w:eastAsia="hi-IN" w:bidi="hi-IN"/>
        </w:rPr>
        <w:t>|</w:t>
      </w:r>
    </w:p>
    <w:p w14:paraId="51EC97DB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caps/>
          <w:kern w:val="2"/>
          <w:lang w:eastAsia="hi-IN" w:bidi="hi-IN"/>
        </w:rPr>
        <w:t>à</w:t>
      </w:r>
      <w:r w:rsidRPr="002A6193">
        <w:rPr>
          <w:rFonts w:eastAsia="NSimSun"/>
          <w:kern w:val="2"/>
          <w:lang w:eastAsia="hi-IN" w:bidi="hi-IN"/>
        </w:rPr>
        <w:t xml:space="preserve"> quoy nous attendant, prions le Createur |</w:t>
      </w:r>
    </w:p>
    <w:p w14:paraId="7C8A84E5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9194B50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serenissime Duc, |</w:t>
      </w:r>
    </w:p>
    <w:p w14:paraId="0A6B1B4D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de vouloir conserver et maintenir la personne | de vostre Serenité, en tres parfaicte santé, et | tres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longue vie, de La Haye le </w:t>
      </w:r>
      <w:r w:rsidRPr="002A6193">
        <w:rPr>
          <w:rFonts w:eastAsia="NSimSun"/>
          <w:smallCaps/>
          <w:kern w:val="2"/>
          <w:lang w:eastAsia="hi-IN" w:bidi="hi-IN"/>
        </w:rPr>
        <w:t>iiii</w:t>
      </w:r>
      <w:r w:rsidRPr="002A6193">
        <w:rPr>
          <w:rFonts w:eastAsia="NSimSun"/>
          <w:kern w:val="2"/>
          <w:vertAlign w:val="superscript"/>
          <w:lang w:eastAsia="hi-IN" w:bidi="hi-IN"/>
        </w:rPr>
        <w:t>e</w:t>
      </w:r>
      <w:r w:rsidRPr="002A6193">
        <w:rPr>
          <w:rFonts w:eastAsia="NSimSun"/>
          <w:kern w:val="2"/>
          <w:lang w:eastAsia="hi-IN" w:bidi="hi-IN"/>
        </w:rPr>
        <w:t xml:space="preserve"> de juillet | 1618. </w:t>
      </w:r>
      <w:r w:rsidRPr="002A6193">
        <w:rPr>
          <w:rFonts w:eastAsia="NSimSun"/>
          <w:kern w:val="2"/>
          <w:lang w:val="en-US" w:eastAsia="hi-IN" w:bidi="hi-IN"/>
        </w:rPr>
        <w:t xml:space="preserve">| </w:t>
      </w:r>
    </w:p>
    <w:p w14:paraId="4A030747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</w:p>
    <w:p w14:paraId="713B125F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 xml:space="preserve">Johan de Guyer | </w:t>
      </w:r>
    </w:p>
    <w:p w14:paraId="023CAFB7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</w:p>
    <w:p w14:paraId="6D2DB3DA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de vostre Serenité |</w:t>
      </w:r>
    </w:p>
    <w:p w14:paraId="0D59B121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 xml:space="preserve">tres affectionnez amis pour | </w:t>
      </w:r>
    </w:p>
    <w:p w14:paraId="44ECFE01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leur faire service |</w:t>
      </w:r>
    </w:p>
    <w:p w14:paraId="52D93CFC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</w:p>
    <w:p w14:paraId="73057A77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 xml:space="preserve">les Estats Generaulx des | </w:t>
      </w:r>
    </w:p>
    <w:p w14:paraId="34382F27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Pay Bas Uniz |</w:t>
      </w:r>
    </w:p>
    <w:p w14:paraId="6A75B1D3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</w:p>
    <w:p w14:paraId="4033D082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par l'ordonnance |</w:t>
      </w:r>
    </w:p>
    <w:p w14:paraId="1ED2D170" w14:textId="77777777" w:rsidR="003F2F00" w:rsidRPr="002A6193" w:rsidRDefault="003F2F00" w:rsidP="003F2F00">
      <w:pPr>
        <w:widowControl w:val="0"/>
        <w:suppressAutoHyphens/>
        <w:jc w:val="both"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d’jceulx |</w:t>
      </w:r>
    </w:p>
    <w:p w14:paraId="18B970BC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val="en-US" w:eastAsia="hi-IN" w:bidi="hi-IN"/>
        </w:rPr>
      </w:pPr>
      <w:r w:rsidRPr="002A6193">
        <w:rPr>
          <w:rFonts w:eastAsia="NSimSun"/>
          <w:kern w:val="2"/>
          <w:lang w:val="en-US" w:eastAsia="hi-IN" w:bidi="hi-IN"/>
        </w:rPr>
        <w:t>C. Aersen |</w:t>
      </w:r>
    </w:p>
    <w:p w14:paraId="1D2694DF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1618 | </w:t>
      </w:r>
    </w:p>
    <w:p w14:paraId="6C29E7CE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1EAEBDE7" w14:textId="77777777" w:rsidR="003F2F00" w:rsidRPr="002A6193" w:rsidRDefault="003F2F00" w:rsidP="003F2F0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292v /</w:t>
      </w:r>
    </w:p>
    <w:p w14:paraId="30B80855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Au serenissime | duc et republicque | de Venise |</w:t>
      </w:r>
    </w:p>
    <w:p w14:paraId="1F246E50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</w:p>
    <w:p w14:paraId="53A8A6D6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 xml:space="preserve">Traccia di sigillo </w:t>
      </w:r>
    </w:p>
    <w:p w14:paraId="08154D4B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</w:p>
    <w:p w14:paraId="3442D8CA" w14:textId="77777777" w:rsidR="003F2F00" w:rsidRPr="002A6193" w:rsidRDefault="003F2F00" w:rsidP="003F2F00">
      <w:pPr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03838D1C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292vA /</w:t>
      </w:r>
    </w:p>
    <w:p w14:paraId="68C928D6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4 luglio 1618 |</w:t>
      </w:r>
    </w:p>
    <w:p w14:paraId="08308664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Haya |</w:t>
      </w:r>
    </w:p>
    <w:p w14:paraId="48A06C57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</w:p>
    <w:p w14:paraId="4D69206B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Li Stati Generali | dei Paesi Bassi. |</w:t>
      </w:r>
    </w:p>
    <w:p w14:paraId="550D8867" w14:textId="77777777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</w:p>
    <w:p w14:paraId="0336C7F7" w14:textId="6007311F" w:rsidR="003F2F00" w:rsidRPr="002A6193" w:rsidRDefault="003F2F00" w:rsidP="003F2F00">
      <w:pPr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0EF44C71" w14:textId="66AFD606" w:rsidR="00994FB7" w:rsidRPr="002A6193" w:rsidRDefault="00994FB7" w:rsidP="003F2F00">
      <w:pPr>
        <w:rPr>
          <w:rFonts w:eastAsia="NSimSun"/>
          <w:kern w:val="2"/>
          <w:lang w:eastAsia="hi-IN" w:bidi="hi-IN"/>
        </w:rPr>
      </w:pPr>
    </w:p>
    <w:p w14:paraId="02B29B9F" w14:textId="602EC681" w:rsidR="00994FB7" w:rsidRPr="002A6193" w:rsidRDefault="00994FB7" w:rsidP="003F2F00">
      <w:pPr>
        <w:rPr>
          <w:rFonts w:eastAsia="NSimSun"/>
          <w:kern w:val="2"/>
          <w:lang w:eastAsia="hi-IN" w:bidi="hi-IN"/>
        </w:rPr>
      </w:pPr>
    </w:p>
    <w:p w14:paraId="1F18EC34" w14:textId="77777777" w:rsidR="00B54D20" w:rsidRPr="002A6193" w:rsidRDefault="00E54E37" w:rsidP="00994FB7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79</w:t>
      </w:r>
    </w:p>
    <w:p w14:paraId="1A2A52A5" w14:textId="77777777" w:rsidR="00B54D20" w:rsidRPr="002A6193" w:rsidRDefault="00E54E37" w:rsidP="00B54D20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VI al n. 73 (c. 293r-v)</w:t>
      </w:r>
    </w:p>
    <w:p w14:paraId="64B14FEB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0153CB42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293r /</w:t>
      </w:r>
    </w:p>
    <w:p w14:paraId="06A95123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Copia |</w:t>
      </w:r>
    </w:p>
    <w:p w14:paraId="289A5AFF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44A1BF36" w14:textId="3E3ADC8F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Io Alessandro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 xml:space="preserve">ander Bergh, mercanti d’Amsterdam dichiaro et | confesso, con la presente scrittura havver ricevuto dal clarissimo signor | Christofforo Suriano residente por la serenissima republica di Venetia appresso li | signori Stati Generali delle Provintie Unite de’ Paesi Bassi doi lettere de cambio | por la summa di vinti sette milla ducati di Venetia. L’una di ducati | vinticinque milla pagabile al signor Gratioso del Calice de’ 14 del presente, | et da esser pagata la metà a’ 17 decembre venturo, et l’altra metà | all’ultimo del detto mese. Et l’altra lettera diretta alli signori Giacomo et | Tomaso van Castri, per la summa di doi milla ducati simili scritta a’ 17 | di questo mese et pagabile a’ 17 decembre prossimo, et queste per la totale | espeditione del signor conte Georgio Lodovico di Levenstein et sodisfattione di | quanto deve, delle quali doi lettere dichiaro et intendo che ogni | accettatione, che facesse fare di esse il serenissimo principe di Venetia, al | quale elle sono dirette, sia nullo et se fosse fatto il loro pagamento. Li detti | signori Calice et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 xml:space="preserve">an Castri debbano ristituirlo a sua Serenità intieramente | quando però esse lettere di cambio non siano accompagnata d’una lettera | d’avviso del medesimo clarissimo signor Christofforo Suriano di haver io del tutto | ispedito da quanto deve qui </w:t>
      </w:r>
      <w:r w:rsidRPr="002A6193">
        <w:rPr>
          <w:rFonts w:eastAsia="NSimSun"/>
          <w:kern w:val="2"/>
          <w:lang w:eastAsia="hi-IN" w:bidi="hi-IN"/>
        </w:rPr>
        <w:lastRenderedPageBreak/>
        <w:t>et altrove il signor conte Georgio Lodovico di | Levenstein et che esso signor Conte sia partito de questo luoco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62"/>
      </w:r>
      <w:r w:rsidRPr="002A6193">
        <w:rPr>
          <w:rFonts w:eastAsia="NSimSun"/>
          <w:kern w:val="2"/>
          <w:lang w:eastAsia="hi-IN" w:bidi="hi-IN"/>
        </w:rPr>
        <w:t xml:space="preserve"> di Delfsil | et Fiumara d’Imus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63"/>
      </w:r>
      <w:r w:rsidRPr="002A6193">
        <w:rPr>
          <w:rFonts w:eastAsia="NSimSun"/>
          <w:kern w:val="2"/>
          <w:lang w:eastAsia="hi-IN" w:bidi="hi-IN"/>
        </w:rPr>
        <w:t>, et fatto vela in mare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64"/>
      </w:r>
      <w:r w:rsidRPr="002A6193">
        <w:rPr>
          <w:rFonts w:eastAsia="NSimSun"/>
          <w:kern w:val="2"/>
          <w:lang w:eastAsia="hi-IN" w:bidi="hi-IN"/>
        </w:rPr>
        <w:t xml:space="preserve"> con le navi dentro le | quali sono li 3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fanti che Signoria illustrissima ha levati per condurli al servitio | della serenissima republica di Venetia per confermatione della qual tutti cose | sottoscriverò et seguerò le presente di mia propria mano, et col mio | proprio sigillo et effettuato in tutto quanto di sopra doverà la | presente scrittura restar nullo et di niun valore, et le sudette lettere | di cambio doveranno haver il suo intero vigore. |</w:t>
      </w:r>
    </w:p>
    <w:p w14:paraId="0C315B9E" w14:textId="77777777" w:rsidR="00B54D20" w:rsidRPr="002A6193" w:rsidRDefault="00B54D20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C9461DC" w14:textId="77777777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Di Delfsul a’ 17 ottobre 1617 stylo nuovo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65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437B2E3B" w14:textId="51F983BC" w:rsidR="00B54D20" w:rsidRPr="002A6193" w:rsidRDefault="00E54E37" w:rsidP="00B54D20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io Alessandro </w:t>
      </w:r>
      <w:r w:rsidR="007E299C">
        <w:rPr>
          <w:rFonts w:eastAsia="NSimSun"/>
          <w:kern w:val="2"/>
          <w:lang w:eastAsia="hi-IN" w:bidi="hi-IN"/>
        </w:rPr>
        <w:t>v</w:t>
      </w:r>
      <w:r w:rsidRPr="002A6193">
        <w:rPr>
          <w:rFonts w:eastAsia="NSimSun"/>
          <w:kern w:val="2"/>
          <w:lang w:eastAsia="hi-IN" w:bidi="hi-IN"/>
        </w:rPr>
        <w:t>anden Berch affirmo et ratifico di mia propria | mano et col mio sigillo quanto è detto di sopra |</w:t>
      </w:r>
    </w:p>
    <w:p w14:paraId="67A96A31" w14:textId="77777777" w:rsidR="00B54D20" w:rsidRPr="002A6193" w:rsidRDefault="00B54D20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695BD50E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293vB /</w:t>
      </w:r>
    </w:p>
    <w:p w14:paraId="03097293" w14:textId="77777777" w:rsidR="00B54D20" w:rsidRPr="002A6193" w:rsidRDefault="00E54E37" w:rsidP="00B54D20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 lettere dei Stati |</w:t>
      </w:r>
    </w:p>
    <w:p w14:paraId="1C7D27E1" w14:textId="77777777" w:rsidR="00AD7C43" w:rsidRPr="002A6193" w:rsidRDefault="00AD7C43" w:rsidP="00211A7E">
      <w:pPr>
        <w:jc w:val="both"/>
        <w:sectPr w:rsidR="00AD7C43" w:rsidRPr="002A6193">
          <w:headerReference w:type="default" r:id="rId16"/>
          <w:footnotePr>
            <w:numFmt w:val="lowerLetter"/>
            <w:numRestart w:val="eachPage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086F983E" w14:textId="77777777" w:rsidR="00AD7C43" w:rsidRPr="002A6193" w:rsidRDefault="00E54E37" w:rsidP="00AD7C43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n. 80</w:t>
      </w:r>
    </w:p>
    <w:p w14:paraId="3C30412A" w14:textId="77777777" w:rsidR="00AD7C43" w:rsidRPr="002A6193" w:rsidRDefault="00E54E37" w:rsidP="00AD7C43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 al n. 81 (cc. 294r-295v; decodifica di cc. 296r-297r)</w:t>
      </w:r>
    </w:p>
    <w:p w14:paraId="2240BC68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8889496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294r-v / </w:t>
      </w:r>
    </w:p>
    <w:p w14:paraId="1AB8F7D1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Segue decodifica di testo cifrato</w:t>
      </w:r>
    </w:p>
    <w:p w14:paraId="4507BEAE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52AE41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295r-v / </w:t>
      </w:r>
    </w:p>
    <w:p w14:paraId="697C254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Bianca</w:t>
      </w:r>
    </w:p>
    <w:p w14:paraId="5AAE40F2" w14:textId="77777777" w:rsidR="00AD7C43" w:rsidRPr="002A6193" w:rsidRDefault="00AD7C43" w:rsidP="00AD7C43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69FE7A4C" w14:textId="77777777" w:rsidR="00AD7C43" w:rsidRPr="002A6193" w:rsidRDefault="00AD7C43" w:rsidP="00AD7C43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62A6B583" w14:textId="77777777" w:rsidR="00AD7C43" w:rsidRPr="002A6193" w:rsidRDefault="00E54E37" w:rsidP="00AD7C43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n. 81 </w:t>
      </w:r>
    </w:p>
    <w:p w14:paraId="308E3EC1" w14:textId="77777777" w:rsidR="00AD7C43" w:rsidRPr="002A6193" w:rsidRDefault="00E54E37" w:rsidP="00AD7C43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10 luglio 1618, L’Aia (cc. 296r-301v)</w:t>
      </w:r>
    </w:p>
    <w:p w14:paraId="5C0A359F" w14:textId="77777777" w:rsidR="00AD7C43" w:rsidRPr="002A6193" w:rsidRDefault="00AD7C43" w:rsidP="00AD7C43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0EB807DB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296r /</w:t>
      </w:r>
    </w:p>
    <w:p w14:paraId="45121009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Prima | </w:t>
      </w:r>
    </w:p>
    <w:p w14:paraId="60FDFAF1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44 fin 45 |</w:t>
      </w:r>
    </w:p>
    <w:p w14:paraId="0A90C8F2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F7993C6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2627050C" w14:textId="75E0F052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troppo sono conosciuti dalli naturali, et sudditi in queste sette </w:t>
      </w:r>
      <w:r w:rsidR="00AB634B" w:rsidRPr="002A6193">
        <w:rPr>
          <w:rFonts w:eastAsia="NSimSun"/>
          <w:kern w:val="2"/>
          <w:lang w:eastAsia="hi-IN" w:bidi="hi-IN"/>
        </w:rPr>
        <w:t>p</w:t>
      </w:r>
      <w:r w:rsidRPr="002A6193">
        <w:rPr>
          <w:rFonts w:eastAsia="NSimSun"/>
          <w:kern w:val="2"/>
          <w:lang w:eastAsia="hi-IN" w:bidi="hi-IN"/>
        </w:rPr>
        <w:t xml:space="preserve">rovincie | gl’artificii dei Spagnuoli, onde non così facilmente fanno qui pervenir | le loro inventioni, et massime della natura, che vostra Serenità mi signi-|fica nelle sue ultime lettere dei 16 del passato, o se pur vi | arrivassero conoscendosi molto bene la pietà, et giustitia incorrotta | di lei non vi si farebbe riflesso. Ben dalla parte delle </w:t>
      </w:r>
      <w:r w:rsidR="00AB634B" w:rsidRPr="002A6193">
        <w:rPr>
          <w:rFonts w:eastAsia="NSimSun"/>
          <w:kern w:val="2"/>
          <w:lang w:eastAsia="hi-IN" w:bidi="hi-IN"/>
        </w:rPr>
        <w:t>p</w:t>
      </w:r>
      <w:r w:rsidRPr="002A6193">
        <w:rPr>
          <w:rFonts w:eastAsia="NSimSun"/>
          <w:kern w:val="2"/>
          <w:lang w:eastAsia="hi-IN" w:bidi="hi-IN"/>
        </w:rPr>
        <w:t xml:space="preserve">rovincie | suddite alli serenissimi arciduchi, et principalmente a Brusseles, | ove si trovano in copia delli appassionati, si dà ad ogni cosa | credenza, a tutto si aggiunge il comento, et si vorrebbe | la riuscita conforme alla poco buona volontà, come è successo | in questa occasione poiché pareva, che in Brusseles godessero | anco di quello, che era stato machinato: ancorché per la | gratia di sua detta Maestà non habbi havuto l’effetto. | </w:t>
      </w:r>
    </w:p>
    <w:p w14:paraId="41F96969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Mentre era in viaggio per pervenirmi il dispaccio sudetto di | vostra Serenità hebbi </w:t>
      </w:r>
      <w:r w:rsidRPr="002A6193">
        <w:rPr>
          <w:rFonts w:eastAsia="NSimSun"/>
          <w:i/>
          <w:kern w:val="2"/>
          <w:lang w:eastAsia="hi-IN" w:bidi="hi-IN"/>
        </w:rPr>
        <w:t>lettere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66"/>
      </w:r>
      <w:r w:rsidRPr="002A6193">
        <w:rPr>
          <w:rFonts w:eastAsia="NSimSun"/>
          <w:i/>
          <w:kern w:val="2"/>
          <w:lang w:eastAsia="hi-IN" w:bidi="hi-IN"/>
        </w:rPr>
        <w:t xml:space="preserve"> dal Pasini, nelle quali, come quello, che con | zelante devotione invigila nel servitio di vostra Serenità | mi avisava in questo proposito haver cavato, che | l’ambasciator di Spagna, ressidente presso vostra Serenità haveva | scritto, che l’Eccellenze vostre havevano fatti morire | alcuni Francesi per sospetto di qualcheduno tradimento; | et che era cosa meravigliosa, ch’elle havessero | fatta tanta ingiustitia in persone del tutto | innocenti. Bisogna, che habbi il detto Ambasciatore | aggiunta</w:t>
      </w:r>
    </w:p>
    <w:p w14:paraId="184DC8FF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296v /</w:t>
      </w:r>
    </w:p>
    <w:p w14:paraId="7B24AF08" w14:textId="274F146E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anche qualcos’altra stravaganza simile, | ond’io non ho mancato di avvertir fin quanto mi è | parso bene il Pasini, affineché sappi risponder, | et sostentar il vero, massime con la confessione, | et convintione dei rei</w:t>
      </w:r>
      <w:r w:rsidRPr="002A6193">
        <w:rPr>
          <w:rFonts w:eastAsia="NSimSun"/>
          <w:kern w:val="2"/>
          <w:lang w:eastAsia="hi-IN" w:bidi="hi-IN"/>
        </w:rPr>
        <w:t xml:space="preserve">. Oltre | il commandamento della Serenità vostra questo anco mi farà star | avvertito di qua, et a proposito risponderò della maniera | che da lei mi viene detata, et il fatto stesso, la verità, la | sincerità di lei, et la mia humil devotione lo ricerca. | </w:t>
      </w:r>
    </w:p>
    <w:p w14:paraId="495BC249" w14:textId="1FCF8C8A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Sono avvertito, che vano arrivando qui nel Paese diversi Francesi, | et altri, che sono stati in Italia, et particolarmente tra le truppe, | che hanno servita vostra Serenità, anzi per quello intenderà più a | basso posso come assicurarmi, che vi siano fra questi delli | fuggiti complici nella machinatione, o almeno condotti per | effettuarla, onde haverei desiderio saper la sua intentione | come mi doverò governare quanto fossi assicurato, che alcuno | di questi fosse stato nel fatto </w:t>
      </w:r>
      <w:r w:rsidRPr="002A6193">
        <w:rPr>
          <w:rFonts w:eastAsia="NSimSun"/>
          <w:i/>
          <w:kern w:val="2"/>
          <w:lang w:eastAsia="hi-IN" w:bidi="hi-IN"/>
        </w:rPr>
        <w:t>il maestro di casa del conte | di Horon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67"/>
      </w:r>
      <w:r w:rsidRPr="002A6193">
        <w:rPr>
          <w:rFonts w:eastAsia="NSimSun"/>
          <w:kern w:val="2"/>
          <w:lang w:eastAsia="hi-IN" w:bidi="hi-IN"/>
        </w:rPr>
        <w:t xml:space="preserve"> che venne ultimamente di | Brabant, con occasione di esser subtato in questa casa | della Serenità vostra alla messa, mi disse, che nella barca ordinaria | Roterdam, che viene a Delft oltre altri vi era un Francese, che | con uno del Paese cominciò a discorrer sopra l’accidente di Venetia | et disse, che haveva havuta buona fortuna di uscir da | quella città, et dello Stato, essendo ancor egli tra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li molti (et | disse un numero più di 500) che erano trattenuti per far l’effetto | </w:t>
      </w:r>
    </w:p>
    <w:p w14:paraId="6039587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297r / </w:t>
      </w:r>
    </w:p>
    <w:p w14:paraId="1302AC7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et che per esso non restavano, che hore; aggiungendo, che ’l loro trattenimento, et | la buona ciera, che facevano in Venetia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68"/>
      </w:r>
      <w:r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i/>
          <w:kern w:val="2"/>
          <w:lang w:eastAsia="hi-IN" w:bidi="hi-IN"/>
        </w:rPr>
        <w:t>veniva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69"/>
      </w:r>
      <w:r w:rsidRPr="002A6193">
        <w:rPr>
          <w:rFonts w:eastAsia="NSimSun"/>
          <w:i/>
          <w:kern w:val="2"/>
          <w:lang w:eastAsia="hi-IN" w:bidi="hi-IN"/>
        </w:rPr>
        <w:t xml:space="preserve"> tutto dal duca di Ossuna, ma che | era stata felice la serenissima Republica haver | scoperto il trattato. Quello, che mi ha rifferto | questo tanto, mi ha dato anco qualche contra-|segni della statura, esser, ordinaria con barba | nera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70"/>
      </w:r>
      <w:r w:rsidRPr="002A6193">
        <w:rPr>
          <w:rFonts w:eastAsia="NSimSun"/>
          <w:i/>
          <w:kern w:val="2"/>
          <w:lang w:eastAsia="hi-IN" w:bidi="hi-IN"/>
        </w:rPr>
        <w:t>, ferito in faccia dalla parte | sinistra nel calar della ganasa, come | anco l’orecchia sinistra tocca di un colpo di | moschetto</w:t>
      </w:r>
      <w:r w:rsidRPr="002A6193">
        <w:rPr>
          <w:rFonts w:eastAsia="NSimSun"/>
          <w:kern w:val="2"/>
          <w:lang w:eastAsia="hi-IN" w:bidi="hi-IN"/>
        </w:rPr>
        <w:t>. Costui | restò a Delft, et può esser, che sia in qualche compagnia del | reggimento del signor di Sciatiglione. Hieri vidi sua Eccellenza per termine di | complimento, et come curiosa mi ricercò di nuovo di questa | particolar machinatione, et parvemi bene non tacerle quanto | havevo inteso, mostrando di farlo per servitio dello Stato, consi-|derandole, che se in esso vi sono genti di simil natura di lasciarsi | corromper dall’oro, tanto potrebbe arrivar anco in questi paesi | in pregiudicio dei signori Stati, et dell’istessa persona dell’Eccellenza sua | ella volle haver li contrasegni di costui per informarsi, come disse, | et di lui, et d’altri, che vi potessero esserr io lo feci, et spero, | che vostra Serenità lo trovarà buono, et mentre attendo altri avvisi | da lei,</w:t>
      </w:r>
      <w:r w:rsidRPr="002A6193">
        <w:rPr>
          <w:rFonts w:eastAsia="NSimSun"/>
          <w:i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 xml:space="preserve">invigilerò a quello, che potessi sottrare a servitio di | quella serenissima Republica. | </w:t>
      </w:r>
    </w:p>
    <w:p w14:paraId="689DFFC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Hora, che si ha per l’ultimo ordinario la certa confermatione della resti-|tutione di Vercelli, et che si è intesa la libertà del comercio in | Friuli, et correndo voce, che le genti di quella parte del re |</w:t>
      </w:r>
    </w:p>
    <w:p w14:paraId="106B67B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297v / </w:t>
      </w:r>
    </w:p>
    <w:p w14:paraId="037798B4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Ferdinando si ritirino in Alemagna a giungersi all’altre dell’Imperatore si | tiene per fermo, che ’l signor duca di Savoia habbia a goder la quiete | nel suo Stato vostra Serenità resti sollevata, et libera per la parte sua contra | Austriaci, et che ’l duca di Ossuna si retirerà anc’egli dal golfo, onde | ella haverà da per tutto sollevo nelle spese. Con tutto ciò sua Eccellenza et qualche | altri di questi signori hanno detto, che sarà prudentissimo consiglio il non | disarmarsi così tosto in mare per tenir freno allo Spagnuolo, et | in ufficio, et tema li fomentatori di esso in quella parte. | </w:t>
      </w:r>
    </w:p>
    <w:p w14:paraId="1E29D91B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Qui si parla in generale concordemente, che si faccino grandi levate in | Alemagna; ma si considera con gl’essempii passati, che li rumori | non habbino a fermar gran piedi comportandolo così la natura | delli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71"/>
      </w:r>
      <w:r w:rsidRPr="002A6193">
        <w:rPr>
          <w:rFonts w:eastAsia="NSimSun"/>
          <w:kern w:val="2"/>
          <w:lang w:eastAsia="hi-IN" w:bidi="hi-IN"/>
        </w:rPr>
        <w:t xml:space="preserve"> Alemani; et considerò meco l’Eccellenza sua, che tutto ciò | faceva il gioco, et il vantaggio insieme della casa d’Austria | perché quell’armi, che hora pareva si adunassero da essa | li ribelli (come di qua li chiamano Spagnuoli) in Bohemia, have-|rebbono servito a far forte il re</w:t>
      </w:r>
      <w:r w:rsidR="00146090" w:rsidRPr="002A6193">
        <w:rPr>
          <w:rStyle w:val="FootnoteReference"/>
          <w:rFonts w:eastAsia="NSimSun"/>
          <w:kern w:val="2"/>
          <w:lang w:eastAsia="hi-IN" w:bidi="hi-IN"/>
        </w:rPr>
        <w:footnoteReference w:id="1072"/>
      </w:r>
      <w:r w:rsidR="007F1DC8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 xml:space="preserve">Ferdinando per | l’elettione in re de’ Romani. | </w:t>
      </w:r>
    </w:p>
    <w:p w14:paraId="467A9EA0" w14:textId="342321A5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 il principe d’Heidelbergh mandato qui un suo gentilhuomo a | communicar al signor principe Mauritio la risolutione del | demolir la fortezza di Udem-heim del vescovo di Spira et sua Eccellenza | mi disse, che meglio sarebbe stato, che si havessero apposto quando fu | principiata, et che hora si attendesse ad altro più proprio agl’interessi | dei principi uniti. Non credo che questa sia stata la sola causa | ch’è venuto qui il detto gentilhuomo; ma forse per intender anco | quello, che passa di qua nei pensieri per le novità in Bohemia. </w:t>
      </w:r>
      <w:r w:rsidRPr="002A6193">
        <w:rPr>
          <w:rFonts w:eastAsia="NSimSun"/>
          <w:caps/>
          <w:kern w:val="2"/>
          <w:lang w:eastAsia="hi-IN" w:bidi="hi-IN"/>
        </w:rPr>
        <w:t>è</w:t>
      </w:r>
      <w:r w:rsidRPr="002A6193">
        <w:rPr>
          <w:rFonts w:eastAsia="NSimSun"/>
          <w:kern w:val="2"/>
          <w:lang w:eastAsia="hi-IN" w:bidi="hi-IN"/>
        </w:rPr>
        <w:t xml:space="preserve"> partito | </w:t>
      </w:r>
    </w:p>
    <w:p w14:paraId="69243458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298r / </w:t>
      </w:r>
    </w:p>
    <w:p w14:paraId="2CF8F41A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et non si è potuto penetrar di vantaggio. | </w:t>
      </w:r>
    </w:p>
    <w:p w14:paraId="65B96501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S’è anco inteso qui, che li eccitatori del rumore in Bohemia habbino | fatto offerir al duca di Sassonia l’esser generale, o capo in questo interesse | ma ch’egli non l’habbi voluto accettare. Vostra Serenità però deve haver li più | certi, et sicuri particolari dal proprio luoco. | </w:t>
      </w:r>
    </w:p>
    <w:p w14:paraId="1464D638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Intendo, che alli confini di Colonia vanno ogni giorno arrivando iesuiti | di quelli, che sono stati scacciati di Bohemia, et tentano haver luoco | per fermarsi, et accommodarsi nelle provincie delli serenissimi arciduchi | et forse che non incontreranno difficoltà. | </w:t>
      </w:r>
    </w:p>
    <w:p w14:paraId="7B7AE9AC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>Questi signori stano attenti agl’avvisi per sapersi governare secondo che | sentiranno haverne bisogno il Paese. Dall’altro canto attendono | all’essecutione del deliberato intorno al sinodo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73"/>
      </w:r>
      <w:r w:rsidRPr="002A6193">
        <w:rPr>
          <w:rFonts w:eastAsia="NSimSun"/>
          <w:kern w:val="2"/>
          <w:lang w:eastAsia="hi-IN" w:bidi="hi-IN"/>
        </w:rPr>
        <w:t>. Le lettere stano | per ispedirsi a’ principi, et credo che quelle per Inghilterra s’invie-|ranno per il servizio del signor ambasciator Carleton, ch’è venuta ultimamente | con lettere a sua Eccellenza del Re, et per la città di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74"/>
      </w:r>
      <w:r w:rsidRPr="002A6193">
        <w:rPr>
          <w:rFonts w:eastAsia="NSimSun"/>
          <w:kern w:val="2"/>
          <w:lang w:eastAsia="hi-IN" w:bidi="hi-IN"/>
        </w:rPr>
        <w:t xml:space="preserve"> Terver. </w:t>
      </w:r>
      <w:r w:rsidR="00146090" w:rsidRPr="002A6193">
        <w:rPr>
          <w:rFonts w:eastAsia="NSimSun"/>
          <w:kern w:val="2"/>
          <w:lang w:eastAsia="hi-IN" w:bidi="hi-IN"/>
        </w:rPr>
        <w:t>|</w:t>
      </w:r>
    </w:p>
    <w:p w14:paraId="356368B1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Ricerca sua Maestà all’Eccellenza sua come marchese di Terver, et alla stessa | città che sia abbrucciato un libro composto da uno di quei | ministri, nel quale afferma conformarsi di gran lunga più con | la scrittura sacra l’uso, et il reggimento di queste chiese dei | signori Stati, che quello d’Inghilterra de’ vescovi, et altre cerimonie, | il che dubitando sua Maestà che possi partorir qualche mal effetto | in Scotia, ove ha tentato di ridur in quelle chiese il tutto | all’uso d’Inghilterra, procura hora la suppressione, et l’incendio al | detto libro. È buon pezzo, che aspetta il detto secretario, et subito venuta |</w:t>
      </w:r>
    </w:p>
    <w:p w14:paraId="41B415DC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298v / </w:t>
      </w:r>
    </w:p>
    <w:p w14:paraId="34B75E4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la risposta partirà. | </w:t>
      </w:r>
    </w:p>
    <w:p w14:paraId="79A9B7D0" w14:textId="22E73A6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Le lettere per Francia in materia del sinodo non si vorrebbono mandar a monsignor | di Langarach ma darle all’ambasciatore, o ambasciatori, che si procura pure di | accordar di mandar al Christianissimo dubitandosi, ch’egli o non porti l’ufficio | con il Re come si deve per esser dipendente da Bernvel, o se lo fa | lo facci freddamente, et che possi esser, che la Maestà sua non resti così ben | impressa per trovar buona la risolutione, et assentir anco, che vi ven-|ghino di quella qualità de’ ministri, che si vorrebbe per questo affare. | </w:t>
      </w:r>
    </w:p>
    <w:p w14:paraId="7EFDB2D3" w14:textId="447D5F69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provincia di Holanda, et unita ad essa quella di Utrechet sono | del tutto contrarie a questa missione d’ambasciata, non riputandola, | come dicono, necessaria mentre ancor non sono sicuri, che il denaro | promesso li giorni passati dall’</w:t>
      </w:r>
      <w:r w:rsidR="00783CD5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 xml:space="preserve">mbasciatore sia ad ordine; ma gl’altri | che non si fermano a questo sol punto dei denari; ma di mandar | ad informar il Re come passino le cose, essendo in sospetto che | monsignor di Langarach lo facci, persistono nell’opinione, et | nell’essecution della risolutione. | </w:t>
      </w:r>
    </w:p>
    <w:p w14:paraId="65C24A0D" w14:textId="651CF5C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È partito l’ambasciator Moscovita non molto contendo poiché non ha potuto haver | quello, che desiderava in contanti, et meno a lui è stato dato per | consegna qualche munitioni di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75"/>
      </w:r>
      <w:r w:rsidRPr="002A6193">
        <w:rPr>
          <w:rFonts w:eastAsia="NSimSun"/>
          <w:kern w:val="2"/>
          <w:lang w:eastAsia="hi-IN" w:bidi="hi-IN"/>
        </w:rPr>
        <w:t xml:space="preserve"> guerra per il valor di 30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fiorini in circa | che hanno risoluto di mandar per presente al granduca di Moscovia. |</w:t>
      </w:r>
    </w:p>
    <w:p w14:paraId="699FC93C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carica del presentarlo è stata data ad un Isaac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76"/>
      </w:r>
      <w:r w:rsidRPr="002A6193">
        <w:rPr>
          <w:rFonts w:eastAsia="NSimSun"/>
          <w:kern w:val="2"/>
          <w:lang w:eastAsia="hi-IN" w:bidi="hi-IN"/>
        </w:rPr>
        <w:t xml:space="preserve"> | Massa nativo di questi paesi del quale scrissi riverentemente alla Serenità vostra la passata | settimana. Et se ben non si publica ho però cavato haver | per commissione secreta di offerir a quel Principe ogni | </w:t>
      </w:r>
    </w:p>
    <w:p w14:paraId="31F7EDF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299r / </w:t>
      </w:r>
    </w:p>
    <w:p w14:paraId="0F702D04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maggiore, et più possibil aiuto mentre darà a’ mercanti di questa | Natione il trafico libero nel suo Stato non altrimenti che agl’Inglesi; et | il passaggio libero, come si è lasciato intender per il viaggio in Persia. | </w:t>
      </w:r>
    </w:p>
    <w:p w14:paraId="5D7BAC99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Questi signori sono stati poco gustati di questa ambasciata, o per meglio | dire della persona di questo Ministro, havendo dette parole | impertinenti, et particolarmente che qui erano tutti bestie: et il sudetto | Massa ha ordine da questi signori, che se per caso sente, che questo | facci qualche mal ufficio rappresenti al Principe le sue imperti-|nenze, tra quali l’ultima. Et fu che havendolo sua Eccellenza invitato | per la mattina di giovedì passato a veder la sua compagnia | a far l’essercitio, come haveva mostrato di desiderarlo, et | stando ella in campagna con il conte Guglielmo et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77"/>
      </w:r>
      <w:r w:rsidRPr="002A6193">
        <w:rPr>
          <w:rFonts w:eastAsia="NSimSun"/>
          <w:kern w:val="2"/>
          <w:lang w:eastAsia="hi-IN" w:bidi="hi-IN"/>
        </w:rPr>
        <w:t xml:space="preserve"> alcuni deputati | de’ signori Stati, et altri signori aspettando che venisse con le carrozze, | con che lo haveva mandato a pigliare, venne avviso, ch’egli | levatosi la mattina per tempo haveva cominciato a bever | acqua di vita, et vino in maniera, che s’era ubriacato, et | che sua Signoria non poteva star in piedi. Partì venerdì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presentato | di una colana d’oro, et doverà imbarcarsi nel Tessel in una | nave di guerra, colla quale si mandano anco le munitioni. | </w:t>
      </w:r>
    </w:p>
    <w:p w14:paraId="6C99419F" w14:textId="69A428F3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Havendo questi signori inteso, che d’Inghilterra era partito l’altro </w:t>
      </w:r>
      <w:r w:rsidR="00783CD5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>mbasciator moscovita | con li regali, et accompagnamenti fatti da quei mercanti per loro interesse, | né tenendone avviso dal loro Ambasciatore li hanno scritte lettere assai | gravi, che in negotio di tanto momento non habbi scritto, et avver-|tito di qua quello, che occorre; et mal volentieri sentirebbono |</w:t>
      </w:r>
    </w:p>
    <w:p w14:paraId="4E775B0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299v / </w:t>
      </w:r>
    </w:p>
    <w:p w14:paraId="53EB4B7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questi signori; et particolarmente li traficanti nel Paese del Moscovita, che | l’esclusione li venisse particolarmente dalla parte delli Inglesi. Hanno però | procurato, che di qua partì sodisfatto esso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78"/>
      </w:r>
      <w:r w:rsidRPr="002A6193">
        <w:rPr>
          <w:rFonts w:eastAsia="NSimSun"/>
          <w:kern w:val="2"/>
          <w:lang w:eastAsia="hi-IN" w:bidi="hi-IN"/>
        </w:rPr>
        <w:t xml:space="preserve"> Ministro col detto | presente; et coll’accompagnamento, che sua Eccellenza, il conte Guglielmo, et | alcuni dei stati li fecero fino a meza stradda di Leidem, et in | Amsterdam doveva esser trattato, et regalato a spese publiche | come qui si è fatto. | </w:t>
      </w:r>
    </w:p>
    <w:p w14:paraId="04BA2797" w14:textId="63A94EE4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Invio qui aggiunta la copia della lettera, che questi interessati nella con-|dotta del conte di Levenstein hanno solecitata, et finalmente ottenuta | dai signori Stati in loro raccomandatione a vostra Serenità, et ho stimato bene d’inviarne | anc’io la traduttione, che ne ho fatta in italiano dalla quale | vedrà come sue Eccellenze desiderino esser sgraviate dalle importune instanze | di questi interessati. Sentirà come si fondino nel ricercar, che | sia restituita la parte esborsata delli 22</w:t>
      </w:r>
      <w:r w:rsidR="007B64B9" w:rsidRPr="002A6193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ducati, et ella colla | sua somma, et singular prudenza potrà procurar di render con-|tenti con buone parole gl’intervenienti loro, compiacendosi anco | di risponder con sue lettere alli signori Stati, poiché mostrano deside-|rarlo per loro sollevo, che così mi ha replicato il secretario dell’assem-|blea, che di nuovo mi ha raccommandato il negotio. Io a detti interessati | non ho potuto negare di dar ancor una mia lettera per la Serenità vostra | tanto me ne hanno pregato. Gratie etc. |</w:t>
      </w:r>
    </w:p>
    <w:p w14:paraId="748D70CB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12D0AA3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Dall’Haya a’ </w:t>
      </w:r>
      <w:r w:rsidRPr="002A6193">
        <w:rPr>
          <w:rFonts w:eastAsia="NSimSun"/>
          <w:smallCaps/>
          <w:kern w:val="2"/>
          <w:lang w:eastAsia="hi-IN" w:bidi="hi-IN"/>
        </w:rPr>
        <w:t>x</w:t>
      </w:r>
      <w:r w:rsidRPr="002A6193">
        <w:rPr>
          <w:rFonts w:eastAsia="NSimSun"/>
          <w:kern w:val="2"/>
          <w:lang w:eastAsia="hi-IN" w:bidi="hi-IN"/>
        </w:rPr>
        <w:t xml:space="preserve"> luglio 1618 |</w:t>
      </w:r>
    </w:p>
    <w:p w14:paraId="67FE08D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17A5590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humilissimo, et devotissimo servitore |</w:t>
      </w:r>
    </w:p>
    <w:p w14:paraId="3D542061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5F6AF8BC" w14:textId="05D4BB3A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 </w:t>
      </w:r>
    </w:p>
    <w:p w14:paraId="25D539C9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300r-v /</w:t>
      </w:r>
    </w:p>
    <w:p w14:paraId="0016A6AB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Tagliata</w:t>
      </w:r>
    </w:p>
    <w:p w14:paraId="0004AF03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EBAC51B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301r / </w:t>
      </w:r>
    </w:p>
    <w:p w14:paraId="6E287B16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 xml:space="preserve">Bianca </w:t>
      </w:r>
    </w:p>
    <w:p w14:paraId="2206DC2D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C397473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301v /</w:t>
      </w:r>
    </w:p>
    <w:p w14:paraId="43355245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6FA1E985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prima |</w:t>
      </w:r>
    </w:p>
    <w:p w14:paraId="318885F5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44 fin 45 |</w:t>
      </w:r>
    </w:p>
    <w:p w14:paraId="5D87DE8B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07172D5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traccia di sigillo</w:t>
      </w:r>
    </w:p>
    <w:p w14:paraId="5B4F2447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62F9BE7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6B7C93C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301vC /</w:t>
      </w:r>
    </w:p>
    <w:p w14:paraId="253F2A18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10 luglio 1618 ricevute a’ 25 detto | </w:t>
      </w:r>
    </w:p>
    <w:p w14:paraId="033E8FB2" w14:textId="4D1F5FD5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Dall’Haya.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44 |</w:t>
      </w:r>
    </w:p>
    <w:p w14:paraId="121B6341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FBB61F3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L. SS. R. | </w:t>
      </w:r>
    </w:p>
    <w:p w14:paraId="12A96DA3" w14:textId="77777777" w:rsidR="00AD7C43" w:rsidRPr="002A6193" w:rsidRDefault="00E54E37" w:rsidP="00AD7C43">
      <w:pPr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82</w:t>
      </w:r>
    </w:p>
    <w:p w14:paraId="08DFCF33" w14:textId="77777777" w:rsidR="00AD7C43" w:rsidRPr="002A6193" w:rsidRDefault="00E54E37" w:rsidP="00AD7C43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10 luglio 1618, L’Aia (cc. 302r-v, 313r-v)</w:t>
      </w:r>
    </w:p>
    <w:p w14:paraId="0D1C87DC" w14:textId="77777777" w:rsidR="002F2874" w:rsidRPr="002A6193" w:rsidRDefault="002F2874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A94BC78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302r / </w:t>
      </w:r>
    </w:p>
    <w:p w14:paraId="570F0E4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77A2921A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45 comincia 44 | </w:t>
      </w:r>
    </w:p>
    <w:p w14:paraId="32CBDC04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1C466EF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76ADC4B9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la replicata delle mie lettere dei 3 sarà qui aggiunta con le scritture | chiamate in essa. Con queste invio li roli delle 4 navi di | Nort-Holandia, et l’inventario in fiamingo delli apprestamenti posti | in uno dei vasselli, et negl’altri tre sono le medesime cose ad uno | un poco più, che all’altro. La strettezza del tempo non mi ha | permesso il farlo tradurre; ma così lo stimo meglio per la cogni-|tione, che di là si haverà più propria del nome di detti apprestamenti. | Il provisioniero di quell’Amiralità mi ho portate tutte queste | scritture, et il conto insieme della dispensa del denaro havuto | da quei signori che per esser in fiamingo, et cosa lunga mi riserbo | a farlo tradurre insieme con l’altro di Roterdam capitatomi in | questo punto, et poi con quello di Amsterdam che tuttavia | attendo, manderoli alla Serenità vostra, alla quale, se si compiacerà, | invierò anco li originali sottoscritti dai signori sudetti. Li volumi | sono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79"/>
      </w:r>
      <w:r w:rsidRPr="002A6193">
        <w:rPr>
          <w:rFonts w:eastAsia="NSimSun"/>
          <w:kern w:val="2"/>
          <w:lang w:eastAsia="hi-IN" w:bidi="hi-IN"/>
        </w:rPr>
        <w:t xml:space="preserve"> grandi, et per sicurezza vi bisognerebbe una persona espressa | per portarli con le altre scritture, come anco le stesse polizze | di chi ha dati li apprestamenti che tutto m’hanno mandato. | Starà a vostra Serenità il commandare, et io essequirò quant’|ella mi ordinerà in questo proposito. | </w:t>
      </w:r>
    </w:p>
    <w:p w14:paraId="0360EE9D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Dalle Amiralità tutte è stato risposto sopra la mia instanza, | la risposta di quelli di Roterdam è venuta solamente questa | mattina, onde dimani soleciterò appresso il Presidente perché | si deliberi sopra quanto ho ricercato in nome di vostra Serenità. |</w:t>
      </w:r>
    </w:p>
    <w:p w14:paraId="38AEA4D3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Mando aggiunto il ricever delli borgomastri d’Encusen per il | debito del capitan Acthoven sopra il quale alla Serenità vostra |</w:t>
      </w:r>
    </w:p>
    <w:p w14:paraId="1EF5F77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302v / </w:t>
      </w:r>
    </w:p>
    <w:p w14:paraId="5D2253C9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doveranno esser fatti buoni 164 scudi </w:t>
      </w:r>
      <w:r w:rsidRPr="002A6193">
        <w:rPr>
          <w:rFonts w:eastAsia="NSimSun"/>
          <w:i/>
          <w:kern w:val="2"/>
          <w:lang w:eastAsia="hi-IN" w:bidi="hi-IN"/>
        </w:rPr>
        <w:t>i quando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80"/>
      </w:r>
      <w:r w:rsidRPr="002A6193">
        <w:rPr>
          <w:rFonts w:eastAsia="NSimSun"/>
          <w:kern w:val="2"/>
          <w:lang w:eastAsia="hi-IN" w:bidi="hi-IN"/>
        </w:rPr>
        <w:t xml:space="preserve"> che tanto importano | se non fallo quattrocento undici fiorini, et quindeci piacchi | che ho fatti pagare a’ detti signori nel corpo di detto debito. |</w:t>
      </w:r>
    </w:p>
    <w:p w14:paraId="08F52688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Io spero che a quest’hora li 12 vasselli siano arrivati in golfo. | </w:t>
      </w:r>
    </w:p>
    <w:p w14:paraId="3FD3E116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Non ho havute che la settimana passata dall’amiraglio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81"/>
      </w:r>
      <w:r w:rsidRPr="002A6193">
        <w:rPr>
          <w:rFonts w:eastAsia="NSimSun"/>
          <w:kern w:val="2"/>
          <w:lang w:eastAsia="hi-IN" w:bidi="hi-IN"/>
        </w:rPr>
        <w:t xml:space="preserve"> | Kerckoven le lettere de’ 24 maggio del suo arrivo in quel | giorno a Valmua, et una dei 5 del passato con avviso, che | per la contrarietà de’ venti si era ivi convenuto fermar con | la flotta, che qualche nave haveva patito per tempesta | di mare, ma che sperava far vella il giorno seguente, | havendo ordinate tre squadre rispetto a qualche avviso che | haveva, che verso Lisbona vi fossero vasselli spagnuoli da | guerra. Non ho havuto altro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82"/>
      </w:r>
      <w:r w:rsidRPr="002A6193">
        <w:rPr>
          <w:rFonts w:eastAsia="NSimSun"/>
          <w:kern w:val="2"/>
          <w:lang w:eastAsia="hi-IN" w:bidi="hi-IN"/>
        </w:rPr>
        <w:t xml:space="preserve"> in tanto tempo, che mi fa | sperare saranno passati felicemente. | </w:t>
      </w:r>
    </w:p>
    <w:p w14:paraId="3E6ECCE1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L’Amiraglio mi prega di raccommandarlo alla Serenità vostra per il suo tratte-|nimento estraordinario, dicendo che si era fidaro alla sua semplice | parola, senza parlarne di qua, et ch’egli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083"/>
      </w:r>
      <w:r w:rsidRPr="002A6193">
        <w:rPr>
          <w:rFonts w:eastAsia="NSimSun"/>
          <w:kern w:val="2"/>
          <w:lang w:eastAsia="hi-IN" w:bidi="hi-IN"/>
        </w:rPr>
        <w:t xml:space="preserve"> si sarebbe rimesso | alla munificenza, et benignità di lei. | </w:t>
      </w:r>
    </w:p>
    <w:p w14:paraId="3BB69CF2" w14:textId="47AC5E52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Quel gentilhuomo del Palatino fu a salutarmi in nome del signor | principe di Hanault, et in conformità di quanto vostra Serenità | desiderava già saper della sua intentione di servirla | mi disse a buon proposito</w:t>
      </w:r>
      <w:r w:rsidRPr="002A6193">
        <w:footnoteReference w:id="1084"/>
      </w:r>
      <w:r w:rsidRPr="002A6193">
        <w:rPr>
          <w:rFonts w:eastAsia="NSimSun"/>
          <w:kern w:val="2"/>
          <w:lang w:eastAsia="hi-IN" w:bidi="hi-IN"/>
        </w:rPr>
        <w:t xml:space="preserve"> poter assicurarmi viver sua Eccellenza | servitore della serenissima Republica, et volontieri s’impiegarà | in suo servitio, quando l’occasione si rappresenti, ée | sia ricercato, et habbi conditioni proprie alle sue qualità | </w:t>
      </w:r>
    </w:p>
    <w:p w14:paraId="67AFB525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 xml:space="preserve">/ 313r / </w:t>
      </w:r>
    </w:p>
    <w:p w14:paraId="5AC54659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et massime hora, ch’è capo della casa doppo la morte del | Principe maggiore suo fratello. Io stando sopra un semplice | complimento ho cavato che non si sarebbe contentato venir | a servire che con titolo di generale delle genti alemane | tanto delle proprie, che d’altre di qua da’ monti, includen-|dovi anco le Svizzeri; a che conseguiterebbono, come | si può creder li aggiunti de’ stipendii, et altro. Io ad ogni | buon fine ho voluto significarle questo tanto: perché | sappi l’inclinatione per confronto di quello haverà havuto | la Serenità vostra da altra parte. | </w:t>
      </w:r>
    </w:p>
    <w:p w14:paraId="5D28B27A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Inviai colle mie n° 43 la passata settimana le lettere che | in risposta scriveva a vostra Serenità il signor principe Mauritio; | hora aggiungo a queste la risposta dei signori Stati. Gratie etc. |</w:t>
      </w:r>
    </w:p>
    <w:p w14:paraId="7D53CC9B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2DD51CB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Dall’Haya a’ </w:t>
      </w:r>
      <w:r w:rsidRPr="002A6193">
        <w:rPr>
          <w:rFonts w:eastAsia="NSimSun"/>
          <w:smallCaps/>
          <w:kern w:val="2"/>
          <w:lang w:eastAsia="hi-IN" w:bidi="hi-IN"/>
        </w:rPr>
        <w:t>x</w:t>
      </w:r>
      <w:r w:rsidRPr="002A6193">
        <w:rPr>
          <w:rFonts w:eastAsia="NSimSun"/>
          <w:kern w:val="2"/>
          <w:lang w:eastAsia="hi-IN" w:bidi="hi-IN"/>
        </w:rPr>
        <w:t xml:space="preserve"> luglio 1618 |</w:t>
      </w:r>
    </w:p>
    <w:p w14:paraId="4F979969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05E5219F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humilissimo et devotissimo servitore | </w:t>
      </w:r>
    </w:p>
    <w:p w14:paraId="42478762" w14:textId="3AAB57DD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Christofforo Suriano | </w:t>
      </w:r>
    </w:p>
    <w:p w14:paraId="4D21A466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EACC92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313v / </w:t>
      </w:r>
    </w:p>
    <w:p w14:paraId="65AEA14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776F24F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7DEB278B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45 comincia 44 |</w:t>
      </w:r>
    </w:p>
    <w:p w14:paraId="415908B1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FAF384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traccia di sigillo</w:t>
      </w:r>
    </w:p>
    <w:p w14:paraId="500DFA2B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</w:p>
    <w:p w14:paraId="4343145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7F6F595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313vC / </w:t>
      </w:r>
    </w:p>
    <w:p w14:paraId="6DC255DC" w14:textId="77777777" w:rsidR="002F2874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10 luglio 1618 ricevute a’ 25 detto |</w:t>
      </w:r>
    </w:p>
    <w:p w14:paraId="5364C63E" w14:textId="5A569E96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Haya.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45 |</w:t>
      </w:r>
    </w:p>
    <w:p w14:paraId="5C1612F6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5E24A6C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654DF004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9FDC109" w14:textId="77777777" w:rsidR="00AD7C43" w:rsidRPr="002A6193" w:rsidRDefault="00AD7C43" w:rsidP="00AD7C43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5CD62C54" w14:textId="77777777" w:rsidR="00994FB7" w:rsidRPr="002A6193" w:rsidRDefault="00994FB7" w:rsidP="00994FB7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n. 83</w:t>
      </w:r>
    </w:p>
    <w:p w14:paraId="1F6F6730" w14:textId="77777777" w:rsidR="00994FB7" w:rsidRPr="002A6193" w:rsidRDefault="00994FB7" w:rsidP="00994FB7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Allegato I al n. 82 (cc. 303r-v, 312r-v)</w:t>
      </w:r>
    </w:p>
    <w:p w14:paraId="0FD659A8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</w:p>
    <w:p w14:paraId="2D3A44DE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/ 303r /</w:t>
      </w:r>
    </w:p>
    <w:p w14:paraId="2F70D363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In lettere dell’Haya n° 45 de’ 10 luglio 1618 |</w:t>
      </w:r>
    </w:p>
    <w:p w14:paraId="166A5588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</w:p>
    <w:p w14:paraId="086010B6" w14:textId="77777777" w:rsidR="00994FB7" w:rsidRPr="002A6193" w:rsidRDefault="00994FB7" w:rsidP="00994FB7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Nous bourgemettres de la ville d</w:t>
      </w:r>
      <w:r w:rsidRPr="002A6193">
        <w:rPr>
          <w:rFonts w:eastAsia="NSimSun"/>
          <w:kern w:val="2"/>
          <w:lang w:eastAsia="hi-IN" w:bidi="hi-IN"/>
        </w:rPr>
        <w:t>’</w:t>
      </w:r>
      <w:r w:rsidRPr="002A6193">
        <w:rPr>
          <w:rFonts w:eastAsia="NSimSun"/>
          <w:iCs/>
          <w:kern w:val="2"/>
          <w:lang w:eastAsia="hi-IN" w:bidi="hi-IN"/>
        </w:rPr>
        <w:t>Enchusen | declaront par la presente que le capitain | Jean van Achtoven a satisfaict à plain | à ce que touche pour luy et sa compagnie | pour les vivres et allogemens des soldats | et cela avecq un assignation du treize | cente et aultres de 361 f. 15 s., le quel | argent nous a esté payé par messieures | de l</w:t>
      </w:r>
      <w:r w:rsidRPr="002A6193">
        <w:rPr>
          <w:rFonts w:eastAsia="NSimSun"/>
          <w:kern w:val="2"/>
          <w:lang w:eastAsia="hi-IN" w:bidi="hi-IN"/>
        </w:rPr>
        <w:t>’</w:t>
      </w:r>
      <w:r w:rsidRPr="002A6193">
        <w:rPr>
          <w:rFonts w:eastAsia="NSimSun"/>
          <w:iCs/>
          <w:kern w:val="2"/>
          <w:lang w:eastAsia="hi-IN" w:bidi="hi-IN"/>
        </w:rPr>
        <w:t xml:space="preserve">Amiraulté par ordre de monseigneur | le resident de Venise, à conte de | la seconde paye de la compagnie dudict | Achtoven, promettant de tenir tousjours | bon le conte vers le dict Achtoven, ayant | à foy, de ce faict troiz semblable, | me servant que pour en effect. </w:t>
      </w:r>
      <w:r w:rsidRPr="002A6193">
        <w:rPr>
          <w:rFonts w:eastAsia="NSimSun"/>
          <w:iCs/>
          <w:caps/>
          <w:kern w:val="2"/>
          <w:lang w:eastAsia="hi-IN" w:bidi="hi-IN"/>
        </w:rPr>
        <w:t>à</w:t>
      </w:r>
      <w:r w:rsidRPr="002A6193">
        <w:rPr>
          <w:rFonts w:eastAsia="NSimSun"/>
          <w:iCs/>
          <w:kern w:val="2"/>
          <w:lang w:eastAsia="hi-IN" w:bidi="hi-IN"/>
        </w:rPr>
        <w:t xml:space="preserve"> | Enchuse ce </w:t>
      </w:r>
      <w:r w:rsidRPr="002A6193">
        <w:rPr>
          <w:rFonts w:eastAsia="NSimSun"/>
          <w:iCs/>
          <w:smallCaps/>
          <w:kern w:val="2"/>
          <w:lang w:eastAsia="hi-IN" w:bidi="hi-IN"/>
        </w:rPr>
        <w:t xml:space="preserve">xxi </w:t>
      </w:r>
      <w:r w:rsidRPr="002A6193">
        <w:rPr>
          <w:rFonts w:eastAsia="NSimSun"/>
          <w:iCs/>
          <w:kern w:val="2"/>
          <w:lang w:eastAsia="hi-IN" w:bidi="hi-IN"/>
        </w:rPr>
        <w:t>juin l</w:t>
      </w:r>
      <w:r w:rsidRPr="002A6193">
        <w:rPr>
          <w:rFonts w:eastAsia="NSimSun"/>
          <w:kern w:val="2"/>
          <w:lang w:eastAsia="hi-IN" w:bidi="hi-IN"/>
        </w:rPr>
        <w:t>’</w:t>
      </w:r>
      <w:r w:rsidRPr="002A6193">
        <w:rPr>
          <w:rFonts w:eastAsia="NSimSun"/>
          <w:iCs/>
          <w:kern w:val="2"/>
          <w:lang w:eastAsia="hi-IN" w:bidi="hi-IN"/>
        </w:rPr>
        <w:t xml:space="preserve">an </w:t>
      </w:r>
      <w:r w:rsidRPr="002A6193">
        <w:rPr>
          <w:rFonts w:eastAsia="NSimSun"/>
          <w:iCs/>
          <w:smallCaps/>
          <w:kern w:val="2"/>
          <w:lang w:eastAsia="hi-IN" w:bidi="hi-IN"/>
        </w:rPr>
        <w:t>xvi</w:t>
      </w:r>
      <w:r w:rsidRPr="002A6193">
        <w:rPr>
          <w:rFonts w:eastAsia="NSimSun"/>
          <w:iCs/>
          <w:kern w:val="2"/>
          <w:vertAlign w:val="superscript"/>
          <w:lang w:eastAsia="hi-IN" w:bidi="hi-IN"/>
        </w:rPr>
        <w:t>e</w:t>
      </w:r>
      <w:r w:rsidRPr="002A6193">
        <w:rPr>
          <w:rFonts w:eastAsia="NSimSun"/>
          <w:iCs/>
          <w:kern w:val="2"/>
          <w:lang w:eastAsia="hi-IN" w:bidi="hi-IN"/>
        </w:rPr>
        <w:t xml:space="preserve"> | [dix]huict</w:t>
      </w:r>
      <w:r w:rsidRPr="002A6193">
        <w:rPr>
          <w:rStyle w:val="FootnoteReference"/>
          <w:rFonts w:eastAsia="NSimSun"/>
          <w:iCs/>
          <w:kern w:val="2"/>
          <w:lang w:eastAsia="hi-IN" w:bidi="hi-IN"/>
        </w:rPr>
        <w:footnoteReference w:id="1085"/>
      </w:r>
      <w:r w:rsidRPr="002A6193">
        <w:rPr>
          <w:rFonts w:eastAsia="NSimSun"/>
          <w:iCs/>
          <w:kern w:val="2"/>
          <w:lang w:eastAsia="hi-IN" w:bidi="hi-IN"/>
        </w:rPr>
        <w:t>. |</w:t>
      </w:r>
    </w:p>
    <w:p w14:paraId="686DC279" w14:textId="77777777" w:rsidR="00994FB7" w:rsidRPr="002A6193" w:rsidRDefault="00994FB7" w:rsidP="00994FB7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</w:p>
    <w:p w14:paraId="55CA8A2D" w14:textId="77777777" w:rsidR="00994FB7" w:rsidRPr="002A6193" w:rsidRDefault="00994FB7" w:rsidP="00994FB7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iCs/>
          <w:kern w:val="2"/>
          <w:lang w:eastAsia="hi-IN" w:bidi="hi-IN"/>
        </w:rPr>
        <w:t>Sigillo</w:t>
      </w:r>
    </w:p>
    <w:p w14:paraId="5623C19B" w14:textId="77777777" w:rsidR="00994FB7" w:rsidRPr="002A6193" w:rsidRDefault="00994FB7" w:rsidP="00994FB7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</w:p>
    <w:p w14:paraId="34C7284F" w14:textId="77777777" w:rsidR="00994FB7" w:rsidRPr="00CB1FBA" w:rsidRDefault="00994FB7" w:rsidP="00994FB7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 xml:space="preserve">Ter ordonnantie van myn E. Heed. </w:t>
      </w:r>
      <w:r w:rsidRPr="00CB1FBA">
        <w:rPr>
          <w:rFonts w:eastAsia="NSimSun"/>
          <w:iCs/>
          <w:kern w:val="2"/>
          <w:lang w:eastAsia="hi-IN" w:bidi="hi-IN"/>
        </w:rPr>
        <w:t>| burgermeestere des stede Enchusen | Onderteichens by my |</w:t>
      </w:r>
    </w:p>
    <w:p w14:paraId="57621FBC" w14:textId="2A3DE699" w:rsidR="00994FB7" w:rsidRPr="002A6193" w:rsidRDefault="00994FB7" w:rsidP="00994FB7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Keinerts | 1618 |</w:t>
      </w:r>
      <w:r w:rsidR="00D13B49" w:rsidRPr="002A6193">
        <w:rPr>
          <w:rFonts w:eastAsia="NSimSun"/>
          <w:iCs/>
          <w:kern w:val="2"/>
          <w:lang w:eastAsia="hi-IN" w:bidi="hi-IN"/>
        </w:rPr>
        <w:t xml:space="preserve"> </w:t>
      </w:r>
    </w:p>
    <w:p w14:paraId="6A68629C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</w:p>
    <w:p w14:paraId="419BE96B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/ 303v /</w:t>
      </w:r>
    </w:p>
    <w:p w14:paraId="1556732F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iCs/>
          <w:kern w:val="2"/>
          <w:lang w:eastAsia="hi-IN" w:bidi="hi-IN"/>
        </w:rPr>
        <w:t>Bianca</w:t>
      </w:r>
    </w:p>
    <w:p w14:paraId="308D863A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</w:p>
    <w:p w14:paraId="406322BB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/ 312r /</w:t>
      </w:r>
    </w:p>
    <w:p w14:paraId="36383A99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iCs/>
          <w:kern w:val="2"/>
          <w:lang w:eastAsia="hi-IN" w:bidi="hi-IN"/>
        </w:rPr>
        <w:t>Bianca</w:t>
      </w:r>
    </w:p>
    <w:p w14:paraId="262CD12E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</w:p>
    <w:p w14:paraId="2061A422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/ 312vC /</w:t>
      </w:r>
    </w:p>
    <w:p w14:paraId="5CE27EB2" w14:textId="77777777" w:rsidR="00994FB7" w:rsidRPr="002A6193" w:rsidRDefault="00994FB7" w:rsidP="00994FB7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n° 3 |</w:t>
      </w:r>
    </w:p>
    <w:p w14:paraId="78236467" w14:textId="77777777" w:rsidR="00994FB7" w:rsidRPr="002A6193" w:rsidRDefault="00994FB7" w:rsidP="00994FB7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Ricever delli borgomastri di | Encusen per il debito del capitano | Gio. Hactoven |</w:t>
      </w:r>
    </w:p>
    <w:p w14:paraId="00CFB949" w14:textId="77777777" w:rsidR="00994FB7" w:rsidRPr="002A6193" w:rsidRDefault="00994FB7" w:rsidP="00994FB7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nella 2</w:t>
      </w:r>
      <w:r w:rsidRPr="002A6193">
        <w:rPr>
          <w:rFonts w:eastAsia="NSimSun"/>
          <w:kern w:val="2"/>
          <w:vertAlign w:val="superscript"/>
          <w:lang w:eastAsia="hi-IN" w:bidi="hi-IN"/>
        </w:rPr>
        <w:t xml:space="preserve">da </w:t>
      </w:r>
      <w:r w:rsidRPr="002A6193">
        <w:rPr>
          <w:rFonts w:eastAsia="NSimSun"/>
          <w:kern w:val="2"/>
          <w:lang w:eastAsia="hi-IN" w:bidi="hi-IN"/>
        </w:rPr>
        <w:t xml:space="preserve">| </w:t>
      </w:r>
    </w:p>
    <w:p w14:paraId="3C03CE5B" w14:textId="77777777" w:rsidR="00994FB7" w:rsidRPr="002A6193" w:rsidRDefault="00994FB7" w:rsidP="00994FB7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791052AC" w14:textId="77777777" w:rsidR="00994FB7" w:rsidRPr="002A6193" w:rsidRDefault="00994FB7" w:rsidP="00994FB7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02407F15" w14:textId="77777777" w:rsidR="00994FB7" w:rsidRPr="002A6193" w:rsidRDefault="00994FB7" w:rsidP="00994FB7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n. 84 </w:t>
      </w:r>
    </w:p>
    <w:p w14:paraId="7F57FFFF" w14:textId="77777777" w:rsidR="00994FB7" w:rsidRPr="002A6193" w:rsidRDefault="00994FB7" w:rsidP="00994FB7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Allegato II al n. 82 (cc. 304r-v, 311r-v) </w:t>
      </w:r>
    </w:p>
    <w:p w14:paraId="6E04E2C1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</w:p>
    <w:p w14:paraId="4C7C0677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/ 304r /</w:t>
      </w:r>
    </w:p>
    <w:p w14:paraId="4D10E2EA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In duplicato delle lettere | n° 44, 45 |</w:t>
      </w:r>
    </w:p>
    <w:p w14:paraId="1BDE0320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In lettere dell’Haya n° 47 de’ 17 luglio 1618 |</w:t>
      </w:r>
    </w:p>
    <w:p w14:paraId="2F2AAD7B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</w:p>
    <w:p w14:paraId="134E0CC5" w14:textId="6472DC8F" w:rsidR="00994FB7" w:rsidRPr="002A6193" w:rsidRDefault="00994FB7" w:rsidP="00994FB7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Nous bourgemettres de la ville d</w:t>
      </w:r>
      <w:r w:rsidRPr="002A6193">
        <w:rPr>
          <w:rFonts w:eastAsia="NSimSun"/>
          <w:kern w:val="2"/>
          <w:lang w:eastAsia="hi-IN" w:bidi="hi-IN"/>
        </w:rPr>
        <w:t>’</w:t>
      </w:r>
      <w:r w:rsidRPr="002A6193">
        <w:rPr>
          <w:rFonts w:eastAsia="NSimSun"/>
          <w:iCs/>
          <w:kern w:val="2"/>
          <w:lang w:eastAsia="hi-IN" w:bidi="hi-IN"/>
        </w:rPr>
        <w:t>Enchusen | declaront par la presente que le capitain | Jean van Achtoven a satisfaict à plain | à ce que touche pour luy et sa compagnie, pour | les vivres et allogemens des soldats, et | cela avecq un assignation du treize cente | et aultres de f</w:t>
      </w:r>
      <w:r w:rsidR="007B64B9" w:rsidRPr="002A6193">
        <w:rPr>
          <w:rFonts w:eastAsia="NSimSun"/>
          <w:iCs/>
          <w:kern w:val="2"/>
          <w:lang w:eastAsia="hi-IN" w:bidi="hi-IN"/>
        </w:rPr>
        <w:t xml:space="preserve"> </w:t>
      </w:r>
      <w:r w:rsidRPr="002A6193">
        <w:rPr>
          <w:rFonts w:eastAsia="NSimSun"/>
          <w:iCs/>
          <w:kern w:val="2"/>
          <w:lang w:eastAsia="hi-IN" w:bidi="hi-IN"/>
        </w:rPr>
        <w:t>361,</w:t>
      </w:r>
      <w:r w:rsidR="007B64B9" w:rsidRPr="002A6193">
        <w:rPr>
          <w:rFonts w:eastAsia="NSimSun"/>
          <w:iCs/>
          <w:kern w:val="2"/>
          <w:lang w:eastAsia="hi-IN" w:bidi="hi-IN"/>
        </w:rPr>
        <w:t xml:space="preserve"> </w:t>
      </w:r>
      <w:r w:rsidRPr="002A6193">
        <w:rPr>
          <w:rFonts w:eastAsia="NSimSun"/>
          <w:iCs/>
          <w:kern w:val="2"/>
          <w:lang w:eastAsia="hi-IN" w:bidi="hi-IN"/>
        </w:rPr>
        <w:t>15,</w:t>
      </w:r>
      <w:r w:rsidR="007B64B9" w:rsidRPr="002A6193">
        <w:rPr>
          <w:rFonts w:eastAsia="NSimSun"/>
          <w:iCs/>
          <w:kern w:val="2"/>
          <w:lang w:eastAsia="hi-IN" w:bidi="hi-IN"/>
        </w:rPr>
        <w:t xml:space="preserve"> </w:t>
      </w:r>
      <w:r w:rsidRPr="002A6193">
        <w:rPr>
          <w:rFonts w:eastAsia="NSimSun"/>
          <w:iCs/>
          <w:kern w:val="2"/>
          <w:lang w:eastAsia="hi-IN" w:bidi="hi-IN"/>
        </w:rPr>
        <w:t>0 le quel argent | nous a esté payé par messieures de l</w:t>
      </w:r>
      <w:r w:rsidRPr="002A6193">
        <w:rPr>
          <w:rFonts w:eastAsia="NSimSun"/>
          <w:kern w:val="2"/>
          <w:lang w:eastAsia="hi-IN" w:bidi="hi-IN"/>
        </w:rPr>
        <w:t>’</w:t>
      </w:r>
      <w:r w:rsidRPr="002A6193">
        <w:rPr>
          <w:rFonts w:eastAsia="NSimSun"/>
          <w:iCs/>
          <w:kern w:val="2"/>
          <w:lang w:eastAsia="hi-IN" w:bidi="hi-IN"/>
        </w:rPr>
        <w:t xml:space="preserve">Amiraulté | par ordre de monseigneur le resident de | Venise, à conte de la seconde paye | de la compagnie dudict Achtoven, promettant | de tenir tousjours bon le conte vers le dict | Achtoven, ayant | à foy, de ce faict | troiz semblable, me servant que pour | en effect. </w:t>
      </w:r>
      <w:r w:rsidRPr="002A6193">
        <w:rPr>
          <w:rFonts w:eastAsia="NSimSun"/>
          <w:iCs/>
          <w:caps/>
          <w:kern w:val="2"/>
          <w:lang w:eastAsia="hi-IN" w:bidi="hi-IN"/>
        </w:rPr>
        <w:t>à</w:t>
      </w:r>
      <w:r w:rsidRPr="002A6193">
        <w:rPr>
          <w:rFonts w:eastAsia="NSimSun"/>
          <w:iCs/>
          <w:kern w:val="2"/>
          <w:lang w:eastAsia="hi-IN" w:bidi="hi-IN"/>
        </w:rPr>
        <w:t xml:space="preserve"> Enchuse ce </w:t>
      </w:r>
      <w:r w:rsidRPr="002A6193">
        <w:rPr>
          <w:rFonts w:eastAsia="NSimSun"/>
          <w:iCs/>
          <w:smallCaps/>
          <w:kern w:val="2"/>
          <w:lang w:eastAsia="hi-IN" w:bidi="hi-IN"/>
        </w:rPr>
        <w:t xml:space="preserve">xxi | </w:t>
      </w:r>
      <w:r w:rsidRPr="002A6193">
        <w:rPr>
          <w:rFonts w:eastAsia="NSimSun"/>
          <w:iCs/>
          <w:kern w:val="2"/>
          <w:lang w:eastAsia="hi-IN" w:bidi="hi-IN"/>
        </w:rPr>
        <w:t>de</w:t>
      </w:r>
      <w:r w:rsidRPr="002A6193">
        <w:rPr>
          <w:rFonts w:eastAsia="NSimSun"/>
          <w:iCs/>
          <w:smallCaps/>
          <w:kern w:val="2"/>
          <w:lang w:eastAsia="hi-IN" w:bidi="hi-IN"/>
        </w:rPr>
        <w:t xml:space="preserve"> </w:t>
      </w:r>
      <w:r w:rsidRPr="002A6193">
        <w:rPr>
          <w:rFonts w:eastAsia="NSimSun"/>
          <w:iCs/>
          <w:kern w:val="2"/>
          <w:lang w:eastAsia="hi-IN" w:bidi="hi-IN"/>
        </w:rPr>
        <w:t>juin l</w:t>
      </w:r>
      <w:r w:rsidRPr="002A6193">
        <w:rPr>
          <w:rFonts w:eastAsia="NSimSun"/>
          <w:kern w:val="2"/>
          <w:lang w:eastAsia="hi-IN" w:bidi="hi-IN"/>
        </w:rPr>
        <w:t>’</w:t>
      </w:r>
      <w:r w:rsidRPr="002A6193">
        <w:rPr>
          <w:rFonts w:eastAsia="NSimSun"/>
          <w:iCs/>
          <w:kern w:val="2"/>
          <w:lang w:eastAsia="hi-IN" w:bidi="hi-IN"/>
        </w:rPr>
        <w:t xml:space="preserve">an </w:t>
      </w:r>
      <w:r w:rsidRPr="002A6193">
        <w:rPr>
          <w:rFonts w:eastAsia="NSimSun"/>
          <w:iCs/>
          <w:smallCaps/>
          <w:kern w:val="2"/>
          <w:lang w:eastAsia="hi-IN" w:bidi="hi-IN"/>
        </w:rPr>
        <w:t>xvi</w:t>
      </w:r>
      <w:r w:rsidRPr="002A6193">
        <w:rPr>
          <w:rFonts w:eastAsia="NSimSun"/>
          <w:iCs/>
          <w:kern w:val="2"/>
          <w:vertAlign w:val="superscript"/>
          <w:lang w:eastAsia="hi-IN" w:bidi="hi-IN"/>
        </w:rPr>
        <w:t>e</w:t>
      </w:r>
      <w:r w:rsidRPr="002A6193">
        <w:rPr>
          <w:rFonts w:eastAsia="NSimSun"/>
          <w:iCs/>
          <w:kern w:val="2"/>
          <w:lang w:eastAsia="hi-IN" w:bidi="hi-IN"/>
        </w:rPr>
        <w:t xml:space="preserve"> | dixhuict. |</w:t>
      </w:r>
    </w:p>
    <w:p w14:paraId="344CA72D" w14:textId="77777777" w:rsidR="00994FB7" w:rsidRPr="002A6193" w:rsidRDefault="00994FB7" w:rsidP="00994FB7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</w:p>
    <w:p w14:paraId="7BB6395E" w14:textId="77777777" w:rsidR="00994FB7" w:rsidRPr="002A6193" w:rsidRDefault="00994FB7" w:rsidP="00994FB7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iCs/>
          <w:kern w:val="2"/>
          <w:lang w:eastAsia="hi-IN" w:bidi="hi-IN"/>
        </w:rPr>
        <w:t>Sigillo</w:t>
      </w:r>
    </w:p>
    <w:p w14:paraId="18C3CB0E" w14:textId="77777777" w:rsidR="00994FB7" w:rsidRPr="002A6193" w:rsidRDefault="00994FB7" w:rsidP="00994FB7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</w:p>
    <w:p w14:paraId="2A518DF6" w14:textId="77777777" w:rsidR="00994FB7" w:rsidRPr="00CB1FBA" w:rsidRDefault="00994FB7" w:rsidP="00994FB7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 xml:space="preserve">Ter ordonnantie van myn E. Heerd. </w:t>
      </w:r>
      <w:r w:rsidRPr="00CB1FBA">
        <w:rPr>
          <w:rFonts w:eastAsia="NSimSun"/>
          <w:iCs/>
          <w:kern w:val="2"/>
          <w:lang w:eastAsia="hi-IN" w:bidi="hi-IN"/>
        </w:rPr>
        <w:t>| burgermeestere Onderteichent by my | des stede secretario |</w:t>
      </w:r>
    </w:p>
    <w:p w14:paraId="15BFE0D9" w14:textId="0F30050A" w:rsidR="00994FB7" w:rsidRPr="002A6193" w:rsidRDefault="00994FB7" w:rsidP="00994FB7">
      <w:pPr>
        <w:widowControl w:val="0"/>
        <w:suppressAutoHyphens/>
        <w:jc w:val="both"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Keinerts | 1618 |</w:t>
      </w:r>
      <w:r w:rsidR="00D13B49" w:rsidRPr="002A6193">
        <w:rPr>
          <w:rFonts w:eastAsia="NSimSun"/>
          <w:iCs/>
          <w:kern w:val="2"/>
          <w:lang w:eastAsia="hi-IN" w:bidi="hi-IN"/>
        </w:rPr>
        <w:t xml:space="preserve"> </w:t>
      </w:r>
    </w:p>
    <w:p w14:paraId="7D21AD6F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</w:p>
    <w:p w14:paraId="10077BE8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/ 304v /</w:t>
      </w:r>
    </w:p>
    <w:p w14:paraId="0A291B12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iCs/>
          <w:kern w:val="2"/>
          <w:lang w:eastAsia="hi-IN" w:bidi="hi-IN"/>
        </w:rPr>
        <w:t>Bianca</w:t>
      </w:r>
    </w:p>
    <w:p w14:paraId="66004652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</w:p>
    <w:p w14:paraId="3396AE40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/ 311r /</w:t>
      </w:r>
    </w:p>
    <w:p w14:paraId="36A7ADC2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iCs/>
          <w:kern w:val="2"/>
          <w:lang w:eastAsia="hi-IN" w:bidi="hi-IN"/>
        </w:rPr>
        <w:t>Bianca</w:t>
      </w:r>
    </w:p>
    <w:p w14:paraId="59C1C384" w14:textId="77777777" w:rsidR="00994FB7" w:rsidRPr="002A6193" w:rsidRDefault="00994FB7" w:rsidP="00994FB7">
      <w:pPr>
        <w:widowControl w:val="0"/>
        <w:suppressAutoHyphens/>
        <w:rPr>
          <w:rFonts w:eastAsia="NSimSun"/>
          <w:i/>
          <w:iCs/>
          <w:kern w:val="2"/>
          <w:lang w:eastAsia="hi-IN" w:bidi="hi-IN"/>
        </w:rPr>
      </w:pPr>
    </w:p>
    <w:p w14:paraId="79768933" w14:textId="77777777" w:rsidR="00994FB7" w:rsidRPr="002A6193" w:rsidRDefault="00994FB7" w:rsidP="00994FB7">
      <w:pPr>
        <w:widowControl w:val="0"/>
        <w:suppressAutoHyphens/>
        <w:rPr>
          <w:rFonts w:eastAsia="NSimSun"/>
          <w:iCs/>
          <w:kern w:val="2"/>
          <w:lang w:eastAsia="hi-IN" w:bidi="hi-IN"/>
        </w:rPr>
      </w:pPr>
      <w:r w:rsidRPr="002A6193">
        <w:rPr>
          <w:rFonts w:eastAsia="NSimSun"/>
          <w:iCs/>
          <w:kern w:val="2"/>
          <w:lang w:eastAsia="hi-IN" w:bidi="hi-IN"/>
        </w:rPr>
        <w:t>/ 311vB /</w:t>
      </w:r>
    </w:p>
    <w:p w14:paraId="537A5918" w14:textId="77777777" w:rsidR="00994FB7" w:rsidRPr="002A6193" w:rsidRDefault="00994FB7" w:rsidP="00994FB7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Ricever de’ signori di Encusen | per li debiti del capitano Hactoven |</w:t>
      </w:r>
    </w:p>
    <w:p w14:paraId="17B8D965" w14:textId="77777777" w:rsidR="00994FB7" w:rsidRPr="002A6193" w:rsidRDefault="00994FB7" w:rsidP="00994FB7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nella 2</w:t>
      </w:r>
      <w:r w:rsidRPr="002A6193">
        <w:rPr>
          <w:rFonts w:eastAsia="NSimSun"/>
          <w:kern w:val="2"/>
          <w:vertAlign w:val="superscript"/>
          <w:lang w:eastAsia="hi-IN" w:bidi="hi-IN"/>
        </w:rPr>
        <w:t xml:space="preserve">da </w:t>
      </w:r>
      <w:r w:rsidRPr="002A6193">
        <w:rPr>
          <w:rFonts w:eastAsia="NSimSun"/>
          <w:kern w:val="2"/>
          <w:lang w:eastAsia="hi-IN" w:bidi="hi-IN"/>
        </w:rPr>
        <w:t>|</w:t>
      </w:r>
    </w:p>
    <w:p w14:paraId="2978ABD8" w14:textId="77777777" w:rsidR="00994FB7" w:rsidRPr="002A6193" w:rsidRDefault="00994FB7" w:rsidP="00994FB7"/>
    <w:p w14:paraId="2B637770" w14:textId="77777777" w:rsidR="00AD7C43" w:rsidRPr="002A6193" w:rsidRDefault="00AD7C43" w:rsidP="00AD7C43">
      <w:pPr>
        <w:widowControl w:val="0"/>
        <w:suppressAutoHyphens/>
        <w:rPr>
          <w:rFonts w:eastAsia="NSimSun"/>
          <w:kern w:val="2"/>
          <w:lang w:eastAsia="hi-IN" w:bidi="hi-IN"/>
        </w:rPr>
      </w:pPr>
    </w:p>
    <w:p w14:paraId="21E9D1FD" w14:textId="77777777" w:rsidR="00AD7C43" w:rsidRPr="002A6193" w:rsidRDefault="00E54E37" w:rsidP="00AD7C43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n. 85 </w:t>
      </w:r>
    </w:p>
    <w:p w14:paraId="2229A9A2" w14:textId="77777777" w:rsidR="00AD7C43" w:rsidRPr="002A6193" w:rsidRDefault="00E54E37" w:rsidP="00AD7C43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Allegato III al n. 82 (cc. 305r-310v) </w:t>
      </w:r>
    </w:p>
    <w:p w14:paraId="335D73B5" w14:textId="77777777" w:rsidR="00AD7C43" w:rsidRPr="002A6193" w:rsidRDefault="00AD7C43" w:rsidP="00AD7C43">
      <w:pPr>
        <w:widowControl w:val="0"/>
        <w:suppressAutoHyphens/>
        <w:jc w:val="center"/>
        <w:rPr>
          <w:rFonts w:eastAsia="NSimSun"/>
          <w:kern w:val="2"/>
          <w:lang w:eastAsia="hi-IN" w:bidi="hi-IN"/>
        </w:rPr>
      </w:pPr>
    </w:p>
    <w:p w14:paraId="232CC803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305r /</w:t>
      </w:r>
    </w:p>
    <w:p w14:paraId="0801EC17" w14:textId="77777777" w:rsidR="00AD7C43" w:rsidRPr="002A6193" w:rsidRDefault="00E54E37" w:rsidP="00AD7C43">
      <w:pPr>
        <w:jc w:val="both"/>
        <w:rPr>
          <w:rFonts w:eastAsia="Calibri"/>
          <w:iCs/>
        </w:rPr>
      </w:pPr>
      <w:r w:rsidRPr="002A6193">
        <w:rPr>
          <w:rFonts w:eastAsia="Calibri"/>
        </w:rPr>
        <w:t>In duplicato delle lettere | n° 44, 45 |</w:t>
      </w:r>
    </w:p>
    <w:p w14:paraId="4CCAEF65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 xml:space="preserve">In lettere dell’Haya n° 47 de’ 17 luglio 1618 | </w:t>
      </w:r>
    </w:p>
    <w:p w14:paraId="204EC2A5" w14:textId="77777777" w:rsidR="00CC72FE" w:rsidRPr="002A6193" w:rsidRDefault="00CC72FE" w:rsidP="004014CF">
      <w:pPr>
        <w:jc w:val="both"/>
        <w:rPr>
          <w:rFonts w:eastAsia="Calibri"/>
          <w:iCs/>
        </w:rPr>
      </w:pPr>
    </w:p>
    <w:tbl>
      <w:tblPr>
        <w:tblStyle w:val="Grigliatabella6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1418"/>
        <w:gridCol w:w="1843"/>
        <w:gridCol w:w="567"/>
        <w:gridCol w:w="709"/>
        <w:gridCol w:w="1417"/>
        <w:gridCol w:w="2126"/>
        <w:gridCol w:w="850"/>
      </w:tblGrid>
      <w:tr w:rsidR="007B64B9" w:rsidRPr="002A6193" w14:paraId="00FD0864" w14:textId="77777777" w:rsidTr="00495E1F">
        <w:trPr>
          <w:trHeight w:val="454"/>
        </w:trPr>
        <w:tc>
          <w:tcPr>
            <w:tcW w:w="709" w:type="dxa"/>
          </w:tcPr>
          <w:p w14:paraId="088DFC53" w14:textId="77777777" w:rsidR="00CC72FE" w:rsidRPr="002A6193" w:rsidRDefault="00E54E37" w:rsidP="003C6352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1.</w:t>
            </w:r>
          </w:p>
        </w:tc>
        <w:tc>
          <w:tcPr>
            <w:tcW w:w="1418" w:type="dxa"/>
          </w:tcPr>
          <w:p w14:paraId="4A15C176" w14:textId="77777777" w:rsidR="00CC72FE" w:rsidRPr="002A6193" w:rsidRDefault="000843DC" w:rsidP="003C6352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apitano</w:t>
            </w:r>
          </w:p>
        </w:tc>
        <w:tc>
          <w:tcPr>
            <w:tcW w:w="1843" w:type="dxa"/>
          </w:tcPr>
          <w:p w14:paraId="3FABA662" w14:textId="77777777" w:rsidR="00CC72FE" w:rsidRPr="002A6193" w:rsidRDefault="002B3542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Gysbrecht Jansse van</w:t>
            </w:r>
            <w:r w:rsidR="00E54E37" w:rsidRPr="002A6193">
              <w:rPr>
                <w:rFonts w:eastAsia="Calibri"/>
              </w:rPr>
              <w:t xml:space="preserve"> Horn</w:t>
            </w:r>
          </w:p>
        </w:tc>
        <w:tc>
          <w:tcPr>
            <w:tcW w:w="567" w:type="dxa"/>
            <w:vAlign w:val="bottom"/>
          </w:tcPr>
          <w:p w14:paraId="371AC143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45 |</w:t>
            </w:r>
          </w:p>
        </w:tc>
        <w:tc>
          <w:tcPr>
            <w:tcW w:w="709" w:type="dxa"/>
          </w:tcPr>
          <w:p w14:paraId="18750201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44.</w:t>
            </w:r>
          </w:p>
        </w:tc>
        <w:tc>
          <w:tcPr>
            <w:tcW w:w="1417" w:type="dxa"/>
          </w:tcPr>
          <w:p w14:paraId="5BDAB1F5" w14:textId="77777777" w:rsidR="00AD7C43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v</w:t>
            </w:r>
            <w:r w:rsidR="00E54E37" w:rsidRPr="002A6193">
              <w:rPr>
                <w:rFonts w:eastAsia="Calibri"/>
              </w:rPr>
              <w:t>elaro</w:t>
            </w:r>
          </w:p>
        </w:tc>
        <w:tc>
          <w:tcPr>
            <w:tcW w:w="2126" w:type="dxa"/>
          </w:tcPr>
          <w:p w14:paraId="6FE9FCC9" w14:textId="77777777" w:rsidR="00AD7C43" w:rsidRPr="002A6193" w:rsidRDefault="00B17F9C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Lij</w:t>
            </w:r>
            <w:r w:rsidR="00E54E37" w:rsidRPr="002A6193">
              <w:rPr>
                <w:rFonts w:eastAsia="Calibri"/>
              </w:rPr>
              <w:t>ns van Amsterdam</w:t>
            </w:r>
          </w:p>
        </w:tc>
        <w:tc>
          <w:tcPr>
            <w:tcW w:w="850" w:type="dxa"/>
            <w:vAlign w:val="bottom"/>
          </w:tcPr>
          <w:p w14:paraId="7E93A3BA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</w:tr>
      <w:tr w:rsidR="007B64B9" w:rsidRPr="002A6193" w14:paraId="1A73C81B" w14:textId="77777777" w:rsidTr="00495E1F">
        <w:trPr>
          <w:trHeight w:val="464"/>
        </w:trPr>
        <w:tc>
          <w:tcPr>
            <w:tcW w:w="709" w:type="dxa"/>
          </w:tcPr>
          <w:p w14:paraId="06379483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2.</w:t>
            </w:r>
          </w:p>
        </w:tc>
        <w:tc>
          <w:tcPr>
            <w:tcW w:w="1418" w:type="dxa"/>
          </w:tcPr>
          <w:p w14:paraId="1D491134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l</w:t>
            </w:r>
            <w:r w:rsidR="00E54E37" w:rsidRPr="002A6193">
              <w:rPr>
                <w:rFonts w:eastAsia="Calibri"/>
              </w:rPr>
              <w:t>uogotenente</w:t>
            </w:r>
          </w:p>
        </w:tc>
        <w:tc>
          <w:tcPr>
            <w:tcW w:w="1843" w:type="dxa"/>
          </w:tcPr>
          <w:p w14:paraId="1725ABED" w14:textId="77777777" w:rsidR="00CC72FE" w:rsidRPr="00CB1FBA" w:rsidRDefault="00E54E37" w:rsidP="00504998">
            <w:pPr>
              <w:rPr>
                <w:rFonts w:eastAsia="Calibri"/>
                <w:iCs/>
                <w:lang w:val="nl-BE"/>
              </w:rPr>
            </w:pPr>
            <w:r w:rsidRPr="00CB1FBA">
              <w:rPr>
                <w:rFonts w:eastAsia="Calibri"/>
                <w:lang w:val="nl-BE"/>
              </w:rPr>
              <w:t>Claes Jansse Ham van Horn</w:t>
            </w:r>
          </w:p>
        </w:tc>
        <w:tc>
          <w:tcPr>
            <w:tcW w:w="567" w:type="dxa"/>
            <w:vAlign w:val="bottom"/>
          </w:tcPr>
          <w:p w14:paraId="1B4167D9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3739A944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45.</w:t>
            </w:r>
          </w:p>
        </w:tc>
        <w:tc>
          <w:tcPr>
            <w:tcW w:w="1417" w:type="dxa"/>
            <w:vMerge w:val="restart"/>
          </w:tcPr>
          <w:p w14:paraId="3A1F6517" w14:textId="77777777" w:rsidR="00AD7C43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arinari della gabia</w:t>
            </w:r>
          </w:p>
          <w:p w14:paraId="6175FB2B" w14:textId="77777777" w:rsidR="00AD7C43" w:rsidRPr="002A6193" w:rsidRDefault="00AD7C43" w:rsidP="003C6352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06319C55" w14:textId="77777777" w:rsidR="00AD7C43" w:rsidRPr="002A6193" w:rsidRDefault="00B17F9C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Pietersse van Heu</w:t>
            </w:r>
            <w:r w:rsidR="00E54E37" w:rsidRPr="002A6193">
              <w:rPr>
                <w:rFonts w:eastAsia="Calibri"/>
              </w:rPr>
              <w:t>sden</w:t>
            </w:r>
          </w:p>
        </w:tc>
        <w:tc>
          <w:tcPr>
            <w:tcW w:w="850" w:type="dxa"/>
            <w:vAlign w:val="bottom"/>
          </w:tcPr>
          <w:p w14:paraId="38471816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243EA362" w14:textId="77777777" w:rsidTr="00495E1F">
        <w:trPr>
          <w:trHeight w:val="454"/>
        </w:trPr>
        <w:tc>
          <w:tcPr>
            <w:tcW w:w="709" w:type="dxa"/>
          </w:tcPr>
          <w:p w14:paraId="66D06B8E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3.</w:t>
            </w:r>
          </w:p>
        </w:tc>
        <w:tc>
          <w:tcPr>
            <w:tcW w:w="1418" w:type="dxa"/>
          </w:tcPr>
          <w:p w14:paraId="64BB05D1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atron</w:t>
            </w:r>
          </w:p>
        </w:tc>
        <w:tc>
          <w:tcPr>
            <w:tcW w:w="1843" w:type="dxa"/>
          </w:tcPr>
          <w:p w14:paraId="75DB1DF4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Gerrit Tunisse van Haveren</w:t>
            </w:r>
          </w:p>
        </w:tc>
        <w:tc>
          <w:tcPr>
            <w:tcW w:w="567" w:type="dxa"/>
            <w:vAlign w:val="bottom"/>
          </w:tcPr>
          <w:p w14:paraId="72192395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4976F467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46.</w:t>
            </w:r>
          </w:p>
        </w:tc>
        <w:tc>
          <w:tcPr>
            <w:tcW w:w="1417" w:type="dxa"/>
            <w:vMerge/>
          </w:tcPr>
          <w:p w14:paraId="738AF532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4ED80F1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Heindrick Adriaens van Horn</w:t>
            </w:r>
          </w:p>
        </w:tc>
        <w:tc>
          <w:tcPr>
            <w:tcW w:w="850" w:type="dxa"/>
            <w:vAlign w:val="bottom"/>
          </w:tcPr>
          <w:p w14:paraId="1678681B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132191CE" w14:textId="77777777" w:rsidTr="00495E1F">
        <w:trPr>
          <w:trHeight w:val="464"/>
        </w:trPr>
        <w:tc>
          <w:tcPr>
            <w:tcW w:w="709" w:type="dxa"/>
          </w:tcPr>
          <w:p w14:paraId="120EBCB3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4.</w:t>
            </w:r>
          </w:p>
        </w:tc>
        <w:tc>
          <w:tcPr>
            <w:tcW w:w="1418" w:type="dxa"/>
            <w:vMerge w:val="restart"/>
          </w:tcPr>
          <w:p w14:paraId="5A69C730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ilota</w:t>
            </w:r>
          </w:p>
        </w:tc>
        <w:tc>
          <w:tcPr>
            <w:tcW w:w="1843" w:type="dxa"/>
          </w:tcPr>
          <w:p w14:paraId="270B6411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Heyn Jansee van Horn</w:t>
            </w:r>
          </w:p>
        </w:tc>
        <w:tc>
          <w:tcPr>
            <w:tcW w:w="567" w:type="dxa"/>
            <w:vAlign w:val="bottom"/>
          </w:tcPr>
          <w:p w14:paraId="7B0A9BAA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35 |</w:t>
            </w:r>
          </w:p>
        </w:tc>
        <w:tc>
          <w:tcPr>
            <w:tcW w:w="709" w:type="dxa"/>
          </w:tcPr>
          <w:p w14:paraId="6102D180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47.</w:t>
            </w:r>
          </w:p>
        </w:tc>
        <w:tc>
          <w:tcPr>
            <w:tcW w:w="1417" w:type="dxa"/>
            <w:vMerge/>
          </w:tcPr>
          <w:p w14:paraId="442C085F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849FB6D" w14:textId="77777777" w:rsidR="00AD7C43" w:rsidRPr="002A6193" w:rsidRDefault="000872E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Claes Jansse born Hambur</w:t>
            </w:r>
            <w:r w:rsidR="00E54E37" w:rsidRPr="002A6193">
              <w:rPr>
                <w:rFonts w:eastAsia="Calibri"/>
              </w:rPr>
              <w:t>ch</w:t>
            </w:r>
          </w:p>
        </w:tc>
        <w:tc>
          <w:tcPr>
            <w:tcW w:w="850" w:type="dxa"/>
            <w:vAlign w:val="bottom"/>
          </w:tcPr>
          <w:p w14:paraId="793F7968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8, 10 | </w:t>
            </w:r>
          </w:p>
        </w:tc>
      </w:tr>
      <w:tr w:rsidR="007B64B9" w:rsidRPr="002A6193" w14:paraId="6860F960" w14:textId="77777777" w:rsidTr="00495E1F">
        <w:trPr>
          <w:trHeight w:val="454"/>
        </w:trPr>
        <w:tc>
          <w:tcPr>
            <w:tcW w:w="709" w:type="dxa"/>
          </w:tcPr>
          <w:p w14:paraId="09E34B9B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5.</w:t>
            </w:r>
          </w:p>
        </w:tc>
        <w:tc>
          <w:tcPr>
            <w:tcW w:w="1418" w:type="dxa"/>
            <w:vMerge/>
          </w:tcPr>
          <w:p w14:paraId="6FD81C86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0CB28C1" w14:textId="77777777" w:rsidR="00CC72FE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Gysbrechtsse van Horn</w:t>
            </w:r>
          </w:p>
        </w:tc>
        <w:tc>
          <w:tcPr>
            <w:tcW w:w="567" w:type="dxa"/>
            <w:vAlign w:val="bottom"/>
          </w:tcPr>
          <w:p w14:paraId="1CE7597E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35 |</w:t>
            </w:r>
          </w:p>
        </w:tc>
        <w:tc>
          <w:tcPr>
            <w:tcW w:w="709" w:type="dxa"/>
          </w:tcPr>
          <w:p w14:paraId="72610765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48.</w:t>
            </w:r>
          </w:p>
        </w:tc>
        <w:tc>
          <w:tcPr>
            <w:tcW w:w="1417" w:type="dxa"/>
            <w:vMerge/>
          </w:tcPr>
          <w:p w14:paraId="0F65989E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79CA0AB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Jepsen van Hersem</w:t>
            </w:r>
          </w:p>
        </w:tc>
        <w:tc>
          <w:tcPr>
            <w:tcW w:w="850" w:type="dxa"/>
            <w:vAlign w:val="bottom"/>
          </w:tcPr>
          <w:p w14:paraId="5ECC8D98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6FBF54E0" w14:textId="77777777" w:rsidTr="00495E1F">
        <w:trPr>
          <w:trHeight w:val="454"/>
        </w:trPr>
        <w:tc>
          <w:tcPr>
            <w:tcW w:w="709" w:type="dxa"/>
          </w:tcPr>
          <w:p w14:paraId="6B4BCD0F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6.</w:t>
            </w:r>
          </w:p>
        </w:tc>
        <w:tc>
          <w:tcPr>
            <w:tcW w:w="1418" w:type="dxa"/>
            <w:vMerge w:val="restart"/>
          </w:tcPr>
          <w:p w14:paraId="5606BBF3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</w:t>
            </w:r>
            <w:r w:rsidR="00E54E37" w:rsidRPr="002A6193">
              <w:rPr>
                <w:rFonts w:eastAsia="Calibri"/>
              </w:rPr>
              <w:t>ppo</w:t>
            </w:r>
            <w:r w:rsidR="002B3542" w:rsidRPr="002A6193">
              <w:rPr>
                <w:rFonts w:eastAsia="Calibri"/>
              </w:rPr>
              <w:t>i</w:t>
            </w:r>
            <w:r w:rsidR="00E54E37" w:rsidRPr="002A6193">
              <w:rPr>
                <w:rFonts w:eastAsia="Calibri"/>
              </w:rPr>
              <w:t>ntadi</w:t>
            </w:r>
          </w:p>
        </w:tc>
        <w:tc>
          <w:tcPr>
            <w:tcW w:w="1843" w:type="dxa"/>
          </w:tcPr>
          <w:p w14:paraId="5B652AB9" w14:textId="77777777" w:rsidR="00CC72FE" w:rsidRPr="002A6193" w:rsidRDefault="002B3542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Bouw</w:t>
            </w:r>
            <w:r w:rsidR="00E54E37" w:rsidRPr="002A6193">
              <w:rPr>
                <w:rFonts w:eastAsia="Calibri"/>
              </w:rPr>
              <w:t>en Jansse van Horn</w:t>
            </w:r>
          </w:p>
        </w:tc>
        <w:tc>
          <w:tcPr>
            <w:tcW w:w="567" w:type="dxa"/>
            <w:vAlign w:val="bottom"/>
          </w:tcPr>
          <w:p w14:paraId="5324E60E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499A81AD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49.</w:t>
            </w:r>
          </w:p>
        </w:tc>
        <w:tc>
          <w:tcPr>
            <w:tcW w:w="1417" w:type="dxa"/>
            <w:vMerge/>
          </w:tcPr>
          <w:p w14:paraId="476D947A" w14:textId="77777777" w:rsidR="00AD7C43" w:rsidRPr="002A6193" w:rsidRDefault="00AD7C43" w:rsidP="003C6352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51E5E2DD" w14:textId="77777777" w:rsidR="00AD7C43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Adriaen Diricksse van Horn</w:t>
            </w:r>
          </w:p>
        </w:tc>
        <w:tc>
          <w:tcPr>
            <w:tcW w:w="850" w:type="dxa"/>
            <w:vAlign w:val="bottom"/>
          </w:tcPr>
          <w:p w14:paraId="7B3D0A41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59D9CB71" w14:textId="77777777" w:rsidTr="00495E1F">
        <w:trPr>
          <w:trHeight w:val="879"/>
        </w:trPr>
        <w:tc>
          <w:tcPr>
            <w:tcW w:w="709" w:type="dxa"/>
          </w:tcPr>
          <w:p w14:paraId="1A27F98F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7.</w:t>
            </w:r>
          </w:p>
        </w:tc>
        <w:tc>
          <w:tcPr>
            <w:tcW w:w="1418" w:type="dxa"/>
            <w:vMerge/>
          </w:tcPr>
          <w:p w14:paraId="0A9D90E2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9CBEED7" w14:textId="77777777" w:rsidR="00CC72FE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Claesse Romey van Horn</w:t>
            </w:r>
          </w:p>
        </w:tc>
        <w:tc>
          <w:tcPr>
            <w:tcW w:w="567" w:type="dxa"/>
            <w:vAlign w:val="bottom"/>
          </w:tcPr>
          <w:p w14:paraId="7F96858B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4C8E24B9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50.</w:t>
            </w:r>
          </w:p>
        </w:tc>
        <w:tc>
          <w:tcPr>
            <w:tcW w:w="1417" w:type="dxa"/>
          </w:tcPr>
          <w:p w14:paraId="0423B789" w14:textId="77777777" w:rsidR="00AD7C43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f</w:t>
            </w:r>
            <w:r w:rsidR="00E54E37" w:rsidRPr="002A6193">
              <w:rPr>
                <w:rFonts w:eastAsia="Calibri"/>
              </w:rPr>
              <w:t>abere</w:t>
            </w:r>
          </w:p>
        </w:tc>
        <w:tc>
          <w:tcPr>
            <w:tcW w:w="2126" w:type="dxa"/>
          </w:tcPr>
          <w:p w14:paraId="6944AC94" w14:textId="77777777" w:rsidR="00AD7C43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Michiel Claesse van Amsterdam</w:t>
            </w:r>
          </w:p>
        </w:tc>
        <w:tc>
          <w:tcPr>
            <w:tcW w:w="850" w:type="dxa"/>
            <w:vAlign w:val="center"/>
          </w:tcPr>
          <w:p w14:paraId="0A9D913F" w14:textId="77777777" w:rsidR="00AD7C43" w:rsidRPr="002A6193" w:rsidRDefault="00E54E37" w:rsidP="0050499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0AB3AD88" w14:textId="77777777" w:rsidTr="00495E1F">
        <w:trPr>
          <w:trHeight w:val="879"/>
        </w:trPr>
        <w:tc>
          <w:tcPr>
            <w:tcW w:w="709" w:type="dxa"/>
          </w:tcPr>
          <w:p w14:paraId="135E98AD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8.</w:t>
            </w:r>
          </w:p>
        </w:tc>
        <w:tc>
          <w:tcPr>
            <w:tcW w:w="1418" w:type="dxa"/>
            <w:vMerge/>
          </w:tcPr>
          <w:p w14:paraId="2F13EA88" w14:textId="77777777" w:rsidR="00CC72FE" w:rsidRPr="002A6193" w:rsidRDefault="00CC72FE" w:rsidP="003C6352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2A193A66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Cater van Amsterdam | non è trovato nella nave</w:t>
            </w:r>
            <w:r w:rsidRPr="002A6193">
              <w:rPr>
                <w:rFonts w:eastAsia="Calibri"/>
                <w:vertAlign w:val="superscript"/>
              </w:rPr>
              <w:footnoteReference w:id="1086"/>
            </w:r>
          </w:p>
        </w:tc>
        <w:tc>
          <w:tcPr>
            <w:tcW w:w="567" w:type="dxa"/>
            <w:vAlign w:val="bottom"/>
          </w:tcPr>
          <w:p w14:paraId="24E2307A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146A6E7F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51.</w:t>
            </w:r>
          </w:p>
        </w:tc>
        <w:tc>
          <w:tcPr>
            <w:tcW w:w="1417" w:type="dxa"/>
          </w:tcPr>
          <w:p w14:paraId="521DBE20" w14:textId="77777777" w:rsidR="00AD7C43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>ombardiero</w:t>
            </w:r>
          </w:p>
        </w:tc>
        <w:tc>
          <w:tcPr>
            <w:tcW w:w="2126" w:type="dxa"/>
          </w:tcPr>
          <w:p w14:paraId="5A13B01C" w14:textId="77777777" w:rsidR="00AD7C43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Prins van Groenigerlt</w:t>
            </w:r>
          </w:p>
        </w:tc>
        <w:tc>
          <w:tcPr>
            <w:tcW w:w="850" w:type="dxa"/>
            <w:vAlign w:val="center"/>
          </w:tcPr>
          <w:p w14:paraId="4057FDE2" w14:textId="77777777" w:rsidR="00AD7C43" w:rsidRPr="002A6193" w:rsidRDefault="00E54E37" w:rsidP="0050499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529E7880" w14:textId="77777777" w:rsidTr="00495E1F">
        <w:trPr>
          <w:trHeight w:val="879"/>
        </w:trPr>
        <w:tc>
          <w:tcPr>
            <w:tcW w:w="709" w:type="dxa"/>
          </w:tcPr>
          <w:p w14:paraId="2A14F97F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9.</w:t>
            </w:r>
          </w:p>
        </w:tc>
        <w:tc>
          <w:tcPr>
            <w:tcW w:w="1418" w:type="dxa"/>
          </w:tcPr>
          <w:p w14:paraId="01B454BB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crivan</w:t>
            </w:r>
          </w:p>
        </w:tc>
        <w:tc>
          <w:tcPr>
            <w:tcW w:w="1843" w:type="dxa"/>
          </w:tcPr>
          <w:p w14:paraId="7E234A5E" w14:textId="77777777" w:rsidR="00CC72FE" w:rsidRPr="00CB1FBA" w:rsidRDefault="00E54E37" w:rsidP="00504998">
            <w:pPr>
              <w:rPr>
                <w:rFonts w:eastAsia="Calibri"/>
                <w:iCs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Jacob</w:t>
            </w:r>
            <w:r w:rsidRPr="002A6193">
              <w:rPr>
                <w:rFonts w:eastAsia="Calibri"/>
                <w:vertAlign w:val="superscript"/>
              </w:rPr>
              <w:footnoteReference w:id="1087"/>
            </w:r>
            <w:r w:rsidRPr="00CB1FBA">
              <w:rPr>
                <w:rFonts w:eastAsia="Calibri"/>
                <w:lang w:val="nl-BE"/>
              </w:rPr>
              <w:t xml:space="preserve"> Boon Joosten van Horn</w:t>
            </w:r>
          </w:p>
        </w:tc>
        <w:tc>
          <w:tcPr>
            <w:tcW w:w="567" w:type="dxa"/>
            <w:vAlign w:val="bottom"/>
          </w:tcPr>
          <w:p w14:paraId="2AE90072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47C2EF67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52.</w:t>
            </w:r>
          </w:p>
        </w:tc>
        <w:tc>
          <w:tcPr>
            <w:tcW w:w="1417" w:type="dxa"/>
            <w:vMerge w:val="restart"/>
          </w:tcPr>
          <w:p w14:paraId="1C672207" w14:textId="77777777" w:rsidR="00AD7C43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arinar della gabia</w:t>
            </w:r>
          </w:p>
        </w:tc>
        <w:tc>
          <w:tcPr>
            <w:tcW w:w="2126" w:type="dxa"/>
          </w:tcPr>
          <w:p w14:paraId="3B9137B1" w14:textId="77777777" w:rsidR="00AD7C43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Heyn Cayres van Horn</w:t>
            </w:r>
          </w:p>
        </w:tc>
        <w:tc>
          <w:tcPr>
            <w:tcW w:w="850" w:type="dxa"/>
            <w:vAlign w:val="center"/>
          </w:tcPr>
          <w:p w14:paraId="4D125046" w14:textId="77777777" w:rsidR="00AD7C43" w:rsidRPr="002A6193" w:rsidRDefault="00E54E37" w:rsidP="0050499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793ED899" w14:textId="77777777" w:rsidTr="00495E1F">
        <w:trPr>
          <w:trHeight w:val="454"/>
        </w:trPr>
        <w:tc>
          <w:tcPr>
            <w:tcW w:w="709" w:type="dxa"/>
          </w:tcPr>
          <w:p w14:paraId="2481B5FF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10.</w:t>
            </w:r>
          </w:p>
        </w:tc>
        <w:tc>
          <w:tcPr>
            <w:tcW w:w="1418" w:type="dxa"/>
          </w:tcPr>
          <w:p w14:paraId="1F2FB5E8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n</w:t>
            </w:r>
            <w:r w:rsidR="00E54E37" w:rsidRPr="002A6193">
              <w:rPr>
                <w:rFonts w:eastAsia="Calibri"/>
              </w:rPr>
              <w:t>ochiero</w:t>
            </w:r>
          </w:p>
        </w:tc>
        <w:tc>
          <w:tcPr>
            <w:tcW w:w="1843" w:type="dxa"/>
          </w:tcPr>
          <w:p w14:paraId="04623697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Jedeman Cytges van Horn</w:t>
            </w:r>
          </w:p>
        </w:tc>
        <w:tc>
          <w:tcPr>
            <w:tcW w:w="567" w:type="dxa"/>
            <w:vAlign w:val="bottom"/>
          </w:tcPr>
          <w:p w14:paraId="46D4DFE6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6F9E585D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53.</w:t>
            </w:r>
          </w:p>
        </w:tc>
        <w:tc>
          <w:tcPr>
            <w:tcW w:w="1417" w:type="dxa"/>
            <w:vMerge/>
          </w:tcPr>
          <w:p w14:paraId="28B0D183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2624D75" w14:textId="77777777" w:rsidR="00AD7C43" w:rsidRPr="002A6193" w:rsidRDefault="000872E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Claes Jansse van Brouwersh</w:t>
            </w:r>
            <w:r w:rsidR="00E54E37" w:rsidRPr="002A6193">
              <w:rPr>
                <w:rFonts w:eastAsia="Calibri"/>
              </w:rPr>
              <w:t>aven</w:t>
            </w:r>
          </w:p>
        </w:tc>
        <w:tc>
          <w:tcPr>
            <w:tcW w:w="850" w:type="dxa"/>
            <w:vAlign w:val="bottom"/>
          </w:tcPr>
          <w:p w14:paraId="30424431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72EC7B0E" w14:textId="77777777" w:rsidTr="00495E1F">
        <w:trPr>
          <w:trHeight w:val="464"/>
        </w:trPr>
        <w:tc>
          <w:tcPr>
            <w:tcW w:w="709" w:type="dxa"/>
          </w:tcPr>
          <w:p w14:paraId="7B086CC0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11.</w:t>
            </w:r>
          </w:p>
        </w:tc>
        <w:tc>
          <w:tcPr>
            <w:tcW w:w="1418" w:type="dxa"/>
          </w:tcPr>
          <w:p w14:paraId="0D40F5AB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compagno</w:t>
            </w:r>
          </w:p>
        </w:tc>
        <w:tc>
          <w:tcPr>
            <w:tcW w:w="1843" w:type="dxa"/>
          </w:tcPr>
          <w:p w14:paraId="101D549A" w14:textId="77777777" w:rsidR="00CC72FE" w:rsidRPr="002A6193" w:rsidRDefault="002B3542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Alb</w:t>
            </w:r>
            <w:r w:rsidR="00E54E37" w:rsidRPr="002A6193">
              <w:rPr>
                <w:rFonts w:eastAsia="Calibri"/>
              </w:rPr>
              <w:t>ert Jansse van Horn</w:t>
            </w:r>
          </w:p>
        </w:tc>
        <w:tc>
          <w:tcPr>
            <w:tcW w:w="567" w:type="dxa"/>
            <w:vAlign w:val="bottom"/>
          </w:tcPr>
          <w:p w14:paraId="50434341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12 |</w:t>
            </w:r>
          </w:p>
        </w:tc>
        <w:tc>
          <w:tcPr>
            <w:tcW w:w="709" w:type="dxa"/>
          </w:tcPr>
          <w:p w14:paraId="3F77EE01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54.</w:t>
            </w:r>
          </w:p>
        </w:tc>
        <w:tc>
          <w:tcPr>
            <w:tcW w:w="1417" w:type="dxa"/>
            <w:vMerge/>
          </w:tcPr>
          <w:p w14:paraId="76F26A96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CEFEE9C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Pietro Willemsse Ley Horn</w:t>
            </w:r>
          </w:p>
        </w:tc>
        <w:tc>
          <w:tcPr>
            <w:tcW w:w="850" w:type="dxa"/>
            <w:vAlign w:val="bottom"/>
          </w:tcPr>
          <w:p w14:paraId="2BA1A2BA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48857D84" w14:textId="77777777" w:rsidTr="00495E1F">
        <w:trPr>
          <w:trHeight w:val="454"/>
        </w:trPr>
        <w:tc>
          <w:tcPr>
            <w:tcW w:w="709" w:type="dxa"/>
          </w:tcPr>
          <w:p w14:paraId="7539BED8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12.</w:t>
            </w:r>
          </w:p>
        </w:tc>
        <w:tc>
          <w:tcPr>
            <w:tcW w:w="1418" w:type="dxa"/>
          </w:tcPr>
          <w:p w14:paraId="435B60ED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enese</w:t>
            </w:r>
          </w:p>
        </w:tc>
        <w:tc>
          <w:tcPr>
            <w:tcW w:w="1843" w:type="dxa"/>
          </w:tcPr>
          <w:p w14:paraId="23A232B3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Jan Martsse Visser Horn </w:t>
            </w:r>
          </w:p>
        </w:tc>
        <w:tc>
          <w:tcPr>
            <w:tcW w:w="567" w:type="dxa"/>
            <w:vAlign w:val="bottom"/>
          </w:tcPr>
          <w:p w14:paraId="207FC543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60BF52B6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55.</w:t>
            </w:r>
          </w:p>
        </w:tc>
        <w:tc>
          <w:tcPr>
            <w:tcW w:w="1417" w:type="dxa"/>
            <w:vMerge/>
          </w:tcPr>
          <w:p w14:paraId="26D4F2E0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2763E49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Gerrit Freechsse van Jeveren</w:t>
            </w:r>
          </w:p>
        </w:tc>
        <w:tc>
          <w:tcPr>
            <w:tcW w:w="850" w:type="dxa"/>
            <w:vAlign w:val="bottom"/>
          </w:tcPr>
          <w:p w14:paraId="1D40583A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7, 10 | </w:t>
            </w:r>
          </w:p>
        </w:tc>
      </w:tr>
      <w:tr w:rsidR="007B64B9" w:rsidRPr="002A6193" w14:paraId="7D9BED95" w14:textId="77777777" w:rsidTr="00495E1F">
        <w:trPr>
          <w:trHeight w:val="879"/>
        </w:trPr>
        <w:tc>
          <w:tcPr>
            <w:tcW w:w="709" w:type="dxa"/>
          </w:tcPr>
          <w:p w14:paraId="442CFFA1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13.</w:t>
            </w:r>
          </w:p>
        </w:tc>
        <w:tc>
          <w:tcPr>
            <w:tcW w:w="1418" w:type="dxa"/>
          </w:tcPr>
          <w:p w14:paraId="0D5792B1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compagno</w:t>
            </w:r>
          </w:p>
        </w:tc>
        <w:tc>
          <w:tcPr>
            <w:tcW w:w="1843" w:type="dxa"/>
          </w:tcPr>
          <w:p w14:paraId="73A3438D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Gegrit Gysbrechtsse Sparendam</w:t>
            </w:r>
          </w:p>
        </w:tc>
        <w:tc>
          <w:tcPr>
            <w:tcW w:w="567" w:type="dxa"/>
            <w:vAlign w:val="bottom"/>
          </w:tcPr>
          <w:p w14:paraId="59635B5A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12 |</w:t>
            </w:r>
          </w:p>
        </w:tc>
        <w:tc>
          <w:tcPr>
            <w:tcW w:w="709" w:type="dxa"/>
          </w:tcPr>
          <w:p w14:paraId="53B47186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56.</w:t>
            </w:r>
          </w:p>
        </w:tc>
        <w:tc>
          <w:tcPr>
            <w:tcW w:w="1417" w:type="dxa"/>
            <w:vMerge/>
          </w:tcPr>
          <w:p w14:paraId="4C73F5C0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7A798F3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Claes Wendem van Hensberg</w:t>
            </w:r>
            <w:r w:rsidRPr="002A6193">
              <w:rPr>
                <w:rFonts w:eastAsia="Calibri"/>
                <w:vertAlign w:val="superscript"/>
              </w:rPr>
              <w:footnoteReference w:id="1088"/>
            </w:r>
          </w:p>
        </w:tc>
        <w:tc>
          <w:tcPr>
            <w:tcW w:w="850" w:type="dxa"/>
            <w:vAlign w:val="center"/>
          </w:tcPr>
          <w:p w14:paraId="13A35FB9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3EF06FE9" w14:textId="77777777" w:rsidTr="00495E1F">
        <w:trPr>
          <w:trHeight w:val="454"/>
        </w:trPr>
        <w:tc>
          <w:tcPr>
            <w:tcW w:w="709" w:type="dxa"/>
          </w:tcPr>
          <w:p w14:paraId="61F661DE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14.</w:t>
            </w:r>
          </w:p>
        </w:tc>
        <w:tc>
          <w:tcPr>
            <w:tcW w:w="1418" w:type="dxa"/>
            <w:vMerge w:val="restart"/>
          </w:tcPr>
          <w:p w14:paraId="44155B7D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q</w:t>
            </w:r>
            <w:r w:rsidR="00E54E37" w:rsidRPr="002A6193">
              <w:rPr>
                <w:rFonts w:eastAsia="Calibri"/>
              </w:rPr>
              <w:t>uartiermastri</w:t>
            </w:r>
          </w:p>
        </w:tc>
        <w:tc>
          <w:tcPr>
            <w:tcW w:w="1843" w:type="dxa"/>
          </w:tcPr>
          <w:p w14:paraId="02639C16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Comelis Claesse van Horn</w:t>
            </w:r>
          </w:p>
        </w:tc>
        <w:tc>
          <w:tcPr>
            <w:tcW w:w="567" w:type="dxa"/>
            <w:vAlign w:val="bottom"/>
          </w:tcPr>
          <w:p w14:paraId="4267AB05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15 |</w:t>
            </w:r>
          </w:p>
        </w:tc>
        <w:tc>
          <w:tcPr>
            <w:tcW w:w="709" w:type="dxa"/>
          </w:tcPr>
          <w:p w14:paraId="1E18AD0C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57.</w:t>
            </w:r>
          </w:p>
        </w:tc>
        <w:tc>
          <w:tcPr>
            <w:tcW w:w="1417" w:type="dxa"/>
            <w:vMerge/>
          </w:tcPr>
          <w:p w14:paraId="33B361C1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3B9EC07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Volckersse van Horn </w:t>
            </w:r>
          </w:p>
        </w:tc>
        <w:tc>
          <w:tcPr>
            <w:tcW w:w="850" w:type="dxa"/>
            <w:vAlign w:val="bottom"/>
          </w:tcPr>
          <w:p w14:paraId="0EA083E4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7C366987" w14:textId="77777777" w:rsidTr="00495E1F">
        <w:trPr>
          <w:trHeight w:val="879"/>
        </w:trPr>
        <w:tc>
          <w:tcPr>
            <w:tcW w:w="709" w:type="dxa"/>
          </w:tcPr>
          <w:p w14:paraId="29020C52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15.</w:t>
            </w:r>
          </w:p>
        </w:tc>
        <w:tc>
          <w:tcPr>
            <w:tcW w:w="1418" w:type="dxa"/>
            <w:vMerge/>
          </w:tcPr>
          <w:p w14:paraId="4E9F74FD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657E786" w14:textId="77777777" w:rsidR="00CC72FE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Huybrecht Claesse van Horm</w:t>
            </w:r>
          </w:p>
        </w:tc>
        <w:tc>
          <w:tcPr>
            <w:tcW w:w="567" w:type="dxa"/>
            <w:vAlign w:val="bottom"/>
          </w:tcPr>
          <w:p w14:paraId="0559E2D0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645F04F3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58.</w:t>
            </w:r>
          </w:p>
        </w:tc>
        <w:tc>
          <w:tcPr>
            <w:tcW w:w="1417" w:type="dxa"/>
            <w:vMerge/>
          </w:tcPr>
          <w:p w14:paraId="2C4DD1BE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0743C57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Volckers van Enckuisen</w:t>
            </w:r>
          </w:p>
        </w:tc>
        <w:tc>
          <w:tcPr>
            <w:tcW w:w="850" w:type="dxa"/>
            <w:vAlign w:val="center"/>
          </w:tcPr>
          <w:p w14:paraId="463BB909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6113A44D" w14:textId="77777777" w:rsidTr="00495E1F">
        <w:trPr>
          <w:trHeight w:val="454"/>
        </w:trPr>
        <w:tc>
          <w:tcPr>
            <w:tcW w:w="709" w:type="dxa"/>
          </w:tcPr>
          <w:p w14:paraId="4E7B6963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16.</w:t>
            </w:r>
          </w:p>
        </w:tc>
        <w:tc>
          <w:tcPr>
            <w:tcW w:w="1418" w:type="dxa"/>
            <w:vMerge/>
          </w:tcPr>
          <w:p w14:paraId="6F86D2DA" w14:textId="77777777" w:rsidR="00CC72FE" w:rsidRPr="002A6193" w:rsidRDefault="00CC72FE" w:rsidP="003C6352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2253F7DF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Jansse van Horn</w:t>
            </w:r>
          </w:p>
        </w:tc>
        <w:tc>
          <w:tcPr>
            <w:tcW w:w="567" w:type="dxa"/>
            <w:vAlign w:val="bottom"/>
          </w:tcPr>
          <w:p w14:paraId="0A58F776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121A2E5B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59.</w:t>
            </w:r>
          </w:p>
        </w:tc>
        <w:tc>
          <w:tcPr>
            <w:tcW w:w="1417" w:type="dxa"/>
            <w:vMerge/>
          </w:tcPr>
          <w:p w14:paraId="11710D49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9177426" w14:textId="77777777" w:rsidR="00AD7C43" w:rsidRPr="002A6193" w:rsidRDefault="00B81E16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Pietersse van Alcmar</w:t>
            </w:r>
          </w:p>
        </w:tc>
        <w:tc>
          <w:tcPr>
            <w:tcW w:w="850" w:type="dxa"/>
            <w:vAlign w:val="bottom"/>
          </w:tcPr>
          <w:p w14:paraId="53CFAC59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60B0A83E" w14:textId="77777777" w:rsidTr="00495E1F">
        <w:trPr>
          <w:trHeight w:val="464"/>
        </w:trPr>
        <w:tc>
          <w:tcPr>
            <w:tcW w:w="709" w:type="dxa"/>
          </w:tcPr>
          <w:p w14:paraId="4993133C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17.</w:t>
            </w:r>
          </w:p>
        </w:tc>
        <w:tc>
          <w:tcPr>
            <w:tcW w:w="1418" w:type="dxa"/>
          </w:tcPr>
          <w:p w14:paraId="2A55C8E7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rovosto</w:t>
            </w:r>
          </w:p>
        </w:tc>
        <w:tc>
          <w:tcPr>
            <w:tcW w:w="1843" w:type="dxa"/>
          </w:tcPr>
          <w:p w14:paraId="3809132B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Cornelis Pietersse Morman</w:t>
            </w:r>
          </w:p>
        </w:tc>
        <w:tc>
          <w:tcPr>
            <w:tcW w:w="567" w:type="dxa"/>
            <w:vAlign w:val="bottom"/>
          </w:tcPr>
          <w:p w14:paraId="4F313CE0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15 |</w:t>
            </w:r>
          </w:p>
        </w:tc>
        <w:tc>
          <w:tcPr>
            <w:tcW w:w="709" w:type="dxa"/>
          </w:tcPr>
          <w:p w14:paraId="2EF93890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60.</w:t>
            </w:r>
          </w:p>
        </w:tc>
        <w:tc>
          <w:tcPr>
            <w:tcW w:w="1417" w:type="dxa"/>
            <w:vMerge/>
          </w:tcPr>
          <w:p w14:paraId="29FBC853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B40F417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Jansse van Horn</w:t>
            </w:r>
          </w:p>
        </w:tc>
        <w:tc>
          <w:tcPr>
            <w:tcW w:w="850" w:type="dxa"/>
            <w:vAlign w:val="center"/>
          </w:tcPr>
          <w:p w14:paraId="45E0EB53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6CA06C19" w14:textId="77777777" w:rsidTr="00495E1F">
        <w:trPr>
          <w:trHeight w:val="879"/>
        </w:trPr>
        <w:tc>
          <w:tcPr>
            <w:tcW w:w="709" w:type="dxa"/>
          </w:tcPr>
          <w:p w14:paraId="74332B3C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18.</w:t>
            </w:r>
          </w:p>
        </w:tc>
        <w:tc>
          <w:tcPr>
            <w:tcW w:w="1418" w:type="dxa"/>
          </w:tcPr>
          <w:p w14:paraId="6A0E9F65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>otelier</w:t>
            </w:r>
          </w:p>
        </w:tc>
        <w:tc>
          <w:tcPr>
            <w:tcW w:w="1843" w:type="dxa"/>
          </w:tcPr>
          <w:p w14:paraId="4E05D69C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Outger Claesse van Munickendam</w:t>
            </w:r>
          </w:p>
        </w:tc>
        <w:tc>
          <w:tcPr>
            <w:tcW w:w="567" w:type="dxa"/>
            <w:vAlign w:val="bottom"/>
          </w:tcPr>
          <w:p w14:paraId="5106EE3F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 |</w:t>
            </w:r>
          </w:p>
        </w:tc>
        <w:tc>
          <w:tcPr>
            <w:tcW w:w="709" w:type="dxa"/>
          </w:tcPr>
          <w:p w14:paraId="11EEBCFC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61.</w:t>
            </w:r>
          </w:p>
        </w:tc>
        <w:tc>
          <w:tcPr>
            <w:tcW w:w="1417" w:type="dxa"/>
            <w:vMerge/>
          </w:tcPr>
          <w:p w14:paraId="0ED4B7B6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1988262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Crayves van Horn </w:t>
            </w:r>
          </w:p>
        </w:tc>
        <w:tc>
          <w:tcPr>
            <w:tcW w:w="850" w:type="dxa"/>
            <w:vAlign w:val="bottom"/>
          </w:tcPr>
          <w:p w14:paraId="22CEA519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7B64B9" w:rsidRPr="002A6193" w14:paraId="2D057929" w14:textId="77777777" w:rsidTr="00495E1F">
        <w:trPr>
          <w:trHeight w:val="454"/>
        </w:trPr>
        <w:tc>
          <w:tcPr>
            <w:tcW w:w="709" w:type="dxa"/>
          </w:tcPr>
          <w:p w14:paraId="615FE7E0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19.</w:t>
            </w:r>
          </w:p>
        </w:tc>
        <w:tc>
          <w:tcPr>
            <w:tcW w:w="1418" w:type="dxa"/>
          </w:tcPr>
          <w:p w14:paraId="374F72B0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compagno</w:t>
            </w:r>
          </w:p>
        </w:tc>
        <w:tc>
          <w:tcPr>
            <w:tcW w:w="1843" w:type="dxa"/>
          </w:tcPr>
          <w:p w14:paraId="7DEF9C81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Pieter Claesse van Horn</w:t>
            </w:r>
          </w:p>
        </w:tc>
        <w:tc>
          <w:tcPr>
            <w:tcW w:w="567" w:type="dxa"/>
            <w:vAlign w:val="bottom"/>
          </w:tcPr>
          <w:p w14:paraId="6C540782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13</w:t>
            </w:r>
            <w:r w:rsidRPr="002A6193">
              <w:rPr>
                <w:rFonts w:eastAsia="Calibri"/>
                <w:vertAlign w:val="superscript"/>
              </w:rPr>
              <w:footnoteReference w:id="1089"/>
            </w:r>
            <w:r w:rsidRPr="002A6193">
              <w:rPr>
                <w:rFonts w:eastAsia="Calibri"/>
              </w:rPr>
              <w:t xml:space="preserve"> |</w:t>
            </w:r>
          </w:p>
        </w:tc>
        <w:tc>
          <w:tcPr>
            <w:tcW w:w="709" w:type="dxa"/>
          </w:tcPr>
          <w:p w14:paraId="6EB0EFCC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62.</w:t>
            </w:r>
          </w:p>
        </w:tc>
        <w:tc>
          <w:tcPr>
            <w:tcW w:w="1417" w:type="dxa"/>
            <w:vMerge/>
          </w:tcPr>
          <w:p w14:paraId="14EC62C4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B95C435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Cornelisse van Horn</w:t>
            </w:r>
          </w:p>
        </w:tc>
        <w:tc>
          <w:tcPr>
            <w:tcW w:w="850" w:type="dxa"/>
            <w:vAlign w:val="bottom"/>
          </w:tcPr>
          <w:p w14:paraId="4B94F846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007BB088" w14:textId="77777777" w:rsidTr="00495E1F">
        <w:trPr>
          <w:trHeight w:val="454"/>
        </w:trPr>
        <w:tc>
          <w:tcPr>
            <w:tcW w:w="709" w:type="dxa"/>
          </w:tcPr>
          <w:p w14:paraId="4605EAAB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20.</w:t>
            </w:r>
          </w:p>
        </w:tc>
        <w:tc>
          <w:tcPr>
            <w:tcW w:w="1418" w:type="dxa"/>
          </w:tcPr>
          <w:p w14:paraId="6C08749D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oco</w:t>
            </w:r>
          </w:p>
        </w:tc>
        <w:tc>
          <w:tcPr>
            <w:tcW w:w="1843" w:type="dxa"/>
          </w:tcPr>
          <w:p w14:paraId="1B6EAAB7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Michiel Pietersse van Horn</w:t>
            </w:r>
            <w:r w:rsidRPr="002A6193">
              <w:rPr>
                <w:rFonts w:eastAsia="Calibri"/>
                <w:vertAlign w:val="superscript"/>
              </w:rPr>
              <w:footnoteReference w:id="1090"/>
            </w:r>
          </w:p>
        </w:tc>
        <w:tc>
          <w:tcPr>
            <w:tcW w:w="567" w:type="dxa"/>
            <w:vAlign w:val="bottom"/>
          </w:tcPr>
          <w:p w14:paraId="7F97F5BC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03BB238A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63.</w:t>
            </w:r>
          </w:p>
        </w:tc>
        <w:tc>
          <w:tcPr>
            <w:tcW w:w="1417" w:type="dxa"/>
            <w:vMerge/>
          </w:tcPr>
          <w:p w14:paraId="3D4F0A86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C5382A9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Albert Jansse van Horn </w:t>
            </w:r>
          </w:p>
        </w:tc>
        <w:tc>
          <w:tcPr>
            <w:tcW w:w="850" w:type="dxa"/>
            <w:vAlign w:val="center"/>
          </w:tcPr>
          <w:p w14:paraId="4AC847EA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6512AAFC" w14:textId="77777777" w:rsidTr="00495E1F">
        <w:trPr>
          <w:trHeight w:val="464"/>
        </w:trPr>
        <w:tc>
          <w:tcPr>
            <w:tcW w:w="709" w:type="dxa"/>
          </w:tcPr>
          <w:p w14:paraId="243000B0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21.</w:t>
            </w:r>
          </w:p>
        </w:tc>
        <w:tc>
          <w:tcPr>
            <w:tcW w:w="1418" w:type="dxa"/>
          </w:tcPr>
          <w:p w14:paraId="60972B04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compagno</w:t>
            </w:r>
          </w:p>
        </w:tc>
        <w:tc>
          <w:tcPr>
            <w:tcW w:w="1843" w:type="dxa"/>
          </w:tcPr>
          <w:p w14:paraId="225A1DF2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Joost </w:t>
            </w:r>
            <w:r w:rsidR="002B3542" w:rsidRPr="002A6193">
              <w:rPr>
                <w:rFonts w:eastAsia="Calibri"/>
              </w:rPr>
              <w:t>Wi</w:t>
            </w:r>
            <w:r w:rsidRPr="002A6193">
              <w:rPr>
                <w:rFonts w:eastAsia="Calibri"/>
              </w:rPr>
              <w:t>llemsse van Horn</w:t>
            </w:r>
          </w:p>
        </w:tc>
        <w:tc>
          <w:tcPr>
            <w:tcW w:w="567" w:type="dxa"/>
            <w:vAlign w:val="bottom"/>
          </w:tcPr>
          <w:p w14:paraId="763B94D8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12 |</w:t>
            </w:r>
          </w:p>
        </w:tc>
        <w:tc>
          <w:tcPr>
            <w:tcW w:w="709" w:type="dxa"/>
          </w:tcPr>
          <w:p w14:paraId="66CA0AB1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64.</w:t>
            </w:r>
          </w:p>
        </w:tc>
        <w:tc>
          <w:tcPr>
            <w:tcW w:w="1417" w:type="dxa"/>
            <w:vMerge/>
          </w:tcPr>
          <w:p w14:paraId="70091B9D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87544C8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Adriaen Jansse van Hensbrouck </w:t>
            </w:r>
          </w:p>
        </w:tc>
        <w:tc>
          <w:tcPr>
            <w:tcW w:w="850" w:type="dxa"/>
            <w:vAlign w:val="bottom"/>
          </w:tcPr>
          <w:p w14:paraId="35DC721E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0E00B32A" w14:textId="77777777" w:rsidTr="00495E1F">
        <w:trPr>
          <w:trHeight w:val="464"/>
        </w:trPr>
        <w:tc>
          <w:tcPr>
            <w:tcW w:w="709" w:type="dxa"/>
          </w:tcPr>
          <w:p w14:paraId="18366755" w14:textId="77777777" w:rsidR="00CC72FE" w:rsidRPr="002A6193" w:rsidRDefault="00E54E37" w:rsidP="003C6352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22.</w:t>
            </w:r>
          </w:p>
        </w:tc>
        <w:tc>
          <w:tcPr>
            <w:tcW w:w="1418" w:type="dxa"/>
          </w:tcPr>
          <w:p w14:paraId="7A26DCED" w14:textId="77777777" w:rsidR="00CC72FE" w:rsidRPr="002A6193" w:rsidRDefault="00E54E37" w:rsidP="003C6352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barbier</w:t>
            </w:r>
          </w:p>
        </w:tc>
        <w:tc>
          <w:tcPr>
            <w:tcW w:w="1843" w:type="dxa"/>
          </w:tcPr>
          <w:p w14:paraId="3FF66104" w14:textId="77777777" w:rsidR="00CC72FE" w:rsidRPr="002A6193" w:rsidRDefault="002B3542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Hu</w:t>
            </w:r>
            <w:r w:rsidR="00E54E37" w:rsidRPr="002A6193">
              <w:rPr>
                <w:rFonts w:eastAsia="Calibri"/>
              </w:rPr>
              <w:t>ybrecht Kempis van Bockum</w:t>
            </w:r>
          </w:p>
        </w:tc>
        <w:tc>
          <w:tcPr>
            <w:tcW w:w="567" w:type="dxa"/>
            <w:vAlign w:val="bottom"/>
          </w:tcPr>
          <w:p w14:paraId="69F4A61A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69951081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65.</w:t>
            </w:r>
          </w:p>
        </w:tc>
        <w:tc>
          <w:tcPr>
            <w:tcW w:w="1417" w:type="dxa"/>
            <w:vMerge/>
          </w:tcPr>
          <w:p w14:paraId="16A715A2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2F5A97E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Pouwels Philipsse van Horn</w:t>
            </w:r>
          </w:p>
        </w:tc>
        <w:tc>
          <w:tcPr>
            <w:tcW w:w="850" w:type="dxa"/>
            <w:vAlign w:val="center"/>
          </w:tcPr>
          <w:p w14:paraId="4573FEBF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030A3A32" w14:textId="77777777" w:rsidTr="00495E1F">
        <w:trPr>
          <w:trHeight w:val="454"/>
        </w:trPr>
        <w:tc>
          <w:tcPr>
            <w:tcW w:w="709" w:type="dxa"/>
          </w:tcPr>
          <w:p w14:paraId="4BE61A90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23.</w:t>
            </w:r>
          </w:p>
        </w:tc>
        <w:tc>
          <w:tcPr>
            <w:tcW w:w="1418" w:type="dxa"/>
          </w:tcPr>
          <w:p w14:paraId="5595EB04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otto trombetto</w:t>
            </w:r>
          </w:p>
        </w:tc>
        <w:tc>
          <w:tcPr>
            <w:tcW w:w="1843" w:type="dxa"/>
          </w:tcPr>
          <w:p w14:paraId="7365D716" w14:textId="77777777" w:rsidR="00CC72FE" w:rsidRPr="002A6193" w:rsidRDefault="003119DF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Jelis Bouw</w:t>
            </w:r>
            <w:r w:rsidR="00E54E37" w:rsidRPr="002A6193">
              <w:rPr>
                <w:rFonts w:eastAsia="Calibri"/>
              </w:rPr>
              <w:t>ensse van Horn</w:t>
            </w:r>
          </w:p>
        </w:tc>
        <w:tc>
          <w:tcPr>
            <w:tcW w:w="567" w:type="dxa"/>
            <w:vAlign w:val="bottom"/>
          </w:tcPr>
          <w:p w14:paraId="24F950A5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0B9781EB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66.</w:t>
            </w:r>
          </w:p>
        </w:tc>
        <w:tc>
          <w:tcPr>
            <w:tcW w:w="1417" w:type="dxa"/>
            <w:vMerge/>
          </w:tcPr>
          <w:p w14:paraId="4E5FBBC8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9B3D653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Pouwels Jansse van Horn </w:t>
            </w:r>
          </w:p>
        </w:tc>
        <w:tc>
          <w:tcPr>
            <w:tcW w:w="850" w:type="dxa"/>
            <w:vAlign w:val="bottom"/>
          </w:tcPr>
          <w:p w14:paraId="133212DC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65C84B10" w14:textId="77777777" w:rsidTr="00495E1F">
        <w:trPr>
          <w:trHeight w:val="879"/>
        </w:trPr>
        <w:tc>
          <w:tcPr>
            <w:tcW w:w="709" w:type="dxa"/>
          </w:tcPr>
          <w:p w14:paraId="3A675373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24.</w:t>
            </w:r>
          </w:p>
        </w:tc>
        <w:tc>
          <w:tcPr>
            <w:tcW w:w="1418" w:type="dxa"/>
          </w:tcPr>
          <w:p w14:paraId="28F940F7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arangon</w:t>
            </w:r>
          </w:p>
        </w:tc>
        <w:tc>
          <w:tcPr>
            <w:tcW w:w="1843" w:type="dxa"/>
          </w:tcPr>
          <w:p w14:paraId="7D3E1A92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Claesse van Munickendam</w:t>
            </w:r>
          </w:p>
        </w:tc>
        <w:tc>
          <w:tcPr>
            <w:tcW w:w="567" w:type="dxa"/>
            <w:vAlign w:val="bottom"/>
          </w:tcPr>
          <w:p w14:paraId="528E40E2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365C0308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67.</w:t>
            </w:r>
          </w:p>
        </w:tc>
        <w:tc>
          <w:tcPr>
            <w:tcW w:w="1417" w:type="dxa"/>
            <w:vMerge/>
          </w:tcPr>
          <w:p w14:paraId="02ED1716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C9B5DEA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Maerten Pouwelsse van Horn</w:t>
            </w:r>
          </w:p>
        </w:tc>
        <w:tc>
          <w:tcPr>
            <w:tcW w:w="850" w:type="dxa"/>
            <w:vAlign w:val="center"/>
          </w:tcPr>
          <w:p w14:paraId="4F6EB951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643AE425" w14:textId="77777777" w:rsidTr="00495E1F">
        <w:trPr>
          <w:trHeight w:val="454"/>
        </w:trPr>
        <w:tc>
          <w:tcPr>
            <w:tcW w:w="709" w:type="dxa"/>
          </w:tcPr>
          <w:p w14:paraId="4FF4A191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25.</w:t>
            </w:r>
          </w:p>
        </w:tc>
        <w:tc>
          <w:tcPr>
            <w:tcW w:w="1418" w:type="dxa"/>
          </w:tcPr>
          <w:p w14:paraId="76E72212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otto marangon</w:t>
            </w:r>
          </w:p>
        </w:tc>
        <w:tc>
          <w:tcPr>
            <w:tcW w:w="1843" w:type="dxa"/>
          </w:tcPr>
          <w:p w14:paraId="1C130A0C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Willem Jansse van Horn</w:t>
            </w:r>
          </w:p>
        </w:tc>
        <w:tc>
          <w:tcPr>
            <w:tcW w:w="567" w:type="dxa"/>
            <w:vAlign w:val="bottom"/>
          </w:tcPr>
          <w:p w14:paraId="21752B6E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17 |</w:t>
            </w:r>
          </w:p>
        </w:tc>
        <w:tc>
          <w:tcPr>
            <w:tcW w:w="709" w:type="dxa"/>
          </w:tcPr>
          <w:p w14:paraId="270FCFDD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68.</w:t>
            </w:r>
          </w:p>
        </w:tc>
        <w:tc>
          <w:tcPr>
            <w:tcW w:w="1417" w:type="dxa"/>
            <w:vMerge/>
          </w:tcPr>
          <w:p w14:paraId="24A60DE7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1702EBD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Jochem Friecksse van Hamburg</w:t>
            </w:r>
          </w:p>
        </w:tc>
        <w:tc>
          <w:tcPr>
            <w:tcW w:w="850" w:type="dxa"/>
            <w:vAlign w:val="bottom"/>
          </w:tcPr>
          <w:p w14:paraId="17BDB7A5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7A0F1F06" w14:textId="77777777" w:rsidTr="00495E1F">
        <w:trPr>
          <w:trHeight w:val="562"/>
        </w:trPr>
        <w:tc>
          <w:tcPr>
            <w:tcW w:w="709" w:type="dxa"/>
          </w:tcPr>
          <w:p w14:paraId="424F49EA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26.</w:t>
            </w:r>
          </w:p>
        </w:tc>
        <w:tc>
          <w:tcPr>
            <w:tcW w:w="1418" w:type="dxa"/>
          </w:tcPr>
          <w:p w14:paraId="76D3741D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otto marangon</w:t>
            </w:r>
          </w:p>
        </w:tc>
        <w:tc>
          <w:tcPr>
            <w:tcW w:w="1843" w:type="dxa"/>
          </w:tcPr>
          <w:p w14:paraId="291A8222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Dirck Pieters van Amsterdam</w:t>
            </w:r>
          </w:p>
        </w:tc>
        <w:tc>
          <w:tcPr>
            <w:tcW w:w="567" w:type="dxa"/>
            <w:vAlign w:val="bottom"/>
          </w:tcPr>
          <w:p w14:paraId="78FF2718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6F8BAE44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69.</w:t>
            </w:r>
          </w:p>
        </w:tc>
        <w:tc>
          <w:tcPr>
            <w:tcW w:w="1417" w:type="dxa"/>
            <w:vMerge/>
          </w:tcPr>
          <w:p w14:paraId="5CA94BEE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5D2D295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Abraham Jansse</w:t>
            </w:r>
            <w:r w:rsidRPr="002A6193">
              <w:rPr>
                <w:rFonts w:eastAsia="Calibri"/>
                <w:vertAlign w:val="superscript"/>
              </w:rPr>
              <w:footnoteReference w:id="1091"/>
            </w:r>
          </w:p>
        </w:tc>
        <w:tc>
          <w:tcPr>
            <w:tcW w:w="850" w:type="dxa"/>
          </w:tcPr>
          <w:p w14:paraId="63E59843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295A80F2" w14:textId="77777777" w:rsidTr="00495E1F">
        <w:trPr>
          <w:trHeight w:val="879"/>
        </w:trPr>
        <w:tc>
          <w:tcPr>
            <w:tcW w:w="709" w:type="dxa"/>
          </w:tcPr>
          <w:p w14:paraId="31261D78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27.</w:t>
            </w:r>
          </w:p>
        </w:tc>
        <w:tc>
          <w:tcPr>
            <w:tcW w:w="1418" w:type="dxa"/>
          </w:tcPr>
          <w:p w14:paraId="1E455AD7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apo bombardiero</w:t>
            </w:r>
          </w:p>
        </w:tc>
        <w:tc>
          <w:tcPr>
            <w:tcW w:w="1843" w:type="dxa"/>
          </w:tcPr>
          <w:p w14:paraId="65BAA034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Willems van Munickendam</w:t>
            </w:r>
          </w:p>
        </w:tc>
        <w:tc>
          <w:tcPr>
            <w:tcW w:w="567" w:type="dxa"/>
            <w:vAlign w:val="bottom"/>
          </w:tcPr>
          <w:p w14:paraId="43A0CA46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 |</w:t>
            </w:r>
          </w:p>
        </w:tc>
        <w:tc>
          <w:tcPr>
            <w:tcW w:w="709" w:type="dxa"/>
          </w:tcPr>
          <w:p w14:paraId="0A7CC20A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70.</w:t>
            </w:r>
          </w:p>
        </w:tc>
        <w:tc>
          <w:tcPr>
            <w:tcW w:w="1417" w:type="dxa"/>
            <w:vMerge/>
          </w:tcPr>
          <w:p w14:paraId="6F2CAE9B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0335A42" w14:textId="77777777" w:rsidR="00AD7C43" w:rsidRPr="002A6193" w:rsidRDefault="00B81E16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Dirck Cornelis van Wester</w:t>
            </w:r>
            <w:r w:rsidR="00E54E37" w:rsidRPr="002A6193">
              <w:rPr>
                <w:rFonts w:eastAsia="Calibri"/>
              </w:rPr>
              <w:t>block</w:t>
            </w:r>
          </w:p>
        </w:tc>
        <w:tc>
          <w:tcPr>
            <w:tcW w:w="850" w:type="dxa"/>
          </w:tcPr>
          <w:p w14:paraId="6D1A69D2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7, 10 |</w:t>
            </w:r>
          </w:p>
        </w:tc>
      </w:tr>
      <w:tr w:rsidR="007B64B9" w:rsidRPr="002A6193" w14:paraId="70676588" w14:textId="77777777" w:rsidTr="00495E1F">
        <w:trPr>
          <w:trHeight w:val="454"/>
        </w:trPr>
        <w:tc>
          <w:tcPr>
            <w:tcW w:w="709" w:type="dxa"/>
          </w:tcPr>
          <w:p w14:paraId="10118DDF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28.</w:t>
            </w:r>
          </w:p>
        </w:tc>
        <w:tc>
          <w:tcPr>
            <w:tcW w:w="1418" w:type="dxa"/>
            <w:vMerge w:val="restart"/>
          </w:tcPr>
          <w:p w14:paraId="0C7C6235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compagni</w:t>
            </w:r>
          </w:p>
        </w:tc>
        <w:tc>
          <w:tcPr>
            <w:tcW w:w="1843" w:type="dxa"/>
          </w:tcPr>
          <w:p w14:paraId="1AD03597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Gerrit Jansse van Horn</w:t>
            </w:r>
          </w:p>
        </w:tc>
        <w:tc>
          <w:tcPr>
            <w:tcW w:w="567" w:type="dxa"/>
            <w:vAlign w:val="bottom"/>
          </w:tcPr>
          <w:p w14:paraId="40A4AD62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089C660A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71.</w:t>
            </w:r>
          </w:p>
        </w:tc>
        <w:tc>
          <w:tcPr>
            <w:tcW w:w="1417" w:type="dxa"/>
            <w:vMerge/>
          </w:tcPr>
          <w:p w14:paraId="73035483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1CE1F59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Gylbrecht Jansse van Horn</w:t>
            </w:r>
          </w:p>
        </w:tc>
        <w:tc>
          <w:tcPr>
            <w:tcW w:w="850" w:type="dxa"/>
            <w:vAlign w:val="bottom"/>
          </w:tcPr>
          <w:p w14:paraId="3B95799E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75B1DF55" w14:textId="77777777" w:rsidTr="00495E1F">
        <w:trPr>
          <w:trHeight w:val="879"/>
        </w:trPr>
        <w:tc>
          <w:tcPr>
            <w:tcW w:w="709" w:type="dxa"/>
          </w:tcPr>
          <w:p w14:paraId="49AF0904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29.</w:t>
            </w:r>
          </w:p>
        </w:tc>
        <w:tc>
          <w:tcPr>
            <w:tcW w:w="1418" w:type="dxa"/>
            <w:vMerge/>
          </w:tcPr>
          <w:p w14:paraId="5AF9CCF9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3C394339" w14:textId="77777777" w:rsidR="00CC72FE" w:rsidRPr="00CB1FBA" w:rsidRDefault="003119DF" w:rsidP="00504998">
            <w:pPr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Jan Jansse Schaep van Naerdam</w:t>
            </w:r>
          </w:p>
        </w:tc>
        <w:tc>
          <w:tcPr>
            <w:tcW w:w="567" w:type="dxa"/>
            <w:vAlign w:val="bottom"/>
          </w:tcPr>
          <w:p w14:paraId="7BD4C895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2D1FE508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72.</w:t>
            </w:r>
          </w:p>
        </w:tc>
        <w:tc>
          <w:tcPr>
            <w:tcW w:w="1417" w:type="dxa"/>
            <w:vMerge/>
          </w:tcPr>
          <w:p w14:paraId="3BA222C6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61CC89D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Michiel Pietersse van Hinlpen</w:t>
            </w:r>
            <w:r w:rsidR="005054CE" w:rsidRPr="002A6193">
              <w:rPr>
                <w:rStyle w:val="FootnoteReference"/>
                <w:rFonts w:eastAsia="Calibri"/>
              </w:rPr>
              <w:footnoteReference w:id="1092"/>
            </w:r>
          </w:p>
        </w:tc>
        <w:tc>
          <w:tcPr>
            <w:tcW w:w="850" w:type="dxa"/>
            <w:vAlign w:val="center"/>
          </w:tcPr>
          <w:p w14:paraId="29492234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10DFBFB7" w14:textId="77777777" w:rsidTr="00495E1F">
        <w:trPr>
          <w:trHeight w:val="464"/>
        </w:trPr>
        <w:tc>
          <w:tcPr>
            <w:tcW w:w="709" w:type="dxa"/>
          </w:tcPr>
          <w:p w14:paraId="43D1B3CB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30.</w:t>
            </w:r>
          </w:p>
        </w:tc>
        <w:tc>
          <w:tcPr>
            <w:tcW w:w="1418" w:type="dxa"/>
            <w:vMerge w:val="restart"/>
          </w:tcPr>
          <w:p w14:paraId="5EEB4C95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orporal</w:t>
            </w:r>
          </w:p>
        </w:tc>
        <w:tc>
          <w:tcPr>
            <w:tcW w:w="1843" w:type="dxa"/>
          </w:tcPr>
          <w:p w14:paraId="03E5E82B" w14:textId="77777777" w:rsidR="00CC72FE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Dirck Harmsse van Horn</w:t>
            </w:r>
          </w:p>
        </w:tc>
        <w:tc>
          <w:tcPr>
            <w:tcW w:w="567" w:type="dxa"/>
            <w:vAlign w:val="bottom"/>
          </w:tcPr>
          <w:p w14:paraId="26086CA6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2C3CEA88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73.</w:t>
            </w:r>
          </w:p>
        </w:tc>
        <w:tc>
          <w:tcPr>
            <w:tcW w:w="1417" w:type="dxa"/>
            <w:vMerge/>
          </w:tcPr>
          <w:p w14:paraId="37FE2F29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D6403E0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Gerrit Jacobs van Naerdem</w:t>
            </w:r>
          </w:p>
        </w:tc>
        <w:tc>
          <w:tcPr>
            <w:tcW w:w="850" w:type="dxa"/>
            <w:vAlign w:val="bottom"/>
          </w:tcPr>
          <w:p w14:paraId="70F562E4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55366457" w14:textId="77777777" w:rsidTr="00495E1F">
        <w:trPr>
          <w:trHeight w:val="869"/>
        </w:trPr>
        <w:tc>
          <w:tcPr>
            <w:tcW w:w="709" w:type="dxa"/>
          </w:tcPr>
          <w:p w14:paraId="72CA7EC2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31.</w:t>
            </w:r>
          </w:p>
        </w:tc>
        <w:tc>
          <w:tcPr>
            <w:tcW w:w="1418" w:type="dxa"/>
            <w:vMerge/>
          </w:tcPr>
          <w:p w14:paraId="5D6DC9EB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7E81682" w14:textId="77777777" w:rsidR="00CC72FE" w:rsidRPr="00CB1FBA" w:rsidRDefault="00E54E37" w:rsidP="00504998">
            <w:pPr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Jan Albertsse</w:t>
            </w:r>
            <w:r w:rsidRPr="002A6193">
              <w:rPr>
                <w:rFonts w:eastAsia="Calibri"/>
                <w:vertAlign w:val="superscript"/>
              </w:rPr>
              <w:footnoteReference w:id="1093"/>
            </w:r>
            <w:r w:rsidR="003119DF" w:rsidRPr="00CB1FBA">
              <w:rPr>
                <w:rFonts w:eastAsia="Calibri"/>
                <w:lang w:val="nl-BE"/>
              </w:rPr>
              <w:t xml:space="preserve"> van Vreden</w:t>
            </w:r>
            <w:r w:rsidRPr="00CB1FBA">
              <w:rPr>
                <w:rFonts w:eastAsia="Calibri"/>
                <w:lang w:val="nl-BE"/>
              </w:rPr>
              <w:t>-|burch</w:t>
            </w:r>
          </w:p>
        </w:tc>
        <w:tc>
          <w:tcPr>
            <w:tcW w:w="567" w:type="dxa"/>
            <w:vAlign w:val="bottom"/>
          </w:tcPr>
          <w:p w14:paraId="7DB466C5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0CD782D7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74.</w:t>
            </w:r>
          </w:p>
        </w:tc>
        <w:tc>
          <w:tcPr>
            <w:tcW w:w="1417" w:type="dxa"/>
            <w:vMerge/>
          </w:tcPr>
          <w:p w14:paraId="42C31B8A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2046821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Pietersse van Horn</w:t>
            </w:r>
          </w:p>
        </w:tc>
        <w:tc>
          <w:tcPr>
            <w:tcW w:w="850" w:type="dxa"/>
            <w:vAlign w:val="center"/>
          </w:tcPr>
          <w:p w14:paraId="0E1BA284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5F21FACA" w14:textId="77777777" w:rsidTr="00495E1F">
        <w:trPr>
          <w:trHeight w:val="879"/>
        </w:trPr>
        <w:tc>
          <w:tcPr>
            <w:tcW w:w="709" w:type="dxa"/>
          </w:tcPr>
          <w:p w14:paraId="22B434E6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32.</w:t>
            </w:r>
          </w:p>
        </w:tc>
        <w:tc>
          <w:tcPr>
            <w:tcW w:w="1418" w:type="dxa"/>
            <w:vMerge w:val="restart"/>
          </w:tcPr>
          <w:p w14:paraId="765E267B" w14:textId="77777777" w:rsidR="00CC72FE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>ombardieri</w:t>
            </w:r>
          </w:p>
        </w:tc>
        <w:tc>
          <w:tcPr>
            <w:tcW w:w="1843" w:type="dxa"/>
          </w:tcPr>
          <w:p w14:paraId="14F72F1A" w14:textId="77777777" w:rsidR="00CC72FE" w:rsidRPr="002A6193" w:rsidRDefault="0049353C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Davidt Adriaensee van | Sthoming</w:t>
            </w:r>
            <w:r w:rsidR="00E54E37" w:rsidRPr="002A6193">
              <w:rPr>
                <w:rFonts w:eastAsia="Calibri"/>
              </w:rPr>
              <w:t>en</w:t>
            </w:r>
            <w:r w:rsidRPr="002A6193">
              <w:rPr>
                <w:rStyle w:val="FootnoteReference"/>
                <w:rFonts w:eastAsia="Calibri"/>
              </w:rPr>
              <w:footnoteReference w:id="1094"/>
            </w:r>
          </w:p>
        </w:tc>
        <w:tc>
          <w:tcPr>
            <w:tcW w:w="567" w:type="dxa"/>
            <w:vAlign w:val="bottom"/>
          </w:tcPr>
          <w:p w14:paraId="69D6BA01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6DAAB617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75.</w:t>
            </w:r>
          </w:p>
        </w:tc>
        <w:tc>
          <w:tcPr>
            <w:tcW w:w="1417" w:type="dxa"/>
            <w:vMerge/>
          </w:tcPr>
          <w:p w14:paraId="4918889D" w14:textId="77777777" w:rsidR="00AD7C43" w:rsidRPr="002A6193" w:rsidRDefault="00AD7C43" w:rsidP="003C6352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4D3DDD67" w14:textId="77777777" w:rsidR="00AD7C43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Thomas Reyneisse van Swiechdck</w:t>
            </w:r>
            <w:r w:rsidR="00E673CF" w:rsidRPr="002A6193">
              <w:rPr>
                <w:rStyle w:val="FootnoteReference"/>
                <w:rFonts w:eastAsia="Calibri"/>
              </w:rPr>
              <w:footnoteReference w:id="1095"/>
            </w:r>
          </w:p>
        </w:tc>
        <w:tc>
          <w:tcPr>
            <w:tcW w:w="850" w:type="dxa"/>
            <w:vAlign w:val="center"/>
          </w:tcPr>
          <w:p w14:paraId="5963A79C" w14:textId="77777777" w:rsidR="00AD7C43" w:rsidRPr="002A6193" w:rsidRDefault="00E54E37" w:rsidP="0050499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721A0117" w14:textId="77777777" w:rsidTr="00495E1F">
        <w:trPr>
          <w:trHeight w:val="484"/>
        </w:trPr>
        <w:tc>
          <w:tcPr>
            <w:tcW w:w="709" w:type="dxa"/>
          </w:tcPr>
          <w:p w14:paraId="359EFF89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33.</w:t>
            </w:r>
          </w:p>
        </w:tc>
        <w:tc>
          <w:tcPr>
            <w:tcW w:w="1418" w:type="dxa"/>
            <w:vMerge/>
          </w:tcPr>
          <w:p w14:paraId="2FBDF0AE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24C708BF" w14:textId="77777777" w:rsidR="00CC72FE" w:rsidRPr="002A6193" w:rsidRDefault="00333B6E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Jacobsse po</w:t>
            </w:r>
            <w:r w:rsidR="00E54E37" w:rsidRPr="002A6193">
              <w:rPr>
                <w:rFonts w:eastAsia="Calibri"/>
              </w:rPr>
              <w:t>o</w:t>
            </w:r>
            <w:r w:rsidRPr="002A6193">
              <w:rPr>
                <w:rFonts w:eastAsia="Calibri"/>
              </w:rPr>
              <w:t>r</w:t>
            </w:r>
            <w:r w:rsidR="00E54E37" w:rsidRPr="002A6193">
              <w:rPr>
                <w:rFonts w:eastAsia="Calibri"/>
              </w:rPr>
              <w:t>t</w:t>
            </w:r>
            <w:r w:rsidRPr="002A6193">
              <w:rPr>
                <w:rStyle w:val="FootnoteReference"/>
                <w:rFonts w:eastAsia="Calibri"/>
              </w:rPr>
              <w:footnoteReference w:id="1096"/>
            </w:r>
            <w:r w:rsidR="00E54E37" w:rsidRPr="002A6193">
              <w:rPr>
                <w:rFonts w:eastAsia="Calibri"/>
              </w:rPr>
              <w:t xml:space="preserve"> Horn</w:t>
            </w:r>
          </w:p>
        </w:tc>
        <w:tc>
          <w:tcPr>
            <w:tcW w:w="567" w:type="dxa"/>
            <w:vAlign w:val="bottom"/>
          </w:tcPr>
          <w:p w14:paraId="02A75072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67C5DCB6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76.</w:t>
            </w:r>
          </w:p>
        </w:tc>
        <w:tc>
          <w:tcPr>
            <w:tcW w:w="1417" w:type="dxa"/>
            <w:vMerge w:val="restart"/>
          </w:tcPr>
          <w:p w14:paraId="2CB10DE8" w14:textId="77777777" w:rsidR="00AD7C43" w:rsidRPr="002A6193" w:rsidRDefault="000843DC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oldati</w:t>
            </w:r>
          </w:p>
        </w:tc>
        <w:tc>
          <w:tcPr>
            <w:tcW w:w="2126" w:type="dxa"/>
          </w:tcPr>
          <w:p w14:paraId="1F6F5B52" w14:textId="77777777" w:rsidR="00AD7C43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Roeloff Claesse van Horn</w:t>
            </w:r>
          </w:p>
        </w:tc>
        <w:tc>
          <w:tcPr>
            <w:tcW w:w="850" w:type="dxa"/>
            <w:vAlign w:val="bottom"/>
          </w:tcPr>
          <w:p w14:paraId="0E0F0AB2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169D91AD" w14:textId="77777777" w:rsidTr="00495E1F">
        <w:trPr>
          <w:trHeight w:val="454"/>
        </w:trPr>
        <w:tc>
          <w:tcPr>
            <w:tcW w:w="709" w:type="dxa"/>
          </w:tcPr>
          <w:p w14:paraId="6AA8B28F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34.</w:t>
            </w:r>
          </w:p>
        </w:tc>
        <w:tc>
          <w:tcPr>
            <w:tcW w:w="1418" w:type="dxa"/>
            <w:vMerge/>
          </w:tcPr>
          <w:p w14:paraId="64D704AB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27DB0377" w14:textId="77777777" w:rsidR="00CC72FE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Jansse Spelt Horn</w:t>
            </w:r>
          </w:p>
        </w:tc>
        <w:tc>
          <w:tcPr>
            <w:tcW w:w="567" w:type="dxa"/>
            <w:vAlign w:val="bottom"/>
          </w:tcPr>
          <w:p w14:paraId="1820C2ED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3BE2B7A5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77.</w:t>
            </w:r>
          </w:p>
        </w:tc>
        <w:tc>
          <w:tcPr>
            <w:tcW w:w="1417" w:type="dxa"/>
            <w:vMerge/>
          </w:tcPr>
          <w:p w14:paraId="03ABFB9A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7E0016F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Andries Jacobsse van Uldem</w:t>
            </w:r>
          </w:p>
        </w:tc>
        <w:tc>
          <w:tcPr>
            <w:tcW w:w="850" w:type="dxa"/>
            <w:vAlign w:val="bottom"/>
          </w:tcPr>
          <w:p w14:paraId="67A3EBE5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59B778E3" w14:textId="77777777" w:rsidTr="00495E1F">
        <w:trPr>
          <w:trHeight w:val="464"/>
        </w:trPr>
        <w:tc>
          <w:tcPr>
            <w:tcW w:w="709" w:type="dxa"/>
          </w:tcPr>
          <w:p w14:paraId="35EA5963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35.</w:t>
            </w:r>
          </w:p>
        </w:tc>
        <w:tc>
          <w:tcPr>
            <w:tcW w:w="1418" w:type="dxa"/>
            <w:vMerge/>
          </w:tcPr>
          <w:p w14:paraId="7A740600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0172270" w14:textId="77777777" w:rsidR="00CC72FE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Cartsse van Horn</w:t>
            </w:r>
          </w:p>
        </w:tc>
        <w:tc>
          <w:tcPr>
            <w:tcW w:w="567" w:type="dxa"/>
            <w:vAlign w:val="bottom"/>
          </w:tcPr>
          <w:p w14:paraId="22910705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Pr="002A6193">
              <w:rPr>
                <w:rFonts w:eastAsia="Calibri"/>
                <w:vertAlign w:val="superscript"/>
              </w:rPr>
              <w:footnoteReference w:id="1097"/>
            </w:r>
            <w:r w:rsidRPr="002A6193">
              <w:rPr>
                <w:rFonts w:eastAsia="Calibri"/>
              </w:rPr>
              <w:t xml:space="preserve"> |</w:t>
            </w:r>
          </w:p>
        </w:tc>
        <w:tc>
          <w:tcPr>
            <w:tcW w:w="709" w:type="dxa"/>
          </w:tcPr>
          <w:p w14:paraId="30C7069C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78.</w:t>
            </w:r>
          </w:p>
        </w:tc>
        <w:tc>
          <w:tcPr>
            <w:tcW w:w="1417" w:type="dxa"/>
            <w:vMerge/>
          </w:tcPr>
          <w:p w14:paraId="5E556690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D4C7EA1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Thomas Baly van Londen </w:t>
            </w:r>
          </w:p>
        </w:tc>
        <w:tc>
          <w:tcPr>
            <w:tcW w:w="850" w:type="dxa"/>
            <w:vAlign w:val="bottom"/>
          </w:tcPr>
          <w:p w14:paraId="4AA29192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33ECA432" w14:textId="77777777" w:rsidTr="00495E1F">
        <w:trPr>
          <w:trHeight w:val="454"/>
        </w:trPr>
        <w:tc>
          <w:tcPr>
            <w:tcW w:w="709" w:type="dxa"/>
          </w:tcPr>
          <w:p w14:paraId="6EA5770D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36.</w:t>
            </w:r>
          </w:p>
        </w:tc>
        <w:tc>
          <w:tcPr>
            <w:tcW w:w="1418" w:type="dxa"/>
            <w:vMerge/>
          </w:tcPr>
          <w:p w14:paraId="5CD51EB7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7082905" w14:textId="77777777" w:rsidR="00CC72FE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Casper Willems van Horn</w:t>
            </w:r>
          </w:p>
        </w:tc>
        <w:tc>
          <w:tcPr>
            <w:tcW w:w="567" w:type="dxa"/>
            <w:vAlign w:val="bottom"/>
          </w:tcPr>
          <w:p w14:paraId="0F1A9D28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0B0BB039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79.</w:t>
            </w:r>
          </w:p>
        </w:tc>
        <w:tc>
          <w:tcPr>
            <w:tcW w:w="1417" w:type="dxa"/>
            <w:vMerge/>
          </w:tcPr>
          <w:p w14:paraId="5A742005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3FD4B31" w14:textId="77777777" w:rsidR="00AD7C43" w:rsidRPr="002A6193" w:rsidRDefault="00E673CF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Wiggersse van Eud</w:t>
            </w:r>
          </w:p>
        </w:tc>
        <w:tc>
          <w:tcPr>
            <w:tcW w:w="850" w:type="dxa"/>
            <w:vAlign w:val="bottom"/>
          </w:tcPr>
          <w:p w14:paraId="173A5572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6ABBAC1C" w14:textId="77777777" w:rsidTr="00495E1F">
        <w:trPr>
          <w:trHeight w:val="464"/>
        </w:trPr>
        <w:tc>
          <w:tcPr>
            <w:tcW w:w="709" w:type="dxa"/>
          </w:tcPr>
          <w:p w14:paraId="1863EB55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37.</w:t>
            </w:r>
          </w:p>
        </w:tc>
        <w:tc>
          <w:tcPr>
            <w:tcW w:w="1418" w:type="dxa"/>
            <w:vMerge/>
          </w:tcPr>
          <w:p w14:paraId="4C47D533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ACADDA4" w14:textId="77777777" w:rsidR="00CC72FE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Jansse van Rotterdam</w:t>
            </w:r>
          </w:p>
        </w:tc>
        <w:tc>
          <w:tcPr>
            <w:tcW w:w="567" w:type="dxa"/>
            <w:vAlign w:val="bottom"/>
          </w:tcPr>
          <w:p w14:paraId="53A5CDCB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1AD4D045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80.</w:t>
            </w:r>
          </w:p>
        </w:tc>
        <w:tc>
          <w:tcPr>
            <w:tcW w:w="1417" w:type="dxa"/>
            <w:vMerge/>
          </w:tcPr>
          <w:p w14:paraId="7146B3A4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0668CD8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Louwerens van Altena</w:t>
            </w:r>
          </w:p>
        </w:tc>
        <w:tc>
          <w:tcPr>
            <w:tcW w:w="850" w:type="dxa"/>
            <w:vAlign w:val="bottom"/>
          </w:tcPr>
          <w:p w14:paraId="39361475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02B39E75" w14:textId="77777777" w:rsidTr="00495E1F">
        <w:trPr>
          <w:trHeight w:val="454"/>
        </w:trPr>
        <w:tc>
          <w:tcPr>
            <w:tcW w:w="709" w:type="dxa"/>
          </w:tcPr>
          <w:p w14:paraId="3CC6A5AF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38.</w:t>
            </w:r>
          </w:p>
        </w:tc>
        <w:tc>
          <w:tcPr>
            <w:tcW w:w="1418" w:type="dxa"/>
            <w:vMerge/>
          </w:tcPr>
          <w:p w14:paraId="2BCEF98D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3E485AEF" w14:textId="77777777" w:rsidR="00CC72FE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Thonis Pouwels van Horn</w:t>
            </w:r>
          </w:p>
        </w:tc>
        <w:tc>
          <w:tcPr>
            <w:tcW w:w="567" w:type="dxa"/>
            <w:vAlign w:val="bottom"/>
          </w:tcPr>
          <w:p w14:paraId="78D54BF3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 |</w:t>
            </w:r>
          </w:p>
        </w:tc>
        <w:tc>
          <w:tcPr>
            <w:tcW w:w="709" w:type="dxa"/>
          </w:tcPr>
          <w:p w14:paraId="29CFB445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81.</w:t>
            </w:r>
          </w:p>
        </w:tc>
        <w:tc>
          <w:tcPr>
            <w:tcW w:w="1417" w:type="dxa"/>
            <w:vMerge/>
          </w:tcPr>
          <w:p w14:paraId="204392CF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B63DD93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Jansee van Edan</w:t>
            </w:r>
          </w:p>
        </w:tc>
        <w:tc>
          <w:tcPr>
            <w:tcW w:w="850" w:type="dxa"/>
            <w:vAlign w:val="bottom"/>
          </w:tcPr>
          <w:p w14:paraId="21382A18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739563EB" w14:textId="77777777" w:rsidTr="00495E1F">
        <w:trPr>
          <w:trHeight w:val="454"/>
        </w:trPr>
        <w:tc>
          <w:tcPr>
            <w:tcW w:w="709" w:type="dxa"/>
          </w:tcPr>
          <w:p w14:paraId="3FD2A9C6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39.</w:t>
            </w:r>
          </w:p>
        </w:tc>
        <w:tc>
          <w:tcPr>
            <w:tcW w:w="1418" w:type="dxa"/>
            <w:vMerge/>
          </w:tcPr>
          <w:p w14:paraId="0FC7DE69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1AC2596" w14:textId="77777777" w:rsidR="00CC72FE" w:rsidRPr="002A6193" w:rsidRDefault="00A934A9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iewert Jansse van Holmer</w:t>
            </w:r>
          </w:p>
        </w:tc>
        <w:tc>
          <w:tcPr>
            <w:tcW w:w="567" w:type="dxa"/>
            <w:vAlign w:val="bottom"/>
          </w:tcPr>
          <w:p w14:paraId="442A8AE3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2F1F046E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82.</w:t>
            </w:r>
          </w:p>
        </w:tc>
        <w:tc>
          <w:tcPr>
            <w:tcW w:w="1417" w:type="dxa"/>
            <w:vMerge/>
          </w:tcPr>
          <w:p w14:paraId="53F9B1E6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D2A9867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Frederick Jansse van Honingen</w:t>
            </w:r>
          </w:p>
        </w:tc>
        <w:tc>
          <w:tcPr>
            <w:tcW w:w="850" w:type="dxa"/>
            <w:vAlign w:val="bottom"/>
          </w:tcPr>
          <w:p w14:paraId="562564B5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61813D62" w14:textId="77777777" w:rsidTr="00495E1F">
        <w:trPr>
          <w:trHeight w:val="464"/>
        </w:trPr>
        <w:tc>
          <w:tcPr>
            <w:tcW w:w="709" w:type="dxa"/>
          </w:tcPr>
          <w:p w14:paraId="45272B5A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40.</w:t>
            </w:r>
          </w:p>
        </w:tc>
        <w:tc>
          <w:tcPr>
            <w:tcW w:w="1418" w:type="dxa"/>
            <w:vMerge/>
          </w:tcPr>
          <w:p w14:paraId="0AB6F4A4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27D3DBFF" w14:textId="77777777" w:rsidR="00CC72FE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Hegndricksse</w:t>
            </w:r>
            <w:r w:rsidR="00A934A9" w:rsidRPr="002A6193">
              <w:rPr>
                <w:rFonts w:eastAsia="Calibri"/>
              </w:rPr>
              <w:t xml:space="preserve"> </w:t>
            </w:r>
            <w:r w:rsidRPr="002A6193">
              <w:rPr>
                <w:rFonts w:eastAsia="Calibri"/>
              </w:rPr>
              <w:t xml:space="preserve">bol Horn </w:t>
            </w:r>
          </w:p>
        </w:tc>
        <w:tc>
          <w:tcPr>
            <w:tcW w:w="567" w:type="dxa"/>
            <w:vAlign w:val="bottom"/>
          </w:tcPr>
          <w:p w14:paraId="05AB83C2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Pr="002A6193">
              <w:rPr>
                <w:rFonts w:eastAsia="Calibri"/>
                <w:vertAlign w:val="superscript"/>
              </w:rPr>
              <w:footnoteReference w:id="1098"/>
            </w:r>
            <w:r w:rsidRPr="002A6193">
              <w:rPr>
                <w:rFonts w:eastAsia="Calibri"/>
              </w:rPr>
              <w:t>, 10 |</w:t>
            </w:r>
          </w:p>
        </w:tc>
        <w:tc>
          <w:tcPr>
            <w:tcW w:w="709" w:type="dxa"/>
          </w:tcPr>
          <w:p w14:paraId="1FEA4CD8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83.</w:t>
            </w:r>
          </w:p>
        </w:tc>
        <w:tc>
          <w:tcPr>
            <w:tcW w:w="1417" w:type="dxa"/>
            <w:vMerge/>
          </w:tcPr>
          <w:p w14:paraId="7A92CA1D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C60BDF5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Thonys Cornelissen van Horn</w:t>
            </w:r>
          </w:p>
        </w:tc>
        <w:tc>
          <w:tcPr>
            <w:tcW w:w="850" w:type="dxa"/>
            <w:vAlign w:val="bottom"/>
          </w:tcPr>
          <w:p w14:paraId="566450EB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7C89EECB" w14:textId="77777777" w:rsidTr="00495E1F">
        <w:trPr>
          <w:trHeight w:val="454"/>
        </w:trPr>
        <w:tc>
          <w:tcPr>
            <w:tcW w:w="709" w:type="dxa"/>
          </w:tcPr>
          <w:p w14:paraId="361CB5AA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41.</w:t>
            </w:r>
          </w:p>
        </w:tc>
        <w:tc>
          <w:tcPr>
            <w:tcW w:w="1418" w:type="dxa"/>
            <w:vMerge/>
          </w:tcPr>
          <w:p w14:paraId="0672052A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F3CDDE5" w14:textId="77777777" w:rsidR="00CC72FE" w:rsidRPr="002A6193" w:rsidRDefault="00A934A9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Andries Harmsse Enckhus</w:t>
            </w:r>
          </w:p>
        </w:tc>
        <w:tc>
          <w:tcPr>
            <w:tcW w:w="567" w:type="dxa"/>
            <w:vAlign w:val="bottom"/>
          </w:tcPr>
          <w:p w14:paraId="3D197887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1531A0D2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84.</w:t>
            </w:r>
          </w:p>
        </w:tc>
        <w:tc>
          <w:tcPr>
            <w:tcW w:w="1417" w:type="dxa"/>
            <w:vMerge/>
          </w:tcPr>
          <w:p w14:paraId="2BF36099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2CD8BEC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Maertsse van Londen</w:t>
            </w:r>
          </w:p>
        </w:tc>
        <w:tc>
          <w:tcPr>
            <w:tcW w:w="850" w:type="dxa"/>
            <w:vAlign w:val="center"/>
          </w:tcPr>
          <w:p w14:paraId="127DBB5F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5AAEA372" w14:textId="77777777" w:rsidTr="00495E1F">
        <w:trPr>
          <w:trHeight w:val="464"/>
        </w:trPr>
        <w:tc>
          <w:tcPr>
            <w:tcW w:w="709" w:type="dxa"/>
          </w:tcPr>
          <w:p w14:paraId="529AE64B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42.</w:t>
            </w:r>
          </w:p>
        </w:tc>
        <w:tc>
          <w:tcPr>
            <w:tcW w:w="1418" w:type="dxa"/>
            <w:vMerge/>
          </w:tcPr>
          <w:p w14:paraId="1B81B187" w14:textId="77777777" w:rsidR="00CC72FE" w:rsidRPr="002A6193" w:rsidRDefault="00CC72FE" w:rsidP="003C6352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9843932" w14:textId="77777777" w:rsidR="00CC72FE" w:rsidRPr="002A6193" w:rsidRDefault="00A934A9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Willem Jansse Bu</w:t>
            </w:r>
            <w:r w:rsidR="00E54E37" w:rsidRPr="002A6193">
              <w:rPr>
                <w:rFonts w:eastAsia="Calibri"/>
              </w:rPr>
              <w:t>ych Horn</w:t>
            </w:r>
          </w:p>
        </w:tc>
        <w:tc>
          <w:tcPr>
            <w:tcW w:w="567" w:type="dxa"/>
            <w:vAlign w:val="bottom"/>
          </w:tcPr>
          <w:p w14:paraId="409312FF" w14:textId="77777777" w:rsidR="00CC72FE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654CA6B0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85.</w:t>
            </w:r>
          </w:p>
        </w:tc>
        <w:tc>
          <w:tcPr>
            <w:tcW w:w="1417" w:type="dxa"/>
            <w:vMerge/>
          </w:tcPr>
          <w:p w14:paraId="48A396E9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6E154D7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Jacob Egbertsse van Kinberck</w:t>
            </w:r>
          </w:p>
        </w:tc>
        <w:tc>
          <w:tcPr>
            <w:tcW w:w="850" w:type="dxa"/>
            <w:vAlign w:val="bottom"/>
          </w:tcPr>
          <w:p w14:paraId="4D80A109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7, 8 |</w:t>
            </w:r>
          </w:p>
        </w:tc>
      </w:tr>
      <w:tr w:rsidR="007B64B9" w:rsidRPr="002A6193" w14:paraId="6414F600" w14:textId="77777777" w:rsidTr="00495E1F">
        <w:trPr>
          <w:trHeight w:val="869"/>
        </w:trPr>
        <w:tc>
          <w:tcPr>
            <w:tcW w:w="709" w:type="dxa"/>
          </w:tcPr>
          <w:p w14:paraId="78C129B2" w14:textId="77777777" w:rsidR="00CC72FE" w:rsidRPr="002A6193" w:rsidRDefault="00E54E37" w:rsidP="003C6352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43.</w:t>
            </w:r>
          </w:p>
        </w:tc>
        <w:tc>
          <w:tcPr>
            <w:tcW w:w="1418" w:type="dxa"/>
            <w:vMerge/>
          </w:tcPr>
          <w:p w14:paraId="25699757" w14:textId="77777777" w:rsidR="00CC72FE" w:rsidRPr="002A6193" w:rsidRDefault="00CC72FE" w:rsidP="003C6352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5EDF99E1" w14:textId="77777777" w:rsidR="00CC72FE" w:rsidRPr="002A6193" w:rsidRDefault="00A934A9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Pouw</w:t>
            </w:r>
            <w:r w:rsidR="00E54E37" w:rsidRPr="002A6193">
              <w:rPr>
                <w:rFonts w:eastAsia="Calibri"/>
              </w:rPr>
              <w:t>els Reyniersse van Horn</w:t>
            </w:r>
          </w:p>
        </w:tc>
        <w:tc>
          <w:tcPr>
            <w:tcW w:w="567" w:type="dxa"/>
            <w:vAlign w:val="bottom"/>
          </w:tcPr>
          <w:p w14:paraId="431F2C32" w14:textId="77777777" w:rsidR="00CC72FE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7, 10 |</w:t>
            </w:r>
          </w:p>
        </w:tc>
        <w:tc>
          <w:tcPr>
            <w:tcW w:w="709" w:type="dxa"/>
          </w:tcPr>
          <w:p w14:paraId="1DEF63BE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86.</w:t>
            </w:r>
          </w:p>
        </w:tc>
        <w:tc>
          <w:tcPr>
            <w:tcW w:w="1417" w:type="dxa"/>
            <w:vMerge/>
          </w:tcPr>
          <w:p w14:paraId="03D220E1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F441BB3" w14:textId="77777777" w:rsidR="00AD7C43" w:rsidRPr="002A6193" w:rsidRDefault="00E673CF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Gysbrechtsse van Alcm</w:t>
            </w:r>
            <w:r w:rsidR="00E54E37" w:rsidRPr="002A6193">
              <w:rPr>
                <w:rFonts w:eastAsia="Calibri"/>
              </w:rPr>
              <w:t>ar</w:t>
            </w:r>
          </w:p>
        </w:tc>
        <w:tc>
          <w:tcPr>
            <w:tcW w:w="850" w:type="dxa"/>
          </w:tcPr>
          <w:p w14:paraId="62E77233" w14:textId="77777777" w:rsidR="00AD7C43" w:rsidRPr="002A6193" w:rsidRDefault="00E54E37" w:rsidP="0050499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</w:t>
            </w:r>
            <w:r w:rsidRPr="002A6193">
              <w:rPr>
                <w:rFonts w:eastAsia="Calibri"/>
                <w:vertAlign w:val="superscript"/>
              </w:rPr>
              <w:footnoteReference w:id="1099"/>
            </w:r>
            <w:r w:rsidRPr="002A6193">
              <w:rPr>
                <w:rFonts w:eastAsia="Calibri"/>
              </w:rPr>
              <w:t xml:space="preserve"> |</w:t>
            </w:r>
          </w:p>
        </w:tc>
      </w:tr>
      <w:tr w:rsidR="007B64B9" w:rsidRPr="002A6193" w14:paraId="3C83DF0F" w14:textId="77777777" w:rsidTr="00495E1F">
        <w:trPr>
          <w:trHeight w:val="869"/>
        </w:trPr>
        <w:tc>
          <w:tcPr>
            <w:tcW w:w="709" w:type="dxa"/>
          </w:tcPr>
          <w:p w14:paraId="132E5849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1418" w:type="dxa"/>
          </w:tcPr>
          <w:p w14:paraId="73FDACC7" w14:textId="77777777" w:rsidR="00AD7C43" w:rsidRPr="002A6193" w:rsidRDefault="00AD7C43" w:rsidP="003C6352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65DA3A56" w14:textId="77777777" w:rsidR="00AD7C43" w:rsidRPr="002A6193" w:rsidRDefault="00AD7C43" w:rsidP="00504998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7FFCF2BE" w14:textId="77777777" w:rsidR="00AD7C43" w:rsidRPr="002A6193" w:rsidRDefault="00AD7C43" w:rsidP="003C6352">
            <w:pPr>
              <w:jc w:val="right"/>
              <w:rPr>
                <w:rFonts w:eastAsia="Calibri"/>
              </w:rPr>
            </w:pPr>
          </w:p>
        </w:tc>
        <w:tc>
          <w:tcPr>
            <w:tcW w:w="709" w:type="dxa"/>
          </w:tcPr>
          <w:p w14:paraId="25F96CBE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87.</w:t>
            </w:r>
          </w:p>
        </w:tc>
        <w:tc>
          <w:tcPr>
            <w:tcW w:w="1417" w:type="dxa"/>
            <w:vMerge/>
          </w:tcPr>
          <w:p w14:paraId="6CCD8977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41F8F45" w14:textId="77777777" w:rsidR="00AD7C43" w:rsidRPr="002A6193" w:rsidRDefault="00E54E37" w:rsidP="0050499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Heyndrick Heyndricks van | Dit[…]</w:t>
            </w:r>
            <w:r w:rsidRPr="002A6193">
              <w:rPr>
                <w:rFonts w:eastAsia="Calibri"/>
                <w:vertAlign w:val="superscript"/>
              </w:rPr>
              <w:footnoteReference w:id="1100"/>
            </w:r>
            <w:r w:rsidRPr="002A6193">
              <w:rPr>
                <w:rFonts w:eastAsia="Calibri"/>
              </w:rPr>
              <w:t xml:space="preserve"> </w:t>
            </w:r>
          </w:p>
        </w:tc>
        <w:tc>
          <w:tcPr>
            <w:tcW w:w="850" w:type="dxa"/>
            <w:vAlign w:val="bottom"/>
          </w:tcPr>
          <w:p w14:paraId="69C8196A" w14:textId="77777777" w:rsidR="00AD7C43" w:rsidRPr="002A6193" w:rsidRDefault="00E54E37" w:rsidP="003C635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7B64B9" w:rsidRPr="002A6193" w14:paraId="42797372" w14:textId="77777777" w:rsidTr="00495E1F">
        <w:trPr>
          <w:trHeight w:val="546"/>
        </w:trPr>
        <w:tc>
          <w:tcPr>
            <w:tcW w:w="709" w:type="dxa"/>
          </w:tcPr>
          <w:p w14:paraId="2A111D57" w14:textId="77777777" w:rsidR="00AD7C43" w:rsidRPr="002A6193" w:rsidRDefault="00AD7C43" w:rsidP="003C6352">
            <w:pPr>
              <w:rPr>
                <w:rFonts w:eastAsia="Calibri"/>
              </w:rPr>
            </w:pPr>
          </w:p>
        </w:tc>
        <w:tc>
          <w:tcPr>
            <w:tcW w:w="1418" w:type="dxa"/>
          </w:tcPr>
          <w:p w14:paraId="6D9F52BE" w14:textId="77777777" w:rsidR="00AD7C43" w:rsidRPr="002A6193" w:rsidRDefault="00AD7C43" w:rsidP="003C6352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14362F73" w14:textId="77777777" w:rsidR="00AD7C43" w:rsidRPr="002A6193" w:rsidRDefault="00AD7C43" w:rsidP="00504998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7DC6FBF5" w14:textId="77777777" w:rsidR="00AD7C43" w:rsidRPr="002A6193" w:rsidRDefault="00AD7C43" w:rsidP="003C6352">
            <w:pPr>
              <w:jc w:val="right"/>
              <w:rPr>
                <w:rFonts w:eastAsia="Calibri"/>
              </w:rPr>
            </w:pPr>
          </w:p>
        </w:tc>
        <w:tc>
          <w:tcPr>
            <w:tcW w:w="709" w:type="dxa"/>
          </w:tcPr>
          <w:p w14:paraId="55BCD426" w14:textId="77777777" w:rsidR="00AD7C43" w:rsidRPr="002A6193" w:rsidRDefault="0017454E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88</w:t>
            </w:r>
            <w:r w:rsidR="00E54E37" w:rsidRPr="002A6193">
              <w:rPr>
                <w:rFonts w:eastAsia="Calibri"/>
              </w:rPr>
              <w:t>.</w:t>
            </w:r>
          </w:p>
        </w:tc>
        <w:tc>
          <w:tcPr>
            <w:tcW w:w="1417" w:type="dxa"/>
            <w:vMerge/>
          </w:tcPr>
          <w:p w14:paraId="4823903E" w14:textId="77777777" w:rsidR="00AD7C43" w:rsidRPr="002A6193" w:rsidRDefault="00AD7C43" w:rsidP="003C6352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17617D95" w14:textId="77777777" w:rsidR="00AD7C43" w:rsidRPr="002A6193" w:rsidRDefault="00E54E37" w:rsidP="0050499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Dirck Dircksse van Melenblu</w:t>
            </w:r>
            <w:r w:rsidRPr="002A6193">
              <w:rPr>
                <w:rFonts w:eastAsia="Calibri"/>
                <w:vertAlign w:val="superscript"/>
              </w:rPr>
              <w:footnoteReference w:id="1101"/>
            </w:r>
          </w:p>
        </w:tc>
        <w:tc>
          <w:tcPr>
            <w:tcW w:w="850" w:type="dxa"/>
            <w:vAlign w:val="bottom"/>
          </w:tcPr>
          <w:p w14:paraId="121B758E" w14:textId="77777777" w:rsidR="00AD7C43" w:rsidRPr="002A6193" w:rsidRDefault="00E54E37" w:rsidP="003C6352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</w:tr>
    </w:tbl>
    <w:p w14:paraId="484EB25B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>/ 305v /</w:t>
      </w:r>
    </w:p>
    <w:tbl>
      <w:tblPr>
        <w:tblStyle w:val="Grigliatabella6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1418"/>
        <w:gridCol w:w="1843"/>
        <w:gridCol w:w="708"/>
        <w:gridCol w:w="709"/>
        <w:gridCol w:w="1276"/>
        <w:gridCol w:w="2126"/>
        <w:gridCol w:w="850"/>
      </w:tblGrid>
      <w:tr w:rsidR="007B64B9" w:rsidRPr="002A6193" w14:paraId="75420218" w14:textId="77777777" w:rsidTr="007B64B9">
        <w:trPr>
          <w:trHeight w:val="451"/>
        </w:trPr>
        <w:tc>
          <w:tcPr>
            <w:tcW w:w="709" w:type="dxa"/>
          </w:tcPr>
          <w:p w14:paraId="0E1D3403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89.</w:t>
            </w:r>
          </w:p>
        </w:tc>
        <w:tc>
          <w:tcPr>
            <w:tcW w:w="1418" w:type="dxa"/>
            <w:vMerge w:val="restart"/>
          </w:tcPr>
          <w:p w14:paraId="11612099" w14:textId="77777777" w:rsidR="00CC72FE" w:rsidRPr="002A6193" w:rsidRDefault="00CC72FE" w:rsidP="00666A25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562C4853" w14:textId="77777777" w:rsidR="00CC72FE" w:rsidRPr="002A6193" w:rsidRDefault="003C6352" w:rsidP="00A37E97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Otger Taeckessen van Leeuwaerd</w:t>
            </w:r>
            <w:r w:rsidR="00783CD5" w:rsidRPr="002A6193">
              <w:rPr>
                <w:rFonts w:eastAsia="Calibri"/>
              </w:rPr>
              <w:t>en</w:t>
            </w:r>
          </w:p>
        </w:tc>
        <w:tc>
          <w:tcPr>
            <w:tcW w:w="708" w:type="dxa"/>
            <w:vAlign w:val="bottom"/>
          </w:tcPr>
          <w:p w14:paraId="7BDF8193" w14:textId="77777777" w:rsidR="00CC72FE" w:rsidRPr="002A6193" w:rsidRDefault="00E54E37" w:rsidP="00666A25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487AD40C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100.</w:t>
            </w:r>
          </w:p>
        </w:tc>
        <w:tc>
          <w:tcPr>
            <w:tcW w:w="1276" w:type="dxa"/>
            <w:vMerge w:val="restart"/>
          </w:tcPr>
          <w:p w14:paraId="2B259CB7" w14:textId="77777777" w:rsidR="00AD7C43" w:rsidRPr="002A6193" w:rsidRDefault="00AD7C43" w:rsidP="00666A25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5CF9CF7A" w14:textId="77777777" w:rsidR="00AD7C43" w:rsidRPr="002A6193" w:rsidRDefault="00E54E37" w:rsidP="00A37E97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Claesse van Amsterdam</w:t>
            </w:r>
          </w:p>
        </w:tc>
        <w:tc>
          <w:tcPr>
            <w:tcW w:w="850" w:type="dxa"/>
            <w:vAlign w:val="center"/>
          </w:tcPr>
          <w:p w14:paraId="76996198" w14:textId="77777777" w:rsidR="00AD7C43" w:rsidRPr="002A6193" w:rsidRDefault="00E54E37" w:rsidP="00A37E97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7B64B9" w:rsidRPr="002A6193" w14:paraId="6798F3D3" w14:textId="77777777" w:rsidTr="007B64B9">
        <w:trPr>
          <w:trHeight w:val="461"/>
        </w:trPr>
        <w:tc>
          <w:tcPr>
            <w:tcW w:w="709" w:type="dxa"/>
          </w:tcPr>
          <w:p w14:paraId="005758EB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90.</w:t>
            </w:r>
          </w:p>
        </w:tc>
        <w:tc>
          <w:tcPr>
            <w:tcW w:w="1418" w:type="dxa"/>
            <w:vMerge/>
          </w:tcPr>
          <w:p w14:paraId="31FAEF23" w14:textId="77777777" w:rsidR="00CC72FE" w:rsidRPr="002A6193" w:rsidRDefault="00CC72FE" w:rsidP="00666A25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2B4DB4D" w14:textId="77777777" w:rsidR="00CC72FE" w:rsidRPr="002A6193" w:rsidRDefault="003C6352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Is</w:t>
            </w:r>
            <w:r w:rsidR="00E54E37" w:rsidRPr="002A6193">
              <w:rPr>
                <w:rFonts w:eastAsia="Calibri"/>
              </w:rPr>
              <w:t>ack Dircks van Horn</w:t>
            </w:r>
          </w:p>
        </w:tc>
        <w:tc>
          <w:tcPr>
            <w:tcW w:w="708" w:type="dxa"/>
            <w:vAlign w:val="bottom"/>
          </w:tcPr>
          <w:p w14:paraId="6F4DC2B5" w14:textId="77777777" w:rsidR="00CC72FE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15337A44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101.</w:t>
            </w:r>
          </w:p>
        </w:tc>
        <w:tc>
          <w:tcPr>
            <w:tcW w:w="1276" w:type="dxa"/>
            <w:vMerge/>
          </w:tcPr>
          <w:p w14:paraId="72E64B75" w14:textId="77777777" w:rsidR="00AD7C43" w:rsidRPr="002A6193" w:rsidRDefault="00AD7C43" w:rsidP="00666A25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7E9AFA8" w14:textId="77777777" w:rsidR="00AD7C43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Ryckloff Gerritsse van Emden</w:t>
            </w:r>
          </w:p>
        </w:tc>
        <w:tc>
          <w:tcPr>
            <w:tcW w:w="850" w:type="dxa"/>
            <w:vAlign w:val="bottom"/>
          </w:tcPr>
          <w:p w14:paraId="2B048617" w14:textId="77777777" w:rsidR="00AD7C43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7B64B9" w:rsidRPr="002A6193" w14:paraId="38094AAE" w14:textId="77777777" w:rsidTr="007B64B9">
        <w:trPr>
          <w:trHeight w:val="451"/>
        </w:trPr>
        <w:tc>
          <w:tcPr>
            <w:tcW w:w="709" w:type="dxa"/>
          </w:tcPr>
          <w:p w14:paraId="71CECCD3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91.</w:t>
            </w:r>
          </w:p>
        </w:tc>
        <w:tc>
          <w:tcPr>
            <w:tcW w:w="1418" w:type="dxa"/>
            <w:vMerge/>
          </w:tcPr>
          <w:p w14:paraId="2594BF6D" w14:textId="77777777" w:rsidR="00CC72FE" w:rsidRPr="002A6193" w:rsidRDefault="00CC72FE" w:rsidP="00666A25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56808D57" w14:textId="77777777" w:rsidR="00CC72FE" w:rsidRPr="002A6193" w:rsidRDefault="00E54E37" w:rsidP="00A37E97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Cornelis Claesse van Hensbrk</w:t>
            </w:r>
          </w:p>
        </w:tc>
        <w:tc>
          <w:tcPr>
            <w:tcW w:w="708" w:type="dxa"/>
            <w:vAlign w:val="bottom"/>
          </w:tcPr>
          <w:p w14:paraId="1CBB2D28" w14:textId="77777777" w:rsidR="00CC72FE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53C0163F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102.</w:t>
            </w:r>
          </w:p>
        </w:tc>
        <w:tc>
          <w:tcPr>
            <w:tcW w:w="1276" w:type="dxa"/>
            <w:vMerge/>
          </w:tcPr>
          <w:p w14:paraId="0B224A01" w14:textId="77777777" w:rsidR="00AD7C43" w:rsidRPr="002A6193" w:rsidRDefault="00AD7C43" w:rsidP="00666A25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D7DB70B" w14:textId="77777777" w:rsidR="00AD7C43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Jacob Pietersse van Westwonde</w:t>
            </w:r>
          </w:p>
        </w:tc>
        <w:tc>
          <w:tcPr>
            <w:tcW w:w="850" w:type="dxa"/>
            <w:vAlign w:val="bottom"/>
          </w:tcPr>
          <w:p w14:paraId="1AE4010F" w14:textId="77777777" w:rsidR="00AD7C43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7B64B9" w:rsidRPr="002A6193" w14:paraId="69F9E9DC" w14:textId="77777777" w:rsidTr="007B64B9">
        <w:trPr>
          <w:trHeight w:val="461"/>
        </w:trPr>
        <w:tc>
          <w:tcPr>
            <w:tcW w:w="709" w:type="dxa"/>
          </w:tcPr>
          <w:p w14:paraId="5782D1D2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92.</w:t>
            </w:r>
          </w:p>
        </w:tc>
        <w:tc>
          <w:tcPr>
            <w:tcW w:w="1418" w:type="dxa"/>
            <w:vMerge w:val="restart"/>
          </w:tcPr>
          <w:p w14:paraId="50B8529C" w14:textId="77777777" w:rsidR="00CC72FE" w:rsidRPr="002A6193" w:rsidRDefault="000843DC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arinari</w:t>
            </w:r>
          </w:p>
        </w:tc>
        <w:tc>
          <w:tcPr>
            <w:tcW w:w="1843" w:type="dxa"/>
          </w:tcPr>
          <w:p w14:paraId="4A460509" w14:textId="77777777" w:rsidR="00CC72FE" w:rsidRPr="002A6193" w:rsidRDefault="00E54E37" w:rsidP="00A37E97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Baltholomeus van Horn</w:t>
            </w:r>
          </w:p>
        </w:tc>
        <w:tc>
          <w:tcPr>
            <w:tcW w:w="708" w:type="dxa"/>
            <w:vAlign w:val="bottom"/>
          </w:tcPr>
          <w:p w14:paraId="7B3C065A" w14:textId="77777777" w:rsidR="00CC72FE" w:rsidRPr="002A6193" w:rsidRDefault="00E54E37" w:rsidP="00666A25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48CCB3F7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103.</w:t>
            </w:r>
          </w:p>
        </w:tc>
        <w:tc>
          <w:tcPr>
            <w:tcW w:w="1276" w:type="dxa"/>
            <w:vMerge/>
          </w:tcPr>
          <w:p w14:paraId="7020DB93" w14:textId="77777777" w:rsidR="00AD7C43" w:rsidRPr="002A6193" w:rsidRDefault="00AD7C43" w:rsidP="00666A25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794963B" w14:textId="77777777" w:rsidR="00AD7C43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Evert Harcksse van </w:t>
            </w:r>
            <w:r w:rsidR="00A762E1" w:rsidRPr="002A6193">
              <w:rPr>
                <w:rFonts w:eastAsia="Calibri"/>
              </w:rPr>
              <w:t>Noorden</w:t>
            </w:r>
          </w:p>
        </w:tc>
        <w:tc>
          <w:tcPr>
            <w:tcW w:w="850" w:type="dxa"/>
            <w:vAlign w:val="bottom"/>
          </w:tcPr>
          <w:p w14:paraId="5A542AC7" w14:textId="77777777" w:rsidR="00AD7C43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7B64B9" w:rsidRPr="002A6193" w14:paraId="3D942420" w14:textId="77777777" w:rsidTr="007B64B9">
        <w:trPr>
          <w:trHeight w:val="451"/>
        </w:trPr>
        <w:tc>
          <w:tcPr>
            <w:tcW w:w="709" w:type="dxa"/>
          </w:tcPr>
          <w:p w14:paraId="338D8765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93.</w:t>
            </w:r>
          </w:p>
        </w:tc>
        <w:tc>
          <w:tcPr>
            <w:tcW w:w="1418" w:type="dxa"/>
            <w:vMerge/>
          </w:tcPr>
          <w:p w14:paraId="57900BCD" w14:textId="77777777" w:rsidR="00CC72FE" w:rsidRPr="002A6193" w:rsidRDefault="00CC72FE" w:rsidP="00666A25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C2196B5" w14:textId="77777777" w:rsidR="00CC72FE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Albert Brouwer van Harlem</w:t>
            </w:r>
          </w:p>
        </w:tc>
        <w:tc>
          <w:tcPr>
            <w:tcW w:w="708" w:type="dxa"/>
            <w:vAlign w:val="bottom"/>
          </w:tcPr>
          <w:p w14:paraId="3F9F726C" w14:textId="77777777" w:rsidR="00CC72FE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62F57CD0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104.</w:t>
            </w:r>
          </w:p>
        </w:tc>
        <w:tc>
          <w:tcPr>
            <w:tcW w:w="1276" w:type="dxa"/>
            <w:vMerge/>
          </w:tcPr>
          <w:p w14:paraId="7EC220C2" w14:textId="77777777" w:rsidR="00AD7C43" w:rsidRPr="002A6193" w:rsidRDefault="00AD7C43" w:rsidP="00666A25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786FB393" w14:textId="77777777" w:rsidR="00AD7C43" w:rsidRPr="002A6193" w:rsidRDefault="00E54E37" w:rsidP="00A37E97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Boelsen Vershebay</w:t>
            </w:r>
          </w:p>
        </w:tc>
        <w:tc>
          <w:tcPr>
            <w:tcW w:w="850" w:type="dxa"/>
            <w:vAlign w:val="bottom"/>
          </w:tcPr>
          <w:p w14:paraId="70490D67" w14:textId="77777777" w:rsidR="00AD7C43" w:rsidRPr="002A6193" w:rsidRDefault="00E54E37" w:rsidP="00666A25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7B64B9" w:rsidRPr="002A6193" w14:paraId="4EEBA4E5" w14:textId="77777777" w:rsidTr="007B64B9">
        <w:trPr>
          <w:trHeight w:val="451"/>
        </w:trPr>
        <w:tc>
          <w:tcPr>
            <w:tcW w:w="709" w:type="dxa"/>
          </w:tcPr>
          <w:p w14:paraId="773AB544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94.</w:t>
            </w:r>
          </w:p>
        </w:tc>
        <w:tc>
          <w:tcPr>
            <w:tcW w:w="1418" w:type="dxa"/>
            <w:vMerge/>
          </w:tcPr>
          <w:p w14:paraId="2248E326" w14:textId="77777777" w:rsidR="00CC72FE" w:rsidRPr="002A6193" w:rsidRDefault="00CC72FE" w:rsidP="00666A25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13EDC94" w14:textId="77777777" w:rsidR="00CC72FE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Carsten Jansse van Honingen</w:t>
            </w:r>
          </w:p>
        </w:tc>
        <w:tc>
          <w:tcPr>
            <w:tcW w:w="708" w:type="dxa"/>
            <w:vAlign w:val="center"/>
          </w:tcPr>
          <w:p w14:paraId="43A10750" w14:textId="77777777" w:rsidR="00CC72FE" w:rsidRPr="002A6193" w:rsidRDefault="00E54E37" w:rsidP="00A37E9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13A250F9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105.</w:t>
            </w:r>
          </w:p>
        </w:tc>
        <w:tc>
          <w:tcPr>
            <w:tcW w:w="1276" w:type="dxa"/>
            <w:vMerge w:val="restart"/>
          </w:tcPr>
          <w:p w14:paraId="550909D1" w14:textId="77777777" w:rsidR="00AD7C43" w:rsidRPr="002A6193" w:rsidRDefault="000843DC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</w:t>
            </w:r>
            <w:r w:rsidR="00E54E37" w:rsidRPr="002A6193">
              <w:rPr>
                <w:rFonts w:eastAsia="Calibri"/>
              </w:rPr>
              <w:t>arsoni e</w:t>
            </w:r>
          </w:p>
          <w:p w14:paraId="56CA7AF4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mozzi</w:t>
            </w:r>
          </w:p>
          <w:p w14:paraId="30DBCF4A" w14:textId="77777777" w:rsidR="00AD7C43" w:rsidRPr="002A6193" w:rsidRDefault="00AD7C43" w:rsidP="00666A25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7BAC0BE4" w14:textId="77777777" w:rsidR="00AD7C43" w:rsidRPr="002A6193" w:rsidRDefault="00E54E37" w:rsidP="00A37E97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Minne Bouwens servitor della | coiuta </w:t>
            </w:r>
          </w:p>
        </w:tc>
        <w:tc>
          <w:tcPr>
            <w:tcW w:w="850" w:type="dxa"/>
            <w:vAlign w:val="bottom"/>
          </w:tcPr>
          <w:p w14:paraId="12512B02" w14:textId="77777777" w:rsidR="00AD7C43" w:rsidRPr="002A6193" w:rsidRDefault="00E54E37" w:rsidP="00666A25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 4 |</w:t>
            </w:r>
          </w:p>
        </w:tc>
      </w:tr>
      <w:tr w:rsidR="007B64B9" w:rsidRPr="002A6193" w14:paraId="152EBC34" w14:textId="77777777" w:rsidTr="007B64B9">
        <w:trPr>
          <w:trHeight w:val="541"/>
        </w:trPr>
        <w:tc>
          <w:tcPr>
            <w:tcW w:w="709" w:type="dxa"/>
          </w:tcPr>
          <w:p w14:paraId="4121D5BC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95.</w:t>
            </w:r>
          </w:p>
        </w:tc>
        <w:tc>
          <w:tcPr>
            <w:tcW w:w="1418" w:type="dxa"/>
            <w:vMerge/>
          </w:tcPr>
          <w:p w14:paraId="4A116064" w14:textId="77777777" w:rsidR="00CC72FE" w:rsidRPr="002A6193" w:rsidRDefault="00CC72FE" w:rsidP="00666A25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7ABC707" w14:textId="77777777" w:rsidR="00CC72FE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Dietloff Croon van Lubeeck</w:t>
            </w:r>
          </w:p>
        </w:tc>
        <w:tc>
          <w:tcPr>
            <w:tcW w:w="708" w:type="dxa"/>
            <w:vAlign w:val="bottom"/>
          </w:tcPr>
          <w:p w14:paraId="33FF2432" w14:textId="77777777" w:rsidR="00CC72FE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5E1C6509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106.</w:t>
            </w:r>
          </w:p>
        </w:tc>
        <w:tc>
          <w:tcPr>
            <w:tcW w:w="1276" w:type="dxa"/>
            <w:vMerge/>
          </w:tcPr>
          <w:p w14:paraId="025CE011" w14:textId="77777777" w:rsidR="00AD7C43" w:rsidRPr="002A6193" w:rsidRDefault="00AD7C43" w:rsidP="00666A25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400C9ED4" w14:textId="77777777" w:rsidR="00AD7C43" w:rsidRPr="002A6193" w:rsidRDefault="00E54E37" w:rsidP="00A37E97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Cornelis Meyners van Horn</w:t>
            </w:r>
          </w:p>
        </w:tc>
        <w:tc>
          <w:tcPr>
            <w:tcW w:w="850" w:type="dxa"/>
            <w:vAlign w:val="bottom"/>
          </w:tcPr>
          <w:p w14:paraId="3F35FCC4" w14:textId="77777777" w:rsidR="00AD7C43" w:rsidRPr="002A6193" w:rsidRDefault="00E54E37" w:rsidP="00666A25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7B64B9" w:rsidRPr="002A6193" w14:paraId="765BD2F2" w14:textId="77777777" w:rsidTr="007B64B9">
        <w:trPr>
          <w:trHeight w:val="549"/>
        </w:trPr>
        <w:tc>
          <w:tcPr>
            <w:tcW w:w="709" w:type="dxa"/>
          </w:tcPr>
          <w:p w14:paraId="3CF6D7EE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96.</w:t>
            </w:r>
          </w:p>
        </w:tc>
        <w:tc>
          <w:tcPr>
            <w:tcW w:w="1418" w:type="dxa"/>
            <w:vMerge/>
          </w:tcPr>
          <w:p w14:paraId="64C69269" w14:textId="77777777" w:rsidR="00CC72FE" w:rsidRPr="002A6193" w:rsidRDefault="00CC72FE" w:rsidP="00666A25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30EBB4E4" w14:textId="77777777" w:rsidR="00CC72FE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Hansse van Horn</w:t>
            </w:r>
          </w:p>
        </w:tc>
        <w:tc>
          <w:tcPr>
            <w:tcW w:w="708" w:type="dxa"/>
            <w:vAlign w:val="bottom"/>
          </w:tcPr>
          <w:p w14:paraId="5D875423" w14:textId="77777777" w:rsidR="00CC72FE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2BB39D3B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107.</w:t>
            </w:r>
          </w:p>
        </w:tc>
        <w:tc>
          <w:tcPr>
            <w:tcW w:w="1276" w:type="dxa"/>
            <w:vMerge/>
          </w:tcPr>
          <w:p w14:paraId="24A3A419" w14:textId="77777777" w:rsidR="00AD7C43" w:rsidRPr="002A6193" w:rsidRDefault="00AD7C43" w:rsidP="00666A25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4DB0762" w14:textId="77777777" w:rsidR="00AD7C43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Maersten Thonissen Vyster</w:t>
            </w:r>
          </w:p>
        </w:tc>
        <w:tc>
          <w:tcPr>
            <w:tcW w:w="850" w:type="dxa"/>
            <w:vAlign w:val="bottom"/>
          </w:tcPr>
          <w:p w14:paraId="51B70C33" w14:textId="77777777" w:rsidR="00AD7C43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 |</w:t>
            </w:r>
          </w:p>
        </w:tc>
      </w:tr>
      <w:tr w:rsidR="007B64B9" w:rsidRPr="002A6193" w14:paraId="06395E70" w14:textId="77777777" w:rsidTr="007B64B9">
        <w:trPr>
          <w:trHeight w:val="571"/>
        </w:trPr>
        <w:tc>
          <w:tcPr>
            <w:tcW w:w="709" w:type="dxa"/>
          </w:tcPr>
          <w:p w14:paraId="3BB886A0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97.</w:t>
            </w:r>
          </w:p>
        </w:tc>
        <w:tc>
          <w:tcPr>
            <w:tcW w:w="1418" w:type="dxa"/>
            <w:vMerge/>
          </w:tcPr>
          <w:p w14:paraId="31117394" w14:textId="77777777" w:rsidR="00CC72FE" w:rsidRPr="002A6193" w:rsidRDefault="00CC72FE" w:rsidP="00666A25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58BCB3D" w14:textId="77777777" w:rsidR="00CC72FE" w:rsidRPr="00CB1FBA" w:rsidRDefault="00E54E37" w:rsidP="00A37E97">
            <w:pPr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Jan Jansse Bros van Horn</w:t>
            </w:r>
          </w:p>
        </w:tc>
        <w:tc>
          <w:tcPr>
            <w:tcW w:w="708" w:type="dxa"/>
            <w:vAlign w:val="bottom"/>
          </w:tcPr>
          <w:p w14:paraId="5F0087CC" w14:textId="77777777" w:rsidR="00CC72FE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3266967F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108.</w:t>
            </w:r>
          </w:p>
        </w:tc>
        <w:tc>
          <w:tcPr>
            <w:tcW w:w="1276" w:type="dxa"/>
            <w:vMerge/>
          </w:tcPr>
          <w:p w14:paraId="24A84381" w14:textId="77777777" w:rsidR="00AD7C43" w:rsidRPr="002A6193" w:rsidRDefault="00AD7C43" w:rsidP="00666A25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6327CA2" w14:textId="77777777" w:rsidR="00AD7C43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Segersse van Horn</w:t>
            </w:r>
          </w:p>
        </w:tc>
        <w:tc>
          <w:tcPr>
            <w:tcW w:w="850" w:type="dxa"/>
            <w:vAlign w:val="bottom"/>
          </w:tcPr>
          <w:p w14:paraId="39E44BB6" w14:textId="77777777" w:rsidR="00AD7C43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 |</w:t>
            </w:r>
          </w:p>
        </w:tc>
      </w:tr>
      <w:tr w:rsidR="007B64B9" w:rsidRPr="002A6193" w14:paraId="2A13E32E" w14:textId="77777777" w:rsidTr="007B64B9">
        <w:trPr>
          <w:trHeight w:val="451"/>
        </w:trPr>
        <w:tc>
          <w:tcPr>
            <w:tcW w:w="709" w:type="dxa"/>
          </w:tcPr>
          <w:p w14:paraId="61E88F94" w14:textId="77777777" w:rsidR="00CC72FE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98.</w:t>
            </w:r>
          </w:p>
        </w:tc>
        <w:tc>
          <w:tcPr>
            <w:tcW w:w="1418" w:type="dxa"/>
            <w:vMerge/>
          </w:tcPr>
          <w:p w14:paraId="31D91701" w14:textId="77777777" w:rsidR="00CC72FE" w:rsidRPr="002A6193" w:rsidRDefault="00CC72FE" w:rsidP="00666A25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0544CF7" w14:textId="77777777" w:rsidR="00CC72FE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Hansse Ryppers Fres </w:t>
            </w:r>
          </w:p>
        </w:tc>
        <w:tc>
          <w:tcPr>
            <w:tcW w:w="708" w:type="dxa"/>
            <w:vAlign w:val="bottom"/>
          </w:tcPr>
          <w:p w14:paraId="6D198422" w14:textId="77777777" w:rsidR="00CC72FE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06EEF57B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109.</w:t>
            </w:r>
          </w:p>
        </w:tc>
        <w:tc>
          <w:tcPr>
            <w:tcW w:w="1276" w:type="dxa"/>
            <w:vMerge w:val="restart"/>
          </w:tcPr>
          <w:p w14:paraId="184C1D2B" w14:textId="77777777" w:rsidR="00AD7C43" w:rsidRPr="002A6193" w:rsidRDefault="000843DC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</w:t>
            </w:r>
            <w:r w:rsidR="00E54E37" w:rsidRPr="002A6193">
              <w:rPr>
                <w:rFonts w:eastAsia="Calibri"/>
              </w:rPr>
              <w:t>arsoni</w:t>
            </w:r>
          </w:p>
        </w:tc>
        <w:tc>
          <w:tcPr>
            <w:tcW w:w="2126" w:type="dxa"/>
          </w:tcPr>
          <w:p w14:paraId="3B07B7EA" w14:textId="77777777" w:rsidR="00AD7C43" w:rsidRPr="002A6193" w:rsidRDefault="00A762E1" w:rsidP="00A37E97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Tays Herndrick van Leeuwae</w:t>
            </w:r>
            <w:r w:rsidR="00783CD5" w:rsidRPr="002A6193">
              <w:rPr>
                <w:rFonts w:eastAsia="Calibri"/>
              </w:rPr>
              <w:t>r</w:t>
            </w:r>
            <w:r w:rsidRPr="002A6193">
              <w:rPr>
                <w:rFonts w:eastAsia="Calibri"/>
              </w:rPr>
              <w:t>d</w:t>
            </w:r>
            <w:r w:rsidR="00783CD5" w:rsidRPr="002A6193">
              <w:rPr>
                <w:rFonts w:eastAsia="Calibri"/>
              </w:rPr>
              <w:t>en</w:t>
            </w:r>
          </w:p>
        </w:tc>
        <w:tc>
          <w:tcPr>
            <w:tcW w:w="850" w:type="dxa"/>
            <w:vAlign w:val="bottom"/>
          </w:tcPr>
          <w:p w14:paraId="322755D0" w14:textId="77777777" w:rsidR="00AD7C43" w:rsidRPr="002A6193" w:rsidRDefault="00E54E37" w:rsidP="00666A25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7B64B9" w:rsidRPr="002A6193" w14:paraId="6FD0A72C" w14:textId="77777777" w:rsidTr="007B64B9">
        <w:trPr>
          <w:trHeight w:val="461"/>
        </w:trPr>
        <w:tc>
          <w:tcPr>
            <w:tcW w:w="709" w:type="dxa"/>
          </w:tcPr>
          <w:p w14:paraId="57FF34A6" w14:textId="77777777" w:rsidR="00CC72FE" w:rsidRPr="002A6193" w:rsidRDefault="00BF4059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99</w:t>
            </w:r>
            <w:r w:rsidR="00E54E37" w:rsidRPr="002A6193">
              <w:rPr>
                <w:rFonts w:eastAsia="Calibri"/>
              </w:rPr>
              <w:t>.</w:t>
            </w:r>
          </w:p>
        </w:tc>
        <w:tc>
          <w:tcPr>
            <w:tcW w:w="1418" w:type="dxa"/>
            <w:vMerge/>
          </w:tcPr>
          <w:p w14:paraId="7493B572" w14:textId="77777777" w:rsidR="00CC72FE" w:rsidRPr="002A6193" w:rsidRDefault="00CC72FE" w:rsidP="00666A25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61A4BAE4" w14:textId="77777777" w:rsidR="00CC72FE" w:rsidRPr="002A6193" w:rsidRDefault="00E54E37" w:rsidP="00A37E97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Jan Jansse van </w:t>
            </w:r>
            <w:r w:rsidR="00FF6333" w:rsidRPr="002A6193">
              <w:rPr>
                <w:rFonts w:eastAsia="Calibri"/>
              </w:rPr>
              <w:t>Munick</w:t>
            </w:r>
            <w:r w:rsidR="00783CD5" w:rsidRPr="002A6193">
              <w:rPr>
                <w:rFonts w:eastAsia="Calibri"/>
              </w:rPr>
              <w:t>en</w:t>
            </w:r>
            <w:r w:rsidR="00FF6333" w:rsidRPr="002A6193">
              <w:rPr>
                <w:rFonts w:eastAsia="Calibri"/>
              </w:rPr>
              <w:t>d</w:t>
            </w:r>
            <w:r w:rsidR="00783CD5" w:rsidRPr="002A6193">
              <w:rPr>
                <w:rFonts w:eastAsia="Calibri"/>
              </w:rPr>
              <w:t>am</w:t>
            </w:r>
          </w:p>
        </w:tc>
        <w:tc>
          <w:tcPr>
            <w:tcW w:w="708" w:type="dxa"/>
            <w:vAlign w:val="bottom"/>
          </w:tcPr>
          <w:p w14:paraId="07A2AD00" w14:textId="77777777" w:rsidR="00CC72FE" w:rsidRPr="002A6193" w:rsidRDefault="00E54E37" w:rsidP="00666A25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06D38942" w14:textId="77777777" w:rsidR="00AD7C43" w:rsidRPr="002A6193" w:rsidRDefault="00E54E37" w:rsidP="00666A25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110.</w:t>
            </w:r>
          </w:p>
        </w:tc>
        <w:tc>
          <w:tcPr>
            <w:tcW w:w="1276" w:type="dxa"/>
            <w:vMerge/>
          </w:tcPr>
          <w:p w14:paraId="7C455B8D" w14:textId="77777777" w:rsidR="00AD7C43" w:rsidRPr="002A6193" w:rsidRDefault="00AD7C43" w:rsidP="00666A25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BD6215E" w14:textId="77777777" w:rsidR="00AD7C43" w:rsidRPr="002A6193" w:rsidRDefault="00E54E37" w:rsidP="00A37E97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Wybrant Pieterssen</w:t>
            </w:r>
          </w:p>
        </w:tc>
        <w:tc>
          <w:tcPr>
            <w:tcW w:w="850" w:type="dxa"/>
            <w:vAlign w:val="bottom"/>
          </w:tcPr>
          <w:p w14:paraId="30CAD16A" w14:textId="77777777" w:rsidR="00AD7C43" w:rsidRPr="002A6193" w:rsidRDefault="00E54E37" w:rsidP="00666A2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 |</w:t>
            </w:r>
          </w:p>
        </w:tc>
      </w:tr>
    </w:tbl>
    <w:p w14:paraId="32AA30C1" w14:textId="77777777" w:rsidR="00CC72FE" w:rsidRPr="002A6193" w:rsidRDefault="00CC72FE" w:rsidP="004014CF">
      <w:pPr>
        <w:widowControl w:val="0"/>
        <w:suppressAutoHyphens/>
      </w:pPr>
    </w:p>
    <w:p w14:paraId="461D3A0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Le sudette persone fino a cento nove teste alli 13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02"/>
      </w:r>
      <w:r w:rsidRPr="002A6193">
        <w:rPr>
          <w:rFonts w:eastAsia="NSimSun"/>
          <w:kern w:val="2"/>
          <w:lang w:eastAsia="hi-IN" w:bidi="hi-IN"/>
        </w:rPr>
        <w:t xml:space="preserve"> di maggio sono trovate | nella presenza del signor Filippo Calandrini in nome del signor Christofforo Suriano | residente per fede del vero noi sottoscritti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03"/>
      </w:r>
      <w:r w:rsidRPr="002A6193">
        <w:rPr>
          <w:rFonts w:eastAsia="NSimSun"/>
          <w:kern w:val="2"/>
          <w:lang w:eastAsia="hi-IN" w:bidi="hi-IN"/>
        </w:rPr>
        <w:t xml:space="preserve"> consiglieri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04"/>
      </w:r>
      <w:r w:rsidRPr="002A6193">
        <w:rPr>
          <w:rFonts w:eastAsia="NSimSun"/>
          <w:kern w:val="2"/>
          <w:lang w:eastAsia="hi-IN" w:bidi="hi-IN"/>
        </w:rPr>
        <w:t xml:space="preserve"> dell’Amiralità | residenti in Encusen habbiamo segnata la presente nell’Helder questo dì | 15 maggio 1618. |</w:t>
      </w:r>
    </w:p>
    <w:p w14:paraId="6A46DC5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La paga delle detto 109 teste importa il mese 1225 fiorini et piacchi 10 | li viveri per li medesimi a ragion di 6 piacchi il | giorno per marinaro, et </w:t>
      </w:r>
      <w:r w:rsidRPr="002A6193">
        <w:rPr>
          <w:rFonts w:eastAsia="NSimSun"/>
          <w:smallCaps/>
          <w:kern w:val="2"/>
          <w:lang w:eastAsia="hi-IN" w:bidi="hi-IN"/>
        </w:rPr>
        <w:t xml:space="preserve">x </w:t>
      </w:r>
      <w:r w:rsidRPr="002A6193">
        <w:rPr>
          <w:rFonts w:eastAsia="NSimSun"/>
          <w:kern w:val="2"/>
          <w:lang w:eastAsia="hi-IN" w:bidi="hi-IN"/>
        </w:rPr>
        <w:t>piacchi per otto | teste che mangia alla camera di poppe | importa 1029 |</w:t>
      </w:r>
    </w:p>
    <w:p w14:paraId="3B7F638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Et hanno havuto principio le paghe, et viveri | al giorno della mostra che fu alli </w:t>
      </w:r>
      <w:r w:rsidRPr="002A6193">
        <w:rPr>
          <w:rFonts w:eastAsia="NSimSun"/>
          <w:smallCaps/>
          <w:kern w:val="2"/>
          <w:lang w:eastAsia="hi-IN" w:bidi="hi-IN"/>
        </w:rPr>
        <w:t>xi</w:t>
      </w:r>
      <w:r w:rsidRPr="002A6193">
        <w:rPr>
          <w:rFonts w:eastAsia="NSimSun"/>
          <w:kern w:val="2"/>
          <w:lang w:eastAsia="hi-IN" w:bidi="hi-IN"/>
        </w:rPr>
        <w:t xml:space="preserve"> di aprile | di questo presente anno 1618 | </w:t>
      </w:r>
    </w:p>
    <w:p w14:paraId="211AD451" w14:textId="77777777" w:rsidR="00CC72FE" w:rsidRPr="002A6193" w:rsidRDefault="00CC72FE" w:rsidP="004014CF">
      <w:pPr>
        <w:widowControl w:val="0"/>
        <w:suppressAutoHyphens/>
        <w:jc w:val="both"/>
      </w:pPr>
    </w:p>
    <w:p w14:paraId="1D4FF4D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306r / </w:t>
      </w:r>
    </w:p>
    <w:tbl>
      <w:tblPr>
        <w:tblStyle w:val="Grigliatabella6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29"/>
        <w:gridCol w:w="1843"/>
        <w:gridCol w:w="739"/>
        <w:gridCol w:w="709"/>
        <w:gridCol w:w="1309"/>
        <w:gridCol w:w="2126"/>
        <w:gridCol w:w="817"/>
      </w:tblGrid>
      <w:tr w:rsidR="007B64B9" w:rsidRPr="002A6193" w14:paraId="031F4028" w14:textId="77777777" w:rsidTr="00495E1F">
        <w:trPr>
          <w:trHeight w:val="451"/>
        </w:trPr>
        <w:tc>
          <w:tcPr>
            <w:tcW w:w="567" w:type="dxa"/>
          </w:tcPr>
          <w:p w14:paraId="1F7034D8" w14:textId="77777777" w:rsidR="00CC72FE" w:rsidRPr="002A6193" w:rsidRDefault="00E54E37" w:rsidP="003F35B6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1.</w:t>
            </w:r>
          </w:p>
        </w:tc>
        <w:tc>
          <w:tcPr>
            <w:tcW w:w="1529" w:type="dxa"/>
          </w:tcPr>
          <w:p w14:paraId="2EA8156A" w14:textId="77777777" w:rsidR="00CC72FE" w:rsidRPr="002A6193" w:rsidRDefault="006B52BB" w:rsidP="003F35B6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apitan</w:t>
            </w:r>
            <w:r w:rsidR="00E54E37" w:rsidRPr="002A6193">
              <w:rPr>
                <w:rFonts w:eastAsia="Calibri"/>
                <w:vertAlign w:val="superscript"/>
              </w:rPr>
              <w:footnoteReference w:id="1105"/>
            </w:r>
          </w:p>
        </w:tc>
        <w:tc>
          <w:tcPr>
            <w:tcW w:w="1843" w:type="dxa"/>
          </w:tcPr>
          <w:p w14:paraId="014A6046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Jacosse Scrop</w:t>
            </w:r>
            <w:r w:rsidR="00CE36CC" w:rsidRPr="002A6193">
              <w:rPr>
                <w:rFonts w:eastAsia="Calibri"/>
              </w:rPr>
              <w:t>ol</w:t>
            </w:r>
            <w:r w:rsidR="00CE36CC" w:rsidRPr="002A6193">
              <w:rPr>
                <w:rStyle w:val="FootnoteReference"/>
                <w:rFonts w:eastAsia="Calibri"/>
              </w:rPr>
              <w:footnoteReference w:id="1106"/>
            </w:r>
          </w:p>
        </w:tc>
        <w:tc>
          <w:tcPr>
            <w:tcW w:w="739" w:type="dxa"/>
            <w:vAlign w:val="bottom"/>
          </w:tcPr>
          <w:p w14:paraId="1D5C0BF6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45 |</w:t>
            </w:r>
          </w:p>
        </w:tc>
        <w:tc>
          <w:tcPr>
            <w:tcW w:w="709" w:type="dxa"/>
          </w:tcPr>
          <w:p w14:paraId="6F43AE7D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49.</w:t>
            </w:r>
          </w:p>
        </w:tc>
        <w:tc>
          <w:tcPr>
            <w:tcW w:w="1309" w:type="dxa"/>
            <w:vMerge w:val="restart"/>
          </w:tcPr>
          <w:p w14:paraId="1289D9C0" w14:textId="77777777" w:rsidR="00AD7C43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arinari della gabia</w:t>
            </w:r>
          </w:p>
          <w:p w14:paraId="4D735F02" w14:textId="77777777" w:rsidR="00AD7C43" w:rsidRPr="002A6193" w:rsidRDefault="00AD7C43" w:rsidP="003F35B6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5E10BBC6" w14:textId="77777777" w:rsidR="00AD7C43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Alert Rycke van Emden</w:t>
            </w:r>
          </w:p>
        </w:tc>
        <w:tc>
          <w:tcPr>
            <w:tcW w:w="817" w:type="dxa"/>
            <w:vAlign w:val="bottom"/>
          </w:tcPr>
          <w:p w14:paraId="430071EC" w14:textId="77777777" w:rsidR="00AD7C43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3D863F31" w14:textId="77777777" w:rsidTr="00495E1F">
        <w:trPr>
          <w:trHeight w:val="461"/>
        </w:trPr>
        <w:tc>
          <w:tcPr>
            <w:tcW w:w="567" w:type="dxa"/>
          </w:tcPr>
          <w:p w14:paraId="60ECF4B4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2.</w:t>
            </w:r>
          </w:p>
        </w:tc>
        <w:tc>
          <w:tcPr>
            <w:tcW w:w="1529" w:type="dxa"/>
          </w:tcPr>
          <w:p w14:paraId="7D7483BE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l</w:t>
            </w:r>
            <w:r w:rsidR="00E54E37" w:rsidRPr="002A6193">
              <w:rPr>
                <w:rFonts w:eastAsia="Calibri"/>
              </w:rPr>
              <w:t>uogotenente</w:t>
            </w:r>
          </w:p>
        </w:tc>
        <w:tc>
          <w:tcPr>
            <w:tcW w:w="1843" w:type="dxa"/>
          </w:tcPr>
          <w:p w14:paraId="79EF0582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Cornelis Fredericksse</w:t>
            </w:r>
          </w:p>
        </w:tc>
        <w:tc>
          <w:tcPr>
            <w:tcW w:w="739" w:type="dxa"/>
            <w:vAlign w:val="bottom"/>
          </w:tcPr>
          <w:p w14:paraId="61B3453C" w14:textId="77777777" w:rsidR="00CC72FE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3573F620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50.</w:t>
            </w:r>
          </w:p>
        </w:tc>
        <w:tc>
          <w:tcPr>
            <w:tcW w:w="1309" w:type="dxa"/>
            <w:vMerge/>
          </w:tcPr>
          <w:p w14:paraId="3CB5EF9C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AB6002D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Drick Thyve van Rotterdam</w:t>
            </w:r>
          </w:p>
        </w:tc>
        <w:tc>
          <w:tcPr>
            <w:tcW w:w="817" w:type="dxa"/>
            <w:vAlign w:val="bottom"/>
          </w:tcPr>
          <w:p w14:paraId="23318349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52FA45CF" w14:textId="77777777" w:rsidTr="00495E1F">
        <w:trPr>
          <w:trHeight w:val="451"/>
        </w:trPr>
        <w:tc>
          <w:tcPr>
            <w:tcW w:w="567" w:type="dxa"/>
          </w:tcPr>
          <w:p w14:paraId="62331311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3.</w:t>
            </w:r>
          </w:p>
        </w:tc>
        <w:tc>
          <w:tcPr>
            <w:tcW w:w="1529" w:type="dxa"/>
          </w:tcPr>
          <w:p w14:paraId="5C6F4BF7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atron</w:t>
            </w:r>
          </w:p>
        </w:tc>
        <w:tc>
          <w:tcPr>
            <w:tcW w:w="1843" w:type="dxa"/>
          </w:tcPr>
          <w:p w14:paraId="34C225F0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Willemsse Gousoenaer</w:t>
            </w:r>
          </w:p>
        </w:tc>
        <w:tc>
          <w:tcPr>
            <w:tcW w:w="739" w:type="dxa"/>
            <w:vAlign w:val="center"/>
          </w:tcPr>
          <w:p w14:paraId="17362E8C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14A479D8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51.</w:t>
            </w:r>
          </w:p>
        </w:tc>
        <w:tc>
          <w:tcPr>
            <w:tcW w:w="1309" w:type="dxa"/>
            <w:vMerge/>
          </w:tcPr>
          <w:p w14:paraId="04E303CD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4158905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Jurjan Christoffelsen van | Hanburg </w:t>
            </w:r>
          </w:p>
        </w:tc>
        <w:tc>
          <w:tcPr>
            <w:tcW w:w="817" w:type="dxa"/>
            <w:vAlign w:val="bottom"/>
          </w:tcPr>
          <w:p w14:paraId="19364B7A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10 | </w:t>
            </w:r>
          </w:p>
        </w:tc>
      </w:tr>
      <w:tr w:rsidR="007B64B9" w:rsidRPr="002A6193" w14:paraId="6830942B" w14:textId="77777777" w:rsidTr="00495E1F">
        <w:trPr>
          <w:trHeight w:val="461"/>
        </w:trPr>
        <w:tc>
          <w:tcPr>
            <w:tcW w:w="567" w:type="dxa"/>
          </w:tcPr>
          <w:p w14:paraId="665502C5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4.</w:t>
            </w:r>
          </w:p>
        </w:tc>
        <w:tc>
          <w:tcPr>
            <w:tcW w:w="1529" w:type="dxa"/>
            <w:vMerge w:val="restart"/>
          </w:tcPr>
          <w:p w14:paraId="665820F9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ilota</w:t>
            </w:r>
          </w:p>
        </w:tc>
        <w:tc>
          <w:tcPr>
            <w:tcW w:w="1843" w:type="dxa"/>
          </w:tcPr>
          <w:p w14:paraId="5DF5CF64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Regner Claessen</w:t>
            </w:r>
          </w:p>
        </w:tc>
        <w:tc>
          <w:tcPr>
            <w:tcW w:w="739" w:type="dxa"/>
          </w:tcPr>
          <w:p w14:paraId="3A220E7D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35 |</w:t>
            </w:r>
          </w:p>
        </w:tc>
        <w:tc>
          <w:tcPr>
            <w:tcW w:w="709" w:type="dxa"/>
          </w:tcPr>
          <w:p w14:paraId="47929F1C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52.</w:t>
            </w:r>
          </w:p>
        </w:tc>
        <w:tc>
          <w:tcPr>
            <w:tcW w:w="1309" w:type="dxa"/>
            <w:vMerge/>
          </w:tcPr>
          <w:p w14:paraId="5EEEDCDF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C9C3FD7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Perrit Thyve van Enckhuysen</w:t>
            </w:r>
          </w:p>
        </w:tc>
        <w:tc>
          <w:tcPr>
            <w:tcW w:w="817" w:type="dxa"/>
            <w:vAlign w:val="bottom"/>
          </w:tcPr>
          <w:p w14:paraId="6149D300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7B64B9" w:rsidRPr="002A6193" w14:paraId="074DF851" w14:textId="77777777" w:rsidTr="00495E1F">
        <w:trPr>
          <w:trHeight w:val="451"/>
        </w:trPr>
        <w:tc>
          <w:tcPr>
            <w:tcW w:w="567" w:type="dxa"/>
          </w:tcPr>
          <w:p w14:paraId="2AB1286A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5.</w:t>
            </w:r>
          </w:p>
        </w:tc>
        <w:tc>
          <w:tcPr>
            <w:tcW w:w="1529" w:type="dxa"/>
            <w:vMerge/>
          </w:tcPr>
          <w:p w14:paraId="69682879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BE58C1D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Martssen</w:t>
            </w:r>
          </w:p>
        </w:tc>
        <w:tc>
          <w:tcPr>
            <w:tcW w:w="739" w:type="dxa"/>
          </w:tcPr>
          <w:p w14:paraId="103D0C6E" w14:textId="77777777" w:rsidR="00CC72FE" w:rsidRPr="002A6193" w:rsidRDefault="00E54E37" w:rsidP="000677DF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35 |</w:t>
            </w:r>
          </w:p>
        </w:tc>
        <w:tc>
          <w:tcPr>
            <w:tcW w:w="709" w:type="dxa"/>
          </w:tcPr>
          <w:p w14:paraId="11128DEA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53.</w:t>
            </w:r>
          </w:p>
        </w:tc>
        <w:tc>
          <w:tcPr>
            <w:tcW w:w="1309" w:type="dxa"/>
            <w:vMerge/>
          </w:tcPr>
          <w:p w14:paraId="0FDAF518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DF95E34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Claes soer van Roswyck </w:t>
            </w:r>
          </w:p>
        </w:tc>
        <w:tc>
          <w:tcPr>
            <w:tcW w:w="817" w:type="dxa"/>
            <w:vAlign w:val="bottom"/>
          </w:tcPr>
          <w:p w14:paraId="429FCB7B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3A0CAF81" w14:textId="77777777" w:rsidTr="00495E1F">
        <w:trPr>
          <w:trHeight w:val="451"/>
        </w:trPr>
        <w:tc>
          <w:tcPr>
            <w:tcW w:w="567" w:type="dxa"/>
          </w:tcPr>
          <w:p w14:paraId="553BEB9B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6.</w:t>
            </w:r>
          </w:p>
        </w:tc>
        <w:tc>
          <w:tcPr>
            <w:tcW w:w="1529" w:type="dxa"/>
          </w:tcPr>
          <w:p w14:paraId="76CA6B47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crivano</w:t>
            </w:r>
          </w:p>
        </w:tc>
        <w:tc>
          <w:tcPr>
            <w:tcW w:w="1843" w:type="dxa"/>
          </w:tcPr>
          <w:p w14:paraId="4E82780E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Jacobssen</w:t>
            </w:r>
          </w:p>
        </w:tc>
        <w:tc>
          <w:tcPr>
            <w:tcW w:w="739" w:type="dxa"/>
          </w:tcPr>
          <w:p w14:paraId="7E449543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281F25ED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54.</w:t>
            </w:r>
          </w:p>
        </w:tc>
        <w:tc>
          <w:tcPr>
            <w:tcW w:w="1309" w:type="dxa"/>
            <w:vMerge/>
          </w:tcPr>
          <w:p w14:paraId="4DFEAEDE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E875636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Jochem Jansse van Hamburgh</w:t>
            </w:r>
          </w:p>
        </w:tc>
        <w:tc>
          <w:tcPr>
            <w:tcW w:w="817" w:type="dxa"/>
            <w:vAlign w:val="bottom"/>
          </w:tcPr>
          <w:p w14:paraId="69032E1B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03D98EB8" w14:textId="77777777" w:rsidTr="00495E1F">
        <w:trPr>
          <w:trHeight w:val="591"/>
        </w:trPr>
        <w:tc>
          <w:tcPr>
            <w:tcW w:w="567" w:type="dxa"/>
          </w:tcPr>
          <w:p w14:paraId="13B5BEB5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7.</w:t>
            </w:r>
            <w:r w:rsidR="00146090" w:rsidRPr="002A6193">
              <w:rPr>
                <w:rStyle w:val="FootnoteReference"/>
                <w:rFonts w:eastAsia="Calibri"/>
              </w:rPr>
              <w:footnoteReference w:id="1107"/>
            </w:r>
          </w:p>
        </w:tc>
        <w:tc>
          <w:tcPr>
            <w:tcW w:w="1529" w:type="dxa"/>
            <w:vMerge w:val="restart"/>
          </w:tcPr>
          <w:p w14:paraId="3E61ED3C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t</w:t>
            </w:r>
            <w:r w:rsidR="00E54E37" w:rsidRPr="002A6193">
              <w:rPr>
                <w:rFonts w:eastAsia="Calibri"/>
              </w:rPr>
              <w:t>rombetti</w:t>
            </w:r>
          </w:p>
        </w:tc>
        <w:tc>
          <w:tcPr>
            <w:tcW w:w="1843" w:type="dxa"/>
          </w:tcPr>
          <w:p w14:paraId="4DD6FB93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Egbert Gysbrechtssen</w:t>
            </w:r>
          </w:p>
        </w:tc>
        <w:tc>
          <w:tcPr>
            <w:tcW w:w="739" w:type="dxa"/>
            <w:vAlign w:val="bottom"/>
          </w:tcPr>
          <w:p w14:paraId="4B7E1C01" w14:textId="77777777" w:rsidR="00CC72FE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400537E4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55.</w:t>
            </w:r>
          </w:p>
        </w:tc>
        <w:tc>
          <w:tcPr>
            <w:tcW w:w="1309" w:type="dxa"/>
            <w:vMerge/>
          </w:tcPr>
          <w:p w14:paraId="233E0464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D3B2CA6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Martsse van Harlinge</w:t>
            </w:r>
          </w:p>
        </w:tc>
        <w:tc>
          <w:tcPr>
            <w:tcW w:w="817" w:type="dxa"/>
            <w:vAlign w:val="bottom"/>
          </w:tcPr>
          <w:p w14:paraId="022C9840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 |</w:t>
            </w:r>
          </w:p>
        </w:tc>
      </w:tr>
      <w:tr w:rsidR="007B64B9" w:rsidRPr="002A6193" w14:paraId="4E14E727" w14:textId="77777777" w:rsidTr="00495E1F">
        <w:trPr>
          <w:trHeight w:val="350"/>
        </w:trPr>
        <w:tc>
          <w:tcPr>
            <w:tcW w:w="567" w:type="dxa"/>
          </w:tcPr>
          <w:p w14:paraId="4C44D68D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8.</w:t>
            </w:r>
          </w:p>
        </w:tc>
        <w:tc>
          <w:tcPr>
            <w:tcW w:w="1529" w:type="dxa"/>
            <w:vMerge/>
          </w:tcPr>
          <w:p w14:paraId="07E7C86B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20055F5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Carel Hauwaert</w:t>
            </w:r>
          </w:p>
        </w:tc>
        <w:tc>
          <w:tcPr>
            <w:tcW w:w="739" w:type="dxa"/>
          </w:tcPr>
          <w:p w14:paraId="41EE94D6" w14:textId="77777777" w:rsidR="00CC72FE" w:rsidRPr="002A6193" w:rsidRDefault="00E54E37" w:rsidP="000677DF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26 |</w:t>
            </w:r>
          </w:p>
        </w:tc>
        <w:tc>
          <w:tcPr>
            <w:tcW w:w="709" w:type="dxa"/>
          </w:tcPr>
          <w:p w14:paraId="78D0A0BE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56.</w:t>
            </w:r>
          </w:p>
        </w:tc>
        <w:tc>
          <w:tcPr>
            <w:tcW w:w="1309" w:type="dxa"/>
            <w:vMerge/>
          </w:tcPr>
          <w:p w14:paraId="76B39267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2048382" w14:textId="77777777" w:rsidR="00AD7C43" w:rsidRPr="002A6193" w:rsidRDefault="00E67B83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Carssen van Flensbu</w:t>
            </w:r>
            <w:r w:rsidR="00E54E37" w:rsidRPr="002A6193">
              <w:rPr>
                <w:rFonts w:eastAsia="Calibri"/>
              </w:rPr>
              <w:t>rgh</w:t>
            </w:r>
          </w:p>
        </w:tc>
        <w:tc>
          <w:tcPr>
            <w:tcW w:w="817" w:type="dxa"/>
            <w:vAlign w:val="bottom"/>
          </w:tcPr>
          <w:p w14:paraId="62360970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2B8D8B38" w14:textId="77777777" w:rsidTr="00495E1F">
        <w:trPr>
          <w:trHeight w:val="514"/>
        </w:trPr>
        <w:tc>
          <w:tcPr>
            <w:tcW w:w="567" w:type="dxa"/>
          </w:tcPr>
          <w:p w14:paraId="12F4985D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9.</w:t>
            </w:r>
          </w:p>
        </w:tc>
        <w:tc>
          <w:tcPr>
            <w:tcW w:w="1529" w:type="dxa"/>
            <w:vMerge w:val="restart"/>
          </w:tcPr>
          <w:p w14:paraId="4C85EF6B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arangon</w:t>
            </w:r>
          </w:p>
        </w:tc>
        <w:tc>
          <w:tcPr>
            <w:tcW w:w="1843" w:type="dxa"/>
          </w:tcPr>
          <w:p w14:paraId="493EA839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Cornelis Volckertssen</w:t>
            </w:r>
          </w:p>
        </w:tc>
        <w:tc>
          <w:tcPr>
            <w:tcW w:w="739" w:type="dxa"/>
            <w:vAlign w:val="bottom"/>
          </w:tcPr>
          <w:p w14:paraId="03C87012" w14:textId="77777777" w:rsidR="00CC72FE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26 |</w:t>
            </w:r>
          </w:p>
        </w:tc>
        <w:tc>
          <w:tcPr>
            <w:tcW w:w="709" w:type="dxa"/>
          </w:tcPr>
          <w:p w14:paraId="3B802274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57.</w:t>
            </w:r>
          </w:p>
        </w:tc>
        <w:tc>
          <w:tcPr>
            <w:tcW w:w="1309" w:type="dxa"/>
            <w:vMerge/>
          </w:tcPr>
          <w:p w14:paraId="3DB693A8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04B73DE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Michiel Jansse </w:t>
            </w:r>
            <w:r w:rsidR="007B446E" w:rsidRPr="002A6193">
              <w:rPr>
                <w:rFonts w:eastAsia="Calibri"/>
              </w:rPr>
              <w:t>Lademaker</w:t>
            </w:r>
            <w:r w:rsidR="007B446E" w:rsidRPr="002A6193">
              <w:rPr>
                <w:rStyle w:val="FootnoteReference"/>
                <w:rFonts w:eastAsia="Calibri"/>
              </w:rPr>
              <w:footnoteReference w:id="1108"/>
            </w:r>
          </w:p>
        </w:tc>
        <w:tc>
          <w:tcPr>
            <w:tcW w:w="817" w:type="dxa"/>
            <w:vAlign w:val="bottom"/>
          </w:tcPr>
          <w:p w14:paraId="09A8CB57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1471BE07" w14:textId="77777777" w:rsidTr="00495E1F">
        <w:trPr>
          <w:trHeight w:val="451"/>
        </w:trPr>
        <w:tc>
          <w:tcPr>
            <w:tcW w:w="567" w:type="dxa"/>
          </w:tcPr>
          <w:p w14:paraId="7022A92D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10.</w:t>
            </w:r>
          </w:p>
        </w:tc>
        <w:tc>
          <w:tcPr>
            <w:tcW w:w="1529" w:type="dxa"/>
            <w:vMerge/>
          </w:tcPr>
          <w:p w14:paraId="7CC10846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467590C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Frans Jacobssen</w:t>
            </w:r>
          </w:p>
        </w:tc>
        <w:tc>
          <w:tcPr>
            <w:tcW w:w="739" w:type="dxa"/>
          </w:tcPr>
          <w:p w14:paraId="5BCFDF53" w14:textId="77777777" w:rsidR="00CC72FE" w:rsidRPr="002A6193" w:rsidRDefault="00E54E37" w:rsidP="000677DF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26 |</w:t>
            </w:r>
          </w:p>
        </w:tc>
        <w:tc>
          <w:tcPr>
            <w:tcW w:w="709" w:type="dxa"/>
          </w:tcPr>
          <w:p w14:paraId="50B7554F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58.</w:t>
            </w:r>
          </w:p>
        </w:tc>
        <w:tc>
          <w:tcPr>
            <w:tcW w:w="1309" w:type="dxa"/>
            <w:vMerge/>
          </w:tcPr>
          <w:p w14:paraId="24508F98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1A1702B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Pietersse van Norrwegen</w:t>
            </w:r>
          </w:p>
        </w:tc>
        <w:tc>
          <w:tcPr>
            <w:tcW w:w="817" w:type="dxa"/>
            <w:vAlign w:val="bottom"/>
          </w:tcPr>
          <w:p w14:paraId="6958F311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0DB8CFC1" w14:textId="77777777" w:rsidTr="00495E1F">
        <w:trPr>
          <w:trHeight w:val="461"/>
        </w:trPr>
        <w:tc>
          <w:tcPr>
            <w:tcW w:w="567" w:type="dxa"/>
          </w:tcPr>
          <w:p w14:paraId="6A93C6C4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11.</w:t>
            </w:r>
          </w:p>
        </w:tc>
        <w:tc>
          <w:tcPr>
            <w:tcW w:w="1529" w:type="dxa"/>
          </w:tcPr>
          <w:p w14:paraId="423D3E32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otto marangon</w:t>
            </w:r>
          </w:p>
        </w:tc>
        <w:tc>
          <w:tcPr>
            <w:tcW w:w="1843" w:type="dxa"/>
          </w:tcPr>
          <w:p w14:paraId="4287DAB5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Cluis Jebbessen</w:t>
            </w:r>
          </w:p>
        </w:tc>
        <w:tc>
          <w:tcPr>
            <w:tcW w:w="739" w:type="dxa"/>
          </w:tcPr>
          <w:p w14:paraId="70DE23B9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150D6579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59.</w:t>
            </w:r>
          </w:p>
        </w:tc>
        <w:tc>
          <w:tcPr>
            <w:tcW w:w="1309" w:type="dxa"/>
            <w:vMerge/>
          </w:tcPr>
          <w:p w14:paraId="3DFA90C6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090D026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Alert Reygrsse can Enckhuysen</w:t>
            </w:r>
          </w:p>
        </w:tc>
        <w:tc>
          <w:tcPr>
            <w:tcW w:w="817" w:type="dxa"/>
            <w:vAlign w:val="bottom"/>
          </w:tcPr>
          <w:p w14:paraId="5E8E21F0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7B64B9" w:rsidRPr="002A6193" w14:paraId="503D23C4" w14:textId="77777777" w:rsidTr="00495E1F">
        <w:trPr>
          <w:trHeight w:val="451"/>
        </w:trPr>
        <w:tc>
          <w:tcPr>
            <w:tcW w:w="567" w:type="dxa"/>
          </w:tcPr>
          <w:p w14:paraId="0606D13F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12.</w:t>
            </w:r>
          </w:p>
        </w:tc>
        <w:tc>
          <w:tcPr>
            <w:tcW w:w="1529" w:type="dxa"/>
          </w:tcPr>
          <w:p w14:paraId="4E95FEDB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rovosto</w:t>
            </w:r>
          </w:p>
        </w:tc>
        <w:tc>
          <w:tcPr>
            <w:tcW w:w="1843" w:type="dxa"/>
          </w:tcPr>
          <w:p w14:paraId="6B5EEE66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Otto van Duynkercken </w:t>
            </w:r>
          </w:p>
        </w:tc>
        <w:tc>
          <w:tcPr>
            <w:tcW w:w="739" w:type="dxa"/>
            <w:vAlign w:val="bottom"/>
          </w:tcPr>
          <w:p w14:paraId="33ECACE7" w14:textId="77777777" w:rsidR="00CC72FE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19B1D87C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60.</w:t>
            </w:r>
          </w:p>
        </w:tc>
        <w:tc>
          <w:tcPr>
            <w:tcW w:w="1309" w:type="dxa"/>
            <w:vMerge/>
          </w:tcPr>
          <w:p w14:paraId="56CADA39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F2299FE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Gerrit Fopssen van Enckhuysen</w:t>
            </w:r>
          </w:p>
        </w:tc>
        <w:tc>
          <w:tcPr>
            <w:tcW w:w="817" w:type="dxa"/>
            <w:vAlign w:val="bottom"/>
          </w:tcPr>
          <w:p w14:paraId="2D7A8495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2C66562E" w14:textId="77777777" w:rsidTr="00495E1F">
        <w:trPr>
          <w:trHeight w:val="574"/>
        </w:trPr>
        <w:tc>
          <w:tcPr>
            <w:tcW w:w="567" w:type="dxa"/>
          </w:tcPr>
          <w:p w14:paraId="5491F5A9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13.</w:t>
            </w:r>
          </w:p>
        </w:tc>
        <w:tc>
          <w:tcPr>
            <w:tcW w:w="1529" w:type="dxa"/>
          </w:tcPr>
          <w:p w14:paraId="7E8A3DF7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</w:t>
            </w:r>
            <w:r w:rsidR="00E54E37" w:rsidRPr="002A6193">
              <w:rPr>
                <w:rFonts w:eastAsia="Calibri"/>
              </w:rPr>
              <w:t xml:space="preserve">entilhuomo </w:t>
            </w:r>
          </w:p>
        </w:tc>
        <w:tc>
          <w:tcPr>
            <w:tcW w:w="1843" w:type="dxa"/>
          </w:tcPr>
          <w:p w14:paraId="18782A50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Michiel Thiophilus</w:t>
            </w:r>
          </w:p>
        </w:tc>
        <w:tc>
          <w:tcPr>
            <w:tcW w:w="739" w:type="dxa"/>
            <w:vAlign w:val="bottom"/>
          </w:tcPr>
          <w:p w14:paraId="54FC0306" w14:textId="77777777" w:rsidR="00CC72FE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630CCD5A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61.</w:t>
            </w:r>
          </w:p>
        </w:tc>
        <w:tc>
          <w:tcPr>
            <w:tcW w:w="1309" w:type="dxa"/>
            <w:vMerge/>
          </w:tcPr>
          <w:p w14:paraId="7D2EDD2B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9E7B4E8" w14:textId="77777777" w:rsidR="00AD7C43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Tjaersen Robol </w:t>
            </w:r>
            <w:r w:rsidR="00C01EE8" w:rsidRPr="002A6193">
              <w:rPr>
                <w:rFonts w:eastAsia="Calibri"/>
              </w:rPr>
              <w:t>Enck</w:t>
            </w:r>
            <w:r w:rsidRPr="002A6193">
              <w:rPr>
                <w:rFonts w:eastAsia="Calibri"/>
              </w:rPr>
              <w:t xml:space="preserve"> </w:t>
            </w:r>
          </w:p>
        </w:tc>
        <w:tc>
          <w:tcPr>
            <w:tcW w:w="817" w:type="dxa"/>
            <w:vAlign w:val="bottom"/>
          </w:tcPr>
          <w:p w14:paraId="1913EC8B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11 |</w:t>
            </w:r>
          </w:p>
        </w:tc>
      </w:tr>
      <w:tr w:rsidR="007B64B9" w:rsidRPr="002A6193" w14:paraId="44868F0F" w14:textId="77777777" w:rsidTr="00495E1F">
        <w:trPr>
          <w:trHeight w:val="451"/>
        </w:trPr>
        <w:tc>
          <w:tcPr>
            <w:tcW w:w="567" w:type="dxa"/>
          </w:tcPr>
          <w:p w14:paraId="6D04F9B3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14.</w:t>
            </w:r>
          </w:p>
        </w:tc>
        <w:tc>
          <w:tcPr>
            <w:tcW w:w="1529" w:type="dxa"/>
          </w:tcPr>
          <w:p w14:paraId="72EC43CE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>arbiero</w:t>
            </w:r>
          </w:p>
        </w:tc>
        <w:tc>
          <w:tcPr>
            <w:tcW w:w="1843" w:type="dxa"/>
          </w:tcPr>
          <w:p w14:paraId="6CF238BC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Pieter Simonsse</w:t>
            </w:r>
          </w:p>
        </w:tc>
        <w:tc>
          <w:tcPr>
            <w:tcW w:w="739" w:type="dxa"/>
          </w:tcPr>
          <w:p w14:paraId="23776ABA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374620BC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62.</w:t>
            </w:r>
          </w:p>
        </w:tc>
        <w:tc>
          <w:tcPr>
            <w:tcW w:w="1309" w:type="dxa"/>
            <w:vMerge/>
          </w:tcPr>
          <w:p w14:paraId="1862AADC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C41763E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Hamer Thyssen Enckhuysen</w:t>
            </w:r>
          </w:p>
        </w:tc>
        <w:tc>
          <w:tcPr>
            <w:tcW w:w="817" w:type="dxa"/>
            <w:vAlign w:val="bottom"/>
          </w:tcPr>
          <w:p w14:paraId="1661E478" w14:textId="6BEF28EF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</w:tr>
      <w:tr w:rsidR="007B64B9" w:rsidRPr="002A6193" w14:paraId="3F1AE143" w14:textId="77777777" w:rsidTr="00495E1F">
        <w:trPr>
          <w:trHeight w:val="492"/>
        </w:trPr>
        <w:tc>
          <w:tcPr>
            <w:tcW w:w="567" w:type="dxa"/>
          </w:tcPr>
          <w:p w14:paraId="792B0684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15.</w:t>
            </w:r>
          </w:p>
        </w:tc>
        <w:tc>
          <w:tcPr>
            <w:tcW w:w="1529" w:type="dxa"/>
            <w:vMerge w:val="restart"/>
          </w:tcPr>
          <w:p w14:paraId="02A5EE84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apo bombardiero</w:t>
            </w:r>
          </w:p>
        </w:tc>
        <w:tc>
          <w:tcPr>
            <w:tcW w:w="1843" w:type="dxa"/>
          </w:tcPr>
          <w:p w14:paraId="32BBFB78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Claes Dircksse</w:t>
            </w:r>
          </w:p>
        </w:tc>
        <w:tc>
          <w:tcPr>
            <w:tcW w:w="739" w:type="dxa"/>
          </w:tcPr>
          <w:p w14:paraId="70AB094E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22 |</w:t>
            </w:r>
          </w:p>
        </w:tc>
        <w:tc>
          <w:tcPr>
            <w:tcW w:w="709" w:type="dxa"/>
          </w:tcPr>
          <w:p w14:paraId="6C90D697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63.</w:t>
            </w:r>
          </w:p>
        </w:tc>
        <w:tc>
          <w:tcPr>
            <w:tcW w:w="1309" w:type="dxa"/>
            <w:vMerge/>
          </w:tcPr>
          <w:p w14:paraId="0B85565F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54F2333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Adriaen Cornelisse van | Schage</w:t>
            </w:r>
          </w:p>
        </w:tc>
        <w:tc>
          <w:tcPr>
            <w:tcW w:w="817" w:type="dxa"/>
            <w:vAlign w:val="bottom"/>
          </w:tcPr>
          <w:p w14:paraId="18062735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0142E07C" w14:textId="77777777" w:rsidTr="00495E1F">
        <w:trPr>
          <w:trHeight w:val="451"/>
        </w:trPr>
        <w:tc>
          <w:tcPr>
            <w:tcW w:w="567" w:type="dxa"/>
          </w:tcPr>
          <w:p w14:paraId="0540AC59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16.</w:t>
            </w:r>
          </w:p>
        </w:tc>
        <w:tc>
          <w:tcPr>
            <w:tcW w:w="1529" w:type="dxa"/>
            <w:vMerge/>
          </w:tcPr>
          <w:p w14:paraId="1D20801E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2DFB1B4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Maertsse</w:t>
            </w:r>
          </w:p>
        </w:tc>
        <w:tc>
          <w:tcPr>
            <w:tcW w:w="739" w:type="dxa"/>
          </w:tcPr>
          <w:p w14:paraId="5AB0FFB6" w14:textId="77777777" w:rsidR="00CC72FE" w:rsidRPr="002A6193" w:rsidRDefault="00E54E37" w:rsidP="000677DF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534EC13C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64.</w:t>
            </w:r>
          </w:p>
        </w:tc>
        <w:tc>
          <w:tcPr>
            <w:tcW w:w="1309" w:type="dxa"/>
            <w:vMerge/>
          </w:tcPr>
          <w:p w14:paraId="0F57FCA8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D84750D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Tette Eckesse van Enckhu</w:t>
            </w:r>
            <w:r w:rsidR="00ED0171" w:rsidRPr="002A6193">
              <w:rPr>
                <w:rFonts w:eastAsia="Calibri"/>
              </w:rPr>
              <w:t>y</w:t>
            </w:r>
            <w:r w:rsidRPr="002A6193">
              <w:rPr>
                <w:rFonts w:eastAsia="Calibri"/>
              </w:rPr>
              <w:t>sen</w:t>
            </w:r>
          </w:p>
        </w:tc>
        <w:tc>
          <w:tcPr>
            <w:tcW w:w="817" w:type="dxa"/>
            <w:vAlign w:val="bottom"/>
          </w:tcPr>
          <w:p w14:paraId="1D8B3A28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0F831641" w14:textId="77777777" w:rsidTr="00495E1F">
        <w:trPr>
          <w:trHeight w:val="461"/>
        </w:trPr>
        <w:tc>
          <w:tcPr>
            <w:tcW w:w="567" w:type="dxa"/>
          </w:tcPr>
          <w:p w14:paraId="7DAAA140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17.</w:t>
            </w:r>
          </w:p>
        </w:tc>
        <w:tc>
          <w:tcPr>
            <w:tcW w:w="1529" w:type="dxa"/>
          </w:tcPr>
          <w:p w14:paraId="15F91AE6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uoi compagni</w:t>
            </w:r>
          </w:p>
        </w:tc>
        <w:tc>
          <w:tcPr>
            <w:tcW w:w="1843" w:type="dxa"/>
          </w:tcPr>
          <w:p w14:paraId="1089B84F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Willem Jansse</w:t>
            </w:r>
          </w:p>
        </w:tc>
        <w:tc>
          <w:tcPr>
            <w:tcW w:w="739" w:type="dxa"/>
          </w:tcPr>
          <w:p w14:paraId="0E705E82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07E6505C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65.</w:t>
            </w:r>
          </w:p>
        </w:tc>
        <w:tc>
          <w:tcPr>
            <w:tcW w:w="1309" w:type="dxa"/>
            <w:vMerge/>
          </w:tcPr>
          <w:p w14:paraId="29A59691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08DF48B" w14:textId="77777777" w:rsidR="00AD7C43" w:rsidRPr="00CB1FBA" w:rsidRDefault="00E54E37" w:rsidP="000677DF">
            <w:pPr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 xml:space="preserve">Cornelis Willemsse Podt | van Enckhuysen </w:t>
            </w:r>
          </w:p>
        </w:tc>
        <w:tc>
          <w:tcPr>
            <w:tcW w:w="817" w:type="dxa"/>
            <w:vAlign w:val="bottom"/>
          </w:tcPr>
          <w:p w14:paraId="70EB575A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11 |</w:t>
            </w:r>
          </w:p>
        </w:tc>
      </w:tr>
      <w:tr w:rsidR="007B64B9" w:rsidRPr="002A6193" w14:paraId="35BF9D6A" w14:textId="77777777" w:rsidTr="00495E1F">
        <w:trPr>
          <w:trHeight w:val="483"/>
        </w:trPr>
        <w:tc>
          <w:tcPr>
            <w:tcW w:w="567" w:type="dxa"/>
          </w:tcPr>
          <w:p w14:paraId="32F96726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18.</w:t>
            </w:r>
          </w:p>
        </w:tc>
        <w:tc>
          <w:tcPr>
            <w:tcW w:w="1529" w:type="dxa"/>
          </w:tcPr>
          <w:p w14:paraId="24F6E4BD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>otelier</w:t>
            </w:r>
          </w:p>
        </w:tc>
        <w:tc>
          <w:tcPr>
            <w:tcW w:w="1843" w:type="dxa"/>
          </w:tcPr>
          <w:p w14:paraId="2EB1E886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Jasper Jansse</w:t>
            </w:r>
          </w:p>
        </w:tc>
        <w:tc>
          <w:tcPr>
            <w:tcW w:w="739" w:type="dxa"/>
          </w:tcPr>
          <w:p w14:paraId="7A32298E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 |</w:t>
            </w:r>
          </w:p>
        </w:tc>
        <w:tc>
          <w:tcPr>
            <w:tcW w:w="709" w:type="dxa"/>
          </w:tcPr>
          <w:p w14:paraId="7171145C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66.</w:t>
            </w:r>
          </w:p>
        </w:tc>
        <w:tc>
          <w:tcPr>
            <w:tcW w:w="1309" w:type="dxa"/>
            <w:vMerge/>
          </w:tcPr>
          <w:p w14:paraId="1A26FD4B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4CFE110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Harmsse van Enckhuysen</w:t>
            </w:r>
          </w:p>
        </w:tc>
        <w:tc>
          <w:tcPr>
            <w:tcW w:w="817" w:type="dxa"/>
            <w:vAlign w:val="bottom"/>
          </w:tcPr>
          <w:p w14:paraId="15FA1335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0631CD25" w14:textId="77777777" w:rsidTr="00495E1F">
        <w:trPr>
          <w:trHeight w:val="451"/>
        </w:trPr>
        <w:tc>
          <w:tcPr>
            <w:tcW w:w="567" w:type="dxa"/>
          </w:tcPr>
          <w:p w14:paraId="1306B816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19.</w:t>
            </w:r>
          </w:p>
        </w:tc>
        <w:tc>
          <w:tcPr>
            <w:tcW w:w="1529" w:type="dxa"/>
          </w:tcPr>
          <w:p w14:paraId="03D0EFE6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compagno</w:t>
            </w:r>
          </w:p>
        </w:tc>
        <w:tc>
          <w:tcPr>
            <w:tcW w:w="1843" w:type="dxa"/>
          </w:tcPr>
          <w:p w14:paraId="018FFE1C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Dirck Jansse</w:t>
            </w:r>
          </w:p>
        </w:tc>
        <w:tc>
          <w:tcPr>
            <w:tcW w:w="739" w:type="dxa"/>
          </w:tcPr>
          <w:p w14:paraId="0C142A74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17 |</w:t>
            </w:r>
          </w:p>
        </w:tc>
        <w:tc>
          <w:tcPr>
            <w:tcW w:w="709" w:type="dxa"/>
          </w:tcPr>
          <w:p w14:paraId="7CAD530B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67.</w:t>
            </w:r>
          </w:p>
        </w:tc>
        <w:tc>
          <w:tcPr>
            <w:tcW w:w="1309" w:type="dxa"/>
            <w:vMerge/>
          </w:tcPr>
          <w:p w14:paraId="2057CD77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371FEDB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Maerten Stents van Enckhuysen </w:t>
            </w:r>
          </w:p>
        </w:tc>
        <w:tc>
          <w:tcPr>
            <w:tcW w:w="817" w:type="dxa"/>
            <w:vAlign w:val="bottom"/>
          </w:tcPr>
          <w:p w14:paraId="274B1358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39F09F75" w14:textId="77777777" w:rsidTr="00495E1F">
        <w:trPr>
          <w:trHeight w:val="451"/>
        </w:trPr>
        <w:tc>
          <w:tcPr>
            <w:tcW w:w="567" w:type="dxa"/>
          </w:tcPr>
          <w:p w14:paraId="3F97C46E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20.</w:t>
            </w:r>
          </w:p>
        </w:tc>
        <w:tc>
          <w:tcPr>
            <w:tcW w:w="1529" w:type="dxa"/>
          </w:tcPr>
          <w:p w14:paraId="3C578E72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oco</w:t>
            </w:r>
          </w:p>
        </w:tc>
        <w:tc>
          <w:tcPr>
            <w:tcW w:w="1843" w:type="dxa"/>
          </w:tcPr>
          <w:p w14:paraId="06008721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Jansse</w:t>
            </w:r>
          </w:p>
        </w:tc>
        <w:tc>
          <w:tcPr>
            <w:tcW w:w="739" w:type="dxa"/>
          </w:tcPr>
          <w:p w14:paraId="5D4CBD0D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63FD812C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68.</w:t>
            </w:r>
          </w:p>
        </w:tc>
        <w:tc>
          <w:tcPr>
            <w:tcW w:w="1309" w:type="dxa"/>
            <w:vMerge/>
          </w:tcPr>
          <w:p w14:paraId="0F5172F1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2B347FD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Thomas Claesse van Enckhuysen </w:t>
            </w:r>
          </w:p>
        </w:tc>
        <w:tc>
          <w:tcPr>
            <w:tcW w:w="817" w:type="dxa"/>
            <w:vAlign w:val="bottom"/>
          </w:tcPr>
          <w:p w14:paraId="72DD96D7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11 |</w:t>
            </w:r>
          </w:p>
        </w:tc>
      </w:tr>
      <w:tr w:rsidR="007B64B9" w:rsidRPr="002A6193" w14:paraId="04667B50" w14:textId="77777777" w:rsidTr="007B64B9">
        <w:trPr>
          <w:trHeight w:val="461"/>
        </w:trPr>
        <w:tc>
          <w:tcPr>
            <w:tcW w:w="567" w:type="dxa"/>
          </w:tcPr>
          <w:p w14:paraId="5F220DF7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21.</w:t>
            </w:r>
          </w:p>
        </w:tc>
        <w:tc>
          <w:tcPr>
            <w:tcW w:w="1529" w:type="dxa"/>
          </w:tcPr>
          <w:p w14:paraId="387E9AFE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compagno</w:t>
            </w:r>
          </w:p>
        </w:tc>
        <w:tc>
          <w:tcPr>
            <w:tcW w:w="1843" w:type="dxa"/>
          </w:tcPr>
          <w:p w14:paraId="6C0CC914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Jurjan Jurjansse</w:t>
            </w:r>
          </w:p>
        </w:tc>
        <w:tc>
          <w:tcPr>
            <w:tcW w:w="739" w:type="dxa"/>
          </w:tcPr>
          <w:p w14:paraId="418AF70E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 |</w:t>
            </w:r>
          </w:p>
        </w:tc>
        <w:tc>
          <w:tcPr>
            <w:tcW w:w="709" w:type="dxa"/>
          </w:tcPr>
          <w:p w14:paraId="0B34B86B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69.</w:t>
            </w:r>
          </w:p>
        </w:tc>
        <w:tc>
          <w:tcPr>
            <w:tcW w:w="1309" w:type="dxa"/>
            <w:vMerge/>
          </w:tcPr>
          <w:p w14:paraId="00939CAB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9EDFDA6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Egbert Alberts van Enckhuysen</w:t>
            </w:r>
          </w:p>
        </w:tc>
        <w:tc>
          <w:tcPr>
            <w:tcW w:w="817" w:type="dxa"/>
            <w:vAlign w:val="bottom"/>
          </w:tcPr>
          <w:p w14:paraId="7A28A59D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53DF90C7" w14:textId="77777777" w:rsidTr="007B64B9">
        <w:trPr>
          <w:trHeight w:val="278"/>
        </w:trPr>
        <w:tc>
          <w:tcPr>
            <w:tcW w:w="567" w:type="dxa"/>
          </w:tcPr>
          <w:p w14:paraId="6A956887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22.</w:t>
            </w:r>
          </w:p>
        </w:tc>
        <w:tc>
          <w:tcPr>
            <w:tcW w:w="1529" w:type="dxa"/>
            <w:vMerge w:val="restart"/>
          </w:tcPr>
          <w:p w14:paraId="00D7F34A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q</w:t>
            </w:r>
            <w:r w:rsidR="00E54E37" w:rsidRPr="002A6193">
              <w:rPr>
                <w:rFonts w:eastAsia="Calibri"/>
              </w:rPr>
              <w:t>uartiermastri</w:t>
            </w:r>
          </w:p>
        </w:tc>
        <w:tc>
          <w:tcPr>
            <w:tcW w:w="1843" w:type="dxa"/>
          </w:tcPr>
          <w:p w14:paraId="779D151A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Jelis Joansse</w:t>
            </w:r>
          </w:p>
        </w:tc>
        <w:tc>
          <w:tcPr>
            <w:tcW w:w="739" w:type="dxa"/>
          </w:tcPr>
          <w:p w14:paraId="603F81A1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7F5CD42D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70.</w:t>
            </w:r>
          </w:p>
        </w:tc>
        <w:tc>
          <w:tcPr>
            <w:tcW w:w="1309" w:type="dxa"/>
            <w:vMerge w:val="restart"/>
          </w:tcPr>
          <w:p w14:paraId="2744C89F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4D1426C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Job Pietersse van Enckhuysen </w:t>
            </w:r>
          </w:p>
        </w:tc>
        <w:tc>
          <w:tcPr>
            <w:tcW w:w="817" w:type="dxa"/>
          </w:tcPr>
          <w:p w14:paraId="3AEDE7BA" w14:textId="77777777" w:rsidR="00AD7C43" w:rsidRPr="002A6193" w:rsidRDefault="00E54E37" w:rsidP="000677DF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793FAF76" w14:textId="77777777" w:rsidTr="007B64B9">
        <w:trPr>
          <w:trHeight w:val="532"/>
        </w:trPr>
        <w:tc>
          <w:tcPr>
            <w:tcW w:w="567" w:type="dxa"/>
          </w:tcPr>
          <w:p w14:paraId="42C203B3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23.</w:t>
            </w:r>
          </w:p>
        </w:tc>
        <w:tc>
          <w:tcPr>
            <w:tcW w:w="1529" w:type="dxa"/>
            <w:vMerge/>
          </w:tcPr>
          <w:p w14:paraId="2814C8F7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06E6487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Tielman Willemse</w:t>
            </w:r>
          </w:p>
        </w:tc>
        <w:tc>
          <w:tcPr>
            <w:tcW w:w="739" w:type="dxa"/>
            <w:vAlign w:val="bottom"/>
          </w:tcPr>
          <w:p w14:paraId="66135CBE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0FD9CCBA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71.</w:t>
            </w:r>
          </w:p>
        </w:tc>
        <w:tc>
          <w:tcPr>
            <w:tcW w:w="1309" w:type="dxa"/>
            <w:vMerge/>
          </w:tcPr>
          <w:p w14:paraId="318FBE08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27A172A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Jochem Jansse van Enckhuysen</w:t>
            </w:r>
          </w:p>
        </w:tc>
        <w:tc>
          <w:tcPr>
            <w:tcW w:w="817" w:type="dxa"/>
            <w:vAlign w:val="bottom"/>
          </w:tcPr>
          <w:p w14:paraId="50D7936D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2DB2E7AC" w14:textId="77777777" w:rsidTr="007B64B9">
        <w:trPr>
          <w:trHeight w:val="451"/>
        </w:trPr>
        <w:tc>
          <w:tcPr>
            <w:tcW w:w="567" w:type="dxa"/>
          </w:tcPr>
          <w:p w14:paraId="1B3B2D2B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24.</w:t>
            </w:r>
          </w:p>
        </w:tc>
        <w:tc>
          <w:tcPr>
            <w:tcW w:w="1529" w:type="dxa"/>
            <w:vMerge/>
          </w:tcPr>
          <w:p w14:paraId="4840824B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DD34F82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Huybrecht Schynckel</w:t>
            </w:r>
          </w:p>
        </w:tc>
        <w:tc>
          <w:tcPr>
            <w:tcW w:w="739" w:type="dxa"/>
            <w:vAlign w:val="center"/>
          </w:tcPr>
          <w:p w14:paraId="5E9E2D61" w14:textId="77777777" w:rsidR="00CC72FE" w:rsidRPr="002A6193" w:rsidRDefault="00E54E37" w:rsidP="000677DF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 |</w:t>
            </w:r>
          </w:p>
        </w:tc>
        <w:tc>
          <w:tcPr>
            <w:tcW w:w="709" w:type="dxa"/>
          </w:tcPr>
          <w:p w14:paraId="753FC584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72.</w:t>
            </w:r>
          </w:p>
        </w:tc>
        <w:tc>
          <w:tcPr>
            <w:tcW w:w="1309" w:type="dxa"/>
            <w:vMerge/>
          </w:tcPr>
          <w:p w14:paraId="2A894CA5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04E1ACC" w14:textId="77777777" w:rsidR="00AD7C43" w:rsidRPr="002A6193" w:rsidRDefault="00ED0171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Remma</w:t>
            </w:r>
            <w:r w:rsidR="00E54E37" w:rsidRPr="002A6193">
              <w:rPr>
                <w:rFonts w:eastAsia="Calibri"/>
              </w:rPr>
              <w:t>rt Lenertssen van | Enckhuysen</w:t>
            </w:r>
          </w:p>
        </w:tc>
        <w:tc>
          <w:tcPr>
            <w:tcW w:w="817" w:type="dxa"/>
            <w:vAlign w:val="bottom"/>
          </w:tcPr>
          <w:p w14:paraId="7F670189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7B64B9" w:rsidRPr="002A6193" w14:paraId="248AE414" w14:textId="77777777" w:rsidTr="007B64B9">
        <w:trPr>
          <w:trHeight w:val="471"/>
        </w:trPr>
        <w:tc>
          <w:tcPr>
            <w:tcW w:w="567" w:type="dxa"/>
          </w:tcPr>
          <w:p w14:paraId="436E718C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25.</w:t>
            </w:r>
          </w:p>
        </w:tc>
        <w:tc>
          <w:tcPr>
            <w:tcW w:w="1529" w:type="dxa"/>
            <w:vMerge/>
          </w:tcPr>
          <w:p w14:paraId="7F06ED4F" w14:textId="77777777" w:rsidR="00CC72FE" w:rsidRPr="002A6193" w:rsidRDefault="00CC72FE" w:rsidP="003F35B6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47CAEDA7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Meynert Reynerssen</w:t>
            </w:r>
          </w:p>
        </w:tc>
        <w:tc>
          <w:tcPr>
            <w:tcW w:w="739" w:type="dxa"/>
            <w:vAlign w:val="bottom"/>
          </w:tcPr>
          <w:p w14:paraId="4F0C068B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1B63EB66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73.</w:t>
            </w:r>
          </w:p>
        </w:tc>
        <w:tc>
          <w:tcPr>
            <w:tcW w:w="1309" w:type="dxa"/>
            <w:vMerge/>
          </w:tcPr>
          <w:p w14:paraId="634A66EB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85B2E6C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Thonis Jacobs van Schiedam</w:t>
            </w:r>
          </w:p>
        </w:tc>
        <w:tc>
          <w:tcPr>
            <w:tcW w:w="817" w:type="dxa"/>
            <w:vAlign w:val="bottom"/>
          </w:tcPr>
          <w:p w14:paraId="1D10B20A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</w:tr>
      <w:tr w:rsidR="007B64B9" w:rsidRPr="002A6193" w14:paraId="076E93BF" w14:textId="77777777" w:rsidTr="007B64B9">
        <w:trPr>
          <w:trHeight w:val="479"/>
        </w:trPr>
        <w:tc>
          <w:tcPr>
            <w:tcW w:w="567" w:type="dxa"/>
          </w:tcPr>
          <w:p w14:paraId="7F5CA0D0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26.</w:t>
            </w:r>
          </w:p>
        </w:tc>
        <w:tc>
          <w:tcPr>
            <w:tcW w:w="1529" w:type="dxa"/>
          </w:tcPr>
          <w:p w14:paraId="1F924BB1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n</w:t>
            </w:r>
            <w:r w:rsidR="00E54E37" w:rsidRPr="002A6193">
              <w:rPr>
                <w:rFonts w:eastAsia="Calibri"/>
              </w:rPr>
              <w:t>ochiero</w:t>
            </w:r>
          </w:p>
        </w:tc>
        <w:tc>
          <w:tcPr>
            <w:tcW w:w="1843" w:type="dxa"/>
          </w:tcPr>
          <w:p w14:paraId="4A6E9027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Lou Meynerssen</w:t>
            </w:r>
          </w:p>
        </w:tc>
        <w:tc>
          <w:tcPr>
            <w:tcW w:w="739" w:type="dxa"/>
            <w:vAlign w:val="bottom"/>
          </w:tcPr>
          <w:p w14:paraId="0E9D139E" w14:textId="77777777" w:rsidR="00CC72FE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[…]</w:t>
            </w:r>
            <w:r w:rsidRPr="002A6193">
              <w:rPr>
                <w:rFonts w:eastAsia="Calibri"/>
                <w:vertAlign w:val="superscript"/>
              </w:rPr>
              <w:footnoteReference w:id="1109"/>
            </w:r>
          </w:p>
        </w:tc>
        <w:tc>
          <w:tcPr>
            <w:tcW w:w="709" w:type="dxa"/>
          </w:tcPr>
          <w:p w14:paraId="3B065A02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74.</w:t>
            </w:r>
          </w:p>
        </w:tc>
        <w:tc>
          <w:tcPr>
            <w:tcW w:w="1309" w:type="dxa"/>
            <w:vMerge w:val="restart"/>
          </w:tcPr>
          <w:p w14:paraId="7DB7CEBF" w14:textId="77777777" w:rsidR="00AD7C43" w:rsidRPr="002A6193" w:rsidRDefault="00AD7C43" w:rsidP="003F35B6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0F83754B" w14:textId="77777777" w:rsidR="00AD7C43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Claes Reynersse Porter</w:t>
            </w:r>
          </w:p>
        </w:tc>
        <w:tc>
          <w:tcPr>
            <w:tcW w:w="817" w:type="dxa"/>
            <w:vAlign w:val="bottom"/>
          </w:tcPr>
          <w:p w14:paraId="4137741F" w14:textId="77777777" w:rsidR="00AD7C43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52652D6E" w14:textId="77777777" w:rsidTr="007B64B9">
        <w:trPr>
          <w:trHeight w:val="451"/>
        </w:trPr>
        <w:tc>
          <w:tcPr>
            <w:tcW w:w="567" w:type="dxa"/>
          </w:tcPr>
          <w:p w14:paraId="3826A8A1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27.</w:t>
            </w:r>
          </w:p>
        </w:tc>
        <w:tc>
          <w:tcPr>
            <w:tcW w:w="1529" w:type="dxa"/>
          </w:tcPr>
          <w:p w14:paraId="3E2002B4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compagno</w:t>
            </w:r>
          </w:p>
        </w:tc>
        <w:tc>
          <w:tcPr>
            <w:tcW w:w="1843" w:type="dxa"/>
          </w:tcPr>
          <w:p w14:paraId="6D14818A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Gerrit Offesen </w:t>
            </w:r>
          </w:p>
        </w:tc>
        <w:tc>
          <w:tcPr>
            <w:tcW w:w="739" w:type="dxa"/>
            <w:vAlign w:val="bottom"/>
          </w:tcPr>
          <w:p w14:paraId="46BA7648" w14:textId="77777777" w:rsidR="00CC72FE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7A587867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75.</w:t>
            </w:r>
          </w:p>
        </w:tc>
        <w:tc>
          <w:tcPr>
            <w:tcW w:w="1309" w:type="dxa"/>
            <w:vMerge/>
          </w:tcPr>
          <w:p w14:paraId="2F0FF5DD" w14:textId="77777777" w:rsidR="00AD7C43" w:rsidRPr="002A6193" w:rsidRDefault="00AD7C43" w:rsidP="003F35B6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1257EF3D" w14:textId="77777777" w:rsidR="00AD7C43" w:rsidRPr="00CB1FBA" w:rsidRDefault="00ED0171" w:rsidP="000677DF">
            <w:pPr>
              <w:rPr>
                <w:rFonts w:eastAsia="Calibri"/>
                <w:iCs/>
                <w:lang w:val="nl-BE"/>
              </w:rPr>
            </w:pPr>
            <w:r w:rsidRPr="00CB1FBA">
              <w:rPr>
                <w:rFonts w:eastAsia="Calibri"/>
                <w:lang w:val="nl-BE"/>
              </w:rPr>
              <w:t>Cornelis Jansse vy</w:t>
            </w:r>
            <w:r w:rsidR="00E54E37" w:rsidRPr="00CB1FBA">
              <w:rPr>
                <w:rFonts w:eastAsia="Calibri"/>
                <w:lang w:val="nl-BE"/>
              </w:rPr>
              <w:t>t boren | Carssen</w:t>
            </w:r>
          </w:p>
        </w:tc>
        <w:tc>
          <w:tcPr>
            <w:tcW w:w="817" w:type="dxa"/>
            <w:vAlign w:val="bottom"/>
          </w:tcPr>
          <w:p w14:paraId="5281A35E" w14:textId="77777777" w:rsidR="00AD7C43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8, 10 | </w:t>
            </w:r>
          </w:p>
        </w:tc>
      </w:tr>
      <w:tr w:rsidR="007B64B9" w:rsidRPr="002A6193" w14:paraId="3264B0FD" w14:textId="77777777" w:rsidTr="007B64B9">
        <w:trPr>
          <w:trHeight w:val="516"/>
        </w:trPr>
        <w:tc>
          <w:tcPr>
            <w:tcW w:w="567" w:type="dxa"/>
          </w:tcPr>
          <w:p w14:paraId="0E8CBE77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28.</w:t>
            </w:r>
          </w:p>
        </w:tc>
        <w:tc>
          <w:tcPr>
            <w:tcW w:w="1529" w:type="dxa"/>
          </w:tcPr>
          <w:p w14:paraId="4873851D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enese</w:t>
            </w:r>
          </w:p>
        </w:tc>
        <w:tc>
          <w:tcPr>
            <w:tcW w:w="1843" w:type="dxa"/>
          </w:tcPr>
          <w:p w14:paraId="12C697FC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Jeffe Maertssen </w:t>
            </w:r>
          </w:p>
        </w:tc>
        <w:tc>
          <w:tcPr>
            <w:tcW w:w="739" w:type="dxa"/>
          </w:tcPr>
          <w:p w14:paraId="67C147FB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19 |</w:t>
            </w:r>
          </w:p>
        </w:tc>
        <w:tc>
          <w:tcPr>
            <w:tcW w:w="709" w:type="dxa"/>
          </w:tcPr>
          <w:p w14:paraId="7CF3532E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76.</w:t>
            </w:r>
          </w:p>
        </w:tc>
        <w:tc>
          <w:tcPr>
            <w:tcW w:w="1309" w:type="dxa"/>
            <w:vMerge/>
          </w:tcPr>
          <w:p w14:paraId="1DCAF43D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E088AA0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Saeckel Heertsse Enckhuysen</w:t>
            </w:r>
          </w:p>
        </w:tc>
        <w:tc>
          <w:tcPr>
            <w:tcW w:w="817" w:type="dxa"/>
            <w:vAlign w:val="bottom"/>
          </w:tcPr>
          <w:p w14:paraId="78BAD405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3C3896C5" w14:textId="77777777" w:rsidTr="007B64B9">
        <w:trPr>
          <w:trHeight w:val="673"/>
        </w:trPr>
        <w:tc>
          <w:tcPr>
            <w:tcW w:w="567" w:type="dxa"/>
          </w:tcPr>
          <w:p w14:paraId="5BE6A669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29.</w:t>
            </w:r>
          </w:p>
        </w:tc>
        <w:tc>
          <w:tcPr>
            <w:tcW w:w="1529" w:type="dxa"/>
          </w:tcPr>
          <w:p w14:paraId="3A8AF571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compagno</w:t>
            </w:r>
          </w:p>
        </w:tc>
        <w:tc>
          <w:tcPr>
            <w:tcW w:w="1843" w:type="dxa"/>
          </w:tcPr>
          <w:p w14:paraId="7FF6CE15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Lenert Gerrytssen</w:t>
            </w:r>
          </w:p>
        </w:tc>
        <w:tc>
          <w:tcPr>
            <w:tcW w:w="739" w:type="dxa"/>
            <w:vAlign w:val="center"/>
          </w:tcPr>
          <w:p w14:paraId="3A4CFA42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36298EEB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77.</w:t>
            </w:r>
          </w:p>
        </w:tc>
        <w:tc>
          <w:tcPr>
            <w:tcW w:w="1309" w:type="dxa"/>
            <w:vMerge/>
          </w:tcPr>
          <w:p w14:paraId="735C9826" w14:textId="77777777" w:rsidR="00AD7C43" w:rsidRPr="002A6193" w:rsidRDefault="00AD7C43" w:rsidP="003F35B6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4245CE49" w14:textId="77777777" w:rsidR="00AD7C43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Harcke Narmingsen van | Grreningon</w:t>
            </w:r>
          </w:p>
        </w:tc>
        <w:tc>
          <w:tcPr>
            <w:tcW w:w="817" w:type="dxa"/>
            <w:vAlign w:val="bottom"/>
          </w:tcPr>
          <w:p w14:paraId="0B079054" w14:textId="77777777" w:rsidR="00AD7C43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4D5132A3" w14:textId="77777777" w:rsidTr="007B64B9">
        <w:trPr>
          <w:trHeight w:val="515"/>
        </w:trPr>
        <w:tc>
          <w:tcPr>
            <w:tcW w:w="567" w:type="dxa"/>
          </w:tcPr>
          <w:p w14:paraId="61FCDC81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30.</w:t>
            </w:r>
          </w:p>
        </w:tc>
        <w:tc>
          <w:tcPr>
            <w:tcW w:w="1529" w:type="dxa"/>
          </w:tcPr>
          <w:p w14:paraId="3CA43201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v</w:t>
            </w:r>
            <w:r w:rsidR="00E54E37" w:rsidRPr="002A6193">
              <w:rPr>
                <w:rFonts w:eastAsia="Calibri"/>
              </w:rPr>
              <w:t>elaro</w:t>
            </w:r>
          </w:p>
        </w:tc>
        <w:tc>
          <w:tcPr>
            <w:tcW w:w="1843" w:type="dxa"/>
          </w:tcPr>
          <w:p w14:paraId="021F34D9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Pouwels Claessen</w:t>
            </w:r>
          </w:p>
        </w:tc>
        <w:tc>
          <w:tcPr>
            <w:tcW w:w="739" w:type="dxa"/>
            <w:vAlign w:val="bottom"/>
          </w:tcPr>
          <w:p w14:paraId="023B0C34" w14:textId="77777777" w:rsidR="00CC72FE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15 |</w:t>
            </w:r>
          </w:p>
        </w:tc>
        <w:tc>
          <w:tcPr>
            <w:tcW w:w="709" w:type="dxa"/>
          </w:tcPr>
          <w:p w14:paraId="2E4FD02E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78.</w:t>
            </w:r>
          </w:p>
        </w:tc>
        <w:tc>
          <w:tcPr>
            <w:tcW w:w="1309" w:type="dxa"/>
          </w:tcPr>
          <w:p w14:paraId="46F24268" w14:textId="77777777" w:rsidR="00AD7C43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orporal</w:t>
            </w:r>
          </w:p>
        </w:tc>
        <w:tc>
          <w:tcPr>
            <w:tcW w:w="2126" w:type="dxa"/>
          </w:tcPr>
          <w:p w14:paraId="56EA6FD7" w14:textId="77777777" w:rsidR="00AD7C43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Casper Albertsse</w:t>
            </w:r>
          </w:p>
        </w:tc>
        <w:tc>
          <w:tcPr>
            <w:tcW w:w="817" w:type="dxa"/>
          </w:tcPr>
          <w:p w14:paraId="7AD15FB2" w14:textId="77777777" w:rsidR="00AD7C43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</w:tr>
      <w:tr w:rsidR="007B64B9" w:rsidRPr="002A6193" w14:paraId="6BA9BE76" w14:textId="77777777" w:rsidTr="007B64B9">
        <w:trPr>
          <w:trHeight w:val="565"/>
        </w:trPr>
        <w:tc>
          <w:tcPr>
            <w:tcW w:w="567" w:type="dxa"/>
          </w:tcPr>
          <w:p w14:paraId="3F108489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31.</w:t>
            </w:r>
          </w:p>
        </w:tc>
        <w:tc>
          <w:tcPr>
            <w:tcW w:w="1529" w:type="dxa"/>
            <w:vMerge w:val="restart"/>
          </w:tcPr>
          <w:p w14:paraId="77B95621" w14:textId="77777777" w:rsidR="00CC72FE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>ombardiero</w:t>
            </w:r>
          </w:p>
        </w:tc>
        <w:tc>
          <w:tcPr>
            <w:tcW w:w="1843" w:type="dxa"/>
          </w:tcPr>
          <w:p w14:paraId="1C2A3271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Dirck Harmsse van Horn</w:t>
            </w:r>
          </w:p>
        </w:tc>
        <w:tc>
          <w:tcPr>
            <w:tcW w:w="739" w:type="dxa"/>
            <w:vAlign w:val="center"/>
          </w:tcPr>
          <w:p w14:paraId="19DDD5AC" w14:textId="77777777" w:rsidR="00CC72FE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6E5AD8EF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79.</w:t>
            </w:r>
          </w:p>
        </w:tc>
        <w:tc>
          <w:tcPr>
            <w:tcW w:w="1309" w:type="dxa"/>
          </w:tcPr>
          <w:p w14:paraId="2E414488" w14:textId="77777777" w:rsidR="00AD7C43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uo compagni et sotto trombetto</w:t>
            </w:r>
          </w:p>
        </w:tc>
        <w:tc>
          <w:tcPr>
            <w:tcW w:w="2126" w:type="dxa"/>
          </w:tcPr>
          <w:p w14:paraId="18EEEB0D" w14:textId="77777777" w:rsidR="00AD7C43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Jan Claessen </w:t>
            </w:r>
          </w:p>
        </w:tc>
        <w:tc>
          <w:tcPr>
            <w:tcW w:w="817" w:type="dxa"/>
          </w:tcPr>
          <w:p w14:paraId="20BC1CCE" w14:textId="77777777" w:rsidR="00AD7C43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13 |</w:t>
            </w:r>
          </w:p>
        </w:tc>
      </w:tr>
      <w:tr w:rsidR="007B64B9" w:rsidRPr="002A6193" w14:paraId="786DC494" w14:textId="77777777" w:rsidTr="007B64B9">
        <w:trPr>
          <w:trHeight w:val="591"/>
        </w:trPr>
        <w:tc>
          <w:tcPr>
            <w:tcW w:w="567" w:type="dxa"/>
          </w:tcPr>
          <w:p w14:paraId="69FC9479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32.</w:t>
            </w:r>
          </w:p>
        </w:tc>
        <w:tc>
          <w:tcPr>
            <w:tcW w:w="1529" w:type="dxa"/>
            <w:vMerge/>
          </w:tcPr>
          <w:p w14:paraId="19D8DD78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2FB51392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Pieter Voort </w:t>
            </w:r>
            <w:r w:rsidR="00CE36CC" w:rsidRPr="002A6193">
              <w:rPr>
                <w:rFonts w:eastAsia="Calibri"/>
              </w:rPr>
              <w:t>s</w:t>
            </w:r>
            <w:r w:rsidRPr="002A6193">
              <w:rPr>
                <w:rFonts w:eastAsia="Calibri"/>
              </w:rPr>
              <w:t>chotsman</w:t>
            </w:r>
          </w:p>
        </w:tc>
        <w:tc>
          <w:tcPr>
            <w:tcW w:w="739" w:type="dxa"/>
            <w:vAlign w:val="bottom"/>
          </w:tcPr>
          <w:p w14:paraId="50BC8CBF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  <w:tc>
          <w:tcPr>
            <w:tcW w:w="709" w:type="dxa"/>
          </w:tcPr>
          <w:p w14:paraId="6C706AE1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80.</w:t>
            </w:r>
          </w:p>
        </w:tc>
        <w:tc>
          <w:tcPr>
            <w:tcW w:w="1309" w:type="dxa"/>
          </w:tcPr>
          <w:p w14:paraId="2FC11E5E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EB6D3E4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Thames Jansee van Enckhuysen</w:t>
            </w:r>
          </w:p>
        </w:tc>
        <w:tc>
          <w:tcPr>
            <w:tcW w:w="817" w:type="dxa"/>
            <w:vAlign w:val="bottom"/>
          </w:tcPr>
          <w:p w14:paraId="66EBA033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</w:tr>
      <w:tr w:rsidR="007B64B9" w:rsidRPr="002A6193" w14:paraId="7CB959E1" w14:textId="77777777" w:rsidTr="007B64B9">
        <w:trPr>
          <w:trHeight w:val="451"/>
        </w:trPr>
        <w:tc>
          <w:tcPr>
            <w:tcW w:w="567" w:type="dxa"/>
          </w:tcPr>
          <w:p w14:paraId="261B4BDE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33.</w:t>
            </w:r>
          </w:p>
        </w:tc>
        <w:tc>
          <w:tcPr>
            <w:tcW w:w="1529" w:type="dxa"/>
            <w:vMerge/>
          </w:tcPr>
          <w:p w14:paraId="003A3EEC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58C8AD9" w14:textId="77777777" w:rsidR="00CC72FE" w:rsidRPr="002A6193" w:rsidRDefault="00CE36CC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Willem Brunsse s</w:t>
            </w:r>
            <w:r w:rsidR="00E54E37" w:rsidRPr="002A6193">
              <w:rPr>
                <w:rFonts w:eastAsia="Calibri"/>
              </w:rPr>
              <w:t>chotsman</w:t>
            </w:r>
          </w:p>
        </w:tc>
        <w:tc>
          <w:tcPr>
            <w:tcW w:w="739" w:type="dxa"/>
            <w:vAlign w:val="bottom"/>
          </w:tcPr>
          <w:p w14:paraId="0BB779A2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18C1F2B4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81.</w:t>
            </w:r>
          </w:p>
        </w:tc>
        <w:tc>
          <w:tcPr>
            <w:tcW w:w="1309" w:type="dxa"/>
            <w:vMerge w:val="restart"/>
          </w:tcPr>
          <w:p w14:paraId="6388955E" w14:textId="77777777" w:rsidR="00AD7C43" w:rsidRPr="002A6193" w:rsidRDefault="006B52BB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oldati</w:t>
            </w:r>
          </w:p>
        </w:tc>
        <w:tc>
          <w:tcPr>
            <w:tcW w:w="2126" w:type="dxa"/>
          </w:tcPr>
          <w:p w14:paraId="09D716E9" w14:textId="77777777" w:rsidR="00AD7C43" w:rsidRPr="002A6193" w:rsidRDefault="00820803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Obssen van Vriesla</w:t>
            </w:r>
            <w:r w:rsidR="00E54E37" w:rsidRPr="002A6193">
              <w:rPr>
                <w:rFonts w:eastAsia="Calibri"/>
              </w:rPr>
              <w:t>nt</w:t>
            </w:r>
          </w:p>
        </w:tc>
        <w:tc>
          <w:tcPr>
            <w:tcW w:w="817" w:type="dxa"/>
            <w:vAlign w:val="bottom"/>
          </w:tcPr>
          <w:p w14:paraId="1B96A15E" w14:textId="77777777" w:rsidR="00AD7C43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7D31840E" w14:textId="77777777" w:rsidTr="007B64B9">
        <w:trPr>
          <w:trHeight w:val="461"/>
        </w:trPr>
        <w:tc>
          <w:tcPr>
            <w:tcW w:w="567" w:type="dxa"/>
          </w:tcPr>
          <w:p w14:paraId="6DB9F88F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34.</w:t>
            </w:r>
          </w:p>
        </w:tc>
        <w:tc>
          <w:tcPr>
            <w:tcW w:w="1529" w:type="dxa"/>
            <w:vMerge/>
          </w:tcPr>
          <w:p w14:paraId="12816E7A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A7800C9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Jsbrant Harmansse</w:t>
            </w:r>
          </w:p>
        </w:tc>
        <w:tc>
          <w:tcPr>
            <w:tcW w:w="739" w:type="dxa"/>
            <w:vAlign w:val="bottom"/>
          </w:tcPr>
          <w:p w14:paraId="38C2D6EB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  <w:tc>
          <w:tcPr>
            <w:tcW w:w="709" w:type="dxa"/>
          </w:tcPr>
          <w:p w14:paraId="25BBBC2E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82.</w:t>
            </w:r>
          </w:p>
        </w:tc>
        <w:tc>
          <w:tcPr>
            <w:tcW w:w="1309" w:type="dxa"/>
            <w:vMerge/>
          </w:tcPr>
          <w:p w14:paraId="2E2EFD24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BB20C0B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Aerssen van Horn</w:t>
            </w:r>
          </w:p>
        </w:tc>
        <w:tc>
          <w:tcPr>
            <w:tcW w:w="817" w:type="dxa"/>
            <w:vAlign w:val="bottom"/>
          </w:tcPr>
          <w:p w14:paraId="5884E427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7, 10 |</w:t>
            </w:r>
          </w:p>
        </w:tc>
      </w:tr>
      <w:tr w:rsidR="007B64B9" w:rsidRPr="002A6193" w14:paraId="4335EF72" w14:textId="77777777" w:rsidTr="007B64B9">
        <w:trPr>
          <w:trHeight w:val="451"/>
        </w:trPr>
        <w:tc>
          <w:tcPr>
            <w:tcW w:w="567" w:type="dxa"/>
          </w:tcPr>
          <w:p w14:paraId="6FA40FC2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35.</w:t>
            </w:r>
          </w:p>
        </w:tc>
        <w:tc>
          <w:tcPr>
            <w:tcW w:w="1529" w:type="dxa"/>
            <w:vMerge/>
          </w:tcPr>
          <w:p w14:paraId="03FD7D4A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2EBC4472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Joucke Harmsse van Horn</w:t>
            </w:r>
          </w:p>
        </w:tc>
        <w:tc>
          <w:tcPr>
            <w:tcW w:w="739" w:type="dxa"/>
            <w:vAlign w:val="bottom"/>
          </w:tcPr>
          <w:p w14:paraId="079A849C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</w:t>
            </w:r>
            <w:r w:rsidRPr="002A6193">
              <w:rPr>
                <w:rFonts w:eastAsia="Calibri"/>
                <w:vertAlign w:val="superscript"/>
              </w:rPr>
              <w:footnoteReference w:id="1110"/>
            </w:r>
            <w:r w:rsidRPr="002A6193">
              <w:rPr>
                <w:rFonts w:eastAsia="Calibri"/>
              </w:rPr>
              <w:t xml:space="preserve"> |</w:t>
            </w:r>
          </w:p>
        </w:tc>
        <w:tc>
          <w:tcPr>
            <w:tcW w:w="709" w:type="dxa"/>
          </w:tcPr>
          <w:p w14:paraId="4DDE1B2E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83.</w:t>
            </w:r>
          </w:p>
        </w:tc>
        <w:tc>
          <w:tcPr>
            <w:tcW w:w="1309" w:type="dxa"/>
            <w:vMerge/>
          </w:tcPr>
          <w:p w14:paraId="5CC58AA0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16410F1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Simonsse van Munster</w:t>
            </w:r>
          </w:p>
        </w:tc>
        <w:tc>
          <w:tcPr>
            <w:tcW w:w="817" w:type="dxa"/>
            <w:vAlign w:val="bottom"/>
          </w:tcPr>
          <w:p w14:paraId="16EAA7D9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06275F03" w14:textId="77777777" w:rsidTr="007B64B9">
        <w:trPr>
          <w:trHeight w:val="461"/>
        </w:trPr>
        <w:tc>
          <w:tcPr>
            <w:tcW w:w="567" w:type="dxa"/>
          </w:tcPr>
          <w:p w14:paraId="072FCA6D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36.</w:t>
            </w:r>
          </w:p>
        </w:tc>
        <w:tc>
          <w:tcPr>
            <w:tcW w:w="1529" w:type="dxa"/>
            <w:vMerge/>
          </w:tcPr>
          <w:p w14:paraId="4F755B30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43824FD" w14:textId="77777777" w:rsidR="00CC72FE" w:rsidRPr="002A6193" w:rsidRDefault="00CE36CC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Heyndrick Jansse van Enckhus</w:t>
            </w:r>
          </w:p>
        </w:tc>
        <w:tc>
          <w:tcPr>
            <w:tcW w:w="739" w:type="dxa"/>
            <w:vAlign w:val="bottom"/>
          </w:tcPr>
          <w:p w14:paraId="58EFF4F8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  <w:tc>
          <w:tcPr>
            <w:tcW w:w="709" w:type="dxa"/>
          </w:tcPr>
          <w:p w14:paraId="0895BFFD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84.</w:t>
            </w:r>
          </w:p>
        </w:tc>
        <w:tc>
          <w:tcPr>
            <w:tcW w:w="1309" w:type="dxa"/>
            <w:vMerge/>
          </w:tcPr>
          <w:p w14:paraId="73F303FB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CECA16E" w14:textId="77777777" w:rsidR="00AD7C43" w:rsidRPr="002A6193" w:rsidRDefault="00C110C1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Lourens Lourensse schotsman</w:t>
            </w:r>
          </w:p>
        </w:tc>
        <w:tc>
          <w:tcPr>
            <w:tcW w:w="817" w:type="dxa"/>
          </w:tcPr>
          <w:p w14:paraId="2CF9CC82" w14:textId="77777777" w:rsidR="00AD7C43" w:rsidRPr="002A6193" w:rsidRDefault="00E54E37" w:rsidP="000677DF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7B64B9" w:rsidRPr="002A6193" w14:paraId="4A122367" w14:textId="77777777" w:rsidTr="007B64B9">
        <w:trPr>
          <w:trHeight w:val="278"/>
        </w:trPr>
        <w:tc>
          <w:tcPr>
            <w:tcW w:w="567" w:type="dxa"/>
          </w:tcPr>
          <w:p w14:paraId="2F74AA04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37.</w:t>
            </w:r>
          </w:p>
        </w:tc>
        <w:tc>
          <w:tcPr>
            <w:tcW w:w="1529" w:type="dxa"/>
            <w:vMerge/>
          </w:tcPr>
          <w:p w14:paraId="29AB3093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27733811" w14:textId="77777777" w:rsidR="00CC72FE" w:rsidRPr="002A6193" w:rsidRDefault="00D41348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Andries Stevens van Schutro</w:t>
            </w:r>
            <w:r w:rsidR="00E54E37" w:rsidRPr="002A6193">
              <w:rPr>
                <w:rFonts w:eastAsia="Calibri"/>
              </w:rPr>
              <w:t>p</w:t>
            </w:r>
          </w:p>
        </w:tc>
        <w:tc>
          <w:tcPr>
            <w:tcW w:w="739" w:type="dxa"/>
            <w:vAlign w:val="bottom"/>
          </w:tcPr>
          <w:p w14:paraId="0A3AB4A7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0931214B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85.</w:t>
            </w:r>
          </w:p>
        </w:tc>
        <w:tc>
          <w:tcPr>
            <w:tcW w:w="1309" w:type="dxa"/>
            <w:vMerge/>
          </w:tcPr>
          <w:p w14:paraId="3CD6FDAF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ECEE856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Reyner Jansse van Kclwyck</w:t>
            </w:r>
          </w:p>
        </w:tc>
        <w:tc>
          <w:tcPr>
            <w:tcW w:w="817" w:type="dxa"/>
            <w:vAlign w:val="bottom"/>
          </w:tcPr>
          <w:p w14:paraId="02B3E2D8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69E9AAE7" w14:textId="77777777" w:rsidTr="007B64B9">
        <w:trPr>
          <w:trHeight w:val="451"/>
        </w:trPr>
        <w:tc>
          <w:tcPr>
            <w:tcW w:w="567" w:type="dxa"/>
          </w:tcPr>
          <w:p w14:paraId="34E50355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38.</w:t>
            </w:r>
          </w:p>
        </w:tc>
        <w:tc>
          <w:tcPr>
            <w:tcW w:w="1529" w:type="dxa"/>
            <w:vMerge/>
          </w:tcPr>
          <w:p w14:paraId="50BDA759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6C9E883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Evert Jansse van Bergen</w:t>
            </w:r>
          </w:p>
        </w:tc>
        <w:tc>
          <w:tcPr>
            <w:tcW w:w="739" w:type="dxa"/>
            <w:vAlign w:val="bottom"/>
          </w:tcPr>
          <w:p w14:paraId="5AE9A1A3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  <w:tc>
          <w:tcPr>
            <w:tcW w:w="709" w:type="dxa"/>
          </w:tcPr>
          <w:p w14:paraId="4FEABEF5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86.</w:t>
            </w:r>
          </w:p>
        </w:tc>
        <w:tc>
          <w:tcPr>
            <w:tcW w:w="1309" w:type="dxa"/>
            <w:vMerge/>
          </w:tcPr>
          <w:p w14:paraId="7BACA78C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9A4B14D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Thys Thysse van Hamburgh</w:t>
            </w:r>
          </w:p>
        </w:tc>
        <w:tc>
          <w:tcPr>
            <w:tcW w:w="817" w:type="dxa"/>
            <w:vAlign w:val="bottom"/>
          </w:tcPr>
          <w:p w14:paraId="2E32B229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5DABD276" w14:textId="77777777" w:rsidTr="007B64B9">
        <w:trPr>
          <w:trHeight w:val="461"/>
        </w:trPr>
        <w:tc>
          <w:tcPr>
            <w:tcW w:w="567" w:type="dxa"/>
          </w:tcPr>
          <w:p w14:paraId="444E6238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39.</w:t>
            </w:r>
          </w:p>
        </w:tc>
        <w:tc>
          <w:tcPr>
            <w:tcW w:w="1529" w:type="dxa"/>
            <w:vMerge/>
          </w:tcPr>
          <w:p w14:paraId="0E1AD351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36297D27" w14:textId="77777777" w:rsidR="00CC72FE" w:rsidRPr="002A6193" w:rsidRDefault="00254D8C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Carst Arseperssen van Enckh</w:t>
            </w:r>
            <w:r w:rsidR="00E54E37" w:rsidRPr="002A6193">
              <w:rPr>
                <w:rFonts w:eastAsia="Calibri"/>
              </w:rPr>
              <w:t xml:space="preserve"> </w:t>
            </w:r>
          </w:p>
        </w:tc>
        <w:tc>
          <w:tcPr>
            <w:tcW w:w="739" w:type="dxa"/>
            <w:vAlign w:val="bottom"/>
          </w:tcPr>
          <w:p w14:paraId="70B319E1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13 |</w:t>
            </w:r>
          </w:p>
        </w:tc>
        <w:tc>
          <w:tcPr>
            <w:tcW w:w="709" w:type="dxa"/>
          </w:tcPr>
          <w:p w14:paraId="21F4CF57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87.</w:t>
            </w:r>
          </w:p>
        </w:tc>
        <w:tc>
          <w:tcPr>
            <w:tcW w:w="1309" w:type="dxa"/>
            <w:vMerge/>
          </w:tcPr>
          <w:p w14:paraId="47C30729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FF67F78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Heyndrick Jansse van Enckhuysen</w:t>
            </w:r>
          </w:p>
        </w:tc>
        <w:tc>
          <w:tcPr>
            <w:tcW w:w="817" w:type="dxa"/>
          </w:tcPr>
          <w:p w14:paraId="4E84F4B0" w14:textId="77777777" w:rsidR="00AD7C43" w:rsidRPr="002A6193" w:rsidRDefault="00E54E37" w:rsidP="000677DF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7, 10 |</w:t>
            </w:r>
          </w:p>
        </w:tc>
      </w:tr>
      <w:tr w:rsidR="007B64B9" w:rsidRPr="002A6193" w14:paraId="7BDF2B0E" w14:textId="77777777" w:rsidTr="007B64B9">
        <w:trPr>
          <w:trHeight w:val="451"/>
        </w:trPr>
        <w:tc>
          <w:tcPr>
            <w:tcW w:w="567" w:type="dxa"/>
          </w:tcPr>
          <w:p w14:paraId="23B5E07F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40.</w:t>
            </w:r>
          </w:p>
        </w:tc>
        <w:tc>
          <w:tcPr>
            <w:tcW w:w="1529" w:type="dxa"/>
            <w:vMerge/>
          </w:tcPr>
          <w:p w14:paraId="137223A2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CCDB9DF" w14:textId="77777777" w:rsidR="00CC72FE" w:rsidRPr="002A6193" w:rsidRDefault="00254D8C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Heindrick Pietersse Ticut</w:t>
            </w:r>
            <w:r w:rsidRPr="002A6193">
              <w:rPr>
                <w:rStyle w:val="FootnoteReference"/>
                <w:rFonts w:eastAsia="Calibri"/>
              </w:rPr>
              <w:footnoteReference w:id="1111"/>
            </w:r>
          </w:p>
        </w:tc>
        <w:tc>
          <w:tcPr>
            <w:tcW w:w="739" w:type="dxa"/>
            <w:vAlign w:val="bottom"/>
          </w:tcPr>
          <w:p w14:paraId="1B606672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5C46F35C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88.</w:t>
            </w:r>
          </w:p>
        </w:tc>
        <w:tc>
          <w:tcPr>
            <w:tcW w:w="1309" w:type="dxa"/>
            <w:vMerge/>
          </w:tcPr>
          <w:p w14:paraId="28F3095C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EBAC858" w14:textId="77777777" w:rsidR="00AD7C43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Hans Obbercamp van Danswyck</w:t>
            </w:r>
          </w:p>
        </w:tc>
        <w:tc>
          <w:tcPr>
            <w:tcW w:w="817" w:type="dxa"/>
            <w:vAlign w:val="bottom"/>
          </w:tcPr>
          <w:p w14:paraId="2EA49B1B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0F38B6BA" w14:textId="77777777" w:rsidTr="007B64B9">
        <w:trPr>
          <w:trHeight w:val="461"/>
        </w:trPr>
        <w:tc>
          <w:tcPr>
            <w:tcW w:w="567" w:type="dxa"/>
          </w:tcPr>
          <w:p w14:paraId="3B83A688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41.</w:t>
            </w:r>
          </w:p>
        </w:tc>
        <w:tc>
          <w:tcPr>
            <w:tcW w:w="1529" w:type="dxa"/>
            <w:vMerge/>
          </w:tcPr>
          <w:p w14:paraId="44987F5B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295A98A2" w14:textId="77777777" w:rsidR="00CC72FE" w:rsidRPr="002A6193" w:rsidRDefault="00A726A8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Arent Daemsse van En</w:t>
            </w:r>
            <w:r w:rsidR="00E54E37" w:rsidRPr="002A6193">
              <w:rPr>
                <w:rFonts w:eastAsia="Calibri"/>
              </w:rPr>
              <w:t>ckh</w:t>
            </w:r>
          </w:p>
        </w:tc>
        <w:tc>
          <w:tcPr>
            <w:tcW w:w="739" w:type="dxa"/>
            <w:vAlign w:val="bottom"/>
          </w:tcPr>
          <w:p w14:paraId="139E38C6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37F4C711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89.</w:t>
            </w:r>
          </w:p>
        </w:tc>
        <w:tc>
          <w:tcPr>
            <w:tcW w:w="1309" w:type="dxa"/>
            <w:vMerge/>
          </w:tcPr>
          <w:p w14:paraId="4485A76D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674C8AD" w14:textId="77777777" w:rsidR="00AD7C43" w:rsidRPr="002A6193" w:rsidRDefault="0055077F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Dirck Jansse Switser</w:t>
            </w:r>
          </w:p>
        </w:tc>
        <w:tc>
          <w:tcPr>
            <w:tcW w:w="817" w:type="dxa"/>
            <w:vAlign w:val="bottom"/>
          </w:tcPr>
          <w:p w14:paraId="59438B02" w14:textId="77777777" w:rsidR="00AD7C43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7B64B9" w:rsidRPr="002A6193" w14:paraId="65AE2D58" w14:textId="77777777" w:rsidTr="007B64B9">
        <w:trPr>
          <w:trHeight w:val="863"/>
        </w:trPr>
        <w:tc>
          <w:tcPr>
            <w:tcW w:w="567" w:type="dxa"/>
          </w:tcPr>
          <w:p w14:paraId="0DC6BFBC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42.</w:t>
            </w:r>
          </w:p>
        </w:tc>
        <w:tc>
          <w:tcPr>
            <w:tcW w:w="1529" w:type="dxa"/>
            <w:vMerge/>
          </w:tcPr>
          <w:p w14:paraId="1CB651B0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9687DDE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Heyndrick Larmsse Schoernaker</w:t>
            </w:r>
          </w:p>
        </w:tc>
        <w:tc>
          <w:tcPr>
            <w:tcW w:w="739" w:type="dxa"/>
            <w:vAlign w:val="bottom"/>
          </w:tcPr>
          <w:p w14:paraId="58B17893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2B6B91D2" w14:textId="77777777" w:rsidR="00AD7C43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90.</w:t>
            </w:r>
          </w:p>
        </w:tc>
        <w:tc>
          <w:tcPr>
            <w:tcW w:w="1309" w:type="dxa"/>
            <w:vMerge/>
          </w:tcPr>
          <w:p w14:paraId="58C5E6C6" w14:textId="77777777" w:rsidR="00AD7C43" w:rsidRPr="002A6193" w:rsidRDefault="00AD7C43" w:rsidP="003F35B6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3B3330B1" w14:textId="77777777" w:rsidR="00AD7C43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Jacobsse de Swarte</w:t>
            </w:r>
          </w:p>
        </w:tc>
        <w:tc>
          <w:tcPr>
            <w:tcW w:w="817" w:type="dxa"/>
            <w:vAlign w:val="center"/>
          </w:tcPr>
          <w:p w14:paraId="35DFCC52" w14:textId="77777777" w:rsidR="00AD7C43" w:rsidRPr="002A6193" w:rsidRDefault="00E54E37" w:rsidP="000677DF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7B64B9" w:rsidRPr="002A6193" w14:paraId="6A271A49" w14:textId="77777777" w:rsidTr="007B64B9">
        <w:trPr>
          <w:trHeight w:val="626"/>
        </w:trPr>
        <w:tc>
          <w:tcPr>
            <w:tcW w:w="567" w:type="dxa"/>
          </w:tcPr>
          <w:p w14:paraId="660E74B7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43.</w:t>
            </w:r>
          </w:p>
        </w:tc>
        <w:tc>
          <w:tcPr>
            <w:tcW w:w="1529" w:type="dxa"/>
            <w:vMerge/>
          </w:tcPr>
          <w:p w14:paraId="53A071F6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D40D045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Jelis Barentsse van Pleimeyd</w:t>
            </w:r>
          </w:p>
        </w:tc>
        <w:tc>
          <w:tcPr>
            <w:tcW w:w="739" w:type="dxa"/>
            <w:vAlign w:val="bottom"/>
          </w:tcPr>
          <w:p w14:paraId="4A82C21B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  <w:tc>
          <w:tcPr>
            <w:tcW w:w="709" w:type="dxa"/>
          </w:tcPr>
          <w:p w14:paraId="155D53E3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1309" w:type="dxa"/>
            <w:vMerge/>
          </w:tcPr>
          <w:p w14:paraId="3867E948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56D4361" w14:textId="77777777" w:rsidR="00AD7C43" w:rsidRPr="002A6193" w:rsidRDefault="00AD7C43" w:rsidP="000677DF">
            <w:pPr>
              <w:rPr>
                <w:rFonts w:eastAsia="Calibri"/>
              </w:rPr>
            </w:pPr>
          </w:p>
        </w:tc>
        <w:tc>
          <w:tcPr>
            <w:tcW w:w="817" w:type="dxa"/>
            <w:vAlign w:val="bottom"/>
          </w:tcPr>
          <w:p w14:paraId="4BBE9A02" w14:textId="77777777" w:rsidR="00AD7C43" w:rsidRPr="002A6193" w:rsidRDefault="00AD7C43" w:rsidP="003F35B6">
            <w:pPr>
              <w:jc w:val="right"/>
              <w:rPr>
                <w:rFonts w:eastAsia="Calibri"/>
              </w:rPr>
            </w:pPr>
          </w:p>
        </w:tc>
      </w:tr>
      <w:tr w:rsidR="007B64B9" w:rsidRPr="002A6193" w14:paraId="3685CA69" w14:textId="77777777" w:rsidTr="007B64B9">
        <w:trPr>
          <w:trHeight w:val="578"/>
        </w:trPr>
        <w:tc>
          <w:tcPr>
            <w:tcW w:w="567" w:type="dxa"/>
          </w:tcPr>
          <w:p w14:paraId="7928615F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44.</w:t>
            </w:r>
          </w:p>
        </w:tc>
        <w:tc>
          <w:tcPr>
            <w:tcW w:w="1529" w:type="dxa"/>
            <w:vMerge/>
          </w:tcPr>
          <w:p w14:paraId="1D2C6736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B803318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Evertsse</w:t>
            </w:r>
          </w:p>
        </w:tc>
        <w:tc>
          <w:tcPr>
            <w:tcW w:w="739" w:type="dxa"/>
            <w:vAlign w:val="bottom"/>
          </w:tcPr>
          <w:p w14:paraId="10350D91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  <w:tc>
          <w:tcPr>
            <w:tcW w:w="709" w:type="dxa"/>
          </w:tcPr>
          <w:p w14:paraId="5E563217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1309" w:type="dxa"/>
            <w:vMerge/>
          </w:tcPr>
          <w:p w14:paraId="2BCC81F6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FA27988" w14:textId="77777777" w:rsidR="00AD7C43" w:rsidRPr="002A6193" w:rsidRDefault="00AD7C43" w:rsidP="000677DF">
            <w:pPr>
              <w:rPr>
                <w:rFonts w:eastAsia="Calibri"/>
              </w:rPr>
            </w:pPr>
          </w:p>
        </w:tc>
        <w:tc>
          <w:tcPr>
            <w:tcW w:w="817" w:type="dxa"/>
            <w:vAlign w:val="bottom"/>
          </w:tcPr>
          <w:p w14:paraId="771D34F6" w14:textId="77777777" w:rsidR="00AD7C43" w:rsidRPr="002A6193" w:rsidRDefault="00AD7C43" w:rsidP="003F35B6">
            <w:pPr>
              <w:jc w:val="right"/>
              <w:rPr>
                <w:rFonts w:eastAsia="Calibri"/>
              </w:rPr>
            </w:pPr>
          </w:p>
        </w:tc>
      </w:tr>
      <w:tr w:rsidR="007B64B9" w:rsidRPr="002A6193" w14:paraId="2135F1C5" w14:textId="77777777" w:rsidTr="007B64B9">
        <w:trPr>
          <w:trHeight w:val="537"/>
        </w:trPr>
        <w:tc>
          <w:tcPr>
            <w:tcW w:w="567" w:type="dxa"/>
          </w:tcPr>
          <w:p w14:paraId="45B30086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45.</w:t>
            </w:r>
          </w:p>
        </w:tc>
        <w:tc>
          <w:tcPr>
            <w:tcW w:w="1529" w:type="dxa"/>
            <w:vMerge/>
          </w:tcPr>
          <w:p w14:paraId="7F280179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3CCD7545" w14:textId="77777777" w:rsidR="00CC72FE" w:rsidRPr="002A6193" w:rsidRDefault="00E54E37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Gerritsse van Tier</w:t>
            </w:r>
          </w:p>
        </w:tc>
        <w:tc>
          <w:tcPr>
            <w:tcW w:w="739" w:type="dxa"/>
            <w:vAlign w:val="bottom"/>
          </w:tcPr>
          <w:p w14:paraId="3118AAB7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1A59EF5F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1309" w:type="dxa"/>
            <w:vMerge/>
          </w:tcPr>
          <w:p w14:paraId="0740CE88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C3FE1AA" w14:textId="77777777" w:rsidR="00AD7C43" w:rsidRPr="002A6193" w:rsidRDefault="00AD7C43" w:rsidP="000677DF">
            <w:pPr>
              <w:rPr>
                <w:rFonts w:eastAsia="Calibri"/>
              </w:rPr>
            </w:pPr>
          </w:p>
        </w:tc>
        <w:tc>
          <w:tcPr>
            <w:tcW w:w="817" w:type="dxa"/>
            <w:vAlign w:val="bottom"/>
          </w:tcPr>
          <w:p w14:paraId="19C121AF" w14:textId="77777777" w:rsidR="00AD7C43" w:rsidRPr="002A6193" w:rsidRDefault="00AD7C43" w:rsidP="003F35B6">
            <w:pPr>
              <w:jc w:val="right"/>
              <w:rPr>
                <w:rFonts w:eastAsia="Calibri"/>
              </w:rPr>
            </w:pPr>
          </w:p>
        </w:tc>
      </w:tr>
      <w:tr w:rsidR="007B64B9" w:rsidRPr="002A6193" w14:paraId="222EB445" w14:textId="77777777" w:rsidTr="007B64B9">
        <w:trPr>
          <w:trHeight w:val="547"/>
        </w:trPr>
        <w:tc>
          <w:tcPr>
            <w:tcW w:w="567" w:type="dxa"/>
          </w:tcPr>
          <w:p w14:paraId="2D88D913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46.</w:t>
            </w:r>
          </w:p>
        </w:tc>
        <w:tc>
          <w:tcPr>
            <w:tcW w:w="1529" w:type="dxa"/>
            <w:vMerge/>
          </w:tcPr>
          <w:p w14:paraId="75FC84D1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3803ABC" w14:textId="77777777" w:rsidR="00CC72FE" w:rsidRPr="002A6193" w:rsidRDefault="00A726A8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Fransse van Hambu</w:t>
            </w:r>
            <w:r w:rsidR="00E54E37" w:rsidRPr="002A6193">
              <w:rPr>
                <w:rFonts w:eastAsia="Calibri"/>
              </w:rPr>
              <w:t>rch</w:t>
            </w:r>
          </w:p>
        </w:tc>
        <w:tc>
          <w:tcPr>
            <w:tcW w:w="739" w:type="dxa"/>
            <w:vAlign w:val="bottom"/>
          </w:tcPr>
          <w:p w14:paraId="195A4565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3724FA5A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1309" w:type="dxa"/>
            <w:vMerge/>
          </w:tcPr>
          <w:p w14:paraId="20A50D30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6F7B0A4" w14:textId="77777777" w:rsidR="00AD7C43" w:rsidRPr="002A6193" w:rsidRDefault="00AD7C43" w:rsidP="000677DF">
            <w:pPr>
              <w:rPr>
                <w:rFonts w:eastAsia="Calibri"/>
              </w:rPr>
            </w:pPr>
          </w:p>
        </w:tc>
        <w:tc>
          <w:tcPr>
            <w:tcW w:w="817" w:type="dxa"/>
            <w:vAlign w:val="bottom"/>
          </w:tcPr>
          <w:p w14:paraId="17408B5A" w14:textId="77777777" w:rsidR="00AD7C43" w:rsidRPr="002A6193" w:rsidRDefault="00AD7C43" w:rsidP="003F35B6">
            <w:pPr>
              <w:jc w:val="right"/>
              <w:rPr>
                <w:rFonts w:eastAsia="Calibri"/>
              </w:rPr>
            </w:pPr>
          </w:p>
        </w:tc>
      </w:tr>
      <w:tr w:rsidR="007B64B9" w:rsidRPr="002A6193" w14:paraId="14AD508D" w14:textId="77777777" w:rsidTr="007B64B9">
        <w:trPr>
          <w:trHeight w:val="863"/>
        </w:trPr>
        <w:tc>
          <w:tcPr>
            <w:tcW w:w="567" w:type="dxa"/>
          </w:tcPr>
          <w:p w14:paraId="74C673DC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47.</w:t>
            </w:r>
          </w:p>
        </w:tc>
        <w:tc>
          <w:tcPr>
            <w:tcW w:w="1529" w:type="dxa"/>
            <w:vMerge/>
          </w:tcPr>
          <w:p w14:paraId="7C57B2FC" w14:textId="77777777" w:rsidR="00CC72FE" w:rsidRPr="002A6193" w:rsidRDefault="00CC72FE" w:rsidP="003F35B6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B7A5552" w14:textId="77777777" w:rsidR="00CC72FE" w:rsidRPr="002A6193" w:rsidRDefault="00A726A8" w:rsidP="000677DF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Laurens Heyndricks van Oldens</w:t>
            </w:r>
            <w:r w:rsidR="00E54E37" w:rsidRPr="002A6193">
              <w:rPr>
                <w:rFonts w:eastAsia="Calibri"/>
              </w:rPr>
              <w:t>ont</w:t>
            </w:r>
          </w:p>
        </w:tc>
        <w:tc>
          <w:tcPr>
            <w:tcW w:w="739" w:type="dxa"/>
            <w:vAlign w:val="bottom"/>
          </w:tcPr>
          <w:p w14:paraId="2F281AA9" w14:textId="77777777" w:rsidR="00CC72FE" w:rsidRPr="002A6193" w:rsidRDefault="00E54E37" w:rsidP="003F35B6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30938024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1309" w:type="dxa"/>
            <w:vMerge/>
          </w:tcPr>
          <w:p w14:paraId="25A7A824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BEA365C" w14:textId="77777777" w:rsidR="00AD7C43" w:rsidRPr="002A6193" w:rsidRDefault="00AD7C43" w:rsidP="000677DF">
            <w:pPr>
              <w:rPr>
                <w:rFonts w:eastAsia="Calibri"/>
              </w:rPr>
            </w:pPr>
          </w:p>
        </w:tc>
        <w:tc>
          <w:tcPr>
            <w:tcW w:w="817" w:type="dxa"/>
            <w:vAlign w:val="bottom"/>
          </w:tcPr>
          <w:p w14:paraId="533433A0" w14:textId="77777777" w:rsidR="00AD7C43" w:rsidRPr="002A6193" w:rsidRDefault="00AD7C43" w:rsidP="003F35B6">
            <w:pPr>
              <w:jc w:val="right"/>
              <w:rPr>
                <w:rFonts w:eastAsia="Calibri"/>
              </w:rPr>
            </w:pPr>
          </w:p>
        </w:tc>
      </w:tr>
      <w:tr w:rsidR="007B64B9" w:rsidRPr="002A6193" w14:paraId="5D4B6133" w14:textId="77777777" w:rsidTr="007B64B9">
        <w:trPr>
          <w:trHeight w:val="504"/>
        </w:trPr>
        <w:tc>
          <w:tcPr>
            <w:tcW w:w="567" w:type="dxa"/>
          </w:tcPr>
          <w:p w14:paraId="57F7F961" w14:textId="77777777" w:rsidR="00CC72FE" w:rsidRPr="002A6193" w:rsidRDefault="00E54E37" w:rsidP="003F35B6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48.</w:t>
            </w:r>
          </w:p>
        </w:tc>
        <w:tc>
          <w:tcPr>
            <w:tcW w:w="1529" w:type="dxa"/>
            <w:vMerge/>
          </w:tcPr>
          <w:p w14:paraId="5F26D501" w14:textId="77777777" w:rsidR="00CC72FE" w:rsidRPr="002A6193" w:rsidRDefault="00CC72FE" w:rsidP="003F35B6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6FC66E3D" w14:textId="77777777" w:rsidR="00CC72FE" w:rsidRPr="002A6193" w:rsidRDefault="00E54E37" w:rsidP="000677DF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Luycksse van Enckhuysen</w:t>
            </w:r>
          </w:p>
        </w:tc>
        <w:tc>
          <w:tcPr>
            <w:tcW w:w="739" w:type="dxa"/>
            <w:vAlign w:val="bottom"/>
          </w:tcPr>
          <w:p w14:paraId="2A800310" w14:textId="77777777" w:rsidR="00CC72FE" w:rsidRPr="002A6193" w:rsidRDefault="00E54E37" w:rsidP="003F35B6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0C023BAE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1309" w:type="dxa"/>
            <w:vMerge/>
          </w:tcPr>
          <w:p w14:paraId="4CB844E6" w14:textId="77777777" w:rsidR="00AD7C43" w:rsidRPr="002A6193" w:rsidRDefault="00AD7C43" w:rsidP="003F35B6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437F85B" w14:textId="77777777" w:rsidR="00AD7C43" w:rsidRPr="002A6193" w:rsidRDefault="00AD7C43" w:rsidP="000677DF">
            <w:pPr>
              <w:rPr>
                <w:rFonts w:eastAsia="Calibri"/>
              </w:rPr>
            </w:pPr>
          </w:p>
        </w:tc>
        <w:tc>
          <w:tcPr>
            <w:tcW w:w="817" w:type="dxa"/>
            <w:vAlign w:val="bottom"/>
          </w:tcPr>
          <w:p w14:paraId="023F9BDF" w14:textId="77777777" w:rsidR="00AD7C43" w:rsidRPr="002A6193" w:rsidRDefault="00AD7C43" w:rsidP="003F35B6">
            <w:pPr>
              <w:jc w:val="right"/>
              <w:rPr>
                <w:rFonts w:eastAsia="Calibri"/>
              </w:rPr>
            </w:pPr>
          </w:p>
        </w:tc>
      </w:tr>
    </w:tbl>
    <w:p w14:paraId="2FDCBB4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306v /</w:t>
      </w:r>
    </w:p>
    <w:tbl>
      <w:tblPr>
        <w:tblStyle w:val="Grigliatabella6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1418"/>
        <w:gridCol w:w="1842"/>
        <w:gridCol w:w="709"/>
        <w:gridCol w:w="709"/>
        <w:gridCol w:w="1417"/>
        <w:gridCol w:w="2127"/>
        <w:gridCol w:w="851"/>
      </w:tblGrid>
      <w:tr w:rsidR="007B64B9" w:rsidRPr="002A6193" w14:paraId="313B691C" w14:textId="77777777" w:rsidTr="00495E1F">
        <w:trPr>
          <w:trHeight w:val="451"/>
        </w:trPr>
        <w:tc>
          <w:tcPr>
            <w:tcW w:w="709" w:type="dxa"/>
          </w:tcPr>
          <w:p w14:paraId="420A0DF4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91.</w:t>
            </w:r>
          </w:p>
        </w:tc>
        <w:tc>
          <w:tcPr>
            <w:tcW w:w="1418" w:type="dxa"/>
            <w:vMerge w:val="restart"/>
          </w:tcPr>
          <w:p w14:paraId="16C61E16" w14:textId="77777777" w:rsidR="00CC72FE" w:rsidRPr="002A6193" w:rsidRDefault="00F8047F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oldati</w:t>
            </w:r>
          </w:p>
        </w:tc>
        <w:tc>
          <w:tcPr>
            <w:tcW w:w="1842" w:type="dxa"/>
          </w:tcPr>
          <w:p w14:paraId="497D00AB" w14:textId="77777777" w:rsidR="00CC72FE" w:rsidRPr="002A6193" w:rsidRDefault="00E54E37" w:rsidP="0062363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Jurjan Gilman van Gripswolde</w:t>
            </w:r>
          </w:p>
        </w:tc>
        <w:tc>
          <w:tcPr>
            <w:tcW w:w="709" w:type="dxa"/>
            <w:vAlign w:val="bottom"/>
          </w:tcPr>
          <w:p w14:paraId="5B8F6F52" w14:textId="77777777" w:rsidR="00CC72FE" w:rsidRPr="002A6193" w:rsidRDefault="00E54E37" w:rsidP="004E754A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28AE7668" w14:textId="77777777" w:rsidR="00AD7C43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105.</w:t>
            </w:r>
          </w:p>
        </w:tc>
        <w:tc>
          <w:tcPr>
            <w:tcW w:w="1417" w:type="dxa"/>
            <w:vMerge w:val="restart"/>
          </w:tcPr>
          <w:p w14:paraId="4801308C" w14:textId="77777777" w:rsidR="00AD7C43" w:rsidRPr="002A6193" w:rsidRDefault="00F8047F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</w:t>
            </w:r>
            <w:r w:rsidR="00E54E37" w:rsidRPr="002A6193">
              <w:rPr>
                <w:rFonts w:eastAsia="Calibri"/>
              </w:rPr>
              <w:t>arsoni</w:t>
            </w:r>
          </w:p>
        </w:tc>
        <w:tc>
          <w:tcPr>
            <w:tcW w:w="2127" w:type="dxa"/>
          </w:tcPr>
          <w:p w14:paraId="70B0509C" w14:textId="77777777" w:rsidR="00AD7C43" w:rsidRPr="002A6193" w:rsidRDefault="00E54E37" w:rsidP="0062363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Adriaens van Enckhuysen</w:t>
            </w:r>
          </w:p>
        </w:tc>
        <w:tc>
          <w:tcPr>
            <w:tcW w:w="851" w:type="dxa"/>
            <w:vAlign w:val="bottom"/>
          </w:tcPr>
          <w:p w14:paraId="37116423" w14:textId="77777777" w:rsidR="00AD7C43" w:rsidRPr="002A6193" w:rsidRDefault="00E54E37" w:rsidP="004E754A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 |</w:t>
            </w:r>
          </w:p>
        </w:tc>
      </w:tr>
      <w:tr w:rsidR="007B64B9" w:rsidRPr="002A6193" w14:paraId="41B1E825" w14:textId="77777777" w:rsidTr="00495E1F">
        <w:trPr>
          <w:trHeight w:val="461"/>
        </w:trPr>
        <w:tc>
          <w:tcPr>
            <w:tcW w:w="709" w:type="dxa"/>
          </w:tcPr>
          <w:p w14:paraId="4F3C1B35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92.</w:t>
            </w:r>
          </w:p>
        </w:tc>
        <w:tc>
          <w:tcPr>
            <w:tcW w:w="1418" w:type="dxa"/>
            <w:vMerge/>
          </w:tcPr>
          <w:p w14:paraId="4FEC9765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4278E10C" w14:textId="77777777" w:rsidR="00CC72FE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Bastiaen Jaspersse van Enckhuysen</w:t>
            </w:r>
          </w:p>
        </w:tc>
        <w:tc>
          <w:tcPr>
            <w:tcW w:w="709" w:type="dxa"/>
            <w:vAlign w:val="bottom"/>
          </w:tcPr>
          <w:p w14:paraId="325E5DA8" w14:textId="77777777" w:rsidR="00CC72FE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7, 10 |</w:t>
            </w:r>
          </w:p>
        </w:tc>
        <w:tc>
          <w:tcPr>
            <w:tcW w:w="709" w:type="dxa"/>
          </w:tcPr>
          <w:p w14:paraId="693BB6C4" w14:textId="77777777" w:rsidR="00AD7C43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106.</w:t>
            </w:r>
          </w:p>
        </w:tc>
        <w:tc>
          <w:tcPr>
            <w:tcW w:w="1417" w:type="dxa"/>
            <w:vMerge/>
          </w:tcPr>
          <w:p w14:paraId="32DF7B02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2127" w:type="dxa"/>
          </w:tcPr>
          <w:p w14:paraId="427ED497" w14:textId="77777777" w:rsidR="00AD7C43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Reyneisse van</w:t>
            </w:r>
            <w:r w:rsidR="00C01EE8" w:rsidRPr="002A6193">
              <w:rPr>
                <w:rFonts w:eastAsia="Calibri"/>
              </w:rPr>
              <w:t xml:space="preserve"> Enck</w:t>
            </w:r>
          </w:p>
        </w:tc>
        <w:tc>
          <w:tcPr>
            <w:tcW w:w="851" w:type="dxa"/>
            <w:vAlign w:val="center"/>
          </w:tcPr>
          <w:p w14:paraId="16AE8F08" w14:textId="77777777" w:rsidR="00AD7C43" w:rsidRPr="002A6193" w:rsidRDefault="00E54E37" w:rsidP="00C01EE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5 |</w:t>
            </w:r>
          </w:p>
        </w:tc>
      </w:tr>
      <w:tr w:rsidR="007B64B9" w:rsidRPr="002A6193" w14:paraId="292E5363" w14:textId="77777777" w:rsidTr="00495E1F">
        <w:trPr>
          <w:trHeight w:val="451"/>
        </w:trPr>
        <w:tc>
          <w:tcPr>
            <w:tcW w:w="709" w:type="dxa"/>
          </w:tcPr>
          <w:p w14:paraId="61239CCB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93.</w:t>
            </w:r>
          </w:p>
        </w:tc>
        <w:tc>
          <w:tcPr>
            <w:tcW w:w="1418" w:type="dxa"/>
            <w:vMerge/>
          </w:tcPr>
          <w:p w14:paraId="2E431148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5DFAC275" w14:textId="77777777" w:rsidR="00CC72FE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Lambert Pieters van | Enckhuysen</w:t>
            </w:r>
          </w:p>
        </w:tc>
        <w:tc>
          <w:tcPr>
            <w:tcW w:w="709" w:type="dxa"/>
            <w:vAlign w:val="bottom"/>
          </w:tcPr>
          <w:p w14:paraId="7802F165" w14:textId="77777777" w:rsidR="00CC72FE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7, 10 |</w:t>
            </w:r>
          </w:p>
        </w:tc>
        <w:tc>
          <w:tcPr>
            <w:tcW w:w="709" w:type="dxa"/>
          </w:tcPr>
          <w:p w14:paraId="23F3A94D" w14:textId="77777777" w:rsidR="00AD7C43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107.</w:t>
            </w:r>
          </w:p>
        </w:tc>
        <w:tc>
          <w:tcPr>
            <w:tcW w:w="1417" w:type="dxa"/>
          </w:tcPr>
          <w:p w14:paraId="55B2C151" w14:textId="77777777" w:rsidR="00AD7C43" w:rsidRPr="002A6193" w:rsidRDefault="00F8047F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ozzi</w:t>
            </w:r>
          </w:p>
        </w:tc>
        <w:tc>
          <w:tcPr>
            <w:tcW w:w="2127" w:type="dxa"/>
          </w:tcPr>
          <w:p w14:paraId="45AF322B" w14:textId="77777777" w:rsidR="00AD7C43" w:rsidRPr="002A6193" w:rsidRDefault="00E54E37" w:rsidP="0062363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Martsse van Enckhuysen</w:t>
            </w:r>
          </w:p>
        </w:tc>
        <w:tc>
          <w:tcPr>
            <w:tcW w:w="851" w:type="dxa"/>
            <w:vAlign w:val="center"/>
          </w:tcPr>
          <w:p w14:paraId="6D246B1E" w14:textId="77777777" w:rsidR="00AD7C43" w:rsidRPr="002A6193" w:rsidRDefault="00E54E37" w:rsidP="0062363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7B64B9" w:rsidRPr="002A6193" w14:paraId="2BEE4FE7" w14:textId="77777777" w:rsidTr="00495E1F">
        <w:trPr>
          <w:trHeight w:val="461"/>
        </w:trPr>
        <w:tc>
          <w:tcPr>
            <w:tcW w:w="709" w:type="dxa"/>
          </w:tcPr>
          <w:p w14:paraId="7141CF9C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94.</w:t>
            </w:r>
          </w:p>
        </w:tc>
        <w:tc>
          <w:tcPr>
            <w:tcW w:w="1418" w:type="dxa"/>
            <w:vMerge/>
          </w:tcPr>
          <w:p w14:paraId="04C67AED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4D669543" w14:textId="77777777" w:rsidR="00CC72FE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Dominicus van Bergh</w:t>
            </w:r>
          </w:p>
        </w:tc>
        <w:tc>
          <w:tcPr>
            <w:tcW w:w="709" w:type="dxa"/>
            <w:vAlign w:val="bottom"/>
          </w:tcPr>
          <w:p w14:paraId="737909E6" w14:textId="77777777" w:rsidR="00CC72FE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057D9F3D" w14:textId="77777777" w:rsidR="00AD7C43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108.</w:t>
            </w:r>
          </w:p>
        </w:tc>
        <w:tc>
          <w:tcPr>
            <w:tcW w:w="1417" w:type="dxa"/>
          </w:tcPr>
          <w:p w14:paraId="3F52A32E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2127" w:type="dxa"/>
          </w:tcPr>
          <w:p w14:paraId="604AE224" w14:textId="77777777" w:rsidR="00AD7C43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Pietersse van Enckhuysen</w:t>
            </w:r>
          </w:p>
        </w:tc>
        <w:tc>
          <w:tcPr>
            <w:tcW w:w="851" w:type="dxa"/>
            <w:vAlign w:val="bottom"/>
          </w:tcPr>
          <w:p w14:paraId="33D27564" w14:textId="77777777" w:rsidR="00AD7C43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7B64B9" w:rsidRPr="002A6193" w14:paraId="359520CF" w14:textId="77777777" w:rsidTr="00495E1F">
        <w:trPr>
          <w:trHeight w:val="451"/>
        </w:trPr>
        <w:tc>
          <w:tcPr>
            <w:tcW w:w="709" w:type="dxa"/>
          </w:tcPr>
          <w:p w14:paraId="707C0AD6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95.</w:t>
            </w:r>
          </w:p>
        </w:tc>
        <w:tc>
          <w:tcPr>
            <w:tcW w:w="1418" w:type="dxa"/>
            <w:vMerge/>
          </w:tcPr>
          <w:p w14:paraId="61B89D3D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027523C7" w14:textId="77777777" w:rsidR="00CC72FE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Hemdrick Jansse | van Witmundt</w:t>
            </w:r>
          </w:p>
        </w:tc>
        <w:tc>
          <w:tcPr>
            <w:tcW w:w="709" w:type="dxa"/>
            <w:vAlign w:val="bottom"/>
          </w:tcPr>
          <w:p w14:paraId="62EA2B02" w14:textId="77777777" w:rsidR="00CC72FE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4C80E1E4" w14:textId="77777777" w:rsidR="00AD7C43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109.</w:t>
            </w:r>
          </w:p>
        </w:tc>
        <w:tc>
          <w:tcPr>
            <w:tcW w:w="1417" w:type="dxa"/>
          </w:tcPr>
          <w:p w14:paraId="0766C378" w14:textId="77777777" w:rsidR="00AD7C43" w:rsidRPr="002A6193" w:rsidRDefault="00AD7C43" w:rsidP="004E754A">
            <w:pPr>
              <w:rPr>
                <w:rFonts w:eastAsia="Calibri"/>
                <w:iCs/>
              </w:rPr>
            </w:pPr>
          </w:p>
        </w:tc>
        <w:tc>
          <w:tcPr>
            <w:tcW w:w="2127" w:type="dxa"/>
          </w:tcPr>
          <w:p w14:paraId="0C658BB1" w14:textId="77777777" w:rsidR="00AD7C43" w:rsidRPr="00CB1FBA" w:rsidRDefault="00E54E37" w:rsidP="00623634">
            <w:pPr>
              <w:rPr>
                <w:rFonts w:eastAsia="Calibri"/>
                <w:lang w:val="nl-BE"/>
              </w:rPr>
            </w:pPr>
            <w:r w:rsidRPr="00CB1FBA">
              <w:rPr>
                <w:rFonts w:eastAsia="Calibri"/>
                <w:lang w:val="nl-BE"/>
              </w:rPr>
              <w:t>Jacob Jacobsse van Enck-|huysen</w:t>
            </w:r>
          </w:p>
        </w:tc>
        <w:tc>
          <w:tcPr>
            <w:tcW w:w="851" w:type="dxa"/>
            <w:vAlign w:val="center"/>
          </w:tcPr>
          <w:p w14:paraId="2EACC883" w14:textId="77777777" w:rsidR="00AD7C43" w:rsidRPr="002A6193" w:rsidRDefault="00E54E37" w:rsidP="0062363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7B64B9" w:rsidRPr="002A6193" w14:paraId="3D5BE91C" w14:textId="77777777" w:rsidTr="00495E1F">
        <w:trPr>
          <w:trHeight w:val="451"/>
        </w:trPr>
        <w:tc>
          <w:tcPr>
            <w:tcW w:w="709" w:type="dxa"/>
          </w:tcPr>
          <w:p w14:paraId="35186929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96.</w:t>
            </w:r>
          </w:p>
        </w:tc>
        <w:tc>
          <w:tcPr>
            <w:tcW w:w="1418" w:type="dxa"/>
            <w:vMerge/>
          </w:tcPr>
          <w:p w14:paraId="04871A12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4DFFE5A7" w14:textId="77777777" w:rsidR="00CC72FE" w:rsidRPr="002A6193" w:rsidRDefault="006C3358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Claes Hey</w:t>
            </w:r>
            <w:r w:rsidR="00E54E37" w:rsidRPr="002A6193">
              <w:rPr>
                <w:rFonts w:eastAsia="Calibri"/>
              </w:rPr>
              <w:t>ndrick van | Enckhuysen</w:t>
            </w:r>
          </w:p>
        </w:tc>
        <w:tc>
          <w:tcPr>
            <w:tcW w:w="709" w:type="dxa"/>
            <w:vAlign w:val="bottom"/>
          </w:tcPr>
          <w:p w14:paraId="6D1A0B96" w14:textId="77777777" w:rsidR="00CC72FE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1B3B641E" w14:textId="77777777" w:rsidR="00AD7C43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110.</w:t>
            </w:r>
          </w:p>
        </w:tc>
        <w:tc>
          <w:tcPr>
            <w:tcW w:w="1417" w:type="dxa"/>
          </w:tcPr>
          <w:p w14:paraId="507C98A8" w14:textId="77777777" w:rsidR="00AD7C43" w:rsidRPr="002A6193" w:rsidRDefault="00F8047F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</w:t>
            </w:r>
            <w:r w:rsidR="00E54E37" w:rsidRPr="002A6193">
              <w:rPr>
                <w:rFonts w:eastAsia="Calibri"/>
              </w:rPr>
              <w:t>ppointadi</w:t>
            </w:r>
          </w:p>
          <w:p w14:paraId="56F942FE" w14:textId="77777777" w:rsidR="00AD7C43" w:rsidRPr="002A6193" w:rsidRDefault="00AD7C43" w:rsidP="004E754A">
            <w:pPr>
              <w:rPr>
                <w:rFonts w:eastAsia="Calibri"/>
                <w:iCs/>
              </w:rPr>
            </w:pPr>
          </w:p>
        </w:tc>
        <w:tc>
          <w:tcPr>
            <w:tcW w:w="2127" w:type="dxa"/>
          </w:tcPr>
          <w:p w14:paraId="338BDB92" w14:textId="77777777" w:rsidR="00AD7C43" w:rsidRPr="002A6193" w:rsidRDefault="00F60974" w:rsidP="0062363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Pieter Cornelissenl | Cu</w:t>
            </w:r>
            <w:r w:rsidR="00E54E37" w:rsidRPr="002A6193">
              <w:rPr>
                <w:rFonts w:eastAsia="Calibri"/>
              </w:rPr>
              <w:t>yper</w:t>
            </w:r>
          </w:p>
        </w:tc>
        <w:tc>
          <w:tcPr>
            <w:tcW w:w="851" w:type="dxa"/>
            <w:vAlign w:val="center"/>
          </w:tcPr>
          <w:p w14:paraId="17734CF4" w14:textId="77777777" w:rsidR="00AD7C43" w:rsidRPr="002A6193" w:rsidRDefault="00E54E37" w:rsidP="00F6097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</w:tr>
      <w:tr w:rsidR="007B64B9" w:rsidRPr="002A6193" w14:paraId="6C7F43BD" w14:textId="77777777" w:rsidTr="00495E1F">
        <w:trPr>
          <w:trHeight w:val="873"/>
        </w:trPr>
        <w:tc>
          <w:tcPr>
            <w:tcW w:w="709" w:type="dxa"/>
          </w:tcPr>
          <w:p w14:paraId="0A0AA10E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97.</w:t>
            </w:r>
          </w:p>
        </w:tc>
        <w:tc>
          <w:tcPr>
            <w:tcW w:w="1418" w:type="dxa"/>
            <w:vMerge/>
          </w:tcPr>
          <w:p w14:paraId="54D14D4F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7C8FA484" w14:textId="77777777" w:rsidR="00CC72FE" w:rsidRPr="002A6193" w:rsidRDefault="006C3358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Jurjan Harman</w:t>
            </w:r>
            <w:r w:rsidR="00E54E37" w:rsidRPr="002A6193">
              <w:rPr>
                <w:rFonts w:eastAsia="Calibri"/>
              </w:rPr>
              <w:t>sse van Limbach</w:t>
            </w:r>
          </w:p>
        </w:tc>
        <w:tc>
          <w:tcPr>
            <w:tcW w:w="709" w:type="dxa"/>
            <w:vAlign w:val="bottom"/>
          </w:tcPr>
          <w:p w14:paraId="2DA74D79" w14:textId="77777777" w:rsidR="00CC72FE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7, 10 |</w:t>
            </w:r>
          </w:p>
        </w:tc>
        <w:tc>
          <w:tcPr>
            <w:tcW w:w="709" w:type="dxa"/>
          </w:tcPr>
          <w:p w14:paraId="0653D5A1" w14:textId="77777777" w:rsidR="00AD7C43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111.</w:t>
            </w:r>
          </w:p>
        </w:tc>
        <w:tc>
          <w:tcPr>
            <w:tcW w:w="1417" w:type="dxa"/>
          </w:tcPr>
          <w:p w14:paraId="59373D94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2127" w:type="dxa"/>
          </w:tcPr>
          <w:p w14:paraId="37424A88" w14:textId="77777777" w:rsidR="00AD7C43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Mantua Jacobssen | van Alckmaer</w:t>
            </w:r>
          </w:p>
        </w:tc>
        <w:tc>
          <w:tcPr>
            <w:tcW w:w="851" w:type="dxa"/>
            <w:vAlign w:val="center"/>
          </w:tcPr>
          <w:p w14:paraId="05320F3D" w14:textId="77777777" w:rsidR="00AD7C43" w:rsidRPr="002A6193" w:rsidRDefault="00E54E37" w:rsidP="00F6097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</w:tr>
      <w:tr w:rsidR="007B64B9" w:rsidRPr="002A6193" w14:paraId="69F96C5F" w14:textId="77777777" w:rsidTr="00495E1F">
        <w:trPr>
          <w:trHeight w:val="561"/>
        </w:trPr>
        <w:tc>
          <w:tcPr>
            <w:tcW w:w="709" w:type="dxa"/>
          </w:tcPr>
          <w:p w14:paraId="6956ACC8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98.</w:t>
            </w:r>
          </w:p>
        </w:tc>
        <w:tc>
          <w:tcPr>
            <w:tcW w:w="1418" w:type="dxa"/>
            <w:vMerge/>
          </w:tcPr>
          <w:p w14:paraId="3D2F7010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5FEAF5DE" w14:textId="77777777" w:rsidR="00CC72FE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Janssen Vershobaly</w:t>
            </w:r>
            <w:r w:rsidR="00AD747C" w:rsidRPr="002A6193">
              <w:rPr>
                <w:rStyle w:val="FootnoteReference"/>
                <w:rFonts w:eastAsia="Calibri"/>
              </w:rPr>
              <w:footnoteReference w:id="1112"/>
            </w:r>
          </w:p>
        </w:tc>
        <w:tc>
          <w:tcPr>
            <w:tcW w:w="709" w:type="dxa"/>
            <w:vAlign w:val="bottom"/>
          </w:tcPr>
          <w:p w14:paraId="53E7409B" w14:textId="77777777" w:rsidR="00CC72FE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69A656EB" w14:textId="77777777" w:rsidR="00AD7C43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112</w:t>
            </w:r>
            <w:r w:rsidRPr="002A6193">
              <w:rPr>
                <w:rFonts w:eastAsia="Calibri"/>
                <w:vertAlign w:val="superscript"/>
              </w:rPr>
              <w:footnoteReference w:id="1113"/>
            </w:r>
            <w:r w:rsidRPr="002A6193">
              <w:rPr>
                <w:rFonts w:eastAsia="Calibri"/>
              </w:rPr>
              <w:t>.</w:t>
            </w:r>
          </w:p>
        </w:tc>
        <w:tc>
          <w:tcPr>
            <w:tcW w:w="1417" w:type="dxa"/>
          </w:tcPr>
          <w:p w14:paraId="2D6162B1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2127" w:type="dxa"/>
          </w:tcPr>
          <w:p w14:paraId="0C13FAAB" w14:textId="77777777" w:rsidR="00AD7C43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Court Jacobssen van | Enckhuysen</w:t>
            </w:r>
          </w:p>
        </w:tc>
        <w:tc>
          <w:tcPr>
            <w:tcW w:w="851" w:type="dxa"/>
            <w:vAlign w:val="bottom"/>
          </w:tcPr>
          <w:p w14:paraId="758427D7" w14:textId="77777777" w:rsidR="00AD7C43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20 |</w:t>
            </w:r>
          </w:p>
        </w:tc>
      </w:tr>
      <w:tr w:rsidR="007B64B9" w:rsidRPr="002A6193" w14:paraId="11C9A2AF" w14:textId="77777777" w:rsidTr="00495E1F">
        <w:trPr>
          <w:trHeight w:val="873"/>
        </w:trPr>
        <w:tc>
          <w:tcPr>
            <w:tcW w:w="709" w:type="dxa"/>
          </w:tcPr>
          <w:p w14:paraId="20BF6FBA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99.</w:t>
            </w:r>
          </w:p>
        </w:tc>
        <w:tc>
          <w:tcPr>
            <w:tcW w:w="1418" w:type="dxa"/>
            <w:vMerge/>
          </w:tcPr>
          <w:p w14:paraId="6B2DE5AB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5AD0CCAD" w14:textId="77777777" w:rsidR="00CC72FE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Carst Janssen </w:t>
            </w:r>
          </w:p>
        </w:tc>
        <w:tc>
          <w:tcPr>
            <w:tcW w:w="709" w:type="dxa"/>
          </w:tcPr>
          <w:p w14:paraId="1748F6EC" w14:textId="77777777" w:rsidR="00CC72FE" w:rsidRPr="002A6193" w:rsidRDefault="00E54E37" w:rsidP="00F6097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653568B0" w14:textId="77777777" w:rsidR="00AD7C43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113.</w:t>
            </w:r>
          </w:p>
        </w:tc>
        <w:tc>
          <w:tcPr>
            <w:tcW w:w="1417" w:type="dxa"/>
          </w:tcPr>
          <w:p w14:paraId="4CFE278A" w14:textId="77777777" w:rsidR="00AD7C43" w:rsidRPr="002A6193" w:rsidRDefault="00AD7C43" w:rsidP="004E754A">
            <w:pPr>
              <w:rPr>
                <w:rFonts w:eastAsia="Calibri"/>
                <w:iCs/>
              </w:rPr>
            </w:pPr>
          </w:p>
        </w:tc>
        <w:tc>
          <w:tcPr>
            <w:tcW w:w="2127" w:type="dxa"/>
          </w:tcPr>
          <w:p w14:paraId="4D3FBFC9" w14:textId="77777777" w:rsidR="00AD7C43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Gerrit Lambertsse van | Munickendamme</w:t>
            </w:r>
          </w:p>
        </w:tc>
        <w:tc>
          <w:tcPr>
            <w:tcW w:w="851" w:type="dxa"/>
            <w:vAlign w:val="bottom"/>
          </w:tcPr>
          <w:p w14:paraId="21AD5604" w14:textId="77777777" w:rsidR="00AD7C43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 |</w:t>
            </w:r>
          </w:p>
        </w:tc>
      </w:tr>
      <w:tr w:rsidR="007B64B9" w:rsidRPr="002A6193" w14:paraId="567A70CE" w14:textId="77777777" w:rsidTr="00495E1F">
        <w:trPr>
          <w:trHeight w:val="451"/>
        </w:trPr>
        <w:tc>
          <w:tcPr>
            <w:tcW w:w="709" w:type="dxa"/>
          </w:tcPr>
          <w:p w14:paraId="7F72D522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100.</w:t>
            </w:r>
          </w:p>
        </w:tc>
        <w:tc>
          <w:tcPr>
            <w:tcW w:w="1418" w:type="dxa"/>
            <w:vMerge/>
          </w:tcPr>
          <w:p w14:paraId="73677714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635032AC" w14:textId="77777777" w:rsidR="00CC72FE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Magnus van Jonderen</w:t>
            </w:r>
          </w:p>
        </w:tc>
        <w:tc>
          <w:tcPr>
            <w:tcW w:w="709" w:type="dxa"/>
            <w:vAlign w:val="bottom"/>
          </w:tcPr>
          <w:p w14:paraId="16B4ECCB" w14:textId="77777777" w:rsidR="00CC72FE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35ECE856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1417" w:type="dxa"/>
          </w:tcPr>
          <w:p w14:paraId="5C99F4BF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2127" w:type="dxa"/>
          </w:tcPr>
          <w:p w14:paraId="194F247F" w14:textId="77777777" w:rsidR="00AD7C43" w:rsidRPr="002A6193" w:rsidRDefault="00AD7C43" w:rsidP="00623634">
            <w:pPr>
              <w:rPr>
                <w:rFonts w:eastAsia="Calibri"/>
              </w:rPr>
            </w:pPr>
          </w:p>
        </w:tc>
        <w:tc>
          <w:tcPr>
            <w:tcW w:w="851" w:type="dxa"/>
            <w:vAlign w:val="bottom"/>
          </w:tcPr>
          <w:p w14:paraId="0C37DF33" w14:textId="77777777" w:rsidR="00AD7C43" w:rsidRPr="002A6193" w:rsidRDefault="00AD7C43" w:rsidP="004E754A">
            <w:pPr>
              <w:jc w:val="right"/>
              <w:rPr>
                <w:rFonts w:eastAsia="Calibri"/>
              </w:rPr>
            </w:pPr>
          </w:p>
        </w:tc>
      </w:tr>
      <w:tr w:rsidR="007B64B9" w:rsidRPr="002A6193" w14:paraId="4417C973" w14:textId="77777777" w:rsidTr="00495E1F">
        <w:trPr>
          <w:trHeight w:val="461"/>
        </w:trPr>
        <w:tc>
          <w:tcPr>
            <w:tcW w:w="709" w:type="dxa"/>
          </w:tcPr>
          <w:p w14:paraId="32468167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101.</w:t>
            </w:r>
          </w:p>
        </w:tc>
        <w:tc>
          <w:tcPr>
            <w:tcW w:w="1418" w:type="dxa"/>
            <w:vMerge/>
          </w:tcPr>
          <w:p w14:paraId="55DF1BD7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6B3BF59F" w14:textId="77777777" w:rsidR="00CC72FE" w:rsidRPr="002A6193" w:rsidRDefault="00E54E37" w:rsidP="0062363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Harme Lenninibis</w:t>
            </w:r>
          </w:p>
        </w:tc>
        <w:tc>
          <w:tcPr>
            <w:tcW w:w="709" w:type="dxa"/>
            <w:vAlign w:val="bottom"/>
          </w:tcPr>
          <w:p w14:paraId="764AD1E4" w14:textId="77777777" w:rsidR="00CC72FE" w:rsidRPr="002A6193" w:rsidRDefault="00E54E37" w:rsidP="004E754A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2F62FEDB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1417" w:type="dxa"/>
          </w:tcPr>
          <w:p w14:paraId="03D7E81C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2127" w:type="dxa"/>
          </w:tcPr>
          <w:p w14:paraId="0CF037C4" w14:textId="77777777" w:rsidR="00AD7C43" w:rsidRPr="002A6193" w:rsidRDefault="00AD7C43" w:rsidP="00623634">
            <w:pPr>
              <w:rPr>
                <w:rFonts w:eastAsia="Calibri"/>
              </w:rPr>
            </w:pPr>
          </w:p>
        </w:tc>
        <w:tc>
          <w:tcPr>
            <w:tcW w:w="851" w:type="dxa"/>
            <w:vAlign w:val="bottom"/>
          </w:tcPr>
          <w:p w14:paraId="76981984" w14:textId="77777777" w:rsidR="00AD7C43" w:rsidRPr="002A6193" w:rsidRDefault="00AD7C43" w:rsidP="004E754A">
            <w:pPr>
              <w:jc w:val="right"/>
              <w:rPr>
                <w:rFonts w:eastAsia="Calibri"/>
              </w:rPr>
            </w:pPr>
          </w:p>
        </w:tc>
      </w:tr>
      <w:tr w:rsidR="007B64B9" w:rsidRPr="002A6193" w14:paraId="0C4A5061" w14:textId="77777777" w:rsidTr="00495E1F">
        <w:trPr>
          <w:trHeight w:val="461"/>
        </w:trPr>
        <w:tc>
          <w:tcPr>
            <w:tcW w:w="709" w:type="dxa"/>
          </w:tcPr>
          <w:p w14:paraId="5F981B37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102.</w:t>
            </w:r>
          </w:p>
        </w:tc>
        <w:tc>
          <w:tcPr>
            <w:tcW w:w="1418" w:type="dxa"/>
            <w:vMerge/>
          </w:tcPr>
          <w:p w14:paraId="6958F009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13FD680F" w14:textId="77777777" w:rsidR="00CC72FE" w:rsidRPr="002A6193" w:rsidRDefault="003D5014" w:rsidP="0062363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Carsten Bouck Hon</w:t>
            </w:r>
            <w:r w:rsidR="00E54E37" w:rsidRPr="002A6193">
              <w:rPr>
                <w:rFonts w:eastAsia="Calibri"/>
              </w:rPr>
              <w:t>t</w:t>
            </w:r>
          </w:p>
        </w:tc>
        <w:tc>
          <w:tcPr>
            <w:tcW w:w="709" w:type="dxa"/>
            <w:vAlign w:val="bottom"/>
          </w:tcPr>
          <w:p w14:paraId="7B8DB24E" w14:textId="77777777" w:rsidR="00CC72FE" w:rsidRPr="002A6193" w:rsidRDefault="00E54E37" w:rsidP="0062363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05FE56A5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1417" w:type="dxa"/>
          </w:tcPr>
          <w:p w14:paraId="094EB89C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2127" w:type="dxa"/>
          </w:tcPr>
          <w:p w14:paraId="2C0CE2C8" w14:textId="77777777" w:rsidR="00AD7C43" w:rsidRPr="002A6193" w:rsidRDefault="00AD7C43" w:rsidP="00623634">
            <w:pPr>
              <w:rPr>
                <w:rFonts w:eastAsia="Calibri"/>
              </w:rPr>
            </w:pPr>
          </w:p>
        </w:tc>
        <w:tc>
          <w:tcPr>
            <w:tcW w:w="851" w:type="dxa"/>
            <w:vAlign w:val="bottom"/>
          </w:tcPr>
          <w:p w14:paraId="0564EFA5" w14:textId="77777777" w:rsidR="00AD7C43" w:rsidRPr="002A6193" w:rsidRDefault="00AD7C43" w:rsidP="004E754A">
            <w:pPr>
              <w:jc w:val="right"/>
              <w:rPr>
                <w:rFonts w:eastAsia="Calibri"/>
              </w:rPr>
            </w:pPr>
          </w:p>
        </w:tc>
      </w:tr>
      <w:tr w:rsidR="007B64B9" w:rsidRPr="002A6193" w14:paraId="5EE645F7" w14:textId="77777777" w:rsidTr="00495E1F">
        <w:trPr>
          <w:trHeight w:val="461"/>
        </w:trPr>
        <w:tc>
          <w:tcPr>
            <w:tcW w:w="709" w:type="dxa"/>
          </w:tcPr>
          <w:p w14:paraId="19FA5F00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103.</w:t>
            </w:r>
          </w:p>
        </w:tc>
        <w:tc>
          <w:tcPr>
            <w:tcW w:w="1418" w:type="dxa"/>
            <w:vMerge/>
          </w:tcPr>
          <w:p w14:paraId="351B3A99" w14:textId="77777777" w:rsidR="00CC72FE" w:rsidRPr="002A6193" w:rsidRDefault="00CC72FE" w:rsidP="004E754A">
            <w:pPr>
              <w:rPr>
                <w:rFonts w:eastAsia="Calibri"/>
              </w:rPr>
            </w:pPr>
          </w:p>
        </w:tc>
        <w:tc>
          <w:tcPr>
            <w:tcW w:w="1842" w:type="dxa"/>
          </w:tcPr>
          <w:p w14:paraId="70A3D0E0" w14:textId="77777777" w:rsidR="00CC72FE" w:rsidRPr="002A6193" w:rsidRDefault="003D5014" w:rsidP="0062363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Heyndricks van B</w:t>
            </w:r>
            <w:r w:rsidR="00E54E37" w:rsidRPr="002A6193">
              <w:rPr>
                <w:rFonts w:eastAsia="Calibri"/>
              </w:rPr>
              <w:t>lockzy</w:t>
            </w:r>
            <w:r w:rsidRPr="002A6193">
              <w:rPr>
                <w:rFonts w:eastAsia="Calibri"/>
              </w:rPr>
              <w:t>l</w:t>
            </w:r>
          </w:p>
        </w:tc>
        <w:tc>
          <w:tcPr>
            <w:tcW w:w="709" w:type="dxa"/>
            <w:vAlign w:val="bottom"/>
          </w:tcPr>
          <w:p w14:paraId="579124A6" w14:textId="77777777" w:rsidR="00CC72FE" w:rsidRPr="002A6193" w:rsidRDefault="00E54E37" w:rsidP="004E754A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7, 10 |</w:t>
            </w:r>
          </w:p>
        </w:tc>
        <w:tc>
          <w:tcPr>
            <w:tcW w:w="709" w:type="dxa"/>
          </w:tcPr>
          <w:p w14:paraId="7637D722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1417" w:type="dxa"/>
          </w:tcPr>
          <w:p w14:paraId="57452398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2127" w:type="dxa"/>
          </w:tcPr>
          <w:p w14:paraId="12735BF5" w14:textId="77777777" w:rsidR="00AD7C43" w:rsidRPr="002A6193" w:rsidRDefault="00AD7C43" w:rsidP="00623634">
            <w:pPr>
              <w:rPr>
                <w:rFonts w:eastAsia="Calibri"/>
              </w:rPr>
            </w:pPr>
          </w:p>
        </w:tc>
        <w:tc>
          <w:tcPr>
            <w:tcW w:w="851" w:type="dxa"/>
            <w:vAlign w:val="bottom"/>
          </w:tcPr>
          <w:p w14:paraId="6E9B8265" w14:textId="77777777" w:rsidR="00AD7C43" w:rsidRPr="002A6193" w:rsidRDefault="00AD7C43" w:rsidP="004E754A">
            <w:pPr>
              <w:jc w:val="right"/>
              <w:rPr>
                <w:rFonts w:eastAsia="Calibri"/>
              </w:rPr>
            </w:pPr>
          </w:p>
        </w:tc>
      </w:tr>
      <w:tr w:rsidR="007B64B9" w:rsidRPr="002A6193" w14:paraId="3B3CD38E" w14:textId="77777777" w:rsidTr="00495E1F">
        <w:trPr>
          <w:trHeight w:val="461"/>
        </w:trPr>
        <w:tc>
          <w:tcPr>
            <w:tcW w:w="709" w:type="dxa"/>
          </w:tcPr>
          <w:p w14:paraId="4316F683" w14:textId="77777777" w:rsidR="00CC72FE" w:rsidRPr="002A6193" w:rsidRDefault="00E54E37" w:rsidP="004E754A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104.</w:t>
            </w:r>
          </w:p>
        </w:tc>
        <w:tc>
          <w:tcPr>
            <w:tcW w:w="1418" w:type="dxa"/>
            <w:vMerge/>
          </w:tcPr>
          <w:p w14:paraId="62FBDB00" w14:textId="77777777" w:rsidR="00CC72FE" w:rsidRPr="002A6193" w:rsidRDefault="00CC72FE" w:rsidP="004E754A">
            <w:pPr>
              <w:rPr>
                <w:rFonts w:eastAsia="Calibri"/>
                <w:iCs/>
              </w:rPr>
            </w:pPr>
          </w:p>
        </w:tc>
        <w:tc>
          <w:tcPr>
            <w:tcW w:w="1842" w:type="dxa"/>
          </w:tcPr>
          <w:p w14:paraId="730D7FEA" w14:textId="77777777" w:rsidR="00CC72FE" w:rsidRPr="002A6193" w:rsidRDefault="00E54E37" w:rsidP="0062363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Floris Adriaensse van | Rotterdam</w:t>
            </w:r>
          </w:p>
        </w:tc>
        <w:tc>
          <w:tcPr>
            <w:tcW w:w="709" w:type="dxa"/>
            <w:vAlign w:val="bottom"/>
          </w:tcPr>
          <w:p w14:paraId="67F129F1" w14:textId="77777777" w:rsidR="00CC72FE" w:rsidRPr="002A6193" w:rsidRDefault="00E54E37" w:rsidP="004E754A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29E2FF28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1417" w:type="dxa"/>
          </w:tcPr>
          <w:p w14:paraId="04637DFF" w14:textId="77777777" w:rsidR="00AD7C43" w:rsidRPr="002A6193" w:rsidRDefault="00AD7C43" w:rsidP="004E754A">
            <w:pPr>
              <w:rPr>
                <w:rFonts w:eastAsia="Calibri"/>
              </w:rPr>
            </w:pPr>
          </w:p>
        </w:tc>
        <w:tc>
          <w:tcPr>
            <w:tcW w:w="2127" w:type="dxa"/>
          </w:tcPr>
          <w:p w14:paraId="77E558A7" w14:textId="77777777" w:rsidR="00AD7C43" w:rsidRPr="002A6193" w:rsidRDefault="00AD7C43" w:rsidP="00623634">
            <w:pPr>
              <w:rPr>
                <w:rFonts w:eastAsia="Calibri"/>
              </w:rPr>
            </w:pPr>
          </w:p>
        </w:tc>
        <w:tc>
          <w:tcPr>
            <w:tcW w:w="851" w:type="dxa"/>
            <w:vAlign w:val="bottom"/>
          </w:tcPr>
          <w:p w14:paraId="348707A3" w14:textId="77777777" w:rsidR="00AD7C43" w:rsidRPr="002A6193" w:rsidRDefault="00AD7C43" w:rsidP="004E754A">
            <w:pPr>
              <w:jc w:val="right"/>
              <w:rPr>
                <w:rFonts w:eastAsia="Calibri"/>
              </w:rPr>
            </w:pPr>
          </w:p>
        </w:tc>
      </w:tr>
    </w:tbl>
    <w:p w14:paraId="278CB22C" w14:textId="77777777" w:rsidR="00CC72FE" w:rsidRPr="002A6193" w:rsidRDefault="00CC72FE" w:rsidP="004014CF">
      <w:pPr>
        <w:widowControl w:val="0"/>
        <w:suppressAutoHyphens/>
        <w:jc w:val="both"/>
      </w:pPr>
    </w:p>
    <w:p w14:paraId="5B9C15AE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Le sudette persone fino a’ 113 sono trovai alli 13 di maggio | presente il signor Filippo Calandrini in nome et per ordine del signor | residente Suriano et per fede […]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14"/>
      </w:r>
      <w:r w:rsidRPr="002A6193">
        <w:rPr>
          <w:rFonts w:eastAsia="NSimSun"/>
          <w:kern w:val="2"/>
          <w:lang w:eastAsia="hi-IN" w:bidi="hi-IN"/>
        </w:rPr>
        <w:t xml:space="preserve"> noi sottoscritti consiglieri | dell’Amiralità residenti in Encusen come essendo stati | presenti habbiamo sottoscritto queste [a]ll’Helder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15"/>
      </w:r>
      <w:r w:rsidRPr="002A6193">
        <w:rPr>
          <w:rFonts w:eastAsia="NSimSun"/>
          <w:kern w:val="2"/>
          <w:lang w:eastAsia="hi-IN" w:bidi="hi-IN"/>
        </w:rPr>
        <w:t xml:space="preserve"> a’ 15 di maggio 1618. |</w:t>
      </w:r>
    </w:p>
    <w:p w14:paraId="0DF889E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La paga delle sudette 113 teste imp[or]ta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16"/>
      </w:r>
      <w:r w:rsidRPr="002A6193">
        <w:rPr>
          <w:rFonts w:eastAsia="NSimSun"/>
          <w:kern w:val="2"/>
          <w:lang w:eastAsia="hi-IN" w:bidi="hi-IN"/>
        </w:rPr>
        <w:t xml:space="preserve"> fiorini 1391,10 |</w:t>
      </w:r>
    </w:p>
    <w:p w14:paraId="12D0418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Li viveri in ragion di 6 piacchi per testa |</w:t>
      </w:r>
    </w:p>
    <w:p w14:paraId="5A6DEE1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Per marinari, et per otto che mangiano | alla camera di poppa importa 1065 |</w:t>
      </w:r>
    </w:p>
    <w:p w14:paraId="4653EEB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Et hanno havuto principio le dette paghe, et viveri alli </w:t>
      </w:r>
      <w:r w:rsidRPr="002A6193">
        <w:rPr>
          <w:rFonts w:eastAsia="NSimSun"/>
          <w:smallCaps/>
          <w:kern w:val="2"/>
          <w:lang w:eastAsia="hi-IN" w:bidi="hi-IN"/>
        </w:rPr>
        <w:t>ix</w:t>
      </w:r>
      <w:r w:rsidRPr="002A6193">
        <w:rPr>
          <w:rFonts w:eastAsia="NSimSun"/>
          <w:kern w:val="2"/>
          <w:lang w:eastAsia="hi-IN" w:bidi="hi-IN"/>
        </w:rPr>
        <w:t xml:space="preserve"> di | aprile 1618. |</w:t>
      </w:r>
    </w:p>
    <w:p w14:paraId="1CF93D05" w14:textId="77777777" w:rsidR="00CC72FE" w:rsidRPr="002A6193" w:rsidRDefault="00CC72FE" w:rsidP="004014CF">
      <w:pPr>
        <w:widowControl w:val="0"/>
        <w:suppressAutoHyphens/>
        <w:jc w:val="both"/>
      </w:pPr>
    </w:p>
    <w:p w14:paraId="20A6A33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306vD /</w:t>
      </w:r>
    </w:p>
    <w:p w14:paraId="33CF2F05" w14:textId="77777777" w:rsidR="00812342" w:rsidRPr="002A6193" w:rsidRDefault="00E54E37" w:rsidP="004014C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Rolo delle navi di Northolandia | </w:t>
      </w:r>
    </w:p>
    <w:p w14:paraId="2E4BB0B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nella 2</w:t>
      </w:r>
      <w:r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28C6B3B9" w14:textId="77777777" w:rsidR="00CC72FE" w:rsidRPr="002A6193" w:rsidRDefault="00CC72FE" w:rsidP="004014CF">
      <w:pPr>
        <w:widowControl w:val="0"/>
        <w:suppressAutoHyphens/>
        <w:jc w:val="both"/>
      </w:pPr>
    </w:p>
    <w:p w14:paraId="69E97AE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307r / </w:t>
      </w:r>
    </w:p>
    <w:p w14:paraId="3D1BC5D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In aggiunta alle lettere | n° 44 e 45 |</w:t>
      </w:r>
    </w:p>
    <w:p w14:paraId="6D8149C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In lettere dell’Haya n° 47 de’ 17 luglio 1618 |</w:t>
      </w:r>
    </w:p>
    <w:p w14:paraId="13F8497D" w14:textId="77777777" w:rsidR="00CC72FE" w:rsidRPr="002A6193" w:rsidRDefault="00CC72FE" w:rsidP="004014CF">
      <w:pPr>
        <w:jc w:val="both"/>
        <w:rPr>
          <w:rFonts w:eastAsia="Calibri"/>
          <w:iCs/>
        </w:rPr>
      </w:pPr>
    </w:p>
    <w:tbl>
      <w:tblPr>
        <w:tblStyle w:val="Grigliatabella6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1559"/>
        <w:gridCol w:w="1843"/>
        <w:gridCol w:w="567"/>
        <w:gridCol w:w="709"/>
        <w:gridCol w:w="1559"/>
        <w:gridCol w:w="2126"/>
        <w:gridCol w:w="567"/>
      </w:tblGrid>
      <w:tr w:rsidR="00AD7C43" w:rsidRPr="002A6193" w14:paraId="597B18C9" w14:textId="77777777" w:rsidTr="00171B5B">
        <w:trPr>
          <w:trHeight w:val="451"/>
        </w:trPr>
        <w:tc>
          <w:tcPr>
            <w:tcW w:w="709" w:type="dxa"/>
          </w:tcPr>
          <w:p w14:paraId="3727ECFE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1.</w:t>
            </w:r>
          </w:p>
        </w:tc>
        <w:tc>
          <w:tcPr>
            <w:tcW w:w="1559" w:type="dxa"/>
          </w:tcPr>
          <w:p w14:paraId="11BBA90A" w14:textId="77777777" w:rsidR="00CC72FE" w:rsidRPr="002A6193" w:rsidRDefault="005F16CC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apitan</w:t>
            </w:r>
          </w:p>
        </w:tc>
        <w:tc>
          <w:tcPr>
            <w:tcW w:w="1843" w:type="dxa"/>
          </w:tcPr>
          <w:p w14:paraId="67509329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Pack Marsse van Enchuysen</w:t>
            </w:r>
          </w:p>
        </w:tc>
        <w:tc>
          <w:tcPr>
            <w:tcW w:w="567" w:type="dxa"/>
            <w:vAlign w:val="bottom"/>
          </w:tcPr>
          <w:p w14:paraId="192A8462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45 |</w:t>
            </w:r>
          </w:p>
        </w:tc>
        <w:tc>
          <w:tcPr>
            <w:tcW w:w="709" w:type="dxa"/>
          </w:tcPr>
          <w:p w14:paraId="0F255A14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48.</w:t>
            </w:r>
          </w:p>
        </w:tc>
        <w:tc>
          <w:tcPr>
            <w:tcW w:w="1559" w:type="dxa"/>
            <w:vMerge w:val="restart"/>
          </w:tcPr>
          <w:p w14:paraId="26FD66C4" w14:textId="77777777" w:rsidR="00AD7C43" w:rsidRPr="002A6193" w:rsidRDefault="00AD7C43" w:rsidP="00171B5B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625C3B34" w14:textId="77777777" w:rsidR="00AD7C43" w:rsidRPr="002A6193" w:rsidRDefault="005F33E5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Gerrit Pieterssen Sua</w:t>
            </w:r>
            <w:r w:rsidR="00E54E37" w:rsidRPr="002A6193">
              <w:rPr>
                <w:rFonts w:eastAsia="Calibri"/>
              </w:rPr>
              <w:t>dt</w:t>
            </w:r>
          </w:p>
        </w:tc>
        <w:tc>
          <w:tcPr>
            <w:tcW w:w="567" w:type="dxa"/>
            <w:vAlign w:val="bottom"/>
          </w:tcPr>
          <w:p w14:paraId="0758171B" w14:textId="77777777" w:rsidR="00AD7C43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49252938" w14:textId="77777777" w:rsidTr="00171B5B">
        <w:trPr>
          <w:trHeight w:val="461"/>
        </w:trPr>
        <w:tc>
          <w:tcPr>
            <w:tcW w:w="709" w:type="dxa"/>
          </w:tcPr>
          <w:p w14:paraId="6272B6C7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2.</w:t>
            </w:r>
          </w:p>
        </w:tc>
        <w:tc>
          <w:tcPr>
            <w:tcW w:w="1559" w:type="dxa"/>
          </w:tcPr>
          <w:p w14:paraId="65DACF60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l</w:t>
            </w:r>
            <w:r w:rsidR="00E54E37" w:rsidRPr="002A6193">
              <w:rPr>
                <w:rFonts w:eastAsia="Calibri"/>
              </w:rPr>
              <w:t>uogotenente</w:t>
            </w:r>
          </w:p>
        </w:tc>
        <w:tc>
          <w:tcPr>
            <w:tcW w:w="1843" w:type="dxa"/>
          </w:tcPr>
          <w:p w14:paraId="165282F9" w14:textId="77777777" w:rsidR="00CC72FE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Nolle Thyssen van </w:t>
            </w:r>
            <w:r w:rsidR="00C01EE8" w:rsidRPr="002A6193">
              <w:rPr>
                <w:rFonts w:eastAsia="Calibri"/>
              </w:rPr>
              <w:t>Ench</w:t>
            </w:r>
          </w:p>
        </w:tc>
        <w:tc>
          <w:tcPr>
            <w:tcW w:w="567" w:type="dxa"/>
            <w:vAlign w:val="bottom"/>
          </w:tcPr>
          <w:p w14:paraId="76774FEA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5A41AC75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49.</w:t>
            </w:r>
          </w:p>
        </w:tc>
        <w:tc>
          <w:tcPr>
            <w:tcW w:w="1559" w:type="dxa"/>
            <w:vMerge/>
          </w:tcPr>
          <w:p w14:paraId="2481E670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67219AD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Jansse van Enckhuysen</w:t>
            </w:r>
          </w:p>
        </w:tc>
        <w:tc>
          <w:tcPr>
            <w:tcW w:w="567" w:type="dxa"/>
            <w:vAlign w:val="bottom"/>
          </w:tcPr>
          <w:p w14:paraId="024FC42A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4C3DA97D" w14:textId="77777777" w:rsidTr="0016436E">
        <w:trPr>
          <w:trHeight w:val="451"/>
        </w:trPr>
        <w:tc>
          <w:tcPr>
            <w:tcW w:w="709" w:type="dxa"/>
          </w:tcPr>
          <w:p w14:paraId="31AB1866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3.</w:t>
            </w:r>
          </w:p>
        </w:tc>
        <w:tc>
          <w:tcPr>
            <w:tcW w:w="1559" w:type="dxa"/>
          </w:tcPr>
          <w:p w14:paraId="0BD3BD60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atron</w:t>
            </w:r>
          </w:p>
        </w:tc>
        <w:tc>
          <w:tcPr>
            <w:tcW w:w="1843" w:type="dxa"/>
          </w:tcPr>
          <w:p w14:paraId="5514C7D1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Paniras Cornelissen E</w:t>
            </w:r>
            <w:r w:rsidR="000C5C3E" w:rsidRPr="002A6193">
              <w:rPr>
                <w:rFonts w:eastAsia="Calibri"/>
              </w:rPr>
              <w:t>nck</w:t>
            </w:r>
            <w:r w:rsidR="00C01EE8" w:rsidRPr="002A6193">
              <w:rPr>
                <w:rFonts w:eastAsia="Calibri"/>
              </w:rPr>
              <w:t>uy</w:t>
            </w:r>
          </w:p>
        </w:tc>
        <w:tc>
          <w:tcPr>
            <w:tcW w:w="567" w:type="dxa"/>
            <w:vAlign w:val="bottom"/>
          </w:tcPr>
          <w:p w14:paraId="194282C2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279EFA2F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50.</w:t>
            </w:r>
          </w:p>
        </w:tc>
        <w:tc>
          <w:tcPr>
            <w:tcW w:w="1559" w:type="dxa"/>
            <w:vMerge/>
          </w:tcPr>
          <w:p w14:paraId="18F0AF46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480CDDE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Andries Willems van Brieck</w:t>
            </w:r>
          </w:p>
        </w:tc>
        <w:tc>
          <w:tcPr>
            <w:tcW w:w="567" w:type="dxa"/>
            <w:vAlign w:val="center"/>
          </w:tcPr>
          <w:p w14:paraId="3C66BBC1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6ECF5B13" w14:textId="77777777" w:rsidTr="0016436E">
        <w:trPr>
          <w:trHeight w:val="461"/>
        </w:trPr>
        <w:tc>
          <w:tcPr>
            <w:tcW w:w="709" w:type="dxa"/>
          </w:tcPr>
          <w:p w14:paraId="749BFA19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4.</w:t>
            </w:r>
          </w:p>
        </w:tc>
        <w:tc>
          <w:tcPr>
            <w:tcW w:w="1559" w:type="dxa"/>
            <w:vMerge w:val="restart"/>
          </w:tcPr>
          <w:p w14:paraId="1ED67B2F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ilota</w:t>
            </w:r>
          </w:p>
        </w:tc>
        <w:tc>
          <w:tcPr>
            <w:tcW w:w="1843" w:type="dxa"/>
          </w:tcPr>
          <w:p w14:paraId="25407558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Heyndrick Jansse van Enckuysen</w:t>
            </w:r>
          </w:p>
        </w:tc>
        <w:tc>
          <w:tcPr>
            <w:tcW w:w="567" w:type="dxa"/>
            <w:vAlign w:val="bottom"/>
          </w:tcPr>
          <w:p w14:paraId="34E27E72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40</w:t>
            </w:r>
            <w:r w:rsidRPr="002A6193">
              <w:rPr>
                <w:rFonts w:eastAsia="Calibri"/>
                <w:vertAlign w:val="superscript"/>
              </w:rPr>
              <w:footnoteReference w:id="1117"/>
            </w:r>
            <w:r w:rsidRPr="002A6193">
              <w:rPr>
                <w:rFonts w:eastAsia="Calibri"/>
              </w:rPr>
              <w:t xml:space="preserve"> |</w:t>
            </w:r>
          </w:p>
        </w:tc>
        <w:tc>
          <w:tcPr>
            <w:tcW w:w="709" w:type="dxa"/>
          </w:tcPr>
          <w:p w14:paraId="7019AE35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51.</w:t>
            </w:r>
          </w:p>
        </w:tc>
        <w:tc>
          <w:tcPr>
            <w:tcW w:w="1559" w:type="dxa"/>
            <w:vMerge/>
          </w:tcPr>
          <w:p w14:paraId="243D1C72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778F82F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Rutgerssen van Oldemb</w:t>
            </w:r>
          </w:p>
        </w:tc>
        <w:tc>
          <w:tcPr>
            <w:tcW w:w="567" w:type="dxa"/>
            <w:vAlign w:val="center"/>
          </w:tcPr>
          <w:p w14:paraId="56D61ACF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12 | </w:t>
            </w:r>
          </w:p>
        </w:tc>
      </w:tr>
      <w:tr w:rsidR="00AD7C43" w:rsidRPr="002A6193" w14:paraId="2A159581" w14:textId="77777777" w:rsidTr="00171B5B">
        <w:trPr>
          <w:trHeight w:val="451"/>
        </w:trPr>
        <w:tc>
          <w:tcPr>
            <w:tcW w:w="709" w:type="dxa"/>
          </w:tcPr>
          <w:p w14:paraId="23E5ECFA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5.</w:t>
            </w:r>
          </w:p>
        </w:tc>
        <w:tc>
          <w:tcPr>
            <w:tcW w:w="1559" w:type="dxa"/>
            <w:vMerge/>
          </w:tcPr>
          <w:p w14:paraId="46C0FD13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4B99BF7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Marsse van Enckhuysen</w:t>
            </w:r>
          </w:p>
        </w:tc>
        <w:tc>
          <w:tcPr>
            <w:tcW w:w="567" w:type="dxa"/>
            <w:vAlign w:val="bottom"/>
          </w:tcPr>
          <w:p w14:paraId="0FA13950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372058CD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52.</w:t>
            </w:r>
          </w:p>
        </w:tc>
        <w:tc>
          <w:tcPr>
            <w:tcW w:w="1559" w:type="dxa"/>
            <w:vMerge/>
          </w:tcPr>
          <w:p w14:paraId="6EFB86CA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26ED6D0" w14:textId="77777777" w:rsidR="00AD7C43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Janich Jacobssen van Enckh</w:t>
            </w:r>
          </w:p>
        </w:tc>
        <w:tc>
          <w:tcPr>
            <w:tcW w:w="567" w:type="dxa"/>
            <w:vAlign w:val="bottom"/>
          </w:tcPr>
          <w:p w14:paraId="3133C4E7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11 |</w:t>
            </w:r>
          </w:p>
        </w:tc>
      </w:tr>
      <w:tr w:rsidR="00AD7C43" w:rsidRPr="002A6193" w14:paraId="70C8B7D0" w14:textId="77777777" w:rsidTr="00171B5B">
        <w:trPr>
          <w:trHeight w:val="451"/>
        </w:trPr>
        <w:tc>
          <w:tcPr>
            <w:tcW w:w="709" w:type="dxa"/>
          </w:tcPr>
          <w:p w14:paraId="19154990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6.</w:t>
            </w:r>
          </w:p>
        </w:tc>
        <w:tc>
          <w:tcPr>
            <w:tcW w:w="1559" w:type="dxa"/>
          </w:tcPr>
          <w:p w14:paraId="60B3C8AA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crivano</w:t>
            </w:r>
          </w:p>
        </w:tc>
        <w:tc>
          <w:tcPr>
            <w:tcW w:w="1843" w:type="dxa"/>
          </w:tcPr>
          <w:p w14:paraId="6C261A2A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Simosse van Enckh</w:t>
            </w:r>
            <w:r w:rsidR="000C5C3E" w:rsidRPr="002A6193">
              <w:rPr>
                <w:rFonts w:eastAsia="Calibri"/>
              </w:rPr>
              <w:t>u</w:t>
            </w:r>
            <w:r w:rsidRPr="002A6193">
              <w:rPr>
                <w:rFonts w:eastAsia="Calibri"/>
              </w:rPr>
              <w:t>ysen</w:t>
            </w:r>
          </w:p>
        </w:tc>
        <w:tc>
          <w:tcPr>
            <w:tcW w:w="567" w:type="dxa"/>
            <w:vAlign w:val="bottom"/>
          </w:tcPr>
          <w:p w14:paraId="0CC6B97E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3EC6D08B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53.</w:t>
            </w:r>
          </w:p>
        </w:tc>
        <w:tc>
          <w:tcPr>
            <w:tcW w:w="1559" w:type="dxa"/>
            <w:vMerge/>
          </w:tcPr>
          <w:p w14:paraId="6C3B400E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81557F1" w14:textId="77777777" w:rsidR="00AD7C43" w:rsidRPr="002A6193" w:rsidRDefault="005F33E5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Wybrant Daricks Sexbieren</w:t>
            </w:r>
          </w:p>
        </w:tc>
        <w:tc>
          <w:tcPr>
            <w:tcW w:w="567" w:type="dxa"/>
            <w:vAlign w:val="bottom"/>
          </w:tcPr>
          <w:p w14:paraId="25DB7FF6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56BF6743" w14:textId="77777777" w:rsidTr="0016436E">
        <w:trPr>
          <w:trHeight w:val="515"/>
        </w:trPr>
        <w:tc>
          <w:tcPr>
            <w:tcW w:w="709" w:type="dxa"/>
          </w:tcPr>
          <w:p w14:paraId="5F409049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7.</w:t>
            </w:r>
          </w:p>
        </w:tc>
        <w:tc>
          <w:tcPr>
            <w:tcW w:w="1559" w:type="dxa"/>
          </w:tcPr>
          <w:p w14:paraId="4AEC25BF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t</w:t>
            </w:r>
            <w:r w:rsidR="00E54E37" w:rsidRPr="002A6193">
              <w:rPr>
                <w:rFonts w:eastAsia="Calibri"/>
              </w:rPr>
              <w:t xml:space="preserve">rombetto </w:t>
            </w:r>
          </w:p>
        </w:tc>
        <w:tc>
          <w:tcPr>
            <w:tcW w:w="1843" w:type="dxa"/>
          </w:tcPr>
          <w:p w14:paraId="6070F96F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Juriaen </w:t>
            </w:r>
            <w:r w:rsidR="000C5C3E" w:rsidRPr="002A6193">
              <w:rPr>
                <w:rFonts w:eastAsia="Calibri"/>
              </w:rPr>
              <w:t>Jansse van Harling</w:t>
            </w:r>
          </w:p>
        </w:tc>
        <w:tc>
          <w:tcPr>
            <w:tcW w:w="567" w:type="dxa"/>
            <w:vAlign w:val="bottom"/>
          </w:tcPr>
          <w:p w14:paraId="691E0A7D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40853E38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54.</w:t>
            </w:r>
          </w:p>
        </w:tc>
        <w:tc>
          <w:tcPr>
            <w:tcW w:w="1559" w:type="dxa"/>
            <w:vMerge/>
          </w:tcPr>
          <w:p w14:paraId="52B0B7E5" w14:textId="77777777" w:rsidR="00AD7C43" w:rsidRPr="002A6193" w:rsidRDefault="00AD7C43" w:rsidP="00171B5B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608BA5F4" w14:textId="77777777" w:rsidR="00AD7C43" w:rsidRPr="002A6193" w:rsidRDefault="00F0415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Heynndrick H</w:t>
            </w:r>
            <w:r w:rsidR="00E54E37" w:rsidRPr="002A6193">
              <w:rPr>
                <w:rFonts w:eastAsia="Calibri"/>
              </w:rPr>
              <w:t>eyndrircks</w:t>
            </w:r>
            <w:r w:rsidRPr="002A6193">
              <w:rPr>
                <w:rStyle w:val="FootnoteReference"/>
                <w:rFonts w:eastAsia="Calibri"/>
              </w:rPr>
              <w:footnoteReference w:id="1118"/>
            </w:r>
          </w:p>
        </w:tc>
        <w:tc>
          <w:tcPr>
            <w:tcW w:w="567" w:type="dxa"/>
            <w:vAlign w:val="bottom"/>
          </w:tcPr>
          <w:p w14:paraId="686A72B5" w14:textId="77777777" w:rsidR="00AD7C43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5B4E5930" w14:textId="77777777" w:rsidTr="0016436E">
        <w:trPr>
          <w:trHeight w:val="537"/>
        </w:trPr>
        <w:tc>
          <w:tcPr>
            <w:tcW w:w="709" w:type="dxa"/>
          </w:tcPr>
          <w:p w14:paraId="07E9698F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8.</w:t>
            </w:r>
          </w:p>
        </w:tc>
        <w:tc>
          <w:tcPr>
            <w:tcW w:w="1559" w:type="dxa"/>
            <w:vMerge w:val="restart"/>
          </w:tcPr>
          <w:p w14:paraId="20833BDD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 xml:space="preserve">arangon </w:t>
            </w:r>
          </w:p>
        </w:tc>
        <w:tc>
          <w:tcPr>
            <w:tcW w:w="1843" w:type="dxa"/>
          </w:tcPr>
          <w:p w14:paraId="659C4781" w14:textId="77777777" w:rsidR="00CC72FE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Wonter Claesse van Enckh</w:t>
            </w:r>
          </w:p>
        </w:tc>
        <w:tc>
          <w:tcPr>
            <w:tcW w:w="567" w:type="dxa"/>
            <w:vAlign w:val="bottom"/>
          </w:tcPr>
          <w:p w14:paraId="376FFEE0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31 |</w:t>
            </w:r>
          </w:p>
        </w:tc>
        <w:tc>
          <w:tcPr>
            <w:tcW w:w="709" w:type="dxa"/>
          </w:tcPr>
          <w:p w14:paraId="5E919723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56</w:t>
            </w:r>
            <w:r w:rsidRPr="002A6193">
              <w:rPr>
                <w:rFonts w:eastAsia="Calibri"/>
                <w:vertAlign w:val="superscript"/>
              </w:rPr>
              <w:footnoteReference w:id="1119"/>
            </w:r>
            <w:r w:rsidRPr="002A6193">
              <w:rPr>
                <w:rFonts w:eastAsia="Calibri"/>
              </w:rPr>
              <w:t>.</w:t>
            </w:r>
          </w:p>
        </w:tc>
        <w:tc>
          <w:tcPr>
            <w:tcW w:w="1559" w:type="dxa"/>
            <w:vMerge w:val="restart"/>
          </w:tcPr>
          <w:p w14:paraId="126009A9" w14:textId="77777777" w:rsidR="00AD7C43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arinari della gabia</w:t>
            </w:r>
          </w:p>
        </w:tc>
        <w:tc>
          <w:tcPr>
            <w:tcW w:w="2126" w:type="dxa"/>
          </w:tcPr>
          <w:p w14:paraId="095F5A1C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Claes Tomassen van Wescappl</w:t>
            </w:r>
          </w:p>
        </w:tc>
        <w:tc>
          <w:tcPr>
            <w:tcW w:w="567" w:type="dxa"/>
            <w:vAlign w:val="bottom"/>
          </w:tcPr>
          <w:p w14:paraId="2A10A31D" w14:textId="77777777" w:rsidR="00AD7C43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09916970" w14:textId="77777777" w:rsidTr="0016436E">
        <w:trPr>
          <w:trHeight w:val="561"/>
        </w:trPr>
        <w:tc>
          <w:tcPr>
            <w:tcW w:w="709" w:type="dxa"/>
          </w:tcPr>
          <w:p w14:paraId="67C0757B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9.</w:t>
            </w:r>
          </w:p>
        </w:tc>
        <w:tc>
          <w:tcPr>
            <w:tcW w:w="1559" w:type="dxa"/>
            <w:vMerge/>
          </w:tcPr>
          <w:p w14:paraId="5D67D0DD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2C49EAD" w14:textId="77777777" w:rsidR="00CC72FE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Maerten Joosten va</w:t>
            </w:r>
            <w:r w:rsidR="000C5C3E" w:rsidRPr="002A6193">
              <w:rPr>
                <w:rFonts w:eastAsia="Calibri"/>
              </w:rPr>
              <w:t>n</w:t>
            </w:r>
            <w:r w:rsidRPr="002A6193">
              <w:rPr>
                <w:rFonts w:eastAsia="Calibri"/>
              </w:rPr>
              <w:t xml:space="preserve"> Enck</w:t>
            </w:r>
          </w:p>
        </w:tc>
        <w:tc>
          <w:tcPr>
            <w:tcW w:w="567" w:type="dxa"/>
            <w:vAlign w:val="bottom"/>
          </w:tcPr>
          <w:p w14:paraId="7C083E5E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26 |</w:t>
            </w:r>
          </w:p>
        </w:tc>
        <w:tc>
          <w:tcPr>
            <w:tcW w:w="709" w:type="dxa"/>
          </w:tcPr>
          <w:p w14:paraId="634D8F29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57.</w:t>
            </w:r>
          </w:p>
        </w:tc>
        <w:tc>
          <w:tcPr>
            <w:tcW w:w="1559" w:type="dxa"/>
            <w:vMerge/>
          </w:tcPr>
          <w:p w14:paraId="317A1134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2F2D4A7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Hendrickx Wtvrieltl</w:t>
            </w:r>
            <w:r w:rsidR="00A01DBD" w:rsidRPr="002A6193">
              <w:rPr>
                <w:rStyle w:val="FootnoteReference"/>
                <w:rFonts w:eastAsia="Calibri"/>
              </w:rPr>
              <w:footnoteReference w:id="1120"/>
            </w:r>
          </w:p>
        </w:tc>
        <w:tc>
          <w:tcPr>
            <w:tcW w:w="567" w:type="dxa"/>
            <w:vAlign w:val="bottom"/>
          </w:tcPr>
          <w:p w14:paraId="28D4DF90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30CF77C1" w14:textId="77777777" w:rsidTr="00171B5B">
        <w:trPr>
          <w:trHeight w:val="451"/>
        </w:trPr>
        <w:tc>
          <w:tcPr>
            <w:tcW w:w="709" w:type="dxa"/>
          </w:tcPr>
          <w:p w14:paraId="2A86A429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10.</w:t>
            </w:r>
          </w:p>
        </w:tc>
        <w:tc>
          <w:tcPr>
            <w:tcW w:w="1559" w:type="dxa"/>
          </w:tcPr>
          <w:p w14:paraId="0A5494C3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 xml:space="preserve">ottomarangon </w:t>
            </w:r>
          </w:p>
        </w:tc>
        <w:tc>
          <w:tcPr>
            <w:tcW w:w="1843" w:type="dxa"/>
          </w:tcPr>
          <w:p w14:paraId="69DBA47A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Cornelis Wyntgissen</w:t>
            </w:r>
          </w:p>
        </w:tc>
        <w:tc>
          <w:tcPr>
            <w:tcW w:w="567" w:type="dxa"/>
            <w:vAlign w:val="bottom"/>
          </w:tcPr>
          <w:p w14:paraId="2A41B988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15 |</w:t>
            </w:r>
          </w:p>
        </w:tc>
        <w:tc>
          <w:tcPr>
            <w:tcW w:w="709" w:type="dxa"/>
          </w:tcPr>
          <w:p w14:paraId="36776EBF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58.</w:t>
            </w:r>
          </w:p>
        </w:tc>
        <w:tc>
          <w:tcPr>
            <w:tcW w:w="1559" w:type="dxa"/>
            <w:vMerge/>
          </w:tcPr>
          <w:p w14:paraId="1EE07526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3FAEB87" w14:textId="77777777" w:rsidR="00AD7C43" w:rsidRPr="002A6193" w:rsidRDefault="00A01DBD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Claessen van Alckma</w:t>
            </w:r>
            <w:r w:rsidR="00E54E37" w:rsidRPr="002A6193">
              <w:rPr>
                <w:rFonts w:eastAsia="Calibri"/>
              </w:rPr>
              <w:t>er</w:t>
            </w:r>
          </w:p>
        </w:tc>
        <w:tc>
          <w:tcPr>
            <w:tcW w:w="567" w:type="dxa"/>
            <w:vAlign w:val="bottom"/>
          </w:tcPr>
          <w:p w14:paraId="6C2A60C6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3D7AB00A" w14:textId="77777777" w:rsidTr="00171B5B">
        <w:trPr>
          <w:trHeight w:val="461"/>
        </w:trPr>
        <w:tc>
          <w:tcPr>
            <w:tcW w:w="709" w:type="dxa"/>
          </w:tcPr>
          <w:p w14:paraId="2231E947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11.</w:t>
            </w:r>
          </w:p>
        </w:tc>
        <w:tc>
          <w:tcPr>
            <w:tcW w:w="1559" w:type="dxa"/>
          </w:tcPr>
          <w:p w14:paraId="6FCF0B2D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>otelier</w:t>
            </w:r>
          </w:p>
        </w:tc>
        <w:tc>
          <w:tcPr>
            <w:tcW w:w="1843" w:type="dxa"/>
          </w:tcPr>
          <w:p w14:paraId="74ECBB00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Gerrit Jansse Backer</w:t>
            </w:r>
          </w:p>
        </w:tc>
        <w:tc>
          <w:tcPr>
            <w:tcW w:w="567" w:type="dxa"/>
            <w:vAlign w:val="bottom"/>
          </w:tcPr>
          <w:p w14:paraId="38CEE05E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 |</w:t>
            </w:r>
          </w:p>
        </w:tc>
        <w:tc>
          <w:tcPr>
            <w:tcW w:w="709" w:type="dxa"/>
          </w:tcPr>
          <w:p w14:paraId="7382493E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59.</w:t>
            </w:r>
          </w:p>
        </w:tc>
        <w:tc>
          <w:tcPr>
            <w:tcW w:w="1559" w:type="dxa"/>
            <w:vMerge/>
          </w:tcPr>
          <w:p w14:paraId="6840BA38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634E95D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Juriaen Jansse van Enckhuysen</w:t>
            </w:r>
          </w:p>
        </w:tc>
        <w:tc>
          <w:tcPr>
            <w:tcW w:w="567" w:type="dxa"/>
            <w:vAlign w:val="bottom"/>
          </w:tcPr>
          <w:p w14:paraId="06E9414C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8, 10 | </w:t>
            </w:r>
          </w:p>
        </w:tc>
      </w:tr>
      <w:tr w:rsidR="00AD7C43" w:rsidRPr="002A6193" w14:paraId="310A4035" w14:textId="77777777" w:rsidTr="00171B5B">
        <w:trPr>
          <w:trHeight w:val="451"/>
        </w:trPr>
        <w:tc>
          <w:tcPr>
            <w:tcW w:w="709" w:type="dxa"/>
          </w:tcPr>
          <w:p w14:paraId="26C048A6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12.</w:t>
            </w:r>
          </w:p>
        </w:tc>
        <w:tc>
          <w:tcPr>
            <w:tcW w:w="1559" w:type="dxa"/>
          </w:tcPr>
          <w:p w14:paraId="39AFDA0D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2A4D0515" w14:textId="77777777" w:rsidR="00CC72FE" w:rsidRPr="002A6193" w:rsidRDefault="00F10DB0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Jacobsse van Harling</w:t>
            </w:r>
          </w:p>
        </w:tc>
        <w:tc>
          <w:tcPr>
            <w:tcW w:w="567" w:type="dxa"/>
            <w:vAlign w:val="bottom"/>
          </w:tcPr>
          <w:p w14:paraId="67C8C0BB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12</w:t>
            </w:r>
            <w:r w:rsidRPr="002A6193">
              <w:rPr>
                <w:rFonts w:eastAsia="Calibri"/>
                <w:vertAlign w:val="superscript"/>
              </w:rPr>
              <w:footnoteReference w:id="1121"/>
            </w:r>
            <w:r w:rsidRPr="002A6193">
              <w:rPr>
                <w:rFonts w:eastAsia="Calibri"/>
              </w:rPr>
              <w:t xml:space="preserve"> |</w:t>
            </w:r>
          </w:p>
        </w:tc>
        <w:tc>
          <w:tcPr>
            <w:tcW w:w="709" w:type="dxa"/>
          </w:tcPr>
          <w:p w14:paraId="1B96B86D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60.</w:t>
            </w:r>
          </w:p>
        </w:tc>
        <w:tc>
          <w:tcPr>
            <w:tcW w:w="1559" w:type="dxa"/>
            <w:vMerge/>
          </w:tcPr>
          <w:p w14:paraId="002DF60F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E45435C" w14:textId="77777777" w:rsidR="00AD7C43" w:rsidRPr="002A6193" w:rsidRDefault="00C203E1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Helle Jansse van V</w:t>
            </w:r>
            <w:r w:rsidR="00E54E37" w:rsidRPr="002A6193">
              <w:rPr>
                <w:rFonts w:eastAsia="Calibri"/>
              </w:rPr>
              <w:t>rieslt</w:t>
            </w:r>
          </w:p>
        </w:tc>
        <w:tc>
          <w:tcPr>
            <w:tcW w:w="567" w:type="dxa"/>
            <w:vAlign w:val="bottom"/>
          </w:tcPr>
          <w:p w14:paraId="42361D2E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1D5E7617" w14:textId="77777777" w:rsidTr="0016436E">
        <w:trPr>
          <w:trHeight w:val="873"/>
        </w:trPr>
        <w:tc>
          <w:tcPr>
            <w:tcW w:w="709" w:type="dxa"/>
          </w:tcPr>
          <w:p w14:paraId="714E0A91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13.</w:t>
            </w:r>
          </w:p>
        </w:tc>
        <w:tc>
          <w:tcPr>
            <w:tcW w:w="1559" w:type="dxa"/>
          </w:tcPr>
          <w:p w14:paraId="59F84A4B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apo bombardiero</w:t>
            </w:r>
          </w:p>
        </w:tc>
        <w:tc>
          <w:tcPr>
            <w:tcW w:w="1843" w:type="dxa"/>
          </w:tcPr>
          <w:p w14:paraId="2547158F" w14:textId="77777777" w:rsidR="00CC72FE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Lambrecht Andriesse, Enc</w:t>
            </w:r>
            <w:r w:rsidR="00C01EE8" w:rsidRPr="002A6193">
              <w:rPr>
                <w:rFonts w:eastAsia="Calibri"/>
              </w:rPr>
              <w:t>h</w:t>
            </w:r>
          </w:p>
        </w:tc>
        <w:tc>
          <w:tcPr>
            <w:tcW w:w="567" w:type="dxa"/>
            <w:vAlign w:val="center"/>
          </w:tcPr>
          <w:p w14:paraId="3312E185" w14:textId="77777777" w:rsidR="00CC72FE" w:rsidRPr="002A6193" w:rsidRDefault="00E54E37" w:rsidP="0016436E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20 | </w:t>
            </w:r>
          </w:p>
        </w:tc>
        <w:tc>
          <w:tcPr>
            <w:tcW w:w="709" w:type="dxa"/>
          </w:tcPr>
          <w:p w14:paraId="76628B99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61.</w:t>
            </w:r>
          </w:p>
        </w:tc>
        <w:tc>
          <w:tcPr>
            <w:tcW w:w="1559" w:type="dxa"/>
            <w:vMerge/>
          </w:tcPr>
          <w:p w14:paraId="3D925615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1FD33E1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Sybrant Jansse ugt Vostlt</w:t>
            </w:r>
          </w:p>
        </w:tc>
        <w:tc>
          <w:tcPr>
            <w:tcW w:w="567" w:type="dxa"/>
            <w:vAlign w:val="center"/>
          </w:tcPr>
          <w:p w14:paraId="59BC06D1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4F747529" w14:textId="77777777" w:rsidTr="00171B5B">
        <w:trPr>
          <w:trHeight w:val="451"/>
        </w:trPr>
        <w:tc>
          <w:tcPr>
            <w:tcW w:w="709" w:type="dxa"/>
          </w:tcPr>
          <w:p w14:paraId="4BE514FD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14.</w:t>
            </w:r>
          </w:p>
        </w:tc>
        <w:tc>
          <w:tcPr>
            <w:tcW w:w="1559" w:type="dxa"/>
          </w:tcPr>
          <w:p w14:paraId="2E631670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ompagno</w:t>
            </w:r>
          </w:p>
        </w:tc>
        <w:tc>
          <w:tcPr>
            <w:tcW w:w="1843" w:type="dxa"/>
          </w:tcPr>
          <w:p w14:paraId="2A608913" w14:textId="77777777" w:rsidR="00CC72FE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Lemeussen</w:t>
            </w:r>
            <w:r w:rsidRPr="002A6193">
              <w:rPr>
                <w:rFonts w:eastAsia="Calibri"/>
                <w:vertAlign w:val="superscript"/>
              </w:rPr>
              <w:footnoteReference w:id="1122"/>
            </w:r>
            <w:r w:rsidRPr="002A6193">
              <w:rPr>
                <w:rFonts w:eastAsia="Calibri"/>
              </w:rPr>
              <w:t xml:space="preserve"> van Enckhuy</w:t>
            </w:r>
          </w:p>
        </w:tc>
        <w:tc>
          <w:tcPr>
            <w:tcW w:w="567" w:type="dxa"/>
            <w:vAlign w:val="bottom"/>
          </w:tcPr>
          <w:p w14:paraId="54777531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05D7CA19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62.</w:t>
            </w:r>
          </w:p>
        </w:tc>
        <w:tc>
          <w:tcPr>
            <w:tcW w:w="1559" w:type="dxa"/>
            <w:vMerge/>
          </w:tcPr>
          <w:p w14:paraId="4270C6C5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B865B6A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Maerten Arents van Enckhuysen</w:t>
            </w:r>
          </w:p>
        </w:tc>
        <w:tc>
          <w:tcPr>
            <w:tcW w:w="567" w:type="dxa"/>
            <w:vAlign w:val="bottom"/>
          </w:tcPr>
          <w:p w14:paraId="6C6DE844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4130F3DB" w14:textId="77777777" w:rsidTr="0016436E">
        <w:trPr>
          <w:trHeight w:val="873"/>
        </w:trPr>
        <w:tc>
          <w:tcPr>
            <w:tcW w:w="709" w:type="dxa"/>
          </w:tcPr>
          <w:p w14:paraId="41BF747F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15.</w:t>
            </w:r>
          </w:p>
        </w:tc>
        <w:tc>
          <w:tcPr>
            <w:tcW w:w="1559" w:type="dxa"/>
          </w:tcPr>
          <w:p w14:paraId="68E4F45E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apo bombardier</w:t>
            </w:r>
          </w:p>
        </w:tc>
        <w:tc>
          <w:tcPr>
            <w:tcW w:w="1843" w:type="dxa"/>
          </w:tcPr>
          <w:p w14:paraId="327F97E3" w14:textId="77777777" w:rsidR="00CC72FE" w:rsidRPr="002A6193" w:rsidRDefault="00E54E37" w:rsidP="00B41FE9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Ruploff Hornelissen </w:t>
            </w:r>
            <w:r w:rsidR="00B41FE9" w:rsidRPr="002A6193">
              <w:rPr>
                <w:rFonts w:eastAsia="Calibri"/>
              </w:rPr>
              <w:t>vyt</w:t>
            </w:r>
            <w:r w:rsidRPr="002A6193">
              <w:rPr>
                <w:rFonts w:eastAsia="Calibri"/>
              </w:rPr>
              <w:t xml:space="preserve"> Bonewrp</w:t>
            </w:r>
            <w:r w:rsidR="00B54C88" w:rsidRPr="002A6193">
              <w:rPr>
                <w:rStyle w:val="FootnoteReference"/>
                <w:rFonts w:eastAsia="Calibri"/>
              </w:rPr>
              <w:footnoteReference w:id="1123"/>
            </w:r>
          </w:p>
        </w:tc>
        <w:tc>
          <w:tcPr>
            <w:tcW w:w="567" w:type="dxa"/>
            <w:vAlign w:val="bottom"/>
          </w:tcPr>
          <w:p w14:paraId="63F29BDB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 |</w:t>
            </w:r>
          </w:p>
        </w:tc>
        <w:tc>
          <w:tcPr>
            <w:tcW w:w="709" w:type="dxa"/>
          </w:tcPr>
          <w:p w14:paraId="6D5209D5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63.</w:t>
            </w:r>
          </w:p>
        </w:tc>
        <w:tc>
          <w:tcPr>
            <w:tcW w:w="1559" w:type="dxa"/>
            <w:vMerge/>
          </w:tcPr>
          <w:p w14:paraId="7F501215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DD2AA70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Frans Jansse van Antwerpen</w:t>
            </w:r>
          </w:p>
        </w:tc>
        <w:tc>
          <w:tcPr>
            <w:tcW w:w="567" w:type="dxa"/>
            <w:vAlign w:val="center"/>
          </w:tcPr>
          <w:p w14:paraId="55E15970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0FFD162C" w14:textId="77777777" w:rsidTr="00171B5B">
        <w:trPr>
          <w:trHeight w:val="451"/>
        </w:trPr>
        <w:tc>
          <w:tcPr>
            <w:tcW w:w="709" w:type="dxa"/>
          </w:tcPr>
          <w:p w14:paraId="0E07EE0E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16.</w:t>
            </w:r>
          </w:p>
        </w:tc>
        <w:tc>
          <w:tcPr>
            <w:tcW w:w="1559" w:type="dxa"/>
          </w:tcPr>
          <w:p w14:paraId="61444C3A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142D2F4E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Alert Lubbertsse van Enckhuysen</w:t>
            </w:r>
          </w:p>
        </w:tc>
        <w:tc>
          <w:tcPr>
            <w:tcW w:w="567" w:type="dxa"/>
            <w:vAlign w:val="bottom"/>
          </w:tcPr>
          <w:p w14:paraId="247C7BD5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56A77292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64.</w:t>
            </w:r>
          </w:p>
        </w:tc>
        <w:tc>
          <w:tcPr>
            <w:tcW w:w="1559" w:type="dxa"/>
            <w:vMerge/>
          </w:tcPr>
          <w:p w14:paraId="70E31CDC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3D70B3F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Pouvels Jansse van Enckhuysen</w:t>
            </w:r>
          </w:p>
        </w:tc>
        <w:tc>
          <w:tcPr>
            <w:tcW w:w="567" w:type="dxa"/>
            <w:vAlign w:val="bottom"/>
          </w:tcPr>
          <w:p w14:paraId="7BD75C4E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8 | </w:t>
            </w:r>
          </w:p>
        </w:tc>
      </w:tr>
      <w:tr w:rsidR="00AD7C43" w:rsidRPr="002A6193" w14:paraId="5FFD9B8D" w14:textId="77777777" w:rsidTr="00171B5B">
        <w:trPr>
          <w:trHeight w:val="461"/>
        </w:trPr>
        <w:tc>
          <w:tcPr>
            <w:tcW w:w="709" w:type="dxa"/>
          </w:tcPr>
          <w:p w14:paraId="7B4856F2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17.</w:t>
            </w:r>
          </w:p>
        </w:tc>
        <w:tc>
          <w:tcPr>
            <w:tcW w:w="1559" w:type="dxa"/>
            <w:vMerge w:val="restart"/>
          </w:tcPr>
          <w:p w14:paraId="213C6E43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</w:t>
            </w:r>
            <w:r w:rsidR="00E54E37" w:rsidRPr="002A6193">
              <w:rPr>
                <w:rFonts w:eastAsia="Calibri"/>
              </w:rPr>
              <w:t>ppo</w:t>
            </w:r>
            <w:r w:rsidR="003342B6" w:rsidRPr="002A6193">
              <w:rPr>
                <w:rFonts w:eastAsia="Calibri"/>
              </w:rPr>
              <w:t>i</w:t>
            </w:r>
            <w:r w:rsidR="00E54E37" w:rsidRPr="002A6193">
              <w:rPr>
                <w:rFonts w:eastAsia="Calibri"/>
              </w:rPr>
              <w:t>ntadi</w:t>
            </w:r>
          </w:p>
        </w:tc>
        <w:tc>
          <w:tcPr>
            <w:tcW w:w="1843" w:type="dxa"/>
          </w:tcPr>
          <w:p w14:paraId="265ECCFE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Ja</w:t>
            </w:r>
            <w:r w:rsidR="003342B6" w:rsidRPr="002A6193">
              <w:rPr>
                <w:rFonts w:eastAsia="Calibri"/>
              </w:rPr>
              <w:t>n</w:t>
            </w:r>
            <w:r w:rsidRPr="002A6193">
              <w:rPr>
                <w:rFonts w:eastAsia="Calibri"/>
              </w:rPr>
              <w:t>sse Bogemaker</w:t>
            </w:r>
          </w:p>
        </w:tc>
        <w:tc>
          <w:tcPr>
            <w:tcW w:w="567" w:type="dxa"/>
            <w:vAlign w:val="bottom"/>
          </w:tcPr>
          <w:p w14:paraId="1DEAFF26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5B4B043C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65.</w:t>
            </w:r>
          </w:p>
        </w:tc>
        <w:tc>
          <w:tcPr>
            <w:tcW w:w="1559" w:type="dxa"/>
            <w:vMerge/>
          </w:tcPr>
          <w:p w14:paraId="67EE4ACF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BB8DF4F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Heertsse van Broerkhort</w:t>
            </w:r>
          </w:p>
        </w:tc>
        <w:tc>
          <w:tcPr>
            <w:tcW w:w="567" w:type="dxa"/>
            <w:vAlign w:val="bottom"/>
          </w:tcPr>
          <w:p w14:paraId="3E5BBA0F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6, 10 |</w:t>
            </w:r>
          </w:p>
        </w:tc>
      </w:tr>
      <w:tr w:rsidR="00AD7C43" w:rsidRPr="002A6193" w14:paraId="0E0F2C0D" w14:textId="77777777" w:rsidTr="0016436E">
        <w:trPr>
          <w:trHeight w:val="463"/>
        </w:trPr>
        <w:tc>
          <w:tcPr>
            <w:tcW w:w="709" w:type="dxa"/>
          </w:tcPr>
          <w:p w14:paraId="1F4562B7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18.</w:t>
            </w:r>
          </w:p>
        </w:tc>
        <w:tc>
          <w:tcPr>
            <w:tcW w:w="1559" w:type="dxa"/>
            <w:vMerge/>
          </w:tcPr>
          <w:p w14:paraId="43E8CEF0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5579977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Laurens Thomassen</w:t>
            </w:r>
          </w:p>
        </w:tc>
        <w:tc>
          <w:tcPr>
            <w:tcW w:w="567" w:type="dxa"/>
            <w:vAlign w:val="bottom"/>
          </w:tcPr>
          <w:p w14:paraId="1CA740A0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 |</w:t>
            </w:r>
          </w:p>
        </w:tc>
        <w:tc>
          <w:tcPr>
            <w:tcW w:w="709" w:type="dxa"/>
          </w:tcPr>
          <w:p w14:paraId="5766FE29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66.</w:t>
            </w:r>
          </w:p>
        </w:tc>
        <w:tc>
          <w:tcPr>
            <w:tcW w:w="1559" w:type="dxa"/>
            <w:vMerge/>
          </w:tcPr>
          <w:p w14:paraId="2531420A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DBF369F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Joost Juriaens van Nieuwenb</w:t>
            </w:r>
          </w:p>
        </w:tc>
        <w:tc>
          <w:tcPr>
            <w:tcW w:w="567" w:type="dxa"/>
            <w:vAlign w:val="bottom"/>
          </w:tcPr>
          <w:p w14:paraId="5B9F6C6B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AD7C43" w:rsidRPr="002A6193" w14:paraId="4FF75052" w14:textId="77777777" w:rsidTr="0016436E">
        <w:trPr>
          <w:trHeight w:val="451"/>
        </w:trPr>
        <w:tc>
          <w:tcPr>
            <w:tcW w:w="709" w:type="dxa"/>
          </w:tcPr>
          <w:p w14:paraId="7719A6C4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19.</w:t>
            </w:r>
          </w:p>
        </w:tc>
        <w:tc>
          <w:tcPr>
            <w:tcW w:w="1559" w:type="dxa"/>
            <w:vMerge/>
          </w:tcPr>
          <w:p w14:paraId="2E1FA850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F88C953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Clements</w:t>
            </w:r>
          </w:p>
        </w:tc>
        <w:tc>
          <w:tcPr>
            <w:tcW w:w="567" w:type="dxa"/>
          </w:tcPr>
          <w:p w14:paraId="0DA03AD7" w14:textId="77777777" w:rsidR="00CC72FE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 |</w:t>
            </w:r>
          </w:p>
        </w:tc>
        <w:tc>
          <w:tcPr>
            <w:tcW w:w="709" w:type="dxa"/>
          </w:tcPr>
          <w:p w14:paraId="56FDFABC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67.</w:t>
            </w:r>
          </w:p>
        </w:tc>
        <w:tc>
          <w:tcPr>
            <w:tcW w:w="1559" w:type="dxa"/>
            <w:vMerge/>
          </w:tcPr>
          <w:p w14:paraId="6888D3B7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42EF004" w14:textId="77777777" w:rsidR="00AD7C43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Albertsse Waterhont Enck</w:t>
            </w:r>
          </w:p>
        </w:tc>
        <w:tc>
          <w:tcPr>
            <w:tcW w:w="567" w:type="dxa"/>
            <w:vAlign w:val="bottom"/>
          </w:tcPr>
          <w:p w14:paraId="77BAAFCD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8 | </w:t>
            </w:r>
          </w:p>
        </w:tc>
      </w:tr>
      <w:tr w:rsidR="00AD7C43" w:rsidRPr="002A6193" w14:paraId="5D946B92" w14:textId="77777777" w:rsidTr="00171B5B">
        <w:trPr>
          <w:trHeight w:val="451"/>
        </w:trPr>
        <w:tc>
          <w:tcPr>
            <w:tcW w:w="709" w:type="dxa"/>
          </w:tcPr>
          <w:p w14:paraId="5DD13593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20.</w:t>
            </w:r>
          </w:p>
        </w:tc>
        <w:tc>
          <w:tcPr>
            <w:tcW w:w="1559" w:type="dxa"/>
            <w:vMerge/>
          </w:tcPr>
          <w:p w14:paraId="3E0135CC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F79B471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Gerrit Koeloffs van Enckhuysen</w:t>
            </w:r>
          </w:p>
        </w:tc>
        <w:tc>
          <w:tcPr>
            <w:tcW w:w="567" w:type="dxa"/>
            <w:vAlign w:val="bottom"/>
          </w:tcPr>
          <w:p w14:paraId="0B0C2B05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15 |</w:t>
            </w:r>
          </w:p>
        </w:tc>
        <w:tc>
          <w:tcPr>
            <w:tcW w:w="709" w:type="dxa"/>
          </w:tcPr>
          <w:p w14:paraId="6CDB1BBB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68.</w:t>
            </w:r>
          </w:p>
        </w:tc>
        <w:tc>
          <w:tcPr>
            <w:tcW w:w="1559" w:type="dxa"/>
            <w:vMerge/>
          </w:tcPr>
          <w:p w14:paraId="2CC3C8A0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DF466FB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Herman Jansse van Enckhuysen</w:t>
            </w:r>
          </w:p>
        </w:tc>
        <w:tc>
          <w:tcPr>
            <w:tcW w:w="567" w:type="dxa"/>
            <w:vAlign w:val="bottom"/>
          </w:tcPr>
          <w:p w14:paraId="541FA89D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3334D874" w14:textId="77777777" w:rsidTr="0016436E">
        <w:trPr>
          <w:trHeight w:val="816"/>
        </w:trPr>
        <w:tc>
          <w:tcPr>
            <w:tcW w:w="709" w:type="dxa"/>
          </w:tcPr>
          <w:p w14:paraId="21EFA665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21.</w:t>
            </w:r>
          </w:p>
        </w:tc>
        <w:tc>
          <w:tcPr>
            <w:tcW w:w="1559" w:type="dxa"/>
          </w:tcPr>
          <w:p w14:paraId="01CF28D1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n</w:t>
            </w:r>
            <w:r w:rsidR="00E54E37" w:rsidRPr="002A6193">
              <w:rPr>
                <w:rFonts w:eastAsia="Calibri"/>
              </w:rPr>
              <w:t xml:space="preserve">ochiero </w:t>
            </w:r>
          </w:p>
        </w:tc>
        <w:tc>
          <w:tcPr>
            <w:tcW w:w="1843" w:type="dxa"/>
          </w:tcPr>
          <w:p w14:paraId="035D8F47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Volckert Adriaensse van Steur</w:t>
            </w:r>
          </w:p>
        </w:tc>
        <w:tc>
          <w:tcPr>
            <w:tcW w:w="567" w:type="dxa"/>
            <w:vAlign w:val="bottom"/>
          </w:tcPr>
          <w:p w14:paraId="374E56DC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53670C01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69.</w:t>
            </w:r>
          </w:p>
        </w:tc>
        <w:tc>
          <w:tcPr>
            <w:tcW w:w="1559" w:type="dxa"/>
            <w:vMerge/>
          </w:tcPr>
          <w:p w14:paraId="334467F8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2555442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Barent Harmsson Workum </w:t>
            </w:r>
          </w:p>
        </w:tc>
        <w:tc>
          <w:tcPr>
            <w:tcW w:w="567" w:type="dxa"/>
            <w:vAlign w:val="center"/>
          </w:tcPr>
          <w:p w14:paraId="7E8E4688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13CF287C" w14:textId="77777777" w:rsidTr="00171B5B">
        <w:trPr>
          <w:trHeight w:val="451"/>
        </w:trPr>
        <w:tc>
          <w:tcPr>
            <w:tcW w:w="709" w:type="dxa"/>
          </w:tcPr>
          <w:p w14:paraId="0D609629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22.</w:t>
            </w:r>
          </w:p>
        </w:tc>
        <w:tc>
          <w:tcPr>
            <w:tcW w:w="1559" w:type="dxa"/>
          </w:tcPr>
          <w:p w14:paraId="4D6D6954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ompagno</w:t>
            </w:r>
          </w:p>
        </w:tc>
        <w:tc>
          <w:tcPr>
            <w:tcW w:w="1843" w:type="dxa"/>
          </w:tcPr>
          <w:p w14:paraId="796E8B76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Simon Frederick Enckhuysen</w:t>
            </w:r>
          </w:p>
        </w:tc>
        <w:tc>
          <w:tcPr>
            <w:tcW w:w="567" w:type="dxa"/>
            <w:vAlign w:val="bottom"/>
          </w:tcPr>
          <w:p w14:paraId="20E926CE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16 |</w:t>
            </w:r>
          </w:p>
        </w:tc>
        <w:tc>
          <w:tcPr>
            <w:tcW w:w="709" w:type="dxa"/>
          </w:tcPr>
          <w:p w14:paraId="2B8266E8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70.</w:t>
            </w:r>
          </w:p>
        </w:tc>
        <w:tc>
          <w:tcPr>
            <w:tcW w:w="1559" w:type="dxa"/>
            <w:vMerge/>
          </w:tcPr>
          <w:p w14:paraId="44B2A35B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431A211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Arent Jansse Nachtegiel</w:t>
            </w:r>
          </w:p>
        </w:tc>
        <w:tc>
          <w:tcPr>
            <w:tcW w:w="567" w:type="dxa"/>
            <w:vAlign w:val="bottom"/>
          </w:tcPr>
          <w:p w14:paraId="4F232F01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6A554374" w14:textId="77777777" w:rsidTr="0016436E">
        <w:trPr>
          <w:trHeight w:val="873"/>
        </w:trPr>
        <w:tc>
          <w:tcPr>
            <w:tcW w:w="709" w:type="dxa"/>
          </w:tcPr>
          <w:p w14:paraId="0D50DED6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23.</w:t>
            </w:r>
          </w:p>
        </w:tc>
        <w:tc>
          <w:tcPr>
            <w:tcW w:w="1559" w:type="dxa"/>
          </w:tcPr>
          <w:p w14:paraId="72817DA6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 xml:space="preserve">enese </w:t>
            </w:r>
          </w:p>
        </w:tc>
        <w:tc>
          <w:tcPr>
            <w:tcW w:w="1843" w:type="dxa"/>
          </w:tcPr>
          <w:p w14:paraId="6CBE3533" w14:textId="77777777" w:rsidR="00CC72FE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Wybrant Wybrantsse Enckh</w:t>
            </w:r>
          </w:p>
        </w:tc>
        <w:tc>
          <w:tcPr>
            <w:tcW w:w="567" w:type="dxa"/>
            <w:vAlign w:val="bottom"/>
          </w:tcPr>
          <w:p w14:paraId="580BD4F2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58F525A6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71.</w:t>
            </w:r>
          </w:p>
        </w:tc>
        <w:tc>
          <w:tcPr>
            <w:tcW w:w="1559" w:type="dxa"/>
            <w:vMerge/>
          </w:tcPr>
          <w:p w14:paraId="4FB2340F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2840CBA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Doedo Harixssen van Enckhuysen</w:t>
            </w:r>
          </w:p>
        </w:tc>
        <w:tc>
          <w:tcPr>
            <w:tcW w:w="567" w:type="dxa"/>
            <w:vAlign w:val="center"/>
          </w:tcPr>
          <w:p w14:paraId="1EE8F6EA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73ACD055" w14:textId="77777777" w:rsidTr="00171B5B">
        <w:trPr>
          <w:trHeight w:val="451"/>
        </w:trPr>
        <w:tc>
          <w:tcPr>
            <w:tcW w:w="709" w:type="dxa"/>
          </w:tcPr>
          <w:p w14:paraId="64099ED1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24.</w:t>
            </w:r>
          </w:p>
        </w:tc>
        <w:tc>
          <w:tcPr>
            <w:tcW w:w="1559" w:type="dxa"/>
          </w:tcPr>
          <w:p w14:paraId="601EA46C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12969DAD" w14:textId="77777777" w:rsidR="00CC72FE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Gerrit Maertsse van E</w:t>
            </w:r>
            <w:r w:rsidR="00C01EE8" w:rsidRPr="002A6193">
              <w:rPr>
                <w:rFonts w:eastAsia="Calibri"/>
              </w:rPr>
              <w:t>nckh</w:t>
            </w:r>
            <w:r w:rsidRPr="002A6193">
              <w:rPr>
                <w:rFonts w:eastAsia="Calibri"/>
              </w:rPr>
              <w:t>y</w:t>
            </w:r>
          </w:p>
        </w:tc>
        <w:tc>
          <w:tcPr>
            <w:tcW w:w="567" w:type="dxa"/>
            <w:vAlign w:val="bottom"/>
          </w:tcPr>
          <w:p w14:paraId="372BB28A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13 |</w:t>
            </w:r>
          </w:p>
        </w:tc>
        <w:tc>
          <w:tcPr>
            <w:tcW w:w="709" w:type="dxa"/>
          </w:tcPr>
          <w:p w14:paraId="226D36EB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72.</w:t>
            </w:r>
          </w:p>
        </w:tc>
        <w:tc>
          <w:tcPr>
            <w:tcW w:w="1559" w:type="dxa"/>
            <w:vMerge/>
          </w:tcPr>
          <w:p w14:paraId="52E0A698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F63EB2A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Adriaensse van Harling</w:t>
            </w:r>
          </w:p>
        </w:tc>
        <w:tc>
          <w:tcPr>
            <w:tcW w:w="567" w:type="dxa"/>
            <w:vAlign w:val="bottom"/>
          </w:tcPr>
          <w:p w14:paraId="07416ADA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9, 10 |</w:t>
            </w:r>
          </w:p>
        </w:tc>
      </w:tr>
      <w:tr w:rsidR="00AD7C43" w:rsidRPr="002A6193" w14:paraId="3A260905" w14:textId="77777777" w:rsidTr="0016436E">
        <w:trPr>
          <w:trHeight w:val="544"/>
        </w:trPr>
        <w:tc>
          <w:tcPr>
            <w:tcW w:w="709" w:type="dxa"/>
          </w:tcPr>
          <w:p w14:paraId="47C15459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25.</w:t>
            </w:r>
          </w:p>
        </w:tc>
        <w:tc>
          <w:tcPr>
            <w:tcW w:w="1559" w:type="dxa"/>
          </w:tcPr>
          <w:p w14:paraId="5ECDC3C1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 xml:space="preserve">arbier </w:t>
            </w:r>
          </w:p>
        </w:tc>
        <w:tc>
          <w:tcPr>
            <w:tcW w:w="1843" w:type="dxa"/>
          </w:tcPr>
          <w:p w14:paraId="16DBB2C2" w14:textId="77777777" w:rsidR="00CC72FE" w:rsidRPr="002A6193" w:rsidRDefault="005A67E6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Evert Sentis van Leeuwaerd</w:t>
            </w:r>
            <w:r w:rsidR="00783CD5" w:rsidRPr="002A6193">
              <w:rPr>
                <w:rFonts w:eastAsia="Calibri"/>
              </w:rPr>
              <w:t>en</w:t>
            </w:r>
            <w:r w:rsidR="00E54E37" w:rsidRPr="002A6193">
              <w:rPr>
                <w:rFonts w:eastAsia="Calibri"/>
              </w:rPr>
              <w:t xml:space="preserve"> </w:t>
            </w:r>
          </w:p>
        </w:tc>
        <w:tc>
          <w:tcPr>
            <w:tcW w:w="567" w:type="dxa"/>
            <w:vAlign w:val="bottom"/>
          </w:tcPr>
          <w:p w14:paraId="056588AF" w14:textId="77777777" w:rsidR="00CC72FE" w:rsidRPr="002A6193" w:rsidRDefault="00E54E37" w:rsidP="0016436E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29 |</w:t>
            </w:r>
          </w:p>
        </w:tc>
        <w:tc>
          <w:tcPr>
            <w:tcW w:w="709" w:type="dxa"/>
          </w:tcPr>
          <w:p w14:paraId="23394AA3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73.</w:t>
            </w:r>
          </w:p>
        </w:tc>
        <w:tc>
          <w:tcPr>
            <w:tcW w:w="1559" w:type="dxa"/>
            <w:vMerge/>
          </w:tcPr>
          <w:p w14:paraId="67F1175E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71A6E48" w14:textId="77777777" w:rsidR="00AD7C43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Jacob Jacobsse van Enckhuy</w:t>
            </w:r>
          </w:p>
        </w:tc>
        <w:tc>
          <w:tcPr>
            <w:tcW w:w="567" w:type="dxa"/>
            <w:vAlign w:val="bottom"/>
          </w:tcPr>
          <w:p w14:paraId="3C0580AC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42B8FD5A" w14:textId="77777777" w:rsidTr="0016436E">
        <w:trPr>
          <w:trHeight w:val="566"/>
        </w:trPr>
        <w:tc>
          <w:tcPr>
            <w:tcW w:w="709" w:type="dxa"/>
          </w:tcPr>
          <w:p w14:paraId="6034EA0B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26.</w:t>
            </w:r>
          </w:p>
        </w:tc>
        <w:tc>
          <w:tcPr>
            <w:tcW w:w="1559" w:type="dxa"/>
          </w:tcPr>
          <w:p w14:paraId="6903910B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48E04629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Jansse Swaep</w:t>
            </w:r>
          </w:p>
        </w:tc>
        <w:tc>
          <w:tcPr>
            <w:tcW w:w="567" w:type="dxa"/>
            <w:vAlign w:val="bottom"/>
          </w:tcPr>
          <w:p w14:paraId="5EF073B3" w14:textId="77777777" w:rsidR="00CC72FE" w:rsidRPr="002A6193" w:rsidRDefault="0020289A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1[1</w:t>
            </w:r>
            <w:r w:rsidR="00E54E37" w:rsidRPr="002A6193">
              <w:rPr>
                <w:rFonts w:eastAsia="Calibri"/>
              </w:rPr>
              <w:t>]</w:t>
            </w:r>
            <w:r w:rsidR="00E54E37" w:rsidRPr="002A6193">
              <w:rPr>
                <w:rFonts w:eastAsia="Calibri"/>
                <w:vertAlign w:val="superscript"/>
              </w:rPr>
              <w:footnoteReference w:id="1124"/>
            </w:r>
            <w:r w:rsidR="00E54E37" w:rsidRPr="002A6193">
              <w:rPr>
                <w:rFonts w:eastAsia="Calibri"/>
              </w:rPr>
              <w:t xml:space="preserve"> |</w:t>
            </w:r>
          </w:p>
        </w:tc>
        <w:tc>
          <w:tcPr>
            <w:tcW w:w="709" w:type="dxa"/>
          </w:tcPr>
          <w:p w14:paraId="49938DF1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74.</w:t>
            </w:r>
          </w:p>
        </w:tc>
        <w:tc>
          <w:tcPr>
            <w:tcW w:w="1559" w:type="dxa"/>
            <w:vMerge/>
          </w:tcPr>
          <w:p w14:paraId="3CB93051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77F5E22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Botte Hays van Enckhuysen</w:t>
            </w:r>
          </w:p>
        </w:tc>
        <w:tc>
          <w:tcPr>
            <w:tcW w:w="567" w:type="dxa"/>
            <w:vAlign w:val="bottom"/>
          </w:tcPr>
          <w:p w14:paraId="5C4AF57F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10, 10 | </w:t>
            </w:r>
          </w:p>
        </w:tc>
      </w:tr>
      <w:tr w:rsidR="00AD7C43" w:rsidRPr="002A6193" w14:paraId="7DA0C016" w14:textId="77777777" w:rsidTr="0016436E">
        <w:trPr>
          <w:trHeight w:val="451"/>
        </w:trPr>
        <w:tc>
          <w:tcPr>
            <w:tcW w:w="709" w:type="dxa"/>
          </w:tcPr>
          <w:p w14:paraId="4DDC34F8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27.</w:t>
            </w:r>
          </w:p>
        </w:tc>
        <w:tc>
          <w:tcPr>
            <w:tcW w:w="1559" w:type="dxa"/>
          </w:tcPr>
          <w:p w14:paraId="13E8EEAE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oco</w:t>
            </w:r>
          </w:p>
        </w:tc>
        <w:tc>
          <w:tcPr>
            <w:tcW w:w="1843" w:type="dxa"/>
          </w:tcPr>
          <w:p w14:paraId="6A1941DB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Meyenert Meynertsse Enckhuysen</w:t>
            </w:r>
          </w:p>
        </w:tc>
        <w:tc>
          <w:tcPr>
            <w:tcW w:w="567" w:type="dxa"/>
            <w:vAlign w:val="bottom"/>
          </w:tcPr>
          <w:p w14:paraId="660054AF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35BDAD85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75.</w:t>
            </w:r>
          </w:p>
        </w:tc>
        <w:tc>
          <w:tcPr>
            <w:tcW w:w="1559" w:type="dxa"/>
            <w:vMerge/>
          </w:tcPr>
          <w:p w14:paraId="48B68907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DB3B6D9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Johannes Doedisse van Staveren</w:t>
            </w:r>
          </w:p>
        </w:tc>
        <w:tc>
          <w:tcPr>
            <w:tcW w:w="567" w:type="dxa"/>
            <w:vAlign w:val="center"/>
          </w:tcPr>
          <w:p w14:paraId="127A6C7D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8 | </w:t>
            </w:r>
          </w:p>
        </w:tc>
      </w:tr>
      <w:tr w:rsidR="00AD7C43" w:rsidRPr="002A6193" w14:paraId="4A41F021" w14:textId="77777777" w:rsidTr="0016436E">
        <w:trPr>
          <w:trHeight w:val="604"/>
        </w:trPr>
        <w:tc>
          <w:tcPr>
            <w:tcW w:w="709" w:type="dxa"/>
          </w:tcPr>
          <w:p w14:paraId="1AF6138A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28.</w:t>
            </w:r>
          </w:p>
        </w:tc>
        <w:tc>
          <w:tcPr>
            <w:tcW w:w="1559" w:type="dxa"/>
          </w:tcPr>
          <w:p w14:paraId="6D585F3C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724A7349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Jacobsse van Harlinge</w:t>
            </w:r>
          </w:p>
        </w:tc>
        <w:tc>
          <w:tcPr>
            <w:tcW w:w="567" w:type="dxa"/>
            <w:vAlign w:val="bottom"/>
          </w:tcPr>
          <w:p w14:paraId="2D35A657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 |</w:t>
            </w:r>
          </w:p>
        </w:tc>
        <w:tc>
          <w:tcPr>
            <w:tcW w:w="709" w:type="dxa"/>
          </w:tcPr>
          <w:p w14:paraId="7E3B23F4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76.</w:t>
            </w:r>
          </w:p>
        </w:tc>
        <w:tc>
          <w:tcPr>
            <w:tcW w:w="1559" w:type="dxa"/>
            <w:vMerge/>
          </w:tcPr>
          <w:p w14:paraId="3DDF4B5D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A5B1536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Jansse</w:t>
            </w:r>
          </w:p>
        </w:tc>
        <w:tc>
          <w:tcPr>
            <w:tcW w:w="567" w:type="dxa"/>
            <w:vAlign w:val="bottom"/>
          </w:tcPr>
          <w:p w14:paraId="53499E12" w14:textId="77777777" w:rsidR="00AD7C43" w:rsidRPr="002A6193" w:rsidRDefault="00AD7C43" w:rsidP="00171B5B">
            <w:pPr>
              <w:jc w:val="right"/>
              <w:rPr>
                <w:rFonts w:eastAsia="Calibri"/>
              </w:rPr>
            </w:pPr>
          </w:p>
        </w:tc>
      </w:tr>
      <w:tr w:rsidR="00AD7C43" w:rsidRPr="002A6193" w14:paraId="1EAAB9AB" w14:textId="77777777" w:rsidTr="00171B5B">
        <w:trPr>
          <w:trHeight w:val="461"/>
        </w:trPr>
        <w:tc>
          <w:tcPr>
            <w:tcW w:w="709" w:type="dxa"/>
          </w:tcPr>
          <w:p w14:paraId="5EA608CA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29. </w:t>
            </w:r>
          </w:p>
        </w:tc>
        <w:tc>
          <w:tcPr>
            <w:tcW w:w="1559" w:type="dxa"/>
          </w:tcPr>
          <w:p w14:paraId="22AC0F51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20289A" w:rsidRPr="002A6193">
              <w:rPr>
                <w:rFonts w:eastAsia="Calibri"/>
              </w:rPr>
              <w:t>or</w:t>
            </w:r>
            <w:r w:rsidR="00E54E37" w:rsidRPr="002A6193">
              <w:rPr>
                <w:rFonts w:eastAsia="Calibri"/>
              </w:rPr>
              <w:t>poral</w:t>
            </w:r>
          </w:p>
        </w:tc>
        <w:tc>
          <w:tcPr>
            <w:tcW w:w="1843" w:type="dxa"/>
          </w:tcPr>
          <w:p w14:paraId="3DD4596A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Willem Adriaensse</w:t>
            </w:r>
          </w:p>
        </w:tc>
        <w:tc>
          <w:tcPr>
            <w:tcW w:w="567" w:type="dxa"/>
            <w:vAlign w:val="bottom"/>
          </w:tcPr>
          <w:p w14:paraId="1676F9D2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6D5ABD9C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77.</w:t>
            </w:r>
          </w:p>
        </w:tc>
        <w:tc>
          <w:tcPr>
            <w:tcW w:w="1559" w:type="dxa"/>
            <w:vMerge/>
          </w:tcPr>
          <w:p w14:paraId="4D28FF16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8CEBABF" w14:textId="77777777" w:rsidR="00AD7C43" w:rsidRPr="002A6193" w:rsidRDefault="00C203E1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Thys Pietersse van Leeuwaer</w:t>
            </w:r>
            <w:r w:rsidR="00E54E37" w:rsidRPr="002A6193">
              <w:rPr>
                <w:rFonts w:eastAsia="Calibri"/>
              </w:rPr>
              <w:t>d</w:t>
            </w:r>
            <w:r w:rsidR="00783CD5" w:rsidRPr="002A6193">
              <w:rPr>
                <w:rFonts w:eastAsia="Calibri"/>
              </w:rPr>
              <w:t>en</w:t>
            </w:r>
          </w:p>
        </w:tc>
        <w:tc>
          <w:tcPr>
            <w:tcW w:w="567" w:type="dxa"/>
            <w:vAlign w:val="bottom"/>
          </w:tcPr>
          <w:p w14:paraId="6DDEFD5D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0CC4D77E" w14:textId="77777777" w:rsidTr="0016436E">
        <w:trPr>
          <w:trHeight w:val="583"/>
        </w:trPr>
        <w:tc>
          <w:tcPr>
            <w:tcW w:w="709" w:type="dxa"/>
          </w:tcPr>
          <w:p w14:paraId="16A1A9B8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30.</w:t>
            </w:r>
          </w:p>
        </w:tc>
        <w:tc>
          <w:tcPr>
            <w:tcW w:w="1559" w:type="dxa"/>
          </w:tcPr>
          <w:p w14:paraId="52F8AE17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293B95AD" w14:textId="77777777" w:rsidR="00CC72FE" w:rsidRPr="002A6193" w:rsidRDefault="0020289A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Gerrit Gerritsse van Aken</w:t>
            </w:r>
            <w:r w:rsidR="00E54E37" w:rsidRPr="002A6193">
              <w:rPr>
                <w:rFonts w:eastAsia="Calibri"/>
              </w:rPr>
              <w:t xml:space="preserve"> </w:t>
            </w:r>
          </w:p>
        </w:tc>
        <w:tc>
          <w:tcPr>
            <w:tcW w:w="567" w:type="dxa"/>
            <w:vAlign w:val="bottom"/>
          </w:tcPr>
          <w:p w14:paraId="6DE9E835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13 |</w:t>
            </w:r>
          </w:p>
        </w:tc>
        <w:tc>
          <w:tcPr>
            <w:tcW w:w="709" w:type="dxa"/>
          </w:tcPr>
          <w:p w14:paraId="417E3BB4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78.</w:t>
            </w:r>
          </w:p>
        </w:tc>
        <w:tc>
          <w:tcPr>
            <w:tcW w:w="1559" w:type="dxa"/>
            <w:vMerge/>
          </w:tcPr>
          <w:p w14:paraId="22C54B5F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5E95355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Bartholomeus Jansse van Leyd</w:t>
            </w:r>
          </w:p>
        </w:tc>
        <w:tc>
          <w:tcPr>
            <w:tcW w:w="567" w:type="dxa"/>
            <w:vAlign w:val="bottom"/>
          </w:tcPr>
          <w:p w14:paraId="632E92DB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0CAB9289" w14:textId="77777777" w:rsidTr="0016436E">
        <w:trPr>
          <w:trHeight w:val="563"/>
        </w:trPr>
        <w:tc>
          <w:tcPr>
            <w:tcW w:w="709" w:type="dxa"/>
          </w:tcPr>
          <w:p w14:paraId="768BC0E1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31.</w:t>
            </w:r>
          </w:p>
        </w:tc>
        <w:tc>
          <w:tcPr>
            <w:tcW w:w="1559" w:type="dxa"/>
          </w:tcPr>
          <w:p w14:paraId="6A737C36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rovost</w:t>
            </w:r>
          </w:p>
        </w:tc>
        <w:tc>
          <w:tcPr>
            <w:tcW w:w="1843" w:type="dxa"/>
          </w:tcPr>
          <w:p w14:paraId="6B7102D9" w14:textId="77777777" w:rsidR="00CC72FE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Pieter Haertsse van E</w:t>
            </w:r>
            <w:r w:rsidR="00C01EE8" w:rsidRPr="002A6193">
              <w:rPr>
                <w:rFonts w:eastAsia="Calibri"/>
              </w:rPr>
              <w:t>nckh</w:t>
            </w:r>
            <w:r w:rsidRPr="002A6193">
              <w:rPr>
                <w:rFonts w:eastAsia="Calibri"/>
              </w:rPr>
              <w:t>y</w:t>
            </w:r>
          </w:p>
        </w:tc>
        <w:tc>
          <w:tcPr>
            <w:tcW w:w="567" w:type="dxa"/>
            <w:vAlign w:val="bottom"/>
          </w:tcPr>
          <w:p w14:paraId="698739DD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16 |</w:t>
            </w:r>
          </w:p>
        </w:tc>
        <w:tc>
          <w:tcPr>
            <w:tcW w:w="709" w:type="dxa"/>
          </w:tcPr>
          <w:p w14:paraId="03C3B705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79.</w:t>
            </w:r>
          </w:p>
        </w:tc>
        <w:tc>
          <w:tcPr>
            <w:tcW w:w="1559" w:type="dxa"/>
            <w:vMerge/>
          </w:tcPr>
          <w:p w14:paraId="0650E53B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876B490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Maerten Luytgissen Kuynd</w:t>
            </w:r>
          </w:p>
        </w:tc>
        <w:tc>
          <w:tcPr>
            <w:tcW w:w="567" w:type="dxa"/>
            <w:vAlign w:val="bottom"/>
          </w:tcPr>
          <w:p w14:paraId="2CF9F7FE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74A8ED4D" w14:textId="77777777" w:rsidTr="0016436E">
        <w:trPr>
          <w:trHeight w:val="873"/>
        </w:trPr>
        <w:tc>
          <w:tcPr>
            <w:tcW w:w="709" w:type="dxa"/>
          </w:tcPr>
          <w:p w14:paraId="2D213B48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32.</w:t>
            </w:r>
          </w:p>
        </w:tc>
        <w:tc>
          <w:tcPr>
            <w:tcW w:w="1559" w:type="dxa"/>
            <w:vMerge w:val="restart"/>
          </w:tcPr>
          <w:p w14:paraId="6EEC04C2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q</w:t>
            </w:r>
            <w:r w:rsidR="00E54E37" w:rsidRPr="002A6193">
              <w:rPr>
                <w:rFonts w:eastAsia="Calibri"/>
              </w:rPr>
              <w:t>uartiermastri | et velaro</w:t>
            </w:r>
          </w:p>
        </w:tc>
        <w:tc>
          <w:tcPr>
            <w:tcW w:w="1843" w:type="dxa"/>
          </w:tcPr>
          <w:p w14:paraId="6F7F6AE1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Heyndrick Stevens Enckhuysen</w:t>
            </w:r>
          </w:p>
        </w:tc>
        <w:tc>
          <w:tcPr>
            <w:tcW w:w="567" w:type="dxa"/>
            <w:vAlign w:val="bottom"/>
          </w:tcPr>
          <w:p w14:paraId="063422DE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19 |</w:t>
            </w:r>
          </w:p>
        </w:tc>
        <w:tc>
          <w:tcPr>
            <w:tcW w:w="709" w:type="dxa"/>
          </w:tcPr>
          <w:p w14:paraId="192A4C22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80.</w:t>
            </w:r>
          </w:p>
        </w:tc>
        <w:tc>
          <w:tcPr>
            <w:tcW w:w="1559" w:type="dxa"/>
            <w:vMerge/>
          </w:tcPr>
          <w:p w14:paraId="06B771A6" w14:textId="77777777" w:rsidR="00AD7C43" w:rsidRPr="002A6193" w:rsidRDefault="00AD7C43" w:rsidP="00171B5B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468F90BF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Bouwen Ebbessen</w:t>
            </w:r>
          </w:p>
        </w:tc>
        <w:tc>
          <w:tcPr>
            <w:tcW w:w="567" w:type="dxa"/>
          </w:tcPr>
          <w:p w14:paraId="0CB0C602" w14:textId="77777777" w:rsidR="00AD7C43" w:rsidRPr="002A6193" w:rsidRDefault="00E54E37" w:rsidP="0016436E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9, 10 |</w:t>
            </w:r>
          </w:p>
        </w:tc>
      </w:tr>
      <w:tr w:rsidR="00AD7C43" w:rsidRPr="002A6193" w14:paraId="51174835" w14:textId="77777777" w:rsidTr="0016436E">
        <w:trPr>
          <w:trHeight w:val="451"/>
        </w:trPr>
        <w:tc>
          <w:tcPr>
            <w:tcW w:w="709" w:type="dxa"/>
          </w:tcPr>
          <w:p w14:paraId="0FA4941E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33.</w:t>
            </w:r>
          </w:p>
        </w:tc>
        <w:tc>
          <w:tcPr>
            <w:tcW w:w="1559" w:type="dxa"/>
            <w:vMerge/>
          </w:tcPr>
          <w:p w14:paraId="37D3012A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34E07FED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Claes Jansse</w:t>
            </w:r>
          </w:p>
        </w:tc>
        <w:tc>
          <w:tcPr>
            <w:tcW w:w="567" w:type="dxa"/>
          </w:tcPr>
          <w:p w14:paraId="23986E82" w14:textId="77777777" w:rsidR="00CC72FE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29D428AD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81.</w:t>
            </w:r>
          </w:p>
        </w:tc>
        <w:tc>
          <w:tcPr>
            <w:tcW w:w="1559" w:type="dxa"/>
            <w:vMerge w:val="restart"/>
          </w:tcPr>
          <w:p w14:paraId="4B293835" w14:textId="77777777" w:rsidR="00AD7C43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 xml:space="preserve">oldati </w:t>
            </w:r>
          </w:p>
        </w:tc>
        <w:tc>
          <w:tcPr>
            <w:tcW w:w="2126" w:type="dxa"/>
          </w:tcPr>
          <w:p w14:paraId="075E2E69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Bastiaen Slemelck trombetto</w:t>
            </w:r>
          </w:p>
        </w:tc>
        <w:tc>
          <w:tcPr>
            <w:tcW w:w="567" w:type="dxa"/>
            <w:vAlign w:val="bottom"/>
          </w:tcPr>
          <w:p w14:paraId="43272DDD" w14:textId="77777777" w:rsidR="00AD7C43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</w:tr>
      <w:tr w:rsidR="00AD7C43" w:rsidRPr="002A6193" w14:paraId="67E2C4AC" w14:textId="77777777" w:rsidTr="00171B5B">
        <w:trPr>
          <w:trHeight w:val="461"/>
        </w:trPr>
        <w:tc>
          <w:tcPr>
            <w:tcW w:w="709" w:type="dxa"/>
          </w:tcPr>
          <w:p w14:paraId="0539F9B1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34.</w:t>
            </w:r>
          </w:p>
        </w:tc>
        <w:tc>
          <w:tcPr>
            <w:tcW w:w="1559" w:type="dxa"/>
            <w:vMerge/>
          </w:tcPr>
          <w:p w14:paraId="1C2CA603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7E98918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Alert Claesse van Enckhuysen</w:t>
            </w:r>
          </w:p>
        </w:tc>
        <w:tc>
          <w:tcPr>
            <w:tcW w:w="567" w:type="dxa"/>
            <w:vAlign w:val="bottom"/>
          </w:tcPr>
          <w:p w14:paraId="553D4CE9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2BBC75C4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82.</w:t>
            </w:r>
          </w:p>
        </w:tc>
        <w:tc>
          <w:tcPr>
            <w:tcW w:w="1559" w:type="dxa"/>
            <w:vMerge/>
          </w:tcPr>
          <w:p w14:paraId="77FEA1FD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E99532E" w14:textId="77777777" w:rsidR="00AD7C43" w:rsidRPr="002A6193" w:rsidRDefault="00BC72D2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Wolte Lers s</w:t>
            </w:r>
            <w:r w:rsidR="00E54E37" w:rsidRPr="002A6193">
              <w:rPr>
                <w:rFonts w:eastAsia="Calibri"/>
              </w:rPr>
              <w:t>chotsman</w:t>
            </w:r>
          </w:p>
        </w:tc>
        <w:tc>
          <w:tcPr>
            <w:tcW w:w="567" w:type="dxa"/>
            <w:vAlign w:val="bottom"/>
          </w:tcPr>
          <w:p w14:paraId="5B18F7AE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39014F98" w14:textId="77777777" w:rsidTr="00BC72D2">
        <w:trPr>
          <w:trHeight w:val="451"/>
        </w:trPr>
        <w:tc>
          <w:tcPr>
            <w:tcW w:w="709" w:type="dxa"/>
          </w:tcPr>
          <w:p w14:paraId="019FDAFF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35.</w:t>
            </w:r>
          </w:p>
        </w:tc>
        <w:tc>
          <w:tcPr>
            <w:tcW w:w="1559" w:type="dxa"/>
            <w:vMerge/>
          </w:tcPr>
          <w:p w14:paraId="6CA11A50" w14:textId="77777777" w:rsidR="00CC72FE" w:rsidRPr="002A6193" w:rsidRDefault="00CC72FE" w:rsidP="00171B5B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7B7B594F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Martssen van Monick</w:t>
            </w:r>
            <w:r w:rsidR="000B1B18" w:rsidRPr="002A6193">
              <w:rPr>
                <w:rFonts w:eastAsia="Calibri"/>
              </w:rPr>
              <w:t>en</w:t>
            </w:r>
            <w:r w:rsidRPr="002A6193">
              <w:rPr>
                <w:rFonts w:eastAsia="Calibri"/>
              </w:rPr>
              <w:t>d</w:t>
            </w:r>
            <w:r w:rsidR="000B1B18" w:rsidRPr="002A6193">
              <w:rPr>
                <w:rFonts w:eastAsia="Calibri"/>
              </w:rPr>
              <w:t>am</w:t>
            </w:r>
          </w:p>
        </w:tc>
        <w:tc>
          <w:tcPr>
            <w:tcW w:w="567" w:type="dxa"/>
            <w:vAlign w:val="bottom"/>
          </w:tcPr>
          <w:p w14:paraId="461E26CE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0DC39776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83.</w:t>
            </w:r>
          </w:p>
        </w:tc>
        <w:tc>
          <w:tcPr>
            <w:tcW w:w="1559" w:type="dxa"/>
            <w:vMerge/>
          </w:tcPr>
          <w:p w14:paraId="23964F8D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876AB37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Maerten Lanimertsse Delft</w:t>
            </w:r>
          </w:p>
        </w:tc>
        <w:tc>
          <w:tcPr>
            <w:tcW w:w="567" w:type="dxa"/>
            <w:vAlign w:val="center"/>
          </w:tcPr>
          <w:p w14:paraId="5B933266" w14:textId="77777777" w:rsidR="00AD7C43" w:rsidRPr="002A6193" w:rsidRDefault="00E54E37" w:rsidP="00BC72D2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1D8AD5E3" w14:textId="77777777" w:rsidTr="0016436E">
        <w:trPr>
          <w:trHeight w:val="461"/>
        </w:trPr>
        <w:tc>
          <w:tcPr>
            <w:tcW w:w="709" w:type="dxa"/>
          </w:tcPr>
          <w:p w14:paraId="02573A36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36.</w:t>
            </w:r>
          </w:p>
        </w:tc>
        <w:tc>
          <w:tcPr>
            <w:tcW w:w="1559" w:type="dxa"/>
            <w:vMerge w:val="restart"/>
          </w:tcPr>
          <w:p w14:paraId="6760E1BD" w14:textId="77777777" w:rsidR="00CC72FE" w:rsidRPr="002A6193" w:rsidRDefault="005F16CC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>ombardieri</w:t>
            </w:r>
          </w:p>
        </w:tc>
        <w:tc>
          <w:tcPr>
            <w:tcW w:w="1843" w:type="dxa"/>
          </w:tcPr>
          <w:p w14:paraId="0AC0EB61" w14:textId="77777777" w:rsidR="00CC72FE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Pieter Huychssen van Enck</w:t>
            </w:r>
          </w:p>
        </w:tc>
        <w:tc>
          <w:tcPr>
            <w:tcW w:w="567" w:type="dxa"/>
            <w:vAlign w:val="bottom"/>
          </w:tcPr>
          <w:p w14:paraId="261298F2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10, 10 | </w:t>
            </w:r>
          </w:p>
        </w:tc>
        <w:tc>
          <w:tcPr>
            <w:tcW w:w="709" w:type="dxa"/>
          </w:tcPr>
          <w:p w14:paraId="328231F0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84.</w:t>
            </w:r>
          </w:p>
        </w:tc>
        <w:tc>
          <w:tcPr>
            <w:tcW w:w="1559" w:type="dxa"/>
            <w:vMerge/>
          </w:tcPr>
          <w:p w14:paraId="47C29C9A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FFEA6AD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Oloff Dirick Enckhuysen</w:t>
            </w:r>
          </w:p>
        </w:tc>
        <w:tc>
          <w:tcPr>
            <w:tcW w:w="567" w:type="dxa"/>
          </w:tcPr>
          <w:p w14:paraId="374CEF73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AD7C43" w:rsidRPr="002A6193" w14:paraId="2ECBAB13" w14:textId="77777777" w:rsidTr="00171B5B">
        <w:trPr>
          <w:trHeight w:val="451"/>
        </w:trPr>
        <w:tc>
          <w:tcPr>
            <w:tcW w:w="709" w:type="dxa"/>
          </w:tcPr>
          <w:p w14:paraId="723C2766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37.</w:t>
            </w:r>
          </w:p>
        </w:tc>
        <w:tc>
          <w:tcPr>
            <w:tcW w:w="1559" w:type="dxa"/>
            <w:vMerge/>
          </w:tcPr>
          <w:p w14:paraId="08C06E44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952E411" w14:textId="77777777" w:rsidR="00CC72FE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Juriaen Pietersse van Enck</w:t>
            </w:r>
          </w:p>
        </w:tc>
        <w:tc>
          <w:tcPr>
            <w:tcW w:w="567" w:type="dxa"/>
            <w:vAlign w:val="bottom"/>
          </w:tcPr>
          <w:p w14:paraId="5C04574F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2D966A8F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85.</w:t>
            </w:r>
          </w:p>
        </w:tc>
        <w:tc>
          <w:tcPr>
            <w:tcW w:w="1559" w:type="dxa"/>
            <w:vMerge/>
          </w:tcPr>
          <w:p w14:paraId="7E82C943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A6FFCF5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Michielssen van Leyden</w:t>
            </w:r>
          </w:p>
        </w:tc>
        <w:tc>
          <w:tcPr>
            <w:tcW w:w="567" w:type="dxa"/>
            <w:vAlign w:val="bottom"/>
          </w:tcPr>
          <w:p w14:paraId="35483951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7, 10 |</w:t>
            </w:r>
          </w:p>
        </w:tc>
      </w:tr>
      <w:tr w:rsidR="00AD7C43" w:rsidRPr="002A6193" w14:paraId="06EC1251" w14:textId="77777777" w:rsidTr="0016436E">
        <w:trPr>
          <w:trHeight w:val="451"/>
        </w:trPr>
        <w:tc>
          <w:tcPr>
            <w:tcW w:w="709" w:type="dxa"/>
          </w:tcPr>
          <w:p w14:paraId="566EB8CA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38.</w:t>
            </w:r>
          </w:p>
        </w:tc>
        <w:tc>
          <w:tcPr>
            <w:tcW w:w="1559" w:type="dxa"/>
            <w:vMerge/>
          </w:tcPr>
          <w:p w14:paraId="70B402C2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4DAC376" w14:textId="77777777" w:rsidR="00CC72FE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Tonis Thomissen van Enckh</w:t>
            </w:r>
          </w:p>
        </w:tc>
        <w:tc>
          <w:tcPr>
            <w:tcW w:w="567" w:type="dxa"/>
            <w:vAlign w:val="bottom"/>
          </w:tcPr>
          <w:p w14:paraId="178970CB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0EB8D6F1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86.</w:t>
            </w:r>
          </w:p>
        </w:tc>
        <w:tc>
          <w:tcPr>
            <w:tcW w:w="1559" w:type="dxa"/>
            <w:vMerge/>
          </w:tcPr>
          <w:p w14:paraId="641AA20E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CC7F05D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Heyndrick Bochaes Malmerdic</w:t>
            </w:r>
          </w:p>
        </w:tc>
        <w:tc>
          <w:tcPr>
            <w:tcW w:w="567" w:type="dxa"/>
            <w:vAlign w:val="center"/>
          </w:tcPr>
          <w:p w14:paraId="4D5D1499" w14:textId="77777777" w:rsidR="00AD7C43" w:rsidRPr="002A6193" w:rsidRDefault="00E54E37" w:rsidP="0016436E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33C98426" w14:textId="77777777" w:rsidTr="00171B5B">
        <w:trPr>
          <w:trHeight w:val="461"/>
        </w:trPr>
        <w:tc>
          <w:tcPr>
            <w:tcW w:w="709" w:type="dxa"/>
          </w:tcPr>
          <w:p w14:paraId="29877403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39.</w:t>
            </w:r>
          </w:p>
        </w:tc>
        <w:tc>
          <w:tcPr>
            <w:tcW w:w="1559" w:type="dxa"/>
            <w:vMerge/>
          </w:tcPr>
          <w:p w14:paraId="4C7A4E9C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B26A75E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Jansse van Hamburch</w:t>
            </w:r>
          </w:p>
        </w:tc>
        <w:tc>
          <w:tcPr>
            <w:tcW w:w="567" w:type="dxa"/>
            <w:vAlign w:val="bottom"/>
          </w:tcPr>
          <w:p w14:paraId="64EF7BD1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526DE361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87.</w:t>
            </w:r>
          </w:p>
        </w:tc>
        <w:tc>
          <w:tcPr>
            <w:tcW w:w="1559" w:type="dxa"/>
            <w:vMerge/>
          </w:tcPr>
          <w:p w14:paraId="5CB8F400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E759631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Harckssen van Ditmars</w:t>
            </w:r>
          </w:p>
        </w:tc>
        <w:tc>
          <w:tcPr>
            <w:tcW w:w="567" w:type="dxa"/>
            <w:vAlign w:val="bottom"/>
          </w:tcPr>
          <w:p w14:paraId="400FA8BF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78D5E6B7" w14:textId="77777777" w:rsidTr="00171B5B">
        <w:trPr>
          <w:trHeight w:val="451"/>
        </w:trPr>
        <w:tc>
          <w:tcPr>
            <w:tcW w:w="709" w:type="dxa"/>
          </w:tcPr>
          <w:p w14:paraId="54DF7AB3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40.</w:t>
            </w:r>
          </w:p>
        </w:tc>
        <w:tc>
          <w:tcPr>
            <w:tcW w:w="1559" w:type="dxa"/>
            <w:vMerge/>
          </w:tcPr>
          <w:p w14:paraId="1C72F727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18049A5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Heyndrick Jariaensse</w:t>
            </w:r>
          </w:p>
        </w:tc>
        <w:tc>
          <w:tcPr>
            <w:tcW w:w="567" w:type="dxa"/>
            <w:vAlign w:val="bottom"/>
          </w:tcPr>
          <w:p w14:paraId="3195F471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60CF610D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88.</w:t>
            </w:r>
          </w:p>
        </w:tc>
        <w:tc>
          <w:tcPr>
            <w:tcW w:w="1559" w:type="dxa"/>
            <w:vMerge/>
          </w:tcPr>
          <w:p w14:paraId="0ECB1870" w14:textId="77777777" w:rsidR="00AD7C43" w:rsidRPr="002A6193" w:rsidRDefault="00AD7C43" w:rsidP="00171B5B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20754147" w14:textId="77777777" w:rsidR="00AD7C43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Jansse van Masctricht</w:t>
            </w:r>
          </w:p>
        </w:tc>
        <w:tc>
          <w:tcPr>
            <w:tcW w:w="567" w:type="dxa"/>
            <w:vAlign w:val="bottom"/>
          </w:tcPr>
          <w:p w14:paraId="4D560A4C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AD7C43" w:rsidRPr="002A6193" w14:paraId="57C1DEDD" w14:textId="77777777" w:rsidTr="00171B5B">
        <w:trPr>
          <w:trHeight w:val="461"/>
        </w:trPr>
        <w:tc>
          <w:tcPr>
            <w:tcW w:w="709" w:type="dxa"/>
          </w:tcPr>
          <w:p w14:paraId="4100E3E8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41.</w:t>
            </w:r>
          </w:p>
        </w:tc>
        <w:tc>
          <w:tcPr>
            <w:tcW w:w="1559" w:type="dxa"/>
            <w:vMerge/>
          </w:tcPr>
          <w:p w14:paraId="5A3404A3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8A2B463" w14:textId="77777777" w:rsidR="00CC72FE" w:rsidRPr="002A6193" w:rsidRDefault="000D41D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Frans</w:t>
            </w:r>
            <w:r w:rsidR="00E54E37" w:rsidRPr="002A6193">
              <w:rPr>
                <w:rFonts w:eastAsia="Calibri"/>
              </w:rPr>
              <w:t xml:space="preserve"> Fransse van Enckh</w:t>
            </w:r>
          </w:p>
        </w:tc>
        <w:tc>
          <w:tcPr>
            <w:tcW w:w="567" w:type="dxa"/>
            <w:vAlign w:val="bottom"/>
          </w:tcPr>
          <w:p w14:paraId="34EF0545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50A9F099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227FF0D4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146C74A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3358264B" w14:textId="77777777" w:rsidR="00AD7C43" w:rsidRPr="002A6193" w:rsidRDefault="00AD7C43" w:rsidP="00171B5B">
            <w:pPr>
              <w:jc w:val="right"/>
              <w:rPr>
                <w:rFonts w:eastAsia="Calibri"/>
              </w:rPr>
            </w:pPr>
          </w:p>
        </w:tc>
      </w:tr>
      <w:tr w:rsidR="00AD7C43" w:rsidRPr="002A6193" w14:paraId="5E6537DD" w14:textId="77777777" w:rsidTr="0016436E">
        <w:trPr>
          <w:trHeight w:val="562"/>
        </w:trPr>
        <w:tc>
          <w:tcPr>
            <w:tcW w:w="709" w:type="dxa"/>
          </w:tcPr>
          <w:p w14:paraId="438FB966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42.</w:t>
            </w:r>
          </w:p>
        </w:tc>
        <w:tc>
          <w:tcPr>
            <w:tcW w:w="1559" w:type="dxa"/>
            <w:vMerge/>
          </w:tcPr>
          <w:p w14:paraId="7BC85438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F53E433" w14:textId="77777777" w:rsidR="00CC72FE" w:rsidRPr="002A6193" w:rsidRDefault="000D41D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Laurens Jelissen van Fran</w:t>
            </w:r>
            <w:r w:rsidR="00E54E37" w:rsidRPr="002A6193">
              <w:rPr>
                <w:rFonts w:eastAsia="Calibri"/>
              </w:rPr>
              <w:t>ker</w:t>
            </w:r>
          </w:p>
        </w:tc>
        <w:tc>
          <w:tcPr>
            <w:tcW w:w="567" w:type="dxa"/>
            <w:vAlign w:val="bottom"/>
          </w:tcPr>
          <w:p w14:paraId="60665C1B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51E86102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5ADE6477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0C101CC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276EBD69" w14:textId="77777777" w:rsidR="00AD7C43" w:rsidRPr="002A6193" w:rsidRDefault="00AD7C43" w:rsidP="00171B5B">
            <w:pPr>
              <w:jc w:val="right"/>
              <w:rPr>
                <w:rFonts w:eastAsia="Calibri"/>
              </w:rPr>
            </w:pPr>
          </w:p>
        </w:tc>
      </w:tr>
      <w:tr w:rsidR="00AD7C43" w:rsidRPr="002A6193" w14:paraId="1BACA513" w14:textId="77777777" w:rsidTr="0016436E">
        <w:trPr>
          <w:trHeight w:val="570"/>
        </w:trPr>
        <w:tc>
          <w:tcPr>
            <w:tcW w:w="709" w:type="dxa"/>
          </w:tcPr>
          <w:p w14:paraId="6C1D0781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43.</w:t>
            </w:r>
          </w:p>
        </w:tc>
        <w:tc>
          <w:tcPr>
            <w:tcW w:w="1559" w:type="dxa"/>
            <w:vMerge/>
          </w:tcPr>
          <w:p w14:paraId="30B5C11F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7BE9369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Lieuve Willems van Harling</w:t>
            </w:r>
          </w:p>
        </w:tc>
        <w:tc>
          <w:tcPr>
            <w:tcW w:w="567" w:type="dxa"/>
            <w:vAlign w:val="bottom"/>
          </w:tcPr>
          <w:p w14:paraId="7529F21E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653A53F8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09B440AA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3217EFD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1711A9D2" w14:textId="77777777" w:rsidR="00AD7C43" w:rsidRPr="002A6193" w:rsidRDefault="00AD7C43" w:rsidP="00171B5B">
            <w:pPr>
              <w:jc w:val="right"/>
              <w:rPr>
                <w:rFonts w:eastAsia="Calibri"/>
              </w:rPr>
            </w:pPr>
          </w:p>
        </w:tc>
      </w:tr>
      <w:tr w:rsidR="00AD7C43" w:rsidRPr="002A6193" w14:paraId="0C6ED938" w14:textId="77777777" w:rsidTr="00171B5B">
        <w:trPr>
          <w:trHeight w:val="863"/>
        </w:trPr>
        <w:tc>
          <w:tcPr>
            <w:tcW w:w="709" w:type="dxa"/>
          </w:tcPr>
          <w:p w14:paraId="49457DD4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44.</w:t>
            </w:r>
          </w:p>
        </w:tc>
        <w:tc>
          <w:tcPr>
            <w:tcW w:w="1559" w:type="dxa"/>
            <w:vMerge/>
          </w:tcPr>
          <w:p w14:paraId="09F90323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30FA1661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Volckert Ryckerts van Amelt</w:t>
            </w:r>
          </w:p>
        </w:tc>
        <w:tc>
          <w:tcPr>
            <w:tcW w:w="567" w:type="dxa"/>
            <w:vAlign w:val="bottom"/>
          </w:tcPr>
          <w:p w14:paraId="053957B7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10, 10 |</w:t>
            </w:r>
          </w:p>
        </w:tc>
        <w:tc>
          <w:tcPr>
            <w:tcW w:w="709" w:type="dxa"/>
          </w:tcPr>
          <w:p w14:paraId="03E6BE1B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4617D53E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B5C97A6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4A3272E7" w14:textId="77777777" w:rsidR="00AD7C43" w:rsidRPr="002A6193" w:rsidRDefault="00AD7C43" w:rsidP="00171B5B">
            <w:pPr>
              <w:jc w:val="right"/>
              <w:rPr>
                <w:rFonts w:eastAsia="Calibri"/>
              </w:rPr>
            </w:pPr>
          </w:p>
        </w:tc>
      </w:tr>
      <w:tr w:rsidR="00AD7C43" w:rsidRPr="002A6193" w14:paraId="5542B234" w14:textId="77777777" w:rsidTr="00171B5B">
        <w:trPr>
          <w:trHeight w:val="529"/>
        </w:trPr>
        <w:tc>
          <w:tcPr>
            <w:tcW w:w="709" w:type="dxa"/>
          </w:tcPr>
          <w:p w14:paraId="138FEFE5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45.</w:t>
            </w:r>
          </w:p>
        </w:tc>
        <w:tc>
          <w:tcPr>
            <w:tcW w:w="1559" w:type="dxa"/>
            <w:vMerge/>
          </w:tcPr>
          <w:p w14:paraId="13F2E0A9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7A17D46" w14:textId="77777777" w:rsidR="00CC72FE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Thonis Cornellissen </w:t>
            </w:r>
          </w:p>
        </w:tc>
        <w:tc>
          <w:tcPr>
            <w:tcW w:w="567" w:type="dxa"/>
            <w:vAlign w:val="bottom"/>
          </w:tcPr>
          <w:p w14:paraId="394FC404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441FA246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0CA12296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CB88F17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6F561A7A" w14:textId="77777777" w:rsidR="00AD7C43" w:rsidRPr="002A6193" w:rsidRDefault="00AD7C43" w:rsidP="00171B5B">
            <w:pPr>
              <w:jc w:val="right"/>
              <w:rPr>
                <w:rFonts w:eastAsia="Calibri"/>
              </w:rPr>
            </w:pPr>
          </w:p>
        </w:tc>
      </w:tr>
      <w:tr w:rsidR="00AD7C43" w:rsidRPr="002A6193" w14:paraId="097315EE" w14:textId="77777777" w:rsidTr="00171B5B">
        <w:trPr>
          <w:trHeight w:val="529"/>
        </w:trPr>
        <w:tc>
          <w:tcPr>
            <w:tcW w:w="709" w:type="dxa"/>
          </w:tcPr>
          <w:p w14:paraId="7ABB66B4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1559" w:type="dxa"/>
            <w:vMerge/>
          </w:tcPr>
          <w:p w14:paraId="0260043A" w14:textId="77777777" w:rsidR="00AD7C43" w:rsidRPr="002A6193" w:rsidRDefault="00AD7C43" w:rsidP="00171B5B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388EC9DC" w14:textId="77777777" w:rsidR="00AD7C43" w:rsidRPr="002A6193" w:rsidRDefault="00E54E37" w:rsidP="00171B5B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Jacob Cornelis van Broeckert</w:t>
            </w:r>
          </w:p>
        </w:tc>
        <w:tc>
          <w:tcPr>
            <w:tcW w:w="567" w:type="dxa"/>
            <w:vAlign w:val="bottom"/>
          </w:tcPr>
          <w:p w14:paraId="58E2DDE1" w14:textId="77777777" w:rsidR="00AD7C43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11 |</w:t>
            </w:r>
          </w:p>
        </w:tc>
        <w:tc>
          <w:tcPr>
            <w:tcW w:w="709" w:type="dxa"/>
          </w:tcPr>
          <w:p w14:paraId="1266F33B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128DE6E4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8DF851A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62023333" w14:textId="77777777" w:rsidR="00AD7C43" w:rsidRPr="002A6193" w:rsidRDefault="00AD7C43" w:rsidP="00171B5B">
            <w:pPr>
              <w:jc w:val="right"/>
              <w:rPr>
                <w:rFonts w:eastAsia="Calibri"/>
              </w:rPr>
            </w:pPr>
          </w:p>
        </w:tc>
      </w:tr>
      <w:tr w:rsidR="00AD7C43" w:rsidRPr="002A6193" w14:paraId="79324512" w14:textId="77777777" w:rsidTr="0016436E">
        <w:trPr>
          <w:trHeight w:val="579"/>
        </w:trPr>
        <w:tc>
          <w:tcPr>
            <w:tcW w:w="709" w:type="dxa"/>
          </w:tcPr>
          <w:p w14:paraId="1F1CFC3E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46.</w:t>
            </w:r>
          </w:p>
        </w:tc>
        <w:tc>
          <w:tcPr>
            <w:tcW w:w="1559" w:type="dxa"/>
            <w:vMerge/>
          </w:tcPr>
          <w:p w14:paraId="36059384" w14:textId="77777777" w:rsidR="00CC72FE" w:rsidRPr="002A6193" w:rsidRDefault="00CC72FE" w:rsidP="00171B5B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EF90340" w14:textId="77777777" w:rsidR="00CC72FE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Alberts van Enck</w:t>
            </w:r>
          </w:p>
        </w:tc>
        <w:tc>
          <w:tcPr>
            <w:tcW w:w="567" w:type="dxa"/>
            <w:vAlign w:val="bottom"/>
          </w:tcPr>
          <w:p w14:paraId="01FE6EFE" w14:textId="77777777" w:rsidR="00CC72FE" w:rsidRPr="002A6193" w:rsidRDefault="00E54E37" w:rsidP="00171B5B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11 |</w:t>
            </w:r>
          </w:p>
        </w:tc>
        <w:tc>
          <w:tcPr>
            <w:tcW w:w="709" w:type="dxa"/>
          </w:tcPr>
          <w:p w14:paraId="18F4B75B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7F2AD08F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88FFF21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373B4E29" w14:textId="77777777" w:rsidR="00AD7C43" w:rsidRPr="002A6193" w:rsidRDefault="00AD7C43" w:rsidP="00171B5B">
            <w:pPr>
              <w:jc w:val="right"/>
              <w:rPr>
                <w:rFonts w:eastAsia="Calibri"/>
              </w:rPr>
            </w:pPr>
          </w:p>
        </w:tc>
      </w:tr>
      <w:tr w:rsidR="00AD7C43" w:rsidRPr="002A6193" w14:paraId="59A0399B" w14:textId="77777777" w:rsidTr="00171B5B">
        <w:trPr>
          <w:trHeight w:val="561"/>
        </w:trPr>
        <w:tc>
          <w:tcPr>
            <w:tcW w:w="709" w:type="dxa"/>
          </w:tcPr>
          <w:p w14:paraId="1890BD00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47.</w:t>
            </w:r>
          </w:p>
        </w:tc>
        <w:tc>
          <w:tcPr>
            <w:tcW w:w="1559" w:type="dxa"/>
            <w:vMerge/>
          </w:tcPr>
          <w:p w14:paraId="03AF6D6A" w14:textId="77777777" w:rsidR="00CC72FE" w:rsidRPr="002A6193" w:rsidRDefault="00CC72FE" w:rsidP="00171B5B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7C0528C3" w14:textId="77777777" w:rsidR="00CC72FE" w:rsidRPr="002A6193" w:rsidRDefault="00E54E37" w:rsidP="00171B5B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Maerten Frederick Franik</w:t>
            </w:r>
          </w:p>
        </w:tc>
        <w:tc>
          <w:tcPr>
            <w:tcW w:w="567" w:type="dxa"/>
            <w:vAlign w:val="bottom"/>
          </w:tcPr>
          <w:p w14:paraId="6CF9B5F3" w14:textId="77777777" w:rsidR="00CC72FE" w:rsidRPr="002A6193" w:rsidRDefault="00E54E37" w:rsidP="00171B5B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12 |</w:t>
            </w:r>
          </w:p>
        </w:tc>
        <w:tc>
          <w:tcPr>
            <w:tcW w:w="709" w:type="dxa"/>
          </w:tcPr>
          <w:p w14:paraId="42C627E2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46F4E5A3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C1A8491" w14:textId="77777777" w:rsidR="00AD7C43" w:rsidRPr="002A6193" w:rsidRDefault="00AD7C43" w:rsidP="00171B5B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605C8D29" w14:textId="77777777" w:rsidR="00AD7C43" w:rsidRPr="002A6193" w:rsidRDefault="00AD7C43" w:rsidP="00171B5B">
            <w:pPr>
              <w:jc w:val="right"/>
              <w:rPr>
                <w:rFonts w:eastAsia="Calibri"/>
              </w:rPr>
            </w:pPr>
          </w:p>
        </w:tc>
      </w:tr>
    </w:tbl>
    <w:p w14:paraId="72CED5BC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>/ 307v /</w:t>
      </w:r>
    </w:p>
    <w:tbl>
      <w:tblPr>
        <w:tblStyle w:val="Grigliatabella6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1559"/>
        <w:gridCol w:w="1843"/>
        <w:gridCol w:w="567"/>
        <w:gridCol w:w="709"/>
        <w:gridCol w:w="1559"/>
        <w:gridCol w:w="2126"/>
        <w:gridCol w:w="567"/>
      </w:tblGrid>
      <w:tr w:rsidR="00AD7C43" w:rsidRPr="002A6193" w14:paraId="1A04B173" w14:textId="77777777" w:rsidTr="008D5DD8">
        <w:trPr>
          <w:trHeight w:val="451"/>
        </w:trPr>
        <w:tc>
          <w:tcPr>
            <w:tcW w:w="709" w:type="dxa"/>
          </w:tcPr>
          <w:p w14:paraId="03EA72C1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89.</w:t>
            </w:r>
          </w:p>
        </w:tc>
        <w:tc>
          <w:tcPr>
            <w:tcW w:w="1559" w:type="dxa"/>
            <w:vMerge w:val="restart"/>
          </w:tcPr>
          <w:p w14:paraId="5441077D" w14:textId="77777777" w:rsidR="00CC72FE" w:rsidRPr="002A6193" w:rsidRDefault="00CC72FE" w:rsidP="008D5DD8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5DC93B26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Hacke Jetggis van Franiker</w:t>
            </w:r>
          </w:p>
        </w:tc>
        <w:tc>
          <w:tcPr>
            <w:tcW w:w="567" w:type="dxa"/>
            <w:vAlign w:val="bottom"/>
          </w:tcPr>
          <w:p w14:paraId="0BEEFA7F" w14:textId="77777777" w:rsidR="00CC72FE" w:rsidRPr="002A6193" w:rsidRDefault="00E54E37" w:rsidP="008D5D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6A0C9DDF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101</w:t>
            </w:r>
            <w:r w:rsidRPr="002A6193">
              <w:rPr>
                <w:rFonts w:eastAsia="Calibri"/>
                <w:vertAlign w:val="superscript"/>
              </w:rPr>
              <w:footnoteReference w:id="1125"/>
            </w:r>
            <w:r w:rsidRPr="002A6193">
              <w:rPr>
                <w:rFonts w:eastAsia="Calibri"/>
              </w:rPr>
              <w:t>.</w:t>
            </w:r>
          </w:p>
        </w:tc>
        <w:tc>
          <w:tcPr>
            <w:tcW w:w="1559" w:type="dxa"/>
          </w:tcPr>
          <w:p w14:paraId="011155A6" w14:textId="77777777" w:rsidR="00AD7C43" w:rsidRPr="002A6193" w:rsidRDefault="00AD7C43" w:rsidP="008D5DD8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110F686C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Sybrant Pietersse van Blocke</w:t>
            </w:r>
          </w:p>
        </w:tc>
        <w:tc>
          <w:tcPr>
            <w:tcW w:w="567" w:type="dxa"/>
            <w:vAlign w:val="bottom"/>
          </w:tcPr>
          <w:p w14:paraId="1725A3AC" w14:textId="77777777" w:rsidR="00AD7C43" w:rsidRPr="002A6193" w:rsidRDefault="00E54E37" w:rsidP="008D5D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6 | </w:t>
            </w:r>
          </w:p>
        </w:tc>
      </w:tr>
      <w:tr w:rsidR="00AD7C43" w:rsidRPr="002A6193" w14:paraId="30171DE2" w14:textId="77777777" w:rsidTr="008D5DD8">
        <w:trPr>
          <w:trHeight w:val="461"/>
        </w:trPr>
        <w:tc>
          <w:tcPr>
            <w:tcW w:w="709" w:type="dxa"/>
          </w:tcPr>
          <w:p w14:paraId="41184E33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90.</w:t>
            </w:r>
          </w:p>
        </w:tc>
        <w:tc>
          <w:tcPr>
            <w:tcW w:w="1559" w:type="dxa"/>
            <w:vMerge/>
          </w:tcPr>
          <w:p w14:paraId="5C7CCC4F" w14:textId="77777777" w:rsidR="00CC72FE" w:rsidRPr="002A6193" w:rsidRDefault="00CC72FE" w:rsidP="008D5D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3AB6E9B0" w14:textId="77777777" w:rsidR="00CC72FE" w:rsidRPr="002A6193" w:rsidRDefault="00255DAA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Andrie Jocheons van L</w:t>
            </w:r>
            <w:r w:rsidR="00E54E37" w:rsidRPr="002A6193">
              <w:rPr>
                <w:rFonts w:eastAsia="Calibri"/>
              </w:rPr>
              <w:t>ebeck</w:t>
            </w:r>
          </w:p>
        </w:tc>
        <w:tc>
          <w:tcPr>
            <w:tcW w:w="567" w:type="dxa"/>
            <w:vAlign w:val="bottom"/>
          </w:tcPr>
          <w:p w14:paraId="162FC980" w14:textId="77777777" w:rsidR="00CC72FE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4251EEB2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102</w:t>
            </w:r>
            <w:r w:rsidRPr="002A6193">
              <w:rPr>
                <w:rFonts w:eastAsia="Calibri"/>
                <w:vertAlign w:val="superscript"/>
              </w:rPr>
              <w:footnoteReference w:id="1126"/>
            </w:r>
            <w:r w:rsidRPr="002A6193">
              <w:rPr>
                <w:rFonts w:eastAsia="Calibri"/>
              </w:rPr>
              <w:t>.</w:t>
            </w:r>
          </w:p>
        </w:tc>
        <w:tc>
          <w:tcPr>
            <w:tcW w:w="1559" w:type="dxa"/>
            <w:vMerge w:val="restart"/>
          </w:tcPr>
          <w:p w14:paraId="5C3EE92C" w14:textId="77777777" w:rsidR="00AD7C43" w:rsidRPr="002A6193" w:rsidRDefault="00AD7C43" w:rsidP="008D5D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48413E6" w14:textId="77777777" w:rsidR="00AD7C43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Willem Jansse van Embden</w:t>
            </w:r>
          </w:p>
        </w:tc>
        <w:tc>
          <w:tcPr>
            <w:tcW w:w="567" w:type="dxa"/>
            <w:vAlign w:val="bottom"/>
          </w:tcPr>
          <w:p w14:paraId="09FC535F" w14:textId="77777777" w:rsidR="00AD7C43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AD7C43" w:rsidRPr="002A6193" w14:paraId="24497E3A" w14:textId="77777777" w:rsidTr="008D5DD8">
        <w:trPr>
          <w:trHeight w:val="451"/>
        </w:trPr>
        <w:tc>
          <w:tcPr>
            <w:tcW w:w="709" w:type="dxa"/>
          </w:tcPr>
          <w:p w14:paraId="01E22DB0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91.</w:t>
            </w:r>
          </w:p>
        </w:tc>
        <w:tc>
          <w:tcPr>
            <w:tcW w:w="1559" w:type="dxa"/>
            <w:vMerge/>
          </w:tcPr>
          <w:p w14:paraId="5CFF7075" w14:textId="77777777" w:rsidR="00CC72FE" w:rsidRPr="002A6193" w:rsidRDefault="00CC72FE" w:rsidP="008D5D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E8A2933" w14:textId="77777777" w:rsidR="00CC72FE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Lucas Warmens van Enckhuysen</w:t>
            </w:r>
          </w:p>
        </w:tc>
        <w:tc>
          <w:tcPr>
            <w:tcW w:w="567" w:type="dxa"/>
            <w:vAlign w:val="bottom"/>
          </w:tcPr>
          <w:p w14:paraId="255B5B33" w14:textId="77777777" w:rsidR="00CC72FE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3CC68CEB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103</w:t>
            </w:r>
            <w:r w:rsidRPr="002A6193">
              <w:rPr>
                <w:rFonts w:eastAsia="Calibri"/>
                <w:vertAlign w:val="superscript"/>
              </w:rPr>
              <w:footnoteReference w:id="1127"/>
            </w:r>
            <w:r w:rsidRPr="002A6193">
              <w:rPr>
                <w:rFonts w:eastAsia="Calibri"/>
              </w:rPr>
              <w:t>.</w:t>
            </w:r>
          </w:p>
        </w:tc>
        <w:tc>
          <w:tcPr>
            <w:tcW w:w="1559" w:type="dxa"/>
            <w:vMerge/>
          </w:tcPr>
          <w:p w14:paraId="2818E199" w14:textId="77777777" w:rsidR="00AD7C43" w:rsidRPr="002A6193" w:rsidRDefault="00AD7C43" w:rsidP="008D5D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D937655" w14:textId="77777777" w:rsidR="00AD7C43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Evert Thonissen van Enckhuysen</w:t>
            </w:r>
          </w:p>
        </w:tc>
        <w:tc>
          <w:tcPr>
            <w:tcW w:w="567" w:type="dxa"/>
            <w:vAlign w:val="bottom"/>
          </w:tcPr>
          <w:p w14:paraId="7D2F8D37" w14:textId="77777777" w:rsidR="00AD7C43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AD7C43" w:rsidRPr="002A6193" w14:paraId="4118691D" w14:textId="77777777" w:rsidTr="008D5DD8">
        <w:trPr>
          <w:trHeight w:val="461"/>
        </w:trPr>
        <w:tc>
          <w:tcPr>
            <w:tcW w:w="709" w:type="dxa"/>
          </w:tcPr>
          <w:p w14:paraId="327C4BAA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92.</w:t>
            </w:r>
          </w:p>
        </w:tc>
        <w:tc>
          <w:tcPr>
            <w:tcW w:w="1559" w:type="dxa"/>
            <w:vMerge/>
          </w:tcPr>
          <w:p w14:paraId="656F955E" w14:textId="77777777" w:rsidR="00CC72FE" w:rsidRPr="002A6193" w:rsidRDefault="00CC72FE" w:rsidP="008D5D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4C22479" w14:textId="77777777" w:rsidR="00CC72FE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Huybrecht Jansse van Luyck</w:t>
            </w:r>
          </w:p>
        </w:tc>
        <w:tc>
          <w:tcPr>
            <w:tcW w:w="567" w:type="dxa"/>
            <w:vAlign w:val="bottom"/>
          </w:tcPr>
          <w:p w14:paraId="26FDE9F6" w14:textId="77777777" w:rsidR="00CC72FE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76053816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104</w:t>
            </w:r>
            <w:r w:rsidRPr="002A6193">
              <w:rPr>
                <w:rFonts w:eastAsia="Calibri"/>
                <w:vertAlign w:val="superscript"/>
              </w:rPr>
              <w:footnoteReference w:id="1128"/>
            </w:r>
            <w:r w:rsidRPr="002A6193">
              <w:rPr>
                <w:rFonts w:eastAsia="Calibri"/>
              </w:rPr>
              <w:t>.</w:t>
            </w:r>
          </w:p>
        </w:tc>
        <w:tc>
          <w:tcPr>
            <w:tcW w:w="1559" w:type="dxa"/>
            <w:vMerge/>
          </w:tcPr>
          <w:p w14:paraId="4145AD43" w14:textId="77777777" w:rsidR="00AD7C43" w:rsidRPr="002A6193" w:rsidRDefault="00AD7C43" w:rsidP="008D5D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914B430" w14:textId="77777777" w:rsidR="00AD7C43" w:rsidRPr="00EA278A" w:rsidRDefault="00E54E37" w:rsidP="00C01EE8">
            <w:pPr>
              <w:rPr>
                <w:rFonts w:eastAsia="Calibri"/>
                <w:lang w:val="nl-BE"/>
              </w:rPr>
            </w:pPr>
            <w:r w:rsidRPr="00EA278A">
              <w:rPr>
                <w:rFonts w:eastAsia="Calibri"/>
                <w:lang w:val="nl-BE"/>
              </w:rPr>
              <w:t>Cornelis Gerritssen Blan van Enckh</w:t>
            </w:r>
          </w:p>
        </w:tc>
        <w:tc>
          <w:tcPr>
            <w:tcW w:w="567" w:type="dxa"/>
            <w:vAlign w:val="bottom"/>
          </w:tcPr>
          <w:p w14:paraId="1A516EE8" w14:textId="77777777" w:rsidR="00AD7C43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1B3EF41D" w14:textId="77777777" w:rsidTr="008D5DD8">
        <w:trPr>
          <w:trHeight w:val="451"/>
        </w:trPr>
        <w:tc>
          <w:tcPr>
            <w:tcW w:w="709" w:type="dxa"/>
          </w:tcPr>
          <w:p w14:paraId="6085452A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93.</w:t>
            </w:r>
          </w:p>
        </w:tc>
        <w:tc>
          <w:tcPr>
            <w:tcW w:w="1559" w:type="dxa"/>
            <w:vMerge/>
          </w:tcPr>
          <w:p w14:paraId="73BB4EF8" w14:textId="77777777" w:rsidR="00CC72FE" w:rsidRPr="002A6193" w:rsidRDefault="00CC72FE" w:rsidP="008D5D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3D183D1" w14:textId="77777777" w:rsidR="00CC72FE" w:rsidRPr="002A6193" w:rsidRDefault="00E54E37" w:rsidP="00255DAA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Jan Cornelisse van </w:t>
            </w:r>
            <w:r w:rsidR="00255DAA" w:rsidRPr="002A6193">
              <w:rPr>
                <w:rFonts w:eastAsia="Calibri"/>
              </w:rPr>
              <w:t>Bonecars</w:t>
            </w:r>
            <w:r w:rsidR="00255DAA" w:rsidRPr="002A6193">
              <w:rPr>
                <w:rStyle w:val="FootnoteReference"/>
                <w:rFonts w:eastAsia="Calibri"/>
              </w:rPr>
              <w:footnoteReference w:id="1129"/>
            </w:r>
          </w:p>
        </w:tc>
        <w:tc>
          <w:tcPr>
            <w:tcW w:w="567" w:type="dxa"/>
            <w:vAlign w:val="bottom"/>
          </w:tcPr>
          <w:p w14:paraId="47BACF5A" w14:textId="77777777" w:rsidR="00CC72FE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64B19539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105</w:t>
            </w:r>
            <w:r w:rsidRPr="002A6193">
              <w:rPr>
                <w:rFonts w:eastAsia="Calibri"/>
                <w:vertAlign w:val="superscript"/>
              </w:rPr>
              <w:footnoteReference w:id="1130"/>
            </w:r>
            <w:r w:rsidRPr="002A6193">
              <w:rPr>
                <w:rFonts w:eastAsia="Calibri"/>
              </w:rPr>
              <w:t>.</w:t>
            </w:r>
          </w:p>
        </w:tc>
        <w:tc>
          <w:tcPr>
            <w:tcW w:w="1559" w:type="dxa"/>
            <w:vMerge/>
          </w:tcPr>
          <w:p w14:paraId="0BB68A45" w14:textId="77777777" w:rsidR="00AD7C43" w:rsidRPr="002A6193" w:rsidRDefault="00AD7C43" w:rsidP="008D5DD8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74E33561" w14:textId="77777777" w:rsidR="00AD7C43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Heddissen van Enckhuysen</w:t>
            </w:r>
          </w:p>
        </w:tc>
        <w:tc>
          <w:tcPr>
            <w:tcW w:w="567" w:type="dxa"/>
            <w:vAlign w:val="bottom"/>
          </w:tcPr>
          <w:p w14:paraId="4B83D2E8" w14:textId="77777777" w:rsidR="00AD7C43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AD7C43" w:rsidRPr="002A6193" w14:paraId="3B486D68" w14:textId="77777777" w:rsidTr="002F6FEA">
        <w:trPr>
          <w:trHeight w:val="451"/>
        </w:trPr>
        <w:tc>
          <w:tcPr>
            <w:tcW w:w="709" w:type="dxa"/>
          </w:tcPr>
          <w:p w14:paraId="5927AA3D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94.</w:t>
            </w:r>
          </w:p>
        </w:tc>
        <w:tc>
          <w:tcPr>
            <w:tcW w:w="1559" w:type="dxa"/>
            <w:vMerge/>
          </w:tcPr>
          <w:p w14:paraId="61BADEB8" w14:textId="77777777" w:rsidR="00CC72FE" w:rsidRPr="002A6193" w:rsidRDefault="00CC72FE" w:rsidP="008D5DD8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58FF1CA6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Heyndrick Egbertsse van | Gievinkhoven</w:t>
            </w:r>
          </w:p>
        </w:tc>
        <w:tc>
          <w:tcPr>
            <w:tcW w:w="567" w:type="dxa"/>
            <w:vAlign w:val="bottom"/>
          </w:tcPr>
          <w:p w14:paraId="4DFAE40C" w14:textId="77777777" w:rsidR="00CC72FE" w:rsidRPr="002A6193" w:rsidRDefault="00E54E37" w:rsidP="008D5D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2D0B6EBC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106.</w:t>
            </w:r>
          </w:p>
        </w:tc>
        <w:tc>
          <w:tcPr>
            <w:tcW w:w="1559" w:type="dxa"/>
            <w:vMerge w:val="restart"/>
          </w:tcPr>
          <w:p w14:paraId="2AA3FBFD" w14:textId="77777777" w:rsidR="00AD7C43" w:rsidRPr="002A6193" w:rsidRDefault="00CF2221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</w:t>
            </w:r>
            <w:r w:rsidR="00E54E37" w:rsidRPr="002A6193">
              <w:rPr>
                <w:rFonts w:eastAsia="Calibri"/>
              </w:rPr>
              <w:t>arsoni</w:t>
            </w:r>
          </w:p>
          <w:p w14:paraId="7006DCA5" w14:textId="77777777" w:rsidR="00AD7C43" w:rsidRPr="002A6193" w:rsidRDefault="00AD7C43" w:rsidP="008D5DD8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524B8792" w14:textId="77777777" w:rsidR="00AD7C43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Maerten Jacobsse van Enchuy</w:t>
            </w:r>
          </w:p>
        </w:tc>
        <w:tc>
          <w:tcPr>
            <w:tcW w:w="567" w:type="dxa"/>
            <w:vAlign w:val="center"/>
          </w:tcPr>
          <w:p w14:paraId="369CDFF4" w14:textId="77777777" w:rsidR="00AD7C43" w:rsidRPr="002A6193" w:rsidRDefault="00E54E37" w:rsidP="002F6FEA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 |</w:t>
            </w:r>
          </w:p>
        </w:tc>
      </w:tr>
      <w:tr w:rsidR="00AD7C43" w:rsidRPr="002A6193" w14:paraId="240C4B9E" w14:textId="77777777" w:rsidTr="00A62835">
        <w:trPr>
          <w:trHeight w:val="531"/>
        </w:trPr>
        <w:tc>
          <w:tcPr>
            <w:tcW w:w="709" w:type="dxa"/>
          </w:tcPr>
          <w:p w14:paraId="6499F97C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95.</w:t>
            </w:r>
          </w:p>
        </w:tc>
        <w:tc>
          <w:tcPr>
            <w:tcW w:w="1559" w:type="dxa"/>
            <w:vMerge w:val="restart"/>
          </w:tcPr>
          <w:p w14:paraId="0204E790" w14:textId="77777777" w:rsidR="00CC72FE" w:rsidRPr="002A6193" w:rsidRDefault="00CF2221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arinari</w:t>
            </w:r>
          </w:p>
        </w:tc>
        <w:tc>
          <w:tcPr>
            <w:tcW w:w="1843" w:type="dxa"/>
          </w:tcPr>
          <w:p w14:paraId="113426CE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Aadriaens van Enckhuysen</w:t>
            </w:r>
          </w:p>
        </w:tc>
        <w:tc>
          <w:tcPr>
            <w:tcW w:w="567" w:type="dxa"/>
            <w:vAlign w:val="bottom"/>
          </w:tcPr>
          <w:p w14:paraId="18C155C0" w14:textId="77777777" w:rsidR="00CC72FE" w:rsidRPr="002A6193" w:rsidRDefault="00E54E37" w:rsidP="008D5D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4C0377F9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107.</w:t>
            </w:r>
          </w:p>
        </w:tc>
        <w:tc>
          <w:tcPr>
            <w:tcW w:w="1559" w:type="dxa"/>
            <w:vMerge/>
          </w:tcPr>
          <w:p w14:paraId="3C1E6166" w14:textId="77777777" w:rsidR="00AD7C43" w:rsidRPr="002A6193" w:rsidRDefault="00AD7C43" w:rsidP="008D5D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48B6D01" w14:textId="77777777" w:rsidR="00AD7C43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Willem Thonissen van Enckhuy</w:t>
            </w:r>
          </w:p>
        </w:tc>
        <w:tc>
          <w:tcPr>
            <w:tcW w:w="567" w:type="dxa"/>
            <w:vAlign w:val="bottom"/>
          </w:tcPr>
          <w:p w14:paraId="23E1AF3C" w14:textId="77777777" w:rsidR="00AD7C43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5 |</w:t>
            </w:r>
          </w:p>
        </w:tc>
      </w:tr>
      <w:tr w:rsidR="00AD7C43" w:rsidRPr="002A6193" w14:paraId="0AEC58D1" w14:textId="77777777" w:rsidTr="008D5DD8">
        <w:trPr>
          <w:trHeight w:val="873"/>
        </w:trPr>
        <w:tc>
          <w:tcPr>
            <w:tcW w:w="709" w:type="dxa"/>
          </w:tcPr>
          <w:p w14:paraId="06BDB66E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96.</w:t>
            </w:r>
          </w:p>
        </w:tc>
        <w:tc>
          <w:tcPr>
            <w:tcW w:w="1559" w:type="dxa"/>
            <w:vMerge/>
          </w:tcPr>
          <w:p w14:paraId="370C5F1F" w14:textId="77777777" w:rsidR="00CC72FE" w:rsidRPr="002A6193" w:rsidRDefault="00CC72FE" w:rsidP="008D5D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0A9F4D6" w14:textId="77777777" w:rsidR="00CC72FE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Meynert Ritgersse van Enckhuysen</w:t>
            </w:r>
          </w:p>
        </w:tc>
        <w:tc>
          <w:tcPr>
            <w:tcW w:w="567" w:type="dxa"/>
            <w:vAlign w:val="bottom"/>
          </w:tcPr>
          <w:p w14:paraId="4322A802" w14:textId="77777777" w:rsidR="00CC72FE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6, 10 | </w:t>
            </w:r>
          </w:p>
        </w:tc>
        <w:tc>
          <w:tcPr>
            <w:tcW w:w="709" w:type="dxa"/>
          </w:tcPr>
          <w:p w14:paraId="23942EB8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108.</w:t>
            </w:r>
          </w:p>
        </w:tc>
        <w:tc>
          <w:tcPr>
            <w:tcW w:w="1559" w:type="dxa"/>
            <w:vMerge w:val="restart"/>
          </w:tcPr>
          <w:p w14:paraId="06D10218" w14:textId="77777777" w:rsidR="00AD7C43" w:rsidRPr="002A6193" w:rsidRDefault="00CF2221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ozzi</w:t>
            </w:r>
          </w:p>
        </w:tc>
        <w:tc>
          <w:tcPr>
            <w:tcW w:w="2126" w:type="dxa"/>
          </w:tcPr>
          <w:p w14:paraId="1B49FD81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Pieter Claessecoster van Enckhuysen</w:t>
            </w:r>
          </w:p>
        </w:tc>
        <w:tc>
          <w:tcPr>
            <w:tcW w:w="567" w:type="dxa"/>
            <w:vAlign w:val="bottom"/>
          </w:tcPr>
          <w:p w14:paraId="008F0CD8" w14:textId="77777777" w:rsidR="00AD7C43" w:rsidRPr="002A6193" w:rsidRDefault="00E54E37" w:rsidP="008D5D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AD7C43" w:rsidRPr="002A6193" w14:paraId="135463E4" w14:textId="77777777" w:rsidTr="00A62835">
        <w:trPr>
          <w:trHeight w:val="873"/>
        </w:trPr>
        <w:tc>
          <w:tcPr>
            <w:tcW w:w="709" w:type="dxa"/>
          </w:tcPr>
          <w:p w14:paraId="2818130F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97.</w:t>
            </w:r>
          </w:p>
        </w:tc>
        <w:tc>
          <w:tcPr>
            <w:tcW w:w="1559" w:type="dxa"/>
            <w:vMerge/>
          </w:tcPr>
          <w:p w14:paraId="3E9FF037" w14:textId="77777777" w:rsidR="00CC72FE" w:rsidRPr="002A6193" w:rsidRDefault="00CC72FE" w:rsidP="008D5D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8CF544C" w14:textId="77777777" w:rsidR="00CC72FE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Wybrant Wybrantsse ult Vrieslt</w:t>
            </w:r>
          </w:p>
        </w:tc>
        <w:tc>
          <w:tcPr>
            <w:tcW w:w="567" w:type="dxa"/>
            <w:vAlign w:val="bottom"/>
          </w:tcPr>
          <w:p w14:paraId="64E1AF64" w14:textId="77777777" w:rsidR="00CC72FE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6, 10 |</w:t>
            </w:r>
          </w:p>
        </w:tc>
        <w:tc>
          <w:tcPr>
            <w:tcW w:w="709" w:type="dxa"/>
          </w:tcPr>
          <w:p w14:paraId="4112699E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109.</w:t>
            </w:r>
          </w:p>
        </w:tc>
        <w:tc>
          <w:tcPr>
            <w:tcW w:w="1559" w:type="dxa"/>
            <w:vMerge/>
          </w:tcPr>
          <w:p w14:paraId="7A6AA784" w14:textId="77777777" w:rsidR="00AD7C43" w:rsidRPr="002A6193" w:rsidRDefault="00AD7C43" w:rsidP="008D5D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8A959FA" w14:textId="77777777" w:rsidR="00AD7C43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Fredericks van Enckhuysen</w:t>
            </w:r>
          </w:p>
        </w:tc>
        <w:tc>
          <w:tcPr>
            <w:tcW w:w="567" w:type="dxa"/>
            <w:vAlign w:val="center"/>
          </w:tcPr>
          <w:p w14:paraId="43EDC2BB" w14:textId="77777777" w:rsidR="00AD7C43" w:rsidRPr="002A6193" w:rsidRDefault="00E54E37" w:rsidP="00A6283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AD7C43" w:rsidRPr="002A6193" w14:paraId="20FD4AB7" w14:textId="77777777" w:rsidTr="008D5DD8">
        <w:trPr>
          <w:trHeight w:val="451"/>
        </w:trPr>
        <w:tc>
          <w:tcPr>
            <w:tcW w:w="709" w:type="dxa"/>
          </w:tcPr>
          <w:p w14:paraId="2788E125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98.</w:t>
            </w:r>
          </w:p>
        </w:tc>
        <w:tc>
          <w:tcPr>
            <w:tcW w:w="1559" w:type="dxa"/>
            <w:vMerge/>
          </w:tcPr>
          <w:p w14:paraId="49320E93" w14:textId="77777777" w:rsidR="00CC72FE" w:rsidRPr="002A6193" w:rsidRDefault="00CC72FE" w:rsidP="008D5D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2065F7D8" w14:textId="77777777" w:rsidR="00CC72FE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Smellur Anthonisse</w:t>
            </w:r>
          </w:p>
        </w:tc>
        <w:tc>
          <w:tcPr>
            <w:tcW w:w="567" w:type="dxa"/>
            <w:vAlign w:val="bottom"/>
          </w:tcPr>
          <w:p w14:paraId="02E1D62A" w14:textId="77777777" w:rsidR="00CC72FE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2CE1C1AE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110.</w:t>
            </w:r>
          </w:p>
        </w:tc>
        <w:tc>
          <w:tcPr>
            <w:tcW w:w="1559" w:type="dxa"/>
            <w:vMerge/>
          </w:tcPr>
          <w:p w14:paraId="6BD0016F" w14:textId="77777777" w:rsidR="00AD7C43" w:rsidRPr="002A6193" w:rsidRDefault="00AD7C43" w:rsidP="008D5D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5D3EC46" w14:textId="77777777" w:rsidR="00AD7C43" w:rsidRPr="002A6193" w:rsidRDefault="00E54E37" w:rsidP="008D5D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Gerrit Gerritsse van Enckhuysen</w:t>
            </w:r>
          </w:p>
        </w:tc>
        <w:tc>
          <w:tcPr>
            <w:tcW w:w="567" w:type="dxa"/>
            <w:vAlign w:val="bottom"/>
          </w:tcPr>
          <w:p w14:paraId="4E1BF11A" w14:textId="77777777" w:rsidR="00AD7C43" w:rsidRPr="002A6193" w:rsidRDefault="00E54E37" w:rsidP="008D5D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AD7C43" w:rsidRPr="002A6193" w14:paraId="003F768B" w14:textId="77777777" w:rsidTr="00A62835">
        <w:trPr>
          <w:trHeight w:val="515"/>
        </w:trPr>
        <w:tc>
          <w:tcPr>
            <w:tcW w:w="709" w:type="dxa"/>
          </w:tcPr>
          <w:p w14:paraId="302800E9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99.</w:t>
            </w:r>
          </w:p>
        </w:tc>
        <w:tc>
          <w:tcPr>
            <w:tcW w:w="1559" w:type="dxa"/>
            <w:vMerge/>
          </w:tcPr>
          <w:p w14:paraId="09B7A77D" w14:textId="77777777" w:rsidR="00CC72FE" w:rsidRPr="002A6193" w:rsidRDefault="00CC72FE" w:rsidP="008D5D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5A12CC4" w14:textId="77777777" w:rsidR="00CC72FE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Otte Douwissen van Enckhuys</w:t>
            </w:r>
          </w:p>
        </w:tc>
        <w:tc>
          <w:tcPr>
            <w:tcW w:w="567" w:type="dxa"/>
            <w:vAlign w:val="center"/>
          </w:tcPr>
          <w:p w14:paraId="733F4A8B" w14:textId="77777777" w:rsidR="00CC72FE" w:rsidRPr="002A6193" w:rsidRDefault="00E54E37" w:rsidP="00A62835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5E1BB38D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111.</w:t>
            </w:r>
          </w:p>
        </w:tc>
        <w:tc>
          <w:tcPr>
            <w:tcW w:w="1559" w:type="dxa"/>
          </w:tcPr>
          <w:p w14:paraId="67C40834" w14:textId="77777777" w:rsidR="00AD7C43" w:rsidRPr="002A6193" w:rsidRDefault="00CF2221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oldaet</w:t>
            </w:r>
          </w:p>
        </w:tc>
        <w:tc>
          <w:tcPr>
            <w:tcW w:w="2126" w:type="dxa"/>
          </w:tcPr>
          <w:p w14:paraId="667BA6E1" w14:textId="77777777" w:rsidR="00AD7C43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Goossen Goossense van | Campen</w:t>
            </w:r>
          </w:p>
        </w:tc>
        <w:tc>
          <w:tcPr>
            <w:tcW w:w="567" w:type="dxa"/>
            <w:vAlign w:val="bottom"/>
          </w:tcPr>
          <w:p w14:paraId="30BDE679" w14:textId="77777777" w:rsidR="00AD7C43" w:rsidRPr="002A6193" w:rsidRDefault="00E54E37" w:rsidP="008D5D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0AEDE4F7" w14:textId="77777777" w:rsidTr="008D5DD8">
        <w:trPr>
          <w:trHeight w:val="461"/>
        </w:trPr>
        <w:tc>
          <w:tcPr>
            <w:tcW w:w="709" w:type="dxa"/>
          </w:tcPr>
          <w:p w14:paraId="1DB36A05" w14:textId="77777777" w:rsidR="00CC72FE" w:rsidRPr="002A6193" w:rsidRDefault="00E54E37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100</w:t>
            </w:r>
            <w:r w:rsidRPr="002A6193">
              <w:rPr>
                <w:rFonts w:eastAsia="Calibri"/>
                <w:vertAlign w:val="superscript"/>
              </w:rPr>
              <w:footnoteReference w:id="1131"/>
            </w:r>
            <w:r w:rsidRPr="002A6193">
              <w:rPr>
                <w:rFonts w:eastAsia="Calibri"/>
              </w:rPr>
              <w:t>.</w:t>
            </w:r>
          </w:p>
        </w:tc>
        <w:tc>
          <w:tcPr>
            <w:tcW w:w="1559" w:type="dxa"/>
            <w:vMerge/>
          </w:tcPr>
          <w:p w14:paraId="06F70C27" w14:textId="77777777" w:rsidR="00CC72FE" w:rsidRPr="002A6193" w:rsidRDefault="00CC72FE" w:rsidP="008D5DD8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4E99D6DC" w14:textId="77777777" w:rsidR="00CC72FE" w:rsidRPr="002A6193" w:rsidRDefault="002F6FEA" w:rsidP="008D5D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Heyndrick Heyndricks van | Nieuwerv</w:t>
            </w:r>
            <w:r w:rsidR="00E54E37" w:rsidRPr="002A6193">
              <w:rPr>
                <w:rFonts w:eastAsia="Calibri"/>
              </w:rPr>
              <w:t>een</w:t>
            </w:r>
          </w:p>
        </w:tc>
        <w:tc>
          <w:tcPr>
            <w:tcW w:w="567" w:type="dxa"/>
            <w:vAlign w:val="bottom"/>
          </w:tcPr>
          <w:p w14:paraId="7ED49394" w14:textId="77777777" w:rsidR="00CC72FE" w:rsidRPr="002A6193" w:rsidRDefault="00E54E37" w:rsidP="008D5D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3C2E96EB" w14:textId="77777777" w:rsidR="00AD7C43" w:rsidRPr="002A6193" w:rsidRDefault="00AD7C43" w:rsidP="008D5DD8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62607C7A" w14:textId="77777777" w:rsidR="00AD7C43" w:rsidRPr="002A6193" w:rsidRDefault="00AD7C43" w:rsidP="008D5D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A943C9F" w14:textId="77777777" w:rsidR="00AD7C43" w:rsidRPr="002A6193" w:rsidRDefault="00AD7C43" w:rsidP="008D5DD8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13E6739C" w14:textId="77777777" w:rsidR="00AD7C43" w:rsidRPr="002A6193" w:rsidRDefault="00AD7C43" w:rsidP="008D5DD8">
            <w:pPr>
              <w:jc w:val="right"/>
              <w:rPr>
                <w:rFonts w:eastAsia="Calibri"/>
              </w:rPr>
            </w:pPr>
          </w:p>
        </w:tc>
      </w:tr>
    </w:tbl>
    <w:p w14:paraId="6375A188" w14:textId="77777777" w:rsidR="00CC72FE" w:rsidRPr="002A6193" w:rsidRDefault="00CC72FE" w:rsidP="004014CF">
      <w:pPr>
        <w:widowControl w:val="0"/>
        <w:suppressAutoHyphens/>
        <w:jc w:val="both"/>
      </w:pPr>
    </w:p>
    <w:p w14:paraId="32C2DB6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Le soprascritte cento e undici persone sono state rassigniate et trovate alla | presenza del signor Philippo Calandrini deputato dalla parte del signor Christofforo | Suriano residente et per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32"/>
      </w:r>
      <w:r w:rsidRPr="002A6193">
        <w:rPr>
          <w:rFonts w:eastAsia="NSimSun"/>
          <w:kern w:val="2"/>
          <w:lang w:eastAsia="hi-IN" w:bidi="hi-IN"/>
        </w:rPr>
        <w:t xml:space="preserve"> fede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33"/>
      </w:r>
      <w:r w:rsidRPr="002A6193">
        <w:rPr>
          <w:rFonts w:eastAsia="NSimSun"/>
          <w:kern w:val="2"/>
          <w:lang w:eastAsia="hi-IN" w:bidi="hi-IN"/>
        </w:rPr>
        <w:t xml:space="preserve"> noi sottoscritti consiglieri dell’Amiralità residenti | in Encusen habbiamo segnata la presente all’Helder alli 15 di maggio 1618 | </w:t>
      </w:r>
    </w:p>
    <w:p w14:paraId="78673DE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La paga delle sudette 111 teste importa il mese 1349 fiorini | </w:t>
      </w:r>
    </w:p>
    <w:p w14:paraId="2BBEB81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Le spese di viveri delli medesimi a ragion di 6 piacchi il giorno | </w:t>
      </w:r>
    </w:p>
    <w:p w14:paraId="4EA7FC1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Per ogni marinar semplice, et di più dieci piacchi |</w:t>
      </w:r>
    </w:p>
    <w:p w14:paraId="1D7E62E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Il giorno per 8 persone, che mangiano alla camera | </w:t>
      </w:r>
    </w:p>
    <w:p w14:paraId="14A6323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Di poppe importano 1147 |</w:t>
      </w:r>
    </w:p>
    <w:p w14:paraId="46E1DF3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Hanno havuto principio le sudette paghe, et viveri | </w:t>
      </w:r>
    </w:p>
    <w:p w14:paraId="623E373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alli 10 di aprile 1618 | </w:t>
      </w:r>
    </w:p>
    <w:p w14:paraId="07DA510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Signori sottoscritti |</w:t>
      </w:r>
    </w:p>
    <w:p w14:paraId="5D63CEB6" w14:textId="77777777" w:rsidR="00CC72FE" w:rsidRPr="002A6193" w:rsidRDefault="00CC72FE" w:rsidP="004014CF">
      <w:pPr>
        <w:widowControl w:val="0"/>
        <w:suppressAutoHyphens/>
        <w:jc w:val="both"/>
      </w:pPr>
    </w:p>
    <w:p w14:paraId="58FE1367" w14:textId="77777777" w:rsidR="00CC72FE" w:rsidRPr="002A6193" w:rsidRDefault="00E54E37" w:rsidP="004014C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308r / </w:t>
      </w:r>
    </w:p>
    <w:tbl>
      <w:tblPr>
        <w:tblStyle w:val="Grigliatabella6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42"/>
        <w:gridCol w:w="1559"/>
        <w:gridCol w:w="1843"/>
        <w:gridCol w:w="567"/>
        <w:gridCol w:w="709"/>
        <w:gridCol w:w="1559"/>
        <w:gridCol w:w="2126"/>
        <w:gridCol w:w="567"/>
      </w:tblGrid>
      <w:tr w:rsidR="00AD7C43" w:rsidRPr="002A6193" w14:paraId="0EDCCC25" w14:textId="77777777" w:rsidTr="001A66F4">
        <w:trPr>
          <w:trHeight w:val="451"/>
        </w:trPr>
        <w:tc>
          <w:tcPr>
            <w:tcW w:w="709" w:type="dxa"/>
            <w:gridSpan w:val="2"/>
          </w:tcPr>
          <w:p w14:paraId="263B36DA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1.</w:t>
            </w:r>
          </w:p>
        </w:tc>
        <w:tc>
          <w:tcPr>
            <w:tcW w:w="1559" w:type="dxa"/>
          </w:tcPr>
          <w:p w14:paraId="48B41A44" w14:textId="77777777" w:rsidR="00CC72FE" w:rsidRPr="002A6193" w:rsidRDefault="00AA0635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apitan</w:t>
            </w:r>
          </w:p>
        </w:tc>
        <w:tc>
          <w:tcPr>
            <w:tcW w:w="1843" w:type="dxa"/>
          </w:tcPr>
          <w:p w14:paraId="40609113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Jansse van Alcmaer</w:t>
            </w:r>
          </w:p>
        </w:tc>
        <w:tc>
          <w:tcPr>
            <w:tcW w:w="567" w:type="dxa"/>
            <w:vAlign w:val="bottom"/>
          </w:tcPr>
          <w:p w14:paraId="53AA4EBB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45 |</w:t>
            </w:r>
          </w:p>
        </w:tc>
        <w:tc>
          <w:tcPr>
            <w:tcW w:w="709" w:type="dxa"/>
          </w:tcPr>
          <w:p w14:paraId="479B4B0D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44.</w:t>
            </w:r>
          </w:p>
        </w:tc>
        <w:tc>
          <w:tcPr>
            <w:tcW w:w="1559" w:type="dxa"/>
            <w:vMerge w:val="restart"/>
          </w:tcPr>
          <w:p w14:paraId="2B9B19E0" w14:textId="77777777" w:rsidR="00AD7C43" w:rsidRPr="002A6193" w:rsidRDefault="00AD7C43" w:rsidP="001A66F4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783C6C48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Claes Jansse van Alcmar </w:t>
            </w:r>
          </w:p>
        </w:tc>
        <w:tc>
          <w:tcPr>
            <w:tcW w:w="567" w:type="dxa"/>
            <w:vAlign w:val="bottom"/>
          </w:tcPr>
          <w:p w14:paraId="4112F20E" w14:textId="77777777" w:rsidR="00AD7C43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AD7C43" w:rsidRPr="002A6193" w14:paraId="2E5FD947" w14:textId="77777777" w:rsidTr="001A66F4">
        <w:trPr>
          <w:trHeight w:val="461"/>
        </w:trPr>
        <w:tc>
          <w:tcPr>
            <w:tcW w:w="709" w:type="dxa"/>
            <w:gridSpan w:val="2"/>
          </w:tcPr>
          <w:p w14:paraId="47905EBD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2.</w:t>
            </w:r>
          </w:p>
        </w:tc>
        <w:tc>
          <w:tcPr>
            <w:tcW w:w="1559" w:type="dxa"/>
          </w:tcPr>
          <w:p w14:paraId="088F5473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l</w:t>
            </w:r>
            <w:r w:rsidR="00E54E37" w:rsidRPr="002A6193">
              <w:rPr>
                <w:rFonts w:eastAsia="Calibri"/>
              </w:rPr>
              <w:t>uogotenente</w:t>
            </w:r>
          </w:p>
        </w:tc>
        <w:tc>
          <w:tcPr>
            <w:tcW w:w="1843" w:type="dxa"/>
          </w:tcPr>
          <w:p w14:paraId="7DA786CE" w14:textId="77777777" w:rsidR="00CC72FE" w:rsidRPr="00EA278A" w:rsidRDefault="00E54E37" w:rsidP="001A66F4">
            <w:pPr>
              <w:rPr>
                <w:rFonts w:eastAsia="Calibri"/>
                <w:iCs/>
                <w:lang w:val="nl-BE"/>
              </w:rPr>
            </w:pPr>
            <w:r w:rsidRPr="00EA278A">
              <w:rPr>
                <w:rFonts w:eastAsia="Calibri"/>
                <w:lang w:val="nl-BE"/>
              </w:rPr>
              <w:t>Dirick Jacobsse Slob van Alcmar</w:t>
            </w:r>
          </w:p>
        </w:tc>
        <w:tc>
          <w:tcPr>
            <w:tcW w:w="567" w:type="dxa"/>
            <w:vAlign w:val="bottom"/>
          </w:tcPr>
          <w:p w14:paraId="1EEB9489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4EADFD72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45.</w:t>
            </w:r>
          </w:p>
        </w:tc>
        <w:tc>
          <w:tcPr>
            <w:tcW w:w="1559" w:type="dxa"/>
            <w:vMerge/>
          </w:tcPr>
          <w:p w14:paraId="03E0E8AB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64A8AF6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Pietersse van Texel</w:t>
            </w:r>
          </w:p>
        </w:tc>
        <w:tc>
          <w:tcPr>
            <w:tcW w:w="567" w:type="dxa"/>
            <w:vAlign w:val="bottom"/>
          </w:tcPr>
          <w:p w14:paraId="54C1EAF7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AD7C43" w:rsidRPr="002A6193" w14:paraId="349A80EC" w14:textId="77777777" w:rsidTr="00714840">
        <w:trPr>
          <w:trHeight w:val="451"/>
        </w:trPr>
        <w:tc>
          <w:tcPr>
            <w:tcW w:w="709" w:type="dxa"/>
            <w:gridSpan w:val="2"/>
          </w:tcPr>
          <w:p w14:paraId="2E1F4093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3.</w:t>
            </w:r>
          </w:p>
        </w:tc>
        <w:tc>
          <w:tcPr>
            <w:tcW w:w="1559" w:type="dxa"/>
          </w:tcPr>
          <w:p w14:paraId="7FFD21B0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atron</w:t>
            </w:r>
          </w:p>
        </w:tc>
        <w:tc>
          <w:tcPr>
            <w:tcW w:w="1843" w:type="dxa"/>
          </w:tcPr>
          <w:p w14:paraId="2D02586C" w14:textId="77777777" w:rsidR="00CC72FE" w:rsidRPr="00EA278A" w:rsidRDefault="00E54E37" w:rsidP="001A66F4">
            <w:pPr>
              <w:rPr>
                <w:rFonts w:eastAsia="Calibri"/>
                <w:iCs/>
                <w:lang w:val="nl-BE"/>
              </w:rPr>
            </w:pPr>
            <w:r w:rsidRPr="00EA278A">
              <w:rPr>
                <w:rFonts w:eastAsia="Calibri"/>
                <w:lang w:val="nl-BE"/>
              </w:rPr>
              <w:t>Gerrit Maertsse Siram van Enckhu</w:t>
            </w:r>
            <w:r w:rsidR="001A66F4" w:rsidRPr="00EA278A">
              <w:rPr>
                <w:rFonts w:eastAsia="Calibri"/>
                <w:lang w:val="nl-BE"/>
              </w:rPr>
              <w:t>y</w:t>
            </w:r>
            <w:r w:rsidRPr="00EA278A">
              <w:rPr>
                <w:rFonts w:eastAsia="Calibri"/>
                <w:lang w:val="nl-BE"/>
              </w:rPr>
              <w:t>sen</w:t>
            </w:r>
          </w:p>
        </w:tc>
        <w:tc>
          <w:tcPr>
            <w:tcW w:w="567" w:type="dxa"/>
            <w:vAlign w:val="bottom"/>
          </w:tcPr>
          <w:p w14:paraId="4E06E7E6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30 |</w:t>
            </w:r>
          </w:p>
        </w:tc>
        <w:tc>
          <w:tcPr>
            <w:tcW w:w="709" w:type="dxa"/>
          </w:tcPr>
          <w:p w14:paraId="79FB3306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46.</w:t>
            </w:r>
          </w:p>
        </w:tc>
        <w:tc>
          <w:tcPr>
            <w:tcW w:w="1559" w:type="dxa"/>
            <w:vMerge/>
          </w:tcPr>
          <w:p w14:paraId="34E17088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7A6D4EB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Sucke Fredericks van E</w:t>
            </w:r>
            <w:r w:rsidR="00C01EE8" w:rsidRPr="002A6193">
              <w:rPr>
                <w:rFonts w:eastAsia="Calibri"/>
              </w:rPr>
              <w:t>nck</w:t>
            </w:r>
            <w:r w:rsidRPr="002A6193">
              <w:rPr>
                <w:rFonts w:eastAsia="Calibri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66430818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AD7C43" w:rsidRPr="002A6193" w14:paraId="60798F29" w14:textId="77777777" w:rsidTr="00714840">
        <w:trPr>
          <w:trHeight w:val="461"/>
        </w:trPr>
        <w:tc>
          <w:tcPr>
            <w:tcW w:w="709" w:type="dxa"/>
            <w:gridSpan w:val="2"/>
          </w:tcPr>
          <w:p w14:paraId="2650AF68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4.</w:t>
            </w:r>
          </w:p>
        </w:tc>
        <w:tc>
          <w:tcPr>
            <w:tcW w:w="1559" w:type="dxa"/>
            <w:vMerge w:val="restart"/>
          </w:tcPr>
          <w:p w14:paraId="0066022D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ilota</w:t>
            </w:r>
          </w:p>
        </w:tc>
        <w:tc>
          <w:tcPr>
            <w:tcW w:w="1843" w:type="dxa"/>
          </w:tcPr>
          <w:p w14:paraId="646E2035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Claes Pietersse van Horn</w:t>
            </w:r>
          </w:p>
        </w:tc>
        <w:tc>
          <w:tcPr>
            <w:tcW w:w="567" w:type="dxa"/>
            <w:vAlign w:val="bottom"/>
          </w:tcPr>
          <w:p w14:paraId="6FD6835E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35 |</w:t>
            </w:r>
          </w:p>
        </w:tc>
        <w:tc>
          <w:tcPr>
            <w:tcW w:w="709" w:type="dxa"/>
          </w:tcPr>
          <w:p w14:paraId="137AADE1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47.</w:t>
            </w:r>
          </w:p>
        </w:tc>
        <w:tc>
          <w:tcPr>
            <w:tcW w:w="1559" w:type="dxa"/>
            <w:vMerge/>
          </w:tcPr>
          <w:p w14:paraId="646D469C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F3ABF83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Lammertsse</w:t>
            </w:r>
          </w:p>
        </w:tc>
        <w:tc>
          <w:tcPr>
            <w:tcW w:w="567" w:type="dxa"/>
          </w:tcPr>
          <w:p w14:paraId="1BD1F390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AD7C43" w:rsidRPr="002A6193" w14:paraId="26203E98" w14:textId="77777777" w:rsidTr="00714840">
        <w:trPr>
          <w:trHeight w:val="451"/>
        </w:trPr>
        <w:tc>
          <w:tcPr>
            <w:tcW w:w="709" w:type="dxa"/>
            <w:gridSpan w:val="2"/>
          </w:tcPr>
          <w:p w14:paraId="32760C69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5.</w:t>
            </w:r>
          </w:p>
        </w:tc>
        <w:tc>
          <w:tcPr>
            <w:tcW w:w="1559" w:type="dxa"/>
            <w:vMerge/>
          </w:tcPr>
          <w:p w14:paraId="75C6DCED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916668F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Mourits Claessen van Alcmaer</w:t>
            </w:r>
          </w:p>
        </w:tc>
        <w:tc>
          <w:tcPr>
            <w:tcW w:w="567" w:type="dxa"/>
            <w:vAlign w:val="bottom"/>
          </w:tcPr>
          <w:p w14:paraId="1B695C89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35 |</w:t>
            </w:r>
          </w:p>
        </w:tc>
        <w:tc>
          <w:tcPr>
            <w:tcW w:w="709" w:type="dxa"/>
          </w:tcPr>
          <w:p w14:paraId="340FAC6B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48.</w:t>
            </w:r>
          </w:p>
        </w:tc>
        <w:tc>
          <w:tcPr>
            <w:tcW w:w="1559" w:type="dxa"/>
            <w:vMerge/>
          </w:tcPr>
          <w:p w14:paraId="585644A2" w14:textId="77777777" w:rsidR="00AD7C43" w:rsidRPr="002A6193" w:rsidRDefault="00AD7C43" w:rsidP="001A66F4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0093EACC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Luycus Luycss</w:t>
            </w:r>
          </w:p>
        </w:tc>
        <w:tc>
          <w:tcPr>
            <w:tcW w:w="567" w:type="dxa"/>
          </w:tcPr>
          <w:p w14:paraId="45A355D2" w14:textId="77777777" w:rsidR="00AD7C43" w:rsidRPr="002A6193" w:rsidRDefault="00E54E37" w:rsidP="00714840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AD7C43" w:rsidRPr="002A6193" w14:paraId="4C406F98" w14:textId="77777777" w:rsidTr="00714840">
        <w:trPr>
          <w:trHeight w:val="451"/>
        </w:trPr>
        <w:tc>
          <w:tcPr>
            <w:tcW w:w="709" w:type="dxa"/>
            <w:gridSpan w:val="2"/>
          </w:tcPr>
          <w:p w14:paraId="3E0E2256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6.</w:t>
            </w:r>
          </w:p>
        </w:tc>
        <w:tc>
          <w:tcPr>
            <w:tcW w:w="1559" w:type="dxa"/>
          </w:tcPr>
          <w:p w14:paraId="3F482445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 xml:space="preserve">crivano </w:t>
            </w:r>
          </w:p>
        </w:tc>
        <w:tc>
          <w:tcPr>
            <w:tcW w:w="1843" w:type="dxa"/>
          </w:tcPr>
          <w:p w14:paraId="4DA43B8A" w14:textId="77777777" w:rsidR="00CC72FE" w:rsidRPr="002A6193" w:rsidRDefault="001A66F4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Garbra</w:t>
            </w:r>
            <w:r w:rsidR="00E54E37" w:rsidRPr="002A6193">
              <w:rPr>
                <w:rFonts w:eastAsia="Calibri"/>
              </w:rPr>
              <w:t>nt Pietersse Alcmaer</w:t>
            </w:r>
          </w:p>
        </w:tc>
        <w:tc>
          <w:tcPr>
            <w:tcW w:w="567" w:type="dxa"/>
            <w:vAlign w:val="bottom"/>
          </w:tcPr>
          <w:p w14:paraId="308CFA1F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2B643AB3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49.</w:t>
            </w:r>
          </w:p>
        </w:tc>
        <w:tc>
          <w:tcPr>
            <w:tcW w:w="1559" w:type="dxa"/>
            <w:vMerge w:val="restart"/>
          </w:tcPr>
          <w:p w14:paraId="3F2CAAC9" w14:textId="77777777" w:rsidR="00AD7C43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>ombardieri</w:t>
            </w:r>
          </w:p>
        </w:tc>
        <w:tc>
          <w:tcPr>
            <w:tcW w:w="2126" w:type="dxa"/>
          </w:tcPr>
          <w:p w14:paraId="2FA0BEFB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Claes Arens van Alcmar</w:t>
            </w:r>
          </w:p>
        </w:tc>
        <w:tc>
          <w:tcPr>
            <w:tcW w:w="567" w:type="dxa"/>
          </w:tcPr>
          <w:p w14:paraId="44CB747B" w14:textId="77777777" w:rsidR="00AD7C43" w:rsidRPr="002A6193" w:rsidRDefault="00E54E37" w:rsidP="00714840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AD7C43" w:rsidRPr="002A6193" w14:paraId="4C78A199" w14:textId="77777777" w:rsidTr="00714840">
        <w:trPr>
          <w:trHeight w:val="873"/>
        </w:trPr>
        <w:tc>
          <w:tcPr>
            <w:tcW w:w="709" w:type="dxa"/>
            <w:gridSpan w:val="2"/>
          </w:tcPr>
          <w:p w14:paraId="5F05FD0C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7.</w:t>
            </w:r>
          </w:p>
        </w:tc>
        <w:tc>
          <w:tcPr>
            <w:tcW w:w="1559" w:type="dxa"/>
            <w:vMerge w:val="restart"/>
          </w:tcPr>
          <w:p w14:paraId="03C9A59B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onstapel </w:t>
            </w:r>
          </w:p>
        </w:tc>
        <w:tc>
          <w:tcPr>
            <w:tcW w:w="1843" w:type="dxa"/>
          </w:tcPr>
          <w:p w14:paraId="69E2E287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Cornenelis Scoryocksse van Alckm</w:t>
            </w:r>
          </w:p>
        </w:tc>
        <w:tc>
          <w:tcPr>
            <w:tcW w:w="567" w:type="dxa"/>
            <w:vAlign w:val="bottom"/>
          </w:tcPr>
          <w:p w14:paraId="4019503A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22 |</w:t>
            </w:r>
          </w:p>
        </w:tc>
        <w:tc>
          <w:tcPr>
            <w:tcW w:w="709" w:type="dxa"/>
          </w:tcPr>
          <w:p w14:paraId="26278C3A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50.</w:t>
            </w:r>
          </w:p>
        </w:tc>
        <w:tc>
          <w:tcPr>
            <w:tcW w:w="1559" w:type="dxa"/>
            <w:vMerge/>
          </w:tcPr>
          <w:p w14:paraId="563B47AA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B39203F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Willem Tromslager van Alcmar</w:t>
            </w:r>
          </w:p>
        </w:tc>
        <w:tc>
          <w:tcPr>
            <w:tcW w:w="567" w:type="dxa"/>
          </w:tcPr>
          <w:p w14:paraId="1996E269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AD7C43" w:rsidRPr="002A6193" w14:paraId="6A207677" w14:textId="77777777" w:rsidTr="001A66F4">
        <w:trPr>
          <w:trHeight w:val="511"/>
        </w:trPr>
        <w:tc>
          <w:tcPr>
            <w:tcW w:w="709" w:type="dxa"/>
            <w:gridSpan w:val="2"/>
          </w:tcPr>
          <w:p w14:paraId="4ADC410D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8.</w:t>
            </w:r>
          </w:p>
        </w:tc>
        <w:tc>
          <w:tcPr>
            <w:tcW w:w="1559" w:type="dxa"/>
            <w:vMerge/>
          </w:tcPr>
          <w:p w14:paraId="7EB85AB9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17D6498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Dirck Kakert</w:t>
            </w:r>
          </w:p>
        </w:tc>
        <w:tc>
          <w:tcPr>
            <w:tcW w:w="567" w:type="dxa"/>
          </w:tcPr>
          <w:p w14:paraId="4288D896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16E9C345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51.</w:t>
            </w:r>
          </w:p>
        </w:tc>
        <w:tc>
          <w:tcPr>
            <w:tcW w:w="1559" w:type="dxa"/>
            <w:vMerge/>
          </w:tcPr>
          <w:p w14:paraId="20F4E5AA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E1B7C0D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Bouwen Eckessen van Delft</w:t>
            </w:r>
          </w:p>
        </w:tc>
        <w:tc>
          <w:tcPr>
            <w:tcW w:w="567" w:type="dxa"/>
            <w:vAlign w:val="bottom"/>
          </w:tcPr>
          <w:p w14:paraId="2F730200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04CED274" w14:textId="77777777" w:rsidTr="00714840">
        <w:trPr>
          <w:trHeight w:val="873"/>
        </w:trPr>
        <w:tc>
          <w:tcPr>
            <w:tcW w:w="709" w:type="dxa"/>
            <w:gridSpan w:val="2"/>
          </w:tcPr>
          <w:p w14:paraId="7A6DA378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9.</w:t>
            </w:r>
          </w:p>
        </w:tc>
        <w:tc>
          <w:tcPr>
            <w:tcW w:w="1559" w:type="dxa"/>
          </w:tcPr>
          <w:p w14:paraId="5B25368B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3DAA4764" w14:textId="77777777" w:rsidR="00CC72FE" w:rsidRPr="002A6193" w:rsidRDefault="00D31C18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Boldewynssen van Alcm</w:t>
            </w:r>
            <w:r w:rsidR="00E54E37" w:rsidRPr="002A6193">
              <w:rPr>
                <w:rFonts w:eastAsia="Calibri"/>
              </w:rPr>
              <w:t>ar</w:t>
            </w:r>
          </w:p>
        </w:tc>
        <w:tc>
          <w:tcPr>
            <w:tcW w:w="567" w:type="dxa"/>
            <w:vAlign w:val="bottom"/>
          </w:tcPr>
          <w:p w14:paraId="48819973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2EE8AD9D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52.</w:t>
            </w:r>
          </w:p>
        </w:tc>
        <w:tc>
          <w:tcPr>
            <w:tcW w:w="1559" w:type="dxa"/>
            <w:vMerge/>
          </w:tcPr>
          <w:p w14:paraId="2F593BE6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D5BB48F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Nomine Pieterssen van Alck</w:t>
            </w:r>
          </w:p>
        </w:tc>
        <w:tc>
          <w:tcPr>
            <w:tcW w:w="567" w:type="dxa"/>
          </w:tcPr>
          <w:p w14:paraId="122A88CD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AD7C43" w:rsidRPr="002A6193" w14:paraId="3B11C13A" w14:textId="77777777" w:rsidTr="00714840">
        <w:trPr>
          <w:trHeight w:val="451"/>
        </w:trPr>
        <w:tc>
          <w:tcPr>
            <w:tcW w:w="709" w:type="dxa"/>
            <w:gridSpan w:val="2"/>
          </w:tcPr>
          <w:p w14:paraId="0D6C658A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10.</w:t>
            </w:r>
          </w:p>
        </w:tc>
        <w:tc>
          <w:tcPr>
            <w:tcW w:w="1559" w:type="dxa"/>
          </w:tcPr>
          <w:p w14:paraId="128017DB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n</w:t>
            </w:r>
            <w:r w:rsidR="00E54E37" w:rsidRPr="002A6193">
              <w:rPr>
                <w:rFonts w:eastAsia="Calibri"/>
              </w:rPr>
              <w:t>ochiero</w:t>
            </w:r>
          </w:p>
        </w:tc>
        <w:tc>
          <w:tcPr>
            <w:tcW w:w="1843" w:type="dxa"/>
          </w:tcPr>
          <w:p w14:paraId="571FF34A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Cornelis Claessen van Alcmar</w:t>
            </w:r>
          </w:p>
        </w:tc>
        <w:tc>
          <w:tcPr>
            <w:tcW w:w="567" w:type="dxa"/>
            <w:vAlign w:val="bottom"/>
          </w:tcPr>
          <w:p w14:paraId="7FC549B3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4EA966D7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53.</w:t>
            </w:r>
          </w:p>
        </w:tc>
        <w:tc>
          <w:tcPr>
            <w:tcW w:w="1559" w:type="dxa"/>
            <w:vMerge/>
          </w:tcPr>
          <w:p w14:paraId="53DB2809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99BCA9F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Frans Dirricksse Cuyper Alck</w:t>
            </w:r>
          </w:p>
        </w:tc>
        <w:tc>
          <w:tcPr>
            <w:tcW w:w="567" w:type="dxa"/>
          </w:tcPr>
          <w:p w14:paraId="08B8F814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AD7C43" w:rsidRPr="002A6193" w14:paraId="5ECEB312" w14:textId="77777777" w:rsidTr="001A66F4">
        <w:trPr>
          <w:trHeight w:val="461"/>
        </w:trPr>
        <w:tc>
          <w:tcPr>
            <w:tcW w:w="709" w:type="dxa"/>
            <w:gridSpan w:val="2"/>
          </w:tcPr>
          <w:p w14:paraId="332E9D1F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11.</w:t>
            </w:r>
          </w:p>
        </w:tc>
        <w:tc>
          <w:tcPr>
            <w:tcW w:w="1559" w:type="dxa"/>
          </w:tcPr>
          <w:p w14:paraId="1E4E79F1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ompagno</w:t>
            </w:r>
          </w:p>
        </w:tc>
        <w:tc>
          <w:tcPr>
            <w:tcW w:w="1843" w:type="dxa"/>
          </w:tcPr>
          <w:p w14:paraId="43A8D78F" w14:textId="77777777" w:rsidR="00CC72FE" w:rsidRPr="002A6193" w:rsidRDefault="00D31C18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Boelem van Al</w:t>
            </w:r>
            <w:r w:rsidR="00E54E37" w:rsidRPr="002A6193">
              <w:rPr>
                <w:rFonts w:eastAsia="Calibri"/>
              </w:rPr>
              <w:t>ckmaer</w:t>
            </w:r>
          </w:p>
        </w:tc>
        <w:tc>
          <w:tcPr>
            <w:tcW w:w="567" w:type="dxa"/>
            <w:vAlign w:val="bottom"/>
          </w:tcPr>
          <w:p w14:paraId="3F626DF4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13 |</w:t>
            </w:r>
          </w:p>
        </w:tc>
        <w:tc>
          <w:tcPr>
            <w:tcW w:w="709" w:type="dxa"/>
          </w:tcPr>
          <w:p w14:paraId="3E20FDC9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54.</w:t>
            </w:r>
          </w:p>
        </w:tc>
        <w:tc>
          <w:tcPr>
            <w:tcW w:w="1559" w:type="dxa"/>
            <w:vMerge/>
          </w:tcPr>
          <w:p w14:paraId="12B4E130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02FA7C2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Jacob Pietersse van Alckmar</w:t>
            </w:r>
          </w:p>
        </w:tc>
        <w:tc>
          <w:tcPr>
            <w:tcW w:w="567" w:type="dxa"/>
            <w:vAlign w:val="bottom"/>
          </w:tcPr>
          <w:p w14:paraId="7F439597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10 |</w:t>
            </w:r>
          </w:p>
        </w:tc>
      </w:tr>
      <w:tr w:rsidR="00AD7C43" w:rsidRPr="002A6193" w14:paraId="09D624B8" w14:textId="77777777" w:rsidTr="00714840">
        <w:trPr>
          <w:trHeight w:val="451"/>
        </w:trPr>
        <w:tc>
          <w:tcPr>
            <w:tcW w:w="709" w:type="dxa"/>
            <w:gridSpan w:val="2"/>
          </w:tcPr>
          <w:p w14:paraId="3AB8A510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12.</w:t>
            </w:r>
          </w:p>
        </w:tc>
        <w:tc>
          <w:tcPr>
            <w:tcW w:w="1559" w:type="dxa"/>
          </w:tcPr>
          <w:p w14:paraId="58A12363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>enese</w:t>
            </w:r>
          </w:p>
        </w:tc>
        <w:tc>
          <w:tcPr>
            <w:tcW w:w="1843" w:type="dxa"/>
          </w:tcPr>
          <w:p w14:paraId="38D77F3B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 xml:space="preserve">Lammect Gerrits van Alcknaer </w:t>
            </w:r>
          </w:p>
        </w:tc>
        <w:tc>
          <w:tcPr>
            <w:tcW w:w="567" w:type="dxa"/>
            <w:vAlign w:val="bottom"/>
          </w:tcPr>
          <w:p w14:paraId="3E38D459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19 |</w:t>
            </w:r>
          </w:p>
        </w:tc>
        <w:tc>
          <w:tcPr>
            <w:tcW w:w="709" w:type="dxa"/>
          </w:tcPr>
          <w:p w14:paraId="253732F9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55.</w:t>
            </w:r>
          </w:p>
        </w:tc>
        <w:tc>
          <w:tcPr>
            <w:tcW w:w="1559" w:type="dxa"/>
            <w:vMerge/>
          </w:tcPr>
          <w:p w14:paraId="51AB4FBA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41E612C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Dirricksse Gens</w:t>
            </w:r>
          </w:p>
        </w:tc>
        <w:tc>
          <w:tcPr>
            <w:tcW w:w="567" w:type="dxa"/>
            <w:vAlign w:val="center"/>
          </w:tcPr>
          <w:p w14:paraId="0C829D38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AD7C43" w:rsidRPr="002A6193" w14:paraId="07F627E0" w14:textId="77777777" w:rsidTr="00714840">
        <w:trPr>
          <w:trHeight w:val="873"/>
        </w:trPr>
        <w:tc>
          <w:tcPr>
            <w:tcW w:w="709" w:type="dxa"/>
            <w:gridSpan w:val="2"/>
          </w:tcPr>
          <w:p w14:paraId="774B633C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13.</w:t>
            </w:r>
          </w:p>
        </w:tc>
        <w:tc>
          <w:tcPr>
            <w:tcW w:w="1559" w:type="dxa"/>
          </w:tcPr>
          <w:p w14:paraId="222ADE13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>ompagno</w:t>
            </w:r>
          </w:p>
        </w:tc>
        <w:tc>
          <w:tcPr>
            <w:tcW w:w="1843" w:type="dxa"/>
          </w:tcPr>
          <w:p w14:paraId="61963A52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Cornelis Danielssen van Alckm</w:t>
            </w:r>
          </w:p>
        </w:tc>
        <w:tc>
          <w:tcPr>
            <w:tcW w:w="567" w:type="dxa"/>
            <w:vAlign w:val="bottom"/>
          </w:tcPr>
          <w:p w14:paraId="5B483733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1[4]</w:t>
            </w:r>
            <w:r w:rsidRPr="002A6193">
              <w:rPr>
                <w:rFonts w:eastAsia="Calibri"/>
                <w:vertAlign w:val="superscript"/>
              </w:rPr>
              <w:footnoteReference w:id="1134"/>
            </w:r>
          </w:p>
        </w:tc>
        <w:tc>
          <w:tcPr>
            <w:tcW w:w="709" w:type="dxa"/>
          </w:tcPr>
          <w:p w14:paraId="7C7A9071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56.</w:t>
            </w:r>
          </w:p>
        </w:tc>
        <w:tc>
          <w:tcPr>
            <w:tcW w:w="1559" w:type="dxa"/>
            <w:vMerge/>
          </w:tcPr>
          <w:p w14:paraId="050434FE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D71A428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Lamerssen Dwyt</w:t>
            </w:r>
          </w:p>
        </w:tc>
        <w:tc>
          <w:tcPr>
            <w:tcW w:w="567" w:type="dxa"/>
            <w:vAlign w:val="center"/>
          </w:tcPr>
          <w:p w14:paraId="5BB348A1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AD7C43" w:rsidRPr="002A6193" w14:paraId="1741700E" w14:textId="77777777" w:rsidTr="001A66F4">
        <w:trPr>
          <w:trHeight w:val="451"/>
        </w:trPr>
        <w:tc>
          <w:tcPr>
            <w:tcW w:w="709" w:type="dxa"/>
            <w:gridSpan w:val="2"/>
          </w:tcPr>
          <w:p w14:paraId="0964789F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14.</w:t>
            </w:r>
          </w:p>
        </w:tc>
        <w:tc>
          <w:tcPr>
            <w:tcW w:w="1559" w:type="dxa"/>
          </w:tcPr>
          <w:p w14:paraId="6E7420BC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 xml:space="preserve">otelier </w:t>
            </w:r>
          </w:p>
        </w:tc>
        <w:tc>
          <w:tcPr>
            <w:tcW w:w="1843" w:type="dxa"/>
          </w:tcPr>
          <w:p w14:paraId="7818B63E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Claes Claesse van Alcmar</w:t>
            </w:r>
          </w:p>
        </w:tc>
        <w:tc>
          <w:tcPr>
            <w:tcW w:w="567" w:type="dxa"/>
            <w:vAlign w:val="bottom"/>
          </w:tcPr>
          <w:p w14:paraId="671462BB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 |</w:t>
            </w:r>
          </w:p>
        </w:tc>
        <w:tc>
          <w:tcPr>
            <w:tcW w:w="709" w:type="dxa"/>
          </w:tcPr>
          <w:p w14:paraId="141C83AB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57.</w:t>
            </w:r>
          </w:p>
        </w:tc>
        <w:tc>
          <w:tcPr>
            <w:tcW w:w="1559" w:type="dxa"/>
            <w:vMerge/>
          </w:tcPr>
          <w:p w14:paraId="24F3E188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B1FF0E7" w14:textId="77777777" w:rsidR="00AD7C43" w:rsidRPr="00EA278A" w:rsidRDefault="00E54E37" w:rsidP="001A66F4">
            <w:pPr>
              <w:rPr>
                <w:rFonts w:eastAsia="Calibri"/>
                <w:lang w:val="nl-BE"/>
              </w:rPr>
            </w:pPr>
            <w:r w:rsidRPr="00EA278A">
              <w:rPr>
                <w:rFonts w:eastAsia="Calibri"/>
                <w:lang w:val="nl-BE"/>
              </w:rPr>
              <w:t>Jan Jansse Ele van Alckm</w:t>
            </w:r>
          </w:p>
        </w:tc>
        <w:tc>
          <w:tcPr>
            <w:tcW w:w="567" w:type="dxa"/>
            <w:vAlign w:val="bottom"/>
          </w:tcPr>
          <w:p w14:paraId="5369A73B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11 |</w:t>
            </w:r>
          </w:p>
        </w:tc>
      </w:tr>
      <w:tr w:rsidR="00AD7C43" w:rsidRPr="002A6193" w14:paraId="1A9770C6" w14:textId="77777777" w:rsidTr="00714840">
        <w:trPr>
          <w:trHeight w:val="873"/>
        </w:trPr>
        <w:tc>
          <w:tcPr>
            <w:tcW w:w="709" w:type="dxa"/>
            <w:gridSpan w:val="2"/>
          </w:tcPr>
          <w:p w14:paraId="447498F6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15.</w:t>
            </w:r>
          </w:p>
        </w:tc>
        <w:tc>
          <w:tcPr>
            <w:tcW w:w="1559" w:type="dxa"/>
          </w:tcPr>
          <w:p w14:paraId="481CE0F8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16EF6E80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Adriaen Jansse Corq(…)p(…) van Alcmar</w:t>
            </w:r>
          </w:p>
        </w:tc>
        <w:tc>
          <w:tcPr>
            <w:tcW w:w="567" w:type="dxa"/>
            <w:vAlign w:val="bottom"/>
          </w:tcPr>
          <w:p w14:paraId="7A6EE742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0BAAC91D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58.</w:t>
            </w:r>
          </w:p>
        </w:tc>
        <w:tc>
          <w:tcPr>
            <w:tcW w:w="1559" w:type="dxa"/>
            <w:vMerge/>
          </w:tcPr>
          <w:p w14:paraId="31F21402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EF66C97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Tennissen</w:t>
            </w:r>
          </w:p>
        </w:tc>
        <w:tc>
          <w:tcPr>
            <w:tcW w:w="567" w:type="dxa"/>
          </w:tcPr>
          <w:p w14:paraId="3EB0AADB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12, 10 |</w:t>
            </w:r>
          </w:p>
        </w:tc>
      </w:tr>
      <w:tr w:rsidR="00AD7C43" w:rsidRPr="002A6193" w14:paraId="496A8728" w14:textId="77777777" w:rsidTr="00AA7E99">
        <w:trPr>
          <w:trHeight w:val="451"/>
        </w:trPr>
        <w:tc>
          <w:tcPr>
            <w:tcW w:w="709" w:type="dxa"/>
            <w:gridSpan w:val="2"/>
          </w:tcPr>
          <w:p w14:paraId="3ECE0DE8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16.</w:t>
            </w:r>
          </w:p>
        </w:tc>
        <w:tc>
          <w:tcPr>
            <w:tcW w:w="1559" w:type="dxa"/>
          </w:tcPr>
          <w:p w14:paraId="01F85D0B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oco </w:t>
            </w:r>
          </w:p>
        </w:tc>
        <w:tc>
          <w:tcPr>
            <w:tcW w:w="1843" w:type="dxa"/>
          </w:tcPr>
          <w:p w14:paraId="301627B8" w14:textId="77777777" w:rsidR="00CC72FE" w:rsidRPr="002A6193" w:rsidRDefault="00AA7E99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Eng</w:t>
            </w:r>
            <w:r w:rsidR="00E54E37" w:rsidRPr="002A6193">
              <w:rPr>
                <w:rFonts w:eastAsia="Calibri"/>
              </w:rPr>
              <w:t>el Gerritsse van Alcknar</w:t>
            </w:r>
          </w:p>
        </w:tc>
        <w:tc>
          <w:tcPr>
            <w:tcW w:w="567" w:type="dxa"/>
            <w:vAlign w:val="center"/>
          </w:tcPr>
          <w:p w14:paraId="5CFE8494" w14:textId="77777777" w:rsidR="00CC72FE" w:rsidRPr="002A6193" w:rsidRDefault="00E54E37" w:rsidP="00AA7E99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 |</w:t>
            </w:r>
          </w:p>
        </w:tc>
        <w:tc>
          <w:tcPr>
            <w:tcW w:w="709" w:type="dxa"/>
          </w:tcPr>
          <w:p w14:paraId="2B30FE3B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59.</w:t>
            </w:r>
          </w:p>
        </w:tc>
        <w:tc>
          <w:tcPr>
            <w:tcW w:w="1559" w:type="dxa"/>
            <w:vMerge/>
          </w:tcPr>
          <w:p w14:paraId="1195D675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C5102BF" w14:textId="77777777" w:rsidR="00AD7C43" w:rsidRPr="00EA278A" w:rsidRDefault="00E54E37" w:rsidP="00C01EE8">
            <w:pPr>
              <w:rPr>
                <w:rFonts w:eastAsia="Calibri"/>
                <w:lang w:val="nl-BE"/>
              </w:rPr>
            </w:pPr>
            <w:r w:rsidRPr="00EA278A">
              <w:rPr>
                <w:rFonts w:eastAsia="Calibri"/>
                <w:lang w:val="nl-BE"/>
              </w:rPr>
              <w:t>et velaro Jacob Jacobs van Enck</w:t>
            </w:r>
          </w:p>
        </w:tc>
        <w:tc>
          <w:tcPr>
            <w:tcW w:w="567" w:type="dxa"/>
            <w:vAlign w:val="bottom"/>
          </w:tcPr>
          <w:p w14:paraId="0AE334BA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11 |</w:t>
            </w:r>
          </w:p>
        </w:tc>
      </w:tr>
      <w:tr w:rsidR="00AD7C43" w:rsidRPr="002A6193" w14:paraId="71329FF3" w14:textId="77777777" w:rsidTr="001A66F4">
        <w:trPr>
          <w:trHeight w:val="461"/>
        </w:trPr>
        <w:tc>
          <w:tcPr>
            <w:tcW w:w="709" w:type="dxa"/>
            <w:gridSpan w:val="2"/>
          </w:tcPr>
          <w:p w14:paraId="16CFDD3B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17.</w:t>
            </w:r>
          </w:p>
        </w:tc>
        <w:tc>
          <w:tcPr>
            <w:tcW w:w="1559" w:type="dxa"/>
          </w:tcPr>
          <w:p w14:paraId="3F66CFCA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663E4A6D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Jacob Tonisse van Alckmaer</w:t>
            </w:r>
          </w:p>
        </w:tc>
        <w:tc>
          <w:tcPr>
            <w:tcW w:w="567" w:type="dxa"/>
            <w:vAlign w:val="bottom"/>
          </w:tcPr>
          <w:p w14:paraId="7EBA33D3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48632C00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60.</w:t>
            </w:r>
          </w:p>
        </w:tc>
        <w:tc>
          <w:tcPr>
            <w:tcW w:w="1559" w:type="dxa"/>
            <w:vMerge/>
          </w:tcPr>
          <w:p w14:paraId="1F9BC9B4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695BFBB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Adriaen Jacobsse van Egmont</w:t>
            </w:r>
          </w:p>
        </w:tc>
        <w:tc>
          <w:tcPr>
            <w:tcW w:w="567" w:type="dxa"/>
            <w:vAlign w:val="bottom"/>
          </w:tcPr>
          <w:p w14:paraId="29E92B66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2BBCD30E" w14:textId="77777777" w:rsidTr="00714840">
        <w:trPr>
          <w:trHeight w:val="573"/>
        </w:trPr>
        <w:tc>
          <w:tcPr>
            <w:tcW w:w="567" w:type="dxa"/>
          </w:tcPr>
          <w:p w14:paraId="3E2F1A73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18.</w:t>
            </w:r>
          </w:p>
        </w:tc>
        <w:tc>
          <w:tcPr>
            <w:tcW w:w="1701" w:type="dxa"/>
            <w:gridSpan w:val="2"/>
            <w:vMerge w:val="restart"/>
          </w:tcPr>
          <w:p w14:paraId="30167A48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q</w:t>
            </w:r>
            <w:r w:rsidR="00E54E37" w:rsidRPr="002A6193">
              <w:rPr>
                <w:rFonts w:eastAsia="Calibri"/>
              </w:rPr>
              <w:t>uartiermastri</w:t>
            </w:r>
          </w:p>
        </w:tc>
        <w:tc>
          <w:tcPr>
            <w:tcW w:w="1843" w:type="dxa"/>
          </w:tcPr>
          <w:p w14:paraId="695DE117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Wunter Jansse van Alcmar</w:t>
            </w:r>
          </w:p>
        </w:tc>
        <w:tc>
          <w:tcPr>
            <w:tcW w:w="567" w:type="dxa"/>
            <w:vAlign w:val="bottom"/>
          </w:tcPr>
          <w:p w14:paraId="51910D64" w14:textId="77777777" w:rsidR="00CC72FE" w:rsidRPr="002A6193" w:rsidRDefault="00E54E37" w:rsidP="00714840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44BB8D98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61.</w:t>
            </w:r>
          </w:p>
        </w:tc>
        <w:tc>
          <w:tcPr>
            <w:tcW w:w="1559" w:type="dxa"/>
            <w:vMerge/>
          </w:tcPr>
          <w:p w14:paraId="6A33D902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21904EE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Evert Zuch Elsset </w:t>
            </w:r>
          </w:p>
        </w:tc>
        <w:tc>
          <w:tcPr>
            <w:tcW w:w="567" w:type="dxa"/>
          </w:tcPr>
          <w:p w14:paraId="74DF0B2E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31C5A290" w14:textId="77777777" w:rsidTr="00714840">
        <w:trPr>
          <w:trHeight w:val="451"/>
        </w:trPr>
        <w:tc>
          <w:tcPr>
            <w:tcW w:w="567" w:type="dxa"/>
          </w:tcPr>
          <w:p w14:paraId="05F996EF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19.</w:t>
            </w:r>
          </w:p>
        </w:tc>
        <w:tc>
          <w:tcPr>
            <w:tcW w:w="1701" w:type="dxa"/>
            <w:gridSpan w:val="2"/>
            <w:vMerge/>
          </w:tcPr>
          <w:p w14:paraId="531FEFF1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B44D555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Maerten Ruyloffs van Alcmar</w:t>
            </w:r>
          </w:p>
        </w:tc>
        <w:tc>
          <w:tcPr>
            <w:tcW w:w="567" w:type="dxa"/>
            <w:vAlign w:val="bottom"/>
          </w:tcPr>
          <w:p w14:paraId="6AB8DD1E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5107AD6D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62.</w:t>
            </w:r>
          </w:p>
        </w:tc>
        <w:tc>
          <w:tcPr>
            <w:tcW w:w="1559" w:type="dxa"/>
            <w:vMerge/>
          </w:tcPr>
          <w:p w14:paraId="2E950D29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7269A37" w14:textId="77777777" w:rsidR="00AD7C43" w:rsidRPr="002A6193" w:rsidRDefault="000269FD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Jacob Gerritsse Dobberman</w:t>
            </w:r>
          </w:p>
        </w:tc>
        <w:tc>
          <w:tcPr>
            <w:tcW w:w="567" w:type="dxa"/>
          </w:tcPr>
          <w:p w14:paraId="0EF6EBED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</w:tr>
      <w:tr w:rsidR="00AD7C43" w:rsidRPr="002A6193" w14:paraId="46375869" w14:textId="77777777" w:rsidTr="00714840">
        <w:trPr>
          <w:trHeight w:val="451"/>
        </w:trPr>
        <w:tc>
          <w:tcPr>
            <w:tcW w:w="567" w:type="dxa"/>
          </w:tcPr>
          <w:p w14:paraId="05FA4263" w14:textId="20884521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20</w:t>
            </w:r>
            <w:r w:rsidR="00146090" w:rsidRPr="002A6193">
              <w:rPr>
                <w:rFonts w:eastAsia="Calibri"/>
              </w:rPr>
              <w:t>.</w:t>
            </w:r>
            <w:r w:rsidRPr="002A6193">
              <w:rPr>
                <w:rFonts w:eastAsia="Calibri"/>
                <w:vertAlign w:val="superscript"/>
              </w:rPr>
              <w:footnoteReference w:id="1135"/>
            </w:r>
          </w:p>
        </w:tc>
        <w:tc>
          <w:tcPr>
            <w:tcW w:w="1701" w:type="dxa"/>
            <w:gridSpan w:val="2"/>
            <w:vMerge/>
          </w:tcPr>
          <w:p w14:paraId="6CD17BCC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3B8724EA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Joris Lodowycksse van Alcmar</w:t>
            </w:r>
          </w:p>
        </w:tc>
        <w:tc>
          <w:tcPr>
            <w:tcW w:w="567" w:type="dxa"/>
            <w:vAlign w:val="bottom"/>
          </w:tcPr>
          <w:p w14:paraId="4A9FFCC0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76B0201F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63.</w:t>
            </w:r>
          </w:p>
        </w:tc>
        <w:tc>
          <w:tcPr>
            <w:tcW w:w="1559" w:type="dxa"/>
            <w:vMerge/>
          </w:tcPr>
          <w:p w14:paraId="5DCD4550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6E8F83D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Meynert Albertsse van Al</w:t>
            </w:r>
          </w:p>
        </w:tc>
        <w:tc>
          <w:tcPr>
            <w:tcW w:w="567" w:type="dxa"/>
          </w:tcPr>
          <w:p w14:paraId="5287FE65" w14:textId="77777777" w:rsidR="00AD7C43" w:rsidRPr="002A6193" w:rsidRDefault="007C4009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7, </w:t>
            </w:r>
            <w:r w:rsidR="00E54E37" w:rsidRPr="002A6193">
              <w:rPr>
                <w:rFonts w:eastAsia="Calibri"/>
              </w:rPr>
              <w:t>10 |</w:t>
            </w:r>
          </w:p>
        </w:tc>
      </w:tr>
      <w:tr w:rsidR="00AD7C43" w:rsidRPr="002A6193" w14:paraId="3727CBE7" w14:textId="77777777" w:rsidTr="00AA7E99">
        <w:trPr>
          <w:trHeight w:val="461"/>
        </w:trPr>
        <w:tc>
          <w:tcPr>
            <w:tcW w:w="567" w:type="dxa"/>
          </w:tcPr>
          <w:p w14:paraId="54478750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21.</w:t>
            </w:r>
          </w:p>
        </w:tc>
        <w:tc>
          <w:tcPr>
            <w:tcW w:w="1701" w:type="dxa"/>
            <w:gridSpan w:val="2"/>
            <w:vMerge/>
          </w:tcPr>
          <w:p w14:paraId="571EF9BA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A5F4377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Jssan van Alcmar</w:t>
            </w:r>
          </w:p>
        </w:tc>
        <w:tc>
          <w:tcPr>
            <w:tcW w:w="567" w:type="dxa"/>
            <w:vAlign w:val="bottom"/>
          </w:tcPr>
          <w:p w14:paraId="13ABFF7B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4874BD97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64.</w:t>
            </w:r>
          </w:p>
        </w:tc>
        <w:tc>
          <w:tcPr>
            <w:tcW w:w="1559" w:type="dxa"/>
            <w:vMerge/>
          </w:tcPr>
          <w:p w14:paraId="419A34A1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3E1D81B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Adriaens van Alckm</w:t>
            </w:r>
          </w:p>
        </w:tc>
        <w:tc>
          <w:tcPr>
            <w:tcW w:w="567" w:type="dxa"/>
            <w:vAlign w:val="bottom"/>
          </w:tcPr>
          <w:p w14:paraId="1A2C78ED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</w:tr>
      <w:tr w:rsidR="00AD7C43" w:rsidRPr="002A6193" w14:paraId="3A99245D" w14:textId="77777777" w:rsidTr="001A66F4">
        <w:trPr>
          <w:trHeight w:val="451"/>
        </w:trPr>
        <w:tc>
          <w:tcPr>
            <w:tcW w:w="709" w:type="dxa"/>
            <w:gridSpan w:val="2"/>
          </w:tcPr>
          <w:p w14:paraId="0CC6326A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22.</w:t>
            </w:r>
          </w:p>
        </w:tc>
        <w:tc>
          <w:tcPr>
            <w:tcW w:w="1559" w:type="dxa"/>
            <w:vMerge w:val="restart"/>
          </w:tcPr>
          <w:p w14:paraId="2A88C9A7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</w:t>
            </w:r>
            <w:r w:rsidR="00E54E37" w:rsidRPr="002A6193">
              <w:rPr>
                <w:rFonts w:eastAsia="Calibri"/>
              </w:rPr>
              <w:t>ppointadi</w:t>
            </w:r>
          </w:p>
        </w:tc>
        <w:tc>
          <w:tcPr>
            <w:tcW w:w="1843" w:type="dxa"/>
          </w:tcPr>
          <w:p w14:paraId="5CACC789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Maerten Crock van Alcmar</w:t>
            </w:r>
          </w:p>
        </w:tc>
        <w:tc>
          <w:tcPr>
            <w:tcW w:w="567" w:type="dxa"/>
            <w:vAlign w:val="bottom"/>
          </w:tcPr>
          <w:p w14:paraId="6B6FB1A0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17 |</w:t>
            </w:r>
          </w:p>
        </w:tc>
        <w:tc>
          <w:tcPr>
            <w:tcW w:w="709" w:type="dxa"/>
          </w:tcPr>
          <w:p w14:paraId="36FE45AE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65.</w:t>
            </w:r>
          </w:p>
        </w:tc>
        <w:tc>
          <w:tcPr>
            <w:tcW w:w="1559" w:type="dxa"/>
            <w:vMerge/>
          </w:tcPr>
          <w:p w14:paraId="53C3F61B" w14:textId="77777777" w:rsidR="00AD7C43" w:rsidRPr="002A6193" w:rsidRDefault="00AD7C43" w:rsidP="001A66F4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1FC5581B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Adriaen Gerritssen van Weser</w:t>
            </w:r>
          </w:p>
        </w:tc>
        <w:tc>
          <w:tcPr>
            <w:tcW w:w="567" w:type="dxa"/>
            <w:vAlign w:val="bottom"/>
          </w:tcPr>
          <w:p w14:paraId="70D1C5AB" w14:textId="77777777" w:rsidR="00AD7C43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</w:tr>
      <w:tr w:rsidR="00AD7C43" w:rsidRPr="002A6193" w14:paraId="4D364F8D" w14:textId="77777777" w:rsidTr="00714840">
        <w:trPr>
          <w:trHeight w:val="630"/>
        </w:trPr>
        <w:tc>
          <w:tcPr>
            <w:tcW w:w="709" w:type="dxa"/>
            <w:gridSpan w:val="2"/>
          </w:tcPr>
          <w:p w14:paraId="2014C55A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23.</w:t>
            </w:r>
          </w:p>
        </w:tc>
        <w:tc>
          <w:tcPr>
            <w:tcW w:w="1559" w:type="dxa"/>
            <w:vMerge/>
          </w:tcPr>
          <w:p w14:paraId="57E3BEB3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717AAEC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Dircks van Alcmar</w:t>
            </w:r>
          </w:p>
        </w:tc>
        <w:tc>
          <w:tcPr>
            <w:tcW w:w="567" w:type="dxa"/>
          </w:tcPr>
          <w:p w14:paraId="42050E07" w14:textId="77777777" w:rsidR="00CC72FE" w:rsidRPr="002A6193" w:rsidRDefault="00E54E37" w:rsidP="00AA7E99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16</w:t>
            </w:r>
            <w:r w:rsidRPr="002A6193">
              <w:rPr>
                <w:rFonts w:eastAsia="Calibri"/>
                <w:vertAlign w:val="superscript"/>
              </w:rPr>
              <w:footnoteReference w:id="1136"/>
            </w:r>
            <w:r w:rsidRPr="002A6193">
              <w:rPr>
                <w:rFonts w:eastAsia="Calibri"/>
              </w:rPr>
              <w:t xml:space="preserve"> |</w:t>
            </w:r>
          </w:p>
        </w:tc>
        <w:tc>
          <w:tcPr>
            <w:tcW w:w="709" w:type="dxa"/>
          </w:tcPr>
          <w:p w14:paraId="56F80AC4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66.</w:t>
            </w:r>
          </w:p>
        </w:tc>
        <w:tc>
          <w:tcPr>
            <w:tcW w:w="1559" w:type="dxa"/>
            <w:vMerge w:val="restart"/>
          </w:tcPr>
          <w:p w14:paraId="04C1F472" w14:textId="77777777" w:rsidR="00AD7C43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oldati</w:t>
            </w:r>
          </w:p>
        </w:tc>
        <w:tc>
          <w:tcPr>
            <w:tcW w:w="2126" w:type="dxa"/>
          </w:tcPr>
          <w:p w14:paraId="1FCB7AD4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Tys Tyssen</w:t>
            </w:r>
          </w:p>
        </w:tc>
        <w:tc>
          <w:tcPr>
            <w:tcW w:w="567" w:type="dxa"/>
          </w:tcPr>
          <w:p w14:paraId="5C33E072" w14:textId="77777777" w:rsidR="00AD7C43" w:rsidRPr="002A6193" w:rsidRDefault="00E54E37" w:rsidP="00714840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01ABD152" w14:textId="77777777" w:rsidTr="00714840">
        <w:trPr>
          <w:trHeight w:val="451"/>
        </w:trPr>
        <w:tc>
          <w:tcPr>
            <w:tcW w:w="709" w:type="dxa"/>
            <w:gridSpan w:val="2"/>
          </w:tcPr>
          <w:p w14:paraId="3796C1C5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24.</w:t>
            </w:r>
          </w:p>
        </w:tc>
        <w:tc>
          <w:tcPr>
            <w:tcW w:w="1559" w:type="dxa"/>
          </w:tcPr>
          <w:p w14:paraId="2D946B79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t</w:t>
            </w:r>
            <w:r w:rsidR="00E54E37" w:rsidRPr="002A6193">
              <w:rPr>
                <w:rFonts w:eastAsia="Calibri"/>
              </w:rPr>
              <w:t xml:space="preserve">rombetto </w:t>
            </w:r>
          </w:p>
        </w:tc>
        <w:tc>
          <w:tcPr>
            <w:tcW w:w="1843" w:type="dxa"/>
          </w:tcPr>
          <w:p w14:paraId="31EBD0AF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Pieter Cornelissen van Alcmar</w:t>
            </w:r>
          </w:p>
        </w:tc>
        <w:tc>
          <w:tcPr>
            <w:tcW w:w="567" w:type="dxa"/>
            <w:vAlign w:val="bottom"/>
          </w:tcPr>
          <w:p w14:paraId="3EB1873E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16 |</w:t>
            </w:r>
          </w:p>
        </w:tc>
        <w:tc>
          <w:tcPr>
            <w:tcW w:w="709" w:type="dxa"/>
          </w:tcPr>
          <w:p w14:paraId="3B9E1BCF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67.</w:t>
            </w:r>
          </w:p>
        </w:tc>
        <w:tc>
          <w:tcPr>
            <w:tcW w:w="1559" w:type="dxa"/>
            <w:vMerge/>
          </w:tcPr>
          <w:p w14:paraId="3B9D9636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798706F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Rick Foppen van Alckmar</w:t>
            </w:r>
          </w:p>
        </w:tc>
        <w:tc>
          <w:tcPr>
            <w:tcW w:w="567" w:type="dxa"/>
            <w:vAlign w:val="center"/>
          </w:tcPr>
          <w:p w14:paraId="1E1E0B7F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704E1ECD" w14:textId="77777777" w:rsidTr="00714840">
        <w:trPr>
          <w:trHeight w:val="873"/>
        </w:trPr>
        <w:tc>
          <w:tcPr>
            <w:tcW w:w="709" w:type="dxa"/>
            <w:gridSpan w:val="2"/>
          </w:tcPr>
          <w:p w14:paraId="3789E386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25.</w:t>
            </w:r>
          </w:p>
        </w:tc>
        <w:tc>
          <w:tcPr>
            <w:tcW w:w="1559" w:type="dxa"/>
          </w:tcPr>
          <w:p w14:paraId="3FEA5004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b</w:t>
            </w:r>
            <w:r w:rsidR="00E54E37" w:rsidRPr="002A6193">
              <w:rPr>
                <w:rFonts w:eastAsia="Calibri"/>
              </w:rPr>
              <w:t xml:space="preserve">arbier </w:t>
            </w:r>
          </w:p>
        </w:tc>
        <w:tc>
          <w:tcPr>
            <w:tcW w:w="1843" w:type="dxa"/>
          </w:tcPr>
          <w:p w14:paraId="1B0C8D1C" w14:textId="1BD85EEE" w:rsidR="00CC72FE" w:rsidRPr="00EA278A" w:rsidRDefault="007E299C" w:rsidP="001A66F4">
            <w:pPr>
              <w:rPr>
                <w:rFonts w:eastAsia="Calibri"/>
                <w:iCs/>
                <w:lang w:val="nl-BE"/>
              </w:rPr>
            </w:pPr>
            <w:r w:rsidRPr="00EA278A">
              <w:rPr>
                <w:rFonts w:eastAsia="Calibri"/>
                <w:lang w:val="nl-BE"/>
              </w:rPr>
              <w:t>m(enee)r</w:t>
            </w:r>
            <w:r w:rsidR="00E54E37" w:rsidRPr="00EA278A">
              <w:rPr>
                <w:rFonts w:eastAsia="Calibri"/>
                <w:lang w:val="nl-BE"/>
              </w:rPr>
              <w:t xml:space="preserve"> Willem Roddan van</w:t>
            </w:r>
            <w:r w:rsidR="00E54E37" w:rsidRPr="002A6193">
              <w:rPr>
                <w:rFonts w:eastAsia="Calibri"/>
                <w:vertAlign w:val="superscript"/>
              </w:rPr>
              <w:footnoteReference w:id="1137"/>
            </w:r>
            <w:r w:rsidR="00E54E37" w:rsidRPr="00EA278A">
              <w:rPr>
                <w:rFonts w:eastAsia="Calibri"/>
                <w:lang w:val="nl-BE"/>
              </w:rPr>
              <w:t xml:space="preserve"> Alcmar </w:t>
            </w:r>
          </w:p>
        </w:tc>
        <w:tc>
          <w:tcPr>
            <w:tcW w:w="567" w:type="dxa"/>
            <w:vAlign w:val="bottom"/>
          </w:tcPr>
          <w:p w14:paraId="4B8E34FA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24 |</w:t>
            </w:r>
          </w:p>
        </w:tc>
        <w:tc>
          <w:tcPr>
            <w:tcW w:w="709" w:type="dxa"/>
          </w:tcPr>
          <w:p w14:paraId="29933170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68.</w:t>
            </w:r>
          </w:p>
        </w:tc>
        <w:tc>
          <w:tcPr>
            <w:tcW w:w="1559" w:type="dxa"/>
            <w:vMerge/>
          </w:tcPr>
          <w:p w14:paraId="0EDC6EA1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98CE144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Jansse van Amsterdam</w:t>
            </w:r>
          </w:p>
        </w:tc>
        <w:tc>
          <w:tcPr>
            <w:tcW w:w="567" w:type="dxa"/>
            <w:vAlign w:val="center"/>
          </w:tcPr>
          <w:p w14:paraId="6CAAD22E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7B4EEDAA" w14:textId="77777777" w:rsidTr="00AA7E99">
        <w:trPr>
          <w:trHeight w:val="873"/>
        </w:trPr>
        <w:tc>
          <w:tcPr>
            <w:tcW w:w="709" w:type="dxa"/>
            <w:gridSpan w:val="2"/>
          </w:tcPr>
          <w:p w14:paraId="0000947D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26.</w:t>
            </w:r>
          </w:p>
        </w:tc>
        <w:tc>
          <w:tcPr>
            <w:tcW w:w="1559" w:type="dxa"/>
          </w:tcPr>
          <w:p w14:paraId="314D362F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ompagno </w:t>
            </w:r>
          </w:p>
        </w:tc>
        <w:tc>
          <w:tcPr>
            <w:tcW w:w="1843" w:type="dxa"/>
          </w:tcPr>
          <w:p w14:paraId="7A247A72" w14:textId="77777777" w:rsidR="00CC72FE" w:rsidRPr="002A6193" w:rsidRDefault="00DA5551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Danidt Re</w:t>
            </w:r>
            <w:r w:rsidR="00E54E37" w:rsidRPr="002A6193">
              <w:rPr>
                <w:rFonts w:eastAsia="Calibri"/>
              </w:rPr>
              <w:t>ddoch</w:t>
            </w:r>
          </w:p>
        </w:tc>
        <w:tc>
          <w:tcPr>
            <w:tcW w:w="567" w:type="dxa"/>
          </w:tcPr>
          <w:p w14:paraId="647A5914" w14:textId="77777777" w:rsidR="00CC72FE" w:rsidRPr="002A6193" w:rsidRDefault="00E54E37" w:rsidP="00AA7E99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12 |</w:t>
            </w:r>
          </w:p>
        </w:tc>
        <w:tc>
          <w:tcPr>
            <w:tcW w:w="709" w:type="dxa"/>
          </w:tcPr>
          <w:p w14:paraId="44B8433C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69.</w:t>
            </w:r>
          </w:p>
        </w:tc>
        <w:tc>
          <w:tcPr>
            <w:tcW w:w="1559" w:type="dxa"/>
            <w:vMerge/>
          </w:tcPr>
          <w:p w14:paraId="6BF82F02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B30543E" w14:textId="77777777" w:rsidR="00AD7C43" w:rsidRPr="00EA278A" w:rsidRDefault="00E54E37" w:rsidP="001A66F4">
            <w:pPr>
              <w:rPr>
                <w:rFonts w:eastAsia="Calibri"/>
                <w:lang w:val="nl-BE"/>
              </w:rPr>
            </w:pPr>
            <w:r w:rsidRPr="00EA278A">
              <w:rPr>
                <w:rFonts w:eastAsia="Calibri"/>
                <w:lang w:val="nl-BE"/>
              </w:rPr>
              <w:t>Ja</w:t>
            </w:r>
            <w:r w:rsidR="000269FD" w:rsidRPr="00EA278A">
              <w:rPr>
                <w:rFonts w:eastAsia="Calibri"/>
                <w:lang w:val="nl-BE"/>
              </w:rPr>
              <w:t>n Jansse Bosschieter van Alckm</w:t>
            </w:r>
          </w:p>
        </w:tc>
        <w:tc>
          <w:tcPr>
            <w:tcW w:w="567" w:type="dxa"/>
            <w:vAlign w:val="bottom"/>
          </w:tcPr>
          <w:p w14:paraId="781C9361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7, 10 |</w:t>
            </w:r>
          </w:p>
        </w:tc>
      </w:tr>
      <w:tr w:rsidR="00AD7C43" w:rsidRPr="002A6193" w14:paraId="620CBEC7" w14:textId="77777777" w:rsidTr="001A66F4">
        <w:trPr>
          <w:trHeight w:val="451"/>
        </w:trPr>
        <w:tc>
          <w:tcPr>
            <w:tcW w:w="709" w:type="dxa"/>
            <w:gridSpan w:val="2"/>
          </w:tcPr>
          <w:p w14:paraId="1E0095A9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27.</w:t>
            </w:r>
          </w:p>
        </w:tc>
        <w:tc>
          <w:tcPr>
            <w:tcW w:w="1559" w:type="dxa"/>
          </w:tcPr>
          <w:p w14:paraId="177A3476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arangon maggior</w:t>
            </w:r>
          </w:p>
        </w:tc>
        <w:tc>
          <w:tcPr>
            <w:tcW w:w="1843" w:type="dxa"/>
          </w:tcPr>
          <w:p w14:paraId="463B51F5" w14:textId="77777777" w:rsidR="00CC72FE" w:rsidRPr="002A6193" w:rsidRDefault="00E54E37" w:rsidP="00C01EE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Jan Harcksse van Enck</w:t>
            </w:r>
          </w:p>
        </w:tc>
        <w:tc>
          <w:tcPr>
            <w:tcW w:w="567" w:type="dxa"/>
            <w:vAlign w:val="bottom"/>
          </w:tcPr>
          <w:p w14:paraId="6CC3FB98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31 |</w:t>
            </w:r>
          </w:p>
        </w:tc>
        <w:tc>
          <w:tcPr>
            <w:tcW w:w="709" w:type="dxa"/>
          </w:tcPr>
          <w:p w14:paraId="3597DD05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70.</w:t>
            </w:r>
          </w:p>
        </w:tc>
        <w:tc>
          <w:tcPr>
            <w:tcW w:w="1559" w:type="dxa"/>
            <w:vMerge/>
          </w:tcPr>
          <w:p w14:paraId="1E06EAC0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0A688ABD" w14:textId="77777777" w:rsidR="00AD7C43" w:rsidRPr="002A6193" w:rsidRDefault="000269FD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Davidt Mubere van Alckm</w:t>
            </w:r>
          </w:p>
        </w:tc>
        <w:tc>
          <w:tcPr>
            <w:tcW w:w="567" w:type="dxa"/>
            <w:vAlign w:val="bottom"/>
          </w:tcPr>
          <w:p w14:paraId="679F36F8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7 | </w:t>
            </w:r>
          </w:p>
        </w:tc>
      </w:tr>
      <w:tr w:rsidR="00AD7C43" w:rsidRPr="002A6193" w14:paraId="63E91463" w14:textId="77777777" w:rsidTr="00714840">
        <w:trPr>
          <w:trHeight w:val="873"/>
        </w:trPr>
        <w:tc>
          <w:tcPr>
            <w:tcW w:w="709" w:type="dxa"/>
            <w:gridSpan w:val="2"/>
          </w:tcPr>
          <w:p w14:paraId="1DFFCDB5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28.</w:t>
            </w:r>
          </w:p>
        </w:tc>
        <w:tc>
          <w:tcPr>
            <w:tcW w:w="1559" w:type="dxa"/>
          </w:tcPr>
          <w:p w14:paraId="7983646E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 xml:space="preserve">arangon </w:t>
            </w:r>
          </w:p>
        </w:tc>
        <w:tc>
          <w:tcPr>
            <w:tcW w:w="1843" w:type="dxa"/>
          </w:tcPr>
          <w:p w14:paraId="40B0BB55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Rorhes Gerbransse van Alcmr</w:t>
            </w:r>
          </w:p>
        </w:tc>
        <w:tc>
          <w:tcPr>
            <w:tcW w:w="567" w:type="dxa"/>
            <w:vAlign w:val="bottom"/>
          </w:tcPr>
          <w:p w14:paraId="570F90F5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17 |</w:t>
            </w:r>
          </w:p>
        </w:tc>
        <w:tc>
          <w:tcPr>
            <w:tcW w:w="709" w:type="dxa"/>
          </w:tcPr>
          <w:p w14:paraId="0B38E21F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71.</w:t>
            </w:r>
          </w:p>
        </w:tc>
        <w:tc>
          <w:tcPr>
            <w:tcW w:w="1559" w:type="dxa"/>
            <w:vMerge/>
          </w:tcPr>
          <w:p w14:paraId="20476DF2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F51969B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Willem Cornelisse van Coedich</w:t>
            </w:r>
          </w:p>
        </w:tc>
        <w:tc>
          <w:tcPr>
            <w:tcW w:w="567" w:type="dxa"/>
            <w:vAlign w:val="center"/>
          </w:tcPr>
          <w:p w14:paraId="280BB345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0690D7F9" w14:textId="77777777" w:rsidTr="001A66F4">
        <w:trPr>
          <w:trHeight w:val="461"/>
        </w:trPr>
        <w:tc>
          <w:tcPr>
            <w:tcW w:w="709" w:type="dxa"/>
            <w:gridSpan w:val="2"/>
          </w:tcPr>
          <w:p w14:paraId="7FC00E40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29.</w:t>
            </w:r>
          </w:p>
        </w:tc>
        <w:tc>
          <w:tcPr>
            <w:tcW w:w="1559" w:type="dxa"/>
          </w:tcPr>
          <w:p w14:paraId="05EFA9DC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>otto marangon</w:t>
            </w:r>
          </w:p>
        </w:tc>
        <w:tc>
          <w:tcPr>
            <w:tcW w:w="1843" w:type="dxa"/>
          </w:tcPr>
          <w:p w14:paraId="56541318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Jss Jansse van Alcmar</w:t>
            </w:r>
          </w:p>
        </w:tc>
        <w:tc>
          <w:tcPr>
            <w:tcW w:w="567" w:type="dxa"/>
            <w:vAlign w:val="bottom"/>
          </w:tcPr>
          <w:p w14:paraId="726D6611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69F19F05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72.</w:t>
            </w:r>
          </w:p>
        </w:tc>
        <w:tc>
          <w:tcPr>
            <w:tcW w:w="1559" w:type="dxa"/>
            <w:vMerge/>
          </w:tcPr>
          <w:p w14:paraId="756E84F7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BEFE521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Jacobsse Spaens</w:t>
            </w:r>
          </w:p>
        </w:tc>
        <w:tc>
          <w:tcPr>
            <w:tcW w:w="567" w:type="dxa"/>
            <w:vAlign w:val="bottom"/>
          </w:tcPr>
          <w:p w14:paraId="2D35DDF5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4743A9FF" w14:textId="77777777" w:rsidTr="00714840">
        <w:trPr>
          <w:trHeight w:val="863"/>
        </w:trPr>
        <w:tc>
          <w:tcPr>
            <w:tcW w:w="709" w:type="dxa"/>
            <w:gridSpan w:val="2"/>
          </w:tcPr>
          <w:p w14:paraId="7DBA285F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30.</w:t>
            </w:r>
          </w:p>
        </w:tc>
        <w:tc>
          <w:tcPr>
            <w:tcW w:w="1559" w:type="dxa"/>
            <w:vMerge w:val="restart"/>
          </w:tcPr>
          <w:p w14:paraId="69ABB833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</w:t>
            </w:r>
            <w:r w:rsidR="00E54E37" w:rsidRPr="002A6193">
              <w:rPr>
                <w:rFonts w:eastAsia="Calibri"/>
              </w:rPr>
              <w:t xml:space="preserve">orporal </w:t>
            </w:r>
          </w:p>
        </w:tc>
        <w:tc>
          <w:tcPr>
            <w:tcW w:w="1843" w:type="dxa"/>
          </w:tcPr>
          <w:p w14:paraId="7BC667BF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Claes Cornelissen Prins Munickendam</w:t>
            </w:r>
          </w:p>
        </w:tc>
        <w:tc>
          <w:tcPr>
            <w:tcW w:w="567" w:type="dxa"/>
            <w:vAlign w:val="bottom"/>
          </w:tcPr>
          <w:p w14:paraId="058707D2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16</w:t>
            </w:r>
            <w:r w:rsidRPr="002A6193">
              <w:rPr>
                <w:rFonts w:eastAsia="Calibri"/>
                <w:vertAlign w:val="superscript"/>
              </w:rPr>
              <w:footnoteReference w:id="1138"/>
            </w:r>
            <w:r w:rsidRPr="002A6193">
              <w:rPr>
                <w:rFonts w:eastAsia="Calibri"/>
              </w:rPr>
              <w:t xml:space="preserve"> |</w:t>
            </w:r>
          </w:p>
        </w:tc>
        <w:tc>
          <w:tcPr>
            <w:tcW w:w="709" w:type="dxa"/>
          </w:tcPr>
          <w:p w14:paraId="2843B977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73.</w:t>
            </w:r>
          </w:p>
        </w:tc>
        <w:tc>
          <w:tcPr>
            <w:tcW w:w="1559" w:type="dxa"/>
            <w:vMerge/>
          </w:tcPr>
          <w:p w14:paraId="492ECA38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2310A4D5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Jansse van Alckmar</w:t>
            </w:r>
          </w:p>
        </w:tc>
        <w:tc>
          <w:tcPr>
            <w:tcW w:w="567" w:type="dxa"/>
            <w:vAlign w:val="center"/>
          </w:tcPr>
          <w:p w14:paraId="509034BA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5B19B8D0" w14:textId="77777777" w:rsidTr="00714840">
        <w:trPr>
          <w:trHeight w:val="645"/>
        </w:trPr>
        <w:tc>
          <w:tcPr>
            <w:tcW w:w="709" w:type="dxa"/>
            <w:gridSpan w:val="2"/>
          </w:tcPr>
          <w:p w14:paraId="09DD8118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31.</w:t>
            </w:r>
          </w:p>
        </w:tc>
        <w:tc>
          <w:tcPr>
            <w:tcW w:w="1559" w:type="dxa"/>
            <w:vMerge/>
          </w:tcPr>
          <w:p w14:paraId="11AE26F3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118F8B7" w14:textId="77777777" w:rsidR="00CC72FE" w:rsidRPr="00EA278A" w:rsidRDefault="00E54E37" w:rsidP="001A66F4">
            <w:pPr>
              <w:rPr>
                <w:rFonts w:eastAsia="Calibri"/>
                <w:lang w:val="nl-BE"/>
              </w:rPr>
            </w:pPr>
            <w:r w:rsidRPr="00EA278A">
              <w:rPr>
                <w:rFonts w:eastAsia="Calibri"/>
                <w:lang w:val="nl-BE"/>
              </w:rPr>
              <w:t>Cornelis Jansse Januaer van Alck</w:t>
            </w:r>
          </w:p>
        </w:tc>
        <w:tc>
          <w:tcPr>
            <w:tcW w:w="567" w:type="dxa"/>
            <w:vAlign w:val="bottom"/>
          </w:tcPr>
          <w:p w14:paraId="160A666A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13 |</w:t>
            </w:r>
          </w:p>
        </w:tc>
        <w:tc>
          <w:tcPr>
            <w:tcW w:w="709" w:type="dxa"/>
          </w:tcPr>
          <w:p w14:paraId="2807B37F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74.</w:t>
            </w:r>
          </w:p>
        </w:tc>
        <w:tc>
          <w:tcPr>
            <w:tcW w:w="1559" w:type="dxa"/>
            <w:vMerge/>
          </w:tcPr>
          <w:p w14:paraId="4A7DD173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7D8F919" w14:textId="77777777" w:rsidR="00AD7C43" w:rsidRPr="002A6193" w:rsidRDefault="009770FC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Thomis Gerritsse van Alck</w:t>
            </w:r>
          </w:p>
        </w:tc>
        <w:tc>
          <w:tcPr>
            <w:tcW w:w="567" w:type="dxa"/>
            <w:vAlign w:val="center"/>
          </w:tcPr>
          <w:p w14:paraId="39D9297F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70D0F6E4" w14:textId="77777777" w:rsidTr="001A66F4">
        <w:trPr>
          <w:trHeight w:val="555"/>
        </w:trPr>
        <w:tc>
          <w:tcPr>
            <w:tcW w:w="709" w:type="dxa"/>
            <w:gridSpan w:val="2"/>
          </w:tcPr>
          <w:p w14:paraId="04D3EEF0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32.</w:t>
            </w:r>
          </w:p>
        </w:tc>
        <w:tc>
          <w:tcPr>
            <w:tcW w:w="1559" w:type="dxa"/>
            <w:vMerge/>
          </w:tcPr>
          <w:p w14:paraId="51822BD4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9D8382A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Claesse van Alckmr</w:t>
            </w:r>
          </w:p>
        </w:tc>
        <w:tc>
          <w:tcPr>
            <w:tcW w:w="567" w:type="dxa"/>
            <w:vAlign w:val="bottom"/>
          </w:tcPr>
          <w:p w14:paraId="46EF560F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14 |</w:t>
            </w:r>
          </w:p>
        </w:tc>
        <w:tc>
          <w:tcPr>
            <w:tcW w:w="709" w:type="dxa"/>
          </w:tcPr>
          <w:p w14:paraId="66C55D21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75.</w:t>
            </w:r>
          </w:p>
        </w:tc>
        <w:tc>
          <w:tcPr>
            <w:tcW w:w="1559" w:type="dxa"/>
            <w:vMerge/>
          </w:tcPr>
          <w:p w14:paraId="3C92B978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3E1FB72" w14:textId="77777777" w:rsidR="00AD7C43" w:rsidRPr="002A6193" w:rsidRDefault="009770FC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Sybrant Dirricks van Alckm</w:t>
            </w:r>
          </w:p>
        </w:tc>
        <w:tc>
          <w:tcPr>
            <w:tcW w:w="567" w:type="dxa"/>
            <w:vAlign w:val="bottom"/>
          </w:tcPr>
          <w:p w14:paraId="6F782FDC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6D678507" w14:textId="77777777" w:rsidTr="001A66F4">
        <w:trPr>
          <w:trHeight w:val="451"/>
        </w:trPr>
        <w:tc>
          <w:tcPr>
            <w:tcW w:w="709" w:type="dxa"/>
            <w:gridSpan w:val="2"/>
          </w:tcPr>
          <w:p w14:paraId="1B9C7F4B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33.</w:t>
            </w:r>
          </w:p>
        </w:tc>
        <w:tc>
          <w:tcPr>
            <w:tcW w:w="1559" w:type="dxa"/>
          </w:tcPr>
          <w:p w14:paraId="5DCC1A77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</w:t>
            </w:r>
            <w:r w:rsidR="00E54E37" w:rsidRPr="002A6193">
              <w:rPr>
                <w:rFonts w:eastAsia="Calibri"/>
              </w:rPr>
              <w:t xml:space="preserve">rovosto </w:t>
            </w:r>
          </w:p>
        </w:tc>
        <w:tc>
          <w:tcPr>
            <w:tcW w:w="1843" w:type="dxa"/>
          </w:tcPr>
          <w:p w14:paraId="7A20263C" w14:textId="77777777" w:rsidR="00CC72FE" w:rsidRPr="002A6193" w:rsidRDefault="00DA5551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Robbert Lynsse s</w:t>
            </w:r>
            <w:r w:rsidR="00E54E37" w:rsidRPr="002A6193">
              <w:rPr>
                <w:rFonts w:eastAsia="Calibri"/>
              </w:rPr>
              <w:t>chotsman</w:t>
            </w:r>
          </w:p>
        </w:tc>
        <w:tc>
          <w:tcPr>
            <w:tcW w:w="567" w:type="dxa"/>
            <w:vAlign w:val="bottom"/>
          </w:tcPr>
          <w:p w14:paraId="3E67D84A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15 |</w:t>
            </w:r>
          </w:p>
        </w:tc>
        <w:tc>
          <w:tcPr>
            <w:tcW w:w="709" w:type="dxa"/>
          </w:tcPr>
          <w:p w14:paraId="30E1588A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76.</w:t>
            </w:r>
          </w:p>
        </w:tc>
        <w:tc>
          <w:tcPr>
            <w:tcW w:w="1559" w:type="dxa"/>
            <w:vMerge/>
          </w:tcPr>
          <w:p w14:paraId="500E6ED0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4BE02BE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Pietersse van Alckmar</w:t>
            </w:r>
          </w:p>
        </w:tc>
        <w:tc>
          <w:tcPr>
            <w:tcW w:w="567" w:type="dxa"/>
            <w:vAlign w:val="bottom"/>
          </w:tcPr>
          <w:p w14:paraId="187C236B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7371593F" w14:textId="77777777" w:rsidTr="001A66F4">
        <w:trPr>
          <w:trHeight w:val="461"/>
        </w:trPr>
        <w:tc>
          <w:tcPr>
            <w:tcW w:w="709" w:type="dxa"/>
            <w:gridSpan w:val="2"/>
          </w:tcPr>
          <w:p w14:paraId="3767507C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34.</w:t>
            </w:r>
          </w:p>
        </w:tc>
        <w:tc>
          <w:tcPr>
            <w:tcW w:w="1559" w:type="dxa"/>
            <w:vMerge w:val="restart"/>
          </w:tcPr>
          <w:p w14:paraId="1187711A" w14:textId="77777777" w:rsidR="00CC72FE" w:rsidRPr="002A6193" w:rsidRDefault="00AA0635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arinari della gabia</w:t>
            </w:r>
          </w:p>
        </w:tc>
        <w:tc>
          <w:tcPr>
            <w:tcW w:w="1843" w:type="dxa"/>
          </w:tcPr>
          <w:p w14:paraId="140AB3F0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Gerrit Jansse Weert</w:t>
            </w:r>
          </w:p>
        </w:tc>
        <w:tc>
          <w:tcPr>
            <w:tcW w:w="567" w:type="dxa"/>
            <w:vAlign w:val="bottom"/>
          </w:tcPr>
          <w:p w14:paraId="79A5A838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 |</w:t>
            </w:r>
          </w:p>
        </w:tc>
        <w:tc>
          <w:tcPr>
            <w:tcW w:w="709" w:type="dxa"/>
          </w:tcPr>
          <w:p w14:paraId="633368B9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77.</w:t>
            </w:r>
          </w:p>
        </w:tc>
        <w:tc>
          <w:tcPr>
            <w:tcW w:w="1559" w:type="dxa"/>
            <w:vMerge/>
          </w:tcPr>
          <w:p w14:paraId="46456F20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0C50A5F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Jansse van Harlem</w:t>
            </w:r>
          </w:p>
        </w:tc>
        <w:tc>
          <w:tcPr>
            <w:tcW w:w="567" w:type="dxa"/>
            <w:vAlign w:val="bottom"/>
          </w:tcPr>
          <w:p w14:paraId="522BBFFE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1132DF23" w14:textId="77777777" w:rsidTr="001A66F4">
        <w:trPr>
          <w:trHeight w:val="451"/>
        </w:trPr>
        <w:tc>
          <w:tcPr>
            <w:tcW w:w="709" w:type="dxa"/>
            <w:gridSpan w:val="2"/>
          </w:tcPr>
          <w:p w14:paraId="5E79CE41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35.</w:t>
            </w:r>
          </w:p>
        </w:tc>
        <w:tc>
          <w:tcPr>
            <w:tcW w:w="1559" w:type="dxa"/>
            <w:vMerge/>
          </w:tcPr>
          <w:p w14:paraId="01EA83EF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CD42604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Jacob Gerritsse van Alcmar </w:t>
            </w:r>
          </w:p>
        </w:tc>
        <w:tc>
          <w:tcPr>
            <w:tcW w:w="567" w:type="dxa"/>
            <w:vAlign w:val="bottom"/>
          </w:tcPr>
          <w:p w14:paraId="11C33828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094E12B4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78.</w:t>
            </w:r>
          </w:p>
        </w:tc>
        <w:tc>
          <w:tcPr>
            <w:tcW w:w="1559" w:type="dxa"/>
            <w:vMerge/>
          </w:tcPr>
          <w:p w14:paraId="13303166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AE3DDC3" w14:textId="77777777" w:rsidR="00AD7C43" w:rsidRPr="002A6193" w:rsidRDefault="009770FC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Legrant van Alckn</w:t>
            </w:r>
            <w:r w:rsidR="00E54E37" w:rsidRPr="002A6193">
              <w:rPr>
                <w:rFonts w:eastAsia="Calibri"/>
              </w:rPr>
              <w:t xml:space="preserve"> </w:t>
            </w:r>
          </w:p>
        </w:tc>
        <w:tc>
          <w:tcPr>
            <w:tcW w:w="567" w:type="dxa"/>
            <w:vAlign w:val="bottom"/>
          </w:tcPr>
          <w:p w14:paraId="52BF5529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7002CFAB" w14:textId="77777777" w:rsidTr="001A66F4">
        <w:trPr>
          <w:trHeight w:val="461"/>
        </w:trPr>
        <w:tc>
          <w:tcPr>
            <w:tcW w:w="709" w:type="dxa"/>
            <w:gridSpan w:val="2"/>
          </w:tcPr>
          <w:p w14:paraId="67A70200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36.</w:t>
            </w:r>
          </w:p>
        </w:tc>
        <w:tc>
          <w:tcPr>
            <w:tcW w:w="1559" w:type="dxa"/>
            <w:vMerge/>
          </w:tcPr>
          <w:p w14:paraId="0D04B45D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887F8A7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Jacob Mesters</w:t>
            </w:r>
          </w:p>
        </w:tc>
        <w:tc>
          <w:tcPr>
            <w:tcW w:w="567" w:type="dxa"/>
            <w:vAlign w:val="bottom"/>
          </w:tcPr>
          <w:p w14:paraId="635AE03A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30590ECD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79.</w:t>
            </w:r>
          </w:p>
        </w:tc>
        <w:tc>
          <w:tcPr>
            <w:tcW w:w="1559" w:type="dxa"/>
            <w:vMerge/>
          </w:tcPr>
          <w:p w14:paraId="6399A05E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17AA2472" w14:textId="77777777" w:rsidR="00AD7C43" w:rsidRPr="002A6193" w:rsidRDefault="009770FC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Gylbrecht Albertsse Alck</w:t>
            </w:r>
          </w:p>
        </w:tc>
        <w:tc>
          <w:tcPr>
            <w:tcW w:w="567" w:type="dxa"/>
            <w:vAlign w:val="bottom"/>
          </w:tcPr>
          <w:p w14:paraId="7544EB46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593A8A0D" w14:textId="77777777" w:rsidTr="009770FC">
        <w:trPr>
          <w:trHeight w:val="278"/>
        </w:trPr>
        <w:tc>
          <w:tcPr>
            <w:tcW w:w="709" w:type="dxa"/>
            <w:gridSpan w:val="2"/>
          </w:tcPr>
          <w:p w14:paraId="36E5BB0C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37.</w:t>
            </w:r>
          </w:p>
        </w:tc>
        <w:tc>
          <w:tcPr>
            <w:tcW w:w="1559" w:type="dxa"/>
            <w:vMerge/>
          </w:tcPr>
          <w:p w14:paraId="264592CD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61D9B56" w14:textId="77777777" w:rsidR="00CC72FE" w:rsidRPr="002A6193" w:rsidRDefault="00E54E37" w:rsidP="001A66F4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Jan Martsse alias Diewers Jan</w:t>
            </w:r>
          </w:p>
        </w:tc>
        <w:tc>
          <w:tcPr>
            <w:tcW w:w="567" w:type="dxa"/>
            <w:vAlign w:val="bottom"/>
          </w:tcPr>
          <w:p w14:paraId="48DD1C6A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6597F71B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80.</w:t>
            </w:r>
          </w:p>
        </w:tc>
        <w:tc>
          <w:tcPr>
            <w:tcW w:w="1559" w:type="dxa"/>
            <w:vMerge/>
          </w:tcPr>
          <w:p w14:paraId="11EFB688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43A2C37" w14:textId="77777777" w:rsidR="00AD7C43" w:rsidRPr="002A6193" w:rsidRDefault="009770FC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Jansse van Langedik</w:t>
            </w:r>
          </w:p>
        </w:tc>
        <w:tc>
          <w:tcPr>
            <w:tcW w:w="567" w:type="dxa"/>
            <w:vAlign w:val="center"/>
          </w:tcPr>
          <w:p w14:paraId="36BF0549" w14:textId="77777777" w:rsidR="00AD7C43" w:rsidRPr="002A6193" w:rsidRDefault="00E54E37" w:rsidP="009770FC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5E9C2EB9" w14:textId="77777777" w:rsidTr="00714840">
        <w:trPr>
          <w:trHeight w:val="451"/>
        </w:trPr>
        <w:tc>
          <w:tcPr>
            <w:tcW w:w="709" w:type="dxa"/>
            <w:gridSpan w:val="2"/>
          </w:tcPr>
          <w:p w14:paraId="35CEE7F8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38.</w:t>
            </w:r>
          </w:p>
        </w:tc>
        <w:tc>
          <w:tcPr>
            <w:tcW w:w="1559" w:type="dxa"/>
            <w:vMerge/>
          </w:tcPr>
          <w:p w14:paraId="5DA5E75D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40A9C58F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Willem Gerritsse van Alcmar</w:t>
            </w:r>
          </w:p>
        </w:tc>
        <w:tc>
          <w:tcPr>
            <w:tcW w:w="567" w:type="dxa"/>
            <w:vAlign w:val="bottom"/>
          </w:tcPr>
          <w:p w14:paraId="4C0CD292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22F6F9CA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81.</w:t>
            </w:r>
          </w:p>
        </w:tc>
        <w:tc>
          <w:tcPr>
            <w:tcW w:w="1559" w:type="dxa"/>
            <w:vMerge/>
          </w:tcPr>
          <w:p w14:paraId="77D9908C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08B46B7" w14:textId="77777777" w:rsidR="00AD7C43" w:rsidRPr="002A6193" w:rsidRDefault="00E914FE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Jacob Pietersse van Alckm</w:t>
            </w:r>
          </w:p>
        </w:tc>
        <w:tc>
          <w:tcPr>
            <w:tcW w:w="567" w:type="dxa"/>
            <w:vAlign w:val="center"/>
          </w:tcPr>
          <w:p w14:paraId="2A24BE10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75EB122C" w14:textId="77777777" w:rsidTr="00714840">
        <w:trPr>
          <w:trHeight w:val="461"/>
        </w:trPr>
        <w:tc>
          <w:tcPr>
            <w:tcW w:w="709" w:type="dxa"/>
            <w:gridSpan w:val="2"/>
          </w:tcPr>
          <w:p w14:paraId="28B950EA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39.</w:t>
            </w:r>
          </w:p>
        </w:tc>
        <w:tc>
          <w:tcPr>
            <w:tcW w:w="1559" w:type="dxa"/>
            <w:vMerge/>
          </w:tcPr>
          <w:p w14:paraId="6861F573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11231D2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Gerrit Gerbransse van Alcnr</w:t>
            </w:r>
          </w:p>
        </w:tc>
        <w:tc>
          <w:tcPr>
            <w:tcW w:w="567" w:type="dxa"/>
            <w:vAlign w:val="bottom"/>
          </w:tcPr>
          <w:p w14:paraId="020DEE21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6B751B3D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82.</w:t>
            </w:r>
          </w:p>
        </w:tc>
        <w:tc>
          <w:tcPr>
            <w:tcW w:w="1559" w:type="dxa"/>
            <w:vMerge/>
          </w:tcPr>
          <w:p w14:paraId="06A2D64C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003D1A4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Dirricksse van | Langedik</w:t>
            </w:r>
          </w:p>
        </w:tc>
        <w:tc>
          <w:tcPr>
            <w:tcW w:w="567" w:type="dxa"/>
            <w:vAlign w:val="center"/>
          </w:tcPr>
          <w:p w14:paraId="1D8E449E" w14:textId="77777777" w:rsidR="00AD7C43" w:rsidRPr="002A6193" w:rsidRDefault="00E54E37" w:rsidP="00714840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66884513" w14:textId="77777777" w:rsidTr="001A66F4">
        <w:trPr>
          <w:trHeight w:val="451"/>
        </w:trPr>
        <w:tc>
          <w:tcPr>
            <w:tcW w:w="709" w:type="dxa"/>
            <w:gridSpan w:val="2"/>
          </w:tcPr>
          <w:p w14:paraId="56252BB4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40.</w:t>
            </w:r>
          </w:p>
        </w:tc>
        <w:tc>
          <w:tcPr>
            <w:tcW w:w="1559" w:type="dxa"/>
            <w:vMerge/>
          </w:tcPr>
          <w:p w14:paraId="6B0A6CD5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9FE1C6C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Gerrit Jansse Cater</w:t>
            </w:r>
          </w:p>
        </w:tc>
        <w:tc>
          <w:tcPr>
            <w:tcW w:w="567" w:type="dxa"/>
            <w:vAlign w:val="bottom"/>
          </w:tcPr>
          <w:p w14:paraId="74950438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  <w:tc>
          <w:tcPr>
            <w:tcW w:w="709" w:type="dxa"/>
          </w:tcPr>
          <w:p w14:paraId="13CFBFE6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83.</w:t>
            </w:r>
          </w:p>
        </w:tc>
        <w:tc>
          <w:tcPr>
            <w:tcW w:w="1559" w:type="dxa"/>
            <w:vMerge/>
          </w:tcPr>
          <w:p w14:paraId="24018F3B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AE09882" w14:textId="77777777" w:rsidR="00AD7C43" w:rsidRPr="002A6193" w:rsidRDefault="00E54E37" w:rsidP="00C01EE8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Lucas Marcussen van Hamb</w:t>
            </w:r>
          </w:p>
        </w:tc>
        <w:tc>
          <w:tcPr>
            <w:tcW w:w="567" w:type="dxa"/>
            <w:vAlign w:val="bottom"/>
          </w:tcPr>
          <w:p w14:paraId="45479768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60851121" w14:textId="77777777" w:rsidTr="001A66F4">
        <w:trPr>
          <w:trHeight w:val="461"/>
        </w:trPr>
        <w:tc>
          <w:tcPr>
            <w:tcW w:w="709" w:type="dxa"/>
            <w:gridSpan w:val="2"/>
          </w:tcPr>
          <w:p w14:paraId="14CED102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41.</w:t>
            </w:r>
          </w:p>
        </w:tc>
        <w:tc>
          <w:tcPr>
            <w:tcW w:w="1559" w:type="dxa"/>
            <w:vMerge/>
          </w:tcPr>
          <w:p w14:paraId="5D34EACE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5220B9B3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Cornelis Gelissen Boer van Alcmar</w:t>
            </w:r>
          </w:p>
        </w:tc>
        <w:tc>
          <w:tcPr>
            <w:tcW w:w="567" w:type="dxa"/>
            <w:vAlign w:val="bottom"/>
          </w:tcPr>
          <w:p w14:paraId="4C80F233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8, 10 |</w:t>
            </w:r>
          </w:p>
        </w:tc>
        <w:tc>
          <w:tcPr>
            <w:tcW w:w="709" w:type="dxa"/>
          </w:tcPr>
          <w:p w14:paraId="09D87722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84.</w:t>
            </w:r>
          </w:p>
        </w:tc>
        <w:tc>
          <w:tcPr>
            <w:tcW w:w="1559" w:type="dxa"/>
            <w:vMerge/>
          </w:tcPr>
          <w:p w14:paraId="505EF658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661D6123" w14:textId="77777777" w:rsidR="00AD7C43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Heyndrick Tomassen van Alckmar</w:t>
            </w:r>
          </w:p>
        </w:tc>
        <w:tc>
          <w:tcPr>
            <w:tcW w:w="567" w:type="dxa"/>
            <w:vAlign w:val="bottom"/>
          </w:tcPr>
          <w:p w14:paraId="10246D62" w14:textId="77777777" w:rsidR="00AD7C43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7C43EB13" w14:textId="77777777" w:rsidTr="001A66F4">
        <w:trPr>
          <w:trHeight w:val="491"/>
        </w:trPr>
        <w:tc>
          <w:tcPr>
            <w:tcW w:w="709" w:type="dxa"/>
            <w:gridSpan w:val="2"/>
          </w:tcPr>
          <w:p w14:paraId="6BEF1898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42.</w:t>
            </w:r>
          </w:p>
        </w:tc>
        <w:tc>
          <w:tcPr>
            <w:tcW w:w="1559" w:type="dxa"/>
            <w:vMerge/>
          </w:tcPr>
          <w:p w14:paraId="4E8F77DA" w14:textId="77777777" w:rsidR="00CC72FE" w:rsidRPr="002A6193" w:rsidRDefault="00CC72FE" w:rsidP="001A66F4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0F5D11E" w14:textId="77777777" w:rsidR="00CC72FE" w:rsidRPr="002A6193" w:rsidRDefault="00E54E37" w:rsidP="001A66F4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Adriaen Gelissen Horn</w:t>
            </w:r>
          </w:p>
        </w:tc>
        <w:tc>
          <w:tcPr>
            <w:tcW w:w="567" w:type="dxa"/>
            <w:vAlign w:val="bottom"/>
          </w:tcPr>
          <w:p w14:paraId="21644D75" w14:textId="77777777" w:rsidR="00CC72FE" w:rsidRPr="002A6193" w:rsidRDefault="00E54E37" w:rsidP="001A66F4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8 |</w:t>
            </w:r>
          </w:p>
        </w:tc>
        <w:tc>
          <w:tcPr>
            <w:tcW w:w="709" w:type="dxa"/>
          </w:tcPr>
          <w:p w14:paraId="1FFC482A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85.</w:t>
            </w:r>
          </w:p>
        </w:tc>
        <w:tc>
          <w:tcPr>
            <w:tcW w:w="1559" w:type="dxa"/>
            <w:vMerge/>
          </w:tcPr>
          <w:p w14:paraId="2C6931C0" w14:textId="77777777" w:rsidR="00AD7C43" w:rsidRPr="002A6193" w:rsidRDefault="00AD7C43" w:rsidP="001A66F4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5AA658F5" w14:textId="77777777" w:rsidR="00AD7C43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Mubel Aertsse van Alckmar</w:t>
            </w:r>
          </w:p>
        </w:tc>
        <w:tc>
          <w:tcPr>
            <w:tcW w:w="567" w:type="dxa"/>
            <w:vAlign w:val="bottom"/>
          </w:tcPr>
          <w:p w14:paraId="3AAF9069" w14:textId="77777777" w:rsidR="00AD7C43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</w:tr>
      <w:tr w:rsidR="00AD7C43" w:rsidRPr="002A6193" w14:paraId="4328EAE6" w14:textId="77777777" w:rsidTr="001A66F4">
        <w:trPr>
          <w:trHeight w:val="556"/>
        </w:trPr>
        <w:tc>
          <w:tcPr>
            <w:tcW w:w="709" w:type="dxa"/>
            <w:gridSpan w:val="2"/>
          </w:tcPr>
          <w:p w14:paraId="549E3D6C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43.</w:t>
            </w:r>
          </w:p>
        </w:tc>
        <w:tc>
          <w:tcPr>
            <w:tcW w:w="1559" w:type="dxa"/>
            <w:vMerge/>
          </w:tcPr>
          <w:p w14:paraId="55A74C72" w14:textId="77777777" w:rsidR="00CC72FE" w:rsidRPr="002A6193" w:rsidRDefault="00CC72FE" w:rsidP="001A66F4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0E2CA70E" w14:textId="77777777" w:rsidR="00CC72FE" w:rsidRPr="002A6193" w:rsidRDefault="00E54E37" w:rsidP="001A66F4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Reyer Jansse van Alcmar</w:t>
            </w:r>
          </w:p>
        </w:tc>
        <w:tc>
          <w:tcPr>
            <w:tcW w:w="567" w:type="dxa"/>
            <w:vAlign w:val="bottom"/>
          </w:tcPr>
          <w:p w14:paraId="62117E4E" w14:textId="77777777" w:rsidR="00CC72FE" w:rsidRPr="002A6193" w:rsidRDefault="00E54E37" w:rsidP="001A66F4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 |</w:t>
            </w:r>
          </w:p>
        </w:tc>
        <w:tc>
          <w:tcPr>
            <w:tcW w:w="709" w:type="dxa"/>
          </w:tcPr>
          <w:p w14:paraId="54275558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1559" w:type="dxa"/>
          </w:tcPr>
          <w:p w14:paraId="0401F71A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A7143A9" w14:textId="77777777" w:rsidR="00AD7C43" w:rsidRPr="002A6193" w:rsidRDefault="00AD7C43" w:rsidP="001A66F4">
            <w:pPr>
              <w:rPr>
                <w:rFonts w:eastAsia="Calibri"/>
              </w:rPr>
            </w:pPr>
          </w:p>
        </w:tc>
        <w:tc>
          <w:tcPr>
            <w:tcW w:w="567" w:type="dxa"/>
            <w:vAlign w:val="bottom"/>
          </w:tcPr>
          <w:p w14:paraId="463D9278" w14:textId="77777777" w:rsidR="00AD7C43" w:rsidRPr="002A6193" w:rsidRDefault="00AD7C43" w:rsidP="001A66F4">
            <w:pPr>
              <w:jc w:val="right"/>
              <w:rPr>
                <w:rFonts w:eastAsia="Calibri"/>
              </w:rPr>
            </w:pPr>
          </w:p>
        </w:tc>
      </w:tr>
    </w:tbl>
    <w:p w14:paraId="13C84336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>/ 308v /</w:t>
      </w:r>
    </w:p>
    <w:tbl>
      <w:tblPr>
        <w:tblStyle w:val="Grigliatabella6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1559"/>
        <w:gridCol w:w="1843"/>
        <w:gridCol w:w="567"/>
        <w:gridCol w:w="709"/>
        <w:gridCol w:w="1559"/>
        <w:gridCol w:w="2126"/>
        <w:gridCol w:w="567"/>
      </w:tblGrid>
      <w:tr w:rsidR="00AD7C43" w:rsidRPr="002A6193" w14:paraId="25157E4E" w14:textId="77777777" w:rsidTr="007B66D8">
        <w:trPr>
          <w:trHeight w:val="451"/>
        </w:trPr>
        <w:tc>
          <w:tcPr>
            <w:tcW w:w="709" w:type="dxa"/>
          </w:tcPr>
          <w:p w14:paraId="04C7374D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86.</w:t>
            </w:r>
          </w:p>
        </w:tc>
        <w:tc>
          <w:tcPr>
            <w:tcW w:w="1559" w:type="dxa"/>
            <w:vMerge w:val="restart"/>
          </w:tcPr>
          <w:p w14:paraId="69A13FCA" w14:textId="77777777" w:rsidR="00CC72FE" w:rsidRPr="002A6193" w:rsidRDefault="00CC72FE" w:rsidP="007B66D8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6A1918C6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Pieter Jacobsse van Alcmar</w:t>
            </w:r>
          </w:p>
        </w:tc>
        <w:tc>
          <w:tcPr>
            <w:tcW w:w="567" w:type="dxa"/>
            <w:vAlign w:val="bottom"/>
          </w:tcPr>
          <w:p w14:paraId="5FD84F73" w14:textId="77777777" w:rsidR="00CC72FE" w:rsidRPr="002A6193" w:rsidRDefault="00E54E37" w:rsidP="007B66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086CE1B9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97.</w:t>
            </w:r>
          </w:p>
        </w:tc>
        <w:tc>
          <w:tcPr>
            <w:tcW w:w="1559" w:type="dxa"/>
            <w:vMerge w:val="restart"/>
          </w:tcPr>
          <w:p w14:paraId="541C1BBF" w14:textId="77777777" w:rsidR="00AD7C43" w:rsidRPr="002A6193" w:rsidRDefault="00AD7C43" w:rsidP="007B66D8">
            <w:pPr>
              <w:rPr>
                <w:rFonts w:eastAsia="Calibri"/>
                <w:iCs/>
              </w:rPr>
            </w:pPr>
          </w:p>
        </w:tc>
        <w:tc>
          <w:tcPr>
            <w:tcW w:w="2126" w:type="dxa"/>
          </w:tcPr>
          <w:p w14:paraId="5561484D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Huybert Cornelis van Alcmar</w:t>
            </w:r>
          </w:p>
        </w:tc>
        <w:tc>
          <w:tcPr>
            <w:tcW w:w="567" w:type="dxa"/>
            <w:vAlign w:val="bottom"/>
          </w:tcPr>
          <w:p w14:paraId="101F8A9E" w14:textId="77777777" w:rsidR="00AD7C43" w:rsidRPr="002A6193" w:rsidRDefault="00E54E37" w:rsidP="007B66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AD7C43" w:rsidRPr="002A6193" w14:paraId="38D911A9" w14:textId="77777777" w:rsidTr="009F1037">
        <w:trPr>
          <w:trHeight w:val="461"/>
        </w:trPr>
        <w:tc>
          <w:tcPr>
            <w:tcW w:w="709" w:type="dxa"/>
          </w:tcPr>
          <w:p w14:paraId="449B44F0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87.</w:t>
            </w:r>
          </w:p>
        </w:tc>
        <w:tc>
          <w:tcPr>
            <w:tcW w:w="1559" w:type="dxa"/>
            <w:vMerge/>
          </w:tcPr>
          <w:p w14:paraId="13B0736C" w14:textId="77777777" w:rsidR="00CC72FE" w:rsidRPr="002A6193" w:rsidRDefault="00CC72FE" w:rsidP="007B66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7348AD9B" w14:textId="77777777" w:rsidR="00CC72FE" w:rsidRPr="002A6193" w:rsidRDefault="00E54E37" w:rsidP="007B66D8">
            <w:pPr>
              <w:rPr>
                <w:rFonts w:eastAsia="Calibri"/>
                <w:lang w:val="en-US"/>
              </w:rPr>
            </w:pPr>
            <w:r w:rsidRPr="002A6193">
              <w:rPr>
                <w:rFonts w:eastAsia="Calibri"/>
                <w:lang w:val="en-US"/>
              </w:rPr>
              <w:t>Jaques</w:t>
            </w:r>
            <w:r w:rsidR="009F1037" w:rsidRPr="002A6193">
              <w:rPr>
                <w:rFonts w:eastAsia="Calibri"/>
                <w:lang w:val="en-US"/>
              </w:rPr>
              <w:t xml:space="preserve"> Jorisse Brower van Alcm</w:t>
            </w:r>
          </w:p>
        </w:tc>
        <w:tc>
          <w:tcPr>
            <w:tcW w:w="567" w:type="dxa"/>
            <w:vAlign w:val="bottom"/>
          </w:tcPr>
          <w:p w14:paraId="4638F610" w14:textId="77777777" w:rsidR="00CC72FE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1244AD3D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98.</w:t>
            </w:r>
          </w:p>
        </w:tc>
        <w:tc>
          <w:tcPr>
            <w:tcW w:w="1559" w:type="dxa"/>
            <w:vMerge/>
          </w:tcPr>
          <w:p w14:paraId="6FB6C670" w14:textId="77777777" w:rsidR="00AD7C43" w:rsidRPr="002A6193" w:rsidRDefault="00AD7C43" w:rsidP="007B66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1E7A941" w14:textId="77777777" w:rsidR="00AD7C43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Heyndrick Heyndrickssen</w:t>
            </w:r>
          </w:p>
        </w:tc>
        <w:tc>
          <w:tcPr>
            <w:tcW w:w="567" w:type="dxa"/>
            <w:vAlign w:val="center"/>
          </w:tcPr>
          <w:p w14:paraId="3F54F21D" w14:textId="77777777" w:rsidR="00AD7C43" w:rsidRPr="002A6193" w:rsidRDefault="00E54E37" w:rsidP="009F103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AD7C43" w:rsidRPr="002A6193" w14:paraId="2AC8C815" w14:textId="77777777" w:rsidTr="009F1037">
        <w:trPr>
          <w:trHeight w:val="451"/>
        </w:trPr>
        <w:tc>
          <w:tcPr>
            <w:tcW w:w="709" w:type="dxa"/>
          </w:tcPr>
          <w:p w14:paraId="7A87530A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88.</w:t>
            </w:r>
          </w:p>
        </w:tc>
        <w:tc>
          <w:tcPr>
            <w:tcW w:w="1559" w:type="dxa"/>
            <w:vMerge/>
          </w:tcPr>
          <w:p w14:paraId="34898DE3" w14:textId="77777777" w:rsidR="00CC72FE" w:rsidRPr="002A6193" w:rsidRDefault="00CC72FE" w:rsidP="007B66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C14FCA2" w14:textId="77777777" w:rsidR="00CC72FE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Pouwels Jacobsse van Alcmar</w:t>
            </w:r>
          </w:p>
        </w:tc>
        <w:tc>
          <w:tcPr>
            <w:tcW w:w="567" w:type="dxa"/>
            <w:vAlign w:val="bottom"/>
          </w:tcPr>
          <w:p w14:paraId="6C2C8B0C" w14:textId="77777777" w:rsidR="00CC72FE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03DF2E0B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99.</w:t>
            </w:r>
          </w:p>
        </w:tc>
        <w:tc>
          <w:tcPr>
            <w:tcW w:w="1559" w:type="dxa"/>
            <w:vMerge/>
          </w:tcPr>
          <w:p w14:paraId="23F61804" w14:textId="77777777" w:rsidR="00AD7C43" w:rsidRPr="002A6193" w:rsidRDefault="00AD7C43" w:rsidP="007B66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30417E3" w14:textId="77777777" w:rsidR="00AD7C43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Jan Claesse van Petten</w:t>
            </w:r>
          </w:p>
        </w:tc>
        <w:tc>
          <w:tcPr>
            <w:tcW w:w="567" w:type="dxa"/>
            <w:vAlign w:val="center"/>
          </w:tcPr>
          <w:p w14:paraId="3F152F6A" w14:textId="77777777" w:rsidR="00AD7C43" w:rsidRPr="002A6193" w:rsidRDefault="00E54E37" w:rsidP="009F1037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AD7C43" w:rsidRPr="002A6193" w14:paraId="7392F104" w14:textId="77777777" w:rsidTr="007B66D8">
        <w:trPr>
          <w:trHeight w:val="461"/>
        </w:trPr>
        <w:tc>
          <w:tcPr>
            <w:tcW w:w="709" w:type="dxa"/>
          </w:tcPr>
          <w:p w14:paraId="73B0878C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89.</w:t>
            </w:r>
          </w:p>
        </w:tc>
        <w:tc>
          <w:tcPr>
            <w:tcW w:w="1559" w:type="dxa"/>
            <w:vMerge/>
          </w:tcPr>
          <w:p w14:paraId="564CEF5B" w14:textId="77777777" w:rsidR="00CC72FE" w:rsidRPr="002A6193" w:rsidRDefault="00CC72FE" w:rsidP="007B66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0876CAB" w14:textId="77777777" w:rsidR="00CC72FE" w:rsidRPr="002A6193" w:rsidRDefault="009F10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Lodowyck Algio s</w:t>
            </w:r>
            <w:r w:rsidR="00E54E37" w:rsidRPr="002A6193">
              <w:rPr>
                <w:rFonts w:eastAsia="Calibri"/>
              </w:rPr>
              <w:t>chotsman</w:t>
            </w:r>
          </w:p>
        </w:tc>
        <w:tc>
          <w:tcPr>
            <w:tcW w:w="567" w:type="dxa"/>
            <w:vAlign w:val="bottom"/>
          </w:tcPr>
          <w:p w14:paraId="4660CA91" w14:textId="77777777" w:rsidR="00CC72FE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0A47EC7A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100.</w:t>
            </w:r>
          </w:p>
        </w:tc>
        <w:tc>
          <w:tcPr>
            <w:tcW w:w="1559" w:type="dxa"/>
            <w:vMerge/>
          </w:tcPr>
          <w:p w14:paraId="0447C8F5" w14:textId="77777777" w:rsidR="00AD7C43" w:rsidRPr="002A6193" w:rsidRDefault="00AD7C43" w:rsidP="007B66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50F5212A" w14:textId="77777777" w:rsidR="00AD7C43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Joris Claesse van Petten</w:t>
            </w:r>
          </w:p>
        </w:tc>
        <w:tc>
          <w:tcPr>
            <w:tcW w:w="567" w:type="dxa"/>
            <w:vAlign w:val="bottom"/>
          </w:tcPr>
          <w:p w14:paraId="67063101" w14:textId="77777777" w:rsidR="00AD7C43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AD7C43" w:rsidRPr="002A6193" w14:paraId="3C2EB855" w14:textId="77777777" w:rsidTr="007B66D8">
        <w:trPr>
          <w:trHeight w:val="451"/>
        </w:trPr>
        <w:tc>
          <w:tcPr>
            <w:tcW w:w="709" w:type="dxa"/>
          </w:tcPr>
          <w:p w14:paraId="673517BE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90.</w:t>
            </w:r>
          </w:p>
        </w:tc>
        <w:tc>
          <w:tcPr>
            <w:tcW w:w="1559" w:type="dxa"/>
            <w:vMerge/>
          </w:tcPr>
          <w:p w14:paraId="7ADCC670" w14:textId="77777777" w:rsidR="00CC72FE" w:rsidRPr="002A6193" w:rsidRDefault="00CC72FE" w:rsidP="007B66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2B59E8B" w14:textId="77777777" w:rsidR="00CC72FE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Jacob Adriaens van Alckmar</w:t>
            </w:r>
          </w:p>
        </w:tc>
        <w:tc>
          <w:tcPr>
            <w:tcW w:w="567" w:type="dxa"/>
            <w:vAlign w:val="bottom"/>
          </w:tcPr>
          <w:p w14:paraId="0C8FE4AF" w14:textId="77777777" w:rsidR="00CC72FE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0744CB2C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101.</w:t>
            </w:r>
          </w:p>
        </w:tc>
        <w:tc>
          <w:tcPr>
            <w:tcW w:w="1559" w:type="dxa"/>
            <w:vMerge/>
          </w:tcPr>
          <w:p w14:paraId="753306ED" w14:textId="77777777" w:rsidR="00AD7C43" w:rsidRPr="002A6193" w:rsidRDefault="00AD7C43" w:rsidP="007B66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419DACA2" w14:textId="77777777" w:rsidR="00AD7C43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Heyndrick</w:t>
            </w:r>
            <w:r w:rsidR="009F1037" w:rsidRPr="002A6193">
              <w:rPr>
                <w:rFonts w:eastAsia="Calibri"/>
              </w:rPr>
              <w:t xml:space="preserve"> Siewerts van Lienw</w:t>
            </w:r>
            <w:r w:rsidRPr="002A6193">
              <w:rPr>
                <w:rFonts w:eastAsia="Calibri"/>
              </w:rPr>
              <w:t>ard</w:t>
            </w:r>
          </w:p>
        </w:tc>
        <w:tc>
          <w:tcPr>
            <w:tcW w:w="567" w:type="dxa"/>
            <w:vAlign w:val="bottom"/>
          </w:tcPr>
          <w:p w14:paraId="58F4A36F" w14:textId="77777777" w:rsidR="00AD7C43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AD7C43" w:rsidRPr="002A6193" w14:paraId="61D8DCFC" w14:textId="77777777" w:rsidTr="007B66D8">
        <w:trPr>
          <w:trHeight w:val="451"/>
        </w:trPr>
        <w:tc>
          <w:tcPr>
            <w:tcW w:w="709" w:type="dxa"/>
          </w:tcPr>
          <w:p w14:paraId="67627B01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lastRenderedPageBreak/>
              <w:t>91.</w:t>
            </w:r>
          </w:p>
        </w:tc>
        <w:tc>
          <w:tcPr>
            <w:tcW w:w="1559" w:type="dxa"/>
            <w:vMerge/>
          </w:tcPr>
          <w:p w14:paraId="4815C54E" w14:textId="77777777" w:rsidR="00CC72FE" w:rsidRPr="002A6193" w:rsidRDefault="00CC72FE" w:rsidP="007B66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063F296A" w14:textId="77777777" w:rsidR="00CC72FE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Pieter Laemsse van Lubeek</w:t>
            </w:r>
          </w:p>
        </w:tc>
        <w:tc>
          <w:tcPr>
            <w:tcW w:w="567" w:type="dxa"/>
            <w:vAlign w:val="bottom"/>
          </w:tcPr>
          <w:p w14:paraId="40248673" w14:textId="77777777" w:rsidR="00CC72FE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5446B36E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102.</w:t>
            </w:r>
          </w:p>
        </w:tc>
        <w:tc>
          <w:tcPr>
            <w:tcW w:w="1559" w:type="dxa"/>
            <w:vMerge/>
          </w:tcPr>
          <w:p w14:paraId="375E7201" w14:textId="77777777" w:rsidR="00AD7C43" w:rsidRPr="002A6193" w:rsidRDefault="00AD7C43" w:rsidP="007B66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3D48718C" w14:textId="77777777" w:rsidR="00AD7C43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Gerrit Willemsse van Alckmar </w:t>
            </w:r>
          </w:p>
        </w:tc>
        <w:tc>
          <w:tcPr>
            <w:tcW w:w="567" w:type="dxa"/>
            <w:vAlign w:val="bottom"/>
          </w:tcPr>
          <w:p w14:paraId="1F38D1E4" w14:textId="77777777" w:rsidR="00AD7C43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</w:tr>
      <w:tr w:rsidR="00AD7C43" w:rsidRPr="002A6193" w14:paraId="512A69F5" w14:textId="77777777" w:rsidTr="007B66D8">
        <w:trPr>
          <w:trHeight w:val="512"/>
        </w:trPr>
        <w:tc>
          <w:tcPr>
            <w:tcW w:w="709" w:type="dxa"/>
          </w:tcPr>
          <w:p w14:paraId="57A2A27C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92.</w:t>
            </w:r>
          </w:p>
        </w:tc>
        <w:tc>
          <w:tcPr>
            <w:tcW w:w="1559" w:type="dxa"/>
            <w:vMerge/>
          </w:tcPr>
          <w:p w14:paraId="15406151" w14:textId="77777777" w:rsidR="00CC72FE" w:rsidRPr="002A6193" w:rsidRDefault="00CC72FE" w:rsidP="007B66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1E213FA" w14:textId="77777777" w:rsidR="00CC72FE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Joost Willemsse van Harlem</w:t>
            </w:r>
          </w:p>
        </w:tc>
        <w:tc>
          <w:tcPr>
            <w:tcW w:w="567" w:type="dxa"/>
            <w:vAlign w:val="bottom"/>
          </w:tcPr>
          <w:p w14:paraId="39253676" w14:textId="77777777" w:rsidR="00CC72FE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63A72222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103.</w:t>
            </w:r>
          </w:p>
        </w:tc>
        <w:tc>
          <w:tcPr>
            <w:tcW w:w="1559" w:type="dxa"/>
          </w:tcPr>
          <w:p w14:paraId="1DD56751" w14:textId="77777777" w:rsidR="00AD7C43" w:rsidRPr="002A6193" w:rsidRDefault="00A53D2F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</w:t>
            </w:r>
            <w:r w:rsidR="00E54E37" w:rsidRPr="002A6193">
              <w:rPr>
                <w:rFonts w:eastAsia="Calibri"/>
              </w:rPr>
              <w:t>arson del nochiero</w:t>
            </w:r>
          </w:p>
        </w:tc>
        <w:tc>
          <w:tcPr>
            <w:tcW w:w="2126" w:type="dxa"/>
          </w:tcPr>
          <w:p w14:paraId="1EE956A9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Siewert Simonssen</w:t>
            </w:r>
          </w:p>
        </w:tc>
        <w:tc>
          <w:tcPr>
            <w:tcW w:w="567" w:type="dxa"/>
            <w:vAlign w:val="bottom"/>
          </w:tcPr>
          <w:p w14:paraId="78AE48C3" w14:textId="77777777" w:rsidR="00AD7C43" w:rsidRPr="002A6193" w:rsidRDefault="00E54E37" w:rsidP="007B66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AD7C43" w:rsidRPr="002A6193" w14:paraId="3C0FF716" w14:textId="77777777" w:rsidTr="009F1037">
        <w:trPr>
          <w:trHeight w:val="632"/>
        </w:trPr>
        <w:tc>
          <w:tcPr>
            <w:tcW w:w="709" w:type="dxa"/>
          </w:tcPr>
          <w:p w14:paraId="632FC56D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93.</w:t>
            </w:r>
          </w:p>
        </w:tc>
        <w:tc>
          <w:tcPr>
            <w:tcW w:w="1559" w:type="dxa"/>
            <w:vMerge/>
          </w:tcPr>
          <w:p w14:paraId="3AB5D63E" w14:textId="77777777" w:rsidR="00CC72FE" w:rsidRPr="002A6193" w:rsidRDefault="00CC72FE" w:rsidP="007B66D8">
            <w:pPr>
              <w:rPr>
                <w:rFonts w:eastAsia="Calibri"/>
                <w:iCs/>
              </w:rPr>
            </w:pPr>
          </w:p>
        </w:tc>
        <w:tc>
          <w:tcPr>
            <w:tcW w:w="1843" w:type="dxa"/>
          </w:tcPr>
          <w:p w14:paraId="6CE8D4B9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Meynert Jonge Lourens</w:t>
            </w:r>
          </w:p>
        </w:tc>
        <w:tc>
          <w:tcPr>
            <w:tcW w:w="567" w:type="dxa"/>
            <w:vAlign w:val="center"/>
          </w:tcPr>
          <w:p w14:paraId="3B35B2FF" w14:textId="77777777" w:rsidR="00CC72FE" w:rsidRPr="002A6193" w:rsidRDefault="00E54E37" w:rsidP="009F1037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  <w:tc>
          <w:tcPr>
            <w:tcW w:w="709" w:type="dxa"/>
          </w:tcPr>
          <w:p w14:paraId="1620A8CC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104.</w:t>
            </w:r>
          </w:p>
        </w:tc>
        <w:tc>
          <w:tcPr>
            <w:tcW w:w="1559" w:type="dxa"/>
          </w:tcPr>
          <w:p w14:paraId="7DF84A82" w14:textId="77777777" w:rsidR="00AD7C43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 xml:space="preserve">del </w:t>
            </w:r>
            <w:r w:rsidR="009F1037" w:rsidRPr="002A6193">
              <w:rPr>
                <w:rFonts w:eastAsia="Calibri"/>
              </w:rPr>
              <w:t>capobombar</w:t>
            </w:r>
            <w:r w:rsidRPr="002A6193">
              <w:rPr>
                <w:rFonts w:eastAsia="Calibri"/>
              </w:rPr>
              <w:t>diero</w:t>
            </w:r>
          </w:p>
        </w:tc>
        <w:tc>
          <w:tcPr>
            <w:tcW w:w="2126" w:type="dxa"/>
          </w:tcPr>
          <w:p w14:paraId="394F6A78" w14:textId="77777777" w:rsidR="00AD7C43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Jacob</w:t>
            </w:r>
            <w:r w:rsidRPr="002A6193">
              <w:rPr>
                <w:rFonts w:eastAsia="Calibri"/>
                <w:vertAlign w:val="superscript"/>
              </w:rPr>
              <w:footnoteReference w:id="1139"/>
            </w:r>
          </w:p>
        </w:tc>
        <w:tc>
          <w:tcPr>
            <w:tcW w:w="567" w:type="dxa"/>
            <w:vAlign w:val="bottom"/>
          </w:tcPr>
          <w:p w14:paraId="36B44035" w14:textId="77777777" w:rsidR="00AD7C43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3 |</w:t>
            </w:r>
          </w:p>
        </w:tc>
      </w:tr>
      <w:tr w:rsidR="00AD7C43" w:rsidRPr="002A6193" w14:paraId="4653BC76" w14:textId="77777777" w:rsidTr="009F1037">
        <w:trPr>
          <w:trHeight w:val="601"/>
        </w:trPr>
        <w:tc>
          <w:tcPr>
            <w:tcW w:w="709" w:type="dxa"/>
          </w:tcPr>
          <w:p w14:paraId="4B86EBEC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94.</w:t>
            </w:r>
          </w:p>
        </w:tc>
        <w:tc>
          <w:tcPr>
            <w:tcW w:w="1559" w:type="dxa"/>
            <w:vMerge w:val="restart"/>
          </w:tcPr>
          <w:p w14:paraId="121589EA" w14:textId="77777777" w:rsidR="00CC72FE" w:rsidRPr="002A6193" w:rsidRDefault="00A53D2F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>arinari</w:t>
            </w:r>
          </w:p>
        </w:tc>
        <w:tc>
          <w:tcPr>
            <w:tcW w:w="1843" w:type="dxa"/>
          </w:tcPr>
          <w:p w14:paraId="5F588CEE" w14:textId="77777777" w:rsidR="00CC72FE" w:rsidRPr="002A6193" w:rsidRDefault="005327FA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Cornelis Jansse van</w:t>
            </w:r>
            <w:r w:rsidR="00E54E37" w:rsidRPr="002A6193">
              <w:rPr>
                <w:rFonts w:eastAsia="Calibri"/>
              </w:rPr>
              <w:t xml:space="preserve"> Alcmr</w:t>
            </w:r>
          </w:p>
        </w:tc>
        <w:tc>
          <w:tcPr>
            <w:tcW w:w="567" w:type="dxa"/>
            <w:vAlign w:val="center"/>
          </w:tcPr>
          <w:p w14:paraId="632365C5" w14:textId="77777777" w:rsidR="00CC72FE" w:rsidRPr="002A6193" w:rsidRDefault="00E54E37" w:rsidP="009F1037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60041234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105.</w:t>
            </w:r>
          </w:p>
        </w:tc>
        <w:tc>
          <w:tcPr>
            <w:tcW w:w="1559" w:type="dxa"/>
            <w:vMerge w:val="restart"/>
          </w:tcPr>
          <w:p w14:paraId="173B345A" w14:textId="77777777" w:rsidR="00AD7C43" w:rsidRPr="002A6193" w:rsidRDefault="00A53D2F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m</w:t>
            </w:r>
            <w:r w:rsidR="00E54E37" w:rsidRPr="002A6193">
              <w:rPr>
                <w:rFonts w:eastAsia="Calibri"/>
              </w:rPr>
              <w:t xml:space="preserve">ozzi </w:t>
            </w:r>
          </w:p>
        </w:tc>
        <w:tc>
          <w:tcPr>
            <w:tcW w:w="2126" w:type="dxa"/>
          </w:tcPr>
          <w:p w14:paraId="555423E8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Gysbrecht Baertssen van Alcmar</w:t>
            </w:r>
          </w:p>
        </w:tc>
        <w:tc>
          <w:tcPr>
            <w:tcW w:w="567" w:type="dxa"/>
            <w:vAlign w:val="bottom"/>
          </w:tcPr>
          <w:p w14:paraId="17F25280" w14:textId="77777777" w:rsidR="00AD7C43" w:rsidRPr="002A6193" w:rsidRDefault="00E54E37" w:rsidP="007B66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AD7C43" w:rsidRPr="002A6193" w14:paraId="0EEF428E" w14:textId="77777777" w:rsidTr="007B66D8">
        <w:trPr>
          <w:trHeight w:val="451"/>
        </w:trPr>
        <w:tc>
          <w:tcPr>
            <w:tcW w:w="709" w:type="dxa"/>
          </w:tcPr>
          <w:p w14:paraId="1571CB0B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95.</w:t>
            </w:r>
          </w:p>
        </w:tc>
        <w:tc>
          <w:tcPr>
            <w:tcW w:w="1559" w:type="dxa"/>
            <w:vMerge/>
          </w:tcPr>
          <w:p w14:paraId="4987261C" w14:textId="77777777" w:rsidR="00CC72FE" w:rsidRPr="002A6193" w:rsidRDefault="00CC72FE" w:rsidP="007B66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60CDD417" w14:textId="77777777" w:rsidR="00CC72FE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Aris Jansse van Alckmar</w:t>
            </w:r>
          </w:p>
        </w:tc>
        <w:tc>
          <w:tcPr>
            <w:tcW w:w="567" w:type="dxa"/>
            <w:vAlign w:val="bottom"/>
          </w:tcPr>
          <w:p w14:paraId="534E60FA" w14:textId="77777777" w:rsidR="00CC72FE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00EB42DF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106.</w:t>
            </w:r>
          </w:p>
        </w:tc>
        <w:tc>
          <w:tcPr>
            <w:tcW w:w="1559" w:type="dxa"/>
            <w:vMerge/>
          </w:tcPr>
          <w:p w14:paraId="5C7115A4" w14:textId="77777777" w:rsidR="00AD7C43" w:rsidRPr="002A6193" w:rsidRDefault="00AD7C43" w:rsidP="007B66D8">
            <w:pPr>
              <w:rPr>
                <w:rFonts w:eastAsia="Calibri"/>
              </w:rPr>
            </w:pPr>
          </w:p>
        </w:tc>
        <w:tc>
          <w:tcPr>
            <w:tcW w:w="2126" w:type="dxa"/>
          </w:tcPr>
          <w:p w14:paraId="795809FF" w14:textId="77777777" w:rsidR="00AD7C43" w:rsidRPr="002A6193" w:rsidRDefault="00E54E37" w:rsidP="00C01EE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Maerten Gerritsse van Enckhuy</w:t>
            </w:r>
          </w:p>
        </w:tc>
        <w:tc>
          <w:tcPr>
            <w:tcW w:w="567" w:type="dxa"/>
            <w:vAlign w:val="bottom"/>
          </w:tcPr>
          <w:p w14:paraId="418463A3" w14:textId="77777777" w:rsidR="00AD7C43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4 |</w:t>
            </w:r>
          </w:p>
        </w:tc>
      </w:tr>
      <w:tr w:rsidR="00AD7C43" w:rsidRPr="002A6193" w14:paraId="4065DE09" w14:textId="77777777" w:rsidTr="007B66D8">
        <w:trPr>
          <w:trHeight w:val="461"/>
        </w:trPr>
        <w:tc>
          <w:tcPr>
            <w:tcW w:w="709" w:type="dxa"/>
          </w:tcPr>
          <w:p w14:paraId="0BD8E900" w14:textId="77777777" w:rsidR="00CC72FE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96.</w:t>
            </w:r>
          </w:p>
        </w:tc>
        <w:tc>
          <w:tcPr>
            <w:tcW w:w="1559" w:type="dxa"/>
            <w:vMerge/>
          </w:tcPr>
          <w:p w14:paraId="1B6F6D4F" w14:textId="77777777" w:rsidR="00CC72FE" w:rsidRPr="002A6193" w:rsidRDefault="00CC72FE" w:rsidP="007B66D8">
            <w:pPr>
              <w:rPr>
                <w:rFonts w:eastAsia="Calibri"/>
              </w:rPr>
            </w:pPr>
          </w:p>
        </w:tc>
        <w:tc>
          <w:tcPr>
            <w:tcW w:w="1843" w:type="dxa"/>
          </w:tcPr>
          <w:p w14:paraId="1CC12E0B" w14:textId="77777777" w:rsidR="00CC72FE" w:rsidRPr="002A6193" w:rsidRDefault="00E54E37" w:rsidP="007B66D8">
            <w:pPr>
              <w:rPr>
                <w:rFonts w:eastAsia="Calibri"/>
              </w:rPr>
            </w:pPr>
            <w:r w:rsidRPr="002A6193">
              <w:rPr>
                <w:rFonts w:eastAsia="Calibri"/>
              </w:rPr>
              <w:t>Gerrit Jansse van Langduck</w:t>
            </w:r>
          </w:p>
        </w:tc>
        <w:tc>
          <w:tcPr>
            <w:tcW w:w="567" w:type="dxa"/>
            <w:vAlign w:val="bottom"/>
          </w:tcPr>
          <w:p w14:paraId="3A101445" w14:textId="77777777" w:rsidR="00CC72FE" w:rsidRPr="002A6193" w:rsidRDefault="00E54E37" w:rsidP="007B66D8">
            <w:pPr>
              <w:jc w:val="right"/>
              <w:rPr>
                <w:rFonts w:eastAsia="Calibri"/>
              </w:rPr>
            </w:pPr>
            <w:r w:rsidRPr="002A6193">
              <w:rPr>
                <w:rFonts w:eastAsia="Calibri"/>
              </w:rPr>
              <w:t>6 |</w:t>
            </w:r>
          </w:p>
        </w:tc>
        <w:tc>
          <w:tcPr>
            <w:tcW w:w="709" w:type="dxa"/>
          </w:tcPr>
          <w:p w14:paraId="15E65E5B" w14:textId="77777777" w:rsidR="00AD7C43" w:rsidRPr="002A6193" w:rsidRDefault="00E54E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107.</w:t>
            </w:r>
          </w:p>
        </w:tc>
        <w:tc>
          <w:tcPr>
            <w:tcW w:w="1559" w:type="dxa"/>
          </w:tcPr>
          <w:p w14:paraId="41BE80E1" w14:textId="77777777" w:rsidR="00AD7C43" w:rsidRPr="002A6193" w:rsidRDefault="00A53D2F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s</w:t>
            </w:r>
            <w:r w:rsidR="00E54E37" w:rsidRPr="002A6193">
              <w:rPr>
                <w:rFonts w:eastAsia="Calibri"/>
              </w:rPr>
              <w:t xml:space="preserve">oldato </w:t>
            </w:r>
          </w:p>
        </w:tc>
        <w:tc>
          <w:tcPr>
            <w:tcW w:w="2126" w:type="dxa"/>
          </w:tcPr>
          <w:p w14:paraId="44631DF1" w14:textId="77777777" w:rsidR="00AD7C43" w:rsidRPr="002A6193" w:rsidRDefault="009F1037" w:rsidP="007B66D8">
            <w:pPr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Pontiaen Jansse van Alckm</w:t>
            </w:r>
          </w:p>
        </w:tc>
        <w:tc>
          <w:tcPr>
            <w:tcW w:w="567" w:type="dxa"/>
            <w:vAlign w:val="bottom"/>
          </w:tcPr>
          <w:p w14:paraId="2980771A" w14:textId="77777777" w:rsidR="00AD7C43" w:rsidRPr="002A6193" w:rsidRDefault="00E54E37" w:rsidP="007B66D8">
            <w:pPr>
              <w:jc w:val="right"/>
              <w:rPr>
                <w:rFonts w:eastAsia="Calibri"/>
                <w:iCs/>
              </w:rPr>
            </w:pPr>
            <w:r w:rsidRPr="002A6193">
              <w:rPr>
                <w:rFonts w:eastAsia="Calibri"/>
              </w:rPr>
              <w:t>7 |</w:t>
            </w:r>
          </w:p>
        </w:tc>
      </w:tr>
    </w:tbl>
    <w:p w14:paraId="1F03E4F3" w14:textId="77777777" w:rsidR="00CC72FE" w:rsidRPr="002A6193" w:rsidRDefault="00CC72FE" w:rsidP="004014CF">
      <w:pPr>
        <w:widowControl w:val="0"/>
        <w:suppressAutoHyphens/>
        <w:jc w:val="both"/>
      </w:pPr>
    </w:p>
    <w:p w14:paraId="7373046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Le sudette persone fino alla soma di 107 teste si sono trovati | presenti alli 13 di maggio in presentia del signor Filippo Calandrini | per nome, et une havendo carico dal signor residente Suriano | et presenti noi sottoscritti consiglieri dell’Amiralità residenti in | Encusen, et perciò per segno del vero habbiamo fermate le presenti | sul Helder alli 15 di maggio 1618. |</w:t>
      </w:r>
    </w:p>
    <w:p w14:paraId="1E7D0A9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Il soldo delle sudette 107 teste importa 1191, 10 |</w:t>
      </w:r>
    </w:p>
    <w:p w14:paraId="3E0BD94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Li viveri in ragion di 6 per testa |</w:t>
      </w:r>
    </w:p>
    <w:p w14:paraId="679A9EB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Il giorno per li marinari, et per otto |</w:t>
      </w:r>
    </w:p>
    <w:p w14:paraId="31C83909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che mangiano alla camera del patrone |</w:t>
      </w:r>
    </w:p>
    <w:p w14:paraId="6940E49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importano 1011 |</w:t>
      </w:r>
    </w:p>
    <w:p w14:paraId="798E31E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et hanno havuto principio li sudette paghe et viveri alli | </w:t>
      </w:r>
      <w:r w:rsidRPr="002A6193">
        <w:rPr>
          <w:rFonts w:eastAsia="NSimSun"/>
          <w:smallCaps/>
          <w:kern w:val="2"/>
          <w:lang w:eastAsia="hi-IN" w:bidi="hi-IN"/>
        </w:rPr>
        <w:t>xi</w:t>
      </w:r>
      <w:r w:rsidRPr="002A6193">
        <w:rPr>
          <w:rFonts w:eastAsia="NSimSun"/>
          <w:kern w:val="2"/>
          <w:lang w:eastAsia="hi-IN" w:bidi="hi-IN"/>
        </w:rPr>
        <w:t xml:space="preserve"> di aprile 1618 |</w:t>
      </w:r>
    </w:p>
    <w:p w14:paraId="5F1E05FF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DD8EAC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308vD/</w:t>
      </w:r>
    </w:p>
    <w:p w14:paraId="25B346F5" w14:textId="77777777" w:rsidR="00812342" w:rsidRPr="002A6193" w:rsidRDefault="00E54E37" w:rsidP="004014C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Rolli delle navi di | Northolandia | </w:t>
      </w:r>
    </w:p>
    <w:p w14:paraId="69B5F21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nella 2</w:t>
      </w:r>
      <w:r w:rsidRPr="002A6193">
        <w:rPr>
          <w:rFonts w:eastAsia="NSimSun"/>
          <w:kern w:val="2"/>
          <w:vertAlign w:val="superscript"/>
          <w:lang w:eastAsia="hi-IN" w:bidi="hi-IN"/>
        </w:rPr>
        <w:t xml:space="preserve">da </w:t>
      </w:r>
      <w:r w:rsidRPr="002A6193">
        <w:rPr>
          <w:rFonts w:eastAsia="NSimSun"/>
          <w:kern w:val="2"/>
          <w:lang w:eastAsia="hi-IN" w:bidi="hi-IN"/>
        </w:rPr>
        <w:t>|</w:t>
      </w:r>
    </w:p>
    <w:p w14:paraId="0415CC21" w14:textId="77777777" w:rsidR="00CC72FE" w:rsidRPr="002A6193" w:rsidRDefault="00CC72FE" w:rsidP="004014CF">
      <w:pPr>
        <w:widowControl w:val="0"/>
        <w:suppressAutoHyphens/>
        <w:jc w:val="both"/>
      </w:pPr>
    </w:p>
    <w:p w14:paraId="5344CB0E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 xml:space="preserve">/ 309r / </w:t>
      </w:r>
    </w:p>
    <w:p w14:paraId="112EB35A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>In duplicate di lettere | n° 44, 45 |</w:t>
      </w:r>
    </w:p>
    <w:p w14:paraId="47A34050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>In lettere dell’Haya n° 47 de’ [17 luglio]</w:t>
      </w:r>
      <w:r w:rsidRPr="002A6193">
        <w:rPr>
          <w:rFonts w:eastAsia="Calibri"/>
          <w:vertAlign w:val="superscript"/>
        </w:rPr>
        <w:footnoteReference w:id="1140"/>
      </w:r>
      <w:r w:rsidRPr="002A6193">
        <w:rPr>
          <w:rFonts w:eastAsia="Calibri"/>
        </w:rPr>
        <w:t xml:space="preserve"> 1618 |</w:t>
      </w:r>
    </w:p>
    <w:p w14:paraId="5CE714E1" w14:textId="77777777" w:rsidR="00AD7C43" w:rsidRPr="002A6193" w:rsidRDefault="00AD7C43" w:rsidP="00AD7C43">
      <w:pPr>
        <w:jc w:val="both"/>
        <w:rPr>
          <w:rFonts w:eastAsia="Calibri"/>
          <w:iCs/>
        </w:rPr>
      </w:pPr>
    </w:p>
    <w:p w14:paraId="2818D115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>Declaratione dell’artiglierie polvere, balle et ogni altra co[sa da] guerra poste sopra | il vassello nominata La vacca machiata per servitio dela serenissima Republica |</w:t>
      </w:r>
    </w:p>
    <w:p w14:paraId="5B19E832" w14:textId="26D0CD9E" w:rsidR="00AD7C43" w:rsidRPr="002A6193" w:rsidRDefault="00E54E37" w:rsidP="00AD7C43">
      <w:pPr>
        <w:jc w:val="both"/>
        <w:rPr>
          <w:rFonts w:eastAsia="Calibri"/>
          <w:iCs/>
        </w:rPr>
      </w:pPr>
      <w:r w:rsidRPr="002A6193">
        <w:rPr>
          <w:rFonts w:eastAsia="Calibri"/>
        </w:rPr>
        <w:t>Nota, che tutti li 4 vasselli sono fornesi della medesima mamtia, l’uno più | l’altro</w:t>
      </w:r>
      <w:r w:rsidRPr="002A6193">
        <w:rPr>
          <w:rFonts w:eastAsia="Calibri"/>
          <w:vertAlign w:val="superscript"/>
        </w:rPr>
        <w:footnoteReference w:id="1141"/>
      </w:r>
      <w:r w:rsidRPr="002A6193">
        <w:rPr>
          <w:rFonts w:eastAsia="Calibri"/>
        </w:rPr>
        <w:t xml:space="preserve"> meno a proportione</w:t>
      </w:r>
      <w:r w:rsidRPr="002A6193">
        <w:rPr>
          <w:rFonts w:eastAsia="Calibri"/>
          <w:vertAlign w:val="superscript"/>
        </w:rPr>
        <w:footnoteReference w:id="1142"/>
      </w:r>
      <w:r w:rsidRPr="002A6193">
        <w:rPr>
          <w:rFonts w:eastAsia="Calibri"/>
        </w:rPr>
        <w:t>. |</w:t>
      </w:r>
    </w:p>
    <w:p w14:paraId="0BEDB0A4" w14:textId="77777777" w:rsidR="00CC72FE" w:rsidRPr="002A6193" w:rsidRDefault="00CC72FE" w:rsidP="004014CF">
      <w:pPr>
        <w:jc w:val="both"/>
        <w:rPr>
          <w:rFonts w:eastAsia="Calibri"/>
          <w:iCs/>
        </w:rPr>
      </w:pPr>
    </w:p>
    <w:p w14:paraId="389E3B53" w14:textId="77777777" w:rsidR="00AD7C43" w:rsidRPr="002A6193" w:rsidRDefault="00E54E37" w:rsidP="00AD7C43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>Segue testo in fiammingo</w:t>
      </w:r>
    </w:p>
    <w:p w14:paraId="2956BE63" w14:textId="77777777" w:rsidR="00AD7C43" w:rsidRPr="002A6193" w:rsidRDefault="00AD7C43" w:rsidP="00AD7C43">
      <w:pPr>
        <w:jc w:val="both"/>
        <w:rPr>
          <w:rFonts w:eastAsia="Calibri"/>
          <w:i/>
        </w:rPr>
      </w:pPr>
    </w:p>
    <w:p w14:paraId="7FD2B0A1" w14:textId="77777777" w:rsidR="00AD7C43" w:rsidRPr="002A6193" w:rsidRDefault="00E54E37" w:rsidP="00AD7C43">
      <w:pPr>
        <w:jc w:val="both"/>
        <w:rPr>
          <w:rFonts w:eastAsia="Calibri"/>
        </w:rPr>
      </w:pPr>
      <w:r w:rsidRPr="002A6193">
        <w:rPr>
          <w:rFonts w:eastAsia="Calibri"/>
        </w:rPr>
        <w:t>/ 309v /</w:t>
      </w:r>
    </w:p>
    <w:p w14:paraId="50CF1A6E" w14:textId="77777777" w:rsidR="00CC72FE" w:rsidRPr="002A6193" w:rsidRDefault="00E54E37" w:rsidP="004014CF">
      <w:pPr>
        <w:jc w:val="both"/>
        <w:rPr>
          <w:rFonts w:eastAsia="Calibri"/>
          <w:i/>
          <w:iCs/>
        </w:rPr>
      </w:pPr>
      <w:r w:rsidRPr="002A6193">
        <w:rPr>
          <w:rFonts w:eastAsia="Calibri"/>
          <w:i/>
        </w:rPr>
        <w:t>Testo in fiammingo</w:t>
      </w:r>
    </w:p>
    <w:p w14:paraId="3435D73C" w14:textId="77777777" w:rsidR="00CC72FE" w:rsidRPr="002A6193" w:rsidRDefault="00CC72FE" w:rsidP="004014CF">
      <w:pPr>
        <w:jc w:val="both"/>
        <w:rPr>
          <w:rFonts w:eastAsia="Calibri"/>
          <w:iCs/>
        </w:rPr>
      </w:pPr>
    </w:p>
    <w:p w14:paraId="108EFA82" w14:textId="77777777" w:rsidR="00AD7C43" w:rsidRPr="002A6193" w:rsidRDefault="00E54E37" w:rsidP="00AD7C43">
      <w:pPr>
        <w:jc w:val="both"/>
        <w:rPr>
          <w:rFonts w:eastAsia="Calibri"/>
          <w:iCs/>
        </w:rPr>
      </w:pPr>
      <w:r w:rsidRPr="002A6193">
        <w:rPr>
          <w:rFonts w:eastAsia="Calibri"/>
        </w:rPr>
        <w:t xml:space="preserve">/ 310r / </w:t>
      </w:r>
    </w:p>
    <w:p w14:paraId="582CFB4E" w14:textId="77777777" w:rsidR="00CC72FE" w:rsidRPr="002A6193" w:rsidRDefault="00E54E37" w:rsidP="004014CF">
      <w:pPr>
        <w:jc w:val="both"/>
        <w:rPr>
          <w:rFonts w:eastAsia="Calibri"/>
          <w:i/>
        </w:rPr>
      </w:pPr>
      <w:r w:rsidRPr="002A6193">
        <w:rPr>
          <w:rFonts w:eastAsia="Calibri"/>
          <w:i/>
        </w:rPr>
        <w:t xml:space="preserve">Bianca </w:t>
      </w:r>
    </w:p>
    <w:p w14:paraId="50B1D460" w14:textId="77777777" w:rsidR="00AD7C43" w:rsidRPr="002A6193" w:rsidRDefault="00AD7C43" w:rsidP="00AD7C43">
      <w:pPr>
        <w:jc w:val="both"/>
        <w:rPr>
          <w:rFonts w:eastAsia="Calibri"/>
          <w:iCs/>
        </w:rPr>
      </w:pPr>
    </w:p>
    <w:p w14:paraId="512D3613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>/ 310vB /</w:t>
      </w:r>
    </w:p>
    <w:p w14:paraId="4E805084" w14:textId="423F6F52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>Inventario di robbe, et | apprestamenti sopra una delle | quattro navi di Nort-|</w:t>
      </w:r>
      <w:r w:rsidR="000F6FDF" w:rsidRPr="002A6193">
        <w:rPr>
          <w:rFonts w:eastAsia="Calibri"/>
        </w:rPr>
        <w:t>h</w:t>
      </w:r>
      <w:r w:rsidRPr="002A6193">
        <w:rPr>
          <w:rFonts w:eastAsia="Calibri"/>
        </w:rPr>
        <w:t xml:space="preserve">olandia et tanto si trova | nell’altre tre | </w:t>
      </w:r>
    </w:p>
    <w:p w14:paraId="2B9DBB16" w14:textId="77777777" w:rsidR="00CC72FE" w:rsidRPr="002A6193" w:rsidRDefault="00E54E37" w:rsidP="004014CF">
      <w:pPr>
        <w:jc w:val="both"/>
        <w:rPr>
          <w:rFonts w:eastAsia="Calibri"/>
          <w:iCs/>
        </w:rPr>
      </w:pPr>
      <w:r w:rsidRPr="002A6193">
        <w:rPr>
          <w:rFonts w:eastAsia="Calibri"/>
        </w:rPr>
        <w:t>nella 2</w:t>
      </w:r>
      <w:r w:rsidRPr="002A6193">
        <w:rPr>
          <w:rFonts w:eastAsia="Calibri"/>
          <w:vertAlign w:val="superscript"/>
        </w:rPr>
        <w:t xml:space="preserve">da </w:t>
      </w:r>
      <w:r w:rsidRPr="002A6193">
        <w:rPr>
          <w:rFonts w:eastAsia="Calibri"/>
        </w:rPr>
        <w:t>|</w:t>
      </w:r>
    </w:p>
    <w:p w14:paraId="5D1EFA61" w14:textId="77777777" w:rsidR="00CC72FE" w:rsidRPr="002A6193" w:rsidRDefault="00E54E37" w:rsidP="004014CF">
      <w:pPr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86</w:t>
      </w:r>
    </w:p>
    <w:p w14:paraId="08784EB5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17 luglio 1618, L’Aia (cc. 314r-316v, 321r-v)</w:t>
      </w:r>
    </w:p>
    <w:p w14:paraId="0A7025B6" w14:textId="77777777" w:rsidR="00CC72FE" w:rsidRPr="002A6193" w:rsidRDefault="00CC72FE" w:rsidP="004014CF">
      <w:pPr>
        <w:widowControl w:val="0"/>
        <w:suppressAutoHyphens/>
        <w:jc w:val="both"/>
      </w:pPr>
    </w:p>
    <w:p w14:paraId="0B63743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314r /</w:t>
      </w:r>
    </w:p>
    <w:p w14:paraId="016D0A5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Prima | </w:t>
      </w:r>
    </w:p>
    <w:p w14:paraId="4F326839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n° 46 fin 47 | </w:t>
      </w:r>
    </w:p>
    <w:p w14:paraId="5BD52A86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BCD377D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Serenissimo Principe | </w:t>
      </w:r>
    </w:p>
    <w:p w14:paraId="2AD683F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questa mattina ho presentate a’ signori Stati Generali le lettere | di vostra Serenità venutemi con le sue de’ 29 del passato accompa-|gnandole con ufficio conforme alla commissione di lei, a che | fu corrisposto con parole molto affettuose, ringratiando | di quello haveva fatto per lo Stich, et mi parve anco, | che restassero ben impressi delle ragioni portate perché | ella non haveva potuto accordar a diverse sue pretensioni. | </w:t>
      </w:r>
    </w:p>
    <w:p w14:paraId="02914E2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Aggradirono anco grandemente la liberatione del capitano | Henrico Verembus, et mi pregorono di ringratiarne | vostra Serenità. Per esso Capitano in particolare resi anco al signor | principe Mauritio testimonio della stima, che fa la Serenità vostra | delle sue raccommandationi portando l’ufficio con quei concetti in | sostanza, che ho veduti espressi nella copia | delle lettere ch’ella ha scritto all’Eccellenza sua, et ella mi | rispose, che haverebbe conservato obligo del favor | ricevuto, et che potevo assicurarla della sua | ottima volontà verso il servitio di quella serenissima Republica. | </w:t>
      </w:r>
    </w:p>
    <w:p w14:paraId="1B6F390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Scrissi riverentemente la passata settimana, che erano | venute le risposte dalle Amiralità toccante l’|intartenir delle navi, et che haverei fatto ufficio | per la risolutione. Così feci, onde se n’è trattato | stano ancor sull’avvisare se debbano assentir per | altri sei mesi, o non limitar tempo: quando si limiti |</w:t>
      </w:r>
    </w:p>
    <w:p w14:paraId="14ECAB9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314v / </w:t>
      </w:r>
    </w:p>
    <w:p w14:paraId="567FF16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sarà per lo stesso rispetto, che fu per li primi sei mesi dovendo | risponder il Paese: tutto in ogni modo sarà lo stesso | et per l’ordinario venturo credo, che le manderò la | detta risolutione. | </w:t>
      </w:r>
    </w:p>
    <w:p w14:paraId="055E1BE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Fu falso riporto alli signori Stati, et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43"/>
      </w:r>
      <w:r w:rsidRPr="002A6193">
        <w:rPr>
          <w:rFonts w:eastAsia="NSimSun"/>
          <w:kern w:val="2"/>
          <w:lang w:eastAsia="hi-IN" w:bidi="hi-IN"/>
        </w:rPr>
        <w:t xml:space="preserve"> a me ancora quello | che s’intese del viaggio dei vassello perché si sono | fermati pur troppo nel porto di Valmua; essendovi | fino a cinque del mese passato, come le ho scritto; ma | hieri sua Eccellenza m’ha detto, che lettere di Lisbona avvisavano | che certo erano stati veduti veleggiare di là | del distretto. | </w:t>
      </w:r>
    </w:p>
    <w:p w14:paraId="0661019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Ancor d’Amsterdam non ho havuti li conti. Ciò nasce dall’|absenza di doi delli signori che erano deputati alla | preparatione dei vasselli; ma mi è promesso, che | presto li haverò. Intanto faccio tradur quelli di | Roterdam, et Northolandia sopra quali finhora | trovo qualche cosa, che deve esser adossata a’ | patroni de’ vasselli, et a’ marinari ancora ne | farò far l’estratto perché si ribatti a chi tocca. |</w:t>
      </w:r>
    </w:p>
    <w:p w14:paraId="5287298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Mi si pone anco qualche spesa, che non mi sodisfa, | et pur dubito, che mi bisognerà tacere per non | incontrar disgusti, et così pregiudicar al servitio di | vostra Serenità per qualche altra occasione, ch’ella havesse | </w:t>
      </w:r>
    </w:p>
    <w:p w14:paraId="26508C1D" w14:textId="77307B85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315r / </w:t>
      </w:r>
    </w:p>
    <w:p w14:paraId="7B1C023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bisogno del mezo di questi magistrati, et officiali | la settimana passata fornii di mandarle li roli delle | genti da mare, et con queste accompagnati alle lettere | 44 et 45 ne haverà il duplicato, al quale ho aggiunto | quello che importeranno per mese li viveri, et li salarii | de’ marinari; onde ora saprà con quanto precedente-|mente ho inviato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44"/>
      </w:r>
      <w:r w:rsidRPr="002A6193">
        <w:rPr>
          <w:rFonts w:eastAsia="NSimSun"/>
          <w:kern w:val="2"/>
          <w:lang w:eastAsia="hi-IN" w:bidi="hi-IN"/>
        </w:rPr>
        <w:t xml:space="preserve"> come potersi regolare con essi | et insieme con gl’inventarii saprà farsi render conto | delle robbe caricate nelli dodici vasselli di ragione | di vostra Serenità, delle quali ella potrà ben valersi in buona | parte, et massime delle polveri che sono sopra le cinque | navi di Amsterdam: perché ne hanno a sufficienza, | et in sopr’abondanza; et così anco de’ cordaggi et | altri apprestamenti mettendoli a conto del patrone | del vassello quando se ne vagli per accommodarlo, | et mantenerlo conforme al contratto; quando però | il danno non segua per causa di guerra, che in tal caso | resta vostra Serenità obligata. |</w:t>
      </w:r>
    </w:p>
    <w:p w14:paraId="7C8E9F7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lastRenderedPageBreak/>
        <w:t>Il borgomastro basso d’Amsterdam che ha una sua nave | in servitio di lei ha fatti caricar sopra la nave San | Marco 21 barilla di carne salata,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45"/>
      </w:r>
      <w:r w:rsidRPr="002A6193">
        <w:rPr>
          <w:rFonts w:eastAsia="NSimSun"/>
          <w:kern w:val="2"/>
          <w:lang w:eastAsia="hi-IN" w:bidi="hi-IN"/>
        </w:rPr>
        <w:t xml:space="preserve"> alcune | velle, et cordaggi per servitio della detta nave senza | mia saputa. Me ne ha fatta dar solo ultimamente la |</w:t>
      </w:r>
    </w:p>
    <w:p w14:paraId="0689B3F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315v / </w:t>
      </w:r>
    </w:p>
    <w:p w14:paraId="6BC9C2B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nota che sarà qui aggiunta; facendosene iscusar meco. Per | esser il soggetto ch’è, principale in Amsterdam non | potrà negarseli, che non sia lasciato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46"/>
      </w:r>
      <w:r w:rsidRPr="002A6193">
        <w:rPr>
          <w:rFonts w:eastAsia="NSimSun"/>
          <w:kern w:val="2"/>
          <w:lang w:eastAsia="hi-IN" w:bidi="hi-IN"/>
        </w:rPr>
        <w:t xml:space="preserve"> consignar | il tutto al suo marinaro. | </w:t>
      </w:r>
    </w:p>
    <w:p w14:paraId="363F412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Anco il capitan Ioost Adrianson da Roterdam caricò certe | gomene, et qualche velle sopra li vasselli di Roterdam | et io glielo permessi per la buona relatione, che fece | qui, che le genti di questo Paese erano ben trattate | in armata. | </w:t>
      </w:r>
    </w:p>
    <w:p w14:paraId="33B3D714" w14:textId="5EC41C06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Scrissi all’eccellentissimo signor Capitan general da </w:t>
      </w:r>
      <w:r w:rsidR="00E20DE5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 xml:space="preserve">are, che in alcuna delle | navi vi era savorna di balle d’artiglieria, et | piombi, con disegno delli mercanti, che l’hanno posto | di farne essito di là, nel che sarà vostra Serenità preferita | al prezzo corrente: ella nondimeno potrà anco dirlene | il suo volere. | </w:t>
      </w:r>
    </w:p>
    <w:p w14:paraId="154EE68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Mi sono pervenute le lettere di vostra Serenità di cinque mille ducati | et m’incresce di vederle in cosi basso prezzo, non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47"/>
      </w:r>
      <w:r w:rsidRPr="002A6193">
        <w:rPr>
          <w:rFonts w:eastAsia="NSimSun"/>
          <w:kern w:val="2"/>
          <w:lang w:eastAsia="hi-IN" w:bidi="hi-IN"/>
        </w:rPr>
        <w:t xml:space="preserve"> però credo | che sia per continuar di questa maniera né habbi | a durar questa larghezza di denaro in Venetia | è stata bene sin qui la rimessa: perché essendomi | convenuto pagar tanto denaro, tutto haverebbe | bisognato pigliar di qua con maggior aggravio del | cambio alla Serenità vostra. Potrà per tanto doppo rimessomi |</w:t>
      </w:r>
    </w:p>
    <w:p w14:paraId="0EEF38E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316r / </w:t>
      </w:r>
    </w:p>
    <w:p w14:paraId="0A6646DE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quella summa ch’ella mi accenna, regolarsi secondo | l’opportunità del tempo, et non trovandosi vantaggio | nelle rimesse stimerei (per dir riverentemente il mio senso) che | fosse bene ch’ella pagasse costì li noleggi de’ vasselli, et | benché li partionevoli di essi siano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48"/>
      </w:r>
      <w:r w:rsidRPr="002A6193">
        <w:rPr>
          <w:rFonts w:eastAsia="NSimSun"/>
          <w:kern w:val="2"/>
          <w:lang w:eastAsia="hi-IN" w:bidi="hi-IN"/>
        </w:rPr>
        <w:t xml:space="preserve"> sottili nella | materia dell’interesse, credo però che in virtù de’ | contratti mandati alla Serenità vostra, et stipulati con essi non potranno ricusar di ricever li loro pagamenti in quella | piazza, perché pagandoli il ducato per cinquanta piacchi | ho fatta riservar in poter della Serenità vostra il pagarli dove | a lei tornerà meglio. Onde come ho detto se non può haver | il denaro a più di cinquanta piacchi potrebbe pensar | a questo, et sarebbe anco un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49"/>
      </w:r>
      <w:r w:rsidRPr="002A6193">
        <w:rPr>
          <w:rFonts w:eastAsia="NSimSun"/>
          <w:kern w:val="2"/>
          <w:lang w:eastAsia="hi-IN" w:bidi="hi-IN"/>
        </w:rPr>
        <w:t xml:space="preserve"> non metter a rischio il | denaro.</w:t>
      </w:r>
      <w:r w:rsidRPr="002A6193">
        <w:rPr>
          <w:rFonts w:eastAsia="NSimSun"/>
          <w:kern w:val="2"/>
          <w:vertAlign w:val="superscript"/>
          <w:lang w:eastAsia="hi-IN" w:bidi="hi-IN"/>
        </w:rPr>
        <w:footnoteReference w:id="1150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10B9636E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Al Calandrini ho dato ordine di star avvertito per li | </w:t>
      </w:r>
      <w:r w:rsidRPr="002A6193">
        <w:rPr>
          <w:rFonts w:eastAsia="NSimSun"/>
          <w:smallCaps/>
          <w:kern w:val="2"/>
          <w:lang w:eastAsia="hi-IN" w:bidi="hi-IN"/>
        </w:rPr>
        <w:t>x</w:t>
      </w:r>
      <w:r w:rsidRPr="002A6193">
        <w:rPr>
          <w:rFonts w:eastAsia="NSimSun"/>
          <w:kern w:val="2"/>
          <w:lang w:eastAsia="hi-IN" w:bidi="hi-IN"/>
        </w:rPr>
        <w:t xml:space="preserve"> colli di vetri destinati per Francia, et di farli | scaricar, et caricar in un istesso tempo nella | nave di Roano, che ordinariamente parte per quella | volta tutti li quindici giorni. Et in tutto io resto | essequirò il commandamento di lei, et l’ordine ricevuto per | sua commissione dall’illustrissimo signor savio di Terraferma | moro. Et già ne ho dato anco parte all’eccellentissimo signor | ambasciator Contarini in Francia. Gratie etc. |</w:t>
      </w:r>
    </w:p>
    <w:p w14:paraId="33282FF4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7C477F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Dall’Haya a’ 17 luglio 1618 |</w:t>
      </w:r>
    </w:p>
    <w:p w14:paraId="3739F2E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di vostra Serenità |</w:t>
      </w:r>
    </w:p>
    <w:p w14:paraId="4529458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humilissimo et devotissimo servitore |</w:t>
      </w:r>
    </w:p>
    <w:p w14:paraId="5B5D97F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309CFBD0" w14:textId="77777777" w:rsidR="00CC72FE" w:rsidRPr="002A6193" w:rsidRDefault="00CC72FE" w:rsidP="004014CF">
      <w:pPr>
        <w:widowControl w:val="0"/>
        <w:suppressAutoHyphens/>
        <w:jc w:val="both"/>
      </w:pPr>
    </w:p>
    <w:p w14:paraId="11751CCD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316v / </w:t>
      </w:r>
    </w:p>
    <w:p w14:paraId="54DEADD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i/>
          <w:kern w:val="2"/>
          <w:lang w:eastAsia="hi-IN" w:bidi="hi-IN"/>
        </w:rPr>
        <w:t xml:space="preserve">Bianca </w:t>
      </w:r>
    </w:p>
    <w:p w14:paraId="7DBF712F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46609B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321r / </w:t>
      </w:r>
    </w:p>
    <w:p w14:paraId="499086A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i/>
          <w:kern w:val="2"/>
          <w:lang w:eastAsia="hi-IN" w:bidi="hi-IN"/>
        </w:rPr>
        <w:t xml:space="preserve">Bianca </w:t>
      </w:r>
    </w:p>
    <w:p w14:paraId="4889A8B4" w14:textId="77777777" w:rsidR="00CC72FE" w:rsidRPr="002A6193" w:rsidRDefault="00CC72FE" w:rsidP="004014CF">
      <w:pPr>
        <w:widowControl w:val="0"/>
        <w:suppressAutoHyphens/>
        <w:jc w:val="both"/>
      </w:pPr>
    </w:p>
    <w:p w14:paraId="6419CF8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lastRenderedPageBreak/>
        <w:t xml:space="preserve">/ 321v / </w:t>
      </w:r>
    </w:p>
    <w:p w14:paraId="4D3BCC4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0A18B64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prima n° 46 fin 47 |</w:t>
      </w:r>
    </w:p>
    <w:p w14:paraId="7114BC1E" w14:textId="77777777" w:rsidR="00CC72FE" w:rsidRPr="002A6193" w:rsidRDefault="00CC72FE" w:rsidP="004014CF">
      <w:pPr>
        <w:widowControl w:val="0"/>
        <w:suppressAutoHyphens/>
        <w:jc w:val="both"/>
        <w:rPr>
          <w:i/>
          <w:iCs/>
        </w:rPr>
      </w:pPr>
    </w:p>
    <w:p w14:paraId="4381C94D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traccia di sigillo</w:t>
      </w:r>
    </w:p>
    <w:p w14:paraId="6514794B" w14:textId="77777777" w:rsidR="00CC72FE" w:rsidRPr="002A6193" w:rsidRDefault="00CC72FE" w:rsidP="004014CF">
      <w:pPr>
        <w:widowControl w:val="0"/>
        <w:suppressAutoHyphens/>
        <w:jc w:val="both"/>
        <w:rPr>
          <w:i/>
          <w:iCs/>
        </w:rPr>
      </w:pPr>
    </w:p>
    <w:p w14:paraId="5D7E28C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i/>
          <w:kern w:val="2"/>
          <w:lang w:eastAsia="hi-IN" w:bidi="hi-IN"/>
        </w:rPr>
        <w:t>Regesto antico</w:t>
      </w:r>
      <w:r w:rsidRPr="002A6193">
        <w:rPr>
          <w:rFonts w:eastAsia="NSimSun"/>
          <w:kern w:val="2"/>
          <w:lang w:eastAsia="hi-IN" w:bidi="hi-IN"/>
        </w:rPr>
        <w:t xml:space="preserve"> </w:t>
      </w:r>
    </w:p>
    <w:p w14:paraId="4BEF682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321vC /</w:t>
      </w:r>
    </w:p>
    <w:p w14:paraId="3A7AB44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17 luglio 1618 ricevute primo agosto |</w:t>
      </w:r>
    </w:p>
    <w:p w14:paraId="1062A5B1" w14:textId="19FF9295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Haia.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46</w:t>
      </w:r>
      <w:r w:rsidR="002D55FA" w:rsidRPr="002A6193">
        <w:rPr>
          <w:rStyle w:val="FootnoteReference"/>
          <w:rFonts w:eastAsia="NSimSun"/>
          <w:kern w:val="2"/>
          <w:lang w:eastAsia="hi-IN" w:bidi="hi-IN"/>
        </w:rPr>
        <w:footnoteReference w:id="1151"/>
      </w:r>
      <w:r w:rsidRPr="002A6193">
        <w:rPr>
          <w:rFonts w:eastAsia="NSimSun"/>
          <w:kern w:val="2"/>
          <w:lang w:eastAsia="hi-IN" w:bidi="hi-IN"/>
        </w:rPr>
        <w:t xml:space="preserve"> prima |</w:t>
      </w:r>
    </w:p>
    <w:p w14:paraId="337B3CFC" w14:textId="77777777" w:rsidR="00CC72FE" w:rsidRPr="002A6193" w:rsidRDefault="00CC72FE" w:rsidP="004014CF">
      <w:pPr>
        <w:widowControl w:val="0"/>
        <w:suppressAutoHyphens/>
        <w:jc w:val="both"/>
      </w:pPr>
    </w:p>
    <w:p w14:paraId="19DF668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2A6D918D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875AAC2" w14:textId="77777777" w:rsidR="00CC72FE" w:rsidRPr="002A6193" w:rsidRDefault="00CC72FE" w:rsidP="004014CF">
      <w:pPr>
        <w:widowControl w:val="0"/>
        <w:suppressAutoHyphens/>
        <w:jc w:val="both"/>
      </w:pPr>
    </w:p>
    <w:p w14:paraId="6524BAD4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 xml:space="preserve">n. 87 </w:t>
      </w:r>
    </w:p>
    <w:p w14:paraId="4D203580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Allegato I al n. 86 (cc. 317r-v, 320r-v)</w:t>
      </w:r>
    </w:p>
    <w:p w14:paraId="67B14B36" w14:textId="77777777" w:rsidR="00CC72FE" w:rsidRPr="002A6193" w:rsidRDefault="00CC72FE" w:rsidP="004014CF">
      <w:pPr>
        <w:widowControl w:val="0"/>
        <w:suppressAutoHyphens/>
      </w:pPr>
    </w:p>
    <w:p w14:paraId="179F3D0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317r /</w:t>
      </w:r>
    </w:p>
    <w:p w14:paraId="52F5B47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In lettere dell’Haya n° 46 de’ 17 luglio 1618 |</w:t>
      </w:r>
    </w:p>
    <w:p w14:paraId="3718775F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40A837F3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1618 in Amsterdam |</w:t>
      </w:r>
    </w:p>
    <w:p w14:paraId="10774736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Testo in fiammingo</w:t>
      </w:r>
    </w:p>
    <w:p w14:paraId="4AF3A59A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i/>
          <w:kern w:val="2"/>
          <w:lang w:eastAsia="hi-IN" w:bidi="hi-IN"/>
        </w:rPr>
      </w:pPr>
    </w:p>
    <w:p w14:paraId="0024EDA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1618 in Amsterdam |</w:t>
      </w:r>
    </w:p>
    <w:p w14:paraId="23BCBD1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Alli 10 maggio caricate nella nave di Pieter Claessoon di Edam nominato | Santo Marco per consegnar ad Adriano Pieterssoon loffe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52"/>
      </w:r>
      <w:r w:rsidRPr="002A6193">
        <w:rPr>
          <w:rFonts w:eastAsia="NSimSun"/>
          <w:kern w:val="2"/>
          <w:lang w:eastAsia="hi-IN" w:bidi="hi-IN"/>
        </w:rPr>
        <w:t xml:space="preserve"> da Enckhuysen | che è al presento al servitio della signoria di Venetia 21 botte de carne | una grand vela, un altro grand vela detto Maerseyl una picciolo | vela chiamato Fuck un altro vela chiamato Vooseyl, una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53"/>
      </w:r>
      <w:r w:rsidRPr="002A6193">
        <w:rPr>
          <w:rFonts w:eastAsia="NSimSun"/>
          <w:kern w:val="2"/>
          <w:lang w:eastAsia="hi-IN" w:bidi="hi-IN"/>
        </w:rPr>
        <w:t xml:space="preserve"> | corda di capo con doi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54"/>
      </w:r>
      <w:r w:rsidRPr="002A6193">
        <w:rPr>
          <w:rFonts w:eastAsia="NSimSun"/>
          <w:kern w:val="2"/>
          <w:lang w:eastAsia="hi-IN" w:bidi="hi-IN"/>
        </w:rPr>
        <w:t xml:space="preserve"> altre corde detti Trossen, tutto questo | al servitio d’il marinaro Adriano Peterssoon. |</w:t>
      </w:r>
    </w:p>
    <w:p w14:paraId="1AAEC40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Noi sottoscritti come partionevoli communi d’Aryaen | Pieterssoon, borghemaestro Dirck Bas, frattelli | Nicolo et Pietro et Cornelio Bas, come anco il fratello | borgomaestro che sta nella Hagha per le facende del | commune Paese ho sottascritto et sottosegnato questo. | </w:t>
      </w:r>
    </w:p>
    <w:p w14:paraId="3DA3B40F" w14:textId="77777777" w:rsidR="00CC72FE" w:rsidRPr="002A6193" w:rsidRDefault="00CC72FE" w:rsidP="004014CF">
      <w:pPr>
        <w:widowControl w:val="0"/>
        <w:suppressAutoHyphens/>
        <w:jc w:val="both"/>
      </w:pPr>
    </w:p>
    <w:p w14:paraId="4C3F8A07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317v / </w:t>
      </w:r>
    </w:p>
    <w:p w14:paraId="3C9EFB92" w14:textId="77777777" w:rsidR="00CC72FE" w:rsidRPr="002A6193" w:rsidRDefault="00E54E37" w:rsidP="004014CF">
      <w:pPr>
        <w:widowControl w:val="0"/>
        <w:suppressAutoHyphens/>
        <w:jc w:val="both"/>
        <w:rPr>
          <w:i/>
          <w:iCs/>
        </w:rPr>
      </w:pPr>
      <w:r w:rsidRPr="002A6193">
        <w:rPr>
          <w:rFonts w:eastAsia="NSimSun"/>
          <w:i/>
          <w:kern w:val="2"/>
          <w:lang w:eastAsia="hi-IN" w:bidi="hi-IN"/>
        </w:rPr>
        <w:t xml:space="preserve">Bianca </w:t>
      </w:r>
    </w:p>
    <w:p w14:paraId="3A25DF64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9F7C084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320r / </w:t>
      </w:r>
    </w:p>
    <w:p w14:paraId="10A162D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i/>
          <w:kern w:val="2"/>
          <w:lang w:eastAsia="hi-IN" w:bidi="hi-IN"/>
        </w:rPr>
        <w:t xml:space="preserve">Bianca </w:t>
      </w:r>
    </w:p>
    <w:p w14:paraId="1A59B89C" w14:textId="77777777" w:rsidR="00CC72FE" w:rsidRPr="002A6193" w:rsidRDefault="00CC72FE" w:rsidP="004014CF">
      <w:pPr>
        <w:widowControl w:val="0"/>
        <w:suppressAutoHyphens/>
        <w:jc w:val="both"/>
      </w:pPr>
    </w:p>
    <w:p w14:paraId="7F0BFEB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320vB /</w:t>
      </w:r>
    </w:p>
    <w:p w14:paraId="0A381F6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Nota di robbe poste nella | nave San Marco del bor-|gomastro Bas |</w:t>
      </w:r>
    </w:p>
    <w:p w14:paraId="261999B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nella prima n° 46 |</w:t>
      </w:r>
    </w:p>
    <w:p w14:paraId="3F2BFA5F" w14:textId="77777777" w:rsidR="00CC72FE" w:rsidRPr="002A6193" w:rsidRDefault="00CC72FE" w:rsidP="004014CF">
      <w:pPr>
        <w:widowControl w:val="0"/>
        <w:suppressAutoHyphens/>
      </w:pPr>
    </w:p>
    <w:p w14:paraId="1530DB04" w14:textId="77777777" w:rsidR="00CC72FE" w:rsidRPr="002A6193" w:rsidRDefault="00CC72FE" w:rsidP="004014CF">
      <w:pPr>
        <w:widowControl w:val="0"/>
        <w:suppressAutoHyphens/>
        <w:jc w:val="center"/>
      </w:pPr>
    </w:p>
    <w:p w14:paraId="0E4EED64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n. 88</w:t>
      </w:r>
    </w:p>
    <w:p w14:paraId="04F5CD01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Allegato II al n. 86 (cc. 318r-319v)</w:t>
      </w:r>
    </w:p>
    <w:p w14:paraId="64C65143" w14:textId="77777777" w:rsidR="00CC72FE" w:rsidRPr="002A6193" w:rsidRDefault="00CC72FE" w:rsidP="004014CF">
      <w:pPr>
        <w:widowControl w:val="0"/>
        <w:suppressAutoHyphens/>
        <w:jc w:val="both"/>
      </w:pPr>
    </w:p>
    <w:p w14:paraId="2728767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318r /</w:t>
      </w:r>
    </w:p>
    <w:p w14:paraId="5656A2F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In lettere dell’Haya n° 46 de’ 17 luglio | 1618 | </w:t>
      </w:r>
    </w:p>
    <w:p w14:paraId="54B73D8A" w14:textId="77777777" w:rsidR="00F942E6" w:rsidRPr="002A6193" w:rsidRDefault="00F942E6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4C0C67B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Copia della lettera delli signori Stati ad instanzia dell’in-|teressati nella condotta del conte di Levenstein |</w:t>
      </w:r>
    </w:p>
    <w:p w14:paraId="428B0D03" w14:textId="77777777" w:rsidR="00CC72FE" w:rsidRPr="002A6193" w:rsidRDefault="00CC72FE" w:rsidP="004014CF">
      <w:pPr>
        <w:widowControl w:val="0"/>
        <w:suppressAutoHyphens/>
        <w:jc w:val="both"/>
      </w:pPr>
    </w:p>
    <w:p w14:paraId="6B7F0BF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Serenissimo Principe | </w:t>
      </w:r>
    </w:p>
    <w:p w14:paraId="03FC22A9" w14:textId="17F13FD0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gl’interessati proprietarii, et compartecipi de’ vasselli ch’hanno transportato | verso Venetia al servitio di vostra Serenità i soldati levati in queste parti dal signor | conte di Levenstein, grandemente si dogliono, non essendo ancor pagati delle loro | spese, et noleggi; come fanno anco in rispetto delle provision de’ viveri | per i soldati, come il detto signor Conte s’era obbligato (in conformità del con-|tratto, o carta di noleggio fatta sopra ciò, et segnato da lui) cioè che prima | del partir de’ vasselli di Hollanda verso Delfsil, li avvanzarebbe una | parte per far le dette provisioni come ha fatto, et ch’inanti, che li medimi | vasselli facessero vela da Delfsil, o prendessero il mare, li pagherebbe | tutto l’intiero fin a doi mesi di viveri ch’haveva egli promesso il che | parimente Alessandro Vandembergh servitore et agente di Gasparo Quingetti haveva | promesso al signor Christofforo Suriano residente della serenissima republica di Venetia | appresso di noi, cioè di pagarli, havendo a tal fine ricevute dal detto signor | residente, lettere di cambio sopra vostra Serenità di 27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 xml:space="preserve">mila ducati da pagarli a | tali designati, et prescritti dal detto Alessandro Vandermbergh, et nominatamente | a Gratioso del Calice, et Giacomo, et Thomasso Vancastri, assicurando parimente | detto Alessandro ad esso signor residente per li creditori del detto signor Conte (tra li quali | sono principalmente li suddetti interessati) et in conformità passando al detto | signor residente un rinverso, la copia del quale, è qui aggiunta, per la quale | il detto Vandembergh dichiara ch’esse lettere di cambio saranno nulle | et di nessun valore, come parimente intendeva lo stesso per l’accettatione fatta | o a farsi, et di avantaggio ancora, s’alcun pagamento ne fosse fatto, che | quello dovrebbe esser restituito, quando che però il detto Alessandro Vandem-|bergh non facesse apparer per mano del detto signor residente che tutti li debiti del detto | signor Conte fatti da lui in questo Paese, et a Delfsil fussero pagati, le quali | lettere di cambio (come pare) doppo sono venute alle mani di Gaspar Quin-|getti | </w:t>
      </w:r>
    </w:p>
    <w:p w14:paraId="7ACA6BF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318v / </w:t>
      </w:r>
    </w:p>
    <w:p w14:paraId="429C898B" w14:textId="703DE946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contro la volontà, et gusto del detto Alessandro Vandembergh, il qual Quingetti, o | li suoi (come li detti interessati ci hanno fatto intendere) hanno ricevuta | una parte di detti danari senza dar qualche cosa alli detti creditori, che | non erano ancor pagati allhora, che le dette lettere di cambio, et il detto ri-|verso furono fatti, a benefitio dei quali, nondimeno esso riversale era | fatto, et dato; havendo per ciò richieste nostre lettere di raccommandatione et rei-|teratione a vostra Serenità a tal fine, che si compiacerebbe di far restituir li detti | 27</w:t>
      </w:r>
      <w:r w:rsidR="009C1568">
        <w:rPr>
          <w:rFonts w:eastAsia="NSimSun"/>
          <w:kern w:val="2"/>
          <w:lang w:eastAsia="hi-IN" w:bidi="hi-IN"/>
        </w:rPr>
        <w:t xml:space="preserve"> </w:t>
      </w:r>
      <w:r w:rsidRPr="002A6193">
        <w:rPr>
          <w:rFonts w:eastAsia="NSimSun"/>
          <w:kern w:val="2"/>
          <w:lang w:eastAsia="hi-IN" w:bidi="hi-IN"/>
        </w:rPr>
        <w:t>mila ducati, o tanto quanto può esser ricevuto, et farli fornir prontamente alli | detti creditori, sia costi ai loro commessi, o qui per le mani del detto signor residente | in vertù della detta riversale, sopra la quale, come anco per render buon | servitio alla serenissima Republica i detti interessati partionevoli hanno quietato gl’ochi | et presa la lor certezza. Dichiarando in oltre che s’il detto signor residente | non gl’havesse communicato la detta riversale, et che non havessero per ciò | pensato ch’andavano fermi, et erano assicurati, non haverebbero lasciato | far vela, né partir pur un dì detti vasselli, il che potevan essi far | in vertù delli privileggi di quelle parti di Delfsil. Onde vostra Serenità | havrebbe patito gran pregiuditio, et danno stante ch’in oltre (come | continuavano a dire)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55"/>
      </w:r>
      <w:r w:rsidRPr="002A6193">
        <w:rPr>
          <w:rFonts w:eastAsia="NSimSun"/>
          <w:kern w:val="2"/>
          <w:lang w:eastAsia="hi-IN" w:bidi="hi-IN"/>
        </w:rPr>
        <w:t xml:space="preserve"> il danaro, che vostra Serenità ha accordato di pura sua | libberalità al detto signor Conte potevano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56"/>
      </w:r>
      <w:r w:rsidRPr="002A6193">
        <w:rPr>
          <w:rFonts w:eastAsia="NSimSun"/>
          <w:kern w:val="2"/>
          <w:lang w:eastAsia="hi-IN" w:bidi="hi-IN"/>
        </w:rPr>
        <w:t xml:space="preserve"> parimente esser impiegato al loro pa-|gamento come medemamente priegano di astringer detto Conte, a satisfar, et | pagar con raggione, intieramente li restanti danari fin all’intiera satisfatione | delle loro provisioni di viveri, et vettura, in conformità della detta carta di | noleggio fuor del suo trattamento ordinario massime essendo tra li detti interessati | partionevoli, et creditori, </w:t>
      </w:r>
      <w:r w:rsidRPr="002A6193">
        <w:rPr>
          <w:rFonts w:eastAsia="NSimSun"/>
          <w:kern w:val="2"/>
          <w:lang w:eastAsia="hi-IN" w:bidi="hi-IN"/>
        </w:rPr>
        <w:lastRenderedPageBreak/>
        <w:t>molte vedove, et orfani ch’hanno grandissimo | bisogno del suo. In modo che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57"/>
      </w:r>
      <w:r w:rsidRPr="002A6193">
        <w:rPr>
          <w:rFonts w:eastAsia="NSimSun"/>
          <w:kern w:val="2"/>
          <w:lang w:eastAsia="hi-IN" w:bidi="hi-IN"/>
        </w:rPr>
        <w:t xml:space="preserve"> ben considerate tutte le dette raggioni non | habbiamo potuto riusar alli detti supplicanti il favor della nostra | intercesione. Questo fa adunque serenissimo Principe che noi la preghiamo | iterativamente con molto affetto ch’ella vogl’interporsi in questo affare | per le sudette raggioni, con tal autorità ch’una volta li detti interessati | possino recourare, et ottener pagamento tanto de’ loro restanti provisioni, |</w:t>
      </w:r>
    </w:p>
    <w:p w14:paraId="0A5576E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319r / </w:t>
      </w:r>
    </w:p>
    <w:p w14:paraId="0BC075B6" w14:textId="7CA71BF1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de’ viveri, et altro, che delle vetture, mettendo in consideratione, che non | hanno risparmiato né li loro vasselli né danaro per far servitio et bene-|ficio alla sererissima Republica sopra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58"/>
      </w:r>
      <w:r w:rsidRPr="002A6193">
        <w:rPr>
          <w:rFonts w:eastAsia="NSimSun"/>
          <w:kern w:val="2"/>
          <w:lang w:eastAsia="hi-IN" w:bidi="hi-IN"/>
        </w:rPr>
        <w:t xml:space="preserve"> la quale particolarmente hanno havuta la mira, come | parimente sopra il buon pagamento che fu fatto per li vasselli, che transpor-|torno i soldati del reggimento del signor conte Gio. de Nassau di buon | memoria et punto sopra la persona del detto signor conte Levenstein come dicono | che deve credere, poiché havevano essi buon modo di assicurarsi | se essi havessero una sol volta dubitato, et ciò tanto sopra li vestiti | arme, ch’altre bagaglie de’ soldati ch’erano assai bastanti per il loro | pagamento. Il che facendo usen(…)ta si sollevarà da molta pena, importu-|nità et sollecitationi delli detti interessati, li quali incessantemente | ci molestano, non sena interruttion tal volta delli nostri più gravi | affari del Paese. Et questo è stato anco causa, che noi habbiamo | richiesto il dettro signor Suriano vostro residente a fine di desimbarass-|arsi una volta da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59"/>
      </w:r>
      <w:r w:rsidRPr="002A6193">
        <w:rPr>
          <w:rFonts w:eastAsia="NSimSun"/>
          <w:kern w:val="2"/>
          <w:lang w:eastAsia="hi-IN" w:bidi="hi-IN"/>
        </w:rPr>
        <w:t xml:space="preserve"> questa sollecitatione perché volesse aggiunger le sue | alle nostre raccommandationi a vostra Serenità per la fine che di sopra è detta | et la Serenità vostra in altre occasioni si troverà di certo tanto più facilmente | et volontariamente servita, et con minor spesa, et ella ci farà insieme | grandissimo piacere, il che servirà per la conservatione del nostro respetto, et | credito appresso li nostri sudditi il che attendendo preghiamo il Creatore | serenissmo Principe | </w:t>
      </w:r>
    </w:p>
    <w:p w14:paraId="7170742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di voler mantener, et conservar la persona di vostra Serenità in una perfettissima | sanità et lungha vita. |</w:t>
      </w:r>
    </w:p>
    <w:p w14:paraId="0224B604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567739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Dall’Haya a’ 4 de luglio 1618 | </w:t>
      </w:r>
    </w:p>
    <w:p w14:paraId="7CCB6F21" w14:textId="77777777" w:rsidR="00CC72FE" w:rsidRPr="002A6193" w:rsidRDefault="00CC72FE" w:rsidP="004014CF">
      <w:pPr>
        <w:widowControl w:val="0"/>
        <w:suppressAutoHyphens/>
        <w:jc w:val="both"/>
      </w:pPr>
    </w:p>
    <w:p w14:paraId="23734A1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319vB / </w:t>
      </w:r>
    </w:p>
    <w:p w14:paraId="18ED121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Lettera delli signori Stati alla serenissima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0"/>
      </w:r>
      <w:r w:rsidRPr="002A6193">
        <w:rPr>
          <w:rFonts w:eastAsia="NSimSun"/>
          <w:kern w:val="2"/>
          <w:lang w:eastAsia="hi-IN" w:bidi="hi-IN"/>
        </w:rPr>
        <w:t xml:space="preserve"> Republica | per gl’interessati nella condotta | del Levenstein | </w:t>
      </w:r>
    </w:p>
    <w:p w14:paraId="59DAF03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nella prima | </w:t>
      </w:r>
    </w:p>
    <w:p w14:paraId="3F3F3ABD" w14:textId="77777777" w:rsidR="00AD7C43" w:rsidRPr="002A6193" w:rsidRDefault="00E54E37" w:rsidP="00AD7C43">
      <w:pPr>
        <w:widowControl w:val="0"/>
        <w:suppressAutoHyphens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 </w:t>
      </w:r>
    </w:p>
    <w:p w14:paraId="77BD31AF" w14:textId="77777777" w:rsidR="00CC72FE" w:rsidRPr="002A6193" w:rsidRDefault="00E54E37" w:rsidP="004014CF">
      <w:pPr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89</w:t>
      </w:r>
    </w:p>
    <w:p w14:paraId="3027FC4A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17 luglio 1618, L’Aia (cc. 322r-325v)</w:t>
      </w:r>
    </w:p>
    <w:p w14:paraId="09066426" w14:textId="77777777" w:rsidR="00CC72FE" w:rsidRPr="002A6193" w:rsidRDefault="00CC72FE" w:rsidP="004014CF">
      <w:pPr>
        <w:widowControl w:val="0"/>
        <w:suppressAutoHyphens/>
        <w:jc w:val="center"/>
      </w:pPr>
    </w:p>
    <w:p w14:paraId="553CC14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322r /</w:t>
      </w:r>
    </w:p>
    <w:p w14:paraId="16D062FE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2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537270B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n° 47 comincia 46 | </w:t>
      </w:r>
    </w:p>
    <w:p w14:paraId="685A9FB3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7AD8EF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585253A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il signor principe Mauritio quando fui seco mi addimandò | come passavano li affari d’Italia, et se vi era appa-|renza ferma, che da ogni parte vi potesse esser la | pace in quella Provincia. Io ripligliai, che l’appa-|renza v’era. Egli replicò bisogna temer sempre della | volontà, et de’ disegni de’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1"/>
      </w:r>
      <w:r w:rsidRPr="002A6193">
        <w:rPr>
          <w:rFonts w:eastAsia="NSimSun"/>
          <w:kern w:val="2"/>
          <w:lang w:eastAsia="hi-IN" w:bidi="hi-IN"/>
        </w:rPr>
        <w:t xml:space="preserve"> Spagnuoli, et haver guarda | di non lasciarsi ingannare. | </w:t>
      </w:r>
    </w:p>
    <w:p w14:paraId="695FF0E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Al qual proposito io le dirò quanto il Pasini con sue | lettere de’ 13 mi dice haver inteso da persona quali-|ficata, che ’l duca di Ossuna pretende far qualche | insulto al regno di Candia, et che me lo avvisava per | ogni buon rispetto, et per non tacere ciò che viene | dalla bocca, et dai pensieri di quel Ministro. | </w:t>
      </w:r>
    </w:p>
    <w:p w14:paraId="20A8BEF5" w14:textId="6028C40D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Mi aggiunge poi, che l’Ambasciator catholico, che resiedeva | appresso vostra Serenità ha scritto di Milano, che la serenissima | Republica habbi doppo questi nuovi motivi di Bohemia | stretto Gradisca grandemente, et che si giudica, ch’ella | habbi fini diversi da quello mostra in apparenza: | soliti artificii, et promulgationi spagnole. Io non | so come habbi ad intendersi un altro avviso, | che mi dà il medesimo Pasini. Che ’l </w:t>
      </w:r>
      <w:r w:rsidR="008D5092" w:rsidRPr="002A6193">
        <w:rPr>
          <w:rFonts w:eastAsia="NSimSun"/>
          <w:kern w:val="2"/>
          <w:lang w:eastAsia="hi-IN" w:bidi="hi-IN"/>
        </w:rPr>
        <w:t>g</w:t>
      </w:r>
      <w:r w:rsidRPr="002A6193">
        <w:rPr>
          <w:rFonts w:eastAsia="NSimSun"/>
          <w:kern w:val="2"/>
          <w:lang w:eastAsia="hi-IN" w:bidi="hi-IN"/>
        </w:rPr>
        <w:t>eneral dell’|</w:t>
      </w:r>
    </w:p>
    <w:p w14:paraId="04B280F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322v / </w:t>
      </w:r>
    </w:p>
    <w:p w14:paraId="4F0A53E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artiglieria dello stato di Milano scrivi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2"/>
      </w:r>
      <w:r w:rsidRPr="002A6193">
        <w:rPr>
          <w:rFonts w:eastAsia="NSimSun"/>
          <w:kern w:val="2"/>
          <w:lang w:eastAsia="hi-IN" w:bidi="hi-IN"/>
        </w:rPr>
        <w:t xml:space="preserve"> in Brus-|seles ad un cavalier amico suo con dir le formate parole | in spagnuolo. Vercelli è restituito è vero; ma presto | presto io ritornerò di nuovo a batterlo per castigar quelli | che sono indiscretti. Se bene presupongo che queste siano | vacanterie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3"/>
      </w:r>
      <w:r w:rsidRPr="002A6193">
        <w:rPr>
          <w:rFonts w:eastAsia="NSimSun"/>
          <w:kern w:val="2"/>
          <w:lang w:eastAsia="hi-IN" w:bidi="hi-IN"/>
        </w:rPr>
        <w:t xml:space="preserve"> spagnuole in ogni modo o vere o non ch’elle | si siano vostra Serenità ne formerà il comento, et ne caverà | quel senso, che le detterà la sua somma prudenza. | </w:t>
      </w:r>
    </w:p>
    <w:p w14:paraId="5A41AC6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Gl’avvisi, che qui arrivano di Bohemia tutti portano gran | levate d’armi, onde rendono ancora ognhora più curiosi | questi signori di saperne l’essito. | </w:t>
      </w:r>
    </w:p>
    <w:p w14:paraId="247F729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 qui le solite dissensioni. Le lettere già si sono spedite | per il sinodo, et il partito contrario ha tentato di farle | ritrattare; ma non ha valsa l’instanza, né appresso il | Generale, né per li ufficii fatti col signor principe Mauritio. | </w:t>
      </w:r>
    </w:p>
    <w:p w14:paraId="485CB54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Havevan di nuovo proposto un sinodo provinciale | ma con nuova offerta che v’intervenissero ministri | di cadauna Provincia, ma non ha valsa alcuna ragione | et per tanto par che vi sia pensiero nei detti remonstranti | di scriver anc’essi a parte ai principi per divertir | la missione; ma gl’altri sono sicuri che l’Inghilterra il |</w:t>
      </w:r>
    </w:p>
    <w:p w14:paraId="27A3EA4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323r / </w:t>
      </w:r>
    </w:p>
    <w:p w14:paraId="5660163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Palatino, il Lantgravio d’Hassia, Brem et Embdem | manderanno suoi ministri. | </w:t>
      </w:r>
    </w:p>
    <w:p w14:paraId="3F41F79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Si come in questo particolare hanno havuta la ripulsa | altrettanto anco hanno incontrato per la continuatione | della nuova soldatesca nelle piazze, non ostante | ragioni addotte, che il licentiar le genti sarebbe un | darsi in preda all’insolenza popolare, et mi disse | sua Eccellenza che questi erano ben intricati perché havevano | disgustati i popoli. Si è dietro al presente a questo | negotio, et vi si attende dall’una, et dall’altra parte | con gran studio. | </w:t>
      </w:r>
    </w:p>
    <w:p w14:paraId="60C3C54D" w14:textId="16F6068F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L’ambasciator francese monsignor Murier ha travagliato a nome | del suo Re per l’accommodamento di queste differenze, | ma cade il sospetto di lui, che sia troppo erminista | o favorisca quel partito per adherir a monsignor Ber-|nvel; anzi essendo esso Ambasciatore stato a visitarmi | mi parlò con qualche senso di queste dissensioni, dicen-|do che si faceva torto a quelli di Holanda, et che per | l’unione di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Utrechet era chiaramente espresso poter far | quanto a loro pareva nella sua Provincia nel | punto di religione. Si aspetta qui un ambasciator straordinario | </w:t>
      </w:r>
    </w:p>
    <w:p w14:paraId="5175015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323v / </w:t>
      </w:r>
    </w:p>
    <w:p w14:paraId="10C0ABA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del Christianissimo, et vogliono che mosignor di Murier ad instanza | del signor Bernvel, et di quelli del suo partito l’habbi pro-|curato, et l’Eccellenza sua apertamente mi disse, che detto Murier | n’era stato il promotore per haver assistenza ne’ | suoi ufficii, et egli stesso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4"/>
      </w:r>
      <w:r w:rsidRPr="002A6193">
        <w:rPr>
          <w:rFonts w:eastAsia="NSimSun"/>
          <w:kern w:val="2"/>
          <w:lang w:eastAsia="hi-IN" w:bidi="hi-IN"/>
        </w:rPr>
        <w:t xml:space="preserve"> a me ha detto, che | godeva della venuta di detto estraordinario per haver | persona, che corrobori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5"/>
      </w:r>
      <w:r w:rsidRPr="002A6193">
        <w:rPr>
          <w:rFonts w:eastAsia="NSimSun"/>
          <w:kern w:val="2"/>
          <w:lang w:eastAsia="hi-IN" w:bidi="hi-IN"/>
        </w:rPr>
        <w:t xml:space="preserve"> li suoi ufficii, et coadiuvi a | questa quiete; et non succedendo poi il bene che si | aspetta haverebbe potuto l’uno esser buon testimonio | per l’altro di essersi fatto ogni dovere. | </w:t>
      </w:r>
    </w:p>
    <w:p w14:paraId="4A8567E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Hora non si parla molto (se ben non resta sopito il pensiero) | di mandar ambasciata in Franza, et si tiene per fermo, che | la voce della missione qui di monsignor di Boisise, che sarà | l’estraordinario sia stata per trattener la risolutione da | questa parte. | </w:t>
      </w:r>
    </w:p>
    <w:p w14:paraId="7AF0D58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Mentre il secretario di monsignor Carleton era incaminato per Londra | rincontrò la risposta di Terver, et tornò all’Haya | per haverla da sua Eccellenza. Il libro per il quale si duole il | re della Gran Bertagna, non è se non traduttione | dall’inglese nel latino fatta da quel predicante di | Terver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6"/>
      </w:r>
      <w:r w:rsidRPr="002A6193">
        <w:rPr>
          <w:rFonts w:eastAsia="NSimSun"/>
          <w:kern w:val="2"/>
          <w:lang w:eastAsia="hi-IN" w:bidi="hi-IN"/>
        </w:rPr>
        <w:t>; et l’iscusa che piglia, et forse portata |</w:t>
      </w:r>
    </w:p>
    <w:p w14:paraId="043C5B2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324r / </w:t>
      </w:r>
    </w:p>
    <w:p w14:paraId="1A80FF1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sotto il nome di lui da quel Magistrato, et da sua Eccellenza nella | risposta a sua Maestà è ch’egli haveva creduto, che non la | offendesse, mentre non ha ella parlato essendo scritto in | inglese. Si duole però il Re che habbi posto il suo nome. | </w:t>
      </w:r>
    </w:p>
    <w:p w14:paraId="61C70A1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Il libro resterà supresso; ma non si procederà più innanti | contra l’auttore. Con questo è partito il secretario verso | Inghilterra et crede sua Eccellenza che ’l Re si contenterà di quanto | è stato fatto, portando anco seco le lettere per | il sinodo. Gratie etc. | </w:t>
      </w:r>
    </w:p>
    <w:p w14:paraId="2BDB1469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EAAC3E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Dall’Haya a’ 17 luglio 1618 |</w:t>
      </w:r>
    </w:p>
    <w:p w14:paraId="4829705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78C8B9F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humilissimo, et devotissimo servitore | </w:t>
      </w:r>
    </w:p>
    <w:p w14:paraId="4793F1B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11AC7BA8" w14:textId="77777777" w:rsidR="00CC72FE" w:rsidRPr="002A6193" w:rsidRDefault="00CC72FE" w:rsidP="004014CF">
      <w:pPr>
        <w:widowControl w:val="0"/>
        <w:suppressAutoHyphens/>
        <w:jc w:val="both"/>
      </w:pPr>
    </w:p>
    <w:p w14:paraId="211099C6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324v-325r / </w:t>
      </w:r>
    </w:p>
    <w:p w14:paraId="14E80E2F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Bianche</w:t>
      </w:r>
    </w:p>
    <w:p w14:paraId="2574DEF8" w14:textId="77777777" w:rsidR="00CC72FE" w:rsidRPr="002A6193" w:rsidRDefault="00CC72FE" w:rsidP="004014CF">
      <w:pPr>
        <w:widowControl w:val="0"/>
        <w:suppressAutoHyphens/>
        <w:jc w:val="both"/>
      </w:pPr>
    </w:p>
    <w:p w14:paraId="0F9A84E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325v / </w:t>
      </w:r>
    </w:p>
    <w:p w14:paraId="35EA076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6E2A1689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2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n° 47 comincia | 46 | </w:t>
      </w:r>
    </w:p>
    <w:p w14:paraId="5FAF811A" w14:textId="77777777" w:rsidR="00CC72FE" w:rsidRPr="002A6193" w:rsidRDefault="00CC72FE" w:rsidP="004014CF">
      <w:pPr>
        <w:widowControl w:val="0"/>
        <w:suppressAutoHyphens/>
        <w:jc w:val="both"/>
      </w:pPr>
    </w:p>
    <w:p w14:paraId="6AF89BAF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tracce di sigilli</w:t>
      </w:r>
    </w:p>
    <w:p w14:paraId="5E796F39" w14:textId="77777777" w:rsidR="00CC72FE" w:rsidRPr="002A6193" w:rsidRDefault="00CC72FE" w:rsidP="004014CF">
      <w:pPr>
        <w:widowControl w:val="0"/>
        <w:suppressAutoHyphens/>
        <w:jc w:val="both"/>
        <w:rPr>
          <w:i/>
          <w:iCs/>
        </w:rPr>
      </w:pPr>
    </w:p>
    <w:p w14:paraId="73ACD83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48EF8F2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325vC /</w:t>
      </w:r>
    </w:p>
    <w:p w14:paraId="29535E4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17 luglio 1618 ricevute primo agosto |</w:t>
      </w:r>
    </w:p>
    <w:p w14:paraId="7E54897B" w14:textId="073BE8E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Haia.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47. 2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t>da</w:t>
      </w:r>
      <w:r w:rsidRPr="002A6193">
        <w:rPr>
          <w:rFonts w:eastAsia="NSimSun"/>
          <w:kern w:val="2"/>
          <w:lang w:eastAsia="hi-IN" w:bidi="hi-IN"/>
        </w:rPr>
        <w:t xml:space="preserve"> | </w:t>
      </w:r>
    </w:p>
    <w:p w14:paraId="0C2B1CA9" w14:textId="77777777" w:rsidR="00CC72FE" w:rsidRPr="002A6193" w:rsidRDefault="00CC72FE" w:rsidP="004014CF">
      <w:pPr>
        <w:widowControl w:val="0"/>
        <w:suppressAutoHyphens/>
        <w:jc w:val="both"/>
      </w:pPr>
    </w:p>
    <w:p w14:paraId="6CF7454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652A86DE" w14:textId="77777777" w:rsidR="00CC72FE" w:rsidRPr="002A6193" w:rsidRDefault="00E54E37" w:rsidP="004014CF">
      <w:pPr>
        <w:spacing w:line="259" w:lineRule="auto"/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90</w:t>
      </w:r>
    </w:p>
    <w:p w14:paraId="2B84E212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24 luglio 1618, L’Aia (cc. 326r-329v, 334r-335v)</w:t>
      </w:r>
    </w:p>
    <w:p w14:paraId="23E183D7" w14:textId="77777777" w:rsidR="00CC72FE" w:rsidRPr="002A6193" w:rsidRDefault="00CC72FE" w:rsidP="004014CF">
      <w:pPr>
        <w:widowControl w:val="0"/>
        <w:suppressAutoHyphens/>
        <w:jc w:val="both"/>
      </w:pPr>
    </w:p>
    <w:p w14:paraId="1D8B848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326r / </w:t>
      </w:r>
    </w:p>
    <w:p w14:paraId="0C681C7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n° 48 sola |</w:t>
      </w:r>
    </w:p>
    <w:p w14:paraId="1117D606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A7A55C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Serenissimo Principe | </w:t>
      </w:r>
    </w:p>
    <w:p w14:paraId="2239BCF0" w14:textId="206288C3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sarà qui aggiunta tradotta dal fiamingo la risolutione de’ signori | Stati intorno la continuatione delli 12 vasselli nel servitio di | vostra Serenità. </w:t>
      </w:r>
      <w:r w:rsidRPr="002A6193">
        <w:rPr>
          <w:rFonts w:eastAsia="NSimSun"/>
          <w:caps/>
          <w:kern w:val="2"/>
          <w:lang w:eastAsia="hi-IN" w:bidi="hi-IN"/>
        </w:rPr>
        <w:t>è</w:t>
      </w:r>
      <w:r w:rsidRPr="002A6193">
        <w:rPr>
          <w:rFonts w:eastAsia="NSimSun"/>
          <w:kern w:val="2"/>
          <w:lang w:eastAsia="hi-IN" w:bidi="hi-IN"/>
        </w:rPr>
        <w:t xml:space="preserve"> ella per sei mesi ancora per quel rispetto altre volte | scritto da me alla Serenità vostra; ma con parole tali, che ben si | comprende, ch’ella potrà far capitale di haverli per quanto | tempo vorrà in suo servitio; et quando non vogli più che | sue Eccellenze impieghino il loro credito particolare; ma trovi mercanti | che rispondino o li stessi marinari, et partionevoli non ricerchino | conoscendo in effetto esser ben pagati sarà libera da replicar | l’instanza per maggior prorogatione di tempo. | </w:t>
      </w:r>
    </w:p>
    <w:p w14:paraId="1C12108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Io con opportuna occasione non mancarò di render gratie a’ signori | Stati di quanto hanno sin qui fatto per compiacer la Serenità vostra. | </w:t>
      </w:r>
    </w:p>
    <w:p w14:paraId="7C105CC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Aspetto ancora da Amsterdam li conti, et sono dietro al far tradurre | quelli, che mi attrovo, et al cavar da essi ciò, che deve esser | fatto buono o da’ patroni dei vasselli, o dalli stessi marinari, | et soldati ancora a vostra Serenità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7"/>
      </w:r>
      <w:r w:rsidRPr="002A6193">
        <w:rPr>
          <w:rFonts w:eastAsia="NSimSun"/>
          <w:kern w:val="2"/>
          <w:lang w:eastAsia="hi-IN" w:bidi="hi-IN"/>
        </w:rPr>
        <w:t>. In tanto sarà proprio della | prudenza dell’eccellentissimo signor Capitano generale il deputar persona espressa | che habbi cura del far render conto ai capitani dei vasselli | delle munitioni, et apprestamenti imbarcati in conformità | delli inventarii, et tenir nota di quanto sarà adoperato | per servitio, et mantenimento del vassello per ribatterlo nei | mesi di paga del noleggio. |</w:t>
      </w:r>
    </w:p>
    <w:p w14:paraId="1AC56EA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326v / </w:t>
      </w:r>
    </w:p>
    <w:p w14:paraId="2331F30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Con occasione di nuova instanza, che questi interessati hanno fatta | di haver da’ signori Stti le replicate delle loro lettere per vostra Serenità toccante | l’affare del signor conte di Levenstein, s’è proposto da alcuni, che | sarebbe necessaria la missione di soggetto, che resiedesse a nome | loro appresso di lei; ma non passò avanti la cosa tronca la propo-|sitione da alcuni, che dissero, che si doveva attender ancora | qualche tempo, et questi sono del partito arminiano. Et | così questo contraria nelle cose all’altro partito con le | solite passioni. |</w:t>
      </w:r>
    </w:p>
    <w:p w14:paraId="4E451388" w14:textId="59C3DD20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Sono partiti per Utrechet li deputati di quella Provincia, non vi | restando qui alcuno di essi. Mi disse il signor conte Guglielmo | di Nassau, che pareva già fossero di un’ottima volontà | di licentiar la soldatesca nuova, che havevano levata | nella detta città, et così dar essempio di far anco nell’|altre città di Holanda; ma che poi sedotti dal signor Bernvel | erano partiti altrettanto irresoluti, havendoli essortati | a trattenersi,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8"/>
      </w:r>
      <w:r w:rsidRPr="002A6193">
        <w:rPr>
          <w:rFonts w:eastAsia="NSimSun"/>
          <w:kern w:val="2"/>
          <w:lang w:eastAsia="hi-IN" w:bidi="hi-IN"/>
        </w:rPr>
        <w:t xml:space="preserve"> facendo loro apparere, che sarebbe | stato un precipitar in questo affare; ma che dovevano | aspettar ancora un poco: perché sarebbono stati sempre | a tempo di far quello havessero stimato il meglio fondato | sopra gl’ufficii, che possi portar qui coll’auttorità del | christianissimo monsignor di Boisise, che verrà l’</w:t>
      </w:r>
      <w:r w:rsidR="00B85909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>mbasciator straordinario et |</w:t>
      </w:r>
    </w:p>
    <w:p w14:paraId="4B0B26E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327r / </w:t>
      </w:r>
    </w:p>
    <w:p w14:paraId="05DFD48B" w14:textId="60DF5784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deve arrivar questa settimana. Li contraremonstranti sempre | più prendono gelosia della venuta di questa </w:t>
      </w:r>
      <w:r w:rsidR="007C6D37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>mbasciata | impressi, che sia stata promossa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69"/>
      </w:r>
      <w:r w:rsidRPr="002A6193">
        <w:rPr>
          <w:rFonts w:eastAsia="NSimSun"/>
          <w:kern w:val="2"/>
          <w:lang w:eastAsia="hi-IN" w:bidi="hi-IN"/>
        </w:rPr>
        <w:t xml:space="preserve">, et eccitata ad instanza del | signor Bernvel, et di quelli del suo partito. Et più perché il soggetto | sia catholico, che maggiormente mette in sospetto questo partito. | </w:t>
      </w:r>
    </w:p>
    <w:p w14:paraId="76E9988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Mando qui aggiunto un translato di lettere di monsignor di | Langarach capitatomi alle mani; et sarà per quelli dell’|Eccellenze vostre che havessero gusto d’intender ciò ch’egli scrive | intorno la commissione, che sopra questi affari, et altri have-|rà il detto signor di Boisise. | </w:t>
      </w:r>
    </w:p>
    <w:p w14:paraId="7A8E8B6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Dimani per quanto m’ha detto il medesimo il signor conte Guglielmo | doverà partir sua Eccellenza verso Utrechet, ove hoggi quei signori | fanno una riduttione generale per trattar sopra questo punto | </w:t>
      </w:r>
      <w:r w:rsidRPr="002A6193">
        <w:rPr>
          <w:rFonts w:eastAsia="NSimSun"/>
          <w:kern w:val="2"/>
          <w:lang w:eastAsia="hi-IN" w:bidi="hi-IN"/>
        </w:rPr>
        <w:lastRenderedPageBreak/>
        <w:t>del licentiar la detta soldatesca, et ivi si conferisce per | remonstrarli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0"/>
      </w:r>
      <w:r w:rsidRPr="002A6193">
        <w:rPr>
          <w:rFonts w:eastAsia="NSimSun"/>
          <w:kern w:val="2"/>
          <w:lang w:eastAsia="hi-IN" w:bidi="hi-IN"/>
        </w:rPr>
        <w:t xml:space="preserve"> il beneficio, che cavarà il Paese dal tal | licenza, per farli persister nella risolutione che pareva | prima havessero fatta, et confermarli in opinione, | che non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1"/>
      </w:r>
      <w:r w:rsidRPr="002A6193">
        <w:rPr>
          <w:rFonts w:eastAsia="NSimSun"/>
          <w:kern w:val="2"/>
          <w:lang w:eastAsia="hi-IN" w:bidi="hi-IN"/>
        </w:rPr>
        <w:t xml:space="preserve"> si muove che per la quiete, et servitio di | questa Republica. | </w:t>
      </w:r>
    </w:p>
    <w:p w14:paraId="4986C629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Non sono li signori Stati Generali quieti meno gl’altri sano quello, | che debba riuscire di questo affare assai fastidioso | et da una gran parte viene attribuito il male a monsignor |</w:t>
      </w:r>
    </w:p>
    <w:p w14:paraId="526CE15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327v /</w:t>
      </w:r>
    </w:p>
    <w:p w14:paraId="360DCDA1" w14:textId="395A7805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Bernvel, che ha dato anco qualche sospetto poiché doppo | la partenza de’ deputati della provincia di Utrechet sia | passato al suo luoco di piacere, ch’è vicino a quella città | sotto pretesto di ricrearsi così gl’adossano; ma con fine | di praticar quelli del </w:t>
      </w:r>
      <w:r w:rsidR="00927BC3" w:rsidRPr="002A6193">
        <w:rPr>
          <w:rFonts w:eastAsia="NSimSun"/>
          <w:kern w:val="2"/>
          <w:lang w:eastAsia="hi-IN" w:bidi="hi-IN"/>
        </w:rPr>
        <w:t>m</w:t>
      </w:r>
      <w:r w:rsidRPr="002A6193">
        <w:rPr>
          <w:rFonts w:eastAsia="NSimSun"/>
          <w:kern w:val="2"/>
          <w:lang w:eastAsia="hi-IN" w:bidi="hi-IN"/>
        </w:rPr>
        <w:t>agistrato, et altri perché | insistino nel voler mantener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2"/>
      </w:r>
      <w:r w:rsidRPr="002A6193">
        <w:rPr>
          <w:rFonts w:eastAsia="NSimSun"/>
          <w:kern w:val="2"/>
          <w:lang w:eastAsia="hi-IN" w:bidi="hi-IN"/>
        </w:rPr>
        <w:t xml:space="preserve"> </w:t>
      </w:r>
      <w:bookmarkStart w:id="71" w:name="_Hlk34150992"/>
      <w:r w:rsidRPr="002A6193">
        <w:rPr>
          <w:rFonts w:eastAsia="NSimSun"/>
          <w:kern w:val="2"/>
          <w:lang w:eastAsia="hi-IN" w:bidi="hi-IN"/>
        </w:rPr>
        <w:t>| li Wartgelderds, che così</w:t>
      </w:r>
      <w:bookmarkEnd w:id="71"/>
      <w:r w:rsidRPr="002A6193">
        <w:rPr>
          <w:rFonts w:eastAsia="NSimSun"/>
          <w:kern w:val="2"/>
          <w:lang w:eastAsia="hi-IN" w:bidi="hi-IN"/>
        </w:rPr>
        <w:t xml:space="preserve"> chiamano questa soldatesca | stipendiata ad tempus, o come dicono per provisione. | </w:t>
      </w:r>
    </w:p>
    <w:p w14:paraId="4A96591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Li stati di Bohemia hanno qu spedite loro lettere con le quale rappresenteranno | la serie del fatto, et la ragione de’ loro motivi; dicendo in | sostanza, che in occasione,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3"/>
      </w:r>
      <w:r w:rsidRPr="002A6193">
        <w:rPr>
          <w:rFonts w:eastAsia="NSimSun"/>
          <w:kern w:val="2"/>
          <w:lang w:eastAsia="hi-IN" w:bidi="hi-IN"/>
        </w:rPr>
        <w:t xml:space="preserve"> che dovessero esser | oppressi si promettevano, che haverebbono havuta di | qua assistenza di consiglio, di gente, et di denari: | propositione nella quale riguarderanno molto bene | questi signori d’interessarsi. |</w:t>
      </w:r>
    </w:p>
    <w:p w14:paraId="04E51C7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L’opinione corre qui, che senz’altro habbino ad accomordarsi | quelle differenze; tutto starà per quanto viene da | questi signori considerato qual sicurtà potrà dar l’Imperatore | che sia sufficiente, et nella quale possino in generale, o | in particolare fidarsi di non ricever offesa. | </w:t>
      </w:r>
    </w:p>
    <w:p w14:paraId="6481581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Il conte di Buquoi è stato chiamato dall’Imperatore al suo servitio | fu spedito in Spagna per haverne l’assenso, et in tanto |</w:t>
      </w:r>
    </w:p>
    <w:p w14:paraId="511D754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328r / </w:t>
      </w:r>
    </w:p>
    <w:p w14:paraId="7228CF2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ha egli havuto da sua Maestà cesarea si contenterà di | dargli ogni sodisfattione che desidera, sei milla scudi di | aiuto di costa per il viaggio; et doi mille per mese mentre | starà in Alemagna; et il serenissimo Alberto per la parte | sua contenta, che vi vadi quando vi sia il placet | della Maestà chatolica, ch’è quello che si aspetta. | </w:t>
      </w:r>
    </w:p>
    <w:p w14:paraId="229EF08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Questo mi viene scritto dal Pasini, il quale anco mi aggiunge | che gli si era rappresentata occasione, che l’ingegnero Gioseppe | Gomorini, che si trova al presente in Francia al servitio di sua Maestà | christianissima, si lascierebbe consigliar di passar al servitio di vostra Serenità | aggiungendomi, che me lo scriveva per il zelo, et desiderio | che haveva, che vostra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4"/>
      </w:r>
      <w:r w:rsidRPr="002A6193">
        <w:rPr>
          <w:rFonts w:eastAsia="NSimSun"/>
          <w:kern w:val="2"/>
          <w:lang w:eastAsia="hi-IN" w:bidi="hi-IN"/>
        </w:rPr>
        <w:t xml:space="preserve"> Serenità havesse così buon soggetto | presso di lei et perché più volte era stato solecitato | dall’eccellentissimo signor ambasciator Giustiniano che vedesse di condurvelo. | </w:t>
      </w:r>
    </w:p>
    <w:p w14:paraId="467DD56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Mi prega di secretezza, et di prestezza nella risposta. Io | di questo soggetto scrissi a vostra Serenità all’ultimo agosto, poi | all’ultimo ottobre 1616 toccante quello a che vostra Serenità | havesse bisognato che condessendesse, et per stipendio, et | per titolo per haverlo. | </w:t>
      </w:r>
    </w:p>
    <w:p w14:paraId="6470243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Il conte Gio. di Nassau fratello del morto conte Gio. Ernesto resta | condotto al servitio del Catholico con tre milla scudi di | stipendio, et le promesse solite de’ Spagnuoli di avanzarlo. |</w:t>
      </w:r>
    </w:p>
    <w:p w14:paraId="3D29FF0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328v / </w:t>
      </w:r>
    </w:p>
    <w:p w14:paraId="0F28F64D" w14:textId="204B067B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Da essi è chiamato il giovane principe di Oranges. Stimo che | doi cose lo habbino attirato da quel partito l’una il voler | far dispetto a questi signori, et l’altro per assicurar in ogni caso che | li beni, che sono dalla parte delle </w:t>
      </w:r>
      <w:r w:rsidR="00AB634B" w:rsidRPr="002A6193">
        <w:rPr>
          <w:rFonts w:eastAsia="NSimSun"/>
          <w:kern w:val="2"/>
          <w:lang w:eastAsia="hi-IN" w:bidi="hi-IN"/>
        </w:rPr>
        <w:t>p</w:t>
      </w:r>
      <w:r w:rsidRPr="002A6193">
        <w:rPr>
          <w:rFonts w:eastAsia="NSimSun"/>
          <w:kern w:val="2"/>
          <w:lang w:eastAsia="hi-IN" w:bidi="hi-IN"/>
        </w:rPr>
        <w:t xml:space="preserve">rovincie suddite ai | serenissimi arciduchi di ragione della casa di Nassau non cadino | che in lui per ogni accidente. A queste si aggionge una terza | causa, che amando grandemente la figliola del principe di Ligni | con questa occasione l’haverà per moglie, non restando, che | accommodar alcune differenze, le quali difficultano il termi-|nar questo negotio, et per esse è stato spedito in Alema-|gna al signor conte Gioanni suo padre. | </w:t>
      </w:r>
    </w:p>
    <w:p w14:paraId="317DA42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Il signor principe Mauritio per li beni, che sono dalla parte delli arci-|duchi è ancora tenuto in contesa; </w:t>
      </w:r>
      <w:r w:rsidRPr="002A6193">
        <w:rPr>
          <w:rFonts w:eastAsia="NSimSun"/>
          <w:kern w:val="2"/>
          <w:lang w:eastAsia="hi-IN" w:bidi="hi-IN"/>
        </w:rPr>
        <w:lastRenderedPageBreak/>
        <w:t>anchi che sue Altezze hanno | posto presidio in doi picciole piazze di sua ragione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5"/>
      </w:r>
      <w:r w:rsidRPr="002A6193">
        <w:rPr>
          <w:rFonts w:eastAsia="NSimSun"/>
          <w:kern w:val="2"/>
          <w:lang w:eastAsia="hi-IN" w:bidi="hi-IN"/>
        </w:rPr>
        <w:t xml:space="preserve"> | di maniera che sua Eccellenza ne resta mal contenta; come anco | perché a monsignor di Marchet, ch’è ritornato di Francia | non habbi sua Maestà christianissima dato il possesso del feudo di quel | pedaggio sopra il Rodano per il quale lo haveva inviato. | Ma sia stato riservato il darle sodisfattione et agiustar il | tutto con monsignor di Boisise. Si pensa, che sua Maestà vorrà obli-|gar l’Eccellenza sua (per haber ciò che desidera nel suo particolare) | ad aiutar anc’ella Boisise o non esserli contraria |</w:t>
      </w:r>
    </w:p>
    <w:p w14:paraId="3C0ECD7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329r / </w:t>
      </w:r>
    </w:p>
    <w:p w14:paraId="1EEC7C7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perché spunti all’effetto degl’ufficii per li quali è qui | da quella Maestà mandato. |</w:t>
      </w:r>
    </w:p>
    <w:p w14:paraId="7170745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Già alcuni giorni arrivò nel Paese il capitan Stenen Coop, che ha | servito vostra Serenità nel reggimento del già conte Gio. Ernesto di Nassau. | </w:t>
      </w:r>
    </w:p>
    <w:p w14:paraId="022D136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Si è fermato a Grave, sin tanto che da sua Eccellenza è stato assicurato | che non haverà molestia dal fratello di monsignor Coulena. | </w:t>
      </w:r>
    </w:p>
    <w:p w14:paraId="164DA3B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Fu sabbato a vedermi, et con parole piene certo di devotione, | et di riverenza, et d’obligo a vostra Serenità mi confermò che | viverà eternamente servitore a quella serenissima Republica, et | che haverebbe tenuta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6"/>
      </w:r>
      <w:r w:rsidRPr="002A6193">
        <w:rPr>
          <w:rFonts w:eastAsia="NSimSun"/>
          <w:kern w:val="2"/>
          <w:lang w:eastAsia="hi-IN" w:bidi="hi-IN"/>
        </w:rPr>
        <w:t xml:space="preserve"> la parola data di lasciarsi | impiegare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7"/>
      </w:r>
      <w:r w:rsidRPr="002A6193">
        <w:rPr>
          <w:rFonts w:eastAsia="NSimSun"/>
          <w:kern w:val="2"/>
          <w:lang w:eastAsia="hi-IN" w:bidi="hi-IN"/>
        </w:rPr>
        <w:t xml:space="preserve"> in suo servitio sempre, che l’occasione si offerirà | et da lei li sarà commandato. Haveva al collo la | catena della quale ella gli ha fatto presente, et m’ha | affermato, ch’è restato in tutte le parti sodisfatto. | </w:t>
      </w:r>
    </w:p>
    <w:p w14:paraId="3B8D984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Mentre stavo scrivendo ho ricevute nuove lettere dalli signori | d’Elburch con la replicata di quelle, che mandai alla Serenità vostra | colle mie de’ 25 del passato, colle quali mi fanno nuova | instanza per il pagamento del debito del capitan Lambert | Haedam di quattrocento settanta tre fiorini, et disisette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8"/>
      </w:r>
      <w:r w:rsidRPr="002A6193">
        <w:rPr>
          <w:rFonts w:eastAsia="NSimSun"/>
          <w:kern w:val="2"/>
          <w:lang w:eastAsia="hi-IN" w:bidi="hi-IN"/>
        </w:rPr>
        <w:t xml:space="preserve"> | piacchi, et mezo lasciato in quella piazza. A che veggo | non poter altrimenti, che sodisfare mentre hanno il regresso | sopra la promessa fatta da me: io aspetterò nondimeno |</w:t>
      </w:r>
    </w:p>
    <w:p w14:paraId="421746D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329v / </w:t>
      </w:r>
    </w:p>
    <w:p w14:paraId="120478C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anco il prossimo ordinario, se nelle lettere di vostra Serenità havessi qualche | cosa in questo particolare; altrimenti per non disgustar quei signori | che han proceduto con maniera amorevole, et con altrettanta | cortesia mi scrivono; darò ordine per il pagamento in | ogni modo vostra Serenità non può perderlo poiché lo farà ribatter | a detto Capitano nelle sue paghe. | </w:t>
      </w:r>
    </w:p>
    <w:p w14:paraId="509AFEC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Col mio pachetto, che ho ricevuto sabbato dall’ordinario non | ho havute </w:t>
      </w:r>
      <w:r w:rsidR="00A512AA" w:rsidRPr="002A6193">
        <w:rPr>
          <w:rFonts w:eastAsia="NSimSun"/>
          <w:kern w:val="2"/>
          <w:lang w:eastAsia="hi-IN" w:bidi="hi-IN"/>
        </w:rPr>
        <w:t>lettere della Serenità vostra. E</w:t>
      </w:r>
      <w:r w:rsidRPr="002A6193">
        <w:rPr>
          <w:rFonts w:eastAsia="NSimSun"/>
          <w:kern w:val="2"/>
          <w:lang w:eastAsia="hi-IN" w:bidi="hi-IN"/>
        </w:rPr>
        <w:t xml:space="preserve">t io con questo invio la | replicata delle mie della passata settimana n° 46, et 47 | de’ 17 dello stante. Gratie etc. | </w:t>
      </w:r>
    </w:p>
    <w:p w14:paraId="652CFBDF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9C7833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Dall’Haya a’ 24 luglio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79"/>
      </w:r>
      <w:r w:rsidRPr="002A6193">
        <w:rPr>
          <w:rFonts w:eastAsia="NSimSun"/>
          <w:kern w:val="2"/>
          <w:lang w:eastAsia="hi-IN" w:bidi="hi-IN"/>
        </w:rPr>
        <w:t xml:space="preserve"> 1618 |</w:t>
      </w:r>
    </w:p>
    <w:p w14:paraId="4601895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43FF40A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humilissimo, et devotissimo servitore |</w:t>
      </w:r>
    </w:p>
    <w:p w14:paraId="325F086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02D31053" w14:textId="77777777" w:rsidR="00CC72FE" w:rsidRPr="002A6193" w:rsidRDefault="00CC72FE" w:rsidP="004014CF">
      <w:pPr>
        <w:widowControl w:val="0"/>
        <w:suppressAutoHyphens/>
        <w:jc w:val="both"/>
      </w:pPr>
    </w:p>
    <w:p w14:paraId="7625E1A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334r-v /</w:t>
      </w:r>
    </w:p>
    <w:p w14:paraId="264E5834" w14:textId="77777777" w:rsidR="00CC72FE" w:rsidRPr="002A6193" w:rsidRDefault="00E54E37" w:rsidP="004014CF">
      <w:pPr>
        <w:widowControl w:val="0"/>
        <w:suppressAutoHyphens/>
        <w:jc w:val="both"/>
        <w:rPr>
          <w:i/>
        </w:rPr>
      </w:pPr>
      <w:r w:rsidRPr="002A6193">
        <w:rPr>
          <w:rFonts w:eastAsia="NSimSun"/>
          <w:i/>
          <w:kern w:val="2"/>
          <w:lang w:eastAsia="hi-IN" w:bidi="hi-IN"/>
        </w:rPr>
        <w:t>Tagliata</w:t>
      </w:r>
    </w:p>
    <w:p w14:paraId="269A849B" w14:textId="77777777" w:rsidR="00CC72FE" w:rsidRPr="002A6193" w:rsidRDefault="00CC72FE" w:rsidP="004014CF">
      <w:pPr>
        <w:widowControl w:val="0"/>
        <w:suppressAutoHyphens/>
        <w:jc w:val="both"/>
      </w:pPr>
    </w:p>
    <w:p w14:paraId="10DDED4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335r / </w:t>
      </w:r>
    </w:p>
    <w:p w14:paraId="2CE379E8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 xml:space="preserve">Bianca </w:t>
      </w:r>
    </w:p>
    <w:p w14:paraId="2DC881F7" w14:textId="77777777" w:rsidR="00CC72FE" w:rsidRPr="002A6193" w:rsidRDefault="00CC72FE" w:rsidP="004014CF">
      <w:pPr>
        <w:widowControl w:val="0"/>
        <w:suppressAutoHyphens/>
        <w:jc w:val="both"/>
      </w:pPr>
    </w:p>
    <w:p w14:paraId="002E9B8E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335v / </w:t>
      </w:r>
    </w:p>
    <w:p w14:paraId="17123A4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315194C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n° 48 sola |</w:t>
      </w:r>
    </w:p>
    <w:p w14:paraId="21C54AE0" w14:textId="77777777" w:rsidR="00CC72FE" w:rsidRPr="002A6193" w:rsidRDefault="00CC72FE" w:rsidP="004014CF">
      <w:pPr>
        <w:widowControl w:val="0"/>
        <w:suppressAutoHyphens/>
        <w:jc w:val="both"/>
      </w:pPr>
    </w:p>
    <w:p w14:paraId="28D6425A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traccia di sigillo</w:t>
      </w:r>
    </w:p>
    <w:p w14:paraId="3EBC3B68" w14:textId="77777777" w:rsidR="00CC72FE" w:rsidRPr="002A6193" w:rsidRDefault="00CC72FE" w:rsidP="004014CF">
      <w:pPr>
        <w:widowControl w:val="0"/>
        <w:suppressAutoHyphens/>
        <w:jc w:val="both"/>
        <w:rPr>
          <w:i/>
          <w:iCs/>
        </w:rPr>
      </w:pPr>
    </w:p>
    <w:p w14:paraId="563FCDE9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i/>
          <w:kern w:val="2"/>
          <w:lang w:eastAsia="hi-IN" w:bidi="hi-IN"/>
        </w:rPr>
        <w:t>Regesto antico</w:t>
      </w:r>
    </w:p>
    <w:p w14:paraId="68CB484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335vC /</w:t>
      </w:r>
    </w:p>
    <w:p w14:paraId="59A07D1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24 luglio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80"/>
      </w:r>
      <w:r w:rsidRPr="002A6193">
        <w:rPr>
          <w:rFonts w:eastAsia="NSimSun"/>
          <w:kern w:val="2"/>
          <w:lang w:eastAsia="hi-IN" w:bidi="hi-IN"/>
        </w:rPr>
        <w:t xml:space="preserve"> 1618 ricevute a’ 8 agosto |</w:t>
      </w:r>
    </w:p>
    <w:p w14:paraId="7CEBEF7C" w14:textId="24F9E8B4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Haia.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48 |</w:t>
      </w:r>
    </w:p>
    <w:p w14:paraId="024F6C39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BF78A1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[…]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81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22789355" w14:textId="77777777" w:rsidR="00AD7C43" w:rsidRPr="002A6193" w:rsidRDefault="00E54E37" w:rsidP="00AD7C43">
      <w:pPr>
        <w:widowControl w:val="0"/>
        <w:tabs>
          <w:tab w:val="left" w:pos="2150"/>
        </w:tabs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ab/>
      </w:r>
    </w:p>
    <w:p w14:paraId="06B8F69B" w14:textId="77777777" w:rsidR="00CC72FE" w:rsidRPr="002A6193" w:rsidRDefault="00CC72FE" w:rsidP="004014CF">
      <w:pPr>
        <w:widowControl w:val="0"/>
        <w:tabs>
          <w:tab w:val="left" w:pos="2150"/>
        </w:tabs>
        <w:suppressAutoHyphens/>
        <w:jc w:val="both"/>
      </w:pPr>
    </w:p>
    <w:p w14:paraId="00D939CE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n. 91</w:t>
      </w:r>
    </w:p>
    <w:p w14:paraId="288B4EBB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Allegato I al n. 90 (cc. 330r-331v)</w:t>
      </w:r>
    </w:p>
    <w:p w14:paraId="03582CF0" w14:textId="77777777" w:rsidR="00CC72FE" w:rsidRPr="002A6193" w:rsidRDefault="00CC72FE" w:rsidP="004014CF">
      <w:pPr>
        <w:widowControl w:val="0"/>
        <w:suppressAutoHyphens/>
        <w:jc w:val="both"/>
      </w:pPr>
    </w:p>
    <w:p w14:paraId="68C0995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330r / </w:t>
      </w:r>
    </w:p>
    <w:p w14:paraId="3FC86063" w14:textId="77777777" w:rsidR="00AD7C43" w:rsidRPr="002A6193" w:rsidRDefault="00E54E37" w:rsidP="00AD7C43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In lettere dell’Haia a’ 24 giugno</w:t>
      </w:r>
      <w:r w:rsidR="002D55FA" w:rsidRPr="002A6193">
        <w:rPr>
          <w:rStyle w:val="FootnoteReference"/>
          <w:rFonts w:eastAsia="NSimSun"/>
          <w:kern w:val="2"/>
          <w:lang w:eastAsia="hi-IN" w:bidi="hi-IN"/>
        </w:rPr>
        <w:footnoteReference w:id="1182"/>
      </w:r>
      <w:r w:rsidRPr="002A6193">
        <w:rPr>
          <w:rFonts w:eastAsia="NSimSun"/>
          <w:kern w:val="2"/>
          <w:lang w:eastAsia="hi-IN" w:bidi="hi-IN"/>
        </w:rPr>
        <w:t xml:space="preserve"> 1618 | </w:t>
      </w:r>
    </w:p>
    <w:p w14:paraId="05267ECD" w14:textId="77777777" w:rsidR="00F942E6" w:rsidRPr="002A6193" w:rsidRDefault="00F942E6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0DB20DE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Risolutione delli signori Stati Generali delli 13 luglio 1618 | sopra la continuazione del servitio delle dodici navi | armate ad uso di guerra per la serenissima republica di | Venetia |</w:t>
      </w:r>
    </w:p>
    <w:p w14:paraId="6188A66F" w14:textId="77777777" w:rsidR="00CC72FE" w:rsidRPr="002A6193" w:rsidRDefault="00CC72FE" w:rsidP="004014CF">
      <w:pPr>
        <w:widowControl w:val="0"/>
        <w:suppressAutoHyphens/>
        <w:jc w:val="both"/>
      </w:pPr>
    </w:p>
    <w:p w14:paraId="5265DC9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Posta in consulta la propositione del signor Christofforo Suriano resi-|dente di Venetia per la quale si ricerca dalle alte potenze | loro, che la serenissima republica di Venetia doppo l’espiratione | delli sei mesi potrà continuar in servitio quant’ella stimerà | necessario le dodici navi, che presentemente sono al suo servitio | sopra le medesime conditioni, et ordini, che sono andate allo | stesso servitio, et giontamente essaminatisi li pareri | delli respettivi collegi delle amiralità di Amsterdam, | Roterdam, Hoorn, overo Encusen dati da essi, hanno | le alte potenze loro per mostrar la sua buona affettione | verso la detta serenissima republica di Venetia, risoluto di | continuar il loro credito colle medesime conditioni, et | accordi già espressi, et come per lo innanti l’hanno anco | interposto; et questo per hora per lo spatio di | ancor una volta altri sei mesi; doppo l’espiratione | de’ quali se fosse necessaria maggior continuatione | le loro alte potenze disponeranno conforme alla | conditione de’ tempi, et de’ negotii, secondo che saranno | avvertiti dalla detta serenissima Republica che il servitio di |</w:t>
      </w:r>
      <w:r w:rsidR="004B4AEA" w:rsidRPr="002A6193">
        <w:rPr>
          <w:rFonts w:eastAsia="NSimSun"/>
          <w:kern w:val="2"/>
          <w:lang w:eastAsia="hi-IN" w:bidi="hi-IN"/>
        </w:rPr>
        <w:t xml:space="preserve"> </w:t>
      </w:r>
    </w:p>
    <w:p w14:paraId="28CC9F1E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330v / </w:t>
      </w:r>
    </w:p>
    <w:p w14:paraId="4D010AF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lei lo ricercarà, et che lo stato di questi paesi lo potrà comportare. | Et di questa risolutione si avvertirà li detti collegi delle | Amiralità acciò possino haverne notitia. |</w:t>
      </w:r>
    </w:p>
    <w:p w14:paraId="3C0E104D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029435C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Lettera delli signori Stati alli signori delle Amiralità | </w:t>
      </w:r>
    </w:p>
    <w:p w14:paraId="0ADF40E0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1C88C59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Havendo noi acconsentito alla dimanda del signor residente di | Venetia di continuar il nostro credito per le 12 navi | presentemente al servitio della serenissima Republica per il tempo | di altri sei mesi, oltre li primi sei mesi avanti di questi | da noi accordati; et questo colle medesime conditioni già | espresse, et accordate col detto signor residente nel principiar | del detto servitio conforme alla risolutione qui aggiunta. | </w:t>
      </w:r>
    </w:p>
    <w:p w14:paraId="75BCFAE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Vi habbiamo voluto con questa avvisare, accioché secondo | essa vi sappiate governare. Sopra che riposandoci | vi raccommandiamo alla protettione dell’Omnipotente. |</w:t>
      </w:r>
    </w:p>
    <w:p w14:paraId="6DF3476D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908036E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Dall’Haya a’ 14 di luglio 1618 |</w:t>
      </w:r>
    </w:p>
    <w:p w14:paraId="33785CEB" w14:textId="77777777" w:rsidR="00CC72FE" w:rsidRPr="002A6193" w:rsidRDefault="00CC72FE" w:rsidP="004014CF">
      <w:pPr>
        <w:widowControl w:val="0"/>
        <w:suppressAutoHyphens/>
        <w:jc w:val="both"/>
      </w:pPr>
    </w:p>
    <w:p w14:paraId="2B916190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lastRenderedPageBreak/>
        <w:t xml:space="preserve">/ 331r / </w:t>
      </w:r>
    </w:p>
    <w:p w14:paraId="0358A204" w14:textId="77777777" w:rsidR="00CC72FE" w:rsidRPr="002A6193" w:rsidRDefault="00E54E37" w:rsidP="004014CF">
      <w:pPr>
        <w:widowControl w:val="0"/>
        <w:suppressAutoHyphens/>
        <w:jc w:val="both"/>
        <w:rPr>
          <w:i/>
          <w:iCs/>
        </w:rPr>
      </w:pPr>
      <w:r w:rsidRPr="002A6193">
        <w:rPr>
          <w:rFonts w:eastAsia="NSimSun"/>
          <w:i/>
          <w:kern w:val="2"/>
          <w:lang w:eastAsia="hi-IN" w:bidi="hi-IN"/>
        </w:rPr>
        <w:t xml:space="preserve">Bianca </w:t>
      </w:r>
    </w:p>
    <w:p w14:paraId="7A4C189D" w14:textId="77777777" w:rsidR="00CC72FE" w:rsidRPr="002A6193" w:rsidRDefault="00CC72FE" w:rsidP="004014CF">
      <w:pPr>
        <w:widowControl w:val="0"/>
        <w:suppressAutoHyphens/>
        <w:jc w:val="both"/>
      </w:pPr>
    </w:p>
    <w:p w14:paraId="545942D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331vB /</w:t>
      </w:r>
    </w:p>
    <w:p w14:paraId="7F65D2B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1 | </w:t>
      </w:r>
    </w:p>
    <w:p w14:paraId="0050F76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Risolutione delli signori Stati | Generali sopra l’intertenir delle | dodici navi |</w:t>
      </w:r>
    </w:p>
    <w:p w14:paraId="3D2F9391" w14:textId="77777777" w:rsidR="00CC72FE" w:rsidRPr="002A6193" w:rsidRDefault="00CC72FE" w:rsidP="004014CF">
      <w:pPr>
        <w:widowControl w:val="0"/>
        <w:suppressAutoHyphens/>
      </w:pPr>
    </w:p>
    <w:p w14:paraId="653CEC27" w14:textId="77777777" w:rsidR="00CC72FE" w:rsidRPr="002A6193" w:rsidRDefault="00CC72FE" w:rsidP="004014CF">
      <w:pPr>
        <w:widowControl w:val="0"/>
        <w:suppressAutoHyphens/>
        <w:jc w:val="center"/>
      </w:pPr>
    </w:p>
    <w:p w14:paraId="6D3C9185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n. 92</w:t>
      </w:r>
    </w:p>
    <w:p w14:paraId="47A79719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Allegato II al n. 90 (cc. 332r-333v)</w:t>
      </w:r>
    </w:p>
    <w:p w14:paraId="035C769F" w14:textId="77777777" w:rsidR="00CC72FE" w:rsidRPr="002A6193" w:rsidRDefault="00CC72FE" w:rsidP="004014CF">
      <w:pPr>
        <w:widowControl w:val="0"/>
        <w:suppressAutoHyphens/>
        <w:jc w:val="both"/>
      </w:pPr>
    </w:p>
    <w:p w14:paraId="0D3F71C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332r / </w:t>
      </w:r>
    </w:p>
    <w:p w14:paraId="55FBB13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In lettere dall’Haia a’ 24 luglio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83"/>
      </w:r>
      <w:r w:rsidRPr="002A6193">
        <w:rPr>
          <w:rFonts w:eastAsia="NSimSun"/>
          <w:kern w:val="2"/>
          <w:lang w:eastAsia="hi-IN" w:bidi="hi-IN"/>
        </w:rPr>
        <w:t xml:space="preserve"> 1618 |</w:t>
      </w:r>
    </w:p>
    <w:p w14:paraId="33CB2683" w14:textId="77777777" w:rsidR="00F942E6" w:rsidRPr="002A6193" w:rsidRDefault="00F942E6" w:rsidP="004014C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13912FA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Estratto dal fiamingo di lettere da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84"/>
      </w:r>
      <w:r w:rsidRPr="002A6193">
        <w:rPr>
          <w:rFonts w:eastAsia="NSimSun"/>
          <w:kern w:val="2"/>
          <w:lang w:eastAsia="hi-IN" w:bidi="hi-IN"/>
        </w:rPr>
        <w:t xml:space="preserve"> Parigi di monsignor di Langarach |</w:t>
      </w:r>
    </w:p>
    <w:p w14:paraId="43DDFF1F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6911FD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Coll’ultime lettere mie scritte a vostre Signorie io non ero ancor del tutto | informato dell’estraordinaria ambasciata, che al presente è risoluto | il Re d’inviarle; come neanco della persona, né della | commissione sua. Questo è il signor Boissize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85"/>
      </w:r>
      <w:r w:rsidRPr="002A6193">
        <w:rPr>
          <w:rFonts w:eastAsia="NSimSun"/>
          <w:kern w:val="2"/>
          <w:lang w:eastAsia="hi-IN" w:bidi="hi-IN"/>
        </w:rPr>
        <w:t xml:space="preserve"> il quale fra pochi | giorni si conferirà in Holanda soggetto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86"/>
      </w:r>
      <w:r w:rsidRPr="002A6193">
        <w:rPr>
          <w:rFonts w:eastAsia="NSimSun"/>
          <w:kern w:val="2"/>
          <w:lang w:eastAsia="hi-IN" w:bidi="hi-IN"/>
        </w:rPr>
        <w:t xml:space="preserve"> li meriti, et qualità | del quale senza dubio già molto tempo fa sono noti a vostre Signorie | come quello che ha sevito in grandi, et segnalate ambasciate | in Inghilterra in Alemagna, et che in affari di momento s’è | saviamente et felicemente comportato la causa principale di | questa sua ambasciata è per far apparer a vostre Signorie et | più per assicurarle della reale affettione, et gran gran zelo, | che la Maestà sua porta al bene, alla salute, et alla conser-|vatione del loro Stato; et per comprobatione di questo | per assisterli col suo consiglio, et con gl’effetti per il pro-|gresso et avanzamento delle presenti deplorabili, et a cadauno | fidele amico lamentevoli turbolenze, et comotioni. Non | dubitando che vostre Signorie non siano per ricever grandissimo contento | dalle savie, et prudenti negoriationi, et communicationi | questo signore come quello, il quale in molte | occasioni ha mostrata la sua affettione al bene, et | servitio loro, et questo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87"/>
      </w:r>
      <w:r w:rsidRPr="002A6193">
        <w:rPr>
          <w:rFonts w:eastAsia="NSimSun"/>
          <w:kern w:val="2"/>
          <w:lang w:eastAsia="hi-IN" w:bidi="hi-IN"/>
        </w:rPr>
        <w:t xml:space="preserve"> sapendolo io | molto bene. | </w:t>
      </w:r>
    </w:p>
    <w:p w14:paraId="787FD4FE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Di più ha sua Signoria carico da sua Maestà per trattar in particolare | et communicar con sua Eccellenza intorno al principato di | Oranges; et le dipendenze di lui, et dar alla detta |</w:t>
      </w:r>
    </w:p>
    <w:p w14:paraId="5B1B1C9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332v / </w:t>
      </w:r>
    </w:p>
    <w:p w14:paraId="3A23D01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Eccellenza ogni debito, et ragionevolo contento; come spesse volte quelli | del Conseglio me n’hanno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88"/>
      </w:r>
      <w:r w:rsidRPr="002A6193">
        <w:rPr>
          <w:rFonts w:eastAsia="NSimSun"/>
          <w:kern w:val="2"/>
          <w:lang w:eastAsia="hi-IN" w:bidi="hi-IN"/>
        </w:rPr>
        <w:t xml:space="preserve"> assicurato. | </w:t>
      </w:r>
    </w:p>
    <w:p w14:paraId="0AF33EBB" w14:textId="226101FB" w:rsidR="00CC72FE" w:rsidRPr="002A6193" w:rsidRDefault="00E54E37" w:rsidP="004014CF">
      <w:pPr>
        <w:widowControl w:val="0"/>
        <w:suppressAutoHyphens/>
        <w:jc w:val="both"/>
        <w:rPr>
          <w:vanish/>
          <w:specVanish/>
        </w:rPr>
      </w:pPr>
      <w:r w:rsidRPr="002A6193">
        <w:rPr>
          <w:rFonts w:eastAsia="NSimSun"/>
          <w:kern w:val="2"/>
          <w:lang w:eastAsia="hi-IN" w:bidi="hi-IN"/>
        </w:rPr>
        <w:t>Medesimamente ho inteso, che ’l detto Ambasciatore tenirà carica sopra il | prevenir et levar dal pensiero di vostre Signorie il presuposito, che | di qua è stato sparso intorno allo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89"/>
      </w:r>
      <w:r w:rsidRPr="002A6193">
        <w:rPr>
          <w:rFonts w:eastAsia="NSimSun"/>
          <w:kern w:val="2"/>
          <w:lang w:eastAsia="hi-IN" w:bidi="hi-IN"/>
        </w:rPr>
        <w:t xml:space="preserve"> sminuimento | della buona affettione sua verso vostre Signorie perché sua Maestà | per quest’anno, non ha acconsentito d’inviar, che la | metà del soccorso con dichiaratione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0"/>
      </w:r>
      <w:r w:rsidRPr="002A6193">
        <w:rPr>
          <w:rFonts w:eastAsia="NSimSun"/>
          <w:kern w:val="2"/>
          <w:lang w:eastAsia="hi-IN" w:bidi="hi-IN"/>
        </w:rPr>
        <w:t xml:space="preserve"> in questo proposito | delle grandi cariche del Regno; le quali nondimeno (come | giornalmente io qui con gran zelo le dimostro) non sono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1"/>
      </w:r>
      <w:r w:rsidRPr="002A6193">
        <w:rPr>
          <w:rFonts w:eastAsia="NSimSun"/>
          <w:kern w:val="2"/>
          <w:lang w:eastAsia="hi-IN" w:bidi="hi-IN"/>
        </w:rPr>
        <w:t xml:space="preserve"> | così grandi, et considerabili, come li interessi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2"/>
      </w:r>
    </w:p>
    <w:p w14:paraId="30BA31C6" w14:textId="7E95C3AF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 straordinarii | di vostre Serenità, et le necessità del Paese. </w:t>
      </w:r>
      <w:r w:rsidRPr="002A6193">
        <w:rPr>
          <w:rFonts w:eastAsia="NSimSun"/>
          <w:kern w:val="2"/>
          <w:lang w:eastAsia="hi-IN" w:bidi="hi-IN"/>
        </w:rPr>
        <w:lastRenderedPageBreak/>
        <w:t>Sopra che io molte | volte io dichiarito, che la Maestà sua non deveva (almeno | prima della espiratione della tregua) sminuir il | soccorso della metà. Et tanto più che per parte di sua Maestà | m’era stato fermamente promesso a Turs che la | continuatione dell’intero soccorso sarebbe continuato | per il termine di cinque anni. Con tali, et simili | importanti ragioni io ho di qua avanzato quanto | m’è stato più possibile di fare il detto intero soccorso | et ancora vi è buona speranza, che per il buon | raporto, et secondo le buone negotiationi del detto Ambasciator | straordinatio gl’affari potranno esser radrizzati. Spreando | però che in questo mentre vostre Signorie si compiaceranno, comman-|darmi, et ordinarmi che per provisione ne ringrat[ierò]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3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7214485A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333r / </w:t>
      </w:r>
    </w:p>
    <w:p w14:paraId="0F289338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humilmente sua Maestà per l’inviamento del detto mezo soccorso | a fine che così possi ella esser condotta, et promessa ad | una più grande affettione, et liberalità. |</w:t>
      </w:r>
    </w:p>
    <w:p w14:paraId="22A47BD3" w14:textId="77777777" w:rsidR="00CC72FE" w:rsidRPr="002A6193" w:rsidRDefault="00CC72FE" w:rsidP="004014CF">
      <w:pPr>
        <w:widowControl w:val="0"/>
        <w:suppressAutoHyphens/>
        <w:jc w:val="both"/>
      </w:pPr>
    </w:p>
    <w:p w14:paraId="1B2F152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333vB /</w:t>
      </w:r>
    </w:p>
    <w:p w14:paraId="784A9E21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n° 2 | </w:t>
      </w:r>
    </w:p>
    <w:p w14:paraId="61A13D9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Translato di lettere di monsignor di | Langarach |</w:t>
      </w:r>
    </w:p>
    <w:p w14:paraId="01C4AF63" w14:textId="77777777" w:rsidR="00CC72FE" w:rsidRPr="002A6193" w:rsidRDefault="00E54E37" w:rsidP="004014CF">
      <w:pPr>
        <w:spacing w:line="259" w:lineRule="auto"/>
        <w:jc w:val="center"/>
        <w:rPr>
          <w:rFonts w:eastAsia="Calibri"/>
          <w:iCs/>
        </w:rPr>
      </w:pPr>
      <w:r w:rsidRPr="002A6193">
        <w:rPr>
          <w:rFonts w:eastAsia="Calibri"/>
        </w:rPr>
        <w:br w:type="page"/>
      </w:r>
      <w:r w:rsidRPr="002A6193">
        <w:rPr>
          <w:rFonts w:eastAsia="Calibri"/>
        </w:rPr>
        <w:lastRenderedPageBreak/>
        <w:t>n. 93</w:t>
      </w:r>
    </w:p>
    <w:p w14:paraId="71892129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31 luglio 1618, L’Aia (cc. 336r-337v, 342r-343v)</w:t>
      </w:r>
    </w:p>
    <w:p w14:paraId="34CA0494" w14:textId="77777777" w:rsidR="00CC72FE" w:rsidRPr="002A6193" w:rsidRDefault="00CC72FE" w:rsidP="004014CF">
      <w:pPr>
        <w:widowControl w:val="0"/>
        <w:suppressAutoHyphens/>
        <w:jc w:val="center"/>
      </w:pPr>
    </w:p>
    <w:p w14:paraId="451E74B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336r / </w:t>
      </w:r>
    </w:p>
    <w:p w14:paraId="3C7046E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n° 49 sola | </w:t>
      </w:r>
    </w:p>
    <w:p w14:paraId="3A5BFAA2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5AAEAF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Serenissimo Principe |</w:t>
      </w:r>
    </w:p>
    <w:p w14:paraId="39052F4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hieri communicai alli signori Stati in conformità de’ commandamenti della | Serenità vostra quant’ella mi manda nelle sue lettere de’ 12 | dello stante toccante il negotio con arciduchi, et l’operationi | dei ministri spagnuoli tanto per mare, che terra | facendoli quelle considerationi che stimai proprie per indurli | a far reflesso sopra i fini de’ Spagnuoli, et sopra li loro | disegni. Doppo essermi stante rese gratie delle confidenze | mi disse a nome commune il Presidente, che si rallegra-|vano, che ’l negotio con arciducali fosse ridotto a così buoni | termini; ma che ritrovandosi hora il re Ferdinando | impedito da altra guerra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4"/>
      </w:r>
      <w:r w:rsidRPr="002A6193">
        <w:rPr>
          <w:rFonts w:eastAsia="NSimSun"/>
          <w:kern w:val="2"/>
          <w:lang w:eastAsia="hi-IN" w:bidi="hi-IN"/>
        </w:rPr>
        <w:t xml:space="preserve"> quest’era stato il principal fine | perché haveva accorato, et che poteva ben la Serenità vostra | star sull’avviso perché Spagnuoli non haverebbono già mai | mancato d’insidiar all’Italia, et far torto se potranno | alla serenissima Republica, et consumarla in spesa; che | speravano nondimeno in ogni caso, che ella haverebbe | potuto haver forze sufficienti per farli testa; et | che per la parte loro haverobbono augurato a vostra Serenità | ogni prosperità. | </w:t>
      </w:r>
    </w:p>
    <w:p w14:paraId="16F42C3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Lo stesso giorno di sabbato, che a me pervenne con le | sudette lettere dei 12 l’avviso dell’incontro, che | havevano havuto li vasselli di questi paesi di là | lo stretto, furono portati avvisi particolari a sue Eccellenze |</w:t>
      </w:r>
    </w:p>
    <w:p w14:paraId="304FDC0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336v / </w:t>
      </w:r>
    </w:p>
    <w:p w14:paraId="02B96B1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onde con la communicatione che le feci di quanto da lei mi viene | scritto in questo proposito, si rallegrorono del buon successo; | et dissero, che speravano miglior buoni effetti a servitio | della serenissima Republica; et io soggiunsi, che tanto speravo | anc’io a riputatione di queste Provincie Unite | furono replicate altre parole di complimento da una | parte et d’altra, et particolarmente mentre li ringratiai | di quanto havevano risoluto per la continuatione | del loro credito ancor per altri sei mesi per l’intar-|tenir de’ vasselli a quel servitio; a che mi fu | risposto, che si erano risoluti di buon cuore, et sempre | faranno quel più che potranno ad instanza, et per | servitio della serenissima Republica. Et ho inteso, che sarebbono | condescesi a non prescriver tempo; ma che alcuni hanno | mostrato desiderar di sentir prima come sono trattati | li marinari, et le genti dei vasselli. | </w:t>
      </w:r>
    </w:p>
    <w:p w14:paraId="1E4E03B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Gode ognuno del seguito delle dette navi, et quelli che | hanno gl’avvisi vano portando le lettere in mano | mostrandole l’un l’altro; ma si haverebbe voluto da | alcuni, che havessero seguitata la vittoria. Oltre quanto | me ne scrive la Serenità vostra l’avviso, che a me è stato dato | viene da Livorno, et dice questo particolare che se haves-|sero havute ample commissioni senza dubio s’impatronissero | </w:t>
      </w:r>
    </w:p>
    <w:p w14:paraId="31F112F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337r / </w:t>
      </w:r>
    </w:p>
    <w:p w14:paraId="08727BC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se non di tutti almeno di una buona parte de’ vasselli spagnuoli. | </w:t>
      </w:r>
    </w:p>
    <w:p w14:paraId="2B02810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Sapendo, che a sua Eccellentia sarebbe riuscito caro l’avviso poiché | ella si trova a Utrechet stimai bene di communicarglielo | con le lettere; aggiungendo in esse gl’altri avvisi, che | tenevo. Et dello stesso diedi anco parte al signor conte Guglielmo. | </w:t>
      </w:r>
    </w:p>
    <w:p w14:paraId="1A1C517E" w14:textId="38762D7C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Il signor principe Mauritio si trova a Utrechet dimani sarà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5"/>
      </w:r>
      <w:r w:rsidRPr="002A6193">
        <w:rPr>
          <w:rFonts w:eastAsia="NSimSun"/>
          <w:kern w:val="2"/>
          <w:lang w:eastAsia="hi-IN" w:bidi="hi-IN"/>
        </w:rPr>
        <w:t xml:space="preserve"> | l’ottavo giorno che partì per quella volta accompa-|gnato da otto deputati dei signori Stati Generali. Quivi | sono per indur quei signori al licentiar della soldatesca; | ma alla propositione, che hanno fatta li detti deputati | non è stato finhora complito che con parole, et offerte | di havervi consideratione, dall’altro canto havevano | le città remonstranti ispedite a nome di tutta l’assem-|blea d’Holanda persone espresse a Utrechet le quali | tuttavia vi si trovano per divertir la risolutione | di detta licenza, et le altre città contraremonstranti | della medesima Provincia anc’elle hanno spedito per far | controposto: si sta però attendendo l’essito; </w:t>
      </w:r>
      <w:r w:rsidRPr="002A6193">
        <w:rPr>
          <w:rFonts w:eastAsia="NSimSun"/>
          <w:kern w:val="2"/>
          <w:lang w:eastAsia="hi-IN" w:bidi="hi-IN"/>
        </w:rPr>
        <w:lastRenderedPageBreak/>
        <w:t>et parlando | con il signor conte Guglielmo. Mostrò che vi era gran disgusto | contra monsignor Bernvel, dichiarandolo promotore, et | fomentatore di queste disunioni, et questi del suo | partito, come quelli di Utrechet, che sono il medesimo | vorrebbono pur, prima di far alcuna cosa, che si |</w:t>
      </w:r>
    </w:p>
    <w:p w14:paraId="4B6F1CD9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337v / </w:t>
      </w:r>
    </w:p>
    <w:p w14:paraId="00B2950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attendesse l’ambasciator di Francia. |</w:t>
      </w:r>
    </w:p>
    <w:p w14:paraId="5E0B684F" w14:textId="1478CAC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Haverà che far assai monsignor di Boisise alla sua venuta, et | nelli suoi ufficii per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6"/>
      </w:r>
      <w:r w:rsidRPr="002A6193">
        <w:rPr>
          <w:rFonts w:eastAsia="NSimSun"/>
          <w:kern w:val="2"/>
          <w:lang w:eastAsia="hi-IN" w:bidi="hi-IN"/>
        </w:rPr>
        <w:t xml:space="preserve"> far apparer la neutralità del Re: | perché nell’impressione di alcuni si stima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7"/>
      </w:r>
      <w:r w:rsidRPr="002A6193">
        <w:rPr>
          <w:rFonts w:eastAsia="NSimSun"/>
          <w:kern w:val="2"/>
          <w:lang w:eastAsia="hi-IN" w:bidi="hi-IN"/>
        </w:rPr>
        <w:t xml:space="preserve"> l’</w:t>
      </w:r>
      <w:r w:rsidR="005A386E" w:rsidRPr="002A6193">
        <w:rPr>
          <w:rFonts w:eastAsia="NSimSun"/>
          <w:kern w:val="2"/>
          <w:lang w:eastAsia="hi-IN" w:bidi="hi-IN"/>
        </w:rPr>
        <w:t>a</w:t>
      </w:r>
      <w:r w:rsidRPr="002A6193">
        <w:rPr>
          <w:rFonts w:eastAsia="NSimSun"/>
          <w:kern w:val="2"/>
          <w:lang w:eastAsia="hi-IN" w:bidi="hi-IN"/>
        </w:rPr>
        <w:t>mbasciata co</w:t>
      </w:r>
      <w:r w:rsidR="006D7D98" w:rsidRPr="002A6193">
        <w:rPr>
          <w:rFonts w:eastAsia="NSimSun"/>
          <w:kern w:val="2"/>
          <w:lang w:eastAsia="hi-IN" w:bidi="hi-IN"/>
        </w:rPr>
        <w:t>ncentrata | a favor delli armini</w:t>
      </w:r>
      <w:r w:rsidRPr="002A6193">
        <w:rPr>
          <w:rFonts w:eastAsia="NSimSun"/>
          <w:kern w:val="2"/>
          <w:lang w:eastAsia="hi-IN" w:bidi="hi-IN"/>
        </w:rPr>
        <w:t xml:space="preserve">ani. Aspetta con curiosità ognuno | il successo di Utrechet perché di là si potrà far come dicono | la consequenza del resto. | </w:t>
      </w:r>
    </w:p>
    <w:p w14:paraId="76AD7ED5" w14:textId="5281180B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Con lettere de’ 24 di questo mese, et altre de’ 27 mi | scrive il Pasini haver penetrato, che nel Consiglio di | sue Altezze si sia trattato di far qualche levata per mandar | a soccorso dell’Imperatore, ma mentre altro si era risoluto | in questo proposito, che di scriver a sua Maestà cesarea | che ’l meglio sia di far passar le genti di Milano per | il Tirolo con far instanza alla Serenità vostra del passo; | et mi replica che per Bohemia non vi era apparenza | che si facesse genti da quelle parti. Mi aggiunge che | hoggi doveva partire il conte di Busquoi verso Viena | per andar ad essercitar il carico di marascial di campo | ma che non partiva molto contento. Conduceva seco | il capitan Gio. Cesati commissario generale della cavallaria | per sua Maestà catholica in Fiandra, et il visconte di Gantes | fratello del principe di Pinoe. | </w:t>
      </w:r>
    </w:p>
    <w:p w14:paraId="78E79867" w14:textId="3D84476C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Stano attendendo questi signori li successi di Bohemia, et viene | </w:t>
      </w:r>
    </w:p>
    <w:p w14:paraId="67CE9E5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342r / </w:t>
      </w:r>
    </w:p>
    <w:p w14:paraId="7C9CE08B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tenuto per fermo, che se non vi fossero li travagli intestini si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8"/>
      </w:r>
      <w:r w:rsidRPr="002A6193">
        <w:rPr>
          <w:rFonts w:eastAsia="NSimSun"/>
          <w:kern w:val="2"/>
          <w:lang w:eastAsia="hi-IN" w:bidi="hi-IN"/>
        </w:rPr>
        <w:t xml:space="preserve"> | porrebbe qualche pensiero agl’affari di là per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199"/>
      </w:r>
      <w:r w:rsidRPr="002A6193">
        <w:rPr>
          <w:rFonts w:eastAsia="NSimSun"/>
          <w:kern w:val="2"/>
          <w:lang w:eastAsia="hi-IN" w:bidi="hi-IN"/>
        </w:rPr>
        <w:t xml:space="preserve"> fomentarli | et tenir la guerra lontana da questa parte poiché par | loro di vederla ridotta di qua da’ monti; ma perché | veggono di non poter far tanto, si tengono quieti; et | aspettavano quello, che potrà portar il tempo, et la con-|giontura. | </w:t>
      </w:r>
    </w:p>
    <w:p w14:paraId="295F212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Qui aggiunta mando una lista del carico di tre navi, che | ultimamente, sono arrivate in questi porti dall’Indie | orientali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00"/>
      </w:r>
      <w:r w:rsidRPr="002A6193">
        <w:rPr>
          <w:rFonts w:eastAsia="NSimSun"/>
          <w:kern w:val="2"/>
          <w:lang w:eastAsia="hi-IN" w:bidi="hi-IN"/>
        </w:rPr>
        <w:t xml:space="preserve"> per quelli delle Signorie vostre eccellentissime che havessero | curiosità di vederla. Gl’interessati in quel trafico | hanno goduto grandemente di così felice arrivo; ma | molto più ancora per la nuova, che quattro altre | si trovino in viaggio altrettanto ricche, et che gl’|affari di là per questa Natione caminino bene. |</w:t>
      </w:r>
    </w:p>
    <w:p w14:paraId="41874A9A" w14:textId="16B4C384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Mi hanno li signori d’Amsterdam mandati li conti; ma non | tanto chiari, come haverei desiderato: perché in una | partita si abbracciano molti pagamenti, onde non posso | far distintione di quello, che sia per servitio di vostra Serenità | et che debba esser adossato o alla nave, o ai marinari. |</w:t>
      </w:r>
    </w:p>
    <w:p w14:paraId="7E45DEB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Procurerò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01"/>
      </w:r>
      <w:r w:rsidRPr="002A6193">
        <w:rPr>
          <w:rFonts w:eastAsia="NSimSun"/>
          <w:kern w:val="2"/>
          <w:lang w:eastAsia="hi-IN" w:bidi="hi-IN"/>
        </w:rPr>
        <w:t xml:space="preserve"> di haver li documenti necessarii per | cavar questo conto in netto. Continuo a far riveder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02"/>
      </w:r>
      <w:r w:rsidRPr="002A6193">
        <w:rPr>
          <w:rFonts w:eastAsia="NSimSun"/>
          <w:kern w:val="2"/>
          <w:lang w:eastAsia="hi-IN" w:bidi="hi-IN"/>
        </w:rPr>
        <w:t xml:space="preserve"> | a messier Antonio Luz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03"/>
      </w:r>
      <w:r w:rsidRPr="002A6193">
        <w:rPr>
          <w:rFonts w:eastAsia="NSimSun"/>
          <w:kern w:val="2"/>
          <w:lang w:eastAsia="hi-IN" w:bidi="hi-IN"/>
        </w:rPr>
        <w:t xml:space="preserve"> anco gl’altri, et credo, che per |</w:t>
      </w:r>
    </w:p>
    <w:p w14:paraId="597D29F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342v / </w:t>
      </w:r>
    </w:p>
    <w:p w14:paraId="31BF6702" w14:textId="2F036D76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liquidar il tutto, perché non resti che dire, sarà necessario | che mandi il medesimo Luz, che intende molto l’affare perché | si trovi con quei signori, et si termini tutto a sodisfattione | commune. Et vorrei bene ch’egli con detti conti fosse | appresso li ministri della Serenità vostra perché distintamente li | farebbe intender il tutto, et certo è huomo che vale, et | necessario in questo Paese per lei per la cognitione che ha | di tutte le cose, et lo scuopro molto affettionato, et devoto | a vostra Serenità, et per ciò merita la gratia sua, et esser premiato. | </w:t>
      </w:r>
    </w:p>
    <w:p w14:paraId="16DF8AC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Havendomi li signori Stati per uno de’ principali dell’assemblea | venuto a me, fatto ricercar di pregar a loro nome la | Serenità vostra perché commandasse, che fosse rilasciata la nave | nominata Il </w:t>
      </w:r>
      <w:r w:rsidRPr="002A6193">
        <w:rPr>
          <w:rFonts w:eastAsia="NSimSun"/>
          <w:kern w:val="2"/>
          <w:lang w:eastAsia="hi-IN" w:bidi="hi-IN"/>
        </w:rPr>
        <w:lastRenderedPageBreak/>
        <w:t>cavallier armato, doppo sodisfatto, et | complito agl’ufficii, che ho espressi mi raccommandorono | essi ancora questo negotio pregandomi di scriver a vostra Serenità | perché anc’essi ne haverebbono scritto. Io diedi la risposta | a sue Eccellenze in conformità di quello scrivo in altre mie date | sotto li 29 che le saranno presentate dagl’agenti delli | interessati insieme con quella delli signori Stati, la [t]ranslatione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04"/>
      </w:r>
      <w:r w:rsidRPr="002A6193">
        <w:rPr>
          <w:rFonts w:eastAsia="NSimSun"/>
          <w:kern w:val="2"/>
          <w:lang w:eastAsia="hi-IN" w:bidi="hi-IN"/>
        </w:rPr>
        <w:t xml:space="preserve"> | della quale ho stimato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05"/>
      </w:r>
      <w:r w:rsidRPr="002A6193">
        <w:rPr>
          <w:rFonts w:eastAsia="NSimSun"/>
          <w:kern w:val="2"/>
          <w:lang w:eastAsia="hi-IN" w:bidi="hi-IN"/>
        </w:rPr>
        <w:t xml:space="preserve"> bene mandar alla Serenità vostra. | </w:t>
      </w:r>
    </w:p>
    <w:p w14:paraId="18DAA51E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Si tratta in questo negotio particolarmente dell’interesse del signor | Filippo Calandrini, et merita qualche gratia l’affare | per rispetto del medesimo signor Calandrini, che si mostra |</w:t>
      </w:r>
    </w:p>
    <w:p w14:paraId="16FD40A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343r / </w:t>
      </w:r>
    </w:p>
    <w:p w14:paraId="0CA6D8F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devoto, et grandemente affettionato al servitio di vostra Serenità. | </w:t>
      </w:r>
    </w:p>
    <w:p w14:paraId="77DEEE7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Aggiunte a queste sarà la replicata delle mie lettere n° 48 | de’ 24 ispedite per la via solita d’Anversa. Gratie etc. |</w:t>
      </w:r>
    </w:p>
    <w:p w14:paraId="3E706BC2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9E2C16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Dall’Haya a’ 31 luglio 1618 |</w:t>
      </w:r>
    </w:p>
    <w:p w14:paraId="0B23452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di vostra Serenità | </w:t>
      </w:r>
    </w:p>
    <w:p w14:paraId="6321630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humilissimo, et devotissimo servitore |</w:t>
      </w:r>
    </w:p>
    <w:p w14:paraId="12E1E129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Christofforo Suriano |</w:t>
      </w:r>
    </w:p>
    <w:p w14:paraId="7E87A9E6" w14:textId="77777777" w:rsidR="00CC72FE" w:rsidRPr="002A6193" w:rsidRDefault="00CC72FE" w:rsidP="004014CF">
      <w:pPr>
        <w:widowControl w:val="0"/>
        <w:suppressAutoHyphens/>
        <w:jc w:val="both"/>
      </w:pPr>
    </w:p>
    <w:p w14:paraId="358DCBC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343v /</w:t>
      </w:r>
    </w:p>
    <w:p w14:paraId="1BCE4D8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Al serenissimo principe di Venetia |</w:t>
      </w:r>
    </w:p>
    <w:p w14:paraId="5480360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n° 49 sola | </w:t>
      </w:r>
    </w:p>
    <w:p w14:paraId="55A4FD5C" w14:textId="77777777" w:rsidR="00CC72FE" w:rsidRPr="002A6193" w:rsidRDefault="00CC72FE" w:rsidP="004014CF">
      <w:pPr>
        <w:widowControl w:val="0"/>
        <w:suppressAutoHyphens/>
        <w:jc w:val="both"/>
      </w:pPr>
    </w:p>
    <w:p w14:paraId="35989E52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i/>
          <w:iCs/>
          <w:kern w:val="2"/>
          <w:lang w:eastAsia="hi-IN" w:bidi="hi-IN"/>
        </w:rPr>
      </w:pPr>
      <w:r w:rsidRPr="002A6193">
        <w:rPr>
          <w:rFonts w:eastAsia="NSimSun"/>
          <w:i/>
          <w:kern w:val="2"/>
          <w:lang w:eastAsia="hi-IN" w:bidi="hi-IN"/>
        </w:rPr>
        <w:t>Sigillo e tracce di sigilli</w:t>
      </w:r>
    </w:p>
    <w:p w14:paraId="3AFE78D8" w14:textId="77777777" w:rsidR="00CC72FE" w:rsidRPr="002A6193" w:rsidRDefault="00CC72FE" w:rsidP="004014CF">
      <w:pPr>
        <w:widowControl w:val="0"/>
        <w:suppressAutoHyphens/>
        <w:jc w:val="both"/>
        <w:rPr>
          <w:i/>
          <w:iCs/>
        </w:rPr>
      </w:pPr>
    </w:p>
    <w:p w14:paraId="4F6ED42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i/>
          <w:kern w:val="2"/>
          <w:lang w:eastAsia="hi-IN" w:bidi="hi-IN"/>
        </w:rPr>
        <w:t>Regesto antico</w:t>
      </w:r>
      <w:r w:rsidRPr="002A6193">
        <w:rPr>
          <w:rFonts w:eastAsia="NSimSun"/>
          <w:kern w:val="2"/>
          <w:lang w:eastAsia="hi-IN" w:bidi="hi-IN"/>
        </w:rPr>
        <w:t xml:space="preserve"> </w:t>
      </w:r>
    </w:p>
    <w:p w14:paraId="69CCD1C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343vC /</w:t>
      </w:r>
    </w:p>
    <w:p w14:paraId="7198865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31 luglio 1618 ricevute 15 agosto |</w:t>
      </w:r>
    </w:p>
    <w:p w14:paraId="0365FF7D" w14:textId="318B0B61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Haya. </w:t>
      </w:r>
      <w:r w:rsidR="00F470C8" w:rsidRPr="002A6193">
        <w:rPr>
          <w:rFonts w:eastAsia="NSimSun"/>
          <w:kern w:val="2"/>
          <w:lang w:eastAsia="hi-IN" w:bidi="hi-IN"/>
        </w:rPr>
        <w:t>n°</w:t>
      </w:r>
      <w:r w:rsidRPr="002A6193">
        <w:rPr>
          <w:rFonts w:eastAsia="NSimSun"/>
          <w:kern w:val="2"/>
          <w:lang w:eastAsia="hi-IN" w:bidi="hi-IN"/>
        </w:rPr>
        <w:t xml:space="preserve"> 49. Sola | </w:t>
      </w:r>
    </w:p>
    <w:p w14:paraId="7B071016" w14:textId="77777777" w:rsidR="00CC72FE" w:rsidRPr="002A6193" w:rsidRDefault="00CC72FE" w:rsidP="004014CF">
      <w:pPr>
        <w:widowControl w:val="0"/>
        <w:suppressAutoHyphens/>
        <w:jc w:val="both"/>
      </w:pPr>
    </w:p>
    <w:p w14:paraId="5901063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L. SS. R. |</w:t>
      </w:r>
    </w:p>
    <w:p w14:paraId="175941E2" w14:textId="77777777" w:rsidR="00CC72FE" w:rsidRPr="002A6193" w:rsidRDefault="00CC72FE" w:rsidP="004014CF">
      <w:pPr>
        <w:widowControl w:val="0"/>
        <w:suppressAutoHyphens/>
        <w:jc w:val="both"/>
      </w:pPr>
    </w:p>
    <w:p w14:paraId="564127E8" w14:textId="77777777" w:rsidR="00CC72FE" w:rsidRPr="002A6193" w:rsidRDefault="00CC72FE" w:rsidP="004014CF">
      <w:pPr>
        <w:widowControl w:val="0"/>
        <w:suppressAutoHyphens/>
        <w:jc w:val="center"/>
      </w:pPr>
    </w:p>
    <w:p w14:paraId="1CA4E0F3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 xml:space="preserve">n. 94 </w:t>
      </w:r>
    </w:p>
    <w:p w14:paraId="7C5692CE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 xml:space="preserve">Allegato I al n. 93 (cc. 338r-v, 341r-v) </w:t>
      </w:r>
    </w:p>
    <w:p w14:paraId="204AE272" w14:textId="77777777" w:rsidR="00CC72FE" w:rsidRPr="002A6193" w:rsidRDefault="00CC72FE" w:rsidP="004014CF">
      <w:pPr>
        <w:widowControl w:val="0"/>
        <w:suppressAutoHyphens/>
        <w:jc w:val="center"/>
      </w:pPr>
    </w:p>
    <w:p w14:paraId="73DE01C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338r /</w:t>
      </w:r>
    </w:p>
    <w:p w14:paraId="26F6613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In lettere de’ 31 luglio 1618 dall’Haya n° 49 sola | </w:t>
      </w:r>
    </w:p>
    <w:p w14:paraId="54FC70FE" w14:textId="77777777" w:rsidR="00F942E6" w:rsidRPr="002A6193" w:rsidRDefault="00F942E6" w:rsidP="004014C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3879D55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Estratto dal fiamingo di lettere da Parigi di monsignor di Langarach | </w:t>
      </w:r>
    </w:p>
    <w:p w14:paraId="34ABB6A6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3A8AC004" w14:textId="2EB68940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Coll’ultime lettere mie scritte a vostre Signorie, io non ero ancor del tutto informato | dell’estraordinaria ambasciata ch’al presente il Re è risoluto di inviarle | come neanco della persona, né della sua commissione. Quest’è il Boisise | il quale fra pochi giorni si conferirà in Hollanda, soggetto di meriti | et di qualità,</w:t>
      </w:r>
      <w:r w:rsidR="004F07B5" w:rsidRPr="002A6193">
        <w:rPr>
          <w:rStyle w:val="FootnoteReference"/>
          <w:rFonts w:eastAsia="NSimSun"/>
          <w:kern w:val="2"/>
          <w:lang w:eastAsia="hi-IN" w:bidi="hi-IN"/>
        </w:rPr>
        <w:footnoteReference w:id="1206"/>
      </w:r>
      <w:r w:rsidRPr="002A6193">
        <w:rPr>
          <w:rFonts w:eastAsia="NSimSun"/>
          <w:kern w:val="2"/>
          <w:lang w:eastAsia="hi-IN" w:bidi="hi-IN"/>
        </w:rPr>
        <w:t xml:space="preserve"> le quali senza dubbio già molto tempo fa sono note | a vostre Signorie come di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07"/>
      </w:r>
      <w:r w:rsidRPr="002A6193">
        <w:rPr>
          <w:rFonts w:eastAsia="NSimSun"/>
          <w:kern w:val="2"/>
          <w:lang w:eastAsia="hi-IN" w:bidi="hi-IN"/>
        </w:rPr>
        <w:t xml:space="preserve"> quello ch’ha servito, in grandi, et segnalate ambasce-|rie, in Inghilterra, in Allemagna, et ch’in affari di momento si è | saviamente et felicemente comportato, la causa principale di questa sua | ambasciata è per far apparer a vostre Signorie, et più per assecurarle della reale | affettione et gran </w:t>
      </w:r>
      <w:r w:rsidRPr="002A6193">
        <w:rPr>
          <w:rFonts w:eastAsia="NSimSun"/>
          <w:kern w:val="2"/>
          <w:lang w:eastAsia="hi-IN" w:bidi="hi-IN"/>
        </w:rPr>
        <w:lastRenderedPageBreak/>
        <w:t>zelo che la Maestà sua porta al bene,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08"/>
      </w:r>
      <w:r w:rsidRPr="002A6193">
        <w:rPr>
          <w:rFonts w:eastAsia="NSimSun"/>
          <w:kern w:val="2"/>
          <w:lang w:eastAsia="hi-IN" w:bidi="hi-IN"/>
        </w:rPr>
        <w:t xml:space="preserve"> alla salute, et alla | conservatione del stato loro, et per comprobatione di questo, per assisterli | col suo consiglio et con gl’effetti per il progresso, et avanzamento delle | presenti deplorabili, et a ciascheduno fedel amico lamentevoli | turbolenze et commotioni. Non dubitando che vostre Signorie non siano per | ricever grandissimo contento delle savie, et prudenti negotiationi, | et communicationi di questo signore come quello il quale in molte | occasioni ha mostrato la sua affettione al bene, et servitio loro | et questo sapendol io molto bene. | </w:t>
      </w:r>
    </w:p>
    <w:p w14:paraId="77F53EC1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Di più ha sua Signoria carico da sua Maestà per trattar in particulare, et commu-|nicar con sua Eccellenza intorno al principato di Oranges, et le dependenze | di lui, et dar alla detta Eccellenza ogni debito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09"/>
      </w:r>
      <w:r w:rsidRPr="002A6193">
        <w:rPr>
          <w:rFonts w:eastAsia="NSimSun"/>
          <w:kern w:val="2"/>
          <w:lang w:eastAsia="hi-IN" w:bidi="hi-IN"/>
        </w:rPr>
        <w:t xml:space="preserve">, et ragionevol contento | come spesse volte quelli del conseglio me ne hanno ben assecurato. | </w:t>
      </w:r>
    </w:p>
    <w:p w14:paraId="16756222" w14:textId="1FDCC63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Medemamente ho inteso ch’el detto Ambasciatore tenirà carica sopra il pre-|venir, et levar dal pensiero di vostre Signorie il presupposito che di qua | è stato sparso intorno allo sminuimento della buona affettion sua | verso vostre Signorie perché sua Maestà per questo anno non ha acconsentito d’inviar | che la metà del soccorso, con dechiaratione in questo proposito, dal-|le grandi cariche del Regno; le quali nondimeno (come qui con gran | zelo le dimostro) non sono così grandi, et considerabbili come l’in-|teressi straordinarii di vostre Signorie et le necessità del Paese. Sopra che io | molte volte ho dechiarato, che la Maestà sua non doveva (almeno prima | della espiratione della tregua) sminuir il soccorso per la metà. Et | </w:t>
      </w:r>
    </w:p>
    <w:p w14:paraId="30427B1C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338v / </w:t>
      </w:r>
    </w:p>
    <w:p w14:paraId="0179A2F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tanto più che per parte di sua Maestà mi era stato fermamente promesso a Turs | che la continuatione dell’intiero soccorso sarebbe continuato per il termine | di cinque anni. Con tali et simili importanti raggioni, io ho di qua | avanzato; quanto mi è stato più possibile di fare; il detto intiero | soccorso, et ancora vi è buona speranza, che per il buon rapporto, et | secondo le buone negotiationi del detto Ambasciatore straordinario gli affari potran-|no esser radrizzati. Sperando però ch’in questo mentre vostre Signorie | si compiaceranno commandarmi et ordinarmi che</w:t>
      </w:r>
      <w:r w:rsidR="002D55FA" w:rsidRPr="002A6193">
        <w:rPr>
          <w:rFonts w:eastAsia="NSimSun"/>
          <w:kern w:val="2"/>
          <w:vertAlign w:val="superscript"/>
          <w:lang w:eastAsia="hi-IN" w:bidi="hi-IN"/>
        </w:rPr>
        <w:footnoteReference w:id="1210"/>
      </w:r>
      <w:r w:rsidRPr="002A6193">
        <w:rPr>
          <w:rFonts w:eastAsia="NSimSun"/>
          <w:kern w:val="2"/>
          <w:lang w:eastAsia="hi-IN" w:bidi="hi-IN"/>
        </w:rPr>
        <w:t xml:space="preserve"> per provisione ne ringra-|tii humilmente sua Maestà per l’inviamento del detto mezo soccorso a | fin che così possi ella esser condotta et promessa con una più | grande affettione, et liberalità. </w:t>
      </w:r>
      <w:r w:rsidR="00B7634C" w:rsidRPr="002A6193">
        <w:rPr>
          <w:rFonts w:eastAsia="NSimSun"/>
          <w:kern w:val="2"/>
          <w:lang w:eastAsia="hi-IN" w:bidi="hi-IN"/>
        </w:rPr>
        <w:t>|</w:t>
      </w:r>
    </w:p>
    <w:p w14:paraId="326D7D47" w14:textId="77777777" w:rsidR="00CC72FE" w:rsidRPr="002A6193" w:rsidRDefault="00CC72FE" w:rsidP="004014CF">
      <w:pPr>
        <w:widowControl w:val="0"/>
        <w:suppressAutoHyphens/>
        <w:jc w:val="both"/>
      </w:pPr>
    </w:p>
    <w:p w14:paraId="2D6BD254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341r / </w:t>
      </w:r>
    </w:p>
    <w:p w14:paraId="1C70B51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i/>
          <w:kern w:val="2"/>
          <w:lang w:eastAsia="hi-IN" w:bidi="hi-IN"/>
        </w:rPr>
        <w:t xml:space="preserve">Bianca </w:t>
      </w:r>
    </w:p>
    <w:p w14:paraId="2ADF5FD9" w14:textId="77777777" w:rsidR="00CC72FE" w:rsidRPr="002A6193" w:rsidRDefault="00CC72FE" w:rsidP="004014CF">
      <w:pPr>
        <w:widowControl w:val="0"/>
        <w:suppressAutoHyphens/>
        <w:jc w:val="both"/>
      </w:pPr>
    </w:p>
    <w:p w14:paraId="566CE408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/ 341vB /</w:t>
      </w:r>
    </w:p>
    <w:p w14:paraId="2A74E116" w14:textId="73A3AFBD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Estratto di lettere di Parigi di | monsignor di Langarach |</w:t>
      </w:r>
      <w:r w:rsidR="0028312D" w:rsidRPr="002A6193">
        <w:rPr>
          <w:rFonts w:eastAsia="NSimSun"/>
          <w:kern w:val="2"/>
          <w:lang w:eastAsia="hi-IN" w:bidi="hi-IN"/>
        </w:rPr>
        <w:t xml:space="preserve"> </w:t>
      </w:r>
    </w:p>
    <w:p w14:paraId="60EBC070" w14:textId="77777777" w:rsidR="00CC72FE" w:rsidRPr="002A6193" w:rsidRDefault="00CC72FE" w:rsidP="004014CF">
      <w:pPr>
        <w:widowControl w:val="0"/>
        <w:suppressAutoHyphens/>
        <w:jc w:val="both"/>
      </w:pPr>
    </w:p>
    <w:p w14:paraId="4F427269" w14:textId="77777777" w:rsidR="00CC72FE" w:rsidRPr="002A6193" w:rsidRDefault="00CC72FE" w:rsidP="004014CF">
      <w:pPr>
        <w:widowControl w:val="0"/>
        <w:suppressAutoHyphens/>
        <w:jc w:val="center"/>
      </w:pPr>
    </w:p>
    <w:p w14:paraId="432C0B4C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 xml:space="preserve">n. 95 </w:t>
      </w:r>
    </w:p>
    <w:p w14:paraId="0BBA44B2" w14:textId="77777777" w:rsidR="00CC72FE" w:rsidRPr="002A6193" w:rsidRDefault="00E54E37" w:rsidP="004014CF">
      <w:pPr>
        <w:widowControl w:val="0"/>
        <w:suppressAutoHyphens/>
        <w:jc w:val="center"/>
      </w:pPr>
      <w:r w:rsidRPr="002A6193">
        <w:rPr>
          <w:rFonts w:eastAsia="NSimSun"/>
          <w:kern w:val="2"/>
          <w:lang w:eastAsia="hi-IN" w:bidi="hi-IN"/>
        </w:rPr>
        <w:t>Allegato II al n. 93 (cc. 339r-340v)</w:t>
      </w:r>
    </w:p>
    <w:p w14:paraId="03EA0B3A" w14:textId="77777777" w:rsidR="00CC72FE" w:rsidRPr="002A6193" w:rsidRDefault="00CC72FE" w:rsidP="004014CF">
      <w:pPr>
        <w:widowControl w:val="0"/>
        <w:suppressAutoHyphens/>
        <w:jc w:val="center"/>
      </w:pPr>
    </w:p>
    <w:p w14:paraId="44BD6A24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339r / </w:t>
      </w:r>
    </w:p>
    <w:p w14:paraId="319DB827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>In lettere de’ 31 luglio 1618 dall’Haya n° 49 sola |</w:t>
      </w:r>
    </w:p>
    <w:p w14:paraId="0AAE782D" w14:textId="77777777" w:rsidR="00F942E6" w:rsidRPr="002A6193" w:rsidRDefault="00F942E6" w:rsidP="004014CF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2451F2D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Risolutione delli signori Stati Generali delli 13 luglio 1618 | sopra la continuatione del servitio delle 12 nave armate | ad uso di guerra per la serenissima republica di Venetia | </w:t>
      </w:r>
    </w:p>
    <w:p w14:paraId="10C9F078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E1AED62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Posto in consulta la propositione del signor Christofforo Suriani residente di Venetia | per la quale si ricerca dall’alte potenze loro, che la serenissima republica di Venetia doppo l’espiratione | delli sei mesi, potrà continuar in servitio quanto ella stimerà necessario le </w:t>
      </w:r>
      <w:r w:rsidRPr="002A6193">
        <w:rPr>
          <w:rFonts w:eastAsia="NSimSun"/>
          <w:smallCaps/>
          <w:kern w:val="2"/>
          <w:lang w:eastAsia="hi-IN" w:bidi="hi-IN"/>
        </w:rPr>
        <w:t>xii</w:t>
      </w:r>
      <w:r w:rsidRPr="002A6193">
        <w:rPr>
          <w:rFonts w:eastAsia="NSimSun"/>
          <w:kern w:val="2"/>
          <w:lang w:eastAsia="hi-IN" w:bidi="hi-IN"/>
        </w:rPr>
        <w:t xml:space="preserve"> | nave che presentemente sono </w:t>
      </w:r>
      <w:r w:rsidRPr="002A6193">
        <w:rPr>
          <w:rFonts w:eastAsia="NSimSun"/>
          <w:kern w:val="2"/>
          <w:lang w:eastAsia="hi-IN" w:bidi="hi-IN"/>
        </w:rPr>
        <w:lastRenderedPageBreak/>
        <w:t xml:space="preserve">al suo servitio sopra le medeme condittioni, et ordini, | che sono andati all’istesso servitio, et giuntamente essaminatisi li pareri delli respettivi | collegii delle ammiralità, di Amsterdam, Rotterdam, Hoorn o vero Encusen dati | da essi, hanno le alte potenze loro, per mostrar la sua buona affettione | verso detta serenissima republica di Venetia, risoluto di continuar il loro credito con le | medeme condittioni, et accordi già espresse, come per l’innanti l’hanno anco | interposto, et questo per hora per lo spatio di ancor una volta altri sei mesi, doppo | l’espiation de’ quali, se fusse necessaria maggior continuatione, le loro alte potenze | disporranno conforme alla condittion di tempi, et de’ negotii secondo che | saranno avertiti dalla detta serenissima Republica ch’el servitio di quella lo ricercherà | et lo stato di questi paesi lo potrà comportare, et di questa risolutione si aver-|tirà lo detti collegii delle Amiralità acciò possino haverne notitia. | </w:t>
      </w:r>
    </w:p>
    <w:p w14:paraId="5A118E82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6E94FD1F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Lettera delli signori Stati alli signori delle Amiralità | </w:t>
      </w:r>
    </w:p>
    <w:p w14:paraId="64BF7DAE" w14:textId="77777777" w:rsidR="00AD7C43" w:rsidRPr="002A6193" w:rsidRDefault="00AD7C43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14559F3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Havendo noi acconsentito alla dimanda del signor residente di Venetia di continu-|ar il nostro credito per le </w:t>
      </w:r>
      <w:r w:rsidRPr="002A6193">
        <w:rPr>
          <w:rFonts w:eastAsia="NSimSun"/>
          <w:smallCaps/>
          <w:kern w:val="2"/>
          <w:lang w:eastAsia="hi-IN" w:bidi="hi-IN"/>
        </w:rPr>
        <w:t>xii</w:t>
      </w:r>
      <w:r w:rsidRPr="002A6193">
        <w:rPr>
          <w:rFonts w:eastAsia="NSimSun"/>
          <w:kern w:val="2"/>
          <w:lang w:eastAsia="hi-IN" w:bidi="hi-IN"/>
        </w:rPr>
        <w:t xml:space="preserve"> nave presentemente al servitio della serenissima Republica per il tempo | di altri sei mesi, oltra li primi sei mesi avanti di questi da noi accordati | et questo con le medeme condittioni già espresse, et accordate col detto signor | residente, nel principiar del detto servitio conforme alla risolution qui aggiun-|ta, vi habbiamo voluto con questa avvisare accioché secondo essa vi sappiate | governare, sopra che riposandoci vi raccommandiamo alla protettion dell’|Omnipotente. Dall’Haya alli </w:t>
      </w:r>
      <w:r w:rsidRPr="002A6193">
        <w:rPr>
          <w:rFonts w:eastAsia="NSimSun"/>
          <w:smallCaps/>
          <w:kern w:val="2"/>
          <w:lang w:eastAsia="hi-IN" w:bidi="hi-IN"/>
        </w:rPr>
        <w:t>xiiii</w:t>
      </w:r>
      <w:r w:rsidRPr="002A6193">
        <w:rPr>
          <w:rFonts w:eastAsia="NSimSun"/>
          <w:kern w:val="2"/>
          <w:lang w:eastAsia="hi-IN" w:bidi="hi-IN"/>
        </w:rPr>
        <w:t xml:space="preserve"> di luglio 1618. | </w:t>
      </w:r>
    </w:p>
    <w:p w14:paraId="00CD3866" w14:textId="77777777" w:rsidR="00F77FA4" w:rsidRPr="002A6193" w:rsidRDefault="00F77FA4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5BF95C79" w14:textId="77777777" w:rsidR="00AD7C43" w:rsidRPr="002A6193" w:rsidRDefault="00E54E37" w:rsidP="00AD7C43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/ 339v-340r / </w:t>
      </w:r>
    </w:p>
    <w:p w14:paraId="085D6960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i/>
          <w:kern w:val="2"/>
          <w:lang w:eastAsia="hi-IN" w:bidi="hi-IN"/>
        </w:rPr>
        <w:t xml:space="preserve">Bianche </w:t>
      </w:r>
    </w:p>
    <w:p w14:paraId="02A03789" w14:textId="77777777" w:rsidR="00CC72FE" w:rsidRPr="002A6193" w:rsidRDefault="00CC72FE" w:rsidP="004014CF">
      <w:pPr>
        <w:widowControl w:val="0"/>
        <w:suppressAutoHyphens/>
        <w:jc w:val="both"/>
      </w:pPr>
    </w:p>
    <w:p w14:paraId="577F23F6" w14:textId="77777777" w:rsidR="00CC72FE" w:rsidRPr="002A6193" w:rsidRDefault="00E54E37" w:rsidP="004014CF">
      <w:pPr>
        <w:widowControl w:val="0"/>
        <w:suppressAutoHyphens/>
        <w:jc w:val="both"/>
      </w:pPr>
      <w:r w:rsidRPr="002A6193">
        <w:rPr>
          <w:rFonts w:eastAsia="NSimSun"/>
          <w:kern w:val="2"/>
          <w:lang w:eastAsia="hi-IN" w:bidi="hi-IN"/>
        </w:rPr>
        <w:t xml:space="preserve">/ 340vB / </w:t>
      </w:r>
    </w:p>
    <w:p w14:paraId="4393801E" w14:textId="77777777" w:rsidR="00812342" w:rsidRPr="002A6193" w:rsidRDefault="00E54E37" w:rsidP="00E27ED7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 xml:space="preserve">Risolutione dei signori Stati per la | continuatione delle 12 navi in servitio | della serenissima Republica | </w:t>
      </w:r>
    </w:p>
    <w:p w14:paraId="0CA6D106" w14:textId="77777777" w:rsidR="00812342" w:rsidRPr="002A6193" w:rsidRDefault="00812342" w:rsidP="00E27ED7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76AD89A6" w14:textId="77777777" w:rsidR="00812342" w:rsidRPr="002A6193" w:rsidRDefault="00E54E37" w:rsidP="00E27ED7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/ 340vD /</w:t>
      </w:r>
    </w:p>
    <w:p w14:paraId="7A86A787" w14:textId="543CD7EF" w:rsidR="00263CE5" w:rsidRPr="002A6193" w:rsidRDefault="00E54E37" w:rsidP="00E27ED7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[…]</w:t>
      </w:r>
      <w:r w:rsidRPr="002A6193">
        <w:rPr>
          <w:rStyle w:val="FootnoteReference"/>
          <w:rFonts w:eastAsia="NSimSun"/>
          <w:kern w:val="2"/>
          <w:lang w:eastAsia="hi-IN" w:bidi="hi-IN"/>
        </w:rPr>
        <w:footnoteReference w:id="1211"/>
      </w:r>
      <w:r w:rsidRPr="002A6193">
        <w:rPr>
          <w:rFonts w:eastAsia="NSimSun"/>
          <w:kern w:val="2"/>
          <w:lang w:eastAsia="hi-IN" w:bidi="hi-IN"/>
        </w:rPr>
        <w:t xml:space="preserve"> |</w:t>
      </w:r>
    </w:p>
    <w:p w14:paraId="3D34E0B6" w14:textId="309D8DBF" w:rsidR="00AB5360" w:rsidRPr="002A6193" w:rsidRDefault="00AB5360" w:rsidP="00E27ED7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75393E2" w14:textId="1789277F" w:rsidR="00AB5360" w:rsidRPr="002A6193" w:rsidRDefault="001634B6" w:rsidP="00E27ED7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  <w:r w:rsidRPr="002A6193">
        <w:rPr>
          <w:rFonts w:eastAsia="NSimSun"/>
          <w:kern w:val="2"/>
          <w:lang w:eastAsia="hi-IN" w:bidi="hi-IN"/>
        </w:rPr>
        <w:t>½</w:t>
      </w:r>
    </w:p>
    <w:p w14:paraId="5F530379" w14:textId="77777777" w:rsidR="001634B6" w:rsidRPr="002A6193" w:rsidRDefault="001634B6" w:rsidP="00E27ED7">
      <w:pPr>
        <w:widowControl w:val="0"/>
        <w:suppressAutoHyphens/>
        <w:jc w:val="both"/>
        <w:rPr>
          <w:rFonts w:eastAsia="NSimSun"/>
          <w:kern w:val="2"/>
          <w:lang w:eastAsia="hi-IN" w:bidi="hi-IN"/>
        </w:rPr>
      </w:pPr>
    </w:p>
    <w:p w14:paraId="2700C8B2" w14:textId="3164C032" w:rsidR="00AB5360" w:rsidRPr="002A6193" w:rsidRDefault="00AB5360" w:rsidP="00AB5360">
      <w:pPr>
        <w:widowControl w:val="0"/>
        <w:tabs>
          <w:tab w:val="left" w:pos="2845"/>
        </w:tabs>
        <w:suppressAutoHyphens/>
        <w:jc w:val="both"/>
      </w:pPr>
    </w:p>
    <w:sectPr w:rsidR="00AB5360" w:rsidRPr="002A6193" w:rsidSect="005C3DC7">
      <w:headerReference w:type="default" r:id="rId17"/>
      <w:footnotePr>
        <w:numFmt w:val="lowerLetter"/>
        <w:numRestart w:val="eachPage"/>
      </w:footnotePr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1" w:author="Nina Lamal" w:date="2023-02-09T16:24:00Z" w:initials="NL">
    <w:p w14:paraId="364A19D5" w14:textId="3783A2AE" w:rsidR="00E06790" w:rsidRDefault="00E06790">
      <w:pPr>
        <w:pStyle w:val="CommentText"/>
      </w:pPr>
      <w:r>
        <w:rPr>
          <w:rStyle w:val="CommentReference"/>
        </w:rPr>
        <w:annotationRef/>
      </w:r>
      <w:r>
        <w:t>See number 68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64A19D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C8CD38" w14:textId="77777777" w:rsidR="00782DC2" w:rsidRDefault="00782DC2" w:rsidP="00FD4931">
      <w:r>
        <w:separator/>
      </w:r>
    </w:p>
  </w:endnote>
  <w:endnote w:type="continuationSeparator" w:id="0">
    <w:p w14:paraId="146C357E" w14:textId="77777777" w:rsidR="00782DC2" w:rsidRDefault="00782DC2" w:rsidP="00FD4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Times New Roman (Corpo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C81D3" w14:textId="77777777" w:rsidR="00782DC2" w:rsidRDefault="00782DC2" w:rsidP="00FD4931">
      <w:r>
        <w:separator/>
      </w:r>
    </w:p>
  </w:footnote>
  <w:footnote w:type="continuationSeparator" w:id="0">
    <w:p w14:paraId="128917F5" w14:textId="77777777" w:rsidR="00782DC2" w:rsidRDefault="00782DC2" w:rsidP="00FD4931">
      <w:r>
        <w:continuationSeparator/>
      </w:r>
    </w:p>
  </w:footnote>
  <w:footnote w:id="1">
    <w:p w14:paraId="14D156F8" w14:textId="126C3CD6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2">
    <w:p w14:paraId="3E022C9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et pur </w:t>
      </w:r>
      <w:r w:rsidRPr="002A6193">
        <w:rPr>
          <w:i/>
          <w:sz w:val="20"/>
          <w:szCs w:val="20"/>
        </w:rPr>
        <w:t>come pare.</w:t>
      </w:r>
    </w:p>
  </w:footnote>
  <w:footnote w:id="3">
    <w:p w14:paraId="7475045A" w14:textId="5D6698EF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4">
    <w:p w14:paraId="4834E1B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p(er) </w:t>
      </w:r>
      <w:r w:rsidRPr="002A6193">
        <w:rPr>
          <w:i/>
          <w:sz w:val="20"/>
          <w:szCs w:val="20"/>
        </w:rPr>
        <w:t>depennato.</w:t>
      </w:r>
    </w:p>
  </w:footnote>
  <w:footnote w:id="5">
    <w:p w14:paraId="2FC2F37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6">
    <w:p w14:paraId="650387A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-oss- </w:t>
      </w:r>
      <w:r w:rsidRPr="002A6193">
        <w:rPr>
          <w:i/>
          <w:iCs/>
          <w:sz w:val="20"/>
          <w:szCs w:val="20"/>
        </w:rPr>
        <w:t>e</w:t>
      </w:r>
      <w:r w:rsidRPr="002A6193">
        <w:rPr>
          <w:i/>
          <w:sz w:val="20"/>
          <w:szCs w:val="20"/>
        </w:rPr>
        <w:t>sito di correzione.</w:t>
      </w:r>
    </w:p>
  </w:footnote>
  <w:footnote w:id="7">
    <w:p w14:paraId="537806EE" w14:textId="4405F5B2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8">
    <w:p w14:paraId="3EAEBC9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Parentesi aperta non seguita da analoga chiusa.</w:t>
      </w:r>
    </w:p>
  </w:footnote>
  <w:footnote w:id="9">
    <w:p w14:paraId="5084D3E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">
    <w:p w14:paraId="12C30F5B" w14:textId="33AF8495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11">
    <w:p w14:paraId="6030CAE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 </w:t>
      </w:r>
      <w:r w:rsidRPr="002A6193">
        <w:rPr>
          <w:i/>
          <w:sz w:val="20"/>
          <w:szCs w:val="20"/>
        </w:rPr>
        <w:t>depennata.</w:t>
      </w:r>
    </w:p>
  </w:footnote>
  <w:footnote w:id="12">
    <w:p w14:paraId="4AE41C1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s- </w:t>
      </w:r>
      <w:r w:rsidRPr="002A6193">
        <w:rPr>
          <w:i/>
          <w:sz w:val="20"/>
          <w:szCs w:val="20"/>
        </w:rPr>
        <w:t>esito di correzione.</w:t>
      </w:r>
    </w:p>
  </w:footnote>
  <w:footnote w:id="13">
    <w:p w14:paraId="2C176079" w14:textId="6F7E1694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14">
    <w:p w14:paraId="17DCD6E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5">
    <w:p w14:paraId="0E2E1B31" w14:textId="53350C6C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16">
    <w:p w14:paraId="19D5D92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correzione, come pare.</w:t>
      </w:r>
    </w:p>
  </w:footnote>
  <w:footnote w:id="17">
    <w:p w14:paraId="3BF8896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-a-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-e-.</w:t>
      </w:r>
    </w:p>
  </w:footnote>
  <w:footnote w:id="18">
    <w:p w14:paraId="48BC254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margine interno.</w:t>
      </w:r>
    </w:p>
  </w:footnote>
  <w:footnote w:id="19">
    <w:p w14:paraId="74EE43F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20">
    <w:p w14:paraId="73B17520" w14:textId="352A715D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21">
    <w:p w14:paraId="79E7412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22">
    <w:p w14:paraId="37BAC6F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-ro </w:t>
      </w:r>
      <w:r w:rsidRPr="002A6193">
        <w:rPr>
          <w:i/>
          <w:sz w:val="20"/>
          <w:szCs w:val="20"/>
        </w:rPr>
        <w:t>esito di correzione.</w:t>
      </w:r>
    </w:p>
  </w:footnote>
  <w:footnote w:id="23">
    <w:p w14:paraId="136EBC55" w14:textId="384BC65E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24">
    <w:p w14:paraId="1A3BC5E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-la </w:t>
      </w:r>
      <w:r w:rsidRPr="002A6193">
        <w:rPr>
          <w:i/>
          <w:sz w:val="20"/>
          <w:szCs w:val="20"/>
        </w:rPr>
        <w:t>depennato.</w:t>
      </w:r>
    </w:p>
  </w:footnote>
  <w:footnote w:id="25">
    <w:p w14:paraId="0222D04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-a;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Rep(ublic)a </w:t>
      </w:r>
      <w:r w:rsidRPr="002A6193">
        <w:rPr>
          <w:i/>
          <w:sz w:val="20"/>
          <w:szCs w:val="20"/>
        </w:rPr>
        <w:t>depennato.</w:t>
      </w:r>
    </w:p>
  </w:footnote>
  <w:footnote w:id="26">
    <w:p w14:paraId="0C9E277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-sati </w:t>
      </w:r>
      <w:r w:rsidRPr="002A6193">
        <w:rPr>
          <w:i/>
          <w:sz w:val="20"/>
          <w:szCs w:val="20"/>
        </w:rPr>
        <w:t>esito di correzione.</w:t>
      </w:r>
    </w:p>
  </w:footnote>
  <w:footnote w:id="27">
    <w:p w14:paraId="2A5BCB2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Seguono lettere depennate.</w:t>
      </w:r>
    </w:p>
  </w:footnote>
  <w:footnote w:id="28">
    <w:p w14:paraId="1E8CA0D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-t- </w:t>
      </w:r>
      <w:r w:rsidRPr="002A6193">
        <w:rPr>
          <w:i/>
          <w:sz w:val="20"/>
          <w:szCs w:val="20"/>
        </w:rPr>
        <w:t>esito di correzione.</w:t>
      </w:r>
    </w:p>
  </w:footnote>
  <w:footnote w:id="29">
    <w:p w14:paraId="140376B2" w14:textId="4E05C5DC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30">
    <w:p w14:paraId="63ED3BE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-se </w:t>
      </w:r>
      <w:r w:rsidRPr="002A6193">
        <w:rPr>
          <w:i/>
          <w:sz w:val="20"/>
          <w:szCs w:val="20"/>
        </w:rPr>
        <w:t>depennato, come pare.</w:t>
      </w:r>
    </w:p>
  </w:footnote>
  <w:footnote w:id="31">
    <w:p w14:paraId="1F20F09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ch </w:t>
      </w:r>
      <w:r w:rsidRPr="002A6193">
        <w:rPr>
          <w:i/>
          <w:sz w:val="20"/>
          <w:szCs w:val="20"/>
        </w:rPr>
        <w:t>depennato.</w:t>
      </w:r>
    </w:p>
  </w:footnote>
  <w:footnote w:id="32">
    <w:p w14:paraId="4DB9B76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s(er) </w:t>
      </w:r>
      <w:r w:rsidRPr="002A6193">
        <w:rPr>
          <w:i/>
          <w:sz w:val="20"/>
          <w:szCs w:val="20"/>
        </w:rPr>
        <w:t>depennato.</w:t>
      </w:r>
    </w:p>
  </w:footnote>
  <w:footnote w:id="33">
    <w:p w14:paraId="68BDC44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-d </w:t>
      </w:r>
      <w:r w:rsidRPr="002A6193">
        <w:rPr>
          <w:i/>
          <w:sz w:val="20"/>
          <w:szCs w:val="20"/>
        </w:rPr>
        <w:t>esito di correzione; segue</w:t>
      </w:r>
      <w:r w:rsidRPr="002A6193">
        <w:rPr>
          <w:sz w:val="20"/>
          <w:szCs w:val="20"/>
        </w:rPr>
        <w:t xml:space="preserve"> darne </w:t>
      </w:r>
      <w:r w:rsidRPr="002A6193">
        <w:rPr>
          <w:i/>
          <w:sz w:val="20"/>
          <w:szCs w:val="20"/>
        </w:rPr>
        <w:t>depennato.</w:t>
      </w:r>
    </w:p>
  </w:footnote>
  <w:footnote w:id="34">
    <w:p w14:paraId="531EE9A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feb(rar)o</w:t>
      </w:r>
      <w:r w:rsidRPr="002A6193">
        <w:rPr>
          <w:i/>
          <w:sz w:val="20"/>
          <w:szCs w:val="20"/>
        </w:rPr>
        <w:t>.</w:t>
      </w:r>
    </w:p>
  </w:footnote>
  <w:footnote w:id="35">
    <w:p w14:paraId="63F65EB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36">
    <w:p w14:paraId="7D9BA0E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B-</w:t>
      </w:r>
      <w:r w:rsidRPr="002A6193">
        <w:rPr>
          <w:i/>
          <w:sz w:val="20"/>
          <w:szCs w:val="20"/>
        </w:rPr>
        <w:t xml:space="preserve"> esito di correzione.</w:t>
      </w:r>
    </w:p>
  </w:footnote>
  <w:footnote w:id="37">
    <w:p w14:paraId="5678169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38">
    <w:p w14:paraId="58071E2E" w14:textId="4E846E39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39">
    <w:p w14:paraId="241DB29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40">
    <w:p w14:paraId="22580EB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h- </w:t>
      </w:r>
      <w:r w:rsidRPr="002A6193">
        <w:rPr>
          <w:i/>
          <w:sz w:val="20"/>
          <w:szCs w:val="20"/>
        </w:rPr>
        <w:t>esito di correzione.</w:t>
      </w:r>
    </w:p>
  </w:footnote>
  <w:footnote w:id="41">
    <w:p w14:paraId="2739322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-lo </w:t>
      </w:r>
      <w:r w:rsidRPr="002A6193">
        <w:rPr>
          <w:i/>
          <w:sz w:val="20"/>
          <w:szCs w:val="20"/>
        </w:rPr>
        <w:t>depennato.</w:t>
      </w:r>
    </w:p>
  </w:footnote>
  <w:footnote w:id="42">
    <w:p w14:paraId="5845304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</w:t>
      </w:r>
      <w:r w:rsidRPr="002A6193">
        <w:rPr>
          <w:sz w:val="20"/>
          <w:szCs w:val="20"/>
        </w:rPr>
        <w:t>.</w:t>
      </w:r>
    </w:p>
  </w:footnote>
  <w:footnote w:id="43">
    <w:p w14:paraId="7159B2D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parola depennata.</w:t>
      </w:r>
    </w:p>
  </w:footnote>
  <w:footnote w:id="44">
    <w:p w14:paraId="192DB70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correzione; segue</w:t>
      </w:r>
      <w:r w:rsidRPr="002A6193">
        <w:rPr>
          <w:sz w:val="20"/>
          <w:szCs w:val="20"/>
        </w:rPr>
        <w:t xml:space="preserve"> arciduca </w:t>
      </w:r>
      <w:r w:rsidRPr="002A6193">
        <w:rPr>
          <w:i/>
          <w:sz w:val="20"/>
          <w:szCs w:val="20"/>
        </w:rPr>
        <w:t>depennato.</w:t>
      </w:r>
    </w:p>
  </w:footnote>
  <w:footnote w:id="45">
    <w:p w14:paraId="09D406F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6">
    <w:p w14:paraId="261C607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47">
    <w:p w14:paraId="29AD7F3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ministro </w:t>
      </w:r>
      <w:r w:rsidRPr="002A6193">
        <w:rPr>
          <w:i/>
          <w:sz w:val="20"/>
          <w:szCs w:val="20"/>
        </w:rPr>
        <w:t>depennato.</w:t>
      </w:r>
    </w:p>
  </w:footnote>
  <w:footnote w:id="48">
    <w:p w14:paraId="7FF512A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-rme </w:t>
      </w:r>
      <w:r w:rsidRPr="002A6193">
        <w:rPr>
          <w:i/>
          <w:sz w:val="20"/>
          <w:szCs w:val="20"/>
        </w:rPr>
        <w:t>esito di correzione.</w:t>
      </w:r>
    </w:p>
  </w:footnote>
  <w:footnote w:id="49">
    <w:p w14:paraId="77D87B2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Seconda</w:t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>esito di correzione.</w:t>
      </w:r>
    </w:p>
  </w:footnote>
  <w:footnote w:id="50">
    <w:p w14:paraId="46FAAC0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51">
    <w:p w14:paraId="19A6E01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rep </w:t>
      </w:r>
      <w:r w:rsidRPr="002A6193">
        <w:rPr>
          <w:i/>
          <w:sz w:val="20"/>
          <w:szCs w:val="20"/>
        </w:rPr>
        <w:t>depennato.</w:t>
      </w:r>
    </w:p>
  </w:footnote>
  <w:footnote w:id="52">
    <w:p w14:paraId="31F0824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53">
    <w:p w14:paraId="72C23A5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-to </w:t>
      </w:r>
      <w:r w:rsidRPr="002A6193">
        <w:rPr>
          <w:i/>
          <w:sz w:val="20"/>
          <w:szCs w:val="20"/>
        </w:rPr>
        <w:t>depennato.</w:t>
      </w:r>
    </w:p>
  </w:footnote>
  <w:footnote w:id="54">
    <w:p w14:paraId="20456BC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55">
    <w:p w14:paraId="2243BC0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-er- </w:t>
      </w:r>
      <w:r w:rsidRPr="002A6193">
        <w:rPr>
          <w:i/>
          <w:sz w:val="20"/>
          <w:szCs w:val="20"/>
        </w:rPr>
        <w:t>esito di correzione.</w:t>
      </w:r>
    </w:p>
  </w:footnote>
  <w:footnote w:id="56">
    <w:p w14:paraId="1B914E7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57">
    <w:p w14:paraId="307C9AC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-ò </w:t>
      </w:r>
      <w:r w:rsidRPr="002A6193">
        <w:rPr>
          <w:i/>
          <w:sz w:val="20"/>
          <w:szCs w:val="20"/>
        </w:rPr>
        <w:t>esito di correzione.</w:t>
      </w:r>
    </w:p>
  </w:footnote>
  <w:footnote w:id="58">
    <w:p w14:paraId="374A92D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essi </w:t>
      </w:r>
      <w:r w:rsidRPr="002A6193">
        <w:rPr>
          <w:i/>
          <w:sz w:val="20"/>
          <w:szCs w:val="20"/>
        </w:rPr>
        <w:t>depennato.</w:t>
      </w:r>
    </w:p>
  </w:footnote>
  <w:footnote w:id="59">
    <w:p w14:paraId="42EF438D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Seguono lettere depennate.</w:t>
      </w:r>
    </w:p>
  </w:footnote>
  <w:footnote w:id="60">
    <w:p w14:paraId="6FFF5A1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61">
    <w:p w14:paraId="322F93A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alt </w:t>
      </w:r>
      <w:r w:rsidRPr="002A6193">
        <w:rPr>
          <w:i/>
          <w:sz w:val="20"/>
          <w:szCs w:val="20"/>
        </w:rPr>
        <w:t>depennato.</w:t>
      </w:r>
    </w:p>
  </w:footnote>
  <w:footnote w:id="62">
    <w:p w14:paraId="66400DC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63">
    <w:p w14:paraId="425EBB7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-voli </w:t>
      </w:r>
      <w:r w:rsidRPr="002A6193">
        <w:rPr>
          <w:i/>
          <w:sz w:val="20"/>
          <w:szCs w:val="20"/>
        </w:rPr>
        <w:t>esito di correzione.</w:t>
      </w:r>
    </w:p>
  </w:footnote>
  <w:footnote w:id="64">
    <w:p w14:paraId="474B2C2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5">
    <w:p w14:paraId="29E8F50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>esito di correzione.</w:t>
      </w:r>
    </w:p>
  </w:footnote>
  <w:footnote w:id="66">
    <w:p w14:paraId="690C33B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per provederli </w:t>
      </w:r>
      <w:r w:rsidRPr="002A6193">
        <w:rPr>
          <w:i/>
          <w:sz w:val="20"/>
          <w:szCs w:val="20"/>
        </w:rPr>
        <w:t>depennato.</w:t>
      </w:r>
    </w:p>
  </w:footnote>
  <w:footnote w:id="67">
    <w:p w14:paraId="1428626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-0 </w:t>
      </w:r>
      <w:r w:rsidRPr="002A6193">
        <w:rPr>
          <w:i/>
          <w:sz w:val="20"/>
          <w:szCs w:val="20"/>
        </w:rPr>
        <w:t>esito di correzione.</w:t>
      </w:r>
    </w:p>
  </w:footnote>
  <w:footnote w:id="68">
    <w:p w14:paraId="6C53AD02" w14:textId="77777777" w:rsidR="00E06790" w:rsidRPr="002A6193" w:rsidRDefault="00E06790" w:rsidP="002A6193">
      <w:pPr>
        <w:pStyle w:val="FootnoteText"/>
        <w:rPr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sette.</w:t>
      </w:r>
    </w:p>
  </w:footnote>
  <w:footnote w:id="69">
    <w:p w14:paraId="61210A4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sarebbe </w:t>
      </w:r>
      <w:r w:rsidRPr="002A6193">
        <w:rPr>
          <w:i/>
          <w:sz w:val="20"/>
          <w:szCs w:val="20"/>
        </w:rPr>
        <w:t>depennato.</w:t>
      </w:r>
    </w:p>
  </w:footnote>
  <w:footnote w:id="70">
    <w:p w14:paraId="4B943D0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f </w:t>
      </w:r>
      <w:r w:rsidRPr="002A6193">
        <w:rPr>
          <w:i/>
          <w:sz w:val="20"/>
          <w:szCs w:val="20"/>
        </w:rPr>
        <w:t>depennata.</w:t>
      </w:r>
    </w:p>
  </w:footnote>
  <w:footnote w:id="71">
    <w:p w14:paraId="10F528D5" w14:textId="498570B9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 le integrazioni e omissioni presenti in questa pagina sono dovute a lacerazione del supporto.</w:t>
      </w:r>
    </w:p>
  </w:footnote>
  <w:footnote w:id="72">
    <w:p w14:paraId="282C2236" w14:textId="1F425841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 le integrazioni e omissioni presenti in questa pagina sono dovute a lacerazione del supporto.</w:t>
      </w:r>
    </w:p>
  </w:footnote>
  <w:footnote w:id="73">
    <w:p w14:paraId="0886189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quattromilla doi </w:t>
      </w:r>
      <w:r w:rsidRPr="002A6193">
        <w:rPr>
          <w:i/>
          <w:sz w:val="20"/>
          <w:szCs w:val="20"/>
        </w:rPr>
        <w:t>depennato.</w:t>
      </w:r>
    </w:p>
  </w:footnote>
  <w:footnote w:id="74">
    <w:p w14:paraId="1B6AA94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piacchi </w:t>
      </w:r>
      <w:r w:rsidRPr="002A6193">
        <w:rPr>
          <w:i/>
          <w:sz w:val="20"/>
          <w:szCs w:val="20"/>
        </w:rPr>
        <w:t>depennato.</w:t>
      </w:r>
    </w:p>
  </w:footnote>
  <w:footnote w:id="75">
    <w:p w14:paraId="65EDFB9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76">
    <w:p w14:paraId="75DA8D8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-a.</w:t>
      </w:r>
    </w:p>
  </w:footnote>
  <w:footnote w:id="77">
    <w:p w14:paraId="5C753A0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-e.</w:t>
      </w:r>
    </w:p>
  </w:footnote>
  <w:footnote w:id="78">
    <w:p w14:paraId="1841113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potrà </w:t>
      </w:r>
      <w:r w:rsidRPr="002A6193">
        <w:rPr>
          <w:i/>
          <w:sz w:val="20"/>
          <w:szCs w:val="20"/>
        </w:rPr>
        <w:t>depennato.</w:t>
      </w:r>
    </w:p>
  </w:footnote>
  <w:footnote w:id="79">
    <w:p w14:paraId="133E3490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esito di correzione.</w:t>
      </w:r>
    </w:p>
  </w:footnote>
  <w:footnote w:id="80">
    <w:p w14:paraId="54733A0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fa </w:t>
      </w:r>
      <w:r w:rsidRPr="002A6193">
        <w:rPr>
          <w:i/>
          <w:sz w:val="20"/>
          <w:szCs w:val="20"/>
        </w:rPr>
        <w:t>depennato.</w:t>
      </w:r>
    </w:p>
  </w:footnote>
  <w:footnote w:id="81">
    <w:p w14:paraId="6385DD7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82">
    <w:p w14:paraId="218EA7B4" w14:textId="4F40706E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 le integrazioni e omissioni presenti in questa pagina sono dovute a lacerazione del supporto.</w:t>
      </w:r>
    </w:p>
  </w:footnote>
  <w:footnote w:id="83">
    <w:p w14:paraId="69557F4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-a.</w:t>
      </w:r>
    </w:p>
  </w:footnote>
  <w:footnote w:id="84">
    <w:p w14:paraId="1001EC3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85">
    <w:p w14:paraId="34CEDC4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-a- </w:t>
      </w:r>
      <w:r w:rsidRPr="002A6193">
        <w:rPr>
          <w:i/>
          <w:sz w:val="20"/>
          <w:szCs w:val="20"/>
        </w:rPr>
        <w:t>esito di correzione</w:t>
      </w:r>
    </w:p>
  </w:footnote>
  <w:footnote w:id="86">
    <w:p w14:paraId="7EE49C40" w14:textId="76261C5A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 le integrazioni e omissioni presenti in questa pagina sono dovute a lacerazione del supporto.</w:t>
      </w:r>
    </w:p>
  </w:footnote>
  <w:footnote w:id="87">
    <w:p w14:paraId="63A0FFD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,</w:t>
      </w:r>
      <w:r w:rsidRPr="002A6193">
        <w:rPr>
          <w:i/>
          <w:sz w:val="20"/>
          <w:szCs w:val="20"/>
        </w:rPr>
        <w:t>.</w:t>
      </w:r>
    </w:p>
  </w:footnote>
  <w:footnote w:id="88">
    <w:p w14:paraId="32842D6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lettera depennata.</w:t>
      </w:r>
    </w:p>
  </w:footnote>
  <w:footnote w:id="89">
    <w:p w14:paraId="13CFA9A2" w14:textId="2F1A9438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esser </w:t>
      </w:r>
      <w:r w:rsidRPr="002A6193">
        <w:rPr>
          <w:i/>
          <w:sz w:val="20"/>
          <w:szCs w:val="20"/>
        </w:rPr>
        <w:t xml:space="preserve">depennato </w:t>
      </w:r>
      <w:r w:rsidRPr="002A6193">
        <w:rPr>
          <w:i/>
          <w:iCs/>
          <w:sz w:val="20"/>
          <w:szCs w:val="20"/>
        </w:rPr>
        <w:t>con segno di inserimento</w:t>
      </w:r>
      <w:r w:rsidRPr="002A6193">
        <w:rPr>
          <w:i/>
          <w:sz w:val="20"/>
          <w:szCs w:val="20"/>
        </w:rPr>
        <w:t>.</w:t>
      </w:r>
    </w:p>
  </w:footnote>
  <w:footnote w:id="90">
    <w:p w14:paraId="20AB691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-r </w:t>
      </w:r>
      <w:r w:rsidRPr="002A6193">
        <w:rPr>
          <w:i/>
          <w:sz w:val="20"/>
          <w:szCs w:val="20"/>
        </w:rPr>
        <w:t>depennata.</w:t>
      </w:r>
    </w:p>
  </w:footnote>
  <w:footnote w:id="91">
    <w:p w14:paraId="6AEA9A5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Prima </w:t>
      </w:r>
      <w:r w:rsidRPr="002A6193">
        <w:rPr>
          <w:sz w:val="20"/>
          <w:szCs w:val="20"/>
        </w:rPr>
        <w:t xml:space="preserve">-i- </w:t>
      </w:r>
      <w:r w:rsidRPr="002A6193">
        <w:rPr>
          <w:i/>
          <w:sz w:val="20"/>
          <w:szCs w:val="20"/>
        </w:rPr>
        <w:t>esito di correzione.</w:t>
      </w:r>
      <w:r w:rsidRPr="002A6193">
        <w:rPr>
          <w:sz w:val="20"/>
          <w:szCs w:val="20"/>
        </w:rPr>
        <w:t xml:space="preserve"> </w:t>
      </w:r>
    </w:p>
  </w:footnote>
  <w:footnote w:id="92">
    <w:p w14:paraId="45312F9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93">
    <w:p w14:paraId="0AFC72A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4">
    <w:p w14:paraId="11C82C1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tutt </w:t>
      </w:r>
      <w:r w:rsidRPr="002A6193">
        <w:rPr>
          <w:i/>
          <w:sz w:val="20"/>
          <w:szCs w:val="20"/>
        </w:rPr>
        <w:t>depennato.</w:t>
      </w:r>
    </w:p>
  </w:footnote>
  <w:footnote w:id="95">
    <w:p w14:paraId="47514980" w14:textId="29B4F4FF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 le integrazioni e omissioni presenti in questa pagina sono dovute a lacerazione del supporto.</w:t>
      </w:r>
    </w:p>
  </w:footnote>
  <w:footnote w:id="96">
    <w:p w14:paraId="147D7BB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diling </w:t>
      </w:r>
      <w:r w:rsidRPr="002A6193">
        <w:rPr>
          <w:i/>
          <w:sz w:val="20"/>
          <w:szCs w:val="20"/>
        </w:rPr>
        <w:t>depennato.</w:t>
      </w:r>
    </w:p>
  </w:footnote>
  <w:footnote w:id="97">
    <w:p w14:paraId="5EB456A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per </w:t>
      </w:r>
      <w:r w:rsidRPr="002A6193">
        <w:rPr>
          <w:i/>
          <w:sz w:val="20"/>
          <w:szCs w:val="20"/>
        </w:rPr>
        <w:t>depennato.</w:t>
      </w:r>
    </w:p>
  </w:footnote>
  <w:footnote w:id="98">
    <w:p w14:paraId="476D000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99">
    <w:p w14:paraId="3BA6478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un gra </w:t>
      </w:r>
      <w:r w:rsidRPr="002A6193">
        <w:rPr>
          <w:i/>
          <w:sz w:val="20"/>
          <w:szCs w:val="20"/>
        </w:rPr>
        <w:t>depennato.</w:t>
      </w:r>
    </w:p>
  </w:footnote>
  <w:footnote w:id="100">
    <w:p w14:paraId="7513217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l’aggiunta nota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01">
    <w:p w14:paraId="79F6E19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 </w:t>
      </w:r>
      <w:r w:rsidRPr="002A6193">
        <w:rPr>
          <w:i/>
          <w:sz w:val="20"/>
          <w:szCs w:val="20"/>
        </w:rPr>
        <w:t>depennata.</w:t>
      </w:r>
    </w:p>
  </w:footnote>
  <w:footnote w:id="102">
    <w:p w14:paraId="0F3A1DB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parola depennata; </w:t>
      </w:r>
      <w:r w:rsidRPr="002A6193">
        <w:rPr>
          <w:sz w:val="20"/>
          <w:szCs w:val="20"/>
        </w:rPr>
        <w:t xml:space="preserve">-rò </w:t>
      </w:r>
      <w:r w:rsidRPr="002A6193">
        <w:rPr>
          <w:i/>
          <w:sz w:val="20"/>
          <w:szCs w:val="20"/>
        </w:rPr>
        <w:t>esito di correzione.</w:t>
      </w:r>
    </w:p>
  </w:footnote>
  <w:footnote w:id="103">
    <w:p w14:paraId="43932C6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allo stesso </w:t>
      </w:r>
      <w:r w:rsidRPr="002A6193">
        <w:rPr>
          <w:i/>
          <w:sz w:val="20"/>
          <w:szCs w:val="20"/>
        </w:rPr>
        <w:t>depennato.</w:t>
      </w:r>
    </w:p>
  </w:footnote>
  <w:footnote w:id="104">
    <w:p w14:paraId="001A6DD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aspe </w:t>
      </w:r>
      <w:r w:rsidRPr="002A6193">
        <w:rPr>
          <w:i/>
          <w:sz w:val="20"/>
          <w:szCs w:val="20"/>
        </w:rPr>
        <w:t>depennato.</w:t>
      </w:r>
    </w:p>
  </w:footnote>
  <w:footnote w:id="105">
    <w:p w14:paraId="10F49A7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Seguono lettere depennate.</w:t>
      </w:r>
    </w:p>
  </w:footnote>
  <w:footnote w:id="106">
    <w:p w14:paraId="12D6740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Seconda </w:t>
      </w:r>
      <w:r w:rsidRPr="002A6193">
        <w:rPr>
          <w:sz w:val="20"/>
          <w:szCs w:val="20"/>
        </w:rPr>
        <w:t xml:space="preserve">-o- </w:t>
      </w:r>
      <w:r w:rsidRPr="002A6193">
        <w:rPr>
          <w:i/>
          <w:sz w:val="20"/>
          <w:szCs w:val="20"/>
        </w:rPr>
        <w:t>esito di correzione.</w:t>
      </w:r>
      <w:r w:rsidRPr="002A6193">
        <w:rPr>
          <w:sz w:val="20"/>
          <w:szCs w:val="20"/>
        </w:rPr>
        <w:t xml:space="preserve"> </w:t>
      </w:r>
    </w:p>
  </w:footnote>
  <w:footnote w:id="107">
    <w:p w14:paraId="482E7D4E" w14:textId="1E27AD83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 le integrazioni e omissioni presenti in questa pagina sono dovute a lacerazione del supporto.</w:t>
      </w:r>
    </w:p>
  </w:footnote>
  <w:footnote w:id="108">
    <w:p w14:paraId="006C3A7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9">
    <w:p w14:paraId="530C236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0">
    <w:p w14:paraId="13B5F78A" w14:textId="73382A04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hebbe … di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111">
    <w:p w14:paraId="46E62A0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 </w:t>
      </w:r>
      <w:r w:rsidRPr="002A6193">
        <w:rPr>
          <w:i/>
          <w:sz w:val="20"/>
          <w:szCs w:val="20"/>
        </w:rPr>
        <w:t>esito di correzione.</w:t>
      </w:r>
    </w:p>
  </w:footnote>
  <w:footnote w:id="112">
    <w:p w14:paraId="06E6E73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il cento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113">
    <w:p w14:paraId="634039C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4">
    <w:p w14:paraId="31F5BEF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per il </w:t>
      </w:r>
      <w:r w:rsidRPr="002A6193">
        <w:rPr>
          <w:i/>
          <w:sz w:val="20"/>
          <w:szCs w:val="20"/>
        </w:rPr>
        <w:t>come pare</w:t>
      </w:r>
      <w:r w:rsidRPr="002A6193">
        <w:rPr>
          <w:sz w:val="20"/>
          <w:szCs w:val="20"/>
        </w:rPr>
        <w:t>.</w:t>
      </w:r>
    </w:p>
  </w:footnote>
  <w:footnote w:id="115">
    <w:p w14:paraId="3BAB051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116">
    <w:p w14:paraId="2AEFC9A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può </w:t>
      </w:r>
      <w:r w:rsidRPr="002A6193">
        <w:rPr>
          <w:i/>
          <w:sz w:val="20"/>
          <w:szCs w:val="20"/>
        </w:rPr>
        <w:t>depennato.</w:t>
      </w:r>
    </w:p>
  </w:footnote>
  <w:footnote w:id="117">
    <w:p w14:paraId="4C18EF2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mi </w:t>
      </w:r>
      <w:r w:rsidRPr="002A6193">
        <w:rPr>
          <w:i/>
          <w:sz w:val="20"/>
          <w:szCs w:val="20"/>
        </w:rPr>
        <w:t>depennato.</w:t>
      </w:r>
    </w:p>
  </w:footnote>
  <w:footnote w:id="118">
    <w:p w14:paraId="739A936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parola depennata.</w:t>
      </w:r>
    </w:p>
  </w:footnote>
  <w:footnote w:id="119">
    <w:p w14:paraId="0C17105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principe </w:t>
      </w:r>
      <w:r w:rsidRPr="002A6193">
        <w:rPr>
          <w:i/>
          <w:sz w:val="20"/>
          <w:szCs w:val="20"/>
        </w:rPr>
        <w:t>depennato.</w:t>
      </w:r>
    </w:p>
  </w:footnote>
  <w:footnote w:id="120">
    <w:p w14:paraId="6BDAE61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Seconda</w:t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>esito di correzione.</w:t>
      </w:r>
    </w:p>
  </w:footnote>
  <w:footnote w:id="121">
    <w:p w14:paraId="47BA16A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22">
    <w:p w14:paraId="4904399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123">
    <w:p w14:paraId="422355A3" w14:textId="4CB0DAD5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’l</w:t>
      </w:r>
      <w:r w:rsidRPr="002A6193">
        <w:rPr>
          <w:i/>
          <w:sz w:val="20"/>
          <w:szCs w:val="20"/>
        </w:rPr>
        <w:t xml:space="preserve"> depennato.</w:t>
      </w:r>
    </w:p>
  </w:footnote>
  <w:footnote w:id="124">
    <w:p w14:paraId="609935F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-o.</w:t>
      </w:r>
    </w:p>
  </w:footnote>
  <w:footnote w:id="125">
    <w:p w14:paraId="70B91AB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et … no(n)tio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126">
    <w:p w14:paraId="0842458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-o.</w:t>
      </w:r>
    </w:p>
  </w:footnote>
  <w:footnote w:id="127">
    <w:p w14:paraId="717239A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sarebbe </w:t>
      </w:r>
      <w:r w:rsidRPr="002A6193">
        <w:rPr>
          <w:i/>
          <w:sz w:val="20"/>
          <w:szCs w:val="20"/>
        </w:rPr>
        <w:t>depennato.</w:t>
      </w:r>
    </w:p>
  </w:footnote>
  <w:footnote w:id="128">
    <w:p w14:paraId="461AFEA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29">
    <w:p w14:paraId="14A7589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Segue segno di dubbia interpretazione.</w:t>
      </w:r>
    </w:p>
  </w:footnote>
  <w:footnote w:id="130">
    <w:p w14:paraId="3B6E176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Aggiunto su </w:t>
      </w:r>
      <w:r w:rsidRPr="002A6193">
        <w:rPr>
          <w:sz w:val="20"/>
          <w:szCs w:val="20"/>
        </w:rPr>
        <w:t>L. R.</w:t>
      </w:r>
      <w:r w:rsidRPr="002A6193">
        <w:rPr>
          <w:i/>
          <w:iCs/>
          <w:sz w:val="20"/>
          <w:szCs w:val="20"/>
        </w:rPr>
        <w:t>, come pare.</w:t>
      </w:r>
    </w:p>
  </w:footnote>
  <w:footnote w:id="131">
    <w:p w14:paraId="3FD512B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Come pare.</w:t>
      </w:r>
    </w:p>
  </w:footnote>
  <w:footnote w:id="132">
    <w:p w14:paraId="6C3B4A5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33">
    <w:p w14:paraId="39A012B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-es </w:t>
      </w:r>
      <w:r w:rsidRPr="002A6193">
        <w:rPr>
          <w:i/>
          <w:sz w:val="20"/>
          <w:szCs w:val="20"/>
        </w:rPr>
        <w:t>esito di correzione.</w:t>
      </w:r>
    </w:p>
  </w:footnote>
  <w:footnote w:id="134">
    <w:p w14:paraId="4CFA12E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35">
    <w:p w14:paraId="30B3F26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-i.</w:t>
      </w:r>
    </w:p>
  </w:footnote>
  <w:footnote w:id="136">
    <w:p w14:paraId="0266FBA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ri- </w:t>
      </w:r>
      <w:r w:rsidRPr="002A6193">
        <w:rPr>
          <w:i/>
          <w:sz w:val="20"/>
          <w:szCs w:val="20"/>
        </w:rPr>
        <w:t>depennato.</w:t>
      </w:r>
    </w:p>
  </w:footnote>
  <w:footnote w:id="137">
    <w:p w14:paraId="43D15C9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ri-|soluto.</w:t>
      </w:r>
    </w:p>
  </w:footnote>
  <w:footnote w:id="138">
    <w:p w14:paraId="51DA9AD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-ré </w:t>
      </w:r>
      <w:r w:rsidRPr="002A6193">
        <w:rPr>
          <w:i/>
          <w:sz w:val="20"/>
          <w:szCs w:val="20"/>
        </w:rPr>
        <w:t>esito di correzione.</w:t>
      </w:r>
    </w:p>
  </w:footnote>
  <w:footnote w:id="139">
    <w:p w14:paraId="4A726C7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Prima</w:t>
      </w:r>
      <w:r w:rsidRPr="002A6193">
        <w:rPr>
          <w:sz w:val="20"/>
          <w:szCs w:val="20"/>
        </w:rPr>
        <w:t xml:space="preserve"> -i- </w:t>
      </w:r>
      <w:r w:rsidRPr="002A6193">
        <w:rPr>
          <w:i/>
          <w:sz w:val="20"/>
          <w:szCs w:val="20"/>
        </w:rPr>
        <w:t>esito di correzione.</w:t>
      </w:r>
    </w:p>
  </w:footnote>
  <w:footnote w:id="140">
    <w:p w14:paraId="22B6F21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41">
    <w:p w14:paraId="5F71F0F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42">
    <w:p w14:paraId="3135E55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Q- </w:t>
      </w:r>
      <w:r w:rsidRPr="002A6193">
        <w:rPr>
          <w:i/>
          <w:sz w:val="20"/>
          <w:szCs w:val="20"/>
        </w:rPr>
        <w:t>esito di correzione.</w:t>
      </w:r>
    </w:p>
  </w:footnote>
  <w:footnote w:id="143">
    <w:p w14:paraId="7BABD12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Errata fascicolazione a cc. 31r-v, 33r-34v, 38r-v</w:t>
      </w:r>
      <w:r w:rsidRPr="002A6193">
        <w:rPr>
          <w:sz w:val="20"/>
          <w:szCs w:val="20"/>
        </w:rPr>
        <w:t>.</w:t>
      </w:r>
    </w:p>
  </w:footnote>
  <w:footnote w:id="144">
    <w:p w14:paraId="0983DF39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45">
    <w:p w14:paraId="2317529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-o.</w:t>
      </w:r>
    </w:p>
  </w:footnote>
  <w:footnote w:id="146">
    <w:p w14:paraId="50C75BB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-a.</w:t>
      </w:r>
    </w:p>
  </w:footnote>
  <w:footnote w:id="147">
    <w:p w14:paraId="0B17646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148">
    <w:p w14:paraId="1B73E89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h- </w:t>
      </w:r>
      <w:r w:rsidRPr="002A6193">
        <w:rPr>
          <w:i/>
          <w:sz w:val="20"/>
          <w:szCs w:val="20"/>
        </w:rPr>
        <w:t>esito di correzione.</w:t>
      </w:r>
    </w:p>
  </w:footnote>
  <w:footnote w:id="149">
    <w:p w14:paraId="48AD9CA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150">
    <w:p w14:paraId="476073CF" w14:textId="0D064A55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51">
    <w:p w14:paraId="5A47B9A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52">
    <w:p w14:paraId="0CAABD6D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53">
    <w:p w14:paraId="0D31AC1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esito di correzione.</w:t>
      </w:r>
    </w:p>
  </w:footnote>
  <w:footnote w:id="154">
    <w:p w14:paraId="45A35EE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55">
    <w:p w14:paraId="277D4D8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56">
    <w:p w14:paraId="0D147DC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157">
    <w:p w14:paraId="662907B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sopralinea; </w:t>
      </w:r>
      <w:r w:rsidRPr="002A6193">
        <w:rPr>
          <w:sz w:val="20"/>
          <w:szCs w:val="20"/>
        </w:rPr>
        <w:t xml:space="preserve">-1-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-0-</w:t>
      </w:r>
      <w:r w:rsidRPr="002A6193">
        <w:rPr>
          <w:i/>
          <w:sz w:val="20"/>
          <w:szCs w:val="20"/>
        </w:rPr>
        <w:t>.</w:t>
      </w:r>
    </w:p>
  </w:footnote>
  <w:footnote w:id="158">
    <w:p w14:paraId="4F18DC1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segno di dubbia interpretazione.</w:t>
      </w:r>
    </w:p>
  </w:footnote>
  <w:footnote w:id="159">
    <w:p w14:paraId="411EFA8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1.</w:t>
      </w:r>
    </w:p>
  </w:footnote>
  <w:footnote w:id="160">
    <w:p w14:paraId="5C7EA9EB" w14:textId="59B3EE9D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 le integrazioni e omissioni presenti in questa pagina sono dovute a lacerazione del supporto.</w:t>
      </w:r>
    </w:p>
  </w:footnote>
  <w:footnote w:id="161">
    <w:p w14:paraId="02498D2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Precedono parole depennate.</w:t>
      </w:r>
    </w:p>
  </w:footnote>
  <w:footnote w:id="162">
    <w:p w14:paraId="5AB85FB7" w14:textId="359E15AB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 le integrazioni e omissioni presenti in questa pagina sono dovute a lacerazione del supporto.</w:t>
      </w:r>
    </w:p>
  </w:footnote>
  <w:footnote w:id="163">
    <w:p w14:paraId="6E3CCDD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pi </w:t>
      </w:r>
      <w:r w:rsidRPr="002A6193">
        <w:rPr>
          <w:i/>
          <w:sz w:val="20"/>
          <w:szCs w:val="20"/>
        </w:rPr>
        <w:t>depennato.</w:t>
      </w:r>
    </w:p>
  </w:footnote>
  <w:footnote w:id="164">
    <w:p w14:paraId="2DB0AFB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prezzo del </w:t>
      </w:r>
      <w:r w:rsidRPr="002A6193">
        <w:rPr>
          <w:i/>
          <w:sz w:val="20"/>
          <w:szCs w:val="20"/>
        </w:rPr>
        <w:t>depennato.</w:t>
      </w:r>
    </w:p>
  </w:footnote>
  <w:footnote w:id="165">
    <w:p w14:paraId="6E51721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pag </w:t>
      </w:r>
      <w:r w:rsidRPr="002A6193">
        <w:rPr>
          <w:i/>
          <w:sz w:val="20"/>
          <w:szCs w:val="20"/>
        </w:rPr>
        <w:t>depennato.</w:t>
      </w:r>
    </w:p>
  </w:footnote>
  <w:footnote w:id="166">
    <w:p w14:paraId="4591E2AC" w14:textId="0CB20921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-v</w:t>
      </w:r>
      <w:r w:rsidRPr="002A6193">
        <w:rPr>
          <w:i/>
          <w:iCs/>
          <w:sz w:val="20"/>
          <w:szCs w:val="20"/>
        </w:rPr>
        <w:t>-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seconda</w:t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>esito di correzione.</w:t>
      </w:r>
    </w:p>
  </w:footnote>
  <w:footnote w:id="167">
    <w:p w14:paraId="08B1BAE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malamente </w:t>
      </w:r>
      <w:r w:rsidRPr="002A6193">
        <w:rPr>
          <w:i/>
          <w:sz w:val="20"/>
          <w:szCs w:val="20"/>
        </w:rPr>
        <w:t>depennato.</w:t>
      </w:r>
    </w:p>
  </w:footnote>
  <w:footnote w:id="168">
    <w:p w14:paraId="255CD2CB" w14:textId="31A6E40C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Tutte le integrazioni e omissioni presenti in questa pagina sono dovute a lacerazione del </w:t>
      </w:r>
      <w:r w:rsidRPr="002A6193">
        <w:rPr>
          <w:i/>
          <w:sz w:val="20"/>
          <w:szCs w:val="20"/>
        </w:rPr>
        <w:t>supporto.</w:t>
      </w:r>
    </w:p>
  </w:footnote>
  <w:footnote w:id="169">
    <w:p w14:paraId="750F6E2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>esito di correzione.</w:t>
      </w:r>
    </w:p>
  </w:footnote>
  <w:footnote w:id="170">
    <w:p w14:paraId="6C0238D7" w14:textId="66CD11B6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Tutte le integrazioni e omissioni presenti in questa pagina sono dovute a lacerazione del </w:t>
      </w:r>
      <w:r w:rsidRPr="002A6193">
        <w:rPr>
          <w:i/>
          <w:sz w:val="20"/>
          <w:szCs w:val="20"/>
        </w:rPr>
        <w:t>supporto</w:t>
      </w:r>
      <w:r w:rsidRPr="002A6193">
        <w:rPr>
          <w:i/>
          <w:iCs/>
          <w:sz w:val="20"/>
          <w:szCs w:val="20"/>
        </w:rPr>
        <w:t>.</w:t>
      </w:r>
    </w:p>
  </w:footnote>
  <w:footnote w:id="171">
    <w:p w14:paraId="2C4B8C6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elle</w:t>
      </w:r>
      <w:r w:rsidRPr="002A6193">
        <w:rPr>
          <w:i/>
          <w:sz w:val="20"/>
          <w:szCs w:val="20"/>
        </w:rPr>
        <w:t xml:space="preserve"> depennato.</w:t>
      </w:r>
    </w:p>
  </w:footnote>
  <w:footnote w:id="172">
    <w:p w14:paraId="69567F2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73">
    <w:p w14:paraId="36598B75" w14:textId="3BA2E582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Gheldria </w:t>
      </w:r>
      <w:r w:rsidRPr="002A6193">
        <w:rPr>
          <w:i/>
          <w:sz w:val="20"/>
          <w:szCs w:val="20"/>
        </w:rPr>
        <w:t>depennato con segno di inserimento.</w:t>
      </w:r>
    </w:p>
  </w:footnote>
  <w:footnote w:id="174">
    <w:p w14:paraId="2447E47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il </w:t>
      </w:r>
      <w:r w:rsidRPr="002A6193">
        <w:rPr>
          <w:i/>
          <w:sz w:val="20"/>
          <w:szCs w:val="20"/>
        </w:rPr>
        <w:t>depennato.</w:t>
      </w:r>
    </w:p>
  </w:footnote>
  <w:footnote w:id="175">
    <w:p w14:paraId="75157935" w14:textId="734B89E2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meglio … profitto, </w:t>
      </w:r>
      <w:r w:rsidRPr="002A6193">
        <w:rPr>
          <w:i/>
          <w:sz w:val="20"/>
          <w:szCs w:val="20"/>
        </w:rPr>
        <w:t>aggiunto nel margine interno; con segno di rimando.</w:t>
      </w:r>
    </w:p>
  </w:footnote>
  <w:footnote w:id="176">
    <w:p w14:paraId="53D7D26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-ono.</w:t>
      </w:r>
    </w:p>
  </w:footnote>
  <w:footnote w:id="177">
    <w:p w14:paraId="19AE8AE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questo è il mio</w:t>
      </w:r>
      <w:r w:rsidRPr="002A6193">
        <w:rPr>
          <w:i/>
          <w:sz w:val="20"/>
          <w:szCs w:val="20"/>
        </w:rPr>
        <w:t xml:space="preserve"> depennato.</w:t>
      </w:r>
    </w:p>
  </w:footnote>
  <w:footnote w:id="178">
    <w:p w14:paraId="5813E4E9" w14:textId="33F5A541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et … servitio </w:t>
      </w:r>
      <w:r w:rsidRPr="002A6193">
        <w:rPr>
          <w:i/>
          <w:sz w:val="20"/>
          <w:szCs w:val="20"/>
        </w:rPr>
        <w:t>aggiunto in interlinea sotto il rigo di scrittura con segno di rimando.</w:t>
      </w:r>
    </w:p>
  </w:footnote>
  <w:footnote w:id="179">
    <w:p w14:paraId="0E419770" w14:textId="71D175B8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Questo … mio </w:t>
      </w:r>
      <w:r w:rsidRPr="002A6193">
        <w:rPr>
          <w:i/>
          <w:sz w:val="20"/>
          <w:szCs w:val="20"/>
        </w:rPr>
        <w:t>aggiunto nel margine interno.</w:t>
      </w:r>
    </w:p>
  </w:footnote>
  <w:footnote w:id="180">
    <w:p w14:paraId="055B6088" w14:textId="46DEEB49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Tutte le integrazioni e omissioni presenti in questa pagina sono dovute a lacerazione del </w:t>
      </w:r>
      <w:r w:rsidRPr="002A6193">
        <w:rPr>
          <w:i/>
          <w:sz w:val="20"/>
          <w:szCs w:val="20"/>
        </w:rPr>
        <w:t>supporto.</w:t>
      </w:r>
    </w:p>
  </w:footnote>
  <w:footnote w:id="181">
    <w:p w14:paraId="1D9307C4" w14:textId="70F5332C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</w:t>
      </w:r>
      <w:r w:rsidRPr="002A6193">
        <w:rPr>
          <w:sz w:val="20"/>
          <w:szCs w:val="20"/>
        </w:rPr>
        <w:t xml:space="preserve">su esportato </w:t>
      </w:r>
      <w:r w:rsidRPr="002A6193">
        <w:rPr>
          <w:i/>
          <w:sz w:val="20"/>
          <w:szCs w:val="20"/>
        </w:rPr>
        <w:t>depennato.</w:t>
      </w:r>
    </w:p>
  </w:footnote>
  <w:footnote w:id="182">
    <w:p w14:paraId="2C9DB32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183">
    <w:p w14:paraId="38EFE8C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m- </w:t>
      </w:r>
      <w:r w:rsidRPr="002A6193">
        <w:rPr>
          <w:i/>
          <w:sz w:val="20"/>
          <w:szCs w:val="20"/>
        </w:rPr>
        <w:t>esito di correzione.</w:t>
      </w:r>
    </w:p>
  </w:footnote>
  <w:footnote w:id="184">
    <w:p w14:paraId="66C1871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l- </w:t>
      </w:r>
      <w:r w:rsidRPr="002A6193">
        <w:rPr>
          <w:i/>
          <w:sz w:val="20"/>
          <w:szCs w:val="20"/>
        </w:rPr>
        <w:t>esito di correzione.</w:t>
      </w:r>
    </w:p>
  </w:footnote>
  <w:footnote w:id="185">
    <w:p w14:paraId="29692A3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il.</w:t>
      </w:r>
    </w:p>
  </w:footnote>
  <w:footnote w:id="186">
    <w:p w14:paraId="42847EA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87">
    <w:p w14:paraId="6FFBB93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88">
    <w:p w14:paraId="26FE3A9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89">
    <w:p w14:paraId="0219AB9D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Testo sovrascritto.</w:t>
      </w:r>
    </w:p>
  </w:footnote>
  <w:footnote w:id="190">
    <w:p w14:paraId="2DD95ED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Piega del supporto.</w:t>
      </w:r>
    </w:p>
  </w:footnote>
  <w:footnote w:id="191">
    <w:p w14:paraId="0717DF1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 del supporto.</w:t>
      </w:r>
    </w:p>
  </w:footnote>
  <w:footnote w:id="192">
    <w:p w14:paraId="39D600F8" w14:textId="37C7EF20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193">
    <w:p w14:paraId="61F009D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Piega del supporto.</w:t>
      </w:r>
    </w:p>
  </w:footnote>
  <w:footnote w:id="194">
    <w:p w14:paraId="50B6CF4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Piega del supporto.</w:t>
      </w:r>
    </w:p>
  </w:footnote>
  <w:footnote w:id="195">
    <w:p w14:paraId="103AC3E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-i.</w:t>
      </w:r>
    </w:p>
  </w:footnote>
  <w:footnote w:id="196">
    <w:p w14:paraId="3979C74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197">
    <w:p w14:paraId="0FDF23F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198">
    <w:p w14:paraId="7E73C2D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longament </w:t>
      </w:r>
      <w:r w:rsidRPr="002A6193">
        <w:rPr>
          <w:i/>
          <w:sz w:val="20"/>
          <w:szCs w:val="20"/>
        </w:rPr>
        <w:t>depennato.</w:t>
      </w:r>
    </w:p>
  </w:footnote>
  <w:footnote w:id="199">
    <w:p w14:paraId="3A07E6C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200">
    <w:p w14:paraId="5C2D9DE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201">
    <w:p w14:paraId="5D10CFC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l’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d’.</w:t>
      </w:r>
    </w:p>
  </w:footnote>
  <w:footnote w:id="202">
    <w:p w14:paraId="68FF41EE" w14:textId="0C2D7EFC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iCs/>
          <w:sz w:val="20"/>
          <w:szCs w:val="20"/>
        </w:rPr>
        <w:t xml:space="preserve">l(i)bre </w:t>
      </w:r>
      <w:r w:rsidRPr="002A6193">
        <w:rPr>
          <w:i/>
          <w:sz w:val="20"/>
          <w:szCs w:val="20"/>
        </w:rPr>
        <w:t>depennato.</w:t>
      </w:r>
    </w:p>
  </w:footnote>
  <w:footnote w:id="203">
    <w:p w14:paraId="23913C5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204">
    <w:p w14:paraId="15C509F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pare.</w:t>
      </w:r>
    </w:p>
  </w:footnote>
  <w:footnote w:id="205">
    <w:p w14:paraId="431BDDDC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pare; macchia di inchiostro.</w:t>
      </w:r>
    </w:p>
  </w:footnote>
  <w:footnote w:id="206">
    <w:p w14:paraId="1F1B234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 xml:space="preserve">-o, </w:t>
      </w:r>
      <w:r w:rsidRPr="002A6193">
        <w:rPr>
          <w:i/>
          <w:sz w:val="20"/>
          <w:szCs w:val="20"/>
        </w:rPr>
        <w:t>come pare.</w:t>
      </w:r>
    </w:p>
  </w:footnote>
  <w:footnote w:id="207">
    <w:p w14:paraId="6F262DC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208">
    <w:p w14:paraId="26B6AE8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-ù </w:t>
      </w:r>
      <w:r w:rsidRPr="002A6193">
        <w:rPr>
          <w:i/>
          <w:sz w:val="20"/>
          <w:szCs w:val="20"/>
        </w:rPr>
        <w:t>esito di correzione.</w:t>
      </w:r>
    </w:p>
  </w:footnote>
  <w:footnote w:id="209">
    <w:p w14:paraId="4951D099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210">
    <w:p w14:paraId="62BC64D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211">
    <w:p w14:paraId="707524C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-i.</w:t>
      </w:r>
    </w:p>
  </w:footnote>
  <w:footnote w:id="212">
    <w:p w14:paraId="590FF719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213">
    <w:p w14:paraId="5487650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-rà </w:t>
      </w:r>
      <w:r w:rsidRPr="002A6193">
        <w:rPr>
          <w:i/>
          <w:sz w:val="20"/>
          <w:szCs w:val="20"/>
        </w:rPr>
        <w:t>esito di correzione.</w:t>
      </w:r>
    </w:p>
  </w:footnote>
  <w:footnote w:id="214">
    <w:p w14:paraId="693AB8E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Così A; </w:t>
      </w:r>
      <w:r w:rsidRPr="002A6193">
        <w:rPr>
          <w:sz w:val="20"/>
          <w:szCs w:val="20"/>
        </w:rPr>
        <w:t xml:space="preserve">-t-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-l-</w:t>
      </w:r>
      <w:r w:rsidRPr="002A6193">
        <w:rPr>
          <w:i/>
          <w:sz w:val="20"/>
          <w:szCs w:val="20"/>
        </w:rPr>
        <w:t>.</w:t>
      </w:r>
    </w:p>
  </w:footnote>
  <w:footnote w:id="215">
    <w:p w14:paraId="0CD4FC3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-e-</w:t>
      </w:r>
      <w:r w:rsidRPr="002A6193">
        <w:rPr>
          <w:i/>
          <w:sz w:val="20"/>
          <w:szCs w:val="20"/>
        </w:rPr>
        <w:t>.</w:t>
      </w:r>
    </w:p>
  </w:footnote>
  <w:footnote w:id="216">
    <w:p w14:paraId="61DDAD7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-n- </w:t>
      </w:r>
      <w:r w:rsidRPr="002A6193">
        <w:rPr>
          <w:i/>
          <w:sz w:val="20"/>
          <w:szCs w:val="20"/>
        </w:rPr>
        <w:t>esito di correzione.</w:t>
      </w:r>
    </w:p>
  </w:footnote>
  <w:footnote w:id="217">
    <w:p w14:paraId="1053968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-7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-6.</w:t>
      </w:r>
    </w:p>
  </w:footnote>
  <w:footnote w:id="218">
    <w:p w14:paraId="71C18D2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Prima</w:t>
      </w:r>
      <w:r w:rsidRPr="002A6193">
        <w:rPr>
          <w:sz w:val="20"/>
          <w:szCs w:val="20"/>
        </w:rPr>
        <w:t xml:space="preserve"> -v- </w:t>
      </w:r>
      <w:r w:rsidRPr="002A6193">
        <w:rPr>
          <w:i/>
          <w:sz w:val="20"/>
          <w:szCs w:val="20"/>
        </w:rPr>
        <w:t>esito di correzione.</w:t>
      </w:r>
    </w:p>
  </w:footnote>
  <w:footnote w:id="219">
    <w:p w14:paraId="29511D8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haverà inteso </w:t>
      </w:r>
      <w:r w:rsidRPr="002A6193">
        <w:rPr>
          <w:i/>
          <w:sz w:val="20"/>
          <w:szCs w:val="20"/>
        </w:rPr>
        <w:t>aggiunto in sopralinea su parole depennate.</w:t>
      </w:r>
    </w:p>
  </w:footnote>
  <w:footnote w:id="220">
    <w:p w14:paraId="27E5E64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-e.</w:t>
      </w:r>
    </w:p>
  </w:footnote>
  <w:footnote w:id="221">
    <w:p w14:paraId="39C1359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222">
    <w:p w14:paraId="4432F53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l- </w:t>
      </w:r>
      <w:r w:rsidRPr="002A6193">
        <w:rPr>
          <w:i/>
          <w:sz w:val="20"/>
          <w:szCs w:val="20"/>
        </w:rPr>
        <w:t>esito di correzione.</w:t>
      </w:r>
    </w:p>
  </w:footnote>
  <w:footnote w:id="223">
    <w:p w14:paraId="71F5503C" w14:textId="252EF9CC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s’impiegarebbe</w:t>
      </w:r>
      <w:r w:rsidRPr="002A6193">
        <w:rPr>
          <w:i/>
          <w:sz w:val="20"/>
          <w:szCs w:val="20"/>
        </w:rPr>
        <w:t xml:space="preserve"> depennato, aggiunto in sopralinea con segno di inserimento.</w:t>
      </w:r>
    </w:p>
  </w:footnote>
  <w:footnote w:id="224">
    <w:p w14:paraId="6B13FC2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225">
    <w:p w14:paraId="78BDC68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226">
    <w:p w14:paraId="2375F8D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227">
    <w:p w14:paraId="7FD83B2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228">
    <w:p w14:paraId="25631CD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-nuav- </w:t>
      </w:r>
      <w:r w:rsidRPr="002A6193">
        <w:rPr>
          <w:i/>
          <w:sz w:val="20"/>
          <w:szCs w:val="20"/>
        </w:rPr>
        <w:t>esito di correzione.</w:t>
      </w:r>
    </w:p>
  </w:footnote>
  <w:footnote w:id="229">
    <w:p w14:paraId="665648B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fo </w:t>
      </w:r>
      <w:r w:rsidRPr="002A6193">
        <w:rPr>
          <w:i/>
          <w:sz w:val="20"/>
          <w:szCs w:val="20"/>
        </w:rPr>
        <w:t>depennato.</w:t>
      </w:r>
    </w:p>
  </w:footnote>
  <w:footnote w:id="230">
    <w:p w14:paraId="17312BF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i/>
          <w:sz w:val="20"/>
          <w:szCs w:val="20"/>
        </w:rPr>
        <w:t xml:space="preserve"> Lacerazione del supporto.</w:t>
      </w:r>
    </w:p>
  </w:footnote>
  <w:footnote w:id="231">
    <w:p w14:paraId="54706A2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fin</w:t>
      </w:r>
      <w:r w:rsidRPr="002A6193">
        <w:rPr>
          <w:i/>
          <w:sz w:val="20"/>
          <w:szCs w:val="20"/>
        </w:rPr>
        <w:t xml:space="preserve"> depennato.</w:t>
      </w:r>
    </w:p>
  </w:footnote>
  <w:footnote w:id="232">
    <w:p w14:paraId="77A49E8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-7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-6.</w:t>
      </w:r>
    </w:p>
  </w:footnote>
  <w:footnote w:id="233">
    <w:p w14:paraId="0162646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-5</w:t>
      </w:r>
      <w:r w:rsidRPr="002A6193">
        <w:rPr>
          <w:i/>
          <w:sz w:val="20"/>
          <w:szCs w:val="20"/>
        </w:rPr>
        <w:t>.</w:t>
      </w:r>
    </w:p>
  </w:footnote>
  <w:footnote w:id="234">
    <w:p w14:paraId="36B2A8A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Che dall </w:t>
      </w:r>
      <w:r w:rsidRPr="002A6193">
        <w:rPr>
          <w:i/>
          <w:sz w:val="20"/>
          <w:szCs w:val="20"/>
        </w:rPr>
        <w:t>depennato.</w:t>
      </w:r>
    </w:p>
  </w:footnote>
  <w:footnote w:id="235">
    <w:p w14:paraId="7EFCAAF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236">
    <w:p w14:paraId="3E38AA8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237">
    <w:p w14:paraId="1EF3491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venirà in servitio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238">
    <w:p w14:paraId="764728A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239">
    <w:p w14:paraId="22F07FB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240">
    <w:p w14:paraId="7F5F731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lettera depennata.</w:t>
      </w:r>
    </w:p>
  </w:footnote>
  <w:footnote w:id="241">
    <w:p w14:paraId="0BCFA96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242">
    <w:p w14:paraId="38A3938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-i- </w:t>
      </w:r>
      <w:r w:rsidRPr="002A6193">
        <w:rPr>
          <w:i/>
          <w:sz w:val="20"/>
          <w:szCs w:val="20"/>
        </w:rPr>
        <w:t>esito di correzione.</w:t>
      </w:r>
    </w:p>
  </w:footnote>
  <w:footnote w:id="243">
    <w:p w14:paraId="765FDFE9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244">
    <w:p w14:paraId="571DD21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245">
    <w:p w14:paraId="2E12DF6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di q</w:t>
      </w:r>
      <w:r w:rsidRPr="002A6193">
        <w:rPr>
          <w:i/>
          <w:sz w:val="20"/>
          <w:szCs w:val="20"/>
        </w:rPr>
        <w:t xml:space="preserve"> depennato.</w:t>
      </w:r>
    </w:p>
  </w:footnote>
  <w:footnote w:id="246">
    <w:p w14:paraId="2512559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247">
    <w:p w14:paraId="4B69E7B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Precede</w:t>
      </w:r>
      <w:r w:rsidRPr="002A6193">
        <w:rPr>
          <w:i/>
          <w:sz w:val="20"/>
          <w:szCs w:val="20"/>
        </w:rPr>
        <w:t xml:space="preserve"> </w:t>
      </w:r>
      <w:r w:rsidRPr="002A6193">
        <w:rPr>
          <w:sz w:val="20"/>
          <w:szCs w:val="20"/>
        </w:rPr>
        <w:t>per preparar</w:t>
      </w:r>
      <w:r w:rsidRPr="002A6193">
        <w:rPr>
          <w:i/>
          <w:sz w:val="20"/>
          <w:szCs w:val="20"/>
        </w:rPr>
        <w:t xml:space="preserve"> depennato.</w:t>
      </w:r>
    </w:p>
  </w:footnote>
  <w:footnote w:id="248">
    <w:p w14:paraId="38EAD58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 </w:t>
      </w:r>
      <w:r w:rsidRPr="002A6193">
        <w:rPr>
          <w:i/>
          <w:sz w:val="20"/>
          <w:szCs w:val="20"/>
        </w:rPr>
        <w:t>esito di correzione.</w:t>
      </w:r>
    </w:p>
  </w:footnote>
  <w:footnote w:id="249">
    <w:p w14:paraId="240EA6E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-7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-6.</w:t>
      </w:r>
    </w:p>
  </w:footnote>
  <w:footnote w:id="250">
    <w:p w14:paraId="61251C31" w14:textId="1631CF91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Seguono parole depennate.</w:t>
      </w:r>
    </w:p>
  </w:footnote>
  <w:footnote w:id="251">
    <w:p w14:paraId="67B779D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252">
    <w:p w14:paraId="04C8FDA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parola depennata.</w:t>
      </w:r>
    </w:p>
  </w:footnote>
  <w:footnote w:id="253">
    <w:p w14:paraId="2DB6AD8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l-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d-</w:t>
      </w:r>
      <w:r w:rsidRPr="002A6193">
        <w:rPr>
          <w:i/>
          <w:sz w:val="20"/>
          <w:szCs w:val="20"/>
        </w:rPr>
        <w:t>.</w:t>
      </w:r>
    </w:p>
  </w:footnote>
  <w:footnote w:id="254">
    <w:p w14:paraId="542BFC0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 </w:t>
      </w:r>
      <w:r w:rsidRPr="002A6193">
        <w:rPr>
          <w:i/>
          <w:sz w:val="20"/>
          <w:szCs w:val="20"/>
        </w:rPr>
        <w:t>esito di correzione.</w:t>
      </w:r>
    </w:p>
  </w:footnote>
  <w:footnote w:id="255">
    <w:p w14:paraId="3671105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et questi </w:t>
      </w:r>
      <w:r w:rsidRPr="002A6193">
        <w:rPr>
          <w:i/>
          <w:sz w:val="20"/>
          <w:szCs w:val="20"/>
        </w:rPr>
        <w:t>depennato.</w:t>
      </w:r>
    </w:p>
  </w:footnote>
  <w:footnote w:id="256">
    <w:p w14:paraId="2A8C5AA8" w14:textId="3A8E9C09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et a quelli </w:t>
      </w:r>
      <w:r w:rsidRPr="002A6193">
        <w:rPr>
          <w:i/>
          <w:sz w:val="20"/>
          <w:szCs w:val="20"/>
        </w:rPr>
        <w:t>aggiunto nel margine interno.</w:t>
      </w:r>
    </w:p>
  </w:footnote>
  <w:footnote w:id="257">
    <w:p w14:paraId="657EA75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Q-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q-</w:t>
      </w:r>
      <w:r w:rsidRPr="002A6193">
        <w:rPr>
          <w:i/>
          <w:sz w:val="20"/>
          <w:szCs w:val="20"/>
        </w:rPr>
        <w:t>.</w:t>
      </w:r>
    </w:p>
  </w:footnote>
  <w:footnote w:id="258">
    <w:p w14:paraId="46E672F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meze </w:t>
      </w:r>
      <w:r w:rsidRPr="002A6193">
        <w:rPr>
          <w:i/>
          <w:sz w:val="20"/>
          <w:szCs w:val="20"/>
        </w:rPr>
        <w:t>depennato.</w:t>
      </w:r>
    </w:p>
  </w:footnote>
  <w:footnote w:id="259">
    <w:p w14:paraId="11D48C8D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-e </w:t>
      </w:r>
      <w:r w:rsidRPr="002A6193">
        <w:rPr>
          <w:i/>
          <w:sz w:val="20"/>
          <w:szCs w:val="20"/>
        </w:rPr>
        <w:t>depennato.</w:t>
      </w:r>
    </w:p>
  </w:footnote>
  <w:footnote w:id="260">
    <w:p w14:paraId="2220C08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è </w:t>
      </w:r>
      <w:r w:rsidRPr="002A6193">
        <w:rPr>
          <w:i/>
          <w:sz w:val="20"/>
          <w:szCs w:val="20"/>
        </w:rPr>
        <w:t>depennata.</w:t>
      </w:r>
    </w:p>
  </w:footnote>
  <w:footnote w:id="261">
    <w:p w14:paraId="5D86196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loro </w:t>
      </w:r>
      <w:r w:rsidRPr="002A6193">
        <w:rPr>
          <w:i/>
          <w:sz w:val="20"/>
          <w:szCs w:val="20"/>
        </w:rPr>
        <w:t>depennato.</w:t>
      </w:r>
    </w:p>
  </w:footnote>
  <w:footnote w:id="262">
    <w:p w14:paraId="7C89B75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esito di correzione.</w:t>
      </w:r>
    </w:p>
  </w:footnote>
  <w:footnote w:id="263">
    <w:p w14:paraId="4A4BA1E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264">
    <w:p w14:paraId="528E18C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-anto </w:t>
      </w:r>
      <w:r w:rsidRPr="002A6193">
        <w:rPr>
          <w:i/>
          <w:sz w:val="20"/>
          <w:szCs w:val="20"/>
        </w:rPr>
        <w:t xml:space="preserve">esito di correzione su </w:t>
      </w:r>
      <w:r w:rsidRPr="002A6193">
        <w:rPr>
          <w:sz w:val="20"/>
          <w:szCs w:val="20"/>
        </w:rPr>
        <w:t>-esto.</w:t>
      </w:r>
    </w:p>
  </w:footnote>
  <w:footnote w:id="265">
    <w:p w14:paraId="305903D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-r- </w:t>
      </w:r>
      <w:r w:rsidRPr="002A6193">
        <w:rPr>
          <w:i/>
          <w:sz w:val="20"/>
          <w:szCs w:val="20"/>
        </w:rPr>
        <w:t>esito di correzione.</w:t>
      </w:r>
    </w:p>
  </w:footnote>
  <w:footnote w:id="266">
    <w:p w14:paraId="61F5843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corretta su -</w:t>
      </w:r>
      <w:r w:rsidRPr="002A6193">
        <w:rPr>
          <w:sz w:val="20"/>
          <w:szCs w:val="20"/>
        </w:rPr>
        <w:t>a.</w:t>
      </w:r>
    </w:p>
  </w:footnote>
  <w:footnote w:id="267">
    <w:p w14:paraId="22DDC01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-z-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-s-.</w:t>
      </w:r>
    </w:p>
  </w:footnote>
  <w:footnote w:id="268">
    <w:p w14:paraId="301E2BB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-a-</w:t>
      </w:r>
      <w:r w:rsidRPr="002A6193">
        <w:rPr>
          <w:i/>
          <w:sz w:val="20"/>
          <w:szCs w:val="20"/>
        </w:rPr>
        <w:t>.</w:t>
      </w:r>
    </w:p>
  </w:footnote>
  <w:footnote w:id="269">
    <w:p w14:paraId="107FAF4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>esito di correzione.</w:t>
      </w:r>
    </w:p>
  </w:footnote>
  <w:footnote w:id="270">
    <w:p w14:paraId="0D74C9B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-re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-ma</w:t>
      </w:r>
      <w:r w:rsidRPr="002A6193">
        <w:rPr>
          <w:i/>
          <w:sz w:val="20"/>
          <w:szCs w:val="20"/>
        </w:rPr>
        <w:t>.</w:t>
      </w:r>
    </w:p>
  </w:footnote>
  <w:footnote w:id="271">
    <w:p w14:paraId="546AE91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-re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-ma</w:t>
      </w:r>
      <w:r w:rsidRPr="002A6193">
        <w:rPr>
          <w:i/>
          <w:sz w:val="20"/>
          <w:szCs w:val="20"/>
        </w:rPr>
        <w:t>.</w:t>
      </w:r>
    </w:p>
  </w:footnote>
  <w:footnote w:id="272">
    <w:p w14:paraId="247CE40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ella </w:t>
      </w:r>
      <w:r w:rsidRPr="002A6193">
        <w:rPr>
          <w:i/>
          <w:sz w:val="20"/>
          <w:szCs w:val="20"/>
        </w:rPr>
        <w:t>depennato.</w:t>
      </w:r>
    </w:p>
  </w:footnote>
  <w:footnote w:id="273">
    <w:p w14:paraId="6643F39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274">
    <w:p w14:paraId="57E50A6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-zz- </w:t>
      </w:r>
      <w:r w:rsidRPr="002A6193">
        <w:rPr>
          <w:i/>
          <w:sz w:val="20"/>
          <w:szCs w:val="20"/>
        </w:rPr>
        <w:t>esito di correzione.</w:t>
      </w:r>
    </w:p>
  </w:footnote>
  <w:footnote w:id="275">
    <w:p w14:paraId="08CBDDE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credo</w:t>
      </w:r>
      <w:r w:rsidRPr="002A6193">
        <w:rPr>
          <w:i/>
          <w:sz w:val="20"/>
          <w:szCs w:val="20"/>
        </w:rPr>
        <w:t xml:space="preserve"> depennato.</w:t>
      </w:r>
    </w:p>
  </w:footnote>
  <w:footnote w:id="276">
    <w:p w14:paraId="100C459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Così A. </w:t>
      </w:r>
    </w:p>
  </w:footnote>
  <w:footnote w:id="277">
    <w:p w14:paraId="41D5F8C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278">
    <w:p w14:paraId="48B51AF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279">
    <w:p w14:paraId="66D7820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p- </w:t>
      </w:r>
      <w:r w:rsidRPr="002A6193">
        <w:rPr>
          <w:i/>
          <w:sz w:val="20"/>
          <w:szCs w:val="20"/>
        </w:rPr>
        <w:t>esito di correzione.</w:t>
      </w:r>
    </w:p>
  </w:footnote>
  <w:footnote w:id="280">
    <w:p w14:paraId="74A4A87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ne- </w:t>
      </w:r>
      <w:r w:rsidRPr="002A6193">
        <w:rPr>
          <w:i/>
          <w:sz w:val="20"/>
          <w:szCs w:val="20"/>
        </w:rPr>
        <w:t>esito di correzione.</w:t>
      </w:r>
    </w:p>
  </w:footnote>
  <w:footnote w:id="281">
    <w:p w14:paraId="6BDF366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-rà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-à.</w:t>
      </w:r>
    </w:p>
  </w:footnote>
  <w:footnote w:id="282">
    <w:p w14:paraId="6D377D69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-err- </w:t>
      </w:r>
      <w:r w:rsidRPr="002A6193">
        <w:rPr>
          <w:i/>
          <w:sz w:val="20"/>
          <w:szCs w:val="20"/>
        </w:rPr>
        <w:t>esito di correzione.</w:t>
      </w:r>
    </w:p>
  </w:footnote>
  <w:footnote w:id="283">
    <w:p w14:paraId="04D31D8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parola depennata.</w:t>
      </w:r>
    </w:p>
  </w:footnote>
  <w:footnote w:id="284">
    <w:p w14:paraId="3221A68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-a.</w:t>
      </w:r>
    </w:p>
  </w:footnote>
  <w:footnote w:id="285">
    <w:p w14:paraId="4FFE6FF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286">
    <w:p w14:paraId="6F1B532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c-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p-.</w:t>
      </w:r>
    </w:p>
  </w:footnote>
  <w:footnote w:id="287">
    <w:p w14:paraId="06516D30" w14:textId="0C04C94F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o tre </w:t>
      </w:r>
      <w:r w:rsidRPr="002A6193">
        <w:rPr>
          <w:i/>
          <w:sz w:val="20"/>
          <w:szCs w:val="20"/>
        </w:rPr>
        <w:t>aggiunto in sopralinea su parole depennate.</w:t>
      </w:r>
    </w:p>
  </w:footnote>
  <w:footnote w:id="288">
    <w:p w14:paraId="7CD68D7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parola depennata.</w:t>
      </w:r>
    </w:p>
  </w:footnote>
  <w:footnote w:id="289">
    <w:p w14:paraId="4DFF30C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li </w:t>
      </w:r>
      <w:r w:rsidRPr="002A6193">
        <w:rPr>
          <w:i/>
          <w:sz w:val="20"/>
          <w:szCs w:val="20"/>
        </w:rPr>
        <w:t>depennato.</w:t>
      </w:r>
    </w:p>
  </w:footnote>
  <w:footnote w:id="290">
    <w:p w14:paraId="51FF3502" w14:textId="2EAB8C7B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291">
    <w:p w14:paraId="46A16B1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292">
    <w:p w14:paraId="3996114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lettera depennata.</w:t>
      </w:r>
    </w:p>
  </w:footnote>
  <w:footnote w:id="293">
    <w:p w14:paraId="4D215B9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et.</w:t>
      </w:r>
    </w:p>
  </w:footnote>
  <w:footnote w:id="294">
    <w:p w14:paraId="13C342F7" w14:textId="063907AE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295">
    <w:p w14:paraId="44ECBD6B" w14:textId="54E84C24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296">
    <w:p w14:paraId="492B9AD8" w14:textId="6EBDE82D" w:rsidR="00E06790" w:rsidRPr="002A6193" w:rsidRDefault="00E06790" w:rsidP="002A6193">
      <w:pPr>
        <w:pStyle w:val="FootnoteText"/>
        <w:rPr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-e </w:t>
      </w:r>
      <w:r w:rsidRPr="002A6193">
        <w:rPr>
          <w:i/>
          <w:sz w:val="20"/>
          <w:szCs w:val="20"/>
        </w:rPr>
        <w:t>depennata.</w:t>
      </w:r>
    </w:p>
  </w:footnote>
  <w:footnote w:id="297">
    <w:p w14:paraId="28E03CA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che</w:t>
      </w:r>
      <w:r w:rsidRPr="002A6193">
        <w:rPr>
          <w:i/>
          <w:sz w:val="20"/>
          <w:szCs w:val="20"/>
        </w:rPr>
        <w:t xml:space="preserve"> depennato.</w:t>
      </w:r>
    </w:p>
  </w:footnote>
  <w:footnote w:id="298">
    <w:p w14:paraId="3D842AB0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-a-</w:t>
      </w:r>
      <w:r w:rsidRPr="002A6193">
        <w:rPr>
          <w:i/>
          <w:sz w:val="20"/>
          <w:szCs w:val="20"/>
        </w:rPr>
        <w:t>.</w:t>
      </w:r>
    </w:p>
  </w:footnote>
  <w:footnote w:id="299">
    <w:p w14:paraId="12666F1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-i- </w:t>
      </w:r>
      <w:r w:rsidRPr="002A6193">
        <w:rPr>
          <w:i/>
          <w:sz w:val="20"/>
          <w:szCs w:val="20"/>
        </w:rPr>
        <w:t>esito di correzione.</w:t>
      </w:r>
    </w:p>
  </w:footnote>
  <w:footnote w:id="300">
    <w:p w14:paraId="7EC188D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app(ress)o </w:t>
      </w:r>
      <w:r w:rsidRPr="002A6193">
        <w:rPr>
          <w:i/>
          <w:sz w:val="20"/>
          <w:szCs w:val="20"/>
        </w:rPr>
        <w:t>depennato.</w:t>
      </w:r>
    </w:p>
  </w:footnote>
  <w:footnote w:id="301">
    <w:p w14:paraId="61AABF9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-a.</w:t>
      </w:r>
    </w:p>
  </w:footnote>
  <w:footnote w:id="302">
    <w:p w14:paraId="6E852C3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nel margine esterno.</w:t>
      </w:r>
    </w:p>
  </w:footnote>
  <w:footnote w:id="303">
    <w:p w14:paraId="05FE3FC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304">
    <w:p w14:paraId="05E2853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ordinato </w:t>
      </w:r>
      <w:r w:rsidRPr="002A6193">
        <w:rPr>
          <w:i/>
          <w:sz w:val="20"/>
          <w:szCs w:val="20"/>
        </w:rPr>
        <w:t>depennato.</w:t>
      </w:r>
    </w:p>
  </w:footnote>
  <w:footnote w:id="305">
    <w:p w14:paraId="5E1CB45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06">
    <w:p w14:paraId="0E3E698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condur </w:t>
      </w:r>
      <w:r w:rsidRPr="002A6193">
        <w:rPr>
          <w:i/>
          <w:sz w:val="20"/>
          <w:szCs w:val="20"/>
        </w:rPr>
        <w:t>depennato.</w:t>
      </w:r>
    </w:p>
  </w:footnote>
  <w:footnote w:id="307">
    <w:p w14:paraId="0B62712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-c- </w:t>
      </w:r>
      <w:r w:rsidRPr="002A6193">
        <w:rPr>
          <w:i/>
          <w:sz w:val="20"/>
          <w:szCs w:val="20"/>
        </w:rPr>
        <w:t xml:space="preserve">aggiunta in sopralinea con segno di inserimento; </w:t>
      </w:r>
      <w:r w:rsidRPr="002A6193">
        <w:rPr>
          <w:sz w:val="20"/>
          <w:szCs w:val="20"/>
        </w:rPr>
        <w:t xml:space="preserve">-h-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-d-</w:t>
      </w:r>
      <w:r w:rsidRPr="002A6193">
        <w:rPr>
          <w:i/>
          <w:sz w:val="20"/>
          <w:szCs w:val="20"/>
        </w:rPr>
        <w:t>.</w:t>
      </w:r>
    </w:p>
  </w:footnote>
  <w:footnote w:id="308">
    <w:p w14:paraId="5A9B9F3C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-n-</w:t>
      </w:r>
      <w:r w:rsidRPr="002A6193">
        <w:rPr>
          <w:i/>
          <w:sz w:val="20"/>
          <w:szCs w:val="20"/>
        </w:rPr>
        <w:t>.</w:t>
      </w:r>
    </w:p>
  </w:footnote>
  <w:footnote w:id="309">
    <w:p w14:paraId="1F38B83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310">
    <w:p w14:paraId="5E009DCD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311">
    <w:p w14:paraId="58B2B0A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-re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-ma.</w:t>
      </w:r>
    </w:p>
  </w:footnote>
  <w:footnote w:id="312">
    <w:p w14:paraId="5A3058E0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in </w:t>
      </w:r>
      <w:r w:rsidRPr="002A6193">
        <w:rPr>
          <w:i/>
          <w:sz w:val="20"/>
          <w:szCs w:val="20"/>
        </w:rPr>
        <w:t>depennato.</w:t>
      </w:r>
    </w:p>
  </w:footnote>
  <w:footnote w:id="313">
    <w:p w14:paraId="0BCE718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f(iorini)</w:t>
      </w:r>
      <w:r w:rsidRPr="002A6193">
        <w:rPr>
          <w:i/>
          <w:sz w:val="20"/>
          <w:szCs w:val="20"/>
        </w:rPr>
        <w:t>,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14">
    <w:p w14:paraId="09E60DF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-i.</w:t>
      </w:r>
    </w:p>
  </w:footnote>
  <w:footnote w:id="315">
    <w:p w14:paraId="59B20F2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316">
    <w:p w14:paraId="1EFCFA6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-i-</w:t>
      </w:r>
      <w:r w:rsidRPr="002A6193">
        <w:rPr>
          <w:i/>
          <w:sz w:val="20"/>
          <w:szCs w:val="20"/>
        </w:rPr>
        <w:t xml:space="preserve"> esito di correzione.</w:t>
      </w:r>
    </w:p>
  </w:footnote>
  <w:footnote w:id="317">
    <w:p w14:paraId="6A1F1F1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</w:t>
      </w:r>
      <w:r w:rsidRPr="002A6193">
        <w:rPr>
          <w:i/>
          <w:sz w:val="20"/>
          <w:szCs w:val="20"/>
        </w:rPr>
        <w:t>.</w:t>
      </w:r>
    </w:p>
  </w:footnote>
  <w:footnote w:id="318">
    <w:p w14:paraId="46F81E0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19">
    <w:p w14:paraId="37A5C61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Parentesi aperta non seguita da analoga chiusa.</w:t>
      </w:r>
    </w:p>
  </w:footnote>
  <w:footnote w:id="320">
    <w:p w14:paraId="6DAE4E3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certo</w:t>
      </w:r>
      <w:r w:rsidRPr="002A6193">
        <w:rPr>
          <w:i/>
          <w:sz w:val="20"/>
          <w:szCs w:val="20"/>
        </w:rPr>
        <w:t xml:space="preserve"> depennato.</w:t>
      </w:r>
    </w:p>
  </w:footnote>
  <w:footnote w:id="321">
    <w:p w14:paraId="52FC056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322">
    <w:p w14:paraId="2967FD7C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qu- </w:t>
      </w:r>
      <w:r w:rsidRPr="002A6193">
        <w:rPr>
          <w:i/>
          <w:sz w:val="20"/>
          <w:szCs w:val="20"/>
        </w:rPr>
        <w:t>depennato.</w:t>
      </w:r>
    </w:p>
  </w:footnote>
  <w:footnote w:id="323">
    <w:p w14:paraId="1574595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-ed- </w:t>
      </w:r>
      <w:r w:rsidRPr="002A6193">
        <w:rPr>
          <w:i/>
          <w:sz w:val="20"/>
          <w:szCs w:val="20"/>
        </w:rPr>
        <w:t>esito di correzione.</w:t>
      </w:r>
    </w:p>
  </w:footnote>
  <w:footnote w:id="324">
    <w:p w14:paraId="2B930EA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-si</w:t>
      </w:r>
      <w:r w:rsidRPr="002A6193">
        <w:rPr>
          <w:i/>
          <w:sz w:val="20"/>
          <w:szCs w:val="20"/>
        </w:rPr>
        <w:t xml:space="preserve"> depennato, come pare.</w:t>
      </w:r>
    </w:p>
  </w:footnote>
  <w:footnote w:id="325">
    <w:p w14:paraId="43A7010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così</w:t>
      </w:r>
      <w:r w:rsidRPr="002A6193">
        <w:rPr>
          <w:i/>
          <w:sz w:val="20"/>
          <w:szCs w:val="20"/>
        </w:rPr>
        <w:t xml:space="preserve"> depennato.</w:t>
      </w:r>
    </w:p>
  </w:footnote>
  <w:footnote w:id="326">
    <w:p w14:paraId="78DF3EE2" w14:textId="06810428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di … circa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327">
    <w:p w14:paraId="277C600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-no </w:t>
      </w:r>
      <w:r w:rsidRPr="002A6193">
        <w:rPr>
          <w:i/>
          <w:sz w:val="20"/>
          <w:szCs w:val="20"/>
        </w:rPr>
        <w:t>depennato.</w:t>
      </w:r>
    </w:p>
  </w:footnote>
  <w:footnote w:id="328">
    <w:p w14:paraId="697CFD8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se- </w:t>
      </w:r>
      <w:r w:rsidRPr="002A6193">
        <w:rPr>
          <w:i/>
          <w:sz w:val="20"/>
          <w:szCs w:val="20"/>
        </w:rPr>
        <w:t>esito di correzione.</w:t>
      </w:r>
    </w:p>
  </w:footnote>
  <w:footnote w:id="329">
    <w:p w14:paraId="7B17101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a me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330">
    <w:p w14:paraId="3ED1195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-ro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331">
    <w:p w14:paraId="76C640D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>et</w:t>
      </w:r>
      <w:r w:rsidRPr="002A6193">
        <w:rPr>
          <w:i/>
          <w:sz w:val="20"/>
          <w:szCs w:val="20"/>
        </w:rPr>
        <w:t xml:space="preserve"> depennato.</w:t>
      </w:r>
    </w:p>
  </w:footnote>
  <w:footnote w:id="332">
    <w:p w14:paraId="2EB1C22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33">
    <w:p w14:paraId="74725AC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34">
    <w:p w14:paraId="6210C9B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335">
    <w:p w14:paraId="3916B05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336">
    <w:p w14:paraId="3678E5E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37">
    <w:p w14:paraId="5718D45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38">
    <w:p w14:paraId="6E97E0E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39">
    <w:p w14:paraId="539B038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40">
    <w:p w14:paraId="7CE46D79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non </w:t>
      </w:r>
      <w:r w:rsidRPr="002A6193">
        <w:rPr>
          <w:i/>
          <w:sz w:val="20"/>
          <w:szCs w:val="20"/>
        </w:rPr>
        <w:t>depennato.</w:t>
      </w:r>
    </w:p>
  </w:footnote>
  <w:footnote w:id="341">
    <w:p w14:paraId="6248A3B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342">
    <w:p w14:paraId="17BD2E3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343">
    <w:p w14:paraId="4FA20D0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parola depennata.</w:t>
      </w:r>
    </w:p>
  </w:footnote>
  <w:footnote w:id="344">
    <w:p w14:paraId="16DAAFB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Seconda</w:t>
      </w:r>
      <w:r w:rsidRPr="002A6193">
        <w:rPr>
          <w:sz w:val="20"/>
          <w:szCs w:val="20"/>
        </w:rPr>
        <w:t xml:space="preserve"> -i- </w:t>
      </w:r>
      <w:r w:rsidRPr="002A6193">
        <w:rPr>
          <w:i/>
          <w:sz w:val="20"/>
          <w:szCs w:val="20"/>
        </w:rPr>
        <w:t>esito di correzione.</w:t>
      </w:r>
    </w:p>
  </w:footnote>
  <w:footnote w:id="345">
    <w:p w14:paraId="5E93E81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-i.</w:t>
      </w:r>
    </w:p>
  </w:footnote>
  <w:footnote w:id="346">
    <w:p w14:paraId="6B3B36F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questo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347">
    <w:p w14:paraId="59B934B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correzione; segue</w:t>
      </w:r>
      <w:r w:rsidRPr="002A6193">
        <w:rPr>
          <w:sz w:val="20"/>
          <w:szCs w:val="20"/>
        </w:rPr>
        <w:t xml:space="preserve"> -rà</w:t>
      </w:r>
      <w:r w:rsidRPr="002A6193">
        <w:rPr>
          <w:i/>
          <w:sz w:val="20"/>
          <w:szCs w:val="20"/>
        </w:rPr>
        <w:t xml:space="preserve"> depennato.</w:t>
      </w:r>
    </w:p>
  </w:footnote>
  <w:footnote w:id="348">
    <w:p w14:paraId="3128424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349">
    <w:p w14:paraId="7084341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-rf- </w:t>
      </w:r>
      <w:r w:rsidRPr="002A6193">
        <w:rPr>
          <w:i/>
          <w:sz w:val="20"/>
          <w:szCs w:val="20"/>
        </w:rPr>
        <w:t>esito di correzione.</w:t>
      </w:r>
    </w:p>
  </w:footnote>
  <w:footnote w:id="350">
    <w:p w14:paraId="1ACEAE4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-1 </w:t>
      </w:r>
      <w:r w:rsidRPr="002A6193">
        <w:rPr>
          <w:i/>
          <w:sz w:val="20"/>
          <w:szCs w:val="20"/>
        </w:rPr>
        <w:t>esito di correzione.</w:t>
      </w:r>
    </w:p>
  </w:footnote>
  <w:footnote w:id="351">
    <w:p w14:paraId="0600602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pr- </w:t>
      </w:r>
      <w:r w:rsidRPr="002A6193">
        <w:rPr>
          <w:i/>
          <w:sz w:val="20"/>
          <w:szCs w:val="20"/>
        </w:rPr>
        <w:t>esito di correzione.</w:t>
      </w:r>
    </w:p>
  </w:footnote>
  <w:footnote w:id="352">
    <w:p w14:paraId="5775EF9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-e-</w:t>
      </w:r>
      <w:r w:rsidRPr="002A6193">
        <w:rPr>
          <w:i/>
          <w:sz w:val="20"/>
          <w:szCs w:val="20"/>
        </w:rPr>
        <w:t>.</w:t>
      </w:r>
    </w:p>
  </w:footnote>
  <w:footnote w:id="353">
    <w:p w14:paraId="627566D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già</w:t>
      </w:r>
      <w:r w:rsidRPr="002A6193">
        <w:rPr>
          <w:i/>
          <w:sz w:val="20"/>
          <w:szCs w:val="20"/>
        </w:rPr>
        <w:t xml:space="preserve"> depennato.</w:t>
      </w:r>
    </w:p>
  </w:footnote>
  <w:footnote w:id="354">
    <w:p w14:paraId="4CF84BE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rif </w:t>
      </w:r>
      <w:r w:rsidRPr="002A6193">
        <w:rPr>
          <w:i/>
          <w:sz w:val="20"/>
          <w:szCs w:val="20"/>
        </w:rPr>
        <w:t>depennato.</w:t>
      </w:r>
    </w:p>
  </w:footnote>
  <w:footnote w:id="355">
    <w:p w14:paraId="6C83F2E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p- </w:t>
      </w:r>
      <w:r w:rsidRPr="002A6193">
        <w:rPr>
          <w:i/>
          <w:sz w:val="20"/>
          <w:szCs w:val="20"/>
        </w:rPr>
        <w:t>depennata.</w:t>
      </w:r>
    </w:p>
  </w:footnote>
  <w:footnote w:id="356">
    <w:p w14:paraId="1D0A143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sua</w:t>
      </w:r>
      <w:r w:rsidRPr="002A6193">
        <w:rPr>
          <w:i/>
          <w:sz w:val="20"/>
          <w:szCs w:val="20"/>
        </w:rPr>
        <w:t>, come pare.</w:t>
      </w:r>
    </w:p>
  </w:footnote>
  <w:footnote w:id="357">
    <w:p w14:paraId="26B6070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358">
    <w:p w14:paraId="30376B5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359">
    <w:p w14:paraId="591E728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pagame(n)to </w:t>
      </w:r>
      <w:r w:rsidRPr="002A6193">
        <w:rPr>
          <w:i/>
          <w:sz w:val="20"/>
          <w:szCs w:val="20"/>
        </w:rPr>
        <w:t>depennato.</w:t>
      </w:r>
    </w:p>
  </w:footnote>
  <w:footnote w:id="360">
    <w:p w14:paraId="001C712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61">
    <w:p w14:paraId="5E2E6D70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costì </w:t>
      </w:r>
      <w:r w:rsidRPr="002A6193">
        <w:rPr>
          <w:i/>
          <w:sz w:val="20"/>
          <w:szCs w:val="20"/>
        </w:rPr>
        <w:t>depennato.</w:t>
      </w:r>
    </w:p>
  </w:footnote>
  <w:footnote w:id="362">
    <w:p w14:paraId="3629545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363">
    <w:p w14:paraId="6A94FF4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.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,</w:t>
      </w:r>
      <w:r w:rsidRPr="002A6193">
        <w:rPr>
          <w:i/>
          <w:sz w:val="20"/>
          <w:szCs w:val="20"/>
        </w:rPr>
        <w:t>.</w:t>
      </w:r>
    </w:p>
  </w:footnote>
  <w:footnote w:id="364">
    <w:p w14:paraId="7112C5D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 </w:t>
      </w:r>
      <w:r w:rsidRPr="002A6193">
        <w:rPr>
          <w:i/>
          <w:sz w:val="20"/>
          <w:szCs w:val="20"/>
        </w:rPr>
        <w:t>esito di correzione.</w:t>
      </w:r>
    </w:p>
  </w:footnote>
  <w:footnote w:id="365">
    <w:p w14:paraId="783CFB5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-e</w:t>
      </w:r>
      <w:r w:rsidRPr="002A6193">
        <w:rPr>
          <w:i/>
          <w:sz w:val="20"/>
          <w:szCs w:val="20"/>
        </w:rPr>
        <w:t>.</w:t>
      </w:r>
    </w:p>
  </w:footnote>
  <w:footnote w:id="366">
    <w:p w14:paraId="5683D70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Seconda</w:t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-a-.</w:t>
      </w:r>
    </w:p>
  </w:footnote>
  <w:footnote w:id="367">
    <w:p w14:paraId="1ADE1DD0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368">
    <w:p w14:paraId="562A735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369">
    <w:p w14:paraId="359825C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Da Amsterdam </w:t>
      </w:r>
      <w:r w:rsidRPr="002A6193">
        <w:rPr>
          <w:i/>
          <w:sz w:val="20"/>
          <w:szCs w:val="20"/>
        </w:rPr>
        <w:t xml:space="preserve">esito di correzione su </w:t>
      </w:r>
      <w:r w:rsidRPr="002A6193">
        <w:rPr>
          <w:sz w:val="20"/>
          <w:szCs w:val="20"/>
        </w:rPr>
        <w:t>Dall’Haya</w:t>
      </w:r>
      <w:r w:rsidRPr="002A6193">
        <w:rPr>
          <w:i/>
          <w:sz w:val="20"/>
          <w:szCs w:val="20"/>
        </w:rPr>
        <w:t>.</w:t>
      </w:r>
    </w:p>
  </w:footnote>
  <w:footnote w:id="370">
    <w:p w14:paraId="28EE143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71">
    <w:p w14:paraId="508A626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72">
    <w:p w14:paraId="67EE4D9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croce depennata.</w:t>
      </w:r>
    </w:p>
  </w:footnote>
  <w:footnote w:id="373">
    <w:p w14:paraId="3C23152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74">
    <w:p w14:paraId="28EEA88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-ra- </w:t>
      </w:r>
      <w:r w:rsidRPr="002A6193">
        <w:rPr>
          <w:i/>
          <w:sz w:val="20"/>
          <w:szCs w:val="20"/>
        </w:rPr>
        <w:t>esito di correzione.</w:t>
      </w:r>
    </w:p>
  </w:footnote>
  <w:footnote w:id="375">
    <w:p w14:paraId="66C4CB9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76">
    <w:p w14:paraId="26C42E3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377">
    <w:p w14:paraId="4F2CAD5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-r</w:t>
      </w:r>
      <w:r w:rsidRPr="002A6193">
        <w:rPr>
          <w:i/>
          <w:sz w:val="20"/>
          <w:szCs w:val="20"/>
        </w:rPr>
        <w:t xml:space="preserve"> depennato</w:t>
      </w:r>
      <w:r w:rsidRPr="002A6193">
        <w:rPr>
          <w:sz w:val="20"/>
          <w:szCs w:val="20"/>
        </w:rPr>
        <w:t>.</w:t>
      </w:r>
    </w:p>
  </w:footnote>
  <w:footnote w:id="378">
    <w:p w14:paraId="0002F4D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379">
    <w:p w14:paraId="0C78B1B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380">
    <w:p w14:paraId="0D46240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>esito di correzione.</w:t>
      </w:r>
    </w:p>
  </w:footnote>
  <w:footnote w:id="381">
    <w:p w14:paraId="56E1F05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-n- </w:t>
      </w:r>
      <w:r w:rsidRPr="002A6193">
        <w:rPr>
          <w:i/>
          <w:sz w:val="20"/>
          <w:szCs w:val="20"/>
        </w:rPr>
        <w:t>esito di correzione</w:t>
      </w:r>
      <w:r w:rsidRPr="002A6193">
        <w:rPr>
          <w:sz w:val="20"/>
          <w:szCs w:val="20"/>
        </w:rPr>
        <w:t>.</w:t>
      </w:r>
    </w:p>
  </w:footnote>
  <w:footnote w:id="382">
    <w:p w14:paraId="34CE36B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>esito di correzione.</w:t>
      </w:r>
    </w:p>
  </w:footnote>
  <w:footnote w:id="383">
    <w:p w14:paraId="66170D2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Esito di correzione; segue </w:t>
      </w:r>
      <w:r w:rsidRPr="002A6193">
        <w:rPr>
          <w:sz w:val="20"/>
          <w:szCs w:val="20"/>
        </w:rPr>
        <w:t xml:space="preserve">detti </w:t>
      </w:r>
      <w:r w:rsidRPr="002A6193">
        <w:rPr>
          <w:i/>
          <w:sz w:val="20"/>
          <w:szCs w:val="20"/>
        </w:rPr>
        <w:t>depennato.</w:t>
      </w:r>
    </w:p>
  </w:footnote>
  <w:footnote w:id="384">
    <w:p w14:paraId="1D61AF13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s(igno)ri </w:t>
      </w:r>
      <w:r w:rsidRPr="002A6193">
        <w:rPr>
          <w:i/>
          <w:sz w:val="20"/>
          <w:szCs w:val="20"/>
        </w:rPr>
        <w:t>depennato.</w:t>
      </w:r>
    </w:p>
  </w:footnote>
  <w:footnote w:id="385">
    <w:p w14:paraId="47862E10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per </w:t>
      </w:r>
      <w:r w:rsidRPr="002A6193">
        <w:rPr>
          <w:i/>
          <w:sz w:val="20"/>
          <w:szCs w:val="20"/>
        </w:rPr>
        <w:t>depennato.</w:t>
      </w:r>
    </w:p>
  </w:footnote>
  <w:footnote w:id="386">
    <w:p w14:paraId="01A2049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387">
    <w:p w14:paraId="3F95DF9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et </w:t>
      </w:r>
      <w:r w:rsidRPr="002A6193">
        <w:rPr>
          <w:i/>
          <w:sz w:val="20"/>
          <w:szCs w:val="20"/>
        </w:rPr>
        <w:t>depennato.</w:t>
      </w:r>
    </w:p>
  </w:footnote>
  <w:footnote w:id="388">
    <w:p w14:paraId="73B0083C" w14:textId="1E89251C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de- </w:t>
      </w:r>
      <w:r w:rsidRPr="002A6193">
        <w:rPr>
          <w:i/>
          <w:sz w:val="20"/>
          <w:szCs w:val="20"/>
        </w:rPr>
        <w:t>esito di correzione.</w:t>
      </w:r>
    </w:p>
  </w:footnote>
  <w:footnote w:id="389">
    <w:p w14:paraId="4338E3A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390">
    <w:p w14:paraId="788343A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m-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p-.</w:t>
      </w:r>
    </w:p>
  </w:footnote>
  <w:footnote w:id="391">
    <w:p w14:paraId="5EC8504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 </w:t>
      </w:r>
      <w:r w:rsidRPr="002A6193">
        <w:rPr>
          <w:i/>
          <w:sz w:val="20"/>
          <w:szCs w:val="20"/>
        </w:rPr>
        <w:t>esito di correzione.</w:t>
      </w:r>
    </w:p>
  </w:footnote>
  <w:footnote w:id="392">
    <w:p w14:paraId="45BC037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de … passato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393">
    <w:p w14:paraId="58DDC00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s- </w:t>
      </w:r>
      <w:r w:rsidRPr="002A6193">
        <w:rPr>
          <w:i/>
          <w:sz w:val="20"/>
          <w:szCs w:val="20"/>
        </w:rPr>
        <w:t>esito di correzione, come pare.</w:t>
      </w:r>
    </w:p>
  </w:footnote>
  <w:footnote w:id="394">
    <w:p w14:paraId="4E1B9CB0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aggiunger nuova </w:t>
      </w:r>
      <w:r w:rsidRPr="002A6193">
        <w:rPr>
          <w:i/>
          <w:sz w:val="20"/>
          <w:szCs w:val="20"/>
        </w:rPr>
        <w:t>depennato.</w:t>
      </w:r>
    </w:p>
  </w:footnote>
  <w:footnote w:id="395">
    <w:p w14:paraId="1456D9D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di poterla far di qua </w:t>
      </w:r>
      <w:r w:rsidRPr="002A6193">
        <w:rPr>
          <w:i/>
          <w:sz w:val="20"/>
          <w:szCs w:val="20"/>
        </w:rPr>
        <w:t>depennato.</w:t>
      </w:r>
    </w:p>
  </w:footnote>
  <w:footnote w:id="396">
    <w:p w14:paraId="62F0C98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l </w:t>
      </w:r>
      <w:r w:rsidRPr="002A6193">
        <w:rPr>
          <w:i/>
          <w:sz w:val="20"/>
          <w:szCs w:val="20"/>
        </w:rPr>
        <w:t>depennata.</w:t>
      </w:r>
    </w:p>
  </w:footnote>
  <w:footnote w:id="397">
    <w:p w14:paraId="4A701C8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vo </w:t>
      </w:r>
      <w:r w:rsidRPr="002A6193">
        <w:rPr>
          <w:i/>
          <w:sz w:val="20"/>
          <w:szCs w:val="20"/>
        </w:rPr>
        <w:t>depennato.</w:t>
      </w:r>
    </w:p>
  </w:footnote>
  <w:footnote w:id="398">
    <w:p w14:paraId="4A02603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, velle </w:t>
      </w:r>
      <w:r w:rsidRPr="002A6193">
        <w:rPr>
          <w:i/>
          <w:sz w:val="20"/>
          <w:szCs w:val="20"/>
        </w:rPr>
        <w:t>depennato.</w:t>
      </w:r>
    </w:p>
  </w:footnote>
  <w:footnote w:id="399">
    <w:p w14:paraId="5833337E" w14:textId="0E616DF4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esito di correzione.</w:t>
      </w:r>
    </w:p>
  </w:footnote>
  <w:footnote w:id="400">
    <w:p w14:paraId="3F4B441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401">
    <w:p w14:paraId="4580D01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m- </w:t>
      </w:r>
      <w:r w:rsidRPr="002A6193">
        <w:rPr>
          <w:i/>
          <w:sz w:val="20"/>
          <w:szCs w:val="20"/>
        </w:rPr>
        <w:t>esito di correzione.</w:t>
      </w:r>
    </w:p>
  </w:footnote>
  <w:footnote w:id="402">
    <w:p w14:paraId="79BD08F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-n- </w:t>
      </w:r>
      <w:r w:rsidRPr="002A6193">
        <w:rPr>
          <w:i/>
          <w:sz w:val="20"/>
          <w:szCs w:val="20"/>
        </w:rPr>
        <w:t>esito di correzione.</w:t>
      </w:r>
    </w:p>
  </w:footnote>
  <w:footnote w:id="403">
    <w:p w14:paraId="640D74B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04">
    <w:p w14:paraId="06A7267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-a. </w:t>
      </w:r>
    </w:p>
  </w:footnote>
  <w:footnote w:id="405">
    <w:p w14:paraId="557C1CD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d-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,.</w:t>
      </w:r>
    </w:p>
  </w:footnote>
  <w:footnote w:id="406">
    <w:p w14:paraId="156A597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esito di correzione.</w:t>
      </w:r>
    </w:p>
  </w:footnote>
  <w:footnote w:id="407">
    <w:p w14:paraId="2BF7E8E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-lu- </w:t>
      </w:r>
      <w:r w:rsidRPr="002A6193">
        <w:rPr>
          <w:i/>
          <w:sz w:val="20"/>
          <w:szCs w:val="20"/>
        </w:rPr>
        <w:t>esito di correzione.</w:t>
      </w:r>
    </w:p>
  </w:footnote>
  <w:footnote w:id="408">
    <w:p w14:paraId="60AEAD3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-u- </w:t>
      </w:r>
      <w:r w:rsidRPr="002A6193">
        <w:rPr>
          <w:i/>
          <w:sz w:val="20"/>
          <w:szCs w:val="20"/>
        </w:rPr>
        <w:t>esito di correzione.</w:t>
      </w:r>
    </w:p>
  </w:footnote>
  <w:footnote w:id="409">
    <w:p w14:paraId="2839471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esito di correzione.</w:t>
      </w:r>
    </w:p>
  </w:footnote>
  <w:footnote w:id="410">
    <w:p w14:paraId="38692B3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-i- </w:t>
      </w:r>
      <w:r w:rsidRPr="002A6193">
        <w:rPr>
          <w:i/>
          <w:sz w:val="20"/>
          <w:szCs w:val="20"/>
        </w:rPr>
        <w:t>esito di correzione.</w:t>
      </w:r>
    </w:p>
  </w:footnote>
  <w:footnote w:id="411">
    <w:p w14:paraId="35AB284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p</w:t>
      </w:r>
      <w:r w:rsidRPr="002A6193">
        <w:rPr>
          <w:i/>
          <w:sz w:val="20"/>
          <w:szCs w:val="20"/>
        </w:rPr>
        <w:t xml:space="preserve"> depennata.</w:t>
      </w:r>
    </w:p>
  </w:footnote>
  <w:footnote w:id="412">
    <w:p w14:paraId="02361DF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Parentesi aperta non seguita da analoga chiusa.</w:t>
      </w:r>
    </w:p>
  </w:footnote>
  <w:footnote w:id="413">
    <w:p w14:paraId="712765B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  <w:u w:val="single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qua </w:t>
      </w:r>
      <w:r w:rsidRPr="002A6193">
        <w:rPr>
          <w:i/>
          <w:sz w:val="20"/>
          <w:szCs w:val="20"/>
        </w:rPr>
        <w:t xml:space="preserve">depennato; segue in sopralinea </w:t>
      </w:r>
      <w:r w:rsidRPr="002A6193">
        <w:rPr>
          <w:sz w:val="20"/>
          <w:szCs w:val="20"/>
        </w:rPr>
        <w:t xml:space="preserve">l </w:t>
      </w:r>
      <w:r w:rsidRPr="002A6193">
        <w:rPr>
          <w:i/>
          <w:sz w:val="20"/>
          <w:szCs w:val="20"/>
        </w:rPr>
        <w:t>depennata.</w:t>
      </w:r>
    </w:p>
  </w:footnote>
  <w:footnote w:id="414">
    <w:p w14:paraId="0F75FC0C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415">
    <w:p w14:paraId="3C53056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Esito di correzione; segue </w:t>
      </w:r>
      <w:r w:rsidRPr="002A6193">
        <w:rPr>
          <w:sz w:val="20"/>
          <w:szCs w:val="20"/>
        </w:rPr>
        <w:t xml:space="preserve">V </w:t>
      </w:r>
      <w:r w:rsidRPr="002A6193">
        <w:rPr>
          <w:i/>
          <w:sz w:val="20"/>
          <w:szCs w:val="20"/>
        </w:rPr>
        <w:t>depennata.</w:t>
      </w:r>
    </w:p>
  </w:footnote>
  <w:footnote w:id="416">
    <w:p w14:paraId="5802AD8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-re- </w:t>
      </w:r>
      <w:r w:rsidRPr="002A6193">
        <w:rPr>
          <w:i/>
          <w:sz w:val="20"/>
          <w:szCs w:val="20"/>
        </w:rPr>
        <w:t>esito di correzione.</w:t>
      </w:r>
    </w:p>
  </w:footnote>
  <w:footnote w:id="417">
    <w:p w14:paraId="79C8434C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ma</w:t>
      </w:r>
      <w:r w:rsidRPr="002A6193">
        <w:rPr>
          <w:i/>
          <w:sz w:val="20"/>
          <w:szCs w:val="20"/>
        </w:rPr>
        <w:t xml:space="preserve"> depennato.</w:t>
      </w:r>
    </w:p>
  </w:footnote>
  <w:footnote w:id="418">
    <w:p w14:paraId="12CAB55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stimai </w:t>
      </w:r>
      <w:r w:rsidRPr="002A6193">
        <w:rPr>
          <w:i/>
          <w:sz w:val="20"/>
          <w:szCs w:val="20"/>
        </w:rPr>
        <w:t>depennato.</w:t>
      </w:r>
    </w:p>
  </w:footnote>
  <w:footnote w:id="419">
    <w:p w14:paraId="059BB8D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intorno ciò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20">
    <w:p w14:paraId="420E57E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-ello </w:t>
      </w:r>
      <w:r w:rsidRPr="002A6193">
        <w:rPr>
          <w:i/>
          <w:sz w:val="20"/>
          <w:szCs w:val="20"/>
        </w:rPr>
        <w:t>esito di correzione.</w:t>
      </w:r>
    </w:p>
  </w:footnote>
  <w:footnote w:id="421">
    <w:p w14:paraId="3B4F56A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Seguono parole depennate.</w:t>
      </w:r>
    </w:p>
  </w:footnote>
  <w:footnote w:id="422">
    <w:p w14:paraId="6DBBB8F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-a.</w:t>
      </w:r>
    </w:p>
  </w:footnote>
  <w:footnote w:id="423">
    <w:p w14:paraId="55B4422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suo </w:t>
      </w:r>
      <w:r w:rsidRPr="002A6193">
        <w:rPr>
          <w:i/>
          <w:sz w:val="20"/>
          <w:szCs w:val="20"/>
        </w:rPr>
        <w:t>depennato.</w:t>
      </w:r>
    </w:p>
  </w:footnote>
  <w:footnote w:id="424">
    <w:p w14:paraId="7F5A012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che non può esser </w:t>
      </w:r>
      <w:r w:rsidRPr="002A6193">
        <w:rPr>
          <w:i/>
          <w:sz w:val="20"/>
          <w:szCs w:val="20"/>
        </w:rPr>
        <w:t>depennato.</w:t>
      </w:r>
    </w:p>
  </w:footnote>
  <w:footnote w:id="425">
    <w:p w14:paraId="3AEBC14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426">
    <w:p w14:paraId="0161FDE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lettera depennata.</w:t>
      </w:r>
    </w:p>
  </w:footnote>
  <w:footnote w:id="427">
    <w:p w14:paraId="2755991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si </w:t>
      </w:r>
      <w:r w:rsidRPr="002A6193">
        <w:rPr>
          <w:i/>
          <w:sz w:val="20"/>
          <w:szCs w:val="20"/>
        </w:rPr>
        <w:t>depennato.</w:t>
      </w:r>
    </w:p>
  </w:footnote>
  <w:footnote w:id="428">
    <w:p w14:paraId="19DE3CC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429">
    <w:p w14:paraId="7DCF741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30">
    <w:p w14:paraId="1AA4FF2B" w14:textId="4AC3E7C1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esito di correzione.</w:t>
      </w:r>
    </w:p>
  </w:footnote>
  <w:footnote w:id="431">
    <w:p w14:paraId="46DDD309" w14:textId="4CCE79FA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otto-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sette-.</w:t>
      </w:r>
    </w:p>
  </w:footnote>
  <w:footnote w:id="432">
    <w:p w14:paraId="46F5E5D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</w:t>
      </w:r>
      <w:r w:rsidRPr="002A6193">
        <w:rPr>
          <w:sz w:val="20"/>
          <w:szCs w:val="20"/>
        </w:rPr>
        <w:t>.</w:t>
      </w:r>
    </w:p>
  </w:footnote>
  <w:footnote w:id="433">
    <w:p w14:paraId="6280818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434">
    <w:p w14:paraId="76F669B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ellehe </w:t>
      </w:r>
      <w:r w:rsidRPr="002A6193">
        <w:rPr>
          <w:i/>
          <w:sz w:val="20"/>
          <w:szCs w:val="20"/>
        </w:rPr>
        <w:t>depennato.</w:t>
      </w:r>
    </w:p>
  </w:footnote>
  <w:footnote w:id="435">
    <w:p w14:paraId="66418DF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sopralinea.</w:t>
      </w:r>
    </w:p>
  </w:footnote>
  <w:footnote w:id="436">
    <w:p w14:paraId="7BF0B89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</w:t>
      </w:r>
      <w:r w:rsidRPr="002A6193">
        <w:rPr>
          <w:sz w:val="20"/>
          <w:szCs w:val="20"/>
        </w:rPr>
        <w:t xml:space="preserve"> che li haverebb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37">
    <w:p w14:paraId="5CE5591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</w:t>
      </w:r>
      <w:r w:rsidRPr="002A6193">
        <w:rPr>
          <w:sz w:val="20"/>
          <w:szCs w:val="20"/>
        </w:rPr>
        <w:t xml:space="preserve"> le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38">
    <w:p w14:paraId="6598571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par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39">
    <w:p w14:paraId="2E0655AA" w14:textId="282A5C9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440">
    <w:p w14:paraId="44111DE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questi s(igno)ri … solamente et </w:t>
      </w:r>
      <w:r w:rsidRPr="002A6193">
        <w:rPr>
          <w:i/>
          <w:sz w:val="20"/>
          <w:szCs w:val="20"/>
        </w:rPr>
        <w:t>aggiunto in sopralinea.</w:t>
      </w:r>
    </w:p>
  </w:footnote>
  <w:footnote w:id="441">
    <w:p w14:paraId="5FB4AA7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442">
    <w:p w14:paraId="30FB792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che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43">
    <w:p w14:paraId="3A62DD27" w14:textId="7C2ECE7D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si dasse </w:t>
      </w:r>
      <w:r w:rsidRPr="002A6193">
        <w:rPr>
          <w:i/>
          <w:sz w:val="20"/>
          <w:szCs w:val="20"/>
        </w:rPr>
        <w:t>aggiunto in sopralinea; segue</w:t>
      </w:r>
      <w:r w:rsidRPr="002A6193">
        <w:rPr>
          <w:sz w:val="20"/>
          <w:szCs w:val="20"/>
        </w:rPr>
        <w:t xml:space="preserve"> la </w:t>
      </w:r>
      <w:r w:rsidRPr="002A6193">
        <w:rPr>
          <w:i/>
          <w:sz w:val="20"/>
          <w:szCs w:val="20"/>
        </w:rPr>
        <w:t>depennato.</w:t>
      </w:r>
      <w:r w:rsidRPr="002A6193">
        <w:rPr>
          <w:sz w:val="20"/>
          <w:szCs w:val="20"/>
        </w:rPr>
        <w:t xml:space="preserve"> </w:t>
      </w:r>
    </w:p>
  </w:footnote>
  <w:footnote w:id="444">
    <w:p w14:paraId="7DCAE5C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con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45">
    <w:p w14:paraId="6BDED1FF" w14:textId="77777777" w:rsidR="00E06790" w:rsidRPr="002A6193" w:rsidRDefault="00E06790" w:rsidP="002A6193">
      <w:pPr>
        <w:pStyle w:val="FootnoteText"/>
        <w:rPr>
          <w:sz w:val="20"/>
          <w:szCs w:val="20"/>
          <w:u w:val="single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una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46">
    <w:p w14:paraId="5E2B0C76" w14:textId="2AB4961C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ne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47">
    <w:p w14:paraId="3489E934" w14:textId="6CEF7E05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Seguono parole depennate.</w:t>
      </w:r>
    </w:p>
  </w:footnote>
  <w:footnote w:id="448">
    <w:p w14:paraId="29C43DAB" w14:textId="5206F1DF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quattro mille </w:t>
      </w:r>
      <w:r w:rsidRPr="002A6193">
        <w:rPr>
          <w:i/>
          <w:sz w:val="20"/>
          <w:szCs w:val="20"/>
        </w:rPr>
        <w:t>aggiunto nel margine interno.</w:t>
      </w:r>
    </w:p>
  </w:footnote>
  <w:footnote w:id="449">
    <w:p w14:paraId="687E916D" w14:textId="6F79E4F4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pe </w:t>
      </w:r>
      <w:r w:rsidRPr="002A6193">
        <w:rPr>
          <w:i/>
          <w:sz w:val="20"/>
          <w:szCs w:val="20"/>
        </w:rPr>
        <w:t>depennato.</w:t>
      </w:r>
    </w:p>
  </w:footnote>
  <w:footnote w:id="450">
    <w:p w14:paraId="5A9DE74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Così A.</w:t>
      </w:r>
    </w:p>
  </w:footnote>
  <w:footnote w:id="451">
    <w:p w14:paraId="76BF539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452">
    <w:p w14:paraId="24F74AF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453">
    <w:p w14:paraId="3E03775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454">
    <w:p w14:paraId="2606126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parola depennata</w:t>
      </w:r>
      <w:r w:rsidRPr="002A6193">
        <w:rPr>
          <w:sz w:val="20"/>
          <w:szCs w:val="20"/>
        </w:rPr>
        <w:t>.</w:t>
      </w:r>
    </w:p>
  </w:footnote>
  <w:footnote w:id="455">
    <w:p w14:paraId="51FC01E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456">
    <w:p w14:paraId="4BE205F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pro </w:t>
      </w:r>
      <w:r w:rsidRPr="002A6193">
        <w:rPr>
          <w:i/>
          <w:sz w:val="20"/>
          <w:szCs w:val="20"/>
        </w:rPr>
        <w:t>depennata.</w:t>
      </w:r>
    </w:p>
  </w:footnote>
  <w:footnote w:id="457">
    <w:p w14:paraId="390C732F" w14:textId="325168E4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40 m(ila) </w:t>
      </w:r>
      <w:r w:rsidRPr="002A6193">
        <w:rPr>
          <w:i/>
          <w:sz w:val="20"/>
          <w:szCs w:val="20"/>
        </w:rPr>
        <w:t>aggiunto in sopralinea.</w:t>
      </w:r>
      <w:r w:rsidRPr="002A6193">
        <w:rPr>
          <w:sz w:val="20"/>
          <w:szCs w:val="20"/>
        </w:rPr>
        <w:t xml:space="preserve"> </w:t>
      </w:r>
    </w:p>
  </w:footnote>
  <w:footnote w:id="458">
    <w:p w14:paraId="2DAB955C" w14:textId="7831BD3B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Seguono parole depennate.</w:t>
      </w:r>
    </w:p>
  </w:footnote>
  <w:footnote w:id="459">
    <w:p w14:paraId="2A8DC89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460">
    <w:p w14:paraId="1C55C88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venerdì</w:t>
      </w:r>
      <w:r w:rsidRPr="002A6193">
        <w:rPr>
          <w:i/>
          <w:sz w:val="20"/>
          <w:szCs w:val="20"/>
        </w:rPr>
        <w:t xml:space="preserve"> depennato.</w:t>
      </w:r>
    </w:p>
  </w:footnote>
  <w:footnote w:id="461">
    <w:p w14:paraId="21FA1A2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parola depennata.</w:t>
      </w:r>
    </w:p>
  </w:footnote>
  <w:footnote w:id="462">
    <w:p w14:paraId="12C994A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</w:t>
      </w:r>
      <w:r w:rsidRPr="002A6193">
        <w:rPr>
          <w:sz w:val="20"/>
          <w:szCs w:val="20"/>
        </w:rPr>
        <w:t xml:space="preserve"> manca</w:t>
      </w:r>
      <w:r w:rsidRPr="002A6193">
        <w:rPr>
          <w:i/>
          <w:sz w:val="20"/>
          <w:szCs w:val="20"/>
        </w:rPr>
        <w:t xml:space="preserve"> depennato.</w:t>
      </w:r>
    </w:p>
  </w:footnote>
  <w:footnote w:id="463">
    <w:p w14:paraId="5A5949C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a</w:t>
      </w:r>
      <w:r w:rsidRPr="002A6193">
        <w:rPr>
          <w:sz w:val="20"/>
          <w:szCs w:val="20"/>
        </w:rPr>
        <w:t xml:space="preserve"> v(ostra) Ser(eni)tà </w:t>
      </w:r>
      <w:r w:rsidRPr="002A6193">
        <w:rPr>
          <w:i/>
          <w:sz w:val="20"/>
          <w:szCs w:val="20"/>
        </w:rPr>
        <w:t>depennato.</w:t>
      </w:r>
    </w:p>
  </w:footnote>
  <w:footnote w:id="464">
    <w:p w14:paraId="2E71039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vasselli</w:t>
      </w:r>
      <w:r w:rsidRPr="002A6193">
        <w:rPr>
          <w:i/>
          <w:sz w:val="20"/>
          <w:szCs w:val="20"/>
        </w:rPr>
        <w:t xml:space="preserve"> depennato.</w:t>
      </w:r>
    </w:p>
  </w:footnote>
  <w:footnote w:id="465">
    <w:p w14:paraId="40A42BB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66">
    <w:p w14:paraId="752F217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tratta</w:t>
      </w:r>
      <w:r w:rsidRPr="002A6193">
        <w:rPr>
          <w:i/>
          <w:sz w:val="20"/>
          <w:szCs w:val="20"/>
        </w:rPr>
        <w:t xml:space="preserve"> depennato.</w:t>
      </w:r>
    </w:p>
  </w:footnote>
  <w:footnote w:id="467">
    <w:p w14:paraId="2C22CAD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parola depennata.</w:t>
      </w:r>
    </w:p>
  </w:footnote>
  <w:footnote w:id="468">
    <w:p w14:paraId="4DCC450A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-ro-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69">
    <w:p w14:paraId="30816D8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470">
    <w:p w14:paraId="7054505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471">
    <w:p w14:paraId="6D9A706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</w:t>
      </w:r>
      <w:r w:rsidRPr="002A6193">
        <w:rPr>
          <w:sz w:val="20"/>
          <w:szCs w:val="20"/>
        </w:rPr>
        <w:t xml:space="preserve"> aff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72">
    <w:p w14:paraId="58D6B06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473">
    <w:p w14:paraId="3F3B286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che</w:t>
      </w:r>
      <w:r w:rsidRPr="002A6193">
        <w:rPr>
          <w:i/>
          <w:sz w:val="20"/>
          <w:szCs w:val="20"/>
        </w:rPr>
        <w:t xml:space="preserve"> depennato.</w:t>
      </w:r>
    </w:p>
  </w:footnote>
  <w:footnote w:id="474">
    <w:p w14:paraId="5B8ACDD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475">
    <w:p w14:paraId="77078EB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passa</w:t>
      </w:r>
      <w:r w:rsidRPr="002A6193">
        <w:rPr>
          <w:i/>
          <w:sz w:val="20"/>
          <w:szCs w:val="20"/>
        </w:rPr>
        <w:t xml:space="preserve"> depennato.</w:t>
      </w:r>
    </w:p>
  </w:footnote>
  <w:footnote w:id="476">
    <w:p w14:paraId="77F9F11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77">
    <w:p w14:paraId="4AA3FD6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loro</w:t>
      </w:r>
      <w:r w:rsidRPr="002A6193">
        <w:rPr>
          <w:i/>
          <w:sz w:val="20"/>
          <w:szCs w:val="20"/>
        </w:rPr>
        <w:t xml:space="preserve"> depennato</w:t>
      </w:r>
      <w:r w:rsidRPr="002A6193">
        <w:rPr>
          <w:sz w:val="20"/>
          <w:szCs w:val="20"/>
        </w:rPr>
        <w:t>.</w:t>
      </w:r>
    </w:p>
  </w:footnote>
  <w:footnote w:id="478">
    <w:p w14:paraId="103DAC8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il resto</w:t>
      </w:r>
      <w:r w:rsidRPr="002A6193">
        <w:rPr>
          <w:i/>
          <w:sz w:val="20"/>
          <w:szCs w:val="20"/>
        </w:rPr>
        <w:t xml:space="preserve"> depennato.</w:t>
      </w:r>
    </w:p>
  </w:footnote>
  <w:footnote w:id="479">
    <w:p w14:paraId="29110C9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aspetto</w:t>
      </w:r>
      <w:r w:rsidRPr="002A6193">
        <w:rPr>
          <w:i/>
          <w:sz w:val="20"/>
          <w:szCs w:val="20"/>
        </w:rPr>
        <w:t xml:space="preserve"> depennato</w:t>
      </w:r>
      <w:r w:rsidRPr="002A6193">
        <w:rPr>
          <w:sz w:val="20"/>
          <w:szCs w:val="20"/>
        </w:rPr>
        <w:t>.</w:t>
      </w:r>
    </w:p>
  </w:footnote>
  <w:footnote w:id="480">
    <w:p w14:paraId="0E1CCA4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-ro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81">
    <w:p w14:paraId="018811CF" w14:textId="3C7F0FCB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parole depennate con segno di inserimento.</w:t>
      </w:r>
    </w:p>
  </w:footnote>
  <w:footnote w:id="482">
    <w:p w14:paraId="5C1FDEC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83">
    <w:p w14:paraId="4DB27B6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Gheldria </w:t>
      </w:r>
      <w:r w:rsidRPr="002A6193">
        <w:rPr>
          <w:i/>
          <w:sz w:val="20"/>
          <w:szCs w:val="20"/>
        </w:rPr>
        <w:t>depennato.</w:t>
      </w:r>
    </w:p>
  </w:footnote>
  <w:footnote w:id="484">
    <w:p w14:paraId="5335983A" w14:textId="3A55F748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li proprietari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85">
    <w:p w14:paraId="4A1DD98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sendo</w:t>
      </w:r>
      <w:r w:rsidRPr="002A6193">
        <w:rPr>
          <w:i/>
          <w:sz w:val="20"/>
          <w:szCs w:val="20"/>
        </w:rPr>
        <w:t xml:space="preserve"> depennato.</w:t>
      </w:r>
    </w:p>
  </w:footnote>
  <w:footnote w:id="486">
    <w:p w14:paraId="762F4F4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i/>
          <w:sz w:val="20"/>
          <w:szCs w:val="20"/>
        </w:rPr>
        <w:footnoteRef/>
      </w:r>
      <w:r w:rsidRPr="002A6193">
        <w:rPr>
          <w:i/>
          <w:sz w:val="20"/>
          <w:szCs w:val="20"/>
        </w:rPr>
        <w:t xml:space="preserve"> Segue </w:t>
      </w:r>
      <w:r w:rsidRPr="002A6193">
        <w:rPr>
          <w:sz w:val="20"/>
          <w:szCs w:val="20"/>
        </w:rPr>
        <w:t>molti giorni</w:t>
      </w:r>
      <w:r w:rsidRPr="002A6193">
        <w:rPr>
          <w:i/>
          <w:sz w:val="20"/>
          <w:szCs w:val="20"/>
        </w:rPr>
        <w:t xml:space="preserve"> depennato.</w:t>
      </w:r>
    </w:p>
  </w:footnote>
  <w:footnote w:id="487">
    <w:p w14:paraId="100085CC" w14:textId="0EFC5914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</w:t>
      </w:r>
      <w:r w:rsidRPr="002A6193">
        <w:rPr>
          <w:sz w:val="20"/>
          <w:szCs w:val="20"/>
        </w:rPr>
        <w:t>.</w:t>
      </w:r>
    </w:p>
  </w:footnote>
  <w:footnote w:id="488">
    <w:p w14:paraId="7F19AF7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parola depennata.</w:t>
      </w:r>
    </w:p>
  </w:footnote>
  <w:footnote w:id="489">
    <w:p w14:paraId="176D1F3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Quas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90">
    <w:p w14:paraId="5053DA7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91">
    <w:p w14:paraId="3BF21F9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492">
    <w:p w14:paraId="52B2BB72" w14:textId="01F21888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Seguono parole depennate.</w:t>
      </w:r>
    </w:p>
  </w:footnote>
  <w:footnote w:id="493">
    <w:p w14:paraId="2DCDEB3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tre </w:t>
      </w:r>
      <w:r w:rsidRPr="002A6193">
        <w:rPr>
          <w:i/>
          <w:sz w:val="20"/>
          <w:szCs w:val="20"/>
        </w:rPr>
        <w:t>depennato.</w:t>
      </w:r>
    </w:p>
  </w:footnote>
  <w:footnote w:id="494">
    <w:p w14:paraId="4FC57EE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495">
    <w:p w14:paraId="66A299F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che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496">
    <w:p w14:paraId="06FA8DF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497">
    <w:p w14:paraId="5524739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498">
    <w:p w14:paraId="7273A9F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</w:t>
      </w:r>
      <w:r w:rsidRPr="002A6193">
        <w:rPr>
          <w:sz w:val="20"/>
          <w:szCs w:val="20"/>
        </w:rPr>
        <w:t>.</w:t>
      </w:r>
    </w:p>
  </w:footnote>
  <w:footnote w:id="499">
    <w:p w14:paraId="5A4D675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della S(ereni)tà v(ostra) V </w:t>
      </w:r>
      <w:r w:rsidRPr="002A6193">
        <w:rPr>
          <w:i/>
          <w:sz w:val="20"/>
          <w:szCs w:val="20"/>
        </w:rPr>
        <w:t>depennato.</w:t>
      </w:r>
    </w:p>
  </w:footnote>
  <w:footnote w:id="500">
    <w:p w14:paraId="6681539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</w:t>
      </w:r>
      <w:r w:rsidRPr="002A6193">
        <w:rPr>
          <w:sz w:val="20"/>
          <w:szCs w:val="20"/>
        </w:rPr>
        <w:t>.</w:t>
      </w:r>
    </w:p>
  </w:footnote>
  <w:footnote w:id="501">
    <w:p w14:paraId="0A706E13" w14:textId="3FA3B8BA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502">
    <w:p w14:paraId="163B747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gratie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503">
    <w:p w14:paraId="01EEECF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504">
    <w:p w14:paraId="4605985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Così A.</w:t>
      </w:r>
    </w:p>
  </w:footnote>
  <w:footnote w:id="505">
    <w:p w14:paraId="5FB349C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Segue</w:t>
      </w:r>
      <w:r w:rsidRPr="002A6193">
        <w:rPr>
          <w:sz w:val="20"/>
          <w:szCs w:val="20"/>
        </w:rPr>
        <w:t xml:space="preserve"> la </w:t>
      </w:r>
      <w:r w:rsidRPr="002A6193">
        <w:rPr>
          <w:i/>
          <w:iCs/>
          <w:sz w:val="20"/>
          <w:szCs w:val="20"/>
        </w:rPr>
        <w:t>depennato.</w:t>
      </w:r>
    </w:p>
  </w:footnote>
  <w:footnote w:id="506">
    <w:p w14:paraId="7C22634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Segue</w:t>
      </w:r>
      <w:r w:rsidRPr="002A6193">
        <w:rPr>
          <w:sz w:val="20"/>
          <w:szCs w:val="20"/>
        </w:rPr>
        <w:t xml:space="preserve"> uno </w:t>
      </w:r>
      <w:r w:rsidRPr="002A6193">
        <w:rPr>
          <w:i/>
          <w:iCs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507">
    <w:p w14:paraId="4E46C081" w14:textId="06F28E91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Segue</w:t>
      </w:r>
      <w:r w:rsidRPr="002A6193">
        <w:rPr>
          <w:sz w:val="20"/>
          <w:szCs w:val="20"/>
        </w:rPr>
        <w:t xml:space="preserve"> de pri </w:t>
      </w:r>
      <w:r w:rsidRPr="002A6193">
        <w:rPr>
          <w:i/>
          <w:iCs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508">
    <w:p w14:paraId="0B53F38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509">
    <w:p w14:paraId="2EB138C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li vasselli </w:t>
      </w:r>
      <w:r w:rsidRPr="002A6193">
        <w:rPr>
          <w:i/>
          <w:sz w:val="20"/>
          <w:szCs w:val="20"/>
        </w:rPr>
        <w:t>depennato.</w:t>
      </w:r>
    </w:p>
  </w:footnote>
  <w:footnote w:id="510">
    <w:p w14:paraId="5FDC553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dal</w:t>
      </w:r>
      <w:r w:rsidRPr="002A6193">
        <w:rPr>
          <w:i/>
          <w:sz w:val="20"/>
          <w:szCs w:val="20"/>
        </w:rPr>
        <w:t xml:space="preserve"> depennato.</w:t>
      </w:r>
    </w:p>
  </w:footnote>
  <w:footnote w:id="511">
    <w:p w14:paraId="22BD9218" w14:textId="27356870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512">
    <w:p w14:paraId="5D9A734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le </w:t>
      </w:r>
      <w:r w:rsidRPr="002A6193">
        <w:rPr>
          <w:i/>
          <w:sz w:val="20"/>
          <w:szCs w:val="20"/>
        </w:rPr>
        <w:t>depennato.</w:t>
      </w:r>
    </w:p>
  </w:footnote>
  <w:footnote w:id="513">
    <w:p w14:paraId="0944DBA9" w14:textId="46F448A9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-no </w:t>
      </w:r>
      <w:r w:rsidRPr="002A6193">
        <w:rPr>
          <w:i/>
          <w:sz w:val="20"/>
          <w:szCs w:val="20"/>
        </w:rPr>
        <w:t>depennato.</w:t>
      </w:r>
    </w:p>
  </w:footnote>
  <w:footnote w:id="514">
    <w:p w14:paraId="31ABA1B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-le </w:t>
      </w:r>
      <w:r w:rsidRPr="002A6193">
        <w:rPr>
          <w:i/>
          <w:sz w:val="20"/>
          <w:szCs w:val="20"/>
        </w:rPr>
        <w:t>esito di correzione.</w:t>
      </w:r>
    </w:p>
  </w:footnote>
  <w:footnote w:id="515">
    <w:p w14:paraId="2067894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quelle</w:t>
      </w:r>
      <w:r w:rsidRPr="002A6193">
        <w:rPr>
          <w:i/>
          <w:sz w:val="20"/>
          <w:szCs w:val="20"/>
        </w:rPr>
        <w:t xml:space="preserve"> depennato.</w:t>
      </w:r>
    </w:p>
  </w:footnote>
  <w:footnote w:id="516">
    <w:p w14:paraId="3F0936B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517">
    <w:p w14:paraId="5F83E0F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di</w:t>
      </w:r>
      <w:r w:rsidRPr="002A6193">
        <w:rPr>
          <w:i/>
          <w:sz w:val="20"/>
          <w:szCs w:val="20"/>
        </w:rPr>
        <w:t xml:space="preserve"> depennato.</w:t>
      </w:r>
    </w:p>
  </w:footnote>
  <w:footnote w:id="518">
    <w:p w14:paraId="615B4F0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20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519">
    <w:p w14:paraId="06F4C3AD" w14:textId="2494492C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parola depennata con segno di inserimento.</w:t>
      </w:r>
    </w:p>
  </w:footnote>
  <w:footnote w:id="520">
    <w:p w14:paraId="7703736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tornar</w:t>
      </w:r>
      <w:r w:rsidRPr="002A6193">
        <w:rPr>
          <w:i/>
          <w:sz w:val="20"/>
          <w:szCs w:val="20"/>
        </w:rPr>
        <w:t xml:space="preserve"> depennato.</w:t>
      </w:r>
    </w:p>
  </w:footnote>
  <w:footnote w:id="521">
    <w:p w14:paraId="5A70038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parola depennata.</w:t>
      </w:r>
    </w:p>
  </w:footnote>
  <w:footnote w:id="522">
    <w:p w14:paraId="164501E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Segue D depennata.</w:t>
      </w:r>
    </w:p>
  </w:footnote>
  <w:footnote w:id="523">
    <w:p w14:paraId="7065DD6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le </w:t>
      </w:r>
      <w:r w:rsidRPr="002A6193">
        <w:rPr>
          <w:i/>
          <w:sz w:val="20"/>
          <w:szCs w:val="20"/>
        </w:rPr>
        <w:t>depennato.</w:t>
      </w:r>
    </w:p>
  </w:footnote>
  <w:footnote w:id="524">
    <w:p w14:paraId="0EEC330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525">
    <w:p w14:paraId="166F6A3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526">
    <w:p w14:paraId="4B49A5E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come la ra </w:t>
      </w:r>
      <w:r w:rsidRPr="002A6193">
        <w:rPr>
          <w:i/>
          <w:sz w:val="20"/>
          <w:szCs w:val="20"/>
        </w:rPr>
        <w:t>depennato.</w:t>
      </w:r>
    </w:p>
  </w:footnote>
  <w:footnote w:id="527">
    <w:p w14:paraId="636F63E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della </w:t>
      </w:r>
      <w:r w:rsidRPr="002A6193">
        <w:rPr>
          <w:i/>
          <w:sz w:val="20"/>
          <w:szCs w:val="20"/>
        </w:rPr>
        <w:t>depennato.</w:t>
      </w:r>
    </w:p>
  </w:footnote>
  <w:footnote w:id="528">
    <w:p w14:paraId="4358FAA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529">
    <w:p w14:paraId="479488B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530">
    <w:p w14:paraId="284CFF1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mone </w:t>
      </w:r>
      <w:r w:rsidRPr="002A6193">
        <w:rPr>
          <w:i/>
          <w:sz w:val="20"/>
          <w:szCs w:val="20"/>
        </w:rPr>
        <w:t>depennato.</w:t>
      </w:r>
    </w:p>
  </w:footnote>
  <w:footnote w:id="531">
    <w:p w14:paraId="2CE1DFF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press </w:t>
      </w:r>
      <w:r w:rsidRPr="002A6193">
        <w:rPr>
          <w:i/>
          <w:sz w:val="20"/>
          <w:szCs w:val="20"/>
        </w:rPr>
        <w:t>depennato.</w:t>
      </w:r>
    </w:p>
  </w:footnote>
  <w:footnote w:id="532">
    <w:p w14:paraId="705976F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533">
    <w:p w14:paraId="3336E8E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Rot </w:t>
      </w:r>
      <w:r w:rsidRPr="002A6193">
        <w:rPr>
          <w:i/>
          <w:sz w:val="20"/>
          <w:szCs w:val="20"/>
        </w:rPr>
        <w:t>depennato.</w:t>
      </w:r>
    </w:p>
  </w:footnote>
  <w:footnote w:id="534">
    <w:p w14:paraId="5C92D9A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 depennata.</w:t>
      </w:r>
    </w:p>
  </w:footnote>
  <w:footnote w:id="535">
    <w:p w14:paraId="08B420A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</w:t>
      </w:r>
      <w:r w:rsidRPr="002A6193">
        <w:rPr>
          <w:sz w:val="20"/>
          <w:szCs w:val="20"/>
        </w:rPr>
        <w:t>.</w:t>
      </w:r>
    </w:p>
  </w:footnote>
  <w:footnote w:id="536">
    <w:p w14:paraId="01546EE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-rle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-gli.</w:t>
      </w:r>
    </w:p>
  </w:footnote>
  <w:footnote w:id="537">
    <w:p w14:paraId="1F2E253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538">
    <w:p w14:paraId="4855D43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-2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-6</w:t>
      </w:r>
      <w:r w:rsidRPr="002A6193">
        <w:rPr>
          <w:i/>
          <w:sz w:val="20"/>
          <w:szCs w:val="20"/>
        </w:rPr>
        <w:t>.</w:t>
      </w:r>
    </w:p>
  </w:footnote>
  <w:footnote w:id="539">
    <w:p w14:paraId="1FBC352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540">
    <w:p w14:paraId="124F635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novi </w:t>
      </w:r>
      <w:r w:rsidRPr="002A6193">
        <w:rPr>
          <w:i/>
          <w:sz w:val="20"/>
          <w:szCs w:val="20"/>
        </w:rPr>
        <w:t>depennato.</w:t>
      </w:r>
    </w:p>
  </w:footnote>
  <w:footnote w:id="541">
    <w:p w14:paraId="0AA3FD5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-ò </w:t>
      </w:r>
      <w:r w:rsidRPr="002A6193">
        <w:rPr>
          <w:i/>
          <w:sz w:val="20"/>
          <w:szCs w:val="20"/>
        </w:rPr>
        <w:t>esito di correzione</w:t>
      </w:r>
      <w:r w:rsidRPr="002A6193">
        <w:rPr>
          <w:sz w:val="20"/>
          <w:szCs w:val="20"/>
        </w:rPr>
        <w:t>.</w:t>
      </w:r>
    </w:p>
  </w:footnote>
  <w:footnote w:id="542">
    <w:p w14:paraId="5039E30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di </w:t>
      </w:r>
      <w:r w:rsidRPr="002A6193">
        <w:rPr>
          <w:i/>
          <w:sz w:val="20"/>
          <w:szCs w:val="20"/>
        </w:rPr>
        <w:t>depennato.</w:t>
      </w:r>
    </w:p>
  </w:footnote>
  <w:footnote w:id="543">
    <w:p w14:paraId="57C7F5E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-ro- </w:t>
      </w:r>
      <w:r w:rsidRPr="002A6193">
        <w:rPr>
          <w:i/>
          <w:sz w:val="20"/>
          <w:szCs w:val="20"/>
        </w:rPr>
        <w:t>esito di correzione.</w:t>
      </w:r>
    </w:p>
  </w:footnote>
  <w:footnote w:id="544">
    <w:p w14:paraId="2D32C2F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venuta </w:t>
      </w:r>
      <w:r w:rsidRPr="002A6193">
        <w:rPr>
          <w:i/>
          <w:sz w:val="20"/>
          <w:szCs w:val="20"/>
        </w:rPr>
        <w:t>depennato.</w:t>
      </w:r>
    </w:p>
  </w:footnote>
  <w:footnote w:id="545">
    <w:p w14:paraId="0F6E623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m- </w:t>
      </w:r>
      <w:r w:rsidRPr="002A6193">
        <w:rPr>
          <w:i/>
          <w:sz w:val="20"/>
          <w:szCs w:val="20"/>
        </w:rPr>
        <w:t>esito di correzione.</w:t>
      </w:r>
    </w:p>
  </w:footnote>
  <w:footnote w:id="546">
    <w:p w14:paraId="18BA7B5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mentre … colfo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547">
    <w:p w14:paraId="451AD4F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si </w:t>
      </w:r>
      <w:r w:rsidRPr="002A6193">
        <w:rPr>
          <w:i/>
          <w:sz w:val="20"/>
          <w:szCs w:val="20"/>
        </w:rPr>
        <w:t>depennato.</w:t>
      </w:r>
    </w:p>
  </w:footnote>
  <w:footnote w:id="548">
    <w:p w14:paraId="31697E3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esito di correzione.</w:t>
      </w:r>
    </w:p>
  </w:footnote>
  <w:footnote w:id="549">
    <w:p w14:paraId="371D014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veduto </w:t>
      </w:r>
      <w:r w:rsidRPr="002A6193">
        <w:rPr>
          <w:i/>
          <w:sz w:val="20"/>
          <w:szCs w:val="20"/>
        </w:rPr>
        <w:t>depennato.</w:t>
      </w:r>
    </w:p>
  </w:footnote>
  <w:footnote w:id="550">
    <w:p w14:paraId="6EC75BE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Scrissi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551">
    <w:p w14:paraId="711CCB6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di più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552">
    <w:p w14:paraId="78B5558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per </w:t>
      </w:r>
      <w:r w:rsidRPr="002A6193">
        <w:rPr>
          <w:i/>
          <w:sz w:val="20"/>
          <w:szCs w:val="20"/>
        </w:rPr>
        <w:t>depennato.</w:t>
      </w:r>
    </w:p>
  </w:footnote>
  <w:footnote w:id="553">
    <w:p w14:paraId="5F9F5E7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-i</w:t>
      </w:r>
      <w:r w:rsidRPr="002A6193">
        <w:rPr>
          <w:i/>
          <w:sz w:val="20"/>
          <w:szCs w:val="20"/>
        </w:rPr>
        <w:t>.</w:t>
      </w:r>
    </w:p>
  </w:footnote>
  <w:footnote w:id="554">
    <w:p w14:paraId="7FF87C4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distanza </w:t>
      </w:r>
      <w:r w:rsidRPr="002A6193">
        <w:rPr>
          <w:i/>
          <w:sz w:val="20"/>
          <w:szCs w:val="20"/>
        </w:rPr>
        <w:t>depennato.</w:t>
      </w:r>
    </w:p>
  </w:footnote>
  <w:footnote w:id="555">
    <w:p w14:paraId="7AC5C48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a- </w:t>
      </w:r>
      <w:r w:rsidRPr="002A6193">
        <w:rPr>
          <w:i/>
          <w:sz w:val="20"/>
          <w:szCs w:val="20"/>
        </w:rPr>
        <w:t>esito di correzione.</w:t>
      </w:r>
    </w:p>
  </w:footnote>
  <w:footnote w:id="556">
    <w:p w14:paraId="10125E1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sa</w:t>
      </w:r>
      <w:r w:rsidRPr="002A6193">
        <w:rPr>
          <w:i/>
          <w:sz w:val="20"/>
          <w:szCs w:val="20"/>
        </w:rPr>
        <w:t>.</w:t>
      </w:r>
    </w:p>
  </w:footnote>
  <w:footnote w:id="557">
    <w:p w14:paraId="2BB1795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</w:t>
      </w:r>
      <w:r w:rsidRPr="002A6193">
        <w:rPr>
          <w:i/>
          <w:sz w:val="20"/>
          <w:szCs w:val="20"/>
        </w:rPr>
        <w:t>.</w:t>
      </w:r>
    </w:p>
  </w:footnote>
  <w:footnote w:id="558">
    <w:p w14:paraId="5288F3A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el </w:t>
      </w:r>
      <w:r w:rsidRPr="002A6193">
        <w:rPr>
          <w:i/>
          <w:sz w:val="20"/>
          <w:szCs w:val="20"/>
        </w:rPr>
        <w:t>depennato.</w:t>
      </w:r>
    </w:p>
  </w:footnote>
  <w:footnote w:id="559">
    <w:p w14:paraId="6AF7D02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560">
    <w:p w14:paraId="3FF8CEB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esito di correzione.</w:t>
      </w:r>
    </w:p>
  </w:footnote>
  <w:footnote w:id="561">
    <w:p w14:paraId="471E3F6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ricuperatione </w:t>
      </w:r>
      <w:r w:rsidRPr="002A6193">
        <w:rPr>
          <w:i/>
          <w:sz w:val="20"/>
          <w:szCs w:val="20"/>
        </w:rPr>
        <w:t>depennato.</w:t>
      </w:r>
    </w:p>
  </w:footnote>
  <w:footnote w:id="562">
    <w:p w14:paraId="6E7444B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-ve- </w:t>
      </w:r>
      <w:r w:rsidRPr="002A6193">
        <w:rPr>
          <w:i/>
          <w:sz w:val="20"/>
          <w:szCs w:val="20"/>
        </w:rPr>
        <w:t>esito di correzione.</w:t>
      </w:r>
    </w:p>
  </w:footnote>
  <w:footnote w:id="563">
    <w:p w14:paraId="7D7CED9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564">
    <w:p w14:paraId="3CB3438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et e- </w:t>
      </w:r>
      <w:r w:rsidRPr="002A6193">
        <w:rPr>
          <w:i/>
          <w:sz w:val="20"/>
          <w:szCs w:val="20"/>
        </w:rPr>
        <w:t>esito di correzione.</w:t>
      </w:r>
    </w:p>
  </w:footnote>
  <w:footnote w:id="565">
    <w:p w14:paraId="5460367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alli s(igno)ri </w:t>
      </w:r>
      <w:r w:rsidRPr="002A6193">
        <w:rPr>
          <w:i/>
          <w:sz w:val="20"/>
          <w:szCs w:val="20"/>
        </w:rPr>
        <w:t>depennato.</w:t>
      </w:r>
    </w:p>
  </w:footnote>
  <w:footnote w:id="566">
    <w:p w14:paraId="0A175F0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Horn </w:t>
      </w:r>
      <w:r w:rsidRPr="002A6193">
        <w:rPr>
          <w:i/>
          <w:sz w:val="20"/>
          <w:szCs w:val="20"/>
        </w:rPr>
        <w:t>depennato.</w:t>
      </w:r>
    </w:p>
  </w:footnote>
  <w:footnote w:id="567">
    <w:p w14:paraId="3DA4A46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n </w:t>
      </w:r>
      <w:r w:rsidRPr="002A6193">
        <w:rPr>
          <w:i/>
          <w:sz w:val="20"/>
          <w:szCs w:val="20"/>
        </w:rPr>
        <w:t>depennata.</w:t>
      </w:r>
    </w:p>
  </w:footnote>
  <w:footnote w:id="568">
    <w:p w14:paraId="70439A4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sopra </w:t>
      </w:r>
      <w:r w:rsidRPr="002A6193">
        <w:rPr>
          <w:i/>
          <w:sz w:val="20"/>
          <w:szCs w:val="20"/>
        </w:rPr>
        <w:t xml:space="preserve">depennato. </w:t>
      </w:r>
    </w:p>
  </w:footnote>
  <w:footnote w:id="569">
    <w:p w14:paraId="6C82324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570">
    <w:p w14:paraId="59CF357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le </w:t>
      </w:r>
      <w:r w:rsidRPr="002A6193">
        <w:rPr>
          <w:i/>
          <w:sz w:val="20"/>
          <w:szCs w:val="20"/>
        </w:rPr>
        <w:t>depennato.</w:t>
      </w:r>
    </w:p>
  </w:footnote>
  <w:footnote w:id="571">
    <w:p w14:paraId="7D4208B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-7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-8</w:t>
      </w:r>
      <w:r w:rsidRPr="002A6193">
        <w:rPr>
          <w:i/>
          <w:sz w:val="20"/>
          <w:szCs w:val="20"/>
        </w:rPr>
        <w:t>.</w:t>
      </w:r>
    </w:p>
  </w:footnote>
  <w:footnote w:id="572">
    <w:p w14:paraId="6954439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ch </w:t>
      </w:r>
      <w:r w:rsidRPr="002A6193">
        <w:rPr>
          <w:i/>
          <w:sz w:val="20"/>
          <w:szCs w:val="20"/>
        </w:rPr>
        <w:t>depennato.</w:t>
      </w:r>
    </w:p>
  </w:footnote>
  <w:footnote w:id="573">
    <w:p w14:paraId="60B106C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-t(ion)e </w:t>
      </w:r>
      <w:r w:rsidRPr="002A6193">
        <w:rPr>
          <w:i/>
          <w:sz w:val="20"/>
          <w:szCs w:val="20"/>
        </w:rPr>
        <w:t>depennato.</w:t>
      </w:r>
    </w:p>
  </w:footnote>
  <w:footnote w:id="574">
    <w:p w14:paraId="025E498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p(er) </w:t>
      </w:r>
      <w:r w:rsidRPr="002A6193">
        <w:rPr>
          <w:i/>
          <w:sz w:val="20"/>
          <w:szCs w:val="20"/>
        </w:rPr>
        <w:t>depennato.</w:t>
      </w:r>
      <w:r w:rsidRPr="002A6193">
        <w:rPr>
          <w:sz w:val="20"/>
          <w:szCs w:val="20"/>
        </w:rPr>
        <w:t xml:space="preserve"> </w:t>
      </w:r>
    </w:p>
  </w:footnote>
  <w:footnote w:id="575">
    <w:p w14:paraId="76387BB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576">
    <w:p w14:paraId="6FEEFEF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et </w:t>
      </w:r>
      <w:r w:rsidRPr="002A6193">
        <w:rPr>
          <w:i/>
          <w:sz w:val="20"/>
          <w:szCs w:val="20"/>
        </w:rPr>
        <w:t>depennato.</w:t>
      </w:r>
    </w:p>
  </w:footnote>
  <w:footnote w:id="577">
    <w:p w14:paraId="3EB902D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578">
    <w:p w14:paraId="5AAF686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</w:t>
      </w:r>
      <w:r w:rsidRPr="002A6193">
        <w:rPr>
          <w:i/>
          <w:sz w:val="20"/>
          <w:szCs w:val="20"/>
        </w:rPr>
        <w:t>.</w:t>
      </w:r>
    </w:p>
  </w:footnote>
  <w:footnote w:id="579">
    <w:p w14:paraId="1644C68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>esito di correzione.</w:t>
      </w:r>
    </w:p>
  </w:footnote>
  <w:footnote w:id="580">
    <w:p w14:paraId="6782039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con segno di inserimento. </w:t>
      </w:r>
    </w:p>
  </w:footnote>
  <w:footnote w:id="581">
    <w:p w14:paraId="01D06EB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Come pare.</w:t>
      </w:r>
    </w:p>
  </w:footnote>
  <w:footnote w:id="582">
    <w:p w14:paraId="3433C7B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Aggiunto in interlinea.</w:t>
      </w:r>
    </w:p>
  </w:footnote>
  <w:footnote w:id="583">
    <w:p w14:paraId="418230B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Fa </w:t>
      </w:r>
      <w:r w:rsidRPr="002A6193">
        <w:rPr>
          <w:i/>
          <w:sz w:val="20"/>
          <w:szCs w:val="20"/>
        </w:rPr>
        <w:t>depennato.</w:t>
      </w:r>
    </w:p>
  </w:footnote>
  <w:footnote w:id="584">
    <w:p w14:paraId="3A92EC6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anco</w:t>
      </w:r>
      <w:r w:rsidRPr="002A6193">
        <w:rPr>
          <w:i/>
          <w:sz w:val="20"/>
          <w:szCs w:val="20"/>
        </w:rPr>
        <w:t xml:space="preserve"> depennato, come pare.</w:t>
      </w:r>
    </w:p>
  </w:footnote>
  <w:footnote w:id="585">
    <w:p w14:paraId="318375F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-e </w:t>
      </w:r>
      <w:r w:rsidRPr="002A6193">
        <w:rPr>
          <w:i/>
          <w:iCs/>
          <w:sz w:val="20"/>
          <w:szCs w:val="20"/>
        </w:rPr>
        <w:t>depennata.</w:t>
      </w:r>
    </w:p>
  </w:footnote>
  <w:footnote w:id="586">
    <w:p w14:paraId="1B527DE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S </w:t>
      </w:r>
      <w:r w:rsidRPr="002A6193">
        <w:rPr>
          <w:i/>
          <w:sz w:val="20"/>
          <w:szCs w:val="20"/>
        </w:rPr>
        <w:t>depennata.</w:t>
      </w:r>
    </w:p>
  </w:footnote>
  <w:footnote w:id="587">
    <w:p w14:paraId="46B588B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per </w:t>
      </w:r>
      <w:r w:rsidRPr="002A6193">
        <w:rPr>
          <w:i/>
          <w:sz w:val="20"/>
          <w:szCs w:val="20"/>
        </w:rPr>
        <w:t>depennato.</w:t>
      </w:r>
    </w:p>
  </w:footnote>
  <w:footnote w:id="588">
    <w:p w14:paraId="3D4BE23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589">
    <w:p w14:paraId="23319E1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vi vorranno </w:t>
      </w:r>
      <w:r w:rsidRPr="002A6193">
        <w:rPr>
          <w:i/>
          <w:sz w:val="20"/>
          <w:szCs w:val="20"/>
        </w:rPr>
        <w:t>depennato.</w:t>
      </w:r>
    </w:p>
  </w:footnote>
  <w:footnote w:id="590">
    <w:p w14:paraId="418995F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M-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p-</w:t>
      </w:r>
      <w:r w:rsidRPr="002A6193">
        <w:rPr>
          <w:i/>
          <w:sz w:val="20"/>
          <w:szCs w:val="20"/>
        </w:rPr>
        <w:t>.</w:t>
      </w:r>
    </w:p>
  </w:footnote>
  <w:footnote w:id="591">
    <w:p w14:paraId="564C045E" w14:textId="67C7E54A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592">
    <w:p w14:paraId="3D5074D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-rs- </w:t>
      </w:r>
      <w:r w:rsidRPr="002A6193">
        <w:rPr>
          <w:i/>
          <w:sz w:val="20"/>
          <w:szCs w:val="20"/>
        </w:rPr>
        <w:t>esito di correzione.</w:t>
      </w:r>
    </w:p>
  </w:footnote>
  <w:footnote w:id="593">
    <w:p w14:paraId="529F757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-a-</w:t>
      </w:r>
      <w:r w:rsidRPr="002A6193">
        <w:rPr>
          <w:i/>
          <w:sz w:val="20"/>
          <w:szCs w:val="20"/>
        </w:rPr>
        <w:t>.</w:t>
      </w:r>
    </w:p>
  </w:footnote>
  <w:footnote w:id="594">
    <w:p w14:paraId="4A6AE8E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 </w:t>
      </w:r>
      <w:r w:rsidRPr="002A6193">
        <w:rPr>
          <w:i/>
          <w:sz w:val="20"/>
          <w:szCs w:val="20"/>
        </w:rPr>
        <w:t>depennata.</w:t>
      </w:r>
    </w:p>
  </w:footnote>
  <w:footnote w:id="595">
    <w:p w14:paraId="0276552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i </w:t>
      </w:r>
      <w:r w:rsidRPr="002A6193">
        <w:rPr>
          <w:i/>
          <w:sz w:val="20"/>
          <w:szCs w:val="20"/>
        </w:rPr>
        <w:t>depennata.</w:t>
      </w:r>
    </w:p>
  </w:footnote>
  <w:footnote w:id="596">
    <w:p w14:paraId="10AE054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-o</w:t>
      </w:r>
      <w:r w:rsidRPr="002A6193">
        <w:rPr>
          <w:i/>
          <w:sz w:val="20"/>
          <w:szCs w:val="20"/>
        </w:rPr>
        <w:t>.</w:t>
      </w:r>
    </w:p>
  </w:footnote>
  <w:footnote w:id="597">
    <w:p w14:paraId="7F0D202D" w14:textId="7AB42C95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-te </w:t>
      </w:r>
      <w:r w:rsidRPr="002A6193">
        <w:rPr>
          <w:i/>
          <w:sz w:val="20"/>
          <w:szCs w:val="20"/>
        </w:rPr>
        <w:t>esito di correzione.</w:t>
      </w:r>
    </w:p>
  </w:footnote>
  <w:footnote w:id="598">
    <w:p w14:paraId="359855B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 </w:t>
      </w:r>
      <w:r w:rsidRPr="002A6193">
        <w:rPr>
          <w:i/>
          <w:sz w:val="20"/>
          <w:szCs w:val="20"/>
        </w:rPr>
        <w:t>depennata.</w:t>
      </w:r>
    </w:p>
  </w:footnote>
  <w:footnote w:id="599">
    <w:p w14:paraId="301CE83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600">
    <w:p w14:paraId="6005F35A" w14:textId="6D1F5520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01">
    <w:p w14:paraId="5F55AE5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02">
    <w:p w14:paraId="750D457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03">
    <w:p w14:paraId="192F09F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-or- </w:t>
      </w:r>
      <w:r w:rsidRPr="002A6193">
        <w:rPr>
          <w:i/>
          <w:sz w:val="20"/>
          <w:szCs w:val="20"/>
        </w:rPr>
        <w:t>esito di correzione.</w:t>
      </w:r>
    </w:p>
  </w:footnote>
  <w:footnote w:id="604">
    <w:p w14:paraId="3C9D84C5" w14:textId="66119659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-u- </w:t>
      </w:r>
      <w:r w:rsidRPr="002A6193">
        <w:rPr>
          <w:i/>
          <w:sz w:val="20"/>
          <w:szCs w:val="20"/>
        </w:rPr>
        <w:t>esito di correzione.</w:t>
      </w:r>
    </w:p>
  </w:footnote>
  <w:footnote w:id="605">
    <w:p w14:paraId="01FB5D1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Aggiunto; segue al rigo successivo</w:t>
      </w:r>
      <w:r w:rsidRPr="002A6193">
        <w:rPr>
          <w:sz w:val="20"/>
          <w:szCs w:val="20"/>
        </w:rPr>
        <w:t xml:space="preserve"> Vendrech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606">
    <w:p w14:paraId="232E5DC6" w14:textId="4BC1B98F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-c- </w:t>
      </w:r>
      <w:r w:rsidRPr="002A6193">
        <w:rPr>
          <w:i/>
          <w:sz w:val="20"/>
          <w:szCs w:val="20"/>
        </w:rPr>
        <w:t>esito di correzione.</w:t>
      </w:r>
    </w:p>
  </w:footnote>
  <w:footnote w:id="607">
    <w:p w14:paraId="44D02D6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08">
    <w:p w14:paraId="016B9DCC" w14:textId="6E90D871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-k- </w:t>
      </w:r>
      <w:r w:rsidRPr="002A6193">
        <w:rPr>
          <w:i/>
          <w:sz w:val="20"/>
          <w:szCs w:val="20"/>
        </w:rPr>
        <w:t>esito di correzione.</w:t>
      </w:r>
    </w:p>
  </w:footnote>
  <w:footnote w:id="609">
    <w:p w14:paraId="18913D8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10">
    <w:p w14:paraId="16F13FA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611">
    <w:p w14:paraId="4023BB1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R-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K-.</w:t>
      </w:r>
    </w:p>
  </w:footnote>
  <w:footnote w:id="612">
    <w:p w14:paraId="35CCC27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-u-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-n-. </w:t>
      </w:r>
    </w:p>
  </w:footnote>
  <w:footnote w:id="613">
    <w:p w14:paraId="0B4C7F3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 </w:t>
      </w:r>
      <w:r w:rsidRPr="002A6193">
        <w:rPr>
          <w:i/>
          <w:sz w:val="20"/>
          <w:szCs w:val="20"/>
        </w:rPr>
        <w:t>depennata.</w:t>
      </w:r>
    </w:p>
  </w:footnote>
  <w:footnote w:id="614">
    <w:p w14:paraId="10B8EE6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-ij- </w:t>
      </w:r>
      <w:r w:rsidRPr="002A6193">
        <w:rPr>
          <w:i/>
          <w:sz w:val="20"/>
          <w:szCs w:val="20"/>
        </w:rPr>
        <w:t>esito di correzione.</w:t>
      </w:r>
    </w:p>
  </w:footnote>
  <w:footnote w:id="615">
    <w:p w14:paraId="219E5FE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616">
    <w:p w14:paraId="53D0DD4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i/>
          <w:sz w:val="20"/>
          <w:szCs w:val="20"/>
        </w:rPr>
        <w:t xml:space="preserve"> Presente segno abbreviativo depennato.</w:t>
      </w:r>
    </w:p>
  </w:footnote>
  <w:footnote w:id="617">
    <w:p w14:paraId="0EC5E2E2" w14:textId="61F88BFF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-ij-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-g-</w:t>
      </w:r>
      <w:r w:rsidRPr="002A6193">
        <w:rPr>
          <w:i/>
          <w:sz w:val="20"/>
          <w:szCs w:val="20"/>
        </w:rPr>
        <w:t>, come pare.</w:t>
      </w:r>
    </w:p>
  </w:footnote>
  <w:footnote w:id="618">
    <w:p w14:paraId="589DB5C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619">
    <w:p w14:paraId="35530CD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parola depennata con segno di inserimento.</w:t>
      </w:r>
    </w:p>
  </w:footnote>
  <w:footnote w:id="620">
    <w:p w14:paraId="4E20C93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</w:t>
      </w:r>
      <w:r w:rsidRPr="002A6193">
        <w:rPr>
          <w:sz w:val="20"/>
          <w:szCs w:val="20"/>
        </w:rPr>
        <w:t>.</w:t>
      </w:r>
    </w:p>
  </w:footnote>
  <w:footnote w:id="621">
    <w:p w14:paraId="5AD3D11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</w:t>
      </w:r>
      <w:r w:rsidRPr="002A6193">
        <w:rPr>
          <w:sz w:val="20"/>
          <w:szCs w:val="20"/>
        </w:rPr>
        <w:t>.</w:t>
      </w:r>
    </w:p>
  </w:footnote>
  <w:footnote w:id="622">
    <w:p w14:paraId="0B0858B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623">
    <w:p w14:paraId="5A40084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</w:t>
      </w:r>
      <w:r w:rsidRPr="002A6193">
        <w:rPr>
          <w:sz w:val="20"/>
          <w:szCs w:val="20"/>
        </w:rPr>
        <w:t>.</w:t>
      </w:r>
    </w:p>
  </w:footnote>
  <w:footnote w:id="624">
    <w:p w14:paraId="658B1EB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</w:t>
      </w:r>
      <w:r w:rsidRPr="002A6193">
        <w:rPr>
          <w:sz w:val="20"/>
          <w:szCs w:val="20"/>
        </w:rPr>
        <w:t>.</w:t>
      </w:r>
    </w:p>
  </w:footnote>
  <w:footnote w:id="625">
    <w:p w14:paraId="2525CA1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Davit Adams </w:t>
      </w:r>
      <w:r w:rsidRPr="002A6193">
        <w:rPr>
          <w:i/>
          <w:sz w:val="20"/>
          <w:szCs w:val="20"/>
        </w:rPr>
        <w:t>depennato.</w:t>
      </w:r>
    </w:p>
  </w:footnote>
  <w:footnote w:id="626">
    <w:p w14:paraId="35C6A10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Tomas Bart </w:t>
      </w:r>
      <w:r w:rsidRPr="002A6193">
        <w:rPr>
          <w:i/>
          <w:sz w:val="20"/>
          <w:szCs w:val="20"/>
        </w:rPr>
        <w:t>depennato.</w:t>
      </w:r>
    </w:p>
  </w:footnote>
  <w:footnote w:id="627">
    <w:p w14:paraId="201B9C9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-i.</w:t>
      </w:r>
    </w:p>
  </w:footnote>
  <w:footnote w:id="628">
    <w:p w14:paraId="5E536F6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-i.</w:t>
      </w:r>
    </w:p>
  </w:footnote>
  <w:footnote w:id="629">
    <w:p w14:paraId="41E48EE4" w14:textId="171FA8CE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iCs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-i-.</w:t>
      </w:r>
    </w:p>
  </w:footnote>
  <w:footnote w:id="630">
    <w:p w14:paraId="784A929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da </w:t>
      </w:r>
      <w:r w:rsidRPr="002A6193">
        <w:rPr>
          <w:sz w:val="20"/>
          <w:szCs w:val="20"/>
        </w:rPr>
        <w:t>Courbarch</w:t>
      </w:r>
      <w:r w:rsidRPr="002A6193">
        <w:rPr>
          <w:i/>
          <w:sz w:val="20"/>
          <w:szCs w:val="20"/>
        </w:rPr>
        <w:t>, con seconda</w:t>
      </w:r>
      <w:r w:rsidRPr="002A6193">
        <w:rPr>
          <w:sz w:val="20"/>
          <w:szCs w:val="20"/>
        </w:rPr>
        <w:t xml:space="preserve"> -r- </w:t>
      </w:r>
      <w:r w:rsidRPr="002A6193">
        <w:rPr>
          <w:i/>
          <w:iCs/>
          <w:sz w:val="20"/>
          <w:szCs w:val="20"/>
        </w:rPr>
        <w:t>depennata</w:t>
      </w:r>
      <w:r w:rsidRPr="002A6193">
        <w:rPr>
          <w:sz w:val="20"/>
          <w:szCs w:val="20"/>
        </w:rPr>
        <w:t>.</w:t>
      </w:r>
    </w:p>
  </w:footnote>
  <w:footnote w:id="631">
    <w:p w14:paraId="5FE5F1C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32">
    <w:p w14:paraId="1378901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633">
    <w:p w14:paraId="133CC2C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-m </w:t>
      </w:r>
      <w:r w:rsidRPr="002A6193">
        <w:rPr>
          <w:i/>
          <w:sz w:val="20"/>
          <w:szCs w:val="20"/>
        </w:rPr>
        <w:t>esito di correzione</w:t>
      </w:r>
      <w:r w:rsidRPr="002A6193">
        <w:rPr>
          <w:sz w:val="20"/>
          <w:szCs w:val="20"/>
        </w:rPr>
        <w:t>.</w:t>
      </w:r>
    </w:p>
  </w:footnote>
  <w:footnote w:id="634">
    <w:p w14:paraId="1D09593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35">
    <w:p w14:paraId="0AB11FD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36">
    <w:p w14:paraId="481EB10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primo giorno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 xml:space="preserve">. </w:t>
      </w:r>
    </w:p>
  </w:footnote>
  <w:footnote w:id="637">
    <w:p w14:paraId="5C79348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</w:t>
      </w:r>
      <w:r w:rsidRPr="002A6193">
        <w:rPr>
          <w:sz w:val="20"/>
          <w:szCs w:val="20"/>
        </w:rPr>
        <w:t xml:space="preserve"> 21 </w:t>
      </w:r>
      <w:r w:rsidRPr="002A6193">
        <w:rPr>
          <w:i/>
          <w:sz w:val="20"/>
          <w:szCs w:val="20"/>
        </w:rPr>
        <w:t>depennato, come pare</w:t>
      </w:r>
      <w:r w:rsidRPr="002A6193">
        <w:rPr>
          <w:sz w:val="20"/>
          <w:szCs w:val="20"/>
        </w:rPr>
        <w:t>.</w:t>
      </w:r>
    </w:p>
  </w:footnote>
  <w:footnote w:id="638">
    <w:p w14:paraId="30E1E01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639">
    <w:p w14:paraId="645F78A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sergente maggior </w:t>
      </w:r>
      <w:r w:rsidRPr="002A6193">
        <w:rPr>
          <w:i/>
          <w:sz w:val="20"/>
          <w:szCs w:val="20"/>
        </w:rPr>
        <w:t>aggiunto.</w:t>
      </w:r>
    </w:p>
  </w:footnote>
  <w:footnote w:id="640">
    <w:p w14:paraId="3DA54AE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parola depennata</w:t>
      </w:r>
      <w:r w:rsidRPr="002A6193">
        <w:rPr>
          <w:sz w:val="20"/>
          <w:szCs w:val="20"/>
        </w:rPr>
        <w:t>.</w:t>
      </w:r>
    </w:p>
  </w:footnote>
  <w:footnote w:id="641">
    <w:p w14:paraId="093779C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-vano </w:t>
      </w:r>
      <w:r w:rsidRPr="002A6193">
        <w:rPr>
          <w:i/>
          <w:sz w:val="20"/>
          <w:szCs w:val="20"/>
        </w:rPr>
        <w:t>corretto su</w:t>
      </w:r>
      <w:r w:rsidRPr="002A6193">
        <w:rPr>
          <w:sz w:val="20"/>
          <w:szCs w:val="20"/>
        </w:rPr>
        <w:t xml:space="preserve"> -me.</w:t>
      </w:r>
    </w:p>
  </w:footnote>
  <w:footnote w:id="642">
    <w:p w14:paraId="3046A1E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43">
    <w:p w14:paraId="20BEDF8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44">
    <w:p w14:paraId="559152F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645">
    <w:p w14:paraId="4328DEA4" w14:textId="349BA148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-er-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-re-.</w:t>
      </w:r>
    </w:p>
  </w:footnote>
  <w:footnote w:id="646">
    <w:p w14:paraId="11F21EA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nel margine interno.</w:t>
      </w:r>
    </w:p>
  </w:footnote>
  <w:footnote w:id="647">
    <w:p w14:paraId="108EEE2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Pierre Martin </w:t>
      </w:r>
      <w:r w:rsidRPr="002A6193">
        <w:rPr>
          <w:i/>
          <w:iCs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648">
    <w:p w14:paraId="5652D67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nel margine interno.</w:t>
      </w:r>
    </w:p>
  </w:footnote>
  <w:footnote w:id="649">
    <w:p w14:paraId="42FB331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Jean de La Rottee </w:t>
      </w:r>
      <w:r w:rsidRPr="002A6193">
        <w:rPr>
          <w:i/>
          <w:iCs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650">
    <w:p w14:paraId="39E4676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nel margine interno.</w:t>
      </w:r>
    </w:p>
  </w:footnote>
  <w:footnote w:id="651">
    <w:p w14:paraId="0A5FB70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Anthoine Oger </w:t>
      </w:r>
      <w:r w:rsidRPr="002A6193">
        <w:rPr>
          <w:i/>
          <w:iCs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652">
    <w:p w14:paraId="14FD74D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Esito di correzione.</w:t>
      </w:r>
    </w:p>
  </w:footnote>
  <w:footnote w:id="653">
    <w:p w14:paraId="5A791CA6" w14:textId="518714B5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-ff </w:t>
      </w:r>
      <w:r w:rsidRPr="002A6193">
        <w:rPr>
          <w:i/>
          <w:iCs/>
          <w:sz w:val="20"/>
          <w:szCs w:val="20"/>
        </w:rPr>
        <w:t>esito di correzione, come pare.</w:t>
      </w:r>
    </w:p>
  </w:footnote>
  <w:footnote w:id="654">
    <w:p w14:paraId="734CE86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Così A.</w:t>
      </w:r>
    </w:p>
  </w:footnote>
  <w:footnote w:id="655">
    <w:p w14:paraId="687C273B" w14:textId="46323D85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-z-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-s-</w:t>
      </w:r>
      <w:r w:rsidRPr="002A6193">
        <w:rPr>
          <w:i/>
          <w:sz w:val="20"/>
          <w:szCs w:val="20"/>
        </w:rPr>
        <w:t>.</w:t>
      </w:r>
    </w:p>
  </w:footnote>
  <w:footnote w:id="656">
    <w:p w14:paraId="7DF9F9A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-k- </w:t>
      </w:r>
      <w:r w:rsidRPr="002A6193">
        <w:rPr>
          <w:i/>
          <w:iCs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-h</w:t>
      </w:r>
      <w:r w:rsidRPr="002A6193">
        <w:rPr>
          <w:i/>
          <w:iCs/>
          <w:sz w:val="20"/>
          <w:szCs w:val="20"/>
        </w:rPr>
        <w:t>-.</w:t>
      </w:r>
    </w:p>
  </w:footnote>
  <w:footnote w:id="657">
    <w:p w14:paraId="79EB086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correzione, come pare.</w:t>
      </w:r>
    </w:p>
  </w:footnote>
  <w:footnote w:id="658">
    <w:p w14:paraId="48AE532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659">
    <w:p w14:paraId="62B7C844" w14:textId="106EE206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Prima </w:t>
      </w:r>
      <w:r w:rsidRPr="002A6193">
        <w:rPr>
          <w:sz w:val="20"/>
          <w:szCs w:val="20"/>
        </w:rPr>
        <w:t xml:space="preserve">-s- </w:t>
      </w:r>
      <w:r w:rsidRPr="002A6193">
        <w:rPr>
          <w:i/>
          <w:sz w:val="20"/>
          <w:szCs w:val="20"/>
        </w:rPr>
        <w:t>esito di correzione.</w:t>
      </w:r>
    </w:p>
  </w:footnote>
  <w:footnote w:id="660">
    <w:p w14:paraId="3F8ACA25" w14:textId="08E1B755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-w- </w:t>
      </w:r>
      <w:r w:rsidRPr="002A6193">
        <w:rPr>
          <w:i/>
          <w:sz w:val="20"/>
          <w:szCs w:val="20"/>
        </w:rPr>
        <w:t>esito di correzione, come pare.</w:t>
      </w:r>
    </w:p>
  </w:footnote>
  <w:footnote w:id="661">
    <w:p w14:paraId="4A79C76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Daniels</w:t>
      </w:r>
      <w:r w:rsidRPr="002A6193">
        <w:rPr>
          <w:i/>
          <w:sz w:val="20"/>
          <w:szCs w:val="20"/>
        </w:rPr>
        <w:t xml:space="preserve"> depennato, come pare.</w:t>
      </w:r>
    </w:p>
  </w:footnote>
  <w:footnote w:id="662">
    <w:p w14:paraId="3CE4A69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-vin </w:t>
      </w:r>
      <w:r w:rsidRPr="002A6193">
        <w:rPr>
          <w:i/>
          <w:sz w:val="20"/>
          <w:szCs w:val="20"/>
        </w:rPr>
        <w:t>esito di correzione.</w:t>
      </w:r>
    </w:p>
  </w:footnote>
  <w:footnote w:id="663">
    <w:p w14:paraId="2AD7003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correzione,.</w:t>
      </w:r>
    </w:p>
  </w:footnote>
  <w:footnote w:id="664">
    <w:p w14:paraId="152F006A" w14:textId="5E7FE86C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-s </w:t>
      </w:r>
      <w:r w:rsidRPr="002A6193">
        <w:rPr>
          <w:i/>
          <w:sz w:val="20"/>
          <w:szCs w:val="20"/>
        </w:rPr>
        <w:t>esito di correzione.</w:t>
      </w:r>
    </w:p>
  </w:footnote>
  <w:footnote w:id="665">
    <w:p w14:paraId="472FA73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</w:t>
      </w:r>
      <w:r w:rsidRPr="002A6193">
        <w:rPr>
          <w:sz w:val="20"/>
          <w:szCs w:val="20"/>
        </w:rPr>
        <w:t>.</w:t>
      </w:r>
    </w:p>
  </w:footnote>
  <w:footnote w:id="666">
    <w:p w14:paraId="0A2ED87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10</w:t>
      </w:r>
      <w:r w:rsidRPr="002A6193">
        <w:rPr>
          <w:i/>
          <w:sz w:val="20"/>
          <w:szCs w:val="20"/>
        </w:rPr>
        <w:t>.</w:t>
      </w:r>
    </w:p>
  </w:footnote>
  <w:footnote w:id="667">
    <w:p w14:paraId="42337E96" w14:textId="6C0457D1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per dieci persone </w:t>
      </w:r>
      <w:r w:rsidRPr="002A6193">
        <w:rPr>
          <w:i/>
          <w:iCs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mese</w:t>
      </w:r>
      <w:r w:rsidRPr="002A6193">
        <w:rPr>
          <w:i/>
          <w:iCs/>
          <w:sz w:val="20"/>
          <w:szCs w:val="20"/>
        </w:rPr>
        <w:t xml:space="preserve"> depennato con segno di inserimento.</w:t>
      </w:r>
    </w:p>
  </w:footnote>
  <w:footnote w:id="668">
    <w:p w14:paraId="4C8C182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Segue</w:t>
      </w:r>
      <w:r w:rsidRPr="002A6193">
        <w:rPr>
          <w:sz w:val="20"/>
          <w:szCs w:val="20"/>
        </w:rPr>
        <w:t xml:space="preserve"> importa </w:t>
      </w:r>
      <w:r w:rsidRPr="002A6193">
        <w:rPr>
          <w:i/>
          <w:iCs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669">
    <w:p w14:paraId="3587A44D" w14:textId="7DA9CBEE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del capitan Beauprau </w:t>
      </w:r>
      <w:r w:rsidRPr="002A6193">
        <w:rPr>
          <w:i/>
          <w:iCs/>
          <w:sz w:val="20"/>
          <w:szCs w:val="20"/>
        </w:rPr>
        <w:t>aggiunto in sopralinea con segno di inserimento.</w:t>
      </w:r>
    </w:p>
  </w:footnote>
  <w:footnote w:id="670">
    <w:p w14:paraId="2FB6FBC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Esito di correzione.</w:t>
      </w:r>
    </w:p>
  </w:footnote>
  <w:footnote w:id="671">
    <w:p w14:paraId="19E6116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Goeret </w:t>
      </w:r>
      <w:r w:rsidRPr="002A6193">
        <w:rPr>
          <w:i/>
          <w:sz w:val="20"/>
          <w:szCs w:val="20"/>
        </w:rPr>
        <w:t>depennato.</w:t>
      </w:r>
    </w:p>
  </w:footnote>
  <w:footnote w:id="672">
    <w:p w14:paraId="2A359B6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-cob</w:t>
      </w:r>
      <w:r w:rsidRPr="002A6193">
        <w:rPr>
          <w:i/>
          <w:sz w:val="20"/>
          <w:szCs w:val="20"/>
        </w:rPr>
        <w:t>;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Will </w:t>
      </w:r>
      <w:r w:rsidRPr="002A6193">
        <w:rPr>
          <w:i/>
          <w:sz w:val="20"/>
          <w:szCs w:val="20"/>
        </w:rPr>
        <w:t>depennato.</w:t>
      </w:r>
    </w:p>
  </w:footnote>
  <w:footnote w:id="673">
    <w:p w14:paraId="65972D6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Così A.</w:t>
      </w:r>
    </w:p>
  </w:footnote>
  <w:footnote w:id="674">
    <w:p w14:paraId="73B5E61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Esito di correzione, come pare.</w:t>
      </w:r>
    </w:p>
  </w:footnote>
  <w:footnote w:id="675">
    <w:p w14:paraId="2447FA9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capo bombardiere </w:t>
      </w:r>
      <w:r w:rsidRPr="002A6193">
        <w:rPr>
          <w:i/>
          <w:iCs/>
          <w:sz w:val="20"/>
          <w:szCs w:val="20"/>
        </w:rPr>
        <w:t>esito di correzione.</w:t>
      </w:r>
    </w:p>
  </w:footnote>
  <w:footnote w:id="676">
    <w:p w14:paraId="786603D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simbolo della forca, come pare. </w:t>
      </w:r>
    </w:p>
  </w:footnote>
  <w:footnote w:id="677">
    <w:p w14:paraId="7CAD5E43" w14:textId="7CFCA65B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-y- </w:t>
      </w:r>
      <w:r w:rsidRPr="002A6193">
        <w:rPr>
          <w:i/>
          <w:sz w:val="20"/>
          <w:szCs w:val="20"/>
        </w:rPr>
        <w:t>esito di correzione.</w:t>
      </w:r>
    </w:p>
  </w:footnote>
  <w:footnote w:id="678">
    <w:p w14:paraId="22061B9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iCs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-o.</w:t>
      </w:r>
    </w:p>
  </w:footnote>
  <w:footnote w:id="679">
    <w:p w14:paraId="27838F92" w14:textId="2EDB68B5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80">
    <w:p w14:paraId="42A0A342" w14:textId="38BEDB29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81">
    <w:p w14:paraId="0B08C65A" w14:textId="0CEA7F20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82">
    <w:p w14:paraId="7AD4C03D" w14:textId="1C6EC3C4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83">
    <w:p w14:paraId="5F5C3A74" w14:textId="0ED54215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</w:t>
      </w:r>
      <w:r w:rsidRPr="002A6193">
        <w:rPr>
          <w:sz w:val="20"/>
          <w:szCs w:val="20"/>
        </w:rPr>
        <w:t xml:space="preserve">;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84">
    <w:p w14:paraId="3A946B78" w14:textId="3CEFA4D6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85">
    <w:p w14:paraId="3BA45242" w14:textId="0B5126EC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86">
    <w:p w14:paraId="703B577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segno di rimando.</w:t>
      </w:r>
    </w:p>
  </w:footnote>
  <w:footnote w:id="687">
    <w:p w14:paraId="6DF1B3A9" w14:textId="3B0DA37E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88">
    <w:p w14:paraId="2F98776F" w14:textId="2654CCBD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correzione, come pare.</w:t>
      </w:r>
    </w:p>
  </w:footnote>
  <w:footnote w:id="689">
    <w:p w14:paraId="072A9E2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Cornelio … luoco</w:t>
      </w:r>
      <w:r w:rsidRPr="002A6193">
        <w:rPr>
          <w:i/>
          <w:sz w:val="20"/>
          <w:szCs w:val="20"/>
        </w:rPr>
        <w:t xml:space="preserve"> aggiunto con segno di rimando</w:t>
      </w:r>
      <w:r w:rsidRPr="002A6193">
        <w:rPr>
          <w:sz w:val="20"/>
          <w:szCs w:val="20"/>
        </w:rPr>
        <w:t>.</w:t>
      </w:r>
    </w:p>
  </w:footnote>
  <w:footnote w:id="690">
    <w:p w14:paraId="3B804D9A" w14:textId="65F5E4D5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91">
    <w:p w14:paraId="5E0268A0" w14:textId="25589CD1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92">
    <w:p w14:paraId="3CEAAF9C" w14:textId="5384C4CF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693">
    <w:p w14:paraId="0901832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al segno </w:t>
      </w:r>
      <w:r w:rsidRPr="002A6193">
        <w:rPr>
          <w:i/>
          <w:sz w:val="20"/>
          <w:szCs w:val="20"/>
        </w:rPr>
        <w:t>aggiunto in sopralinea; segue segno di rimando.</w:t>
      </w:r>
    </w:p>
  </w:footnote>
  <w:footnote w:id="694">
    <w:p w14:paraId="1A10375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per … persone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695">
    <w:p w14:paraId="7B28FBB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nel margine interno con segno di rimando.</w:t>
      </w:r>
    </w:p>
  </w:footnote>
  <w:footnote w:id="696">
    <w:p w14:paraId="6E4CC0B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697">
    <w:p w14:paraId="118B143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2400</w:t>
      </w:r>
      <w:r w:rsidRPr="002A6193">
        <w:rPr>
          <w:i/>
          <w:sz w:val="20"/>
          <w:szCs w:val="20"/>
        </w:rPr>
        <w:t xml:space="preserve"> depennato.</w:t>
      </w:r>
    </w:p>
  </w:footnote>
  <w:footnote w:id="698">
    <w:p w14:paraId="1F9337B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più a primo maggio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699">
    <w:p w14:paraId="6DCCD74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700">
    <w:p w14:paraId="666C4F7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20</w:t>
      </w:r>
      <w:r w:rsidRPr="002A6193">
        <w:rPr>
          <w:i/>
          <w:sz w:val="20"/>
          <w:szCs w:val="20"/>
        </w:rPr>
        <w:t>.</w:t>
      </w:r>
    </w:p>
  </w:footnote>
  <w:footnote w:id="701">
    <w:p w14:paraId="6431150B" w14:textId="0970A745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-l- </w:t>
      </w:r>
      <w:r w:rsidRPr="002A6193">
        <w:rPr>
          <w:i/>
          <w:sz w:val="20"/>
          <w:szCs w:val="20"/>
        </w:rPr>
        <w:t>esito di correzione.</w:t>
      </w:r>
    </w:p>
  </w:footnote>
  <w:footnote w:id="702">
    <w:p w14:paraId="4A01232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703">
    <w:p w14:paraId="28AE9F6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Seconda </w:t>
      </w:r>
      <w:r w:rsidRPr="002A6193">
        <w:rPr>
          <w:sz w:val="20"/>
          <w:szCs w:val="20"/>
        </w:rPr>
        <w:t xml:space="preserve">-e- </w:t>
      </w:r>
      <w:r w:rsidRPr="002A6193">
        <w:rPr>
          <w:i/>
          <w:sz w:val="20"/>
          <w:szCs w:val="20"/>
        </w:rPr>
        <w:t>esito di correzione.</w:t>
      </w:r>
    </w:p>
  </w:footnote>
  <w:footnote w:id="704">
    <w:p w14:paraId="4E26258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Segue </w:t>
      </w:r>
      <w:r w:rsidRPr="002A6193">
        <w:rPr>
          <w:iCs/>
          <w:sz w:val="20"/>
          <w:szCs w:val="20"/>
        </w:rPr>
        <w:t>h</w:t>
      </w:r>
      <w:r w:rsidRPr="002A6193">
        <w:rPr>
          <w:i/>
          <w:iCs/>
          <w:sz w:val="20"/>
          <w:szCs w:val="20"/>
        </w:rPr>
        <w:t xml:space="preserve"> depennata.</w:t>
      </w:r>
    </w:p>
  </w:footnote>
  <w:footnote w:id="705">
    <w:p w14:paraId="2879C61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Segue</w:t>
      </w:r>
      <w:r w:rsidRPr="002A6193">
        <w:rPr>
          <w:sz w:val="20"/>
          <w:szCs w:val="20"/>
        </w:rPr>
        <w:t xml:space="preserve"> Abr </w:t>
      </w:r>
      <w:r w:rsidRPr="002A6193">
        <w:rPr>
          <w:i/>
          <w:iCs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706">
    <w:p w14:paraId="62B04BD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Segue</w:t>
      </w:r>
      <w:r w:rsidRPr="002A6193">
        <w:rPr>
          <w:sz w:val="20"/>
          <w:szCs w:val="20"/>
        </w:rPr>
        <w:t xml:space="preserve"> Suuat </w:t>
      </w:r>
      <w:r w:rsidRPr="002A6193">
        <w:rPr>
          <w:i/>
          <w:iCs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707">
    <w:p w14:paraId="205A9D3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08">
    <w:p w14:paraId="4F4E61EE" w14:textId="41CDC31B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-s </w:t>
      </w:r>
      <w:r w:rsidRPr="002A6193">
        <w:rPr>
          <w:i/>
          <w:sz w:val="20"/>
          <w:szCs w:val="20"/>
        </w:rPr>
        <w:t>depennata.</w:t>
      </w:r>
    </w:p>
  </w:footnote>
  <w:footnote w:id="709">
    <w:p w14:paraId="783D4995" w14:textId="4F580884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10">
    <w:p w14:paraId="0D0FD99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segno di rimando, presente a c. 195v.</w:t>
      </w:r>
    </w:p>
  </w:footnote>
  <w:footnote w:id="711">
    <w:p w14:paraId="5A08955A" w14:textId="7A6312F0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12">
    <w:p w14:paraId="78502BC8" w14:textId="45DA72DB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13">
    <w:p w14:paraId="4581489F" w14:textId="68750429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14">
    <w:p w14:paraId="3C306F03" w14:textId="6C2D9978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15">
    <w:p w14:paraId="341ACEB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questi … capitano </w:t>
      </w:r>
      <w:r w:rsidRPr="002A6193">
        <w:rPr>
          <w:i/>
          <w:sz w:val="20"/>
          <w:szCs w:val="20"/>
        </w:rPr>
        <w:t>aggiunto nel margine interno con segno di rimando</w:t>
      </w:r>
      <w:r w:rsidRPr="002A6193">
        <w:rPr>
          <w:sz w:val="20"/>
          <w:szCs w:val="20"/>
        </w:rPr>
        <w:t>.</w:t>
      </w:r>
    </w:p>
  </w:footnote>
  <w:footnote w:id="716">
    <w:p w14:paraId="037A2FE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questo … velaro </w:t>
      </w:r>
      <w:r w:rsidRPr="002A6193">
        <w:rPr>
          <w:i/>
          <w:sz w:val="20"/>
          <w:szCs w:val="20"/>
        </w:rPr>
        <w:t>aggiunto.</w:t>
      </w:r>
      <w:r w:rsidRPr="002A6193">
        <w:rPr>
          <w:sz w:val="20"/>
          <w:szCs w:val="20"/>
        </w:rPr>
        <w:t xml:space="preserve"> </w:t>
      </w:r>
    </w:p>
  </w:footnote>
  <w:footnote w:id="717">
    <w:p w14:paraId="018CABC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marinarii ordinarii</w:t>
      </w:r>
      <w:r w:rsidRPr="002A6193">
        <w:rPr>
          <w:i/>
          <w:sz w:val="20"/>
          <w:szCs w:val="20"/>
        </w:rPr>
        <w:t xml:space="preserve"> depennato.</w:t>
      </w:r>
    </w:p>
  </w:footnote>
  <w:footnote w:id="718">
    <w:p w14:paraId="0CA7AD1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numero depennato.</w:t>
      </w:r>
    </w:p>
  </w:footnote>
  <w:footnote w:id="719">
    <w:p w14:paraId="17A922F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</w:t>
      </w:r>
      <w:r w:rsidRPr="002A6193">
        <w:rPr>
          <w:sz w:val="20"/>
          <w:szCs w:val="20"/>
        </w:rPr>
        <w:t xml:space="preserve"> 67 </w:t>
      </w:r>
      <w:r w:rsidRPr="002A6193">
        <w:rPr>
          <w:i/>
          <w:sz w:val="20"/>
          <w:szCs w:val="20"/>
        </w:rPr>
        <w:t>depennato.</w:t>
      </w:r>
    </w:p>
  </w:footnote>
  <w:footnote w:id="720">
    <w:p w14:paraId="4EAFB64F" w14:textId="760175F3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7, 9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 xml:space="preserve">;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21">
    <w:p w14:paraId="001C4737" w14:textId="6E0460BD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22">
    <w:p w14:paraId="45F1E2F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As </w:t>
      </w:r>
      <w:r w:rsidRPr="002A6193">
        <w:rPr>
          <w:i/>
          <w:sz w:val="20"/>
          <w:szCs w:val="20"/>
        </w:rPr>
        <w:t>depennato.</w:t>
      </w:r>
    </w:p>
  </w:footnote>
  <w:footnote w:id="723">
    <w:p w14:paraId="7313E07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724">
    <w:p w14:paraId="0FA7F3DF" w14:textId="6F78F8D1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25">
    <w:p w14:paraId="32F6ADEC" w14:textId="3C78559B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26">
    <w:p w14:paraId="6B71A05C" w14:textId="544DF293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simbolo della forca, come pare.</w:t>
      </w:r>
    </w:p>
  </w:footnote>
  <w:footnote w:id="727">
    <w:p w14:paraId="5C983EA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l </w:t>
      </w:r>
      <w:r w:rsidRPr="002A6193">
        <w:rPr>
          <w:i/>
          <w:sz w:val="20"/>
          <w:szCs w:val="20"/>
        </w:rPr>
        <w:t>depennata.</w:t>
      </w:r>
    </w:p>
  </w:footnote>
  <w:footnote w:id="728">
    <w:p w14:paraId="57A96B4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-s- </w:t>
      </w:r>
      <w:r w:rsidRPr="002A6193">
        <w:rPr>
          <w:i/>
          <w:sz w:val="20"/>
          <w:szCs w:val="20"/>
        </w:rPr>
        <w:t>corretta su</w:t>
      </w:r>
      <w:r w:rsidRPr="002A6193">
        <w:rPr>
          <w:sz w:val="20"/>
          <w:szCs w:val="20"/>
        </w:rPr>
        <w:t xml:space="preserve"> -z-.</w:t>
      </w:r>
    </w:p>
  </w:footnote>
  <w:footnote w:id="729">
    <w:p w14:paraId="198498D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mallCaps/>
          <w:sz w:val="20"/>
          <w:szCs w:val="20"/>
        </w:rPr>
        <w:t>x</w:t>
      </w:r>
      <w:r w:rsidRPr="002A6193">
        <w:rPr>
          <w:i/>
          <w:sz w:val="20"/>
          <w:szCs w:val="20"/>
        </w:rPr>
        <w:t xml:space="preserve"> depennata.</w:t>
      </w:r>
    </w:p>
  </w:footnote>
  <w:footnote w:id="730">
    <w:p w14:paraId="0EE8767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Esito di correzione.</w:t>
      </w:r>
    </w:p>
  </w:footnote>
  <w:footnote w:id="731">
    <w:p w14:paraId="07150DC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vander Veer </w:t>
      </w:r>
      <w:r w:rsidRPr="002A6193">
        <w:rPr>
          <w:i/>
          <w:iCs/>
          <w:sz w:val="20"/>
          <w:szCs w:val="20"/>
        </w:rPr>
        <w:t>aggiunto in sopralinea con segno di inserimento.</w:t>
      </w:r>
    </w:p>
  </w:footnote>
  <w:footnote w:id="732">
    <w:p w14:paraId="4DBDF8E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segno di rimando, presente a c. 194v.</w:t>
      </w:r>
    </w:p>
  </w:footnote>
  <w:footnote w:id="733">
    <w:p w14:paraId="0C03D5C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Segue</w:t>
      </w:r>
      <w:r w:rsidRPr="002A6193">
        <w:rPr>
          <w:sz w:val="20"/>
          <w:szCs w:val="20"/>
        </w:rPr>
        <w:t xml:space="preserve"> sono </w:t>
      </w:r>
      <w:r w:rsidRPr="002A6193">
        <w:rPr>
          <w:i/>
          <w:iCs/>
          <w:sz w:val="20"/>
          <w:szCs w:val="20"/>
        </w:rPr>
        <w:t>depennato.</w:t>
      </w:r>
    </w:p>
  </w:footnote>
  <w:footnote w:id="734">
    <w:p w14:paraId="0A2CC47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-ia-</w:t>
      </w:r>
      <w:r w:rsidRPr="002A6193">
        <w:rPr>
          <w:i/>
          <w:sz w:val="20"/>
          <w:szCs w:val="20"/>
        </w:rPr>
        <w:t>.</w:t>
      </w:r>
    </w:p>
  </w:footnote>
  <w:footnote w:id="735">
    <w:p w14:paraId="7279607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d </w:t>
      </w:r>
      <w:r w:rsidRPr="002A6193">
        <w:rPr>
          <w:i/>
          <w:sz w:val="20"/>
          <w:szCs w:val="20"/>
        </w:rPr>
        <w:t>depennata.</w:t>
      </w:r>
    </w:p>
  </w:footnote>
  <w:footnote w:id="736">
    <w:p w14:paraId="3576BCA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737">
    <w:p w14:paraId="272F28A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e-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l-</w:t>
      </w:r>
      <w:r w:rsidRPr="002A6193">
        <w:rPr>
          <w:i/>
          <w:sz w:val="20"/>
          <w:szCs w:val="20"/>
        </w:rPr>
        <w:t>.</w:t>
      </w:r>
      <w:r w:rsidRPr="002A6193">
        <w:rPr>
          <w:sz w:val="20"/>
          <w:szCs w:val="20"/>
        </w:rPr>
        <w:t xml:space="preserve"> </w:t>
      </w:r>
    </w:p>
  </w:footnote>
  <w:footnote w:id="738">
    <w:p w14:paraId="5737896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-no </w:t>
      </w:r>
      <w:r w:rsidRPr="002A6193">
        <w:rPr>
          <w:i/>
          <w:sz w:val="20"/>
          <w:szCs w:val="20"/>
        </w:rPr>
        <w:t>depennato.</w:t>
      </w:r>
    </w:p>
  </w:footnote>
  <w:footnote w:id="739">
    <w:p w14:paraId="089EFC21" w14:textId="590BC6EF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et</w:t>
      </w:r>
      <w:r w:rsidRPr="002A6193">
        <w:rPr>
          <w:i/>
          <w:sz w:val="20"/>
          <w:szCs w:val="20"/>
        </w:rPr>
        <w:t>.</w:t>
      </w:r>
    </w:p>
  </w:footnote>
  <w:footnote w:id="740">
    <w:p w14:paraId="563B2AF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ben </w:t>
      </w:r>
      <w:r w:rsidRPr="002A6193">
        <w:rPr>
          <w:i/>
          <w:sz w:val="20"/>
          <w:szCs w:val="20"/>
        </w:rPr>
        <w:t>depennato.</w:t>
      </w:r>
    </w:p>
  </w:footnote>
  <w:footnote w:id="741">
    <w:p w14:paraId="36EB5F2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-a-</w:t>
      </w:r>
      <w:r w:rsidRPr="002A6193">
        <w:rPr>
          <w:i/>
          <w:sz w:val="20"/>
          <w:szCs w:val="20"/>
        </w:rPr>
        <w:t>.</w:t>
      </w:r>
    </w:p>
  </w:footnote>
  <w:footnote w:id="742">
    <w:p w14:paraId="7EAE41D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-nt- </w:t>
      </w:r>
      <w:r w:rsidRPr="002A6193">
        <w:rPr>
          <w:i/>
          <w:sz w:val="20"/>
          <w:szCs w:val="20"/>
        </w:rPr>
        <w:t>esito di correzione.</w:t>
      </w:r>
    </w:p>
  </w:footnote>
  <w:footnote w:id="743">
    <w:p w14:paraId="7E1FE948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Parentesi aperta non seguita da analoga chiusa.</w:t>
      </w:r>
    </w:p>
  </w:footnote>
  <w:footnote w:id="744">
    <w:p w14:paraId="294560D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ad </w:t>
      </w:r>
      <w:r w:rsidRPr="002A6193">
        <w:rPr>
          <w:i/>
          <w:sz w:val="20"/>
          <w:szCs w:val="20"/>
        </w:rPr>
        <w:t>depennato.</w:t>
      </w:r>
    </w:p>
  </w:footnote>
  <w:footnote w:id="745">
    <w:p w14:paraId="65A0474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-o-</w:t>
      </w:r>
      <w:r w:rsidRPr="002A6193">
        <w:rPr>
          <w:i/>
          <w:sz w:val="20"/>
          <w:szCs w:val="20"/>
        </w:rPr>
        <w:t xml:space="preserve"> esito di correzione.</w:t>
      </w:r>
    </w:p>
  </w:footnote>
  <w:footnote w:id="746">
    <w:p w14:paraId="50DA893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et </w:t>
      </w:r>
      <w:r w:rsidRPr="002A6193">
        <w:rPr>
          <w:i/>
          <w:sz w:val="20"/>
          <w:szCs w:val="20"/>
        </w:rPr>
        <w:t>depennato.</w:t>
      </w:r>
    </w:p>
  </w:footnote>
  <w:footnote w:id="747">
    <w:p w14:paraId="6ACDEAF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pr-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il-</w:t>
      </w:r>
      <w:r w:rsidRPr="002A6193">
        <w:rPr>
          <w:i/>
          <w:sz w:val="20"/>
          <w:szCs w:val="20"/>
        </w:rPr>
        <w:t>.</w:t>
      </w:r>
    </w:p>
  </w:footnote>
  <w:footnote w:id="748">
    <w:p w14:paraId="78BB576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-st-</w:t>
      </w:r>
      <w:r w:rsidRPr="002A6193">
        <w:rPr>
          <w:i/>
          <w:sz w:val="20"/>
          <w:szCs w:val="20"/>
        </w:rPr>
        <w:t xml:space="preserve"> esito di correzione.</w:t>
      </w:r>
    </w:p>
  </w:footnote>
  <w:footnote w:id="749">
    <w:p w14:paraId="4615C0D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750">
    <w:p w14:paraId="4B940CF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cose </w:t>
      </w:r>
      <w:r w:rsidRPr="002A6193">
        <w:rPr>
          <w:i/>
          <w:sz w:val="20"/>
          <w:szCs w:val="20"/>
        </w:rPr>
        <w:t>depennato.</w:t>
      </w:r>
    </w:p>
  </w:footnote>
  <w:footnote w:id="751">
    <w:p w14:paraId="09C31CAE" w14:textId="0D3FA39E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d’ </w:t>
      </w:r>
      <w:r w:rsidRPr="002A6193">
        <w:rPr>
          <w:i/>
          <w:sz w:val="20"/>
          <w:szCs w:val="20"/>
        </w:rPr>
        <w:t>aggiunta in sopralinea.</w:t>
      </w:r>
      <w:r w:rsidRPr="002A6193">
        <w:rPr>
          <w:sz w:val="20"/>
          <w:szCs w:val="20"/>
        </w:rPr>
        <w:t xml:space="preserve"> </w:t>
      </w:r>
    </w:p>
  </w:footnote>
  <w:footnote w:id="752">
    <w:p w14:paraId="1D2FFFB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impiegare</w:t>
      </w:r>
      <w:r w:rsidRPr="002A6193">
        <w:rPr>
          <w:i/>
          <w:sz w:val="20"/>
          <w:szCs w:val="20"/>
        </w:rPr>
        <w:t xml:space="preserve"> depennato.</w:t>
      </w:r>
    </w:p>
  </w:footnote>
  <w:footnote w:id="753">
    <w:p w14:paraId="5572451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</w:t>
      </w:r>
      <w:r w:rsidRPr="002A6193">
        <w:rPr>
          <w:i/>
          <w:sz w:val="20"/>
          <w:szCs w:val="20"/>
        </w:rPr>
        <w:t>.</w:t>
      </w:r>
    </w:p>
  </w:footnote>
  <w:footnote w:id="754">
    <w:p w14:paraId="1BD2020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 </w:t>
      </w:r>
      <w:r w:rsidRPr="002A6193">
        <w:rPr>
          <w:i/>
          <w:sz w:val="20"/>
          <w:szCs w:val="20"/>
        </w:rPr>
        <w:t>depennata.</w:t>
      </w:r>
    </w:p>
  </w:footnote>
  <w:footnote w:id="755">
    <w:p w14:paraId="62A4FC5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-a-</w:t>
      </w:r>
      <w:r w:rsidRPr="002A6193">
        <w:rPr>
          <w:i/>
          <w:sz w:val="20"/>
          <w:szCs w:val="20"/>
        </w:rPr>
        <w:t>.</w:t>
      </w:r>
    </w:p>
  </w:footnote>
  <w:footnote w:id="756">
    <w:p w14:paraId="6E70A29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corretta su -</w:t>
      </w:r>
      <w:r w:rsidRPr="002A6193">
        <w:rPr>
          <w:sz w:val="20"/>
          <w:szCs w:val="20"/>
        </w:rPr>
        <w:t>e</w:t>
      </w:r>
      <w:r w:rsidRPr="002A6193">
        <w:rPr>
          <w:i/>
          <w:sz w:val="20"/>
          <w:szCs w:val="20"/>
        </w:rPr>
        <w:t xml:space="preserve">; segue </w:t>
      </w:r>
      <w:r w:rsidRPr="002A6193">
        <w:rPr>
          <w:sz w:val="20"/>
          <w:szCs w:val="20"/>
        </w:rPr>
        <w:t xml:space="preserve">s(igno)ri Stati </w:t>
      </w:r>
      <w:r w:rsidRPr="002A6193">
        <w:rPr>
          <w:i/>
          <w:sz w:val="20"/>
          <w:szCs w:val="20"/>
        </w:rPr>
        <w:t>depennato.</w:t>
      </w:r>
    </w:p>
  </w:footnote>
  <w:footnote w:id="757">
    <w:p w14:paraId="721A5BA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758">
    <w:p w14:paraId="783B564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-i</w:t>
      </w:r>
      <w:r w:rsidRPr="002A6193">
        <w:rPr>
          <w:i/>
          <w:sz w:val="20"/>
          <w:szCs w:val="20"/>
        </w:rPr>
        <w:t>.</w:t>
      </w:r>
    </w:p>
  </w:footnote>
  <w:footnote w:id="759">
    <w:p w14:paraId="176AEE8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-i</w:t>
      </w:r>
      <w:r w:rsidRPr="002A6193">
        <w:rPr>
          <w:i/>
          <w:sz w:val="20"/>
          <w:szCs w:val="20"/>
        </w:rPr>
        <w:t>, come pare.</w:t>
      </w:r>
    </w:p>
  </w:footnote>
  <w:footnote w:id="760">
    <w:p w14:paraId="7C4DF5E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d </w:t>
      </w:r>
      <w:r w:rsidRPr="002A6193">
        <w:rPr>
          <w:i/>
          <w:sz w:val="20"/>
          <w:szCs w:val="20"/>
        </w:rPr>
        <w:t>depennata.</w:t>
      </w:r>
    </w:p>
  </w:footnote>
  <w:footnote w:id="761">
    <w:p w14:paraId="55DE991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762">
    <w:p w14:paraId="57A41E5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</w:t>
      </w:r>
      <w:r w:rsidRPr="002A6193">
        <w:rPr>
          <w:i/>
          <w:sz w:val="20"/>
          <w:szCs w:val="20"/>
        </w:rPr>
        <w:t xml:space="preserve"> corretta su </w:t>
      </w:r>
      <w:r w:rsidRPr="002A6193">
        <w:rPr>
          <w:sz w:val="20"/>
          <w:szCs w:val="20"/>
        </w:rPr>
        <w:t>-o</w:t>
      </w:r>
      <w:r w:rsidRPr="002A6193">
        <w:rPr>
          <w:i/>
          <w:sz w:val="20"/>
          <w:szCs w:val="20"/>
        </w:rPr>
        <w:t>.</w:t>
      </w:r>
    </w:p>
  </w:footnote>
  <w:footnote w:id="763">
    <w:p w14:paraId="4E2CA34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-e</w:t>
      </w:r>
      <w:r w:rsidRPr="002A6193">
        <w:rPr>
          <w:i/>
          <w:sz w:val="20"/>
          <w:szCs w:val="20"/>
        </w:rPr>
        <w:t>.</w:t>
      </w:r>
    </w:p>
  </w:footnote>
  <w:footnote w:id="764">
    <w:p w14:paraId="2181CDE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-v-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-r-</w:t>
      </w:r>
      <w:r w:rsidRPr="002A6193">
        <w:rPr>
          <w:i/>
          <w:sz w:val="20"/>
          <w:szCs w:val="20"/>
        </w:rPr>
        <w:t>.</w:t>
      </w:r>
    </w:p>
  </w:footnote>
  <w:footnote w:id="765">
    <w:p w14:paraId="0BC5570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-s- </w:t>
      </w:r>
      <w:r w:rsidRPr="002A6193">
        <w:rPr>
          <w:i/>
          <w:sz w:val="20"/>
          <w:szCs w:val="20"/>
        </w:rPr>
        <w:t>esito di correzione.</w:t>
      </w:r>
    </w:p>
  </w:footnote>
  <w:footnote w:id="766">
    <w:p w14:paraId="2CA8C39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</w:t>
      </w:r>
      <w:r w:rsidRPr="002A6193">
        <w:rPr>
          <w:i/>
          <w:sz w:val="20"/>
          <w:szCs w:val="20"/>
        </w:rPr>
        <w:t xml:space="preserve"> corretta su </w:t>
      </w:r>
      <w:r w:rsidRPr="002A6193">
        <w:rPr>
          <w:sz w:val="20"/>
          <w:szCs w:val="20"/>
        </w:rPr>
        <w:t>-o</w:t>
      </w:r>
      <w:r w:rsidRPr="002A6193">
        <w:rPr>
          <w:i/>
          <w:sz w:val="20"/>
          <w:szCs w:val="20"/>
        </w:rPr>
        <w:t>.</w:t>
      </w:r>
    </w:p>
  </w:footnote>
  <w:footnote w:id="767">
    <w:p w14:paraId="61656BF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alla mia et a quella </w:t>
      </w:r>
      <w:r w:rsidRPr="002A6193">
        <w:rPr>
          <w:i/>
          <w:sz w:val="20"/>
          <w:szCs w:val="20"/>
        </w:rPr>
        <w:t>depennato.</w:t>
      </w:r>
    </w:p>
  </w:footnote>
  <w:footnote w:id="768">
    <w:p w14:paraId="0AEB242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dent-</w:t>
      </w:r>
      <w:r w:rsidRPr="002A6193">
        <w:rPr>
          <w:i/>
          <w:sz w:val="20"/>
          <w:szCs w:val="20"/>
        </w:rPr>
        <w:t xml:space="preserve"> depennato.</w:t>
      </w:r>
    </w:p>
  </w:footnote>
  <w:footnote w:id="769">
    <w:p w14:paraId="79D745C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n° 16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di dette balle</w:t>
      </w:r>
      <w:r w:rsidRPr="002A6193">
        <w:rPr>
          <w:i/>
          <w:sz w:val="20"/>
          <w:szCs w:val="20"/>
        </w:rPr>
        <w:t xml:space="preserve"> depennato.</w:t>
      </w:r>
    </w:p>
  </w:footnote>
  <w:footnote w:id="770">
    <w:p w14:paraId="529C0FE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n° </w:t>
      </w:r>
      <w:r w:rsidRPr="002A6193">
        <w:rPr>
          <w:i/>
          <w:sz w:val="20"/>
          <w:szCs w:val="20"/>
        </w:rPr>
        <w:t>depennato.</w:t>
      </w:r>
    </w:p>
  </w:footnote>
  <w:footnote w:id="771">
    <w:p w14:paraId="481ABE1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propria </w:t>
      </w:r>
      <w:r w:rsidRPr="002A6193">
        <w:rPr>
          <w:i/>
          <w:sz w:val="20"/>
          <w:szCs w:val="20"/>
        </w:rPr>
        <w:t>depennato.</w:t>
      </w:r>
    </w:p>
  </w:footnote>
  <w:footnote w:id="772">
    <w:p w14:paraId="44FBB33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un </w:t>
      </w:r>
      <w:r w:rsidRPr="002A6193">
        <w:rPr>
          <w:i/>
          <w:sz w:val="20"/>
          <w:szCs w:val="20"/>
        </w:rPr>
        <w:t>depennato.</w:t>
      </w:r>
    </w:p>
  </w:footnote>
  <w:footnote w:id="773">
    <w:p w14:paraId="0717925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</w:t>
      </w:r>
      <w:r w:rsidRPr="002A6193">
        <w:rPr>
          <w:i/>
          <w:sz w:val="20"/>
          <w:szCs w:val="20"/>
        </w:rPr>
        <w:t xml:space="preserve"> corretta su -</w:t>
      </w:r>
      <w:r w:rsidRPr="002A6193">
        <w:rPr>
          <w:sz w:val="20"/>
          <w:szCs w:val="20"/>
        </w:rPr>
        <w:t>e</w:t>
      </w:r>
      <w:r w:rsidRPr="002A6193">
        <w:rPr>
          <w:i/>
          <w:sz w:val="20"/>
          <w:szCs w:val="20"/>
        </w:rPr>
        <w:t>.</w:t>
      </w:r>
    </w:p>
  </w:footnote>
  <w:footnote w:id="774">
    <w:p w14:paraId="2E56A88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</w:t>
      </w:r>
      <w:r w:rsidRPr="002A6193">
        <w:rPr>
          <w:i/>
          <w:sz w:val="20"/>
          <w:szCs w:val="20"/>
        </w:rPr>
        <w:t xml:space="preserve"> corretta su -</w:t>
      </w:r>
      <w:r w:rsidRPr="002A6193">
        <w:rPr>
          <w:sz w:val="20"/>
          <w:szCs w:val="20"/>
        </w:rPr>
        <w:t>e</w:t>
      </w:r>
      <w:r w:rsidRPr="002A6193">
        <w:rPr>
          <w:i/>
          <w:sz w:val="20"/>
          <w:szCs w:val="20"/>
        </w:rPr>
        <w:t>.</w:t>
      </w:r>
    </w:p>
  </w:footnote>
  <w:footnote w:id="775">
    <w:p w14:paraId="4D8C9D2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fle- </w:t>
      </w:r>
      <w:r w:rsidRPr="002A6193">
        <w:rPr>
          <w:i/>
          <w:sz w:val="20"/>
          <w:szCs w:val="20"/>
        </w:rPr>
        <w:t>esito di correzione, come pare.</w:t>
      </w:r>
    </w:p>
  </w:footnote>
  <w:footnote w:id="776">
    <w:p w14:paraId="2675FE5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il </w:t>
      </w:r>
      <w:r w:rsidRPr="002A6193">
        <w:rPr>
          <w:i/>
          <w:sz w:val="20"/>
          <w:szCs w:val="20"/>
        </w:rPr>
        <w:t>depennato.</w:t>
      </w:r>
    </w:p>
  </w:footnote>
  <w:footnote w:id="777">
    <w:p w14:paraId="17AC392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Terza </w:t>
      </w:r>
      <w:r w:rsidRPr="002A6193">
        <w:rPr>
          <w:sz w:val="20"/>
          <w:szCs w:val="20"/>
        </w:rPr>
        <w:t>-r-</w:t>
      </w:r>
      <w:r w:rsidRPr="002A6193">
        <w:rPr>
          <w:i/>
          <w:sz w:val="20"/>
          <w:szCs w:val="20"/>
        </w:rPr>
        <w:t xml:space="preserve"> aggiunta in sopralinea con segno di inserimento.</w:t>
      </w:r>
    </w:p>
  </w:footnote>
  <w:footnote w:id="778">
    <w:p w14:paraId="4518B72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779">
    <w:p w14:paraId="603718E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corretta su -</w:t>
      </w:r>
      <w:r w:rsidRPr="002A6193">
        <w:rPr>
          <w:sz w:val="20"/>
          <w:szCs w:val="20"/>
        </w:rPr>
        <w:t>a</w:t>
      </w:r>
      <w:r w:rsidRPr="002A6193">
        <w:rPr>
          <w:i/>
          <w:sz w:val="20"/>
          <w:szCs w:val="20"/>
        </w:rPr>
        <w:t>.</w:t>
      </w:r>
    </w:p>
  </w:footnote>
  <w:footnote w:id="780">
    <w:p w14:paraId="3CC41A0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781">
    <w:p w14:paraId="4A2882B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782">
    <w:p w14:paraId="0F2CB64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783">
    <w:p w14:paraId="415A647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di </w:t>
      </w:r>
      <w:r w:rsidRPr="002A6193">
        <w:rPr>
          <w:i/>
          <w:sz w:val="20"/>
          <w:szCs w:val="20"/>
        </w:rPr>
        <w:t>depennato.</w:t>
      </w:r>
    </w:p>
  </w:footnote>
  <w:footnote w:id="784">
    <w:p w14:paraId="43CC0CE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che mando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785">
    <w:p w14:paraId="0618E40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786">
    <w:p w14:paraId="03F1752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m</w:t>
      </w:r>
      <w:r w:rsidRPr="002A6193">
        <w:rPr>
          <w:i/>
          <w:sz w:val="20"/>
          <w:szCs w:val="20"/>
        </w:rPr>
        <w:t xml:space="preserve"> depennata, come pare.</w:t>
      </w:r>
    </w:p>
  </w:footnote>
  <w:footnote w:id="787">
    <w:p w14:paraId="612930DD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Come pare.</w:t>
      </w:r>
    </w:p>
  </w:footnote>
  <w:footnote w:id="788">
    <w:p w14:paraId="04446F3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le </w:t>
      </w:r>
      <w:r w:rsidRPr="002A6193">
        <w:rPr>
          <w:i/>
          <w:sz w:val="20"/>
          <w:szCs w:val="20"/>
        </w:rPr>
        <w:t>depennato.</w:t>
      </w:r>
    </w:p>
  </w:footnote>
  <w:footnote w:id="789">
    <w:p w14:paraId="506C790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-ose </w:t>
      </w:r>
      <w:r w:rsidRPr="002A6193">
        <w:rPr>
          <w:i/>
          <w:sz w:val="20"/>
          <w:szCs w:val="20"/>
        </w:rPr>
        <w:t>esito di correzione.</w:t>
      </w:r>
    </w:p>
  </w:footnote>
  <w:footnote w:id="790">
    <w:p w14:paraId="6C6B399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-e</w:t>
      </w:r>
      <w:r w:rsidRPr="002A6193">
        <w:rPr>
          <w:i/>
          <w:sz w:val="20"/>
          <w:szCs w:val="20"/>
        </w:rPr>
        <w:t>.</w:t>
      </w:r>
    </w:p>
  </w:footnote>
  <w:footnote w:id="791">
    <w:p w14:paraId="688E077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A.-</w:t>
      </w:r>
    </w:p>
  </w:footnote>
  <w:footnote w:id="792">
    <w:p w14:paraId="2BC21CF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-t- </w:t>
      </w:r>
      <w:r w:rsidRPr="002A6193">
        <w:rPr>
          <w:i/>
          <w:sz w:val="20"/>
          <w:szCs w:val="20"/>
        </w:rPr>
        <w:t>corretta su -</w:t>
      </w:r>
      <w:r w:rsidRPr="002A6193">
        <w:rPr>
          <w:sz w:val="20"/>
          <w:szCs w:val="20"/>
        </w:rPr>
        <w:t>d-</w:t>
      </w:r>
      <w:r w:rsidRPr="002A6193">
        <w:rPr>
          <w:i/>
          <w:sz w:val="20"/>
          <w:szCs w:val="20"/>
        </w:rPr>
        <w:t>.</w:t>
      </w:r>
    </w:p>
  </w:footnote>
  <w:footnote w:id="793">
    <w:p w14:paraId="50DD8E9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794">
    <w:p w14:paraId="5EB4EBE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in </w:t>
      </w:r>
      <w:r w:rsidRPr="002A6193">
        <w:rPr>
          <w:i/>
          <w:sz w:val="20"/>
          <w:szCs w:val="20"/>
        </w:rPr>
        <w:t>depennato.</w:t>
      </w:r>
    </w:p>
  </w:footnote>
  <w:footnote w:id="795">
    <w:p w14:paraId="5DCC13E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c-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m-</w:t>
      </w:r>
      <w:r w:rsidRPr="002A6193">
        <w:rPr>
          <w:i/>
          <w:sz w:val="20"/>
          <w:szCs w:val="20"/>
        </w:rPr>
        <w:t>, come pare.</w:t>
      </w:r>
    </w:p>
  </w:footnote>
  <w:footnote w:id="796">
    <w:p w14:paraId="79255EB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-l </w:t>
      </w:r>
      <w:r w:rsidRPr="002A6193">
        <w:rPr>
          <w:i/>
          <w:sz w:val="20"/>
          <w:szCs w:val="20"/>
        </w:rPr>
        <w:t>corretta su -</w:t>
      </w:r>
      <w:r w:rsidRPr="002A6193">
        <w:rPr>
          <w:sz w:val="20"/>
          <w:szCs w:val="20"/>
        </w:rPr>
        <w:t>r</w:t>
      </w:r>
      <w:r w:rsidRPr="002A6193">
        <w:rPr>
          <w:i/>
          <w:sz w:val="20"/>
          <w:szCs w:val="20"/>
        </w:rPr>
        <w:t>.</w:t>
      </w:r>
    </w:p>
  </w:footnote>
  <w:footnote w:id="797">
    <w:p w14:paraId="29AF505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cento </w:t>
      </w:r>
      <w:r w:rsidRPr="002A6193">
        <w:rPr>
          <w:i/>
          <w:sz w:val="20"/>
          <w:szCs w:val="20"/>
        </w:rPr>
        <w:t>depennato.</w:t>
      </w:r>
    </w:p>
  </w:footnote>
  <w:footnote w:id="798">
    <w:p w14:paraId="45AB27D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6</w:t>
      </w:r>
      <w:r w:rsidRPr="002A6193">
        <w:rPr>
          <w:i/>
          <w:sz w:val="20"/>
          <w:szCs w:val="20"/>
        </w:rPr>
        <w:t>.</w:t>
      </w:r>
    </w:p>
  </w:footnote>
  <w:footnote w:id="799">
    <w:p w14:paraId="522499C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</w:t>
      </w:r>
    </w:p>
  </w:footnote>
  <w:footnote w:id="800">
    <w:p w14:paraId="612C6159" w14:textId="5D74AD74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acciò … basso </w:t>
      </w:r>
      <w:r w:rsidRPr="002A6193">
        <w:rPr>
          <w:i/>
          <w:sz w:val="20"/>
          <w:szCs w:val="20"/>
        </w:rPr>
        <w:t>aggiunto in sopralinea.</w:t>
      </w:r>
    </w:p>
  </w:footnote>
  <w:footnote w:id="801">
    <w:p w14:paraId="7E9F8F69" w14:textId="602F18CD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Q-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C-</w:t>
      </w:r>
      <w:r w:rsidRPr="002A6193">
        <w:rPr>
          <w:i/>
          <w:sz w:val="20"/>
          <w:szCs w:val="20"/>
        </w:rPr>
        <w:t xml:space="preserve">; </w:t>
      </w:r>
      <w:r w:rsidRPr="002A6193">
        <w:rPr>
          <w:sz w:val="20"/>
          <w:szCs w:val="20"/>
        </w:rPr>
        <w:t>-e-</w:t>
      </w:r>
      <w:r w:rsidRPr="002A6193">
        <w:rPr>
          <w:i/>
          <w:sz w:val="20"/>
          <w:szCs w:val="20"/>
        </w:rPr>
        <w:t xml:space="preserve"> corretta su -</w:t>
      </w:r>
      <w:r w:rsidRPr="002A6193">
        <w:rPr>
          <w:sz w:val="20"/>
          <w:szCs w:val="20"/>
        </w:rPr>
        <w:t>s-</w:t>
      </w:r>
      <w:r w:rsidRPr="002A6193">
        <w:rPr>
          <w:i/>
          <w:sz w:val="20"/>
          <w:szCs w:val="20"/>
        </w:rPr>
        <w:t>.</w:t>
      </w:r>
    </w:p>
  </w:footnote>
  <w:footnote w:id="802">
    <w:p w14:paraId="4A4DA78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03">
    <w:p w14:paraId="2021C88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04">
    <w:p w14:paraId="4B16C9F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05">
    <w:p w14:paraId="4450052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06">
    <w:p w14:paraId="4CE2172F" w14:textId="23956D60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interlinea sotto il rigo di scrittura.</w:t>
      </w:r>
    </w:p>
  </w:footnote>
  <w:footnote w:id="807">
    <w:p w14:paraId="18A04F8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08">
    <w:p w14:paraId="5916AAC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acciò nel</w:t>
      </w:r>
      <w:r w:rsidRPr="002A6193">
        <w:rPr>
          <w:i/>
          <w:sz w:val="20"/>
          <w:szCs w:val="20"/>
        </w:rPr>
        <w:t xml:space="preserve"> aggiunto in sopralinea su </w:t>
      </w:r>
      <w:r w:rsidRPr="002A6193">
        <w:rPr>
          <w:sz w:val="20"/>
          <w:szCs w:val="20"/>
        </w:rPr>
        <w:t xml:space="preserve">p(er) </w:t>
      </w:r>
      <w:r w:rsidRPr="002A6193">
        <w:rPr>
          <w:i/>
          <w:sz w:val="20"/>
          <w:szCs w:val="20"/>
        </w:rPr>
        <w:t>depennato.</w:t>
      </w:r>
    </w:p>
  </w:footnote>
  <w:footnote w:id="809">
    <w:p w14:paraId="55A286D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non siano tagliate </w:t>
      </w:r>
      <w:r w:rsidRPr="002A6193">
        <w:rPr>
          <w:i/>
          <w:sz w:val="20"/>
          <w:szCs w:val="20"/>
        </w:rPr>
        <w:t>aggiunto nel margine interno.</w:t>
      </w:r>
    </w:p>
  </w:footnote>
  <w:footnote w:id="810">
    <w:p w14:paraId="571C755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11">
    <w:p w14:paraId="79CE9F7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12">
    <w:p w14:paraId="06C9552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otto</w:t>
      </w:r>
      <w:r w:rsidRPr="002A6193">
        <w:rPr>
          <w:i/>
          <w:sz w:val="20"/>
          <w:szCs w:val="20"/>
        </w:rPr>
        <w:t xml:space="preserve"> depennato.</w:t>
      </w:r>
    </w:p>
  </w:footnote>
  <w:footnote w:id="813">
    <w:p w14:paraId="74D5865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6 </w:t>
      </w:r>
      <w:r w:rsidRPr="002A6193">
        <w:rPr>
          <w:i/>
          <w:sz w:val="20"/>
          <w:szCs w:val="20"/>
        </w:rPr>
        <w:t>depennato.</w:t>
      </w:r>
    </w:p>
  </w:footnote>
  <w:footnote w:id="814">
    <w:p w14:paraId="3E90E15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15">
    <w:p w14:paraId="5721F07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16">
    <w:p w14:paraId="4C12FCF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pare; aggiunto in sopralinea con segno di inserimento.</w:t>
      </w:r>
    </w:p>
  </w:footnote>
  <w:footnote w:id="817">
    <w:p w14:paraId="0F7F739D" w14:textId="3691B6D8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Precede</w:t>
      </w:r>
      <w:r w:rsidRPr="002A6193">
        <w:rPr>
          <w:i/>
          <w:sz w:val="20"/>
          <w:szCs w:val="20"/>
        </w:rPr>
        <w:t xml:space="preserve"> </w:t>
      </w:r>
      <w:r w:rsidRPr="002A6193">
        <w:rPr>
          <w:sz w:val="20"/>
          <w:szCs w:val="20"/>
        </w:rPr>
        <w:t xml:space="preserve">Markson </w:t>
      </w:r>
      <w:r w:rsidRPr="002A6193">
        <w:rPr>
          <w:i/>
          <w:sz w:val="20"/>
          <w:szCs w:val="20"/>
        </w:rPr>
        <w:t>depennato.</w:t>
      </w:r>
    </w:p>
  </w:footnote>
  <w:footnote w:id="818">
    <w:p w14:paraId="2783066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19">
    <w:p w14:paraId="6898A7DA" w14:textId="0F205470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8 l(i)b(r)e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20">
    <w:p w14:paraId="436C569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-8 </w:t>
      </w:r>
      <w:r w:rsidRPr="002A6193">
        <w:rPr>
          <w:i/>
          <w:sz w:val="20"/>
          <w:szCs w:val="20"/>
        </w:rPr>
        <w:t>corretto su -</w:t>
      </w:r>
      <w:r w:rsidRPr="002A6193">
        <w:rPr>
          <w:sz w:val="20"/>
          <w:szCs w:val="20"/>
        </w:rPr>
        <w:t>2</w:t>
      </w:r>
      <w:r w:rsidRPr="002A6193">
        <w:rPr>
          <w:i/>
          <w:sz w:val="20"/>
          <w:szCs w:val="20"/>
        </w:rPr>
        <w:t>, come pare.</w:t>
      </w:r>
    </w:p>
  </w:footnote>
  <w:footnote w:id="821">
    <w:p w14:paraId="2E43F85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-8 </w:t>
      </w:r>
      <w:r w:rsidRPr="002A6193">
        <w:rPr>
          <w:i/>
          <w:sz w:val="20"/>
          <w:szCs w:val="20"/>
        </w:rPr>
        <w:t>esito di correzione</w:t>
      </w:r>
    </w:p>
  </w:footnote>
  <w:footnote w:id="822">
    <w:p w14:paraId="009AEEA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23">
    <w:p w14:paraId="52C18C3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-8 </w:t>
      </w:r>
      <w:r w:rsidRPr="002A6193">
        <w:rPr>
          <w:i/>
          <w:sz w:val="20"/>
          <w:szCs w:val="20"/>
        </w:rPr>
        <w:t>esito di correzione</w:t>
      </w:r>
    </w:p>
  </w:footnote>
  <w:footnote w:id="824">
    <w:p w14:paraId="662C681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cinq(ue) </w:t>
      </w:r>
      <w:r w:rsidRPr="002A6193">
        <w:rPr>
          <w:i/>
          <w:sz w:val="20"/>
          <w:szCs w:val="20"/>
        </w:rPr>
        <w:t>depennato.</w:t>
      </w:r>
    </w:p>
  </w:footnote>
  <w:footnote w:id="825">
    <w:p w14:paraId="50A1AD9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26">
    <w:p w14:paraId="658E64E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27">
    <w:p w14:paraId="22C10DD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verg(he) et </w:t>
      </w:r>
      <w:r w:rsidRPr="002A6193">
        <w:rPr>
          <w:i/>
          <w:sz w:val="20"/>
          <w:szCs w:val="20"/>
        </w:rPr>
        <w:t>esito di correzione.</w:t>
      </w:r>
    </w:p>
  </w:footnote>
  <w:footnote w:id="828">
    <w:p w14:paraId="633BCAF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4</w:t>
      </w:r>
      <w:r w:rsidRPr="002A6193">
        <w:rPr>
          <w:i/>
          <w:sz w:val="20"/>
          <w:szCs w:val="20"/>
        </w:rPr>
        <w:t>.</w:t>
      </w:r>
    </w:p>
  </w:footnote>
  <w:footnote w:id="829">
    <w:p w14:paraId="07E7315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Am- </w:t>
      </w:r>
      <w:r w:rsidRPr="002A6193">
        <w:rPr>
          <w:i/>
          <w:sz w:val="20"/>
          <w:szCs w:val="20"/>
        </w:rPr>
        <w:t>esito di correzione.</w:t>
      </w:r>
    </w:p>
  </w:footnote>
  <w:footnote w:id="830">
    <w:p w14:paraId="4B5D946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-ure- </w:t>
      </w:r>
      <w:r w:rsidRPr="002A6193">
        <w:rPr>
          <w:i/>
          <w:sz w:val="20"/>
          <w:szCs w:val="20"/>
        </w:rPr>
        <w:t xml:space="preserve">esito di correzione. </w:t>
      </w:r>
    </w:p>
  </w:footnote>
  <w:footnote w:id="831">
    <w:p w14:paraId="60120DA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sara-</w:t>
      </w:r>
      <w:r w:rsidRPr="002A6193">
        <w:rPr>
          <w:i/>
          <w:sz w:val="20"/>
          <w:szCs w:val="20"/>
        </w:rPr>
        <w:t xml:space="preserve"> depennato.</w:t>
      </w:r>
    </w:p>
  </w:footnote>
  <w:footnote w:id="832">
    <w:p w14:paraId="2FA387C8" w14:textId="6654099A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Si … che </w:t>
      </w:r>
      <w:r w:rsidRPr="002A6193">
        <w:rPr>
          <w:i/>
          <w:sz w:val="20"/>
          <w:szCs w:val="20"/>
        </w:rPr>
        <w:t>aggiunto nel margine interno.</w:t>
      </w:r>
    </w:p>
  </w:footnote>
  <w:footnote w:id="833">
    <w:p w14:paraId="2F9CC6A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s-</w:t>
      </w:r>
      <w:r w:rsidRPr="002A6193">
        <w:rPr>
          <w:i/>
          <w:sz w:val="20"/>
          <w:szCs w:val="20"/>
        </w:rPr>
        <w:t xml:space="preserve"> corretta su </w:t>
      </w:r>
      <w:r w:rsidRPr="002A6193">
        <w:rPr>
          <w:sz w:val="20"/>
          <w:szCs w:val="20"/>
        </w:rPr>
        <w:t>S-</w:t>
      </w:r>
      <w:r w:rsidRPr="002A6193">
        <w:rPr>
          <w:i/>
          <w:sz w:val="20"/>
          <w:szCs w:val="20"/>
        </w:rPr>
        <w:t>.</w:t>
      </w:r>
    </w:p>
  </w:footnote>
  <w:footnote w:id="834">
    <w:p w14:paraId="2C7D6A4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835">
    <w:p w14:paraId="62620FE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 </w:t>
      </w:r>
      <w:r w:rsidRPr="002A6193">
        <w:rPr>
          <w:i/>
          <w:sz w:val="20"/>
          <w:szCs w:val="20"/>
        </w:rPr>
        <w:t>esito di correzione.</w:t>
      </w:r>
    </w:p>
  </w:footnote>
  <w:footnote w:id="836">
    <w:p w14:paraId="670A393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su</w:t>
      </w:r>
      <w:r w:rsidRPr="002A6193">
        <w:rPr>
          <w:sz w:val="20"/>
          <w:szCs w:val="20"/>
        </w:rPr>
        <w:t xml:space="preserve"> sicome </w:t>
      </w:r>
      <w:r w:rsidRPr="002A6193">
        <w:rPr>
          <w:i/>
          <w:sz w:val="20"/>
          <w:szCs w:val="20"/>
        </w:rPr>
        <w:t>depennato, come pare.</w:t>
      </w:r>
    </w:p>
  </w:footnote>
  <w:footnote w:id="837">
    <w:p w14:paraId="0E42A4D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l</w:t>
      </w:r>
      <w:r w:rsidRPr="002A6193">
        <w:rPr>
          <w:i/>
          <w:sz w:val="20"/>
          <w:szCs w:val="20"/>
        </w:rPr>
        <w:t>, come pare.</w:t>
      </w:r>
    </w:p>
  </w:footnote>
  <w:footnote w:id="838">
    <w:p w14:paraId="2DBA911E" w14:textId="69E5CE12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’</w:t>
      </w:r>
      <w:r w:rsidRPr="002A6193">
        <w:rPr>
          <w:i/>
          <w:sz w:val="20"/>
          <w:szCs w:val="20"/>
        </w:rPr>
        <w:t>.</w:t>
      </w:r>
    </w:p>
  </w:footnote>
  <w:footnote w:id="839">
    <w:p w14:paraId="695DEA8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esser </w:t>
      </w:r>
      <w:r w:rsidRPr="002A6193">
        <w:rPr>
          <w:i/>
          <w:sz w:val="20"/>
          <w:szCs w:val="20"/>
        </w:rPr>
        <w:t>depennato.</w:t>
      </w:r>
    </w:p>
  </w:footnote>
  <w:footnote w:id="840">
    <w:p w14:paraId="52FB844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841">
    <w:p w14:paraId="160E70F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H-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h-</w:t>
      </w:r>
      <w:r w:rsidRPr="002A6193">
        <w:rPr>
          <w:i/>
          <w:sz w:val="20"/>
          <w:szCs w:val="20"/>
        </w:rPr>
        <w:t>.</w:t>
      </w:r>
    </w:p>
  </w:footnote>
  <w:footnote w:id="842">
    <w:p w14:paraId="431046B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843">
    <w:p w14:paraId="6274A60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nel margine esterno.</w:t>
      </w:r>
    </w:p>
  </w:footnote>
  <w:footnote w:id="844">
    <w:p w14:paraId="301331F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45">
    <w:p w14:paraId="6B6FAFA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-le</w:t>
      </w:r>
      <w:r w:rsidRPr="002A6193">
        <w:rPr>
          <w:i/>
          <w:sz w:val="20"/>
          <w:szCs w:val="20"/>
        </w:rPr>
        <w:t xml:space="preserve"> depennato.</w:t>
      </w:r>
    </w:p>
  </w:footnote>
  <w:footnote w:id="846">
    <w:p w14:paraId="36B1C5D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47">
    <w:p w14:paraId="5CFEFFC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corretta su -</w:t>
      </w:r>
      <w:r w:rsidRPr="002A6193">
        <w:rPr>
          <w:sz w:val="20"/>
          <w:szCs w:val="20"/>
        </w:rPr>
        <w:t>e</w:t>
      </w:r>
      <w:r w:rsidRPr="002A6193">
        <w:rPr>
          <w:i/>
          <w:sz w:val="20"/>
          <w:szCs w:val="20"/>
        </w:rPr>
        <w:t>.</w:t>
      </w:r>
    </w:p>
  </w:footnote>
  <w:footnote w:id="848">
    <w:p w14:paraId="3DA6494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-oi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-ei</w:t>
      </w:r>
      <w:r w:rsidRPr="002A6193">
        <w:rPr>
          <w:i/>
          <w:sz w:val="20"/>
          <w:szCs w:val="20"/>
        </w:rPr>
        <w:t>.</w:t>
      </w:r>
    </w:p>
  </w:footnote>
  <w:footnote w:id="849">
    <w:p w14:paraId="2F55410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50">
    <w:p w14:paraId="74AC20B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51">
    <w:p w14:paraId="0A6F629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852">
    <w:p w14:paraId="6E264CE3" w14:textId="301F85F8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una </w:t>
      </w:r>
      <w:r w:rsidRPr="002A6193">
        <w:rPr>
          <w:i/>
          <w:sz w:val="20"/>
          <w:szCs w:val="20"/>
        </w:rPr>
        <w:t>depennato.</w:t>
      </w:r>
    </w:p>
  </w:footnote>
  <w:footnote w:id="853">
    <w:p w14:paraId="4E60A157" w14:textId="4463577B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C-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c-</w:t>
      </w:r>
      <w:r w:rsidRPr="002A6193">
        <w:rPr>
          <w:i/>
          <w:sz w:val="20"/>
          <w:szCs w:val="20"/>
        </w:rPr>
        <w:t>.</w:t>
      </w:r>
    </w:p>
  </w:footnote>
  <w:footnote w:id="854">
    <w:p w14:paraId="6C1A70A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corretta su -</w:t>
      </w:r>
      <w:r w:rsidRPr="002A6193">
        <w:rPr>
          <w:sz w:val="20"/>
          <w:szCs w:val="20"/>
        </w:rPr>
        <w:t>e</w:t>
      </w:r>
      <w:r w:rsidRPr="002A6193">
        <w:rPr>
          <w:i/>
          <w:sz w:val="20"/>
          <w:szCs w:val="20"/>
        </w:rPr>
        <w:t>.</w:t>
      </w:r>
    </w:p>
  </w:footnote>
  <w:footnote w:id="855">
    <w:p w14:paraId="4D5FAB2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856">
    <w:p w14:paraId="6A35C8E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857">
    <w:p w14:paraId="2C69995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di hav </w:t>
      </w:r>
      <w:r w:rsidRPr="002A6193">
        <w:rPr>
          <w:i/>
          <w:sz w:val="20"/>
          <w:szCs w:val="20"/>
        </w:rPr>
        <w:t>depennato.</w:t>
      </w:r>
    </w:p>
  </w:footnote>
  <w:footnote w:id="858">
    <w:p w14:paraId="6A2D754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non </w:t>
      </w:r>
      <w:r w:rsidRPr="002A6193">
        <w:rPr>
          <w:i/>
          <w:sz w:val="20"/>
          <w:szCs w:val="20"/>
        </w:rPr>
        <w:t>depennato.</w:t>
      </w:r>
    </w:p>
  </w:footnote>
  <w:footnote w:id="859">
    <w:p w14:paraId="6CF80AB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-r </w:t>
      </w:r>
      <w:r w:rsidRPr="002A6193">
        <w:rPr>
          <w:i/>
          <w:sz w:val="20"/>
          <w:szCs w:val="20"/>
        </w:rPr>
        <w:t>depennata.</w:t>
      </w:r>
    </w:p>
  </w:footnote>
  <w:footnote w:id="860">
    <w:p w14:paraId="02C0E37C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Così A.</w:t>
      </w:r>
    </w:p>
  </w:footnote>
  <w:footnote w:id="861">
    <w:p w14:paraId="3CE3B20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-no </w:t>
      </w:r>
      <w:r w:rsidRPr="002A6193">
        <w:rPr>
          <w:i/>
          <w:sz w:val="20"/>
          <w:szCs w:val="20"/>
        </w:rPr>
        <w:t>depennato.</w:t>
      </w:r>
    </w:p>
  </w:footnote>
  <w:footnote w:id="862">
    <w:p w14:paraId="0631E0A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depennata.</w:t>
      </w:r>
    </w:p>
  </w:footnote>
  <w:footnote w:id="863">
    <w:p w14:paraId="42837DC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la polizza</w:t>
      </w:r>
      <w:r w:rsidRPr="002A6193">
        <w:rPr>
          <w:i/>
          <w:sz w:val="20"/>
          <w:szCs w:val="20"/>
        </w:rPr>
        <w:t xml:space="preserve"> depennato.</w:t>
      </w:r>
    </w:p>
  </w:footnote>
  <w:footnote w:id="864">
    <w:p w14:paraId="497CBD0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-via </w:t>
      </w:r>
      <w:r w:rsidRPr="002A6193">
        <w:rPr>
          <w:i/>
          <w:sz w:val="20"/>
          <w:szCs w:val="20"/>
        </w:rPr>
        <w:t>depennato, come pare.</w:t>
      </w:r>
    </w:p>
  </w:footnote>
  <w:footnote w:id="865">
    <w:p w14:paraId="516C231C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Segue testo cifrato depennato.</w:t>
      </w:r>
    </w:p>
  </w:footnote>
  <w:footnote w:id="866">
    <w:p w14:paraId="3C8BCF26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Foro nel supporto.</w:t>
      </w:r>
    </w:p>
  </w:footnote>
  <w:footnote w:id="867">
    <w:p w14:paraId="5A96C6CF" w14:textId="6B984329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nell’uno … principe </w:t>
      </w:r>
      <w:r w:rsidRPr="002A6193">
        <w:rPr>
          <w:i/>
          <w:sz w:val="20"/>
          <w:szCs w:val="20"/>
        </w:rPr>
        <w:t>aggiunto nel margine interno; decodifica di testo cifrato depennato.</w:t>
      </w:r>
    </w:p>
  </w:footnote>
  <w:footnote w:id="868">
    <w:p w14:paraId="6555E38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-vano </w:t>
      </w:r>
      <w:r w:rsidRPr="002A6193">
        <w:rPr>
          <w:i/>
          <w:sz w:val="20"/>
          <w:szCs w:val="20"/>
        </w:rPr>
        <w:t>esito di correzione.</w:t>
      </w:r>
    </w:p>
  </w:footnote>
  <w:footnote w:id="869">
    <w:p w14:paraId="2B06238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successo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870">
    <w:p w14:paraId="258D02E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ma si teme</w:t>
      </w:r>
      <w:r w:rsidRPr="002A6193">
        <w:rPr>
          <w:i/>
          <w:sz w:val="20"/>
          <w:szCs w:val="20"/>
        </w:rPr>
        <w:t xml:space="preserve"> depennato.</w:t>
      </w:r>
    </w:p>
  </w:footnote>
  <w:footnote w:id="871">
    <w:p w14:paraId="2DB609A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872">
    <w:p w14:paraId="3B9C1C9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resto </w:t>
      </w:r>
      <w:r w:rsidRPr="002A6193">
        <w:rPr>
          <w:i/>
          <w:sz w:val="20"/>
          <w:szCs w:val="20"/>
        </w:rPr>
        <w:t>depennato.</w:t>
      </w:r>
    </w:p>
  </w:footnote>
  <w:footnote w:id="873">
    <w:p w14:paraId="6F00873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874">
    <w:p w14:paraId="024F5C9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li </w:t>
      </w:r>
      <w:r w:rsidRPr="002A6193">
        <w:rPr>
          <w:i/>
          <w:sz w:val="20"/>
          <w:szCs w:val="20"/>
        </w:rPr>
        <w:t>depennato.</w:t>
      </w:r>
    </w:p>
  </w:footnote>
  <w:footnote w:id="875">
    <w:p w14:paraId="399EBA3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-5 </w:t>
      </w:r>
      <w:r w:rsidRPr="002A6193">
        <w:rPr>
          <w:i/>
          <w:sz w:val="20"/>
          <w:szCs w:val="20"/>
        </w:rPr>
        <w:t>corretto su -</w:t>
      </w:r>
      <w:r w:rsidRPr="002A6193">
        <w:rPr>
          <w:sz w:val="20"/>
          <w:szCs w:val="20"/>
        </w:rPr>
        <w:t>6</w:t>
      </w:r>
      <w:r w:rsidRPr="002A6193">
        <w:rPr>
          <w:i/>
          <w:sz w:val="20"/>
          <w:szCs w:val="20"/>
        </w:rPr>
        <w:t>.</w:t>
      </w:r>
    </w:p>
  </w:footnote>
  <w:footnote w:id="876">
    <w:p w14:paraId="195B52F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più </w:t>
      </w:r>
      <w:r w:rsidRPr="002A6193">
        <w:rPr>
          <w:i/>
          <w:sz w:val="20"/>
          <w:szCs w:val="20"/>
        </w:rPr>
        <w:t>depennato.</w:t>
      </w:r>
    </w:p>
  </w:footnote>
  <w:footnote w:id="877">
    <w:p w14:paraId="5F89821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pag- </w:t>
      </w:r>
      <w:r w:rsidRPr="002A6193">
        <w:rPr>
          <w:i/>
          <w:sz w:val="20"/>
          <w:szCs w:val="20"/>
        </w:rPr>
        <w:t>depennato.</w:t>
      </w:r>
    </w:p>
  </w:footnote>
  <w:footnote w:id="878">
    <w:p w14:paraId="394FF84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qu-</w:t>
      </w:r>
      <w:r w:rsidRPr="002A6193">
        <w:rPr>
          <w:i/>
          <w:sz w:val="20"/>
          <w:szCs w:val="20"/>
        </w:rPr>
        <w:t xml:space="preserve"> depennato.</w:t>
      </w:r>
    </w:p>
  </w:footnote>
  <w:footnote w:id="879">
    <w:p w14:paraId="4BF4B2C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880">
    <w:p w14:paraId="057B673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-nt- </w:t>
      </w:r>
      <w:r w:rsidRPr="002A6193">
        <w:rPr>
          <w:i/>
          <w:sz w:val="20"/>
          <w:szCs w:val="20"/>
        </w:rPr>
        <w:t>esito di correzione.</w:t>
      </w:r>
    </w:p>
  </w:footnote>
  <w:footnote w:id="881">
    <w:p w14:paraId="6A338A8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882">
    <w:p w14:paraId="565696A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perché </w:t>
      </w:r>
      <w:r w:rsidRPr="002A6193">
        <w:rPr>
          <w:i/>
          <w:sz w:val="20"/>
          <w:szCs w:val="20"/>
        </w:rPr>
        <w:t>depennato.</w:t>
      </w:r>
    </w:p>
  </w:footnote>
  <w:footnote w:id="883">
    <w:p w14:paraId="52DDE87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r </w:t>
      </w:r>
      <w:r w:rsidRPr="002A6193">
        <w:rPr>
          <w:i/>
          <w:sz w:val="20"/>
          <w:szCs w:val="20"/>
        </w:rPr>
        <w:t>depennata.</w:t>
      </w:r>
    </w:p>
  </w:footnote>
  <w:footnote w:id="884">
    <w:p w14:paraId="262D1E9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che è</w:t>
      </w:r>
      <w:r w:rsidRPr="002A6193">
        <w:rPr>
          <w:i/>
          <w:sz w:val="20"/>
          <w:szCs w:val="20"/>
        </w:rPr>
        <w:t xml:space="preserve"> depennato.</w:t>
      </w:r>
    </w:p>
  </w:footnote>
  <w:footnote w:id="885">
    <w:p w14:paraId="2BFB412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86">
    <w:p w14:paraId="60FF34C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887">
    <w:p w14:paraId="3998BEA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888">
    <w:p w14:paraId="33D749B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K-</w:t>
      </w:r>
      <w:r w:rsidRPr="002A6193">
        <w:rPr>
          <w:i/>
          <w:sz w:val="20"/>
          <w:szCs w:val="20"/>
        </w:rPr>
        <w:t xml:space="preserve"> corretta su </w:t>
      </w:r>
      <w:r w:rsidRPr="002A6193">
        <w:rPr>
          <w:sz w:val="20"/>
          <w:szCs w:val="20"/>
        </w:rPr>
        <w:t>s-</w:t>
      </w:r>
      <w:r w:rsidRPr="002A6193">
        <w:rPr>
          <w:i/>
          <w:sz w:val="20"/>
          <w:szCs w:val="20"/>
        </w:rPr>
        <w:t>.</w:t>
      </w:r>
    </w:p>
  </w:footnote>
  <w:footnote w:id="889">
    <w:p w14:paraId="6533AFA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-l</w:t>
      </w:r>
      <w:r w:rsidRPr="002A6193">
        <w:rPr>
          <w:i/>
          <w:sz w:val="20"/>
          <w:szCs w:val="20"/>
        </w:rPr>
        <w:t xml:space="preserve"> depennata.</w:t>
      </w:r>
    </w:p>
  </w:footnote>
  <w:footnote w:id="890">
    <w:p w14:paraId="0AE72A3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</w:t>
      </w:r>
      <w:r w:rsidRPr="002A6193">
        <w:rPr>
          <w:i/>
          <w:sz w:val="20"/>
          <w:szCs w:val="20"/>
        </w:rPr>
        <w:t xml:space="preserve"> corretta su -</w:t>
      </w:r>
      <w:r w:rsidRPr="002A6193">
        <w:rPr>
          <w:sz w:val="20"/>
          <w:szCs w:val="20"/>
        </w:rPr>
        <w:t>e</w:t>
      </w:r>
      <w:r w:rsidRPr="002A6193">
        <w:rPr>
          <w:i/>
          <w:sz w:val="20"/>
          <w:szCs w:val="20"/>
        </w:rPr>
        <w:t>.</w:t>
      </w:r>
    </w:p>
  </w:footnote>
  <w:footnote w:id="891">
    <w:p w14:paraId="614A189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>corretta su -</w:t>
      </w:r>
      <w:r w:rsidRPr="002A6193">
        <w:rPr>
          <w:sz w:val="20"/>
          <w:szCs w:val="20"/>
        </w:rPr>
        <w:t>i</w:t>
      </w:r>
      <w:r w:rsidRPr="002A6193">
        <w:rPr>
          <w:i/>
          <w:sz w:val="20"/>
          <w:szCs w:val="20"/>
        </w:rPr>
        <w:t>.</w:t>
      </w:r>
    </w:p>
  </w:footnote>
  <w:footnote w:id="892">
    <w:p w14:paraId="729EA96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893">
    <w:p w14:paraId="4BD4DB7C" w14:textId="4B55695D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Sono … et mezo</w:t>
      </w:r>
      <w:r w:rsidRPr="002A6193">
        <w:rPr>
          <w:i/>
          <w:sz w:val="20"/>
          <w:szCs w:val="20"/>
        </w:rPr>
        <w:t xml:space="preserve"> aggiunto nel margine interno.</w:t>
      </w:r>
    </w:p>
  </w:footnote>
  <w:footnote w:id="894">
    <w:p w14:paraId="3FF4F798" w14:textId="26B7FD2A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373 … soldi 16 </w:t>
      </w:r>
      <w:r w:rsidRPr="002A6193">
        <w:rPr>
          <w:i/>
          <w:sz w:val="20"/>
          <w:szCs w:val="20"/>
        </w:rPr>
        <w:t>aggiunto nel margine interno.</w:t>
      </w:r>
    </w:p>
  </w:footnote>
  <w:footnote w:id="895">
    <w:p w14:paraId="33CB4A0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1</w:t>
      </w:r>
      <w:r w:rsidRPr="002A6193">
        <w:rPr>
          <w:i/>
          <w:sz w:val="20"/>
          <w:szCs w:val="20"/>
        </w:rPr>
        <w:t>.</w:t>
      </w:r>
    </w:p>
  </w:footnote>
  <w:footnote w:id="896">
    <w:p w14:paraId="18E2BC4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nella città</w:t>
      </w:r>
      <w:r w:rsidRPr="002A6193">
        <w:rPr>
          <w:i/>
          <w:sz w:val="20"/>
          <w:szCs w:val="20"/>
        </w:rPr>
        <w:t xml:space="preserve"> aggiunto in sopralinea con segno di inserimento.</w:t>
      </w:r>
    </w:p>
  </w:footnote>
  <w:footnote w:id="897">
    <w:p w14:paraId="1F18E4A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g</w:t>
      </w:r>
      <w:r w:rsidRPr="002A6193">
        <w:rPr>
          <w:i/>
          <w:sz w:val="20"/>
          <w:szCs w:val="20"/>
        </w:rPr>
        <w:t>, come pare.</w:t>
      </w:r>
    </w:p>
  </w:footnote>
  <w:footnote w:id="898">
    <w:p w14:paraId="1908F34D" w14:textId="03F434F0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Il debito … 3, 15 </w:t>
      </w:r>
      <w:r w:rsidRPr="002A6193">
        <w:rPr>
          <w:i/>
          <w:sz w:val="20"/>
          <w:szCs w:val="20"/>
        </w:rPr>
        <w:t>aggiunto nel margine interno.</w:t>
      </w:r>
    </w:p>
  </w:footnote>
  <w:footnote w:id="899">
    <w:p w14:paraId="076A848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s- </w:t>
      </w:r>
      <w:r w:rsidRPr="002A6193">
        <w:rPr>
          <w:i/>
          <w:sz w:val="20"/>
          <w:szCs w:val="20"/>
        </w:rPr>
        <w:t>esito di correzione.</w:t>
      </w:r>
    </w:p>
  </w:footnote>
  <w:footnote w:id="900">
    <w:p w14:paraId="14F5526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fatte </w:t>
      </w:r>
      <w:r w:rsidRPr="002A6193">
        <w:rPr>
          <w:i/>
          <w:sz w:val="20"/>
          <w:szCs w:val="20"/>
        </w:rPr>
        <w:t>depennato.</w:t>
      </w:r>
    </w:p>
  </w:footnote>
  <w:footnote w:id="901">
    <w:p w14:paraId="226777D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-9 </w:t>
      </w:r>
      <w:r w:rsidRPr="002A6193">
        <w:rPr>
          <w:i/>
          <w:sz w:val="20"/>
          <w:szCs w:val="20"/>
        </w:rPr>
        <w:t>esito di correzione.</w:t>
      </w:r>
    </w:p>
  </w:footnote>
  <w:footnote w:id="902">
    <w:p w14:paraId="766C2F1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03">
    <w:p w14:paraId="2F577EF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904">
    <w:p w14:paraId="4AAE9C1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tse- </w:t>
      </w:r>
      <w:r w:rsidRPr="002A6193">
        <w:rPr>
          <w:i/>
          <w:sz w:val="20"/>
          <w:szCs w:val="20"/>
        </w:rPr>
        <w:t>depennato.</w:t>
      </w:r>
    </w:p>
  </w:footnote>
  <w:footnote w:id="905">
    <w:p w14:paraId="27A676A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cau- </w:t>
      </w:r>
      <w:r w:rsidRPr="002A6193">
        <w:rPr>
          <w:i/>
          <w:sz w:val="20"/>
          <w:szCs w:val="20"/>
        </w:rPr>
        <w:t>esito di correzione.</w:t>
      </w:r>
    </w:p>
  </w:footnote>
  <w:footnote w:id="906">
    <w:p w14:paraId="3822677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et piacchi quatordeci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907">
    <w:p w14:paraId="1AE7292D" w14:textId="56AEC9CF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Sono … et mezo </w:t>
      </w:r>
      <w:r w:rsidRPr="002A6193">
        <w:rPr>
          <w:i/>
          <w:sz w:val="20"/>
          <w:szCs w:val="20"/>
        </w:rPr>
        <w:t>aggiunto nel margine interno.</w:t>
      </w:r>
    </w:p>
  </w:footnote>
  <w:footnote w:id="908">
    <w:p w14:paraId="1FC8710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>esito di correzione.</w:t>
      </w:r>
    </w:p>
  </w:footnote>
  <w:footnote w:id="909">
    <w:p w14:paraId="67A5667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et per </w:t>
      </w:r>
      <w:r w:rsidRPr="002A6193">
        <w:rPr>
          <w:i/>
          <w:sz w:val="20"/>
          <w:szCs w:val="20"/>
        </w:rPr>
        <w:t>esito di correzione.</w:t>
      </w:r>
    </w:p>
  </w:footnote>
  <w:footnote w:id="910">
    <w:p w14:paraId="4F5901A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 xml:space="preserve">-lo </w:t>
      </w:r>
      <w:r w:rsidRPr="002A6193">
        <w:rPr>
          <w:i/>
          <w:sz w:val="20"/>
          <w:szCs w:val="20"/>
        </w:rPr>
        <w:t>depennato.</w:t>
      </w:r>
    </w:p>
  </w:footnote>
  <w:footnote w:id="911">
    <w:p w14:paraId="24A056E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-</w:t>
      </w:r>
      <w:r w:rsidRPr="002A6193">
        <w:rPr>
          <w:sz w:val="20"/>
          <w:szCs w:val="20"/>
        </w:rPr>
        <w:t xml:space="preserve">o </w:t>
      </w:r>
      <w:r w:rsidRPr="002A6193">
        <w:rPr>
          <w:i/>
          <w:sz w:val="20"/>
          <w:szCs w:val="20"/>
        </w:rPr>
        <w:t>corretto su -</w:t>
      </w:r>
      <w:r w:rsidRPr="002A6193">
        <w:rPr>
          <w:sz w:val="20"/>
          <w:szCs w:val="20"/>
        </w:rPr>
        <w:t>endo</w:t>
      </w:r>
      <w:r w:rsidRPr="002A6193">
        <w:rPr>
          <w:i/>
          <w:sz w:val="20"/>
          <w:szCs w:val="20"/>
        </w:rPr>
        <w:t xml:space="preserve"> depennato.</w:t>
      </w:r>
    </w:p>
  </w:footnote>
  <w:footnote w:id="912">
    <w:p w14:paraId="3631C3F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</w:t>
      </w:r>
      <w:r w:rsidRPr="002A6193">
        <w:rPr>
          <w:sz w:val="20"/>
          <w:szCs w:val="20"/>
        </w:rPr>
        <w:t>.</w:t>
      </w:r>
    </w:p>
  </w:footnote>
  <w:footnote w:id="913">
    <w:p w14:paraId="2E37A67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-l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-r</w:t>
      </w:r>
      <w:r w:rsidRPr="002A6193">
        <w:rPr>
          <w:i/>
          <w:sz w:val="20"/>
          <w:szCs w:val="20"/>
        </w:rPr>
        <w:t>.</w:t>
      </w:r>
    </w:p>
  </w:footnote>
  <w:footnote w:id="914">
    <w:p w14:paraId="27FAAF0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ma</w:t>
      </w:r>
      <w:r w:rsidRPr="002A6193">
        <w:rPr>
          <w:i/>
          <w:sz w:val="20"/>
          <w:szCs w:val="20"/>
        </w:rPr>
        <w:t xml:space="preserve"> depennato.</w:t>
      </w:r>
      <w:r w:rsidRPr="002A6193">
        <w:rPr>
          <w:sz w:val="20"/>
          <w:szCs w:val="20"/>
        </w:rPr>
        <w:t xml:space="preserve"> </w:t>
      </w:r>
    </w:p>
  </w:footnote>
  <w:footnote w:id="915">
    <w:p w14:paraId="57195A1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egli p(er)</w:t>
      </w:r>
      <w:r w:rsidRPr="002A6193">
        <w:rPr>
          <w:i/>
          <w:sz w:val="20"/>
          <w:szCs w:val="20"/>
        </w:rPr>
        <w:t xml:space="preserve"> depennato.</w:t>
      </w:r>
    </w:p>
  </w:footnote>
  <w:footnote w:id="916">
    <w:p w14:paraId="02A0EC5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questo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917">
    <w:p w14:paraId="72974E8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ne </w:t>
      </w:r>
      <w:r w:rsidRPr="002A6193">
        <w:rPr>
          <w:i/>
          <w:sz w:val="20"/>
          <w:szCs w:val="20"/>
        </w:rPr>
        <w:t>depennato.</w:t>
      </w:r>
    </w:p>
  </w:footnote>
  <w:footnote w:id="918">
    <w:p w14:paraId="31AC35C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19">
    <w:p w14:paraId="3697448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aggiunti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920">
    <w:p w14:paraId="642D6601" w14:textId="6C3198A2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noleggi … navi </w:t>
      </w:r>
      <w:r w:rsidRPr="002A6193">
        <w:rPr>
          <w:i/>
          <w:sz w:val="20"/>
          <w:szCs w:val="20"/>
        </w:rPr>
        <w:t>aggiunto in interlinea</w:t>
      </w:r>
      <w:r w:rsidRPr="002A6193">
        <w:rPr>
          <w:i/>
          <w:iCs/>
          <w:sz w:val="20"/>
          <w:szCs w:val="20"/>
        </w:rPr>
        <w:t xml:space="preserve"> sotto il rigo di scrittura.</w:t>
      </w:r>
    </w:p>
  </w:footnote>
  <w:footnote w:id="921">
    <w:p w14:paraId="3CAF289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color w:val="000000"/>
          <w:sz w:val="20"/>
          <w:szCs w:val="20"/>
        </w:rPr>
        <w:t>cc. 265r-266v traduzione di cc. 267r-270r.</w:t>
      </w:r>
    </w:p>
  </w:footnote>
  <w:footnote w:id="922">
    <w:p w14:paraId="26B4850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la polvere </w:t>
      </w:r>
      <w:r w:rsidRPr="002A6193">
        <w:rPr>
          <w:i/>
          <w:sz w:val="20"/>
          <w:szCs w:val="20"/>
        </w:rPr>
        <w:t>depennato.</w:t>
      </w:r>
    </w:p>
  </w:footnote>
  <w:footnote w:id="923">
    <w:p w14:paraId="7660B136" w14:textId="05E20340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la polvere </w:t>
      </w:r>
      <w:r w:rsidRPr="002A6193">
        <w:rPr>
          <w:i/>
          <w:sz w:val="20"/>
          <w:szCs w:val="20"/>
        </w:rPr>
        <w:t>aggiunto in interlinea sotto il rigo di scrittura con segno di inserimento.</w:t>
      </w:r>
    </w:p>
  </w:footnote>
  <w:footnote w:id="924">
    <w:p w14:paraId="767B69F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25">
    <w:p w14:paraId="779DF50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</w:t>
      </w:r>
      <w:r w:rsidRPr="002A6193">
        <w:rPr>
          <w:i/>
          <w:sz w:val="20"/>
          <w:szCs w:val="20"/>
        </w:rPr>
        <w:t>.</w:t>
      </w:r>
    </w:p>
  </w:footnote>
  <w:footnote w:id="926">
    <w:p w14:paraId="01CE4A4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bolini</w:t>
      </w:r>
      <w:r w:rsidRPr="002A6193">
        <w:rPr>
          <w:i/>
          <w:sz w:val="20"/>
          <w:szCs w:val="20"/>
        </w:rPr>
        <w:t>.</w:t>
      </w:r>
    </w:p>
  </w:footnote>
  <w:footnote w:id="927">
    <w:p w14:paraId="6204C1A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928">
    <w:p w14:paraId="72DBEB4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al rigo precedente </w:t>
      </w:r>
      <w:r w:rsidRPr="002A6193">
        <w:rPr>
          <w:sz w:val="20"/>
          <w:szCs w:val="20"/>
        </w:rPr>
        <w:t xml:space="preserve">Nella nave del capitano Bartholomeus This. nominata L’angelo </w:t>
      </w:r>
      <w:r w:rsidRPr="002A6193">
        <w:rPr>
          <w:i/>
          <w:sz w:val="20"/>
          <w:szCs w:val="20"/>
        </w:rPr>
        <w:t>depennato.</w:t>
      </w:r>
    </w:p>
  </w:footnote>
  <w:footnote w:id="929">
    <w:p w14:paraId="79DDF31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correzione, come pare.</w:t>
      </w:r>
    </w:p>
  </w:footnote>
  <w:footnote w:id="930">
    <w:p w14:paraId="52C45DC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1 </w:t>
      </w:r>
      <w:r w:rsidRPr="002A6193">
        <w:rPr>
          <w:i/>
          <w:sz w:val="20"/>
          <w:szCs w:val="20"/>
        </w:rPr>
        <w:t>depennato.</w:t>
      </w:r>
    </w:p>
  </w:footnote>
  <w:footnote w:id="931">
    <w:p w14:paraId="524F593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32">
    <w:p w14:paraId="491E615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-a-</w:t>
      </w:r>
      <w:r w:rsidRPr="002A6193">
        <w:rPr>
          <w:i/>
          <w:sz w:val="20"/>
          <w:szCs w:val="20"/>
        </w:rPr>
        <w:t>.</w:t>
      </w:r>
    </w:p>
  </w:footnote>
  <w:footnote w:id="933">
    <w:p w14:paraId="2D89B9C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934">
    <w:p w14:paraId="17A7BE7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stropagli p(er) </w:t>
      </w:r>
      <w:r w:rsidRPr="002A6193">
        <w:rPr>
          <w:i/>
          <w:sz w:val="20"/>
          <w:szCs w:val="20"/>
        </w:rPr>
        <w:t>depennato.</w:t>
      </w:r>
    </w:p>
  </w:footnote>
  <w:footnote w:id="935">
    <w:p w14:paraId="19437CA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2-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1-</w:t>
      </w:r>
      <w:r w:rsidRPr="002A6193">
        <w:rPr>
          <w:i/>
          <w:sz w:val="20"/>
          <w:szCs w:val="20"/>
        </w:rPr>
        <w:t>.</w:t>
      </w:r>
    </w:p>
  </w:footnote>
  <w:footnote w:id="936">
    <w:p w14:paraId="4D12ECB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-2-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-0-</w:t>
      </w:r>
      <w:r w:rsidRPr="002A6193">
        <w:rPr>
          <w:i/>
          <w:sz w:val="20"/>
          <w:szCs w:val="20"/>
        </w:rPr>
        <w:t>.</w:t>
      </w:r>
    </w:p>
  </w:footnote>
  <w:footnote w:id="937">
    <w:p w14:paraId="6A0EEEB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938">
    <w:p w14:paraId="59E9711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939">
    <w:p w14:paraId="6BA58F6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40">
    <w:p w14:paraId="497B0D6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mazzi </w:t>
      </w:r>
      <w:r w:rsidRPr="002A6193">
        <w:rPr>
          <w:i/>
          <w:sz w:val="20"/>
          <w:szCs w:val="20"/>
        </w:rPr>
        <w:t>depennato.</w:t>
      </w:r>
    </w:p>
  </w:footnote>
  <w:footnote w:id="941">
    <w:p w14:paraId="10BEF2A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dell’ </w:t>
      </w:r>
      <w:r w:rsidRPr="002A6193">
        <w:rPr>
          <w:i/>
          <w:sz w:val="20"/>
          <w:szCs w:val="20"/>
        </w:rPr>
        <w:t>depennato.</w:t>
      </w:r>
    </w:p>
  </w:footnote>
  <w:footnote w:id="942">
    <w:p w14:paraId="086ED0C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>esito di correzione.</w:t>
      </w:r>
    </w:p>
  </w:footnote>
  <w:footnote w:id="943">
    <w:p w14:paraId="1E4BFDF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44">
    <w:p w14:paraId="6459E15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45">
    <w:p w14:paraId="67278C5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di fero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946">
    <w:p w14:paraId="733EEFF7" w14:textId="59643BEC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-cc-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-a-</w:t>
      </w:r>
      <w:r w:rsidRPr="002A6193">
        <w:rPr>
          <w:i/>
          <w:sz w:val="20"/>
          <w:szCs w:val="20"/>
        </w:rPr>
        <w:t>.</w:t>
      </w:r>
    </w:p>
  </w:footnote>
  <w:footnote w:id="947">
    <w:p w14:paraId="5088D03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correzione; come pare.</w:t>
      </w:r>
    </w:p>
  </w:footnote>
  <w:footnote w:id="948">
    <w:p w14:paraId="2BA7AC3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Esito di correzione; segue </w:t>
      </w:r>
      <w:r w:rsidRPr="002A6193">
        <w:rPr>
          <w:sz w:val="20"/>
          <w:szCs w:val="20"/>
        </w:rPr>
        <w:t xml:space="preserve">f </w:t>
      </w:r>
      <w:r w:rsidRPr="002A6193">
        <w:rPr>
          <w:i/>
          <w:sz w:val="20"/>
          <w:szCs w:val="20"/>
        </w:rPr>
        <w:t>depennata.</w:t>
      </w:r>
    </w:p>
  </w:footnote>
  <w:footnote w:id="949">
    <w:p w14:paraId="5A86673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50">
    <w:p w14:paraId="71335DE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pare; esito di correzione.</w:t>
      </w:r>
    </w:p>
  </w:footnote>
  <w:footnote w:id="951">
    <w:p w14:paraId="5AA689D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 </w:t>
      </w:r>
      <w:r w:rsidRPr="002A6193">
        <w:rPr>
          <w:i/>
          <w:sz w:val="20"/>
          <w:szCs w:val="20"/>
        </w:rPr>
        <w:t>esito di correzione.</w:t>
      </w:r>
    </w:p>
  </w:footnote>
  <w:footnote w:id="952">
    <w:p w14:paraId="4201C63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53">
    <w:p w14:paraId="591DAA5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dieci </w:t>
      </w:r>
      <w:r w:rsidRPr="002A6193">
        <w:rPr>
          <w:i/>
          <w:sz w:val="20"/>
          <w:szCs w:val="20"/>
        </w:rPr>
        <w:t>depennato.</w:t>
      </w:r>
    </w:p>
  </w:footnote>
  <w:footnote w:id="954">
    <w:p w14:paraId="621C58D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955">
    <w:p w14:paraId="748A1C4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956">
    <w:p w14:paraId="716AE11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16 </w:t>
      </w:r>
      <w:r w:rsidRPr="002A6193">
        <w:rPr>
          <w:i/>
          <w:sz w:val="20"/>
          <w:szCs w:val="20"/>
        </w:rPr>
        <w:t>depennato.</w:t>
      </w:r>
    </w:p>
  </w:footnote>
  <w:footnote w:id="957">
    <w:p w14:paraId="2C4B57A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58">
    <w:p w14:paraId="616F539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959">
    <w:p w14:paraId="06E706E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-5 </w:t>
      </w:r>
      <w:r w:rsidRPr="002A6193">
        <w:rPr>
          <w:i/>
          <w:sz w:val="20"/>
          <w:szCs w:val="20"/>
        </w:rPr>
        <w:t>esito di correzione.</w:t>
      </w:r>
    </w:p>
  </w:footnote>
  <w:footnote w:id="960">
    <w:p w14:paraId="68016C9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 </w:t>
      </w:r>
      <w:r w:rsidRPr="002A6193">
        <w:rPr>
          <w:i/>
          <w:sz w:val="20"/>
          <w:szCs w:val="20"/>
        </w:rPr>
        <w:t>esito di correzione.</w:t>
      </w:r>
    </w:p>
  </w:footnote>
  <w:footnote w:id="961">
    <w:p w14:paraId="19B0BDE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 </w:t>
      </w:r>
      <w:r w:rsidRPr="002A6193">
        <w:rPr>
          <w:i/>
          <w:sz w:val="20"/>
          <w:szCs w:val="20"/>
        </w:rPr>
        <w:t>esito di correzione.</w:t>
      </w:r>
    </w:p>
  </w:footnote>
  <w:footnote w:id="962">
    <w:p w14:paraId="2C72B60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5- </w:t>
      </w:r>
      <w:r w:rsidRPr="002A6193">
        <w:rPr>
          <w:i/>
          <w:sz w:val="20"/>
          <w:szCs w:val="20"/>
        </w:rPr>
        <w:t>esito di correzione.</w:t>
      </w:r>
    </w:p>
  </w:footnote>
  <w:footnote w:id="963">
    <w:p w14:paraId="47BD828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Seconda </w:t>
      </w:r>
      <w:r w:rsidRPr="002A6193">
        <w:rPr>
          <w:sz w:val="20"/>
          <w:szCs w:val="20"/>
        </w:rPr>
        <w:t xml:space="preserve">-e- </w:t>
      </w:r>
      <w:r w:rsidRPr="002A6193">
        <w:rPr>
          <w:i/>
          <w:sz w:val="20"/>
          <w:szCs w:val="20"/>
        </w:rPr>
        <w:t>esito di correzione, come pare.</w:t>
      </w:r>
    </w:p>
  </w:footnote>
  <w:footnote w:id="964">
    <w:p w14:paraId="4C45756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2</w:t>
      </w:r>
      <w:r w:rsidRPr="002A6193">
        <w:rPr>
          <w:i/>
          <w:sz w:val="20"/>
          <w:szCs w:val="20"/>
        </w:rPr>
        <w:t>.</w:t>
      </w:r>
    </w:p>
  </w:footnote>
  <w:footnote w:id="965">
    <w:p w14:paraId="1FB5834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16</w:t>
      </w:r>
      <w:r w:rsidRPr="002A6193">
        <w:rPr>
          <w:i/>
          <w:sz w:val="20"/>
          <w:szCs w:val="20"/>
        </w:rPr>
        <w:t>.</w:t>
      </w:r>
    </w:p>
  </w:footnote>
  <w:footnote w:id="966">
    <w:p w14:paraId="117AF22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7-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8-</w:t>
      </w:r>
      <w:r w:rsidRPr="002A6193">
        <w:rPr>
          <w:i/>
          <w:sz w:val="20"/>
          <w:szCs w:val="20"/>
        </w:rPr>
        <w:t>.</w:t>
      </w:r>
    </w:p>
  </w:footnote>
  <w:footnote w:id="967">
    <w:p w14:paraId="34A75E3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10 may </w:t>
      </w:r>
      <w:r w:rsidRPr="002A6193">
        <w:rPr>
          <w:i/>
          <w:sz w:val="20"/>
          <w:szCs w:val="20"/>
        </w:rPr>
        <w:t>depennato.</w:t>
      </w:r>
    </w:p>
  </w:footnote>
  <w:footnote w:id="968">
    <w:p w14:paraId="13D70ED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 </w:t>
      </w:r>
      <w:r w:rsidRPr="002A6193">
        <w:rPr>
          <w:i/>
          <w:sz w:val="20"/>
          <w:szCs w:val="20"/>
        </w:rPr>
        <w:t>esito di correzione.</w:t>
      </w:r>
    </w:p>
  </w:footnote>
  <w:footnote w:id="969">
    <w:p w14:paraId="3C624A2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A, come pare.</w:t>
      </w:r>
    </w:p>
  </w:footnote>
  <w:footnote w:id="970">
    <w:p w14:paraId="21C32BB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-4</w:t>
      </w:r>
      <w:r w:rsidRPr="002A6193">
        <w:rPr>
          <w:i/>
          <w:sz w:val="20"/>
          <w:szCs w:val="20"/>
        </w:rPr>
        <w:t>.</w:t>
      </w:r>
    </w:p>
  </w:footnote>
  <w:footnote w:id="971">
    <w:p w14:paraId="5770966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23</w:t>
      </w:r>
      <w:r w:rsidRPr="002A6193">
        <w:rPr>
          <w:i/>
          <w:sz w:val="20"/>
          <w:szCs w:val="20"/>
        </w:rPr>
        <w:t>, come pare.</w:t>
      </w:r>
    </w:p>
  </w:footnote>
  <w:footnote w:id="972">
    <w:p w14:paraId="154774A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-1-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-0-</w:t>
      </w:r>
      <w:r w:rsidRPr="002A6193">
        <w:rPr>
          <w:i/>
          <w:sz w:val="20"/>
          <w:szCs w:val="20"/>
        </w:rPr>
        <w:t>.</w:t>
      </w:r>
    </w:p>
  </w:footnote>
  <w:footnote w:id="973">
    <w:p w14:paraId="7152956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-9 </w:t>
      </w:r>
      <w:r w:rsidRPr="002A6193">
        <w:rPr>
          <w:i/>
          <w:sz w:val="20"/>
          <w:szCs w:val="20"/>
        </w:rPr>
        <w:t>esito di correzione.</w:t>
      </w:r>
    </w:p>
  </w:footnote>
  <w:footnote w:id="974">
    <w:p w14:paraId="0839E0B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975">
    <w:p w14:paraId="2F6DA52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p-</w:t>
      </w:r>
      <w:r w:rsidRPr="002A6193">
        <w:rPr>
          <w:i/>
          <w:sz w:val="20"/>
          <w:szCs w:val="20"/>
        </w:rPr>
        <w:t>.</w:t>
      </w:r>
    </w:p>
  </w:footnote>
  <w:footnote w:id="976">
    <w:p w14:paraId="1C66254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77">
    <w:p w14:paraId="15B2148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978">
    <w:p w14:paraId="6BC9534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de </w:t>
      </w:r>
      <w:r w:rsidRPr="002A6193">
        <w:rPr>
          <w:i/>
          <w:sz w:val="20"/>
          <w:szCs w:val="20"/>
        </w:rPr>
        <w:t>depennato.</w:t>
      </w:r>
    </w:p>
  </w:footnote>
  <w:footnote w:id="979">
    <w:p w14:paraId="258DCB4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ap- </w:t>
      </w:r>
      <w:r w:rsidRPr="002A6193">
        <w:rPr>
          <w:i/>
          <w:sz w:val="20"/>
          <w:szCs w:val="20"/>
        </w:rPr>
        <w:t>depennato.</w:t>
      </w:r>
    </w:p>
  </w:footnote>
  <w:footnote w:id="980">
    <w:p w14:paraId="4BBB301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81">
    <w:p w14:paraId="6730B40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982">
    <w:p w14:paraId="527749E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-re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-n</w:t>
      </w:r>
      <w:r w:rsidRPr="002A6193">
        <w:rPr>
          <w:i/>
          <w:sz w:val="20"/>
          <w:szCs w:val="20"/>
        </w:rPr>
        <w:t>.</w:t>
      </w:r>
    </w:p>
  </w:footnote>
  <w:footnote w:id="983">
    <w:p w14:paraId="455C240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-4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-6</w:t>
      </w:r>
      <w:r w:rsidRPr="002A6193">
        <w:rPr>
          <w:i/>
          <w:sz w:val="20"/>
          <w:szCs w:val="20"/>
        </w:rPr>
        <w:t>.</w:t>
      </w:r>
    </w:p>
  </w:footnote>
  <w:footnote w:id="984">
    <w:p w14:paraId="7ADFD27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985">
    <w:p w14:paraId="779A5E4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corporali </w:t>
      </w:r>
      <w:r w:rsidRPr="002A6193">
        <w:rPr>
          <w:i/>
          <w:sz w:val="20"/>
          <w:szCs w:val="20"/>
        </w:rPr>
        <w:t>depennato.</w:t>
      </w:r>
    </w:p>
  </w:footnote>
  <w:footnote w:id="986">
    <w:p w14:paraId="78206AA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correzione, come pare.</w:t>
      </w:r>
    </w:p>
  </w:footnote>
  <w:footnote w:id="987">
    <w:p w14:paraId="0EA7F81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14 </w:t>
      </w:r>
      <w:r w:rsidRPr="002A6193">
        <w:rPr>
          <w:i/>
          <w:sz w:val="20"/>
          <w:szCs w:val="20"/>
        </w:rPr>
        <w:t>depennato.</w:t>
      </w:r>
    </w:p>
  </w:footnote>
  <w:footnote w:id="988">
    <w:p w14:paraId="5CE61E9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14 </w:t>
      </w:r>
      <w:r w:rsidRPr="002A6193">
        <w:rPr>
          <w:i/>
          <w:sz w:val="20"/>
          <w:szCs w:val="20"/>
        </w:rPr>
        <w:t>depennato.</w:t>
      </w:r>
    </w:p>
  </w:footnote>
  <w:footnote w:id="989">
    <w:p w14:paraId="0331621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-w- </w:t>
      </w:r>
      <w:r w:rsidRPr="002A6193">
        <w:rPr>
          <w:i/>
          <w:sz w:val="20"/>
          <w:szCs w:val="20"/>
        </w:rPr>
        <w:t>esito di correzione.</w:t>
      </w:r>
    </w:p>
  </w:footnote>
  <w:footnote w:id="990">
    <w:p w14:paraId="188C421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-4 </w:t>
      </w:r>
      <w:r w:rsidRPr="002A6193">
        <w:rPr>
          <w:i/>
          <w:sz w:val="20"/>
          <w:szCs w:val="20"/>
        </w:rPr>
        <w:t>esito di correzione.</w:t>
      </w:r>
    </w:p>
  </w:footnote>
  <w:footnote w:id="991">
    <w:p w14:paraId="57D0B91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G- </w:t>
      </w:r>
      <w:r w:rsidRPr="002A6193">
        <w:rPr>
          <w:i/>
          <w:sz w:val="20"/>
          <w:szCs w:val="20"/>
        </w:rPr>
        <w:t>esito di correzione.</w:t>
      </w:r>
    </w:p>
  </w:footnote>
  <w:footnote w:id="992">
    <w:p w14:paraId="7D586E9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A, come pare.</w:t>
      </w:r>
    </w:p>
  </w:footnote>
  <w:footnote w:id="993">
    <w:p w14:paraId="449726D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94">
    <w:p w14:paraId="75B8EDE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995">
    <w:p w14:paraId="528C7A4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996">
    <w:p w14:paraId="723D010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-nn</w:t>
      </w:r>
      <w:r w:rsidRPr="002A6193">
        <w:rPr>
          <w:i/>
          <w:sz w:val="20"/>
          <w:szCs w:val="20"/>
        </w:rPr>
        <w:t xml:space="preserve"> esito di correzione, come pare.</w:t>
      </w:r>
    </w:p>
  </w:footnote>
  <w:footnote w:id="997">
    <w:p w14:paraId="295DBC6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Ly- </w:t>
      </w:r>
      <w:r w:rsidRPr="002A6193">
        <w:rPr>
          <w:i/>
          <w:sz w:val="20"/>
          <w:szCs w:val="20"/>
        </w:rPr>
        <w:t>depennato.</w:t>
      </w:r>
    </w:p>
  </w:footnote>
  <w:footnote w:id="998">
    <w:p w14:paraId="0C11279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999">
    <w:p w14:paraId="092793F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36</w:t>
      </w:r>
      <w:r w:rsidRPr="002A6193">
        <w:rPr>
          <w:i/>
          <w:sz w:val="20"/>
          <w:szCs w:val="20"/>
        </w:rPr>
        <w:t>.</w:t>
      </w:r>
    </w:p>
  </w:footnote>
  <w:footnote w:id="1000">
    <w:p w14:paraId="4E64E7C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-s- </w:t>
      </w:r>
      <w:r w:rsidRPr="002A6193">
        <w:rPr>
          <w:i/>
          <w:sz w:val="20"/>
          <w:szCs w:val="20"/>
        </w:rPr>
        <w:t>esito di correzione.</w:t>
      </w:r>
    </w:p>
  </w:footnote>
  <w:footnote w:id="1001">
    <w:p w14:paraId="101C0D0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14 </w:t>
      </w:r>
      <w:r w:rsidRPr="002A6193">
        <w:rPr>
          <w:i/>
          <w:sz w:val="20"/>
          <w:szCs w:val="20"/>
        </w:rPr>
        <w:t>depennato.</w:t>
      </w:r>
    </w:p>
  </w:footnote>
  <w:footnote w:id="1002">
    <w:p w14:paraId="1F2D136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14 </w:t>
      </w:r>
      <w:r w:rsidRPr="002A6193">
        <w:rPr>
          <w:i/>
          <w:sz w:val="20"/>
          <w:szCs w:val="20"/>
        </w:rPr>
        <w:t>depennato.</w:t>
      </w:r>
    </w:p>
  </w:footnote>
  <w:footnote w:id="1003">
    <w:p w14:paraId="1F4CFC14" w14:textId="598AB622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p</w:t>
      </w:r>
      <w:r w:rsidRPr="002A6193">
        <w:rPr>
          <w:i/>
          <w:sz w:val="20"/>
          <w:szCs w:val="20"/>
        </w:rPr>
        <w:t xml:space="preserve"> non completamente eseguita, come pare.</w:t>
      </w:r>
    </w:p>
  </w:footnote>
  <w:footnote w:id="1004">
    <w:p w14:paraId="676F599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05">
    <w:p w14:paraId="35CBE26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06">
    <w:p w14:paraId="69B92AE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-y-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-l-</w:t>
      </w:r>
      <w:r w:rsidRPr="002A6193">
        <w:rPr>
          <w:i/>
          <w:sz w:val="20"/>
          <w:szCs w:val="20"/>
        </w:rPr>
        <w:t>.</w:t>
      </w:r>
    </w:p>
  </w:footnote>
  <w:footnote w:id="1007">
    <w:p w14:paraId="7FB00DE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008">
    <w:p w14:paraId="201227E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a-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l-</w:t>
      </w:r>
      <w:r w:rsidRPr="002A6193">
        <w:rPr>
          <w:i/>
          <w:sz w:val="20"/>
          <w:szCs w:val="20"/>
        </w:rPr>
        <w:t>.</w:t>
      </w:r>
    </w:p>
  </w:footnote>
  <w:footnote w:id="1009">
    <w:p w14:paraId="7392237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14 maggio al Capitan </w:t>
      </w:r>
      <w:r w:rsidRPr="002A6193">
        <w:rPr>
          <w:i/>
          <w:sz w:val="20"/>
          <w:szCs w:val="20"/>
        </w:rPr>
        <w:t>depennato.</w:t>
      </w:r>
    </w:p>
  </w:footnote>
  <w:footnote w:id="1010">
    <w:p w14:paraId="48681FF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al rigo successivo </w:t>
      </w:r>
      <w:r w:rsidRPr="002A6193">
        <w:rPr>
          <w:sz w:val="20"/>
          <w:szCs w:val="20"/>
        </w:rPr>
        <w:t xml:space="preserve">Albert Bick van Hamburch per 2 mesi 18 </w:t>
      </w:r>
      <w:r w:rsidRPr="002A6193">
        <w:rPr>
          <w:i/>
          <w:sz w:val="20"/>
          <w:szCs w:val="20"/>
        </w:rPr>
        <w:t>depennato.</w:t>
      </w:r>
    </w:p>
  </w:footnote>
  <w:footnote w:id="1011">
    <w:p w14:paraId="5D9F315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012">
    <w:p w14:paraId="3F3535B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013">
    <w:p w14:paraId="775B910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14">
    <w:p w14:paraId="0ED71BE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-p </w:t>
      </w:r>
      <w:r w:rsidRPr="002A6193">
        <w:rPr>
          <w:i/>
          <w:sz w:val="20"/>
          <w:szCs w:val="20"/>
        </w:rPr>
        <w:t>esito di correzione; come pare.</w:t>
      </w:r>
    </w:p>
  </w:footnote>
  <w:footnote w:id="1015">
    <w:p w14:paraId="6D55168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Eg </w:t>
      </w:r>
      <w:r w:rsidRPr="002A6193">
        <w:rPr>
          <w:i/>
          <w:sz w:val="20"/>
          <w:szCs w:val="20"/>
        </w:rPr>
        <w:t>depennato.</w:t>
      </w:r>
    </w:p>
  </w:footnote>
  <w:footnote w:id="1016">
    <w:p w14:paraId="744EDF3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17">
    <w:p w14:paraId="10D5F94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18">
    <w:p w14:paraId="7BC7F5F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 </w:t>
      </w:r>
      <w:r w:rsidRPr="002A6193">
        <w:rPr>
          <w:i/>
          <w:sz w:val="20"/>
          <w:szCs w:val="20"/>
        </w:rPr>
        <w:t>esito di correzione.</w:t>
      </w:r>
    </w:p>
  </w:footnote>
  <w:footnote w:id="1019">
    <w:p w14:paraId="4134369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parola depennata.</w:t>
      </w:r>
    </w:p>
  </w:footnote>
  <w:footnote w:id="1020">
    <w:p w14:paraId="0B1FE0E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021">
    <w:p w14:paraId="6103DCC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18</w:t>
      </w:r>
      <w:r w:rsidRPr="002A6193">
        <w:rPr>
          <w:i/>
          <w:sz w:val="20"/>
          <w:szCs w:val="20"/>
        </w:rPr>
        <w:t>.</w:t>
      </w:r>
    </w:p>
  </w:footnote>
  <w:footnote w:id="1022">
    <w:p w14:paraId="6C39967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>con</w:t>
      </w:r>
      <w:r w:rsidRPr="002A6193">
        <w:rPr>
          <w:i/>
          <w:sz w:val="20"/>
          <w:szCs w:val="20"/>
        </w:rPr>
        <w:t xml:space="preserve"> depennato.</w:t>
      </w:r>
    </w:p>
  </w:footnote>
  <w:footnote w:id="1023">
    <w:p w14:paraId="784EE4D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il</w:t>
      </w:r>
      <w:r w:rsidRPr="002A6193">
        <w:rPr>
          <w:i/>
          <w:sz w:val="20"/>
          <w:szCs w:val="20"/>
        </w:rPr>
        <w:t>.</w:t>
      </w:r>
    </w:p>
  </w:footnote>
  <w:footnote w:id="1024">
    <w:p w14:paraId="05AEFFF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-r-</w:t>
      </w:r>
      <w:r w:rsidRPr="002A6193">
        <w:rPr>
          <w:i/>
          <w:sz w:val="20"/>
          <w:szCs w:val="20"/>
        </w:rPr>
        <w:t>, come pare.</w:t>
      </w:r>
    </w:p>
  </w:footnote>
  <w:footnote w:id="1025">
    <w:p w14:paraId="259EDFE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-4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-6</w:t>
      </w:r>
      <w:r w:rsidRPr="002A6193">
        <w:rPr>
          <w:i/>
          <w:sz w:val="20"/>
          <w:szCs w:val="20"/>
        </w:rPr>
        <w:t>.</w:t>
      </w:r>
    </w:p>
  </w:footnote>
  <w:footnote w:id="1026">
    <w:p w14:paraId="5AFF8E3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27">
    <w:p w14:paraId="18FF6E6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-g- </w:t>
      </w:r>
      <w:r w:rsidRPr="002A6193">
        <w:rPr>
          <w:i/>
          <w:sz w:val="20"/>
          <w:szCs w:val="20"/>
        </w:rPr>
        <w:t>esito di correzione.</w:t>
      </w:r>
    </w:p>
  </w:footnote>
  <w:footnote w:id="1028">
    <w:p w14:paraId="1A3C506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29">
    <w:p w14:paraId="16E4214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-4</w:t>
      </w:r>
      <w:r w:rsidRPr="002A6193">
        <w:rPr>
          <w:i/>
          <w:sz w:val="20"/>
          <w:szCs w:val="20"/>
        </w:rPr>
        <w:t>.</w:t>
      </w:r>
    </w:p>
  </w:footnote>
  <w:footnote w:id="1030">
    <w:p w14:paraId="48DCA52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Precede parola depennata.</w:t>
      </w:r>
    </w:p>
  </w:footnote>
  <w:footnote w:id="1031">
    <w:p w14:paraId="53B8FAF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Prima </w:t>
      </w:r>
      <w:r w:rsidRPr="002A6193">
        <w:rPr>
          <w:sz w:val="20"/>
          <w:szCs w:val="20"/>
        </w:rPr>
        <w:t xml:space="preserve">-a- </w:t>
      </w:r>
      <w:r w:rsidRPr="002A6193">
        <w:rPr>
          <w:i/>
          <w:sz w:val="20"/>
          <w:szCs w:val="20"/>
        </w:rPr>
        <w:t>esito di correzione.</w:t>
      </w:r>
    </w:p>
  </w:footnote>
  <w:footnote w:id="1032">
    <w:p w14:paraId="7A80FD9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-2 </w:t>
      </w:r>
      <w:r w:rsidRPr="002A6193">
        <w:rPr>
          <w:i/>
          <w:sz w:val="20"/>
          <w:szCs w:val="20"/>
        </w:rPr>
        <w:t>esito di correzione.</w:t>
      </w:r>
    </w:p>
  </w:footnote>
  <w:footnote w:id="1033">
    <w:p w14:paraId="418C9F1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34">
    <w:p w14:paraId="4ABFC8C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-i</w:t>
      </w:r>
      <w:r w:rsidRPr="002A6193">
        <w:rPr>
          <w:i/>
          <w:sz w:val="20"/>
          <w:szCs w:val="20"/>
        </w:rPr>
        <w:t>.</w:t>
      </w:r>
    </w:p>
  </w:footnote>
  <w:footnote w:id="1035">
    <w:p w14:paraId="3A85BC6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-2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-6</w:t>
      </w:r>
      <w:r w:rsidRPr="002A6193">
        <w:rPr>
          <w:i/>
          <w:sz w:val="20"/>
          <w:szCs w:val="20"/>
        </w:rPr>
        <w:t>.</w:t>
      </w:r>
    </w:p>
  </w:footnote>
  <w:footnote w:id="1036">
    <w:p w14:paraId="379993E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12</w:t>
      </w:r>
      <w:r w:rsidRPr="002A6193">
        <w:rPr>
          <w:i/>
          <w:sz w:val="20"/>
          <w:szCs w:val="20"/>
        </w:rPr>
        <w:t>.</w:t>
      </w:r>
    </w:p>
  </w:footnote>
  <w:footnote w:id="1037">
    <w:p w14:paraId="19CC18F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038">
    <w:p w14:paraId="45E705A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-e</w:t>
      </w:r>
      <w:r w:rsidRPr="002A6193">
        <w:rPr>
          <w:i/>
          <w:sz w:val="20"/>
          <w:szCs w:val="20"/>
        </w:rPr>
        <w:t>.</w:t>
      </w:r>
    </w:p>
  </w:footnote>
  <w:footnote w:id="1039">
    <w:p w14:paraId="4AD1123D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Parentesi aperta non seguita da analoga chiusa.</w:t>
      </w:r>
    </w:p>
  </w:footnote>
  <w:footnote w:id="1040">
    <w:p w14:paraId="51B592F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lasti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041">
    <w:p w14:paraId="3DD2E6C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-6- </w:t>
      </w:r>
      <w:r w:rsidRPr="002A6193">
        <w:rPr>
          <w:i/>
          <w:sz w:val="20"/>
          <w:szCs w:val="20"/>
        </w:rPr>
        <w:t>esito di correzione.</w:t>
      </w:r>
    </w:p>
  </w:footnote>
  <w:footnote w:id="1042">
    <w:p w14:paraId="3A7EA13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de </w:t>
      </w:r>
      <w:r w:rsidRPr="002A6193">
        <w:rPr>
          <w:i/>
          <w:sz w:val="20"/>
          <w:szCs w:val="20"/>
        </w:rPr>
        <w:t>depennato.</w:t>
      </w:r>
    </w:p>
  </w:footnote>
  <w:footnote w:id="1043">
    <w:p w14:paraId="26FB2A9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>Parentesi aperta non seguita da analoga chiusa.</w:t>
      </w:r>
      <w:r w:rsidRPr="002A6193">
        <w:rPr>
          <w:sz w:val="20"/>
          <w:szCs w:val="20"/>
        </w:rPr>
        <w:t xml:space="preserve"> </w:t>
      </w:r>
    </w:p>
  </w:footnote>
  <w:footnote w:id="1044">
    <w:p w14:paraId="0C9D055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1045">
    <w:p w14:paraId="3973465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046">
    <w:p w14:paraId="165DF4B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obligatione </w:t>
      </w:r>
      <w:r w:rsidRPr="002A6193">
        <w:rPr>
          <w:i/>
          <w:sz w:val="20"/>
          <w:szCs w:val="20"/>
        </w:rPr>
        <w:t>espuntato</w:t>
      </w:r>
      <w:r w:rsidRPr="002A6193">
        <w:rPr>
          <w:sz w:val="20"/>
          <w:szCs w:val="20"/>
        </w:rPr>
        <w:t xml:space="preserve">. </w:t>
      </w:r>
    </w:p>
  </w:footnote>
  <w:footnote w:id="1047">
    <w:p w14:paraId="2D80B43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sariano depennato.</w:t>
      </w:r>
    </w:p>
  </w:footnote>
  <w:footnote w:id="1048">
    <w:p w14:paraId="3D8D94B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obli-|gatione </w:t>
      </w:r>
      <w:r w:rsidRPr="002A6193">
        <w:rPr>
          <w:i/>
          <w:sz w:val="20"/>
          <w:szCs w:val="20"/>
        </w:rPr>
        <w:t>espuntato</w:t>
      </w:r>
      <w:r w:rsidRPr="002A6193">
        <w:rPr>
          <w:sz w:val="20"/>
          <w:szCs w:val="20"/>
        </w:rPr>
        <w:t>.</w:t>
      </w:r>
    </w:p>
  </w:footnote>
  <w:footnote w:id="1049">
    <w:p w14:paraId="7B9007C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</w:t>
      </w:r>
      <w:r w:rsidRPr="002A6193">
        <w:rPr>
          <w:sz w:val="20"/>
          <w:szCs w:val="20"/>
        </w:rPr>
        <w:t>.</w:t>
      </w:r>
    </w:p>
  </w:footnote>
  <w:footnote w:id="1050">
    <w:p w14:paraId="5F8827F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obligatione </w:t>
      </w:r>
      <w:r w:rsidRPr="002A6193">
        <w:rPr>
          <w:i/>
          <w:sz w:val="20"/>
          <w:szCs w:val="20"/>
        </w:rPr>
        <w:t>espuntato</w:t>
      </w:r>
      <w:r w:rsidRPr="002A6193">
        <w:rPr>
          <w:sz w:val="20"/>
          <w:szCs w:val="20"/>
        </w:rPr>
        <w:t>.</w:t>
      </w:r>
    </w:p>
  </w:footnote>
  <w:footnote w:id="1051">
    <w:p w14:paraId="0571857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obligatione </w:t>
      </w:r>
      <w:r w:rsidRPr="002A6193">
        <w:rPr>
          <w:i/>
          <w:sz w:val="20"/>
          <w:szCs w:val="20"/>
        </w:rPr>
        <w:t>espuntato</w:t>
      </w:r>
      <w:r w:rsidRPr="002A6193">
        <w:rPr>
          <w:sz w:val="20"/>
          <w:szCs w:val="20"/>
        </w:rPr>
        <w:t>.</w:t>
      </w:r>
    </w:p>
  </w:footnote>
  <w:footnote w:id="1052">
    <w:p w14:paraId="6F193D0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</w:t>
      </w:r>
      <w:r w:rsidRPr="002A6193">
        <w:rPr>
          <w:sz w:val="20"/>
          <w:szCs w:val="20"/>
        </w:rPr>
        <w:t xml:space="preserve"> obligatione </w:t>
      </w:r>
      <w:r w:rsidRPr="002A6193">
        <w:rPr>
          <w:i/>
          <w:sz w:val="20"/>
          <w:szCs w:val="20"/>
        </w:rPr>
        <w:t>espuntato</w:t>
      </w:r>
      <w:r w:rsidRPr="002A6193">
        <w:rPr>
          <w:sz w:val="20"/>
          <w:szCs w:val="20"/>
        </w:rPr>
        <w:t>.</w:t>
      </w:r>
    </w:p>
  </w:footnote>
  <w:footnote w:id="1053">
    <w:p w14:paraId="364734D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lettera depennata.</w:t>
      </w:r>
    </w:p>
  </w:footnote>
  <w:footnote w:id="1054">
    <w:p w14:paraId="64C333AF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-a- </w:t>
      </w:r>
      <w:r w:rsidRPr="002A6193">
        <w:rPr>
          <w:i/>
          <w:sz w:val="20"/>
          <w:szCs w:val="20"/>
        </w:rPr>
        <w:t>esito di correzione.</w:t>
      </w:r>
    </w:p>
  </w:footnote>
  <w:footnote w:id="1055">
    <w:p w14:paraId="2FA2AC0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fine di </w:t>
      </w:r>
      <w:r w:rsidRPr="002A6193">
        <w:rPr>
          <w:i/>
          <w:sz w:val="20"/>
          <w:szCs w:val="20"/>
        </w:rPr>
        <w:t>aggiunto in sopralinea con segno di inserimento</w:t>
      </w:r>
      <w:r w:rsidRPr="002A6193">
        <w:rPr>
          <w:sz w:val="20"/>
          <w:szCs w:val="20"/>
        </w:rPr>
        <w:t>.</w:t>
      </w:r>
    </w:p>
  </w:footnote>
  <w:footnote w:id="1056">
    <w:p w14:paraId="0EAE27C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</w:t>
      </w:r>
      <w:r w:rsidRPr="002A6193">
        <w:rPr>
          <w:sz w:val="20"/>
          <w:szCs w:val="20"/>
        </w:rPr>
        <w:t>.</w:t>
      </w:r>
    </w:p>
  </w:footnote>
  <w:footnote w:id="1057">
    <w:p w14:paraId="4A39406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058">
    <w:p w14:paraId="1168AF5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correzione, come pare.</w:t>
      </w:r>
    </w:p>
  </w:footnote>
  <w:footnote w:id="1059">
    <w:p w14:paraId="781AB8F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esito di correzione.</w:t>
      </w:r>
    </w:p>
  </w:footnote>
  <w:footnote w:id="1060">
    <w:p w14:paraId="34362C2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1061">
    <w:p w14:paraId="1D48A0F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1062">
    <w:p w14:paraId="7F04B71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su parola depennata.</w:t>
      </w:r>
    </w:p>
  </w:footnote>
  <w:footnote w:id="1063">
    <w:p w14:paraId="72F1988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064">
    <w:p w14:paraId="3975F193" w14:textId="397A0D0B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l </w:t>
      </w:r>
      <w:r w:rsidRPr="002A6193">
        <w:rPr>
          <w:i/>
          <w:sz w:val="20"/>
          <w:szCs w:val="20"/>
        </w:rPr>
        <w:t>depennata.</w:t>
      </w:r>
    </w:p>
  </w:footnote>
  <w:footnote w:id="1065">
    <w:p w14:paraId="7CC16F9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-u- </w:t>
      </w:r>
      <w:r w:rsidRPr="002A6193">
        <w:rPr>
          <w:i/>
          <w:sz w:val="20"/>
          <w:szCs w:val="20"/>
        </w:rPr>
        <w:t>esito di correzione.</w:t>
      </w:r>
    </w:p>
  </w:footnote>
  <w:footnote w:id="1066">
    <w:p w14:paraId="23E2CFDF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lettere … convintione dei rei </w:t>
      </w:r>
      <w:r w:rsidRPr="002A6193">
        <w:rPr>
          <w:i/>
          <w:sz w:val="20"/>
          <w:szCs w:val="20"/>
        </w:rPr>
        <w:t xml:space="preserve">decodifica di testo cifrato presente a c. 294r; con segno di rimando. </w:t>
      </w:r>
    </w:p>
  </w:footnote>
  <w:footnote w:id="1067">
    <w:p w14:paraId="4F4D539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il … Horon </w:t>
      </w:r>
      <w:r w:rsidRPr="002A6193">
        <w:rPr>
          <w:i/>
          <w:sz w:val="20"/>
          <w:szCs w:val="20"/>
        </w:rPr>
        <w:t>aggiunto in sopralinea su testo cifrato depennato</w:t>
      </w:r>
      <w:r w:rsidRPr="002A6193">
        <w:rPr>
          <w:sz w:val="20"/>
          <w:szCs w:val="20"/>
        </w:rPr>
        <w:t>.</w:t>
      </w:r>
    </w:p>
  </w:footnote>
  <w:footnote w:id="1068">
    <w:p w14:paraId="648C767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cifra depennata.</w:t>
      </w:r>
    </w:p>
  </w:footnote>
  <w:footnote w:id="1069">
    <w:p w14:paraId="7BA965F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veniva … moschetto </w:t>
      </w:r>
      <w:r w:rsidRPr="002A6193">
        <w:rPr>
          <w:i/>
          <w:sz w:val="20"/>
          <w:szCs w:val="20"/>
        </w:rPr>
        <w:t>decodifica di testo cifrato presente a c. 294r-v; con segno di rimando</w:t>
      </w:r>
      <w:r w:rsidRPr="002A6193">
        <w:rPr>
          <w:sz w:val="20"/>
          <w:szCs w:val="20"/>
        </w:rPr>
        <w:t>.</w:t>
      </w:r>
    </w:p>
  </w:footnote>
  <w:footnote w:id="1070">
    <w:p w14:paraId="2CB940B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rossa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071">
    <w:p w14:paraId="59F4AF1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depennata</w:t>
      </w:r>
      <w:r w:rsidRPr="002A6193">
        <w:rPr>
          <w:sz w:val="20"/>
          <w:szCs w:val="20"/>
        </w:rPr>
        <w:t>.</w:t>
      </w:r>
    </w:p>
  </w:footnote>
  <w:footnote w:id="1072">
    <w:p w14:paraId="1AED831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 parola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depennata</w:t>
      </w:r>
      <w:r w:rsidRPr="002A6193">
        <w:rPr>
          <w:sz w:val="20"/>
          <w:szCs w:val="20"/>
        </w:rPr>
        <w:t>.</w:t>
      </w:r>
    </w:p>
  </w:footnote>
  <w:footnote w:id="1073">
    <w:p w14:paraId="24CB91C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074">
    <w:p w14:paraId="30A4598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Terver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075">
    <w:p w14:paraId="2C0A9E61" w14:textId="1A533EE8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d-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,.</w:t>
      </w:r>
    </w:p>
  </w:footnote>
  <w:footnote w:id="1076">
    <w:p w14:paraId="2E6AB40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Massa</w:t>
      </w:r>
      <w:r w:rsidRPr="002A6193">
        <w:rPr>
          <w:i/>
          <w:sz w:val="20"/>
          <w:szCs w:val="20"/>
        </w:rPr>
        <w:t xml:space="preserve"> depennato</w:t>
      </w:r>
      <w:r w:rsidRPr="002A6193">
        <w:rPr>
          <w:sz w:val="20"/>
          <w:szCs w:val="20"/>
        </w:rPr>
        <w:t>.</w:t>
      </w:r>
    </w:p>
  </w:footnote>
  <w:footnote w:id="1077">
    <w:p w14:paraId="4E891A4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</w:t>
      </w:r>
      <w:r w:rsidRPr="002A6193">
        <w:rPr>
          <w:sz w:val="20"/>
          <w:szCs w:val="20"/>
        </w:rPr>
        <w:t>.</w:t>
      </w:r>
    </w:p>
  </w:footnote>
  <w:footnote w:id="1078">
    <w:p w14:paraId="7CC1F64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detto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079">
    <w:p w14:paraId="3812C00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s- </w:t>
      </w:r>
      <w:r w:rsidRPr="002A6193">
        <w:rPr>
          <w:i/>
          <w:sz w:val="20"/>
          <w:szCs w:val="20"/>
        </w:rPr>
        <w:t>esito di correzione.</w:t>
      </w:r>
    </w:p>
  </w:footnote>
  <w:footnote w:id="1080">
    <w:p w14:paraId="425D1D6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i quando </w:t>
      </w:r>
      <w:r w:rsidRPr="002A6193">
        <w:rPr>
          <w:i/>
          <w:sz w:val="20"/>
          <w:szCs w:val="20"/>
        </w:rPr>
        <w:t>testo cifrato non decodificato in A.</w:t>
      </w:r>
    </w:p>
  </w:footnote>
  <w:footnote w:id="1081">
    <w:p w14:paraId="093E3BAF" w14:textId="06A110F1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Ker </w:t>
      </w:r>
      <w:r w:rsidRPr="002A6193">
        <w:rPr>
          <w:i/>
          <w:sz w:val="20"/>
          <w:szCs w:val="20"/>
        </w:rPr>
        <w:t>depennato.</w:t>
      </w:r>
    </w:p>
  </w:footnote>
  <w:footnote w:id="1082">
    <w:p w14:paraId="338469B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che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083">
    <w:p w14:paraId="79D758D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e- </w:t>
      </w:r>
      <w:r w:rsidRPr="002A6193">
        <w:rPr>
          <w:i/>
          <w:sz w:val="20"/>
          <w:szCs w:val="20"/>
        </w:rPr>
        <w:t>esito di correzione.</w:t>
      </w:r>
    </w:p>
  </w:footnote>
  <w:footnote w:id="1084">
    <w:p w14:paraId="5578B42E" w14:textId="49BBE834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, che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085">
    <w:p w14:paraId="1565412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Sigillo.</w:t>
      </w:r>
    </w:p>
  </w:footnote>
  <w:footnote w:id="1086">
    <w:p w14:paraId="12A534D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interlinea sotto </w:t>
      </w:r>
      <w:r w:rsidRPr="002A6193">
        <w:rPr>
          <w:sz w:val="20"/>
          <w:szCs w:val="20"/>
        </w:rPr>
        <w:t xml:space="preserve">barcha </w:t>
      </w:r>
      <w:r w:rsidRPr="002A6193">
        <w:rPr>
          <w:i/>
          <w:sz w:val="20"/>
          <w:szCs w:val="20"/>
        </w:rPr>
        <w:t>depennato.</w:t>
      </w:r>
    </w:p>
  </w:footnote>
  <w:footnote w:id="1087">
    <w:p w14:paraId="66E8AD5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J- </w:t>
      </w:r>
      <w:r w:rsidRPr="002A6193">
        <w:rPr>
          <w:i/>
          <w:sz w:val="20"/>
          <w:szCs w:val="20"/>
        </w:rPr>
        <w:t>esito di correzione.</w:t>
      </w:r>
    </w:p>
  </w:footnote>
  <w:footnote w:id="1088">
    <w:p w14:paraId="074EB3E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He- </w:t>
      </w:r>
      <w:r w:rsidRPr="002A6193">
        <w:rPr>
          <w:i/>
          <w:sz w:val="20"/>
          <w:szCs w:val="20"/>
        </w:rPr>
        <w:t>esito di correzione.</w:t>
      </w:r>
    </w:p>
  </w:footnote>
  <w:footnote w:id="1089">
    <w:p w14:paraId="715881D4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090">
    <w:p w14:paraId="6B7984D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H- </w:t>
      </w:r>
      <w:r w:rsidRPr="002A6193">
        <w:rPr>
          <w:i/>
          <w:sz w:val="20"/>
          <w:szCs w:val="20"/>
        </w:rPr>
        <w:t>esito di correzione.</w:t>
      </w:r>
    </w:p>
  </w:footnote>
  <w:footnote w:id="1091">
    <w:p w14:paraId="2FEA42C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1092">
    <w:p w14:paraId="4910FDA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93">
    <w:p w14:paraId="2BDFA0F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Alb- </w:t>
      </w:r>
      <w:r w:rsidRPr="002A6193">
        <w:rPr>
          <w:i/>
          <w:sz w:val="20"/>
          <w:szCs w:val="20"/>
        </w:rPr>
        <w:t>esito di correzione.</w:t>
      </w:r>
    </w:p>
  </w:footnote>
  <w:footnote w:id="1094">
    <w:p w14:paraId="3D2F37D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95">
    <w:p w14:paraId="577EF71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96">
    <w:p w14:paraId="3CDA3D7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097">
    <w:p w14:paraId="1B73FD3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8</w:t>
      </w:r>
      <w:r w:rsidRPr="002A6193">
        <w:rPr>
          <w:i/>
          <w:sz w:val="20"/>
          <w:szCs w:val="20"/>
        </w:rPr>
        <w:t>.</w:t>
      </w:r>
    </w:p>
  </w:footnote>
  <w:footnote w:id="1098">
    <w:p w14:paraId="4BC595F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8</w:t>
      </w:r>
      <w:r w:rsidRPr="002A6193">
        <w:rPr>
          <w:i/>
          <w:sz w:val="20"/>
          <w:szCs w:val="20"/>
        </w:rPr>
        <w:t>.</w:t>
      </w:r>
    </w:p>
  </w:footnote>
  <w:footnote w:id="1099">
    <w:p w14:paraId="7617426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1- </w:t>
      </w:r>
      <w:r w:rsidRPr="002A6193">
        <w:rPr>
          <w:i/>
          <w:sz w:val="20"/>
          <w:szCs w:val="20"/>
        </w:rPr>
        <w:t>esito di correzione.</w:t>
      </w:r>
    </w:p>
  </w:footnote>
  <w:footnote w:id="1100">
    <w:p w14:paraId="755A63AB" w14:textId="5BB42470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Lettera sovrascritta.</w:t>
      </w:r>
    </w:p>
  </w:footnote>
  <w:footnote w:id="1101">
    <w:p w14:paraId="27AE8EA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Prima </w:t>
      </w:r>
      <w:r w:rsidRPr="002A6193">
        <w:rPr>
          <w:sz w:val="20"/>
          <w:szCs w:val="20"/>
        </w:rPr>
        <w:t xml:space="preserve">-l- </w:t>
      </w:r>
      <w:r w:rsidRPr="002A6193">
        <w:rPr>
          <w:i/>
          <w:sz w:val="20"/>
          <w:szCs w:val="20"/>
        </w:rPr>
        <w:t>esito di correzione, come pare.</w:t>
      </w:r>
    </w:p>
  </w:footnote>
  <w:footnote w:id="1102">
    <w:p w14:paraId="6EA2ABE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-3 </w:t>
      </w:r>
      <w:r w:rsidRPr="002A6193">
        <w:rPr>
          <w:i/>
          <w:sz w:val="20"/>
          <w:szCs w:val="20"/>
        </w:rPr>
        <w:t>esito di correzione.</w:t>
      </w:r>
    </w:p>
  </w:footnote>
  <w:footnote w:id="1103">
    <w:p w14:paraId="71A9889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esito di correzione.</w:t>
      </w:r>
    </w:p>
  </w:footnote>
  <w:footnote w:id="1104">
    <w:p w14:paraId="0FEA1AB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05">
    <w:p w14:paraId="2310B7AD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C-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J-</w:t>
      </w:r>
      <w:r w:rsidRPr="002A6193">
        <w:rPr>
          <w:i/>
          <w:sz w:val="20"/>
          <w:szCs w:val="20"/>
        </w:rPr>
        <w:t>.</w:t>
      </w:r>
    </w:p>
  </w:footnote>
  <w:footnote w:id="1106">
    <w:p w14:paraId="53633AB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107">
    <w:p w14:paraId="20D07AA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6.</w:t>
      </w:r>
    </w:p>
  </w:footnote>
  <w:footnote w:id="1108">
    <w:p w14:paraId="78FD983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109">
    <w:p w14:paraId="33C5E12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110">
    <w:p w14:paraId="495C822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10 </w:t>
      </w:r>
      <w:r w:rsidRPr="002A6193">
        <w:rPr>
          <w:i/>
          <w:sz w:val="20"/>
          <w:szCs w:val="20"/>
        </w:rPr>
        <w:t>depennato, come pare.</w:t>
      </w:r>
    </w:p>
  </w:footnote>
  <w:footnote w:id="1111">
    <w:p w14:paraId="7CF9968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112">
    <w:p w14:paraId="0E100DF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113">
    <w:p w14:paraId="18F45F4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buon </w:t>
      </w:r>
      <w:r w:rsidRPr="002A6193">
        <w:rPr>
          <w:i/>
          <w:sz w:val="20"/>
          <w:szCs w:val="20"/>
        </w:rPr>
        <w:t>depennato.</w:t>
      </w:r>
    </w:p>
  </w:footnote>
  <w:footnote w:id="1114">
    <w:p w14:paraId="71F7D02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115">
    <w:p w14:paraId="4AF94C3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116">
    <w:p w14:paraId="58ED06E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117">
    <w:p w14:paraId="182DFB73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4-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3-.</w:t>
      </w:r>
    </w:p>
  </w:footnote>
  <w:footnote w:id="1118">
    <w:p w14:paraId="37141B1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19">
    <w:p w14:paraId="1960BAB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120">
    <w:p w14:paraId="2EE7EB8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121">
    <w:p w14:paraId="1242725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20</w:t>
      </w:r>
      <w:r w:rsidRPr="002A6193">
        <w:rPr>
          <w:i/>
          <w:sz w:val="20"/>
          <w:szCs w:val="20"/>
        </w:rPr>
        <w:t>.</w:t>
      </w:r>
    </w:p>
  </w:footnote>
  <w:footnote w:id="1122">
    <w:p w14:paraId="1A29D34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Le- </w:t>
      </w:r>
      <w:r w:rsidRPr="002A6193">
        <w:rPr>
          <w:i/>
          <w:sz w:val="20"/>
          <w:szCs w:val="20"/>
        </w:rPr>
        <w:t>esito di correzione, come pare.</w:t>
      </w:r>
    </w:p>
  </w:footnote>
  <w:footnote w:id="1123">
    <w:p w14:paraId="519AB91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124">
    <w:p w14:paraId="37BC461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125">
    <w:p w14:paraId="4CDA58F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-1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-2</w:t>
      </w:r>
      <w:r w:rsidRPr="002A6193">
        <w:rPr>
          <w:i/>
          <w:sz w:val="20"/>
          <w:szCs w:val="20"/>
        </w:rPr>
        <w:t>.</w:t>
      </w:r>
    </w:p>
  </w:footnote>
  <w:footnote w:id="1126">
    <w:p w14:paraId="6F93EFC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-2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-3</w:t>
      </w:r>
      <w:r w:rsidRPr="002A6193">
        <w:rPr>
          <w:i/>
          <w:sz w:val="20"/>
          <w:szCs w:val="20"/>
        </w:rPr>
        <w:t>.</w:t>
      </w:r>
    </w:p>
  </w:footnote>
  <w:footnote w:id="1127">
    <w:p w14:paraId="1963267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-3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-4</w:t>
      </w:r>
      <w:r w:rsidRPr="002A6193">
        <w:rPr>
          <w:i/>
          <w:sz w:val="20"/>
          <w:szCs w:val="20"/>
        </w:rPr>
        <w:t>.</w:t>
      </w:r>
    </w:p>
  </w:footnote>
  <w:footnote w:id="1128">
    <w:p w14:paraId="0BC6CC3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-4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-5</w:t>
      </w:r>
      <w:r w:rsidRPr="002A6193">
        <w:rPr>
          <w:i/>
          <w:sz w:val="20"/>
          <w:szCs w:val="20"/>
        </w:rPr>
        <w:t>.</w:t>
      </w:r>
    </w:p>
  </w:footnote>
  <w:footnote w:id="1129">
    <w:p w14:paraId="64961E6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Come pare.</w:t>
      </w:r>
    </w:p>
  </w:footnote>
  <w:footnote w:id="1130">
    <w:p w14:paraId="6E19DC0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-5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-6</w:t>
      </w:r>
      <w:r w:rsidRPr="002A6193">
        <w:rPr>
          <w:i/>
          <w:sz w:val="20"/>
          <w:szCs w:val="20"/>
        </w:rPr>
        <w:t>.</w:t>
      </w:r>
    </w:p>
  </w:footnote>
  <w:footnote w:id="1131">
    <w:p w14:paraId="711B5E6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101 </w:t>
      </w:r>
      <w:r w:rsidRPr="002A6193">
        <w:rPr>
          <w:i/>
          <w:sz w:val="20"/>
          <w:szCs w:val="20"/>
        </w:rPr>
        <w:t>depennato.</w:t>
      </w:r>
    </w:p>
  </w:footnote>
  <w:footnote w:id="1132">
    <w:p w14:paraId="4202399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in</w:t>
      </w:r>
      <w:r w:rsidRPr="002A6193">
        <w:rPr>
          <w:i/>
          <w:sz w:val="20"/>
          <w:szCs w:val="20"/>
        </w:rPr>
        <w:t>.</w:t>
      </w:r>
    </w:p>
  </w:footnote>
  <w:footnote w:id="1133">
    <w:p w14:paraId="6A672B8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di </w:t>
      </w:r>
      <w:r w:rsidRPr="002A6193">
        <w:rPr>
          <w:i/>
          <w:sz w:val="20"/>
          <w:szCs w:val="20"/>
        </w:rPr>
        <w:t>depennato.</w:t>
      </w:r>
    </w:p>
  </w:footnote>
  <w:footnote w:id="1134">
    <w:p w14:paraId="12FE525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Macchia di inchiostro.</w:t>
      </w:r>
    </w:p>
  </w:footnote>
  <w:footnote w:id="1135">
    <w:p w14:paraId="41AA454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buon </w:t>
      </w:r>
      <w:r w:rsidRPr="002A6193">
        <w:rPr>
          <w:i/>
          <w:sz w:val="20"/>
          <w:szCs w:val="20"/>
        </w:rPr>
        <w:t>depennato.</w:t>
      </w:r>
    </w:p>
  </w:footnote>
  <w:footnote w:id="1136">
    <w:p w14:paraId="3C2F7A1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-4</w:t>
      </w:r>
      <w:r w:rsidRPr="002A6193">
        <w:rPr>
          <w:i/>
          <w:sz w:val="20"/>
          <w:szCs w:val="20"/>
        </w:rPr>
        <w:t>.</w:t>
      </w:r>
    </w:p>
  </w:footnote>
  <w:footnote w:id="1137">
    <w:p w14:paraId="046AEBD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v- </w:t>
      </w:r>
      <w:r w:rsidRPr="002A6193">
        <w:rPr>
          <w:i/>
          <w:sz w:val="20"/>
          <w:szCs w:val="20"/>
        </w:rPr>
        <w:t>esito di correzione.</w:t>
      </w:r>
    </w:p>
  </w:footnote>
  <w:footnote w:id="1138">
    <w:p w14:paraId="14E769A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-3</w:t>
      </w:r>
      <w:r w:rsidRPr="002A6193">
        <w:rPr>
          <w:i/>
          <w:sz w:val="20"/>
          <w:szCs w:val="20"/>
        </w:rPr>
        <w:t>.</w:t>
      </w:r>
    </w:p>
  </w:footnote>
  <w:footnote w:id="1139">
    <w:p w14:paraId="0CCC385B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Cornelissen </w:t>
      </w:r>
      <w:r w:rsidRPr="002A6193">
        <w:rPr>
          <w:i/>
          <w:sz w:val="20"/>
          <w:szCs w:val="20"/>
        </w:rPr>
        <w:t>depennato.</w:t>
      </w:r>
    </w:p>
  </w:footnote>
  <w:footnote w:id="1140">
    <w:p w14:paraId="119ABFFF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Tutte</w:t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le integrazioni e omissioni presenti in questa pagina sono dovute a lacerazione del supporto.</w:t>
      </w:r>
    </w:p>
  </w:footnote>
  <w:footnote w:id="1141">
    <w:p w14:paraId="78C4514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lault </w:t>
      </w:r>
      <w:r w:rsidRPr="002A6193">
        <w:rPr>
          <w:i/>
          <w:sz w:val="20"/>
          <w:szCs w:val="20"/>
        </w:rPr>
        <w:t>depennato, come pare.</w:t>
      </w:r>
    </w:p>
  </w:footnote>
  <w:footnote w:id="1142">
    <w:p w14:paraId="1E701BF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Prima </w:t>
      </w:r>
      <w:r w:rsidRPr="002A6193">
        <w:rPr>
          <w:sz w:val="20"/>
          <w:szCs w:val="20"/>
        </w:rPr>
        <w:t xml:space="preserve">-o-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-e-</w:t>
      </w:r>
      <w:r w:rsidRPr="002A6193">
        <w:rPr>
          <w:i/>
          <w:sz w:val="20"/>
          <w:szCs w:val="20"/>
        </w:rPr>
        <w:t>.</w:t>
      </w:r>
    </w:p>
  </w:footnote>
  <w:footnote w:id="1143">
    <w:p w14:paraId="4DEDABA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44">
    <w:p w14:paraId="31DFB044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Segue</w:t>
      </w:r>
      <w:r w:rsidRPr="002A6193">
        <w:rPr>
          <w:sz w:val="20"/>
          <w:szCs w:val="20"/>
        </w:rPr>
        <w:t xml:space="preserve"> come </w:t>
      </w:r>
      <w:r w:rsidRPr="002A6193">
        <w:rPr>
          <w:i/>
          <w:sz w:val="20"/>
          <w:szCs w:val="20"/>
        </w:rPr>
        <w:t>depennato.</w:t>
      </w:r>
    </w:p>
  </w:footnote>
  <w:footnote w:id="1145">
    <w:p w14:paraId="6D79DED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et altri </w:t>
      </w:r>
      <w:r w:rsidRPr="002A6193">
        <w:rPr>
          <w:i/>
          <w:sz w:val="20"/>
          <w:szCs w:val="20"/>
        </w:rPr>
        <w:t>depennato.</w:t>
      </w:r>
    </w:p>
  </w:footnote>
  <w:footnote w:id="1146">
    <w:p w14:paraId="7765E804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che non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147">
    <w:p w14:paraId="1B82D77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48">
    <w:p w14:paraId="0590CD5F" w14:textId="77777777" w:rsidR="00E06790" w:rsidRPr="002A6193" w:rsidRDefault="00E06790" w:rsidP="002A6193">
      <w:pPr>
        <w:pStyle w:val="FootnoteText"/>
        <w:rPr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mat</w:t>
      </w:r>
      <w:r w:rsidRPr="002A6193">
        <w:rPr>
          <w:i/>
          <w:sz w:val="20"/>
          <w:szCs w:val="20"/>
        </w:rPr>
        <w:t xml:space="preserve"> depennato</w:t>
      </w:r>
      <w:r w:rsidRPr="002A6193">
        <w:rPr>
          <w:sz w:val="20"/>
          <w:szCs w:val="20"/>
        </w:rPr>
        <w:t>.</w:t>
      </w:r>
    </w:p>
  </w:footnote>
  <w:footnote w:id="1149">
    <w:p w14:paraId="1F23608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m- </w:t>
      </w:r>
      <w:r w:rsidRPr="002A6193">
        <w:rPr>
          <w:i/>
          <w:sz w:val="20"/>
          <w:szCs w:val="20"/>
        </w:rPr>
        <w:t>depennata.</w:t>
      </w:r>
    </w:p>
  </w:footnote>
  <w:footnote w:id="1150">
    <w:p w14:paraId="2B3AB23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A- </w:t>
      </w:r>
      <w:r w:rsidRPr="002A6193">
        <w:rPr>
          <w:i/>
          <w:sz w:val="20"/>
          <w:szCs w:val="20"/>
        </w:rPr>
        <w:t>depennata.</w:t>
      </w:r>
    </w:p>
  </w:footnote>
  <w:footnote w:id="1151">
    <w:p w14:paraId="05D306E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-6 </w:t>
      </w:r>
      <w:r w:rsidRPr="002A6193">
        <w:rPr>
          <w:i/>
          <w:sz w:val="20"/>
          <w:szCs w:val="20"/>
        </w:rPr>
        <w:t>esito di correzione.</w:t>
      </w:r>
    </w:p>
  </w:footnote>
  <w:footnote w:id="1152">
    <w:p w14:paraId="0BBB89A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153">
    <w:p w14:paraId="349BBF8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grand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154">
    <w:p w14:paraId="56106ACC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55">
    <w:p w14:paraId="4EDE0780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ch’ </w:t>
      </w:r>
      <w:r w:rsidRPr="002A6193">
        <w:rPr>
          <w:i/>
          <w:sz w:val="20"/>
          <w:szCs w:val="20"/>
        </w:rPr>
        <w:t>depennato.</w:t>
      </w:r>
    </w:p>
  </w:footnote>
  <w:footnote w:id="1156">
    <w:p w14:paraId="36D288D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-no </w:t>
      </w:r>
      <w:r w:rsidRPr="002A6193">
        <w:rPr>
          <w:i/>
          <w:sz w:val="20"/>
          <w:szCs w:val="20"/>
        </w:rPr>
        <w:t>esito di correzione.</w:t>
      </w:r>
    </w:p>
  </w:footnote>
  <w:footnote w:id="1157">
    <w:p w14:paraId="45D8D462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</w:t>
      </w:r>
      <w:r w:rsidRPr="002A6193">
        <w:rPr>
          <w:sz w:val="20"/>
          <w:szCs w:val="20"/>
        </w:rPr>
        <w:t>.</w:t>
      </w:r>
    </w:p>
  </w:footnote>
  <w:footnote w:id="1158">
    <w:p w14:paraId="2A588E7E" w14:textId="48C7F45F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ser(enissi)ma … s(opr)a </w:t>
      </w:r>
      <w:r w:rsidRPr="002A6193">
        <w:rPr>
          <w:i/>
          <w:sz w:val="20"/>
          <w:szCs w:val="20"/>
        </w:rPr>
        <w:t>esito di correzione.</w:t>
      </w:r>
    </w:p>
  </w:footnote>
  <w:footnote w:id="1159">
    <w:p w14:paraId="225F37E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-e</w:t>
      </w:r>
      <w:r w:rsidRPr="002A6193">
        <w:rPr>
          <w:i/>
          <w:sz w:val="20"/>
          <w:szCs w:val="20"/>
        </w:rPr>
        <w:t>.</w:t>
      </w:r>
    </w:p>
  </w:footnote>
  <w:footnote w:id="1160">
    <w:p w14:paraId="39F0D21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61">
    <w:p w14:paraId="66B7A9A5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de </w:t>
      </w:r>
      <w:r w:rsidRPr="002A6193">
        <w:rPr>
          <w:i/>
          <w:sz w:val="20"/>
          <w:szCs w:val="20"/>
        </w:rPr>
        <w:t>depennato.</w:t>
      </w:r>
    </w:p>
  </w:footnote>
  <w:footnote w:id="1162">
    <w:p w14:paraId="2EF4061E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>co(n) dir le for-</w:t>
      </w:r>
      <w:r w:rsidRPr="002A6193">
        <w:rPr>
          <w:i/>
          <w:sz w:val="20"/>
          <w:szCs w:val="20"/>
        </w:rPr>
        <w:t xml:space="preserve"> depennato</w:t>
      </w:r>
      <w:r w:rsidRPr="002A6193">
        <w:rPr>
          <w:sz w:val="20"/>
          <w:szCs w:val="20"/>
        </w:rPr>
        <w:t>.</w:t>
      </w:r>
    </w:p>
  </w:footnote>
  <w:footnote w:id="1163">
    <w:p w14:paraId="629B8B4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</w:t>
      </w:r>
      <w:r w:rsidRPr="002A6193">
        <w:rPr>
          <w:i/>
          <w:sz w:val="20"/>
          <w:szCs w:val="20"/>
        </w:rPr>
        <w:t>.</w:t>
      </w:r>
    </w:p>
  </w:footnote>
  <w:footnote w:id="1164">
    <w:p w14:paraId="043C2A72" w14:textId="39F6C66A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ha </w:t>
      </w:r>
      <w:r w:rsidRPr="002A6193">
        <w:rPr>
          <w:i/>
          <w:sz w:val="20"/>
          <w:szCs w:val="20"/>
        </w:rPr>
        <w:t>depennato.</w:t>
      </w:r>
    </w:p>
  </w:footnote>
  <w:footnote w:id="1165">
    <w:p w14:paraId="13351B9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-i </w:t>
      </w:r>
      <w:r w:rsidRPr="002A6193">
        <w:rPr>
          <w:i/>
          <w:sz w:val="20"/>
          <w:szCs w:val="20"/>
        </w:rPr>
        <w:t>esito di correzione.</w:t>
      </w:r>
    </w:p>
  </w:footnote>
  <w:footnote w:id="1166">
    <w:p w14:paraId="7770A1A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Prima </w:t>
      </w:r>
      <w:r w:rsidRPr="002A6193">
        <w:rPr>
          <w:sz w:val="20"/>
          <w:szCs w:val="20"/>
        </w:rPr>
        <w:t xml:space="preserve">-e- </w:t>
      </w:r>
      <w:r w:rsidRPr="002A6193">
        <w:rPr>
          <w:i/>
          <w:sz w:val="20"/>
          <w:szCs w:val="20"/>
        </w:rPr>
        <w:t xml:space="preserve">esito di correzione; segue </w:t>
      </w:r>
      <w:r w:rsidRPr="002A6193">
        <w:rPr>
          <w:sz w:val="20"/>
          <w:szCs w:val="20"/>
        </w:rPr>
        <w:t xml:space="preserve">nelle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167">
    <w:p w14:paraId="36F6AB82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S- </w:t>
      </w:r>
      <w:r w:rsidRPr="002A6193">
        <w:rPr>
          <w:i/>
          <w:sz w:val="20"/>
          <w:szCs w:val="20"/>
        </w:rPr>
        <w:t>esito di correzione.</w:t>
      </w:r>
    </w:p>
  </w:footnote>
  <w:footnote w:id="1168">
    <w:p w14:paraId="301E6F45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et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169">
    <w:p w14:paraId="1A9F8A21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Seconda </w:t>
      </w:r>
      <w:r w:rsidRPr="002A6193">
        <w:rPr>
          <w:sz w:val="20"/>
          <w:szCs w:val="20"/>
        </w:rPr>
        <w:t xml:space="preserve">-o-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-e-</w:t>
      </w:r>
      <w:r w:rsidRPr="002A6193">
        <w:rPr>
          <w:i/>
          <w:sz w:val="20"/>
          <w:szCs w:val="20"/>
        </w:rPr>
        <w:t>.</w:t>
      </w:r>
    </w:p>
  </w:footnote>
  <w:footnote w:id="1170">
    <w:p w14:paraId="7582C237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-ra- </w:t>
      </w:r>
      <w:r w:rsidRPr="002A6193">
        <w:rPr>
          <w:i/>
          <w:sz w:val="20"/>
          <w:szCs w:val="20"/>
        </w:rPr>
        <w:t>esito di correzione.</w:t>
      </w:r>
    </w:p>
  </w:footnote>
  <w:footnote w:id="1171">
    <w:p w14:paraId="3461BAF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n- </w:t>
      </w:r>
      <w:r w:rsidRPr="002A6193">
        <w:rPr>
          <w:i/>
          <w:sz w:val="20"/>
          <w:szCs w:val="20"/>
        </w:rPr>
        <w:t>esito di correzione.</w:t>
      </w:r>
    </w:p>
  </w:footnote>
  <w:footnote w:id="1172">
    <w:p w14:paraId="244E0FF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Seguono parole depennate</w:t>
      </w:r>
      <w:r w:rsidRPr="002A6193">
        <w:rPr>
          <w:sz w:val="20"/>
          <w:szCs w:val="20"/>
        </w:rPr>
        <w:t>.</w:t>
      </w:r>
    </w:p>
  </w:footnote>
  <w:footnote w:id="1173">
    <w:p w14:paraId="61C72ABB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che in occasione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174">
    <w:p w14:paraId="30BF240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75">
    <w:p w14:paraId="2FD5B6B9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di ma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176">
    <w:p w14:paraId="34CFA80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, </w:t>
      </w:r>
      <w:r w:rsidRPr="002A6193">
        <w:rPr>
          <w:i/>
          <w:sz w:val="20"/>
          <w:szCs w:val="20"/>
        </w:rPr>
        <w:t>depennata.</w:t>
      </w:r>
    </w:p>
  </w:footnote>
  <w:footnote w:id="1177">
    <w:p w14:paraId="1D6EFA8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-e </w:t>
      </w:r>
      <w:r w:rsidRPr="002A6193">
        <w:rPr>
          <w:i/>
          <w:sz w:val="20"/>
          <w:szCs w:val="20"/>
        </w:rPr>
        <w:t>esito di correzione.</w:t>
      </w:r>
    </w:p>
  </w:footnote>
  <w:footnote w:id="1178">
    <w:p w14:paraId="458EC86B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79">
    <w:p w14:paraId="11AB788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interlinea sotto </w:t>
      </w:r>
      <w:r w:rsidRPr="002A6193">
        <w:rPr>
          <w:sz w:val="20"/>
          <w:szCs w:val="20"/>
        </w:rPr>
        <w:t xml:space="preserve">giugno </w:t>
      </w:r>
      <w:r w:rsidRPr="002A6193">
        <w:rPr>
          <w:i/>
          <w:sz w:val="20"/>
          <w:szCs w:val="20"/>
        </w:rPr>
        <w:t>sottolineato</w:t>
      </w:r>
      <w:r w:rsidRPr="002A6193">
        <w:rPr>
          <w:sz w:val="20"/>
          <w:szCs w:val="20"/>
        </w:rPr>
        <w:t>.</w:t>
      </w:r>
    </w:p>
  </w:footnote>
  <w:footnote w:id="1180">
    <w:p w14:paraId="7A3AB936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giugno </w:t>
      </w:r>
      <w:r w:rsidRPr="002A6193">
        <w:rPr>
          <w:i/>
          <w:sz w:val="20"/>
          <w:szCs w:val="20"/>
        </w:rPr>
        <w:t>sottolineato.</w:t>
      </w:r>
    </w:p>
  </w:footnote>
  <w:footnote w:id="1181">
    <w:p w14:paraId="39E0505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Lacerazione del supporto.</w:t>
      </w:r>
    </w:p>
  </w:footnote>
  <w:footnote w:id="1182">
    <w:p w14:paraId="6D77000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Così A.</w:t>
      </w:r>
    </w:p>
  </w:footnote>
  <w:footnote w:id="1183">
    <w:p w14:paraId="0949185D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giugno.</w:t>
      </w:r>
    </w:p>
  </w:footnote>
  <w:footnote w:id="1184">
    <w:p w14:paraId="5438592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-a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-e</w:t>
      </w:r>
      <w:r w:rsidRPr="002A6193">
        <w:rPr>
          <w:i/>
          <w:sz w:val="20"/>
          <w:szCs w:val="20"/>
        </w:rPr>
        <w:t>.</w:t>
      </w:r>
    </w:p>
  </w:footnote>
  <w:footnote w:id="1185">
    <w:p w14:paraId="10C16EA3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86">
    <w:p w14:paraId="67BE168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</w:t>
      </w:r>
      <w:r w:rsidRPr="002A6193">
        <w:rPr>
          <w:sz w:val="20"/>
          <w:szCs w:val="20"/>
        </w:rPr>
        <w:t>.</w:t>
      </w:r>
    </w:p>
  </w:footnote>
  <w:footnote w:id="1187">
    <w:p w14:paraId="0273963C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con mia buona </w:t>
      </w:r>
      <w:r w:rsidRPr="002A6193">
        <w:rPr>
          <w:i/>
          <w:sz w:val="20"/>
          <w:szCs w:val="20"/>
        </w:rPr>
        <w:t>depennato.</w:t>
      </w:r>
    </w:p>
  </w:footnote>
  <w:footnote w:id="1188">
    <w:p w14:paraId="27573711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ben </w:t>
      </w:r>
      <w:r w:rsidRPr="002A6193">
        <w:rPr>
          <w:i/>
          <w:sz w:val="20"/>
          <w:szCs w:val="20"/>
        </w:rPr>
        <w:t>depennato.</w:t>
      </w:r>
    </w:p>
  </w:footnote>
  <w:footnote w:id="1189">
    <w:p w14:paraId="57E854A7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  <w:u w:val="single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son </w:t>
      </w:r>
      <w:r w:rsidRPr="002A6193">
        <w:rPr>
          <w:i/>
          <w:sz w:val="20"/>
          <w:szCs w:val="20"/>
        </w:rPr>
        <w:t>depennato.</w:t>
      </w:r>
    </w:p>
  </w:footnote>
  <w:footnote w:id="1190">
    <w:p w14:paraId="0704747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 </w:t>
      </w:r>
      <w:r w:rsidRPr="002A6193">
        <w:rPr>
          <w:i/>
          <w:sz w:val="20"/>
          <w:szCs w:val="20"/>
        </w:rPr>
        <w:t>depennata.</w:t>
      </w:r>
    </w:p>
  </w:footnote>
  <w:footnote w:id="1191">
    <w:p w14:paraId="50F4E55A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Esito di correzione.</w:t>
      </w:r>
    </w:p>
  </w:footnote>
  <w:footnote w:id="1192">
    <w:p w14:paraId="5E0F8BA7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>cariche</w:t>
      </w:r>
      <w:r w:rsidRPr="002A6193">
        <w:rPr>
          <w:i/>
          <w:sz w:val="20"/>
          <w:szCs w:val="20"/>
        </w:rPr>
        <w:t xml:space="preserve"> depennato</w:t>
      </w:r>
      <w:r w:rsidRPr="002A6193">
        <w:rPr>
          <w:sz w:val="20"/>
          <w:szCs w:val="20"/>
        </w:rPr>
        <w:t>.</w:t>
      </w:r>
    </w:p>
  </w:footnote>
  <w:footnote w:id="1193">
    <w:p w14:paraId="156D7D5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1194">
    <w:p w14:paraId="246DDC6E" w14:textId="4A078B44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inserimento.</w:t>
      </w:r>
    </w:p>
  </w:footnote>
  <w:footnote w:id="1195">
    <w:p w14:paraId="25AE246E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-nno </w:t>
      </w:r>
      <w:r w:rsidRPr="002A6193">
        <w:rPr>
          <w:i/>
          <w:sz w:val="20"/>
          <w:szCs w:val="20"/>
        </w:rPr>
        <w:t>depennato.</w:t>
      </w:r>
    </w:p>
  </w:footnote>
  <w:footnote w:id="1196">
    <w:p w14:paraId="24B859D8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di.</w:t>
      </w:r>
    </w:p>
  </w:footnote>
  <w:footnote w:id="1197">
    <w:p w14:paraId="4F5B6AB1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 con segno di inserimento</w:t>
      </w:r>
      <w:r w:rsidRPr="002A6193">
        <w:rPr>
          <w:sz w:val="20"/>
          <w:szCs w:val="20"/>
        </w:rPr>
        <w:t>.</w:t>
      </w:r>
    </w:p>
  </w:footnote>
  <w:footnote w:id="1198">
    <w:p w14:paraId="0118DD20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potrebbe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199">
    <w:p w14:paraId="31E7B96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Corretto su </w:t>
      </w:r>
      <w:r w:rsidRPr="002A6193">
        <w:rPr>
          <w:sz w:val="20"/>
          <w:szCs w:val="20"/>
        </w:rPr>
        <w:t>f</w:t>
      </w:r>
      <w:r w:rsidRPr="002A6193">
        <w:rPr>
          <w:i/>
          <w:sz w:val="20"/>
          <w:szCs w:val="20"/>
        </w:rPr>
        <w:t>.</w:t>
      </w:r>
    </w:p>
  </w:footnote>
  <w:footnote w:id="1200">
    <w:p w14:paraId="21C0F878" w14:textId="258FE7F0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Aggiunto in sopralinea su </w:t>
      </w:r>
      <w:r w:rsidRPr="002A6193">
        <w:rPr>
          <w:sz w:val="20"/>
          <w:szCs w:val="20"/>
        </w:rPr>
        <w:t xml:space="preserve">occidentali </w:t>
      </w:r>
      <w:r w:rsidRPr="002A6193">
        <w:rPr>
          <w:i/>
          <w:sz w:val="20"/>
          <w:szCs w:val="20"/>
        </w:rPr>
        <w:t xml:space="preserve">depennato </w:t>
      </w:r>
      <w:r w:rsidRPr="002A6193">
        <w:rPr>
          <w:i/>
          <w:iCs/>
          <w:sz w:val="20"/>
          <w:szCs w:val="20"/>
        </w:rPr>
        <w:t>con segno di inserimento</w:t>
      </w:r>
      <w:r w:rsidRPr="002A6193">
        <w:rPr>
          <w:i/>
          <w:sz w:val="20"/>
          <w:szCs w:val="20"/>
        </w:rPr>
        <w:t xml:space="preserve">. </w:t>
      </w:r>
    </w:p>
  </w:footnote>
  <w:footnote w:id="1201">
    <w:p w14:paraId="0308D439" w14:textId="1CC1A001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Precede </w:t>
      </w:r>
      <w:r w:rsidRPr="002A6193">
        <w:rPr>
          <w:sz w:val="20"/>
          <w:szCs w:val="20"/>
        </w:rPr>
        <w:t xml:space="preserve">onde </w:t>
      </w:r>
      <w:r w:rsidRPr="002A6193">
        <w:rPr>
          <w:i/>
          <w:sz w:val="20"/>
          <w:szCs w:val="20"/>
        </w:rPr>
        <w:t xml:space="preserve">depennato; </w:t>
      </w:r>
      <w:r w:rsidRPr="002A6193">
        <w:rPr>
          <w:sz w:val="20"/>
          <w:szCs w:val="20"/>
        </w:rPr>
        <w:t xml:space="preserve">P-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p-</w:t>
      </w:r>
      <w:r w:rsidRPr="002A6193">
        <w:rPr>
          <w:i/>
          <w:sz w:val="20"/>
          <w:szCs w:val="20"/>
        </w:rPr>
        <w:t>.</w:t>
      </w:r>
    </w:p>
  </w:footnote>
  <w:footnote w:id="1202">
    <w:p w14:paraId="04C24885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ri- </w:t>
      </w:r>
      <w:r w:rsidRPr="002A6193">
        <w:rPr>
          <w:i/>
          <w:sz w:val="20"/>
          <w:szCs w:val="20"/>
        </w:rPr>
        <w:t>esito di correzione.</w:t>
      </w:r>
    </w:p>
  </w:footnote>
  <w:footnote w:id="1203">
    <w:p w14:paraId="2C64BBD2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il </w:t>
      </w:r>
      <w:r w:rsidRPr="002A6193">
        <w:rPr>
          <w:i/>
          <w:sz w:val="20"/>
          <w:szCs w:val="20"/>
        </w:rPr>
        <w:t>depennato.</w:t>
      </w:r>
    </w:p>
  </w:footnote>
  <w:footnote w:id="1204">
    <w:p w14:paraId="2F864188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Foro nel supporto.</w:t>
      </w:r>
    </w:p>
  </w:footnote>
  <w:footnote w:id="1205">
    <w:p w14:paraId="4C8CD3F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</w:t>
      </w:r>
      <w:r w:rsidRPr="002A6193">
        <w:rPr>
          <w:i/>
          <w:sz w:val="20"/>
          <w:szCs w:val="20"/>
        </w:rPr>
        <w:t>.</w:t>
      </w:r>
    </w:p>
  </w:footnote>
  <w:footnote w:id="1206">
    <w:p w14:paraId="51ACE1EE" w14:textId="77777777" w:rsidR="00E06790" w:rsidRPr="002A6193" w:rsidRDefault="00E06790" w:rsidP="002A6193">
      <w:pPr>
        <w:pStyle w:val="FootnoteText"/>
        <w:rPr>
          <w:i/>
          <w:iCs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iCs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de- </w:t>
      </w:r>
      <w:r w:rsidRPr="002A6193">
        <w:rPr>
          <w:i/>
          <w:sz w:val="20"/>
          <w:szCs w:val="20"/>
        </w:rPr>
        <w:t>depennato.</w:t>
      </w:r>
    </w:p>
  </w:footnote>
  <w:footnote w:id="1207">
    <w:p w14:paraId="51CDD146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</w:t>
      </w:r>
      <w:r w:rsidRPr="002A6193">
        <w:rPr>
          <w:sz w:val="20"/>
          <w:szCs w:val="20"/>
        </w:rPr>
        <w:t>.</w:t>
      </w:r>
    </w:p>
  </w:footnote>
  <w:footnote w:id="1208">
    <w:p w14:paraId="5FE23F2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 xml:space="preserve">Segue </w:t>
      </w:r>
      <w:r w:rsidRPr="002A6193">
        <w:rPr>
          <w:sz w:val="20"/>
          <w:szCs w:val="20"/>
        </w:rPr>
        <w:t xml:space="preserve">et </w:t>
      </w:r>
      <w:r w:rsidRPr="002A6193">
        <w:rPr>
          <w:i/>
          <w:sz w:val="20"/>
          <w:szCs w:val="20"/>
        </w:rPr>
        <w:t>depennato</w:t>
      </w:r>
      <w:r w:rsidRPr="002A6193">
        <w:rPr>
          <w:sz w:val="20"/>
          <w:szCs w:val="20"/>
        </w:rPr>
        <w:t>.</w:t>
      </w:r>
    </w:p>
  </w:footnote>
  <w:footnote w:id="1209">
    <w:p w14:paraId="059E6589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-o </w:t>
      </w:r>
      <w:r w:rsidRPr="002A6193">
        <w:rPr>
          <w:i/>
          <w:sz w:val="20"/>
          <w:szCs w:val="20"/>
        </w:rPr>
        <w:t xml:space="preserve">corretta su </w:t>
      </w:r>
      <w:r w:rsidRPr="002A6193">
        <w:rPr>
          <w:sz w:val="20"/>
          <w:szCs w:val="20"/>
        </w:rPr>
        <w:t>-a</w:t>
      </w:r>
      <w:r w:rsidRPr="002A6193">
        <w:rPr>
          <w:i/>
          <w:sz w:val="20"/>
          <w:szCs w:val="20"/>
        </w:rPr>
        <w:t>.</w:t>
      </w:r>
    </w:p>
  </w:footnote>
  <w:footnote w:id="1210">
    <w:p w14:paraId="28A9F77C" w14:textId="77777777" w:rsidR="00E06790" w:rsidRPr="002A6193" w:rsidRDefault="00E06790" w:rsidP="002A6193">
      <w:pPr>
        <w:pStyle w:val="FootnoteText"/>
        <w:rPr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Aggiunto in sopralinea</w:t>
      </w:r>
      <w:r w:rsidRPr="002A6193">
        <w:rPr>
          <w:sz w:val="20"/>
          <w:szCs w:val="20"/>
        </w:rPr>
        <w:t>.</w:t>
      </w:r>
    </w:p>
  </w:footnote>
  <w:footnote w:id="1211">
    <w:p w14:paraId="1B882B2A" w14:textId="77777777" w:rsidR="00E06790" w:rsidRPr="002A6193" w:rsidRDefault="00E06790" w:rsidP="002A6193">
      <w:pPr>
        <w:pStyle w:val="FootnoteText"/>
        <w:rPr>
          <w:i/>
          <w:sz w:val="20"/>
          <w:szCs w:val="20"/>
        </w:rPr>
      </w:pPr>
      <w:r w:rsidRPr="002A6193">
        <w:rPr>
          <w:rStyle w:val="FootnoteReference"/>
          <w:sz w:val="20"/>
          <w:szCs w:val="20"/>
        </w:rPr>
        <w:footnoteRef/>
      </w:r>
      <w:r w:rsidRPr="002A6193">
        <w:rPr>
          <w:sz w:val="20"/>
          <w:szCs w:val="20"/>
        </w:rPr>
        <w:t xml:space="preserve"> </w:t>
      </w:r>
      <w:r w:rsidRPr="002A6193">
        <w:rPr>
          <w:i/>
          <w:sz w:val="20"/>
          <w:szCs w:val="20"/>
        </w:rPr>
        <w:t>Testo depennato.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98F0" w14:textId="77777777" w:rsidR="00E06790" w:rsidRPr="00263CE5" w:rsidRDefault="00E06790" w:rsidP="00263CE5">
    <w:pPr>
      <w:pStyle w:val="Header"/>
    </w:pPr>
    <w:r w:rsidRPr="00263CE5">
      <w:t xml:space="preserve">Filza </w:t>
    </w:r>
    <w:r>
      <w:t>6</w:t>
    </w:r>
    <w:r w:rsidRPr="00263CE5">
      <w:t>_1_Angelo_</w:t>
    </w:r>
    <w:r>
      <w:t>cc. 2</w:t>
    </w:r>
    <w:r w:rsidRPr="00263CE5">
      <w:t>r</w:t>
    </w:r>
    <w:r>
      <w:t>-48</w:t>
    </w:r>
    <w:r w:rsidRPr="00263CE5">
      <w:t>v</w:t>
    </w:r>
  </w:p>
  <w:p w14:paraId="7CB40F3E" w14:textId="77777777" w:rsidR="00E06790" w:rsidRPr="00263CE5" w:rsidRDefault="00E06790" w:rsidP="00263C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E7235F" w14:textId="77777777" w:rsidR="00E06790" w:rsidRPr="00263CE5" w:rsidRDefault="00E06790" w:rsidP="00263CE5">
    <w:pPr>
      <w:pStyle w:val="Header"/>
    </w:pPr>
    <w:r w:rsidRPr="00263CE5">
      <w:t xml:space="preserve">Filza </w:t>
    </w:r>
    <w:r>
      <w:t>6_2</w:t>
    </w:r>
    <w:r w:rsidRPr="00263CE5">
      <w:t>_</w:t>
    </w:r>
    <w:r>
      <w:t>Flavia</w:t>
    </w:r>
    <w:r w:rsidRPr="00263CE5">
      <w:t>_</w:t>
    </w:r>
    <w:r>
      <w:t>cc. 49</w:t>
    </w:r>
    <w:r w:rsidRPr="00263CE5">
      <w:t>r</w:t>
    </w:r>
    <w:r>
      <w:t>-86</w:t>
    </w:r>
    <w:r w:rsidRPr="00263CE5">
      <w:t>v</w:t>
    </w:r>
  </w:p>
  <w:p w14:paraId="4344C170" w14:textId="77777777" w:rsidR="00E06790" w:rsidRPr="00263CE5" w:rsidRDefault="00E06790" w:rsidP="00263C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F75EC" w14:textId="77777777" w:rsidR="00E06790" w:rsidRPr="00263CE5" w:rsidRDefault="00E06790" w:rsidP="00263CE5">
    <w:pPr>
      <w:pStyle w:val="Header"/>
    </w:pPr>
    <w:r w:rsidRPr="00263CE5">
      <w:t xml:space="preserve">Filza </w:t>
    </w:r>
    <w:r>
      <w:t>6_3</w:t>
    </w:r>
    <w:r w:rsidRPr="00263CE5">
      <w:t>_</w:t>
    </w:r>
    <w:r>
      <w:t>Filippo</w:t>
    </w:r>
    <w:r w:rsidRPr="00263CE5">
      <w:t>_</w:t>
    </w:r>
    <w:r>
      <w:t>cc. 87</w:t>
    </w:r>
    <w:r w:rsidRPr="00263CE5">
      <w:t>r</w:t>
    </w:r>
    <w:r>
      <w:t>-124</w:t>
    </w:r>
    <w:r w:rsidRPr="00263CE5">
      <w:t>v</w:t>
    </w:r>
  </w:p>
  <w:p w14:paraId="53BBBE1E" w14:textId="77777777" w:rsidR="00E06790" w:rsidRPr="00263CE5" w:rsidRDefault="00E06790" w:rsidP="00263CE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877B13" w14:textId="77777777" w:rsidR="00E06790" w:rsidRPr="00263CE5" w:rsidRDefault="00E06790" w:rsidP="00263CE5">
    <w:pPr>
      <w:pStyle w:val="Header"/>
    </w:pPr>
    <w:r w:rsidRPr="00263CE5">
      <w:t xml:space="preserve">Filza </w:t>
    </w:r>
    <w:r>
      <w:t>6_4</w:t>
    </w:r>
    <w:r w:rsidRPr="00263CE5">
      <w:t>_</w:t>
    </w:r>
    <w:r>
      <w:t>Federica</w:t>
    </w:r>
    <w:r w:rsidRPr="00263CE5">
      <w:t>_</w:t>
    </w:r>
    <w:r>
      <w:t>cc. 125</w:t>
    </w:r>
    <w:r w:rsidRPr="00263CE5">
      <w:t>r</w:t>
    </w:r>
    <w:r>
      <w:t>-174</w:t>
    </w:r>
    <w:r w:rsidRPr="00263CE5">
      <w:t>v</w:t>
    </w:r>
  </w:p>
  <w:p w14:paraId="0889475F" w14:textId="77777777" w:rsidR="00E06790" w:rsidRPr="00263CE5" w:rsidRDefault="00E06790" w:rsidP="00263CE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CBF789" w14:textId="77777777" w:rsidR="00E06790" w:rsidRPr="00263CE5" w:rsidRDefault="00E06790" w:rsidP="00263CE5">
    <w:pPr>
      <w:pStyle w:val="Header"/>
    </w:pPr>
    <w:r w:rsidRPr="00263CE5">
      <w:t xml:space="preserve">Filza </w:t>
    </w:r>
    <w:r>
      <w:t>6_5</w:t>
    </w:r>
    <w:r w:rsidRPr="00263CE5">
      <w:t>_</w:t>
    </w:r>
    <w:r>
      <w:t>Giorgia</w:t>
    </w:r>
    <w:r w:rsidRPr="00263CE5">
      <w:t>_</w:t>
    </w:r>
    <w:r>
      <w:t>cc. 175</w:t>
    </w:r>
    <w:r w:rsidRPr="00263CE5">
      <w:t>r</w:t>
    </w:r>
    <w:r>
      <w:t>-196</w:t>
    </w:r>
    <w:r w:rsidRPr="00263CE5">
      <w:t>v</w:t>
    </w:r>
  </w:p>
  <w:p w14:paraId="43E44CF0" w14:textId="77777777" w:rsidR="00E06790" w:rsidRPr="00263CE5" w:rsidRDefault="00E06790" w:rsidP="00263CE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DAFAD6" w14:textId="77777777" w:rsidR="00E06790" w:rsidRPr="00263CE5" w:rsidRDefault="00E06790" w:rsidP="00263CE5">
    <w:pPr>
      <w:pStyle w:val="Header"/>
    </w:pPr>
    <w:r w:rsidRPr="00263CE5">
      <w:t xml:space="preserve">Filza </w:t>
    </w:r>
    <w:r>
      <w:t>6_6</w:t>
    </w:r>
    <w:r w:rsidRPr="00263CE5">
      <w:t>_</w:t>
    </w:r>
    <w:r>
      <w:t>Ruben</w:t>
    </w:r>
    <w:r w:rsidRPr="00263CE5">
      <w:t>_</w:t>
    </w:r>
    <w:r>
      <w:t>cc. 197</w:t>
    </w:r>
    <w:r w:rsidRPr="00263CE5">
      <w:t>r</w:t>
    </w:r>
    <w:r>
      <w:t>-262</w:t>
    </w:r>
    <w:r w:rsidRPr="00263CE5">
      <w:t>v</w:t>
    </w:r>
  </w:p>
  <w:p w14:paraId="13D5BD6F" w14:textId="77777777" w:rsidR="00E06790" w:rsidRPr="00263CE5" w:rsidRDefault="00E06790" w:rsidP="00263CE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3B9415" w14:textId="77777777" w:rsidR="00E06790" w:rsidRPr="00263CE5" w:rsidRDefault="00E06790" w:rsidP="00263CE5">
    <w:pPr>
      <w:pStyle w:val="Header"/>
    </w:pPr>
    <w:r w:rsidRPr="00263CE5">
      <w:t xml:space="preserve">Filza </w:t>
    </w:r>
    <w:r>
      <w:t>6_7</w:t>
    </w:r>
    <w:r w:rsidRPr="00263CE5">
      <w:t>_</w:t>
    </w:r>
    <w:r>
      <w:t>Cristina</w:t>
    </w:r>
    <w:r w:rsidRPr="00263CE5">
      <w:t>_</w:t>
    </w:r>
    <w:r>
      <w:t>cc. 263</w:t>
    </w:r>
    <w:r w:rsidRPr="00263CE5">
      <w:t>r</w:t>
    </w:r>
    <w:r>
      <w:t>-293</w:t>
    </w:r>
    <w:r w:rsidRPr="00263CE5">
      <w:t>v</w:t>
    </w:r>
  </w:p>
  <w:p w14:paraId="6CACB71A" w14:textId="77777777" w:rsidR="00E06790" w:rsidRPr="00263CE5" w:rsidRDefault="00E06790" w:rsidP="00263CE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F5E35" w14:textId="77777777" w:rsidR="00E06790" w:rsidRPr="00263CE5" w:rsidRDefault="00E06790" w:rsidP="00263CE5">
    <w:pPr>
      <w:pStyle w:val="Header"/>
    </w:pPr>
    <w:r w:rsidRPr="00263CE5">
      <w:t xml:space="preserve">Filza </w:t>
    </w:r>
    <w:r>
      <w:t>6_8</w:t>
    </w:r>
    <w:r w:rsidRPr="00263CE5">
      <w:t>_</w:t>
    </w:r>
    <w:r>
      <w:t>Vera</w:t>
    </w:r>
    <w:r w:rsidRPr="00263CE5">
      <w:t>_</w:t>
    </w:r>
    <w:r>
      <w:t>cc. 294</w:t>
    </w:r>
    <w:r w:rsidRPr="00263CE5">
      <w:t>r</w:t>
    </w:r>
    <w:r>
      <w:t>-343</w:t>
    </w:r>
    <w:r w:rsidRPr="00263CE5">
      <w:t>v</w:t>
    </w:r>
  </w:p>
  <w:p w14:paraId="09FDFB5D" w14:textId="77777777" w:rsidR="00E06790" w:rsidRPr="00263CE5" w:rsidRDefault="00E06790" w:rsidP="00263C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581F14"/>
    <w:multiLevelType w:val="hybridMultilevel"/>
    <w:tmpl w:val="F6EA23A8"/>
    <w:lvl w:ilvl="0" w:tplc="6D0CEEC8">
      <w:start w:val="4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D4239"/>
    <w:multiLevelType w:val="hybridMultilevel"/>
    <w:tmpl w:val="A4F4C3FC"/>
    <w:lvl w:ilvl="0" w:tplc="8A488076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ina Lamal">
    <w15:presenceInfo w15:providerId="AD" w15:userId="S-1-5-21-2083455725-2417928079-222277555-248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hideSpellingErrors/>
  <w:hideGrammaticalErrors/>
  <w:activeWritingStyle w:appName="MSWord" w:lang="it-IT" w:vendorID="3" w:dllVersion="517" w:checkStyle="1"/>
  <w:trackRevisions/>
  <w:defaultTabStop w:val="708"/>
  <w:hyphenationZone w:val="283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xsjQ2NDS2tDQwMzZS0lEKTi0uzszPAykwrAUAJBdkyCwAAAA="/>
  </w:docVars>
  <w:rsids>
    <w:rsidRoot w:val="00FD4931"/>
    <w:rsid w:val="000004BE"/>
    <w:rsid w:val="000044A7"/>
    <w:rsid w:val="00005443"/>
    <w:rsid w:val="00010EC5"/>
    <w:rsid w:val="00011689"/>
    <w:rsid w:val="00011E51"/>
    <w:rsid w:val="00012C61"/>
    <w:rsid w:val="000133C5"/>
    <w:rsid w:val="00016CEE"/>
    <w:rsid w:val="00017964"/>
    <w:rsid w:val="00017ADD"/>
    <w:rsid w:val="0002152C"/>
    <w:rsid w:val="00023147"/>
    <w:rsid w:val="000246A7"/>
    <w:rsid w:val="000269FD"/>
    <w:rsid w:val="00026BEE"/>
    <w:rsid w:val="00027B2C"/>
    <w:rsid w:val="00027EE1"/>
    <w:rsid w:val="0003113F"/>
    <w:rsid w:val="0003248D"/>
    <w:rsid w:val="00041965"/>
    <w:rsid w:val="00043117"/>
    <w:rsid w:val="000439D9"/>
    <w:rsid w:val="0004482E"/>
    <w:rsid w:val="00045258"/>
    <w:rsid w:val="00046257"/>
    <w:rsid w:val="00046357"/>
    <w:rsid w:val="000526E3"/>
    <w:rsid w:val="00052E0C"/>
    <w:rsid w:val="00057779"/>
    <w:rsid w:val="00060713"/>
    <w:rsid w:val="00062E11"/>
    <w:rsid w:val="000631DF"/>
    <w:rsid w:val="00064E8B"/>
    <w:rsid w:val="00065E82"/>
    <w:rsid w:val="000677DF"/>
    <w:rsid w:val="00076406"/>
    <w:rsid w:val="0008025D"/>
    <w:rsid w:val="00080FAA"/>
    <w:rsid w:val="00081C6E"/>
    <w:rsid w:val="000843DC"/>
    <w:rsid w:val="0008548E"/>
    <w:rsid w:val="000862CF"/>
    <w:rsid w:val="000872E7"/>
    <w:rsid w:val="00095604"/>
    <w:rsid w:val="0009634B"/>
    <w:rsid w:val="000977A1"/>
    <w:rsid w:val="00097F0F"/>
    <w:rsid w:val="000A0BA8"/>
    <w:rsid w:val="000A1AC6"/>
    <w:rsid w:val="000A2B48"/>
    <w:rsid w:val="000A315C"/>
    <w:rsid w:val="000A374B"/>
    <w:rsid w:val="000A6C10"/>
    <w:rsid w:val="000B05E0"/>
    <w:rsid w:val="000B1B18"/>
    <w:rsid w:val="000B4069"/>
    <w:rsid w:val="000B47E6"/>
    <w:rsid w:val="000B4F17"/>
    <w:rsid w:val="000B5771"/>
    <w:rsid w:val="000B77F9"/>
    <w:rsid w:val="000C132D"/>
    <w:rsid w:val="000C4C78"/>
    <w:rsid w:val="000C5C3E"/>
    <w:rsid w:val="000C6F70"/>
    <w:rsid w:val="000C70EB"/>
    <w:rsid w:val="000C75AC"/>
    <w:rsid w:val="000D1C88"/>
    <w:rsid w:val="000D2F09"/>
    <w:rsid w:val="000D3AC6"/>
    <w:rsid w:val="000D41D7"/>
    <w:rsid w:val="000D47BD"/>
    <w:rsid w:val="000D4820"/>
    <w:rsid w:val="000D595A"/>
    <w:rsid w:val="000D6916"/>
    <w:rsid w:val="000E0DBA"/>
    <w:rsid w:val="000E28E1"/>
    <w:rsid w:val="000E3BEB"/>
    <w:rsid w:val="000E40F8"/>
    <w:rsid w:val="000E412F"/>
    <w:rsid w:val="000E463F"/>
    <w:rsid w:val="000E4879"/>
    <w:rsid w:val="000E5C2D"/>
    <w:rsid w:val="000E5EAD"/>
    <w:rsid w:val="000E5F5D"/>
    <w:rsid w:val="000E65AE"/>
    <w:rsid w:val="000E7A75"/>
    <w:rsid w:val="000F0655"/>
    <w:rsid w:val="000F5BC4"/>
    <w:rsid w:val="000F6FDF"/>
    <w:rsid w:val="0010095E"/>
    <w:rsid w:val="00102D9F"/>
    <w:rsid w:val="00104116"/>
    <w:rsid w:val="00105615"/>
    <w:rsid w:val="00105E4B"/>
    <w:rsid w:val="00110260"/>
    <w:rsid w:val="00111404"/>
    <w:rsid w:val="0011181B"/>
    <w:rsid w:val="00112593"/>
    <w:rsid w:val="00112A09"/>
    <w:rsid w:val="00112A82"/>
    <w:rsid w:val="00116581"/>
    <w:rsid w:val="001211E1"/>
    <w:rsid w:val="001221AB"/>
    <w:rsid w:val="001238A7"/>
    <w:rsid w:val="00123BC7"/>
    <w:rsid w:val="00124587"/>
    <w:rsid w:val="00125886"/>
    <w:rsid w:val="00125BDE"/>
    <w:rsid w:val="0013043F"/>
    <w:rsid w:val="0013045D"/>
    <w:rsid w:val="00132A5F"/>
    <w:rsid w:val="001341E5"/>
    <w:rsid w:val="001357BB"/>
    <w:rsid w:val="00136130"/>
    <w:rsid w:val="00137E14"/>
    <w:rsid w:val="00140FD4"/>
    <w:rsid w:val="00141C3F"/>
    <w:rsid w:val="001424A6"/>
    <w:rsid w:val="001449F6"/>
    <w:rsid w:val="00144ABC"/>
    <w:rsid w:val="00144CFF"/>
    <w:rsid w:val="00144DD0"/>
    <w:rsid w:val="00146090"/>
    <w:rsid w:val="0015543E"/>
    <w:rsid w:val="00155982"/>
    <w:rsid w:val="001578F1"/>
    <w:rsid w:val="001578F8"/>
    <w:rsid w:val="00160A33"/>
    <w:rsid w:val="0016191F"/>
    <w:rsid w:val="0016238D"/>
    <w:rsid w:val="001634B6"/>
    <w:rsid w:val="00163DEC"/>
    <w:rsid w:val="0016436E"/>
    <w:rsid w:val="00164DCA"/>
    <w:rsid w:val="00165628"/>
    <w:rsid w:val="0016563E"/>
    <w:rsid w:val="001659D8"/>
    <w:rsid w:val="00165EE1"/>
    <w:rsid w:val="001708AA"/>
    <w:rsid w:val="0017142B"/>
    <w:rsid w:val="00171B5B"/>
    <w:rsid w:val="0017454E"/>
    <w:rsid w:val="00174F5A"/>
    <w:rsid w:val="00177717"/>
    <w:rsid w:val="00180936"/>
    <w:rsid w:val="00180F5C"/>
    <w:rsid w:val="00181C48"/>
    <w:rsid w:val="00181EA2"/>
    <w:rsid w:val="00184353"/>
    <w:rsid w:val="00185D25"/>
    <w:rsid w:val="00185EF8"/>
    <w:rsid w:val="00191D75"/>
    <w:rsid w:val="00193F82"/>
    <w:rsid w:val="001960C0"/>
    <w:rsid w:val="001A0BC9"/>
    <w:rsid w:val="001A1B74"/>
    <w:rsid w:val="001A1FD4"/>
    <w:rsid w:val="001A2692"/>
    <w:rsid w:val="001A30F6"/>
    <w:rsid w:val="001A3CFD"/>
    <w:rsid w:val="001A3EC5"/>
    <w:rsid w:val="001A549F"/>
    <w:rsid w:val="001A54BD"/>
    <w:rsid w:val="001A6051"/>
    <w:rsid w:val="001A66F4"/>
    <w:rsid w:val="001B353D"/>
    <w:rsid w:val="001B6546"/>
    <w:rsid w:val="001B6AF1"/>
    <w:rsid w:val="001B77BD"/>
    <w:rsid w:val="001C06E5"/>
    <w:rsid w:val="001C313F"/>
    <w:rsid w:val="001C415B"/>
    <w:rsid w:val="001C44EF"/>
    <w:rsid w:val="001C51A7"/>
    <w:rsid w:val="001C6E88"/>
    <w:rsid w:val="001C784E"/>
    <w:rsid w:val="001D0641"/>
    <w:rsid w:val="001D2995"/>
    <w:rsid w:val="001D660C"/>
    <w:rsid w:val="001D7928"/>
    <w:rsid w:val="001E3700"/>
    <w:rsid w:val="001E3847"/>
    <w:rsid w:val="001E4450"/>
    <w:rsid w:val="001E75E1"/>
    <w:rsid w:val="001F1A11"/>
    <w:rsid w:val="001F2490"/>
    <w:rsid w:val="001F25CF"/>
    <w:rsid w:val="001F5B46"/>
    <w:rsid w:val="001F7387"/>
    <w:rsid w:val="00200F54"/>
    <w:rsid w:val="0020289A"/>
    <w:rsid w:val="00203CC3"/>
    <w:rsid w:val="00204D35"/>
    <w:rsid w:val="00206347"/>
    <w:rsid w:val="00210725"/>
    <w:rsid w:val="002118B4"/>
    <w:rsid w:val="00211A7E"/>
    <w:rsid w:val="00211CC6"/>
    <w:rsid w:val="00214199"/>
    <w:rsid w:val="00214FD3"/>
    <w:rsid w:val="00215CD0"/>
    <w:rsid w:val="00216941"/>
    <w:rsid w:val="00217559"/>
    <w:rsid w:val="002203AB"/>
    <w:rsid w:val="00220429"/>
    <w:rsid w:val="00220CBC"/>
    <w:rsid w:val="002216F6"/>
    <w:rsid w:val="002217BA"/>
    <w:rsid w:val="0022428F"/>
    <w:rsid w:val="00224D42"/>
    <w:rsid w:val="00234340"/>
    <w:rsid w:val="00234FAC"/>
    <w:rsid w:val="002369FE"/>
    <w:rsid w:val="0023740D"/>
    <w:rsid w:val="00241B81"/>
    <w:rsid w:val="002432FE"/>
    <w:rsid w:val="00243C1E"/>
    <w:rsid w:val="00243FF3"/>
    <w:rsid w:val="002446CC"/>
    <w:rsid w:val="002474A5"/>
    <w:rsid w:val="00251443"/>
    <w:rsid w:val="00253F84"/>
    <w:rsid w:val="0025491B"/>
    <w:rsid w:val="00254D8C"/>
    <w:rsid w:val="00254E26"/>
    <w:rsid w:val="00255DAA"/>
    <w:rsid w:val="00257C50"/>
    <w:rsid w:val="00257E86"/>
    <w:rsid w:val="00260ACA"/>
    <w:rsid w:val="00261CBC"/>
    <w:rsid w:val="00263CE5"/>
    <w:rsid w:val="00265309"/>
    <w:rsid w:val="0026590B"/>
    <w:rsid w:val="00266466"/>
    <w:rsid w:val="00270A8F"/>
    <w:rsid w:val="0027414C"/>
    <w:rsid w:val="002779BD"/>
    <w:rsid w:val="0028047A"/>
    <w:rsid w:val="0028312D"/>
    <w:rsid w:val="00284B40"/>
    <w:rsid w:val="0028553D"/>
    <w:rsid w:val="002860C6"/>
    <w:rsid w:val="00290721"/>
    <w:rsid w:val="0029407F"/>
    <w:rsid w:val="002A0160"/>
    <w:rsid w:val="002A5A6E"/>
    <w:rsid w:val="002A6193"/>
    <w:rsid w:val="002A68B8"/>
    <w:rsid w:val="002A76D7"/>
    <w:rsid w:val="002A7944"/>
    <w:rsid w:val="002B118D"/>
    <w:rsid w:val="002B14C0"/>
    <w:rsid w:val="002B2D0E"/>
    <w:rsid w:val="002B3542"/>
    <w:rsid w:val="002B7957"/>
    <w:rsid w:val="002C03EA"/>
    <w:rsid w:val="002C17F8"/>
    <w:rsid w:val="002C4E8B"/>
    <w:rsid w:val="002C671A"/>
    <w:rsid w:val="002D062A"/>
    <w:rsid w:val="002D1332"/>
    <w:rsid w:val="002D1AB5"/>
    <w:rsid w:val="002D3C64"/>
    <w:rsid w:val="002D4798"/>
    <w:rsid w:val="002D4E9B"/>
    <w:rsid w:val="002D4F62"/>
    <w:rsid w:val="002D5086"/>
    <w:rsid w:val="002D55FA"/>
    <w:rsid w:val="002D5A6C"/>
    <w:rsid w:val="002D6E53"/>
    <w:rsid w:val="002D7127"/>
    <w:rsid w:val="002D7145"/>
    <w:rsid w:val="002D7A07"/>
    <w:rsid w:val="002D7A39"/>
    <w:rsid w:val="002E091A"/>
    <w:rsid w:val="002E196A"/>
    <w:rsid w:val="002E36C1"/>
    <w:rsid w:val="002E5722"/>
    <w:rsid w:val="002E7837"/>
    <w:rsid w:val="002E7B13"/>
    <w:rsid w:val="002F21ED"/>
    <w:rsid w:val="002F2280"/>
    <w:rsid w:val="002F245D"/>
    <w:rsid w:val="002F2874"/>
    <w:rsid w:val="002F2CFD"/>
    <w:rsid w:val="002F307B"/>
    <w:rsid w:val="002F454B"/>
    <w:rsid w:val="002F49F6"/>
    <w:rsid w:val="002F4F42"/>
    <w:rsid w:val="002F5535"/>
    <w:rsid w:val="002F68F8"/>
    <w:rsid w:val="002F6FEA"/>
    <w:rsid w:val="0030416D"/>
    <w:rsid w:val="00304A92"/>
    <w:rsid w:val="00306121"/>
    <w:rsid w:val="00306E16"/>
    <w:rsid w:val="003077BC"/>
    <w:rsid w:val="0031099C"/>
    <w:rsid w:val="00310D60"/>
    <w:rsid w:val="003119DF"/>
    <w:rsid w:val="00317970"/>
    <w:rsid w:val="0032214A"/>
    <w:rsid w:val="00322277"/>
    <w:rsid w:val="00326317"/>
    <w:rsid w:val="00327399"/>
    <w:rsid w:val="0033153A"/>
    <w:rsid w:val="00333B6E"/>
    <w:rsid w:val="003342B6"/>
    <w:rsid w:val="00334764"/>
    <w:rsid w:val="00336E32"/>
    <w:rsid w:val="00341B4C"/>
    <w:rsid w:val="00342238"/>
    <w:rsid w:val="0034275D"/>
    <w:rsid w:val="00344426"/>
    <w:rsid w:val="0034579B"/>
    <w:rsid w:val="00346B1E"/>
    <w:rsid w:val="00346BAB"/>
    <w:rsid w:val="00354E21"/>
    <w:rsid w:val="00356C40"/>
    <w:rsid w:val="00357159"/>
    <w:rsid w:val="003670CE"/>
    <w:rsid w:val="00371587"/>
    <w:rsid w:val="003716FE"/>
    <w:rsid w:val="00371782"/>
    <w:rsid w:val="0037233A"/>
    <w:rsid w:val="00374329"/>
    <w:rsid w:val="003744F5"/>
    <w:rsid w:val="00376FC6"/>
    <w:rsid w:val="00377828"/>
    <w:rsid w:val="00377ABF"/>
    <w:rsid w:val="0038099E"/>
    <w:rsid w:val="003820FD"/>
    <w:rsid w:val="00382DEA"/>
    <w:rsid w:val="00383387"/>
    <w:rsid w:val="00386429"/>
    <w:rsid w:val="003866E2"/>
    <w:rsid w:val="00391A5E"/>
    <w:rsid w:val="003921BC"/>
    <w:rsid w:val="00394E30"/>
    <w:rsid w:val="00395317"/>
    <w:rsid w:val="003963E5"/>
    <w:rsid w:val="003965D1"/>
    <w:rsid w:val="003A011F"/>
    <w:rsid w:val="003A0D88"/>
    <w:rsid w:val="003A2062"/>
    <w:rsid w:val="003A2D2C"/>
    <w:rsid w:val="003A30A8"/>
    <w:rsid w:val="003B5A97"/>
    <w:rsid w:val="003C201F"/>
    <w:rsid w:val="003C3105"/>
    <w:rsid w:val="003C5789"/>
    <w:rsid w:val="003C6121"/>
    <w:rsid w:val="003C6352"/>
    <w:rsid w:val="003C7965"/>
    <w:rsid w:val="003D0417"/>
    <w:rsid w:val="003D0A9E"/>
    <w:rsid w:val="003D0FF5"/>
    <w:rsid w:val="003D2246"/>
    <w:rsid w:val="003D3169"/>
    <w:rsid w:val="003D5014"/>
    <w:rsid w:val="003D60E0"/>
    <w:rsid w:val="003E122D"/>
    <w:rsid w:val="003E16DE"/>
    <w:rsid w:val="003E53C6"/>
    <w:rsid w:val="003E6313"/>
    <w:rsid w:val="003E7820"/>
    <w:rsid w:val="003E7C78"/>
    <w:rsid w:val="003F1C22"/>
    <w:rsid w:val="003F2078"/>
    <w:rsid w:val="003F2243"/>
    <w:rsid w:val="003F29F7"/>
    <w:rsid w:val="003F2F00"/>
    <w:rsid w:val="003F35B6"/>
    <w:rsid w:val="004014CF"/>
    <w:rsid w:val="0040209D"/>
    <w:rsid w:val="00402F35"/>
    <w:rsid w:val="00403FD9"/>
    <w:rsid w:val="00404196"/>
    <w:rsid w:val="004055B1"/>
    <w:rsid w:val="00407BD3"/>
    <w:rsid w:val="0041159C"/>
    <w:rsid w:val="00415109"/>
    <w:rsid w:val="00415363"/>
    <w:rsid w:val="00415594"/>
    <w:rsid w:val="00417F1B"/>
    <w:rsid w:val="00422CAA"/>
    <w:rsid w:val="0042585B"/>
    <w:rsid w:val="00426F73"/>
    <w:rsid w:val="00427151"/>
    <w:rsid w:val="0042768F"/>
    <w:rsid w:val="0043776E"/>
    <w:rsid w:val="00440B5C"/>
    <w:rsid w:val="00450B46"/>
    <w:rsid w:val="0045193C"/>
    <w:rsid w:val="0045358C"/>
    <w:rsid w:val="00454322"/>
    <w:rsid w:val="00455909"/>
    <w:rsid w:val="0045650A"/>
    <w:rsid w:val="00457441"/>
    <w:rsid w:val="0046432E"/>
    <w:rsid w:val="00464740"/>
    <w:rsid w:val="00467578"/>
    <w:rsid w:val="004700C8"/>
    <w:rsid w:val="00470C3E"/>
    <w:rsid w:val="00471402"/>
    <w:rsid w:val="00471981"/>
    <w:rsid w:val="004721BC"/>
    <w:rsid w:val="0047551A"/>
    <w:rsid w:val="00475A70"/>
    <w:rsid w:val="00475EAF"/>
    <w:rsid w:val="004776E4"/>
    <w:rsid w:val="00481E8C"/>
    <w:rsid w:val="00482147"/>
    <w:rsid w:val="0048390E"/>
    <w:rsid w:val="00483980"/>
    <w:rsid w:val="004839CA"/>
    <w:rsid w:val="00484104"/>
    <w:rsid w:val="00486273"/>
    <w:rsid w:val="004909CD"/>
    <w:rsid w:val="00491157"/>
    <w:rsid w:val="004914B7"/>
    <w:rsid w:val="004914E1"/>
    <w:rsid w:val="0049353C"/>
    <w:rsid w:val="00493603"/>
    <w:rsid w:val="004948D0"/>
    <w:rsid w:val="00495B8A"/>
    <w:rsid w:val="00495E1F"/>
    <w:rsid w:val="004A07B1"/>
    <w:rsid w:val="004A386D"/>
    <w:rsid w:val="004B0D35"/>
    <w:rsid w:val="004B2150"/>
    <w:rsid w:val="004B2B03"/>
    <w:rsid w:val="004B35AF"/>
    <w:rsid w:val="004B4AEA"/>
    <w:rsid w:val="004B4CED"/>
    <w:rsid w:val="004B5A0A"/>
    <w:rsid w:val="004B6FEE"/>
    <w:rsid w:val="004C0119"/>
    <w:rsid w:val="004C10EF"/>
    <w:rsid w:val="004C3CCA"/>
    <w:rsid w:val="004C7E21"/>
    <w:rsid w:val="004D04B9"/>
    <w:rsid w:val="004D1940"/>
    <w:rsid w:val="004D23A3"/>
    <w:rsid w:val="004D2635"/>
    <w:rsid w:val="004D4022"/>
    <w:rsid w:val="004D4C88"/>
    <w:rsid w:val="004D59EB"/>
    <w:rsid w:val="004D63CD"/>
    <w:rsid w:val="004D6C48"/>
    <w:rsid w:val="004E0846"/>
    <w:rsid w:val="004E2A1D"/>
    <w:rsid w:val="004E3200"/>
    <w:rsid w:val="004E33FB"/>
    <w:rsid w:val="004E6F2E"/>
    <w:rsid w:val="004E754A"/>
    <w:rsid w:val="004F07B5"/>
    <w:rsid w:val="004F158F"/>
    <w:rsid w:val="004F2CFB"/>
    <w:rsid w:val="004F30B0"/>
    <w:rsid w:val="004F3D5A"/>
    <w:rsid w:val="004F57A4"/>
    <w:rsid w:val="004F6261"/>
    <w:rsid w:val="004F672D"/>
    <w:rsid w:val="004F7303"/>
    <w:rsid w:val="005022B1"/>
    <w:rsid w:val="00503108"/>
    <w:rsid w:val="00504239"/>
    <w:rsid w:val="00504998"/>
    <w:rsid w:val="00504ECA"/>
    <w:rsid w:val="005054CE"/>
    <w:rsid w:val="00506DA0"/>
    <w:rsid w:val="0051054A"/>
    <w:rsid w:val="0051232B"/>
    <w:rsid w:val="00514297"/>
    <w:rsid w:val="00517B23"/>
    <w:rsid w:val="00520CF9"/>
    <w:rsid w:val="005219B5"/>
    <w:rsid w:val="005220D3"/>
    <w:rsid w:val="00527476"/>
    <w:rsid w:val="00527EBC"/>
    <w:rsid w:val="0053213C"/>
    <w:rsid w:val="005327FA"/>
    <w:rsid w:val="00532F40"/>
    <w:rsid w:val="005332FD"/>
    <w:rsid w:val="00534A00"/>
    <w:rsid w:val="00534EE4"/>
    <w:rsid w:val="00536DA1"/>
    <w:rsid w:val="00540BC7"/>
    <w:rsid w:val="00542928"/>
    <w:rsid w:val="005474F9"/>
    <w:rsid w:val="00547A80"/>
    <w:rsid w:val="0055077F"/>
    <w:rsid w:val="00550D52"/>
    <w:rsid w:val="00551733"/>
    <w:rsid w:val="0055211B"/>
    <w:rsid w:val="00554179"/>
    <w:rsid w:val="005620F4"/>
    <w:rsid w:val="005630A1"/>
    <w:rsid w:val="0056662F"/>
    <w:rsid w:val="00567646"/>
    <w:rsid w:val="00570510"/>
    <w:rsid w:val="00571310"/>
    <w:rsid w:val="00572343"/>
    <w:rsid w:val="00573768"/>
    <w:rsid w:val="0057561B"/>
    <w:rsid w:val="00581DDE"/>
    <w:rsid w:val="00582F20"/>
    <w:rsid w:val="00584456"/>
    <w:rsid w:val="00587F50"/>
    <w:rsid w:val="00593257"/>
    <w:rsid w:val="005934C1"/>
    <w:rsid w:val="005A13D5"/>
    <w:rsid w:val="005A267C"/>
    <w:rsid w:val="005A386E"/>
    <w:rsid w:val="005A39BA"/>
    <w:rsid w:val="005A3AA4"/>
    <w:rsid w:val="005A46C3"/>
    <w:rsid w:val="005A50CE"/>
    <w:rsid w:val="005A5FE6"/>
    <w:rsid w:val="005A67E6"/>
    <w:rsid w:val="005A765D"/>
    <w:rsid w:val="005B0C74"/>
    <w:rsid w:val="005B2E30"/>
    <w:rsid w:val="005B2EBD"/>
    <w:rsid w:val="005B3F32"/>
    <w:rsid w:val="005B5D37"/>
    <w:rsid w:val="005B6495"/>
    <w:rsid w:val="005C16B6"/>
    <w:rsid w:val="005C2BD1"/>
    <w:rsid w:val="005C3B83"/>
    <w:rsid w:val="005C3DC7"/>
    <w:rsid w:val="005C532D"/>
    <w:rsid w:val="005C54F9"/>
    <w:rsid w:val="005C697E"/>
    <w:rsid w:val="005C7D78"/>
    <w:rsid w:val="005D028E"/>
    <w:rsid w:val="005D0A53"/>
    <w:rsid w:val="005D28BB"/>
    <w:rsid w:val="005D292E"/>
    <w:rsid w:val="005D516E"/>
    <w:rsid w:val="005D6F3E"/>
    <w:rsid w:val="005E1D39"/>
    <w:rsid w:val="005E1D9F"/>
    <w:rsid w:val="005E4065"/>
    <w:rsid w:val="005E4AB6"/>
    <w:rsid w:val="005E5E25"/>
    <w:rsid w:val="005E6384"/>
    <w:rsid w:val="005F16CC"/>
    <w:rsid w:val="005F186F"/>
    <w:rsid w:val="005F1B80"/>
    <w:rsid w:val="005F1B8A"/>
    <w:rsid w:val="005F33E5"/>
    <w:rsid w:val="005F50F1"/>
    <w:rsid w:val="005F54C7"/>
    <w:rsid w:val="00600556"/>
    <w:rsid w:val="00603A25"/>
    <w:rsid w:val="00605696"/>
    <w:rsid w:val="0061128E"/>
    <w:rsid w:val="00612AB6"/>
    <w:rsid w:val="00615569"/>
    <w:rsid w:val="006157F0"/>
    <w:rsid w:val="00615975"/>
    <w:rsid w:val="00615B4D"/>
    <w:rsid w:val="00623634"/>
    <w:rsid w:val="00626D3D"/>
    <w:rsid w:val="0062733B"/>
    <w:rsid w:val="006308AB"/>
    <w:rsid w:val="00635E40"/>
    <w:rsid w:val="0064036B"/>
    <w:rsid w:val="0064043F"/>
    <w:rsid w:val="00641785"/>
    <w:rsid w:val="0064214D"/>
    <w:rsid w:val="00642B8F"/>
    <w:rsid w:val="00645510"/>
    <w:rsid w:val="00646116"/>
    <w:rsid w:val="0065189A"/>
    <w:rsid w:val="00651C3F"/>
    <w:rsid w:val="00653391"/>
    <w:rsid w:val="00655E62"/>
    <w:rsid w:val="006571A3"/>
    <w:rsid w:val="00663125"/>
    <w:rsid w:val="00663653"/>
    <w:rsid w:val="006641A7"/>
    <w:rsid w:val="00664849"/>
    <w:rsid w:val="006655BC"/>
    <w:rsid w:val="006660C6"/>
    <w:rsid w:val="00666A25"/>
    <w:rsid w:val="00666D8A"/>
    <w:rsid w:val="00672367"/>
    <w:rsid w:val="006730EC"/>
    <w:rsid w:val="006740FF"/>
    <w:rsid w:val="00681BC3"/>
    <w:rsid w:val="00682D2A"/>
    <w:rsid w:val="00683D5A"/>
    <w:rsid w:val="006840AB"/>
    <w:rsid w:val="006852A4"/>
    <w:rsid w:val="00690739"/>
    <w:rsid w:val="0069134C"/>
    <w:rsid w:val="00692BA6"/>
    <w:rsid w:val="00692DC9"/>
    <w:rsid w:val="0069442E"/>
    <w:rsid w:val="00695960"/>
    <w:rsid w:val="00696358"/>
    <w:rsid w:val="00697E91"/>
    <w:rsid w:val="006A0347"/>
    <w:rsid w:val="006A2CBF"/>
    <w:rsid w:val="006A37FC"/>
    <w:rsid w:val="006A566A"/>
    <w:rsid w:val="006A6153"/>
    <w:rsid w:val="006B3DFF"/>
    <w:rsid w:val="006B48FB"/>
    <w:rsid w:val="006B52BB"/>
    <w:rsid w:val="006B674B"/>
    <w:rsid w:val="006B67B8"/>
    <w:rsid w:val="006B7B3E"/>
    <w:rsid w:val="006C1E29"/>
    <w:rsid w:val="006C2250"/>
    <w:rsid w:val="006C3358"/>
    <w:rsid w:val="006C7C57"/>
    <w:rsid w:val="006C7F42"/>
    <w:rsid w:val="006D5830"/>
    <w:rsid w:val="006D69FC"/>
    <w:rsid w:val="006D7D98"/>
    <w:rsid w:val="006E01EA"/>
    <w:rsid w:val="006E2A4D"/>
    <w:rsid w:val="006E5F22"/>
    <w:rsid w:val="006E5F3E"/>
    <w:rsid w:val="006F0ECE"/>
    <w:rsid w:val="006F250D"/>
    <w:rsid w:val="006F42A2"/>
    <w:rsid w:val="006F6124"/>
    <w:rsid w:val="006F6E93"/>
    <w:rsid w:val="006F7CD3"/>
    <w:rsid w:val="00701541"/>
    <w:rsid w:val="007020EF"/>
    <w:rsid w:val="00706536"/>
    <w:rsid w:val="00707937"/>
    <w:rsid w:val="0071078C"/>
    <w:rsid w:val="00710D36"/>
    <w:rsid w:val="00713965"/>
    <w:rsid w:val="00714031"/>
    <w:rsid w:val="00714840"/>
    <w:rsid w:val="00721046"/>
    <w:rsid w:val="007259C4"/>
    <w:rsid w:val="00725B40"/>
    <w:rsid w:val="0072600C"/>
    <w:rsid w:val="00730076"/>
    <w:rsid w:val="00730137"/>
    <w:rsid w:val="00731640"/>
    <w:rsid w:val="007317A6"/>
    <w:rsid w:val="00732B73"/>
    <w:rsid w:val="007336BB"/>
    <w:rsid w:val="00734134"/>
    <w:rsid w:val="007369D3"/>
    <w:rsid w:val="00741718"/>
    <w:rsid w:val="00743591"/>
    <w:rsid w:val="00744F78"/>
    <w:rsid w:val="00746941"/>
    <w:rsid w:val="00746AC5"/>
    <w:rsid w:val="007523FF"/>
    <w:rsid w:val="00752814"/>
    <w:rsid w:val="00753D39"/>
    <w:rsid w:val="0075508E"/>
    <w:rsid w:val="00755235"/>
    <w:rsid w:val="00755A7C"/>
    <w:rsid w:val="00755E77"/>
    <w:rsid w:val="0075620D"/>
    <w:rsid w:val="0076087C"/>
    <w:rsid w:val="0076327A"/>
    <w:rsid w:val="00770C68"/>
    <w:rsid w:val="007717DC"/>
    <w:rsid w:val="0077732C"/>
    <w:rsid w:val="00780945"/>
    <w:rsid w:val="00781D6A"/>
    <w:rsid w:val="00782DC2"/>
    <w:rsid w:val="007831A4"/>
    <w:rsid w:val="00783CD5"/>
    <w:rsid w:val="0078533E"/>
    <w:rsid w:val="00790AEC"/>
    <w:rsid w:val="007965EE"/>
    <w:rsid w:val="0079756E"/>
    <w:rsid w:val="00797DAA"/>
    <w:rsid w:val="007A1984"/>
    <w:rsid w:val="007A40BF"/>
    <w:rsid w:val="007A43D1"/>
    <w:rsid w:val="007A70B5"/>
    <w:rsid w:val="007B05AD"/>
    <w:rsid w:val="007B2EAE"/>
    <w:rsid w:val="007B446E"/>
    <w:rsid w:val="007B513D"/>
    <w:rsid w:val="007B64B9"/>
    <w:rsid w:val="007B66D8"/>
    <w:rsid w:val="007B6F48"/>
    <w:rsid w:val="007C191A"/>
    <w:rsid w:val="007C304E"/>
    <w:rsid w:val="007C4009"/>
    <w:rsid w:val="007C6388"/>
    <w:rsid w:val="007C6D37"/>
    <w:rsid w:val="007C7B27"/>
    <w:rsid w:val="007D44C4"/>
    <w:rsid w:val="007E0445"/>
    <w:rsid w:val="007E1425"/>
    <w:rsid w:val="007E1F57"/>
    <w:rsid w:val="007E299C"/>
    <w:rsid w:val="007E2FBD"/>
    <w:rsid w:val="007E423C"/>
    <w:rsid w:val="007E699A"/>
    <w:rsid w:val="007E7863"/>
    <w:rsid w:val="007F04E5"/>
    <w:rsid w:val="007F1854"/>
    <w:rsid w:val="007F1911"/>
    <w:rsid w:val="007F1DC8"/>
    <w:rsid w:val="007F337D"/>
    <w:rsid w:val="007F3D65"/>
    <w:rsid w:val="007F3E96"/>
    <w:rsid w:val="007F4A7A"/>
    <w:rsid w:val="007F69B9"/>
    <w:rsid w:val="007F7D12"/>
    <w:rsid w:val="008059FD"/>
    <w:rsid w:val="00812039"/>
    <w:rsid w:val="00812342"/>
    <w:rsid w:val="008147A6"/>
    <w:rsid w:val="0081579D"/>
    <w:rsid w:val="00817D52"/>
    <w:rsid w:val="00820803"/>
    <w:rsid w:val="00820970"/>
    <w:rsid w:val="0082227A"/>
    <w:rsid w:val="0082247E"/>
    <w:rsid w:val="00822A29"/>
    <w:rsid w:val="00822EF4"/>
    <w:rsid w:val="00823680"/>
    <w:rsid w:val="00823CA0"/>
    <w:rsid w:val="00823CBC"/>
    <w:rsid w:val="00823F60"/>
    <w:rsid w:val="00826C72"/>
    <w:rsid w:val="008273EE"/>
    <w:rsid w:val="00827D74"/>
    <w:rsid w:val="00833AFD"/>
    <w:rsid w:val="008345F5"/>
    <w:rsid w:val="008349AE"/>
    <w:rsid w:val="008353B3"/>
    <w:rsid w:val="0084004F"/>
    <w:rsid w:val="00842F00"/>
    <w:rsid w:val="008438E8"/>
    <w:rsid w:val="008443E7"/>
    <w:rsid w:val="00845D04"/>
    <w:rsid w:val="0085191A"/>
    <w:rsid w:val="008520A7"/>
    <w:rsid w:val="008532B9"/>
    <w:rsid w:val="00853C3C"/>
    <w:rsid w:val="0085594F"/>
    <w:rsid w:val="00855B8E"/>
    <w:rsid w:val="00856479"/>
    <w:rsid w:val="00857101"/>
    <w:rsid w:val="0086044A"/>
    <w:rsid w:val="00860C84"/>
    <w:rsid w:val="00860F40"/>
    <w:rsid w:val="0086142E"/>
    <w:rsid w:val="00862D99"/>
    <w:rsid w:val="008634BF"/>
    <w:rsid w:val="0086505E"/>
    <w:rsid w:val="00865279"/>
    <w:rsid w:val="008668B8"/>
    <w:rsid w:val="00867A92"/>
    <w:rsid w:val="00870B51"/>
    <w:rsid w:val="00870C24"/>
    <w:rsid w:val="0087467A"/>
    <w:rsid w:val="00877444"/>
    <w:rsid w:val="00877954"/>
    <w:rsid w:val="00882342"/>
    <w:rsid w:val="00883289"/>
    <w:rsid w:val="00883E9B"/>
    <w:rsid w:val="0088618C"/>
    <w:rsid w:val="00886EF3"/>
    <w:rsid w:val="00887D9E"/>
    <w:rsid w:val="00891AB8"/>
    <w:rsid w:val="00892FAC"/>
    <w:rsid w:val="00893397"/>
    <w:rsid w:val="008A1648"/>
    <w:rsid w:val="008A1BC5"/>
    <w:rsid w:val="008A20F4"/>
    <w:rsid w:val="008A4035"/>
    <w:rsid w:val="008A48AA"/>
    <w:rsid w:val="008A4F3C"/>
    <w:rsid w:val="008A5143"/>
    <w:rsid w:val="008A6B09"/>
    <w:rsid w:val="008B0665"/>
    <w:rsid w:val="008B0E04"/>
    <w:rsid w:val="008B21EF"/>
    <w:rsid w:val="008B3A79"/>
    <w:rsid w:val="008B4A77"/>
    <w:rsid w:val="008B5395"/>
    <w:rsid w:val="008B561A"/>
    <w:rsid w:val="008B67C9"/>
    <w:rsid w:val="008C028F"/>
    <w:rsid w:val="008C0BC3"/>
    <w:rsid w:val="008C4D0F"/>
    <w:rsid w:val="008D3793"/>
    <w:rsid w:val="008D5092"/>
    <w:rsid w:val="008D5562"/>
    <w:rsid w:val="008D5DD8"/>
    <w:rsid w:val="008E00A0"/>
    <w:rsid w:val="008E3E38"/>
    <w:rsid w:val="008E4DE0"/>
    <w:rsid w:val="008E7D81"/>
    <w:rsid w:val="008F127C"/>
    <w:rsid w:val="008F1F55"/>
    <w:rsid w:val="008F72E4"/>
    <w:rsid w:val="008F78AE"/>
    <w:rsid w:val="0090063B"/>
    <w:rsid w:val="00901FDD"/>
    <w:rsid w:val="0090241B"/>
    <w:rsid w:val="0090366D"/>
    <w:rsid w:val="0090406C"/>
    <w:rsid w:val="009044C7"/>
    <w:rsid w:val="009114E4"/>
    <w:rsid w:val="00911B0E"/>
    <w:rsid w:val="009141F0"/>
    <w:rsid w:val="0091424A"/>
    <w:rsid w:val="009154D5"/>
    <w:rsid w:val="00920724"/>
    <w:rsid w:val="0092255B"/>
    <w:rsid w:val="00924115"/>
    <w:rsid w:val="00924BCD"/>
    <w:rsid w:val="00926C44"/>
    <w:rsid w:val="009273F0"/>
    <w:rsid w:val="00927BC3"/>
    <w:rsid w:val="00930C37"/>
    <w:rsid w:val="009327E5"/>
    <w:rsid w:val="00932C58"/>
    <w:rsid w:val="00932F50"/>
    <w:rsid w:val="009342B8"/>
    <w:rsid w:val="009349A2"/>
    <w:rsid w:val="0094017D"/>
    <w:rsid w:val="009421A7"/>
    <w:rsid w:val="009444D5"/>
    <w:rsid w:val="009446F2"/>
    <w:rsid w:val="00945F58"/>
    <w:rsid w:val="00945FA6"/>
    <w:rsid w:val="0094680C"/>
    <w:rsid w:val="0095130B"/>
    <w:rsid w:val="009524C6"/>
    <w:rsid w:val="009533FE"/>
    <w:rsid w:val="0095377A"/>
    <w:rsid w:val="00954EFD"/>
    <w:rsid w:val="00955442"/>
    <w:rsid w:val="00956121"/>
    <w:rsid w:val="00957349"/>
    <w:rsid w:val="009607CD"/>
    <w:rsid w:val="00961854"/>
    <w:rsid w:val="009648EA"/>
    <w:rsid w:val="009658AC"/>
    <w:rsid w:val="0096780F"/>
    <w:rsid w:val="009726EF"/>
    <w:rsid w:val="009737DD"/>
    <w:rsid w:val="009770FC"/>
    <w:rsid w:val="0098090B"/>
    <w:rsid w:val="00982443"/>
    <w:rsid w:val="009840E0"/>
    <w:rsid w:val="0099056B"/>
    <w:rsid w:val="0099089B"/>
    <w:rsid w:val="00993C64"/>
    <w:rsid w:val="00993D9D"/>
    <w:rsid w:val="00993E26"/>
    <w:rsid w:val="00994FB7"/>
    <w:rsid w:val="0099664C"/>
    <w:rsid w:val="00997E77"/>
    <w:rsid w:val="009A15D7"/>
    <w:rsid w:val="009A4CEE"/>
    <w:rsid w:val="009B0935"/>
    <w:rsid w:val="009B18DE"/>
    <w:rsid w:val="009B1CEC"/>
    <w:rsid w:val="009B1F81"/>
    <w:rsid w:val="009B2620"/>
    <w:rsid w:val="009B57ED"/>
    <w:rsid w:val="009B6450"/>
    <w:rsid w:val="009B6946"/>
    <w:rsid w:val="009C1568"/>
    <w:rsid w:val="009C1D83"/>
    <w:rsid w:val="009C2C99"/>
    <w:rsid w:val="009C4BD7"/>
    <w:rsid w:val="009C5BB2"/>
    <w:rsid w:val="009C5CA0"/>
    <w:rsid w:val="009D00CA"/>
    <w:rsid w:val="009D04B7"/>
    <w:rsid w:val="009D1506"/>
    <w:rsid w:val="009D1CF2"/>
    <w:rsid w:val="009D1DB8"/>
    <w:rsid w:val="009D2081"/>
    <w:rsid w:val="009D419D"/>
    <w:rsid w:val="009D4453"/>
    <w:rsid w:val="009D4495"/>
    <w:rsid w:val="009D4B95"/>
    <w:rsid w:val="009D508D"/>
    <w:rsid w:val="009D5260"/>
    <w:rsid w:val="009E1663"/>
    <w:rsid w:val="009E5C9A"/>
    <w:rsid w:val="009F1037"/>
    <w:rsid w:val="009F117C"/>
    <w:rsid w:val="009F22F5"/>
    <w:rsid w:val="009F4BFA"/>
    <w:rsid w:val="009F4D57"/>
    <w:rsid w:val="00A01557"/>
    <w:rsid w:val="00A01DBD"/>
    <w:rsid w:val="00A0284C"/>
    <w:rsid w:val="00A04F95"/>
    <w:rsid w:val="00A075AC"/>
    <w:rsid w:val="00A102A9"/>
    <w:rsid w:val="00A105BB"/>
    <w:rsid w:val="00A10893"/>
    <w:rsid w:val="00A1165E"/>
    <w:rsid w:val="00A12359"/>
    <w:rsid w:val="00A15D58"/>
    <w:rsid w:val="00A166B3"/>
    <w:rsid w:val="00A16D13"/>
    <w:rsid w:val="00A17692"/>
    <w:rsid w:val="00A229B5"/>
    <w:rsid w:val="00A237A2"/>
    <w:rsid w:val="00A24DA7"/>
    <w:rsid w:val="00A26EAF"/>
    <w:rsid w:val="00A30465"/>
    <w:rsid w:val="00A31AE2"/>
    <w:rsid w:val="00A33ACD"/>
    <w:rsid w:val="00A35AFC"/>
    <w:rsid w:val="00A37E97"/>
    <w:rsid w:val="00A405A3"/>
    <w:rsid w:val="00A42665"/>
    <w:rsid w:val="00A44C4D"/>
    <w:rsid w:val="00A46ED3"/>
    <w:rsid w:val="00A512AA"/>
    <w:rsid w:val="00A51760"/>
    <w:rsid w:val="00A52A9C"/>
    <w:rsid w:val="00A52AA8"/>
    <w:rsid w:val="00A53D2F"/>
    <w:rsid w:val="00A54C74"/>
    <w:rsid w:val="00A568BC"/>
    <w:rsid w:val="00A57091"/>
    <w:rsid w:val="00A5788E"/>
    <w:rsid w:val="00A61291"/>
    <w:rsid w:val="00A62835"/>
    <w:rsid w:val="00A62CBB"/>
    <w:rsid w:val="00A63667"/>
    <w:rsid w:val="00A642CD"/>
    <w:rsid w:val="00A6595D"/>
    <w:rsid w:val="00A71824"/>
    <w:rsid w:val="00A724F4"/>
    <w:rsid w:val="00A726A8"/>
    <w:rsid w:val="00A762E1"/>
    <w:rsid w:val="00A857B8"/>
    <w:rsid w:val="00A867C7"/>
    <w:rsid w:val="00A93132"/>
    <w:rsid w:val="00A93488"/>
    <w:rsid w:val="00A934A9"/>
    <w:rsid w:val="00AA0635"/>
    <w:rsid w:val="00AA2C31"/>
    <w:rsid w:val="00AA3812"/>
    <w:rsid w:val="00AA62F5"/>
    <w:rsid w:val="00AA6C4F"/>
    <w:rsid w:val="00AA6FC8"/>
    <w:rsid w:val="00AA7014"/>
    <w:rsid w:val="00AA7E27"/>
    <w:rsid w:val="00AA7E99"/>
    <w:rsid w:val="00AB0EEA"/>
    <w:rsid w:val="00AB195A"/>
    <w:rsid w:val="00AB1ECB"/>
    <w:rsid w:val="00AB25AA"/>
    <w:rsid w:val="00AB5360"/>
    <w:rsid w:val="00AB634B"/>
    <w:rsid w:val="00AB680A"/>
    <w:rsid w:val="00AC0225"/>
    <w:rsid w:val="00AC1788"/>
    <w:rsid w:val="00AC22A6"/>
    <w:rsid w:val="00AC2EAF"/>
    <w:rsid w:val="00AC555B"/>
    <w:rsid w:val="00AD1110"/>
    <w:rsid w:val="00AD19BD"/>
    <w:rsid w:val="00AD1F92"/>
    <w:rsid w:val="00AD468A"/>
    <w:rsid w:val="00AD490B"/>
    <w:rsid w:val="00AD747C"/>
    <w:rsid w:val="00AD7C43"/>
    <w:rsid w:val="00AE0074"/>
    <w:rsid w:val="00AE05CD"/>
    <w:rsid w:val="00AE16A2"/>
    <w:rsid w:val="00AE279B"/>
    <w:rsid w:val="00AE5880"/>
    <w:rsid w:val="00AE674A"/>
    <w:rsid w:val="00AE7F20"/>
    <w:rsid w:val="00AF03BE"/>
    <w:rsid w:val="00AF24C6"/>
    <w:rsid w:val="00AF32F8"/>
    <w:rsid w:val="00AF6949"/>
    <w:rsid w:val="00AF7427"/>
    <w:rsid w:val="00AF7BD2"/>
    <w:rsid w:val="00B0454B"/>
    <w:rsid w:val="00B04926"/>
    <w:rsid w:val="00B06330"/>
    <w:rsid w:val="00B0635C"/>
    <w:rsid w:val="00B06B36"/>
    <w:rsid w:val="00B07D4B"/>
    <w:rsid w:val="00B1318D"/>
    <w:rsid w:val="00B17F9C"/>
    <w:rsid w:val="00B20685"/>
    <w:rsid w:val="00B2165E"/>
    <w:rsid w:val="00B2196F"/>
    <w:rsid w:val="00B2285B"/>
    <w:rsid w:val="00B31DC8"/>
    <w:rsid w:val="00B327A0"/>
    <w:rsid w:val="00B41FE9"/>
    <w:rsid w:val="00B44A48"/>
    <w:rsid w:val="00B4707E"/>
    <w:rsid w:val="00B47B3B"/>
    <w:rsid w:val="00B50CD6"/>
    <w:rsid w:val="00B51C87"/>
    <w:rsid w:val="00B52CFA"/>
    <w:rsid w:val="00B54C88"/>
    <w:rsid w:val="00B54D20"/>
    <w:rsid w:val="00B56949"/>
    <w:rsid w:val="00B56C0A"/>
    <w:rsid w:val="00B56DCF"/>
    <w:rsid w:val="00B570DB"/>
    <w:rsid w:val="00B57649"/>
    <w:rsid w:val="00B6239F"/>
    <w:rsid w:val="00B648F6"/>
    <w:rsid w:val="00B723A9"/>
    <w:rsid w:val="00B747BC"/>
    <w:rsid w:val="00B74E92"/>
    <w:rsid w:val="00B75E86"/>
    <w:rsid w:val="00B75F8B"/>
    <w:rsid w:val="00B7634C"/>
    <w:rsid w:val="00B81104"/>
    <w:rsid w:val="00B81E16"/>
    <w:rsid w:val="00B81F80"/>
    <w:rsid w:val="00B820A2"/>
    <w:rsid w:val="00B82270"/>
    <w:rsid w:val="00B824EE"/>
    <w:rsid w:val="00B83CEE"/>
    <w:rsid w:val="00B8511C"/>
    <w:rsid w:val="00B8530A"/>
    <w:rsid w:val="00B85909"/>
    <w:rsid w:val="00B91F61"/>
    <w:rsid w:val="00B9229F"/>
    <w:rsid w:val="00B92F57"/>
    <w:rsid w:val="00B96913"/>
    <w:rsid w:val="00BA13C7"/>
    <w:rsid w:val="00BA218C"/>
    <w:rsid w:val="00BA38EA"/>
    <w:rsid w:val="00BA4BD6"/>
    <w:rsid w:val="00BA5A1F"/>
    <w:rsid w:val="00BA6BBF"/>
    <w:rsid w:val="00BA7C2C"/>
    <w:rsid w:val="00BB17F3"/>
    <w:rsid w:val="00BB2892"/>
    <w:rsid w:val="00BB742F"/>
    <w:rsid w:val="00BC0C32"/>
    <w:rsid w:val="00BC0C3A"/>
    <w:rsid w:val="00BC143C"/>
    <w:rsid w:val="00BC16A9"/>
    <w:rsid w:val="00BC48D1"/>
    <w:rsid w:val="00BC57D7"/>
    <w:rsid w:val="00BC72D2"/>
    <w:rsid w:val="00BD13A8"/>
    <w:rsid w:val="00BD6549"/>
    <w:rsid w:val="00BD67D0"/>
    <w:rsid w:val="00BE5619"/>
    <w:rsid w:val="00BE74E9"/>
    <w:rsid w:val="00BF170F"/>
    <w:rsid w:val="00BF2C8E"/>
    <w:rsid w:val="00BF2F21"/>
    <w:rsid w:val="00BF3B2D"/>
    <w:rsid w:val="00BF4059"/>
    <w:rsid w:val="00BF4DD6"/>
    <w:rsid w:val="00BF624D"/>
    <w:rsid w:val="00BF7969"/>
    <w:rsid w:val="00BF7A25"/>
    <w:rsid w:val="00C01EE8"/>
    <w:rsid w:val="00C023C5"/>
    <w:rsid w:val="00C051B6"/>
    <w:rsid w:val="00C07C23"/>
    <w:rsid w:val="00C110C1"/>
    <w:rsid w:val="00C11D47"/>
    <w:rsid w:val="00C11E10"/>
    <w:rsid w:val="00C154AD"/>
    <w:rsid w:val="00C16B88"/>
    <w:rsid w:val="00C203E1"/>
    <w:rsid w:val="00C20672"/>
    <w:rsid w:val="00C22105"/>
    <w:rsid w:val="00C23FC4"/>
    <w:rsid w:val="00C24860"/>
    <w:rsid w:val="00C26F49"/>
    <w:rsid w:val="00C27AC0"/>
    <w:rsid w:val="00C31442"/>
    <w:rsid w:val="00C32199"/>
    <w:rsid w:val="00C33D46"/>
    <w:rsid w:val="00C35DF8"/>
    <w:rsid w:val="00C36546"/>
    <w:rsid w:val="00C379BB"/>
    <w:rsid w:val="00C37F13"/>
    <w:rsid w:val="00C4074F"/>
    <w:rsid w:val="00C415DC"/>
    <w:rsid w:val="00C425DD"/>
    <w:rsid w:val="00C438B0"/>
    <w:rsid w:val="00C44824"/>
    <w:rsid w:val="00C44E4E"/>
    <w:rsid w:val="00C450C6"/>
    <w:rsid w:val="00C4554E"/>
    <w:rsid w:val="00C50110"/>
    <w:rsid w:val="00C511F0"/>
    <w:rsid w:val="00C51FFF"/>
    <w:rsid w:val="00C52338"/>
    <w:rsid w:val="00C533C0"/>
    <w:rsid w:val="00C561DF"/>
    <w:rsid w:val="00C60D02"/>
    <w:rsid w:val="00C62BF7"/>
    <w:rsid w:val="00C63356"/>
    <w:rsid w:val="00C6572E"/>
    <w:rsid w:val="00C71189"/>
    <w:rsid w:val="00C73000"/>
    <w:rsid w:val="00C73872"/>
    <w:rsid w:val="00C743AF"/>
    <w:rsid w:val="00C74C5C"/>
    <w:rsid w:val="00C74E9F"/>
    <w:rsid w:val="00C7545B"/>
    <w:rsid w:val="00C763F8"/>
    <w:rsid w:val="00C76C66"/>
    <w:rsid w:val="00C80A6E"/>
    <w:rsid w:val="00C83B2E"/>
    <w:rsid w:val="00C83FD9"/>
    <w:rsid w:val="00C8412B"/>
    <w:rsid w:val="00C842B6"/>
    <w:rsid w:val="00C8463E"/>
    <w:rsid w:val="00C86646"/>
    <w:rsid w:val="00C87315"/>
    <w:rsid w:val="00C91595"/>
    <w:rsid w:val="00C91667"/>
    <w:rsid w:val="00C9234E"/>
    <w:rsid w:val="00C93F8F"/>
    <w:rsid w:val="00C9624C"/>
    <w:rsid w:val="00CA0881"/>
    <w:rsid w:val="00CA08BC"/>
    <w:rsid w:val="00CA130E"/>
    <w:rsid w:val="00CA258C"/>
    <w:rsid w:val="00CA3475"/>
    <w:rsid w:val="00CA54A4"/>
    <w:rsid w:val="00CA6190"/>
    <w:rsid w:val="00CA6E9A"/>
    <w:rsid w:val="00CB006B"/>
    <w:rsid w:val="00CB0785"/>
    <w:rsid w:val="00CB1127"/>
    <w:rsid w:val="00CB14C3"/>
    <w:rsid w:val="00CB1A47"/>
    <w:rsid w:val="00CB1FBA"/>
    <w:rsid w:val="00CB39FF"/>
    <w:rsid w:val="00CC0F59"/>
    <w:rsid w:val="00CC4187"/>
    <w:rsid w:val="00CC6172"/>
    <w:rsid w:val="00CC66D9"/>
    <w:rsid w:val="00CC6F06"/>
    <w:rsid w:val="00CC72FE"/>
    <w:rsid w:val="00CC7AAD"/>
    <w:rsid w:val="00CD0A51"/>
    <w:rsid w:val="00CD2756"/>
    <w:rsid w:val="00CD2AB9"/>
    <w:rsid w:val="00CD4465"/>
    <w:rsid w:val="00CD4A9B"/>
    <w:rsid w:val="00CE2FD7"/>
    <w:rsid w:val="00CE36CC"/>
    <w:rsid w:val="00CE647D"/>
    <w:rsid w:val="00CE7D18"/>
    <w:rsid w:val="00CF0EC3"/>
    <w:rsid w:val="00CF0F95"/>
    <w:rsid w:val="00CF220A"/>
    <w:rsid w:val="00CF2221"/>
    <w:rsid w:val="00CF420F"/>
    <w:rsid w:val="00CF5AFD"/>
    <w:rsid w:val="00CF651E"/>
    <w:rsid w:val="00CF6C26"/>
    <w:rsid w:val="00D009D1"/>
    <w:rsid w:val="00D00BB4"/>
    <w:rsid w:val="00D06D06"/>
    <w:rsid w:val="00D10D26"/>
    <w:rsid w:val="00D10F1E"/>
    <w:rsid w:val="00D13B49"/>
    <w:rsid w:val="00D14C8D"/>
    <w:rsid w:val="00D15BAB"/>
    <w:rsid w:val="00D17023"/>
    <w:rsid w:val="00D17897"/>
    <w:rsid w:val="00D21EE2"/>
    <w:rsid w:val="00D220DC"/>
    <w:rsid w:val="00D22CCD"/>
    <w:rsid w:val="00D245CC"/>
    <w:rsid w:val="00D26F02"/>
    <w:rsid w:val="00D31C18"/>
    <w:rsid w:val="00D327E3"/>
    <w:rsid w:val="00D37508"/>
    <w:rsid w:val="00D4087A"/>
    <w:rsid w:val="00D41348"/>
    <w:rsid w:val="00D4148D"/>
    <w:rsid w:val="00D41573"/>
    <w:rsid w:val="00D41F19"/>
    <w:rsid w:val="00D4249E"/>
    <w:rsid w:val="00D43A6D"/>
    <w:rsid w:val="00D4624F"/>
    <w:rsid w:val="00D51BF4"/>
    <w:rsid w:val="00D5221C"/>
    <w:rsid w:val="00D522A3"/>
    <w:rsid w:val="00D534CC"/>
    <w:rsid w:val="00D545CB"/>
    <w:rsid w:val="00D56C14"/>
    <w:rsid w:val="00D5728A"/>
    <w:rsid w:val="00D57572"/>
    <w:rsid w:val="00D6049C"/>
    <w:rsid w:val="00D62154"/>
    <w:rsid w:val="00D6336B"/>
    <w:rsid w:val="00D6545B"/>
    <w:rsid w:val="00D65464"/>
    <w:rsid w:val="00D65EE9"/>
    <w:rsid w:val="00D6693D"/>
    <w:rsid w:val="00D672E6"/>
    <w:rsid w:val="00D67F5D"/>
    <w:rsid w:val="00D70BD9"/>
    <w:rsid w:val="00D72512"/>
    <w:rsid w:val="00D72A45"/>
    <w:rsid w:val="00D74387"/>
    <w:rsid w:val="00D81266"/>
    <w:rsid w:val="00D84520"/>
    <w:rsid w:val="00DA2454"/>
    <w:rsid w:val="00DA4C6A"/>
    <w:rsid w:val="00DA5551"/>
    <w:rsid w:val="00DA59FF"/>
    <w:rsid w:val="00DB0A9D"/>
    <w:rsid w:val="00DB36A4"/>
    <w:rsid w:val="00DB4E1F"/>
    <w:rsid w:val="00DC1227"/>
    <w:rsid w:val="00DC3965"/>
    <w:rsid w:val="00DC7B86"/>
    <w:rsid w:val="00DD1360"/>
    <w:rsid w:val="00DD13B5"/>
    <w:rsid w:val="00DD2797"/>
    <w:rsid w:val="00DD3886"/>
    <w:rsid w:val="00DD7217"/>
    <w:rsid w:val="00DE0386"/>
    <w:rsid w:val="00DE1DE6"/>
    <w:rsid w:val="00DE2D3A"/>
    <w:rsid w:val="00DE50E1"/>
    <w:rsid w:val="00DE614F"/>
    <w:rsid w:val="00DE624E"/>
    <w:rsid w:val="00DE6D9D"/>
    <w:rsid w:val="00DF2A5E"/>
    <w:rsid w:val="00DF3680"/>
    <w:rsid w:val="00DF4D76"/>
    <w:rsid w:val="00DF58AE"/>
    <w:rsid w:val="00DF6798"/>
    <w:rsid w:val="00E01066"/>
    <w:rsid w:val="00E03221"/>
    <w:rsid w:val="00E03F14"/>
    <w:rsid w:val="00E04F06"/>
    <w:rsid w:val="00E04F93"/>
    <w:rsid w:val="00E055FA"/>
    <w:rsid w:val="00E06790"/>
    <w:rsid w:val="00E14412"/>
    <w:rsid w:val="00E1599F"/>
    <w:rsid w:val="00E161C0"/>
    <w:rsid w:val="00E16616"/>
    <w:rsid w:val="00E16EE6"/>
    <w:rsid w:val="00E1741C"/>
    <w:rsid w:val="00E20DCF"/>
    <w:rsid w:val="00E20DE5"/>
    <w:rsid w:val="00E214D2"/>
    <w:rsid w:val="00E22068"/>
    <w:rsid w:val="00E22CF3"/>
    <w:rsid w:val="00E25E12"/>
    <w:rsid w:val="00E260BD"/>
    <w:rsid w:val="00E278E5"/>
    <w:rsid w:val="00E27E25"/>
    <w:rsid w:val="00E27ED7"/>
    <w:rsid w:val="00E30162"/>
    <w:rsid w:val="00E30BB2"/>
    <w:rsid w:val="00E312A2"/>
    <w:rsid w:val="00E31468"/>
    <w:rsid w:val="00E31D06"/>
    <w:rsid w:val="00E32935"/>
    <w:rsid w:val="00E32B6E"/>
    <w:rsid w:val="00E33DD2"/>
    <w:rsid w:val="00E35517"/>
    <w:rsid w:val="00E35F44"/>
    <w:rsid w:val="00E366EC"/>
    <w:rsid w:val="00E37A6B"/>
    <w:rsid w:val="00E40705"/>
    <w:rsid w:val="00E42C77"/>
    <w:rsid w:val="00E44C8E"/>
    <w:rsid w:val="00E46883"/>
    <w:rsid w:val="00E518DC"/>
    <w:rsid w:val="00E54E37"/>
    <w:rsid w:val="00E55FAF"/>
    <w:rsid w:val="00E60D4E"/>
    <w:rsid w:val="00E61D10"/>
    <w:rsid w:val="00E62C22"/>
    <w:rsid w:val="00E62DB7"/>
    <w:rsid w:val="00E644FB"/>
    <w:rsid w:val="00E6486A"/>
    <w:rsid w:val="00E65EEE"/>
    <w:rsid w:val="00E673CF"/>
    <w:rsid w:val="00E67B83"/>
    <w:rsid w:val="00E719BE"/>
    <w:rsid w:val="00E73538"/>
    <w:rsid w:val="00E73753"/>
    <w:rsid w:val="00E75181"/>
    <w:rsid w:val="00E754EE"/>
    <w:rsid w:val="00E76C2B"/>
    <w:rsid w:val="00E776A1"/>
    <w:rsid w:val="00E7782C"/>
    <w:rsid w:val="00E83633"/>
    <w:rsid w:val="00E83732"/>
    <w:rsid w:val="00E83844"/>
    <w:rsid w:val="00E856CE"/>
    <w:rsid w:val="00E864DB"/>
    <w:rsid w:val="00E8739D"/>
    <w:rsid w:val="00E87574"/>
    <w:rsid w:val="00E914FE"/>
    <w:rsid w:val="00E93C0A"/>
    <w:rsid w:val="00E942A0"/>
    <w:rsid w:val="00E94525"/>
    <w:rsid w:val="00EA0D9B"/>
    <w:rsid w:val="00EA15CF"/>
    <w:rsid w:val="00EA1C85"/>
    <w:rsid w:val="00EA278A"/>
    <w:rsid w:val="00EA2A42"/>
    <w:rsid w:val="00EB00E0"/>
    <w:rsid w:val="00EB1BC3"/>
    <w:rsid w:val="00EB290D"/>
    <w:rsid w:val="00EB3856"/>
    <w:rsid w:val="00EB444E"/>
    <w:rsid w:val="00EB4980"/>
    <w:rsid w:val="00EB56BD"/>
    <w:rsid w:val="00EC2261"/>
    <w:rsid w:val="00EC236C"/>
    <w:rsid w:val="00EC66FD"/>
    <w:rsid w:val="00EC7036"/>
    <w:rsid w:val="00EC74F5"/>
    <w:rsid w:val="00ED0171"/>
    <w:rsid w:val="00ED07C4"/>
    <w:rsid w:val="00ED399B"/>
    <w:rsid w:val="00ED7EC8"/>
    <w:rsid w:val="00EE24F9"/>
    <w:rsid w:val="00EE2798"/>
    <w:rsid w:val="00EE2932"/>
    <w:rsid w:val="00EE3DF6"/>
    <w:rsid w:val="00EE4EBE"/>
    <w:rsid w:val="00EE6C17"/>
    <w:rsid w:val="00EF0B41"/>
    <w:rsid w:val="00EF5693"/>
    <w:rsid w:val="00EF5A0E"/>
    <w:rsid w:val="00EF5C94"/>
    <w:rsid w:val="00EF61D4"/>
    <w:rsid w:val="00EF755D"/>
    <w:rsid w:val="00EF79A7"/>
    <w:rsid w:val="00F03B74"/>
    <w:rsid w:val="00F0415C"/>
    <w:rsid w:val="00F04B82"/>
    <w:rsid w:val="00F05544"/>
    <w:rsid w:val="00F05DE1"/>
    <w:rsid w:val="00F06EE6"/>
    <w:rsid w:val="00F07E4E"/>
    <w:rsid w:val="00F102D7"/>
    <w:rsid w:val="00F10DB0"/>
    <w:rsid w:val="00F125E8"/>
    <w:rsid w:val="00F12E2D"/>
    <w:rsid w:val="00F13D2C"/>
    <w:rsid w:val="00F175F4"/>
    <w:rsid w:val="00F214F6"/>
    <w:rsid w:val="00F22348"/>
    <w:rsid w:val="00F23B66"/>
    <w:rsid w:val="00F250AD"/>
    <w:rsid w:val="00F31567"/>
    <w:rsid w:val="00F31CD9"/>
    <w:rsid w:val="00F31D5E"/>
    <w:rsid w:val="00F3218D"/>
    <w:rsid w:val="00F33E30"/>
    <w:rsid w:val="00F34EC4"/>
    <w:rsid w:val="00F34F52"/>
    <w:rsid w:val="00F3658F"/>
    <w:rsid w:val="00F406DF"/>
    <w:rsid w:val="00F40985"/>
    <w:rsid w:val="00F41BDB"/>
    <w:rsid w:val="00F42DB9"/>
    <w:rsid w:val="00F470C8"/>
    <w:rsid w:val="00F508FC"/>
    <w:rsid w:val="00F52900"/>
    <w:rsid w:val="00F52F58"/>
    <w:rsid w:val="00F5346E"/>
    <w:rsid w:val="00F56BFE"/>
    <w:rsid w:val="00F60974"/>
    <w:rsid w:val="00F61353"/>
    <w:rsid w:val="00F62429"/>
    <w:rsid w:val="00F625A2"/>
    <w:rsid w:val="00F6497A"/>
    <w:rsid w:val="00F6580F"/>
    <w:rsid w:val="00F65B5B"/>
    <w:rsid w:val="00F67198"/>
    <w:rsid w:val="00F71B34"/>
    <w:rsid w:val="00F7260C"/>
    <w:rsid w:val="00F74640"/>
    <w:rsid w:val="00F747C3"/>
    <w:rsid w:val="00F7561F"/>
    <w:rsid w:val="00F77FA4"/>
    <w:rsid w:val="00F8047F"/>
    <w:rsid w:val="00F81970"/>
    <w:rsid w:val="00F84A66"/>
    <w:rsid w:val="00F86B0B"/>
    <w:rsid w:val="00F9208E"/>
    <w:rsid w:val="00F922E1"/>
    <w:rsid w:val="00F942E6"/>
    <w:rsid w:val="00F95111"/>
    <w:rsid w:val="00F952D2"/>
    <w:rsid w:val="00F957C0"/>
    <w:rsid w:val="00F968AD"/>
    <w:rsid w:val="00F96DE1"/>
    <w:rsid w:val="00F97CFF"/>
    <w:rsid w:val="00FA1C20"/>
    <w:rsid w:val="00FA2DB9"/>
    <w:rsid w:val="00FA5092"/>
    <w:rsid w:val="00FA585C"/>
    <w:rsid w:val="00FA71A5"/>
    <w:rsid w:val="00FB0C18"/>
    <w:rsid w:val="00FB1ACE"/>
    <w:rsid w:val="00FB2D6B"/>
    <w:rsid w:val="00FB3349"/>
    <w:rsid w:val="00FB416A"/>
    <w:rsid w:val="00FB4B97"/>
    <w:rsid w:val="00FB4E38"/>
    <w:rsid w:val="00FB4F80"/>
    <w:rsid w:val="00FB6686"/>
    <w:rsid w:val="00FC0F14"/>
    <w:rsid w:val="00FC13B4"/>
    <w:rsid w:val="00FC1BAA"/>
    <w:rsid w:val="00FC1F35"/>
    <w:rsid w:val="00FC214A"/>
    <w:rsid w:val="00FC5643"/>
    <w:rsid w:val="00FC761E"/>
    <w:rsid w:val="00FD139D"/>
    <w:rsid w:val="00FD142A"/>
    <w:rsid w:val="00FD4931"/>
    <w:rsid w:val="00FD5075"/>
    <w:rsid w:val="00FD5E01"/>
    <w:rsid w:val="00FD78F1"/>
    <w:rsid w:val="00FD7F22"/>
    <w:rsid w:val="00FE245D"/>
    <w:rsid w:val="00FE3764"/>
    <w:rsid w:val="00FF063E"/>
    <w:rsid w:val="00FF12BA"/>
    <w:rsid w:val="00FF17F5"/>
    <w:rsid w:val="00FF19C6"/>
    <w:rsid w:val="00FF36EB"/>
    <w:rsid w:val="00FF4FD1"/>
    <w:rsid w:val="00FF6333"/>
    <w:rsid w:val="00FF70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6BD1"/>
  <w15:docId w15:val="{98A91D21-7754-E845-8BF5-17AD8D9D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5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9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stopreformattato">
    <w:name w:val="Testo preformattato"/>
    <w:basedOn w:val="Normal"/>
    <w:rsid w:val="00FD4931"/>
    <w:pPr>
      <w:widowControl w:val="0"/>
      <w:suppressAutoHyphens/>
    </w:pPr>
    <w:rPr>
      <w:rFonts w:ascii="Courier New" w:eastAsia="NSimSun" w:hAnsi="Courier New" w:cs="Courier New"/>
      <w:kern w:val="2"/>
      <w:lang w:eastAsia="hi-IN" w:bidi="hi-IN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FD4931"/>
    <w:pPr>
      <w:jc w:val="both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FD4931"/>
    <w:rPr>
      <w:rFonts w:ascii="Times New Roman" w:hAnsi="Times New Roman" w:cs="Times New Roman"/>
      <w:iCs w:val="0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FD493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E32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320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32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32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320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6545B"/>
  </w:style>
  <w:style w:type="paragraph" w:styleId="BalloonText">
    <w:name w:val="Balloon Text"/>
    <w:basedOn w:val="Normal"/>
    <w:link w:val="BalloonTextChar"/>
    <w:uiPriority w:val="99"/>
    <w:semiHidden/>
    <w:unhideWhenUsed/>
    <w:rsid w:val="0027414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14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63CE5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CE5"/>
  </w:style>
  <w:style w:type="paragraph" w:styleId="Footer">
    <w:name w:val="footer"/>
    <w:basedOn w:val="Normal"/>
    <w:link w:val="FooterChar"/>
    <w:uiPriority w:val="99"/>
    <w:unhideWhenUsed/>
    <w:rsid w:val="00263CE5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CE5"/>
  </w:style>
  <w:style w:type="numbering" w:customStyle="1" w:styleId="Nessunelenco1">
    <w:name w:val="Nessun elenco1"/>
    <w:next w:val="NoList"/>
    <w:semiHidden/>
    <w:unhideWhenUsed/>
    <w:rsid w:val="00901FDD"/>
  </w:style>
  <w:style w:type="character" w:styleId="Strong">
    <w:name w:val="Strong"/>
    <w:basedOn w:val="DefaultParagraphFont"/>
    <w:uiPriority w:val="22"/>
    <w:qFormat/>
    <w:rsid w:val="00901FDD"/>
    <w:rPr>
      <w:b/>
      <w:bCs/>
    </w:rPr>
  </w:style>
  <w:style w:type="table" w:styleId="TableGrid">
    <w:name w:val="Table Grid"/>
    <w:basedOn w:val="TableNormal"/>
    <w:uiPriority w:val="39"/>
    <w:rsid w:val="00901FDD"/>
    <w:rPr>
      <w:rFonts w:cs="Times New Roman (Corpo CS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unhideWhenUsed/>
    <w:rsid w:val="00901FDD"/>
  </w:style>
  <w:style w:type="paragraph" w:customStyle="1" w:styleId="p1">
    <w:name w:val="p1"/>
    <w:basedOn w:val="Normal"/>
    <w:rsid w:val="00901FDD"/>
    <w:rPr>
      <w:rFonts w:ascii="Helvetica" w:hAnsi="Helvetica"/>
      <w:sz w:val="18"/>
      <w:szCs w:val="18"/>
      <w:lang w:eastAsia="it-IT"/>
    </w:rPr>
  </w:style>
  <w:style w:type="paragraph" w:styleId="ListParagraph">
    <w:name w:val="List Paragraph"/>
    <w:basedOn w:val="Normal"/>
    <w:uiPriority w:val="34"/>
    <w:qFormat/>
    <w:rsid w:val="00901FDD"/>
    <w:pPr>
      <w:ind w:left="720"/>
      <w:contextualSpacing/>
    </w:pPr>
    <w:rPr>
      <w:rFonts w:cs="Times New Roman (Corpo CS)"/>
    </w:rPr>
  </w:style>
  <w:style w:type="numbering" w:customStyle="1" w:styleId="Nessunelenco2">
    <w:name w:val="Nessun elenco2"/>
    <w:next w:val="NoList"/>
    <w:semiHidden/>
    <w:unhideWhenUsed/>
    <w:rsid w:val="007F1911"/>
  </w:style>
  <w:style w:type="table" w:customStyle="1" w:styleId="Grigliatabella1">
    <w:name w:val="Griglia tabella1"/>
    <w:basedOn w:val="TableNormal"/>
    <w:next w:val="TableGrid"/>
    <w:uiPriority w:val="39"/>
    <w:rsid w:val="007F1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stofumettoCarattere1">
    <w:name w:val="Testo fumetto Carattere1"/>
    <w:basedOn w:val="DefaultParagraphFont"/>
    <w:uiPriority w:val="99"/>
    <w:semiHidden/>
    <w:rsid w:val="007F1911"/>
    <w:rPr>
      <w:rFonts w:ascii="Segoe UI" w:hAnsi="Segoe UI" w:cs="Segoe UI"/>
      <w:sz w:val="18"/>
      <w:szCs w:val="18"/>
    </w:rPr>
  </w:style>
  <w:style w:type="paragraph" w:customStyle="1" w:styleId="Mappadocumento1">
    <w:name w:val="Mappa documento1"/>
    <w:basedOn w:val="Normal"/>
    <w:next w:val="DocumentMap"/>
    <w:link w:val="MappadocumentoCarattere"/>
    <w:uiPriority w:val="99"/>
    <w:semiHidden/>
    <w:unhideWhenUsed/>
    <w:rsid w:val="007F1911"/>
  </w:style>
  <w:style w:type="character" w:customStyle="1" w:styleId="MappadocumentoCarattere">
    <w:name w:val="Mappa documento Carattere"/>
    <w:basedOn w:val="DefaultParagraphFont"/>
    <w:link w:val="Mappadocumento1"/>
    <w:uiPriority w:val="99"/>
    <w:semiHidden/>
    <w:rsid w:val="007F1911"/>
    <w:rPr>
      <w:rFonts w:ascii="Times New Roman" w:hAnsi="Times New Roman" w:cs="Times New Roman"/>
    </w:rPr>
  </w:style>
  <w:style w:type="paragraph" w:styleId="DocumentMap">
    <w:name w:val="Document Map"/>
    <w:basedOn w:val="Normal"/>
    <w:link w:val="DocumentMapChar"/>
    <w:uiPriority w:val="99"/>
    <w:rsid w:val="007F1911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7F1911"/>
    <w:rPr>
      <w:rFonts w:ascii="Lucida Grande" w:hAnsi="Lucida Grande"/>
    </w:rPr>
  </w:style>
  <w:style w:type="numbering" w:customStyle="1" w:styleId="Nessunelenco3">
    <w:name w:val="Nessun elenco3"/>
    <w:next w:val="NoList"/>
    <w:semiHidden/>
    <w:unhideWhenUsed/>
    <w:rsid w:val="005E6384"/>
  </w:style>
  <w:style w:type="table" w:customStyle="1" w:styleId="Grigliatabella2">
    <w:name w:val="Griglia tabella2"/>
    <w:basedOn w:val="TableNormal"/>
    <w:next w:val="TableGrid"/>
    <w:uiPriority w:val="39"/>
    <w:rsid w:val="005E63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essunelenco4">
    <w:name w:val="Nessun elenco4"/>
    <w:next w:val="NoList"/>
    <w:semiHidden/>
    <w:unhideWhenUsed/>
    <w:rsid w:val="004F158F"/>
  </w:style>
  <w:style w:type="numbering" w:customStyle="1" w:styleId="Nessunelenco5">
    <w:name w:val="Nessun elenco5"/>
    <w:next w:val="NoList"/>
    <w:semiHidden/>
    <w:unhideWhenUsed/>
    <w:rsid w:val="009B2620"/>
  </w:style>
  <w:style w:type="table" w:customStyle="1" w:styleId="Grigliatabella3">
    <w:name w:val="Griglia tabella3"/>
    <w:basedOn w:val="TableNormal"/>
    <w:next w:val="TableGrid"/>
    <w:uiPriority w:val="39"/>
    <w:rsid w:val="009B262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essunelenco6">
    <w:name w:val="Nessun elenco6"/>
    <w:next w:val="NoList"/>
    <w:semiHidden/>
    <w:unhideWhenUsed/>
    <w:rsid w:val="006B674B"/>
  </w:style>
  <w:style w:type="table" w:customStyle="1" w:styleId="Grigliatabella4">
    <w:name w:val="Griglia tabella4"/>
    <w:basedOn w:val="TableNormal"/>
    <w:next w:val="TableGrid"/>
    <w:uiPriority w:val="39"/>
    <w:rsid w:val="006B674B"/>
    <w:rPr>
      <w:sz w:val="22"/>
      <w:szCs w:val="22"/>
      <w:lang w:val="nl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essunelenco7">
    <w:name w:val="Nessun elenco7"/>
    <w:next w:val="NoList"/>
    <w:semiHidden/>
    <w:unhideWhenUsed/>
    <w:rsid w:val="00B54D20"/>
  </w:style>
  <w:style w:type="table" w:customStyle="1" w:styleId="Grigliatabella5">
    <w:name w:val="Griglia tabella5"/>
    <w:basedOn w:val="TableNormal"/>
    <w:next w:val="TableGrid"/>
    <w:uiPriority w:val="59"/>
    <w:rsid w:val="00B54D2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essunelenco8">
    <w:name w:val="Nessun elenco8"/>
    <w:next w:val="NoList"/>
    <w:semiHidden/>
    <w:unhideWhenUsed/>
    <w:rsid w:val="00AD7C43"/>
  </w:style>
  <w:style w:type="table" w:customStyle="1" w:styleId="Grigliatabella6">
    <w:name w:val="Griglia tabella6"/>
    <w:basedOn w:val="TableNormal"/>
    <w:next w:val="TableGrid"/>
    <w:rsid w:val="00AD7C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955442"/>
    <w:pPr>
      <w:spacing w:beforeLines="1" w:afterLines="1"/>
    </w:pPr>
    <w:rPr>
      <w:rFonts w:ascii="Times" w:hAnsi="Times"/>
      <w:iCs/>
      <w:lang w:eastAsia="it-IT"/>
    </w:rPr>
  </w:style>
  <w:style w:type="character" w:customStyle="1" w:styleId="apple-converted-space">
    <w:name w:val="apple-converted-space"/>
    <w:basedOn w:val="DefaultParagraphFont"/>
    <w:rsid w:val="00955442"/>
  </w:style>
  <w:style w:type="character" w:styleId="PlaceholderText">
    <w:name w:val="Placeholder Text"/>
    <w:basedOn w:val="DefaultParagraphFont"/>
    <w:semiHidden/>
    <w:rsid w:val="00AB53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3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014508-FBDD-455C-B175-4BD459343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4190</TotalTime>
  <Pages>1</Pages>
  <Words>97796</Words>
  <Characters>557443</Characters>
  <Application>Microsoft Office Word</Application>
  <DocSecurity>0</DocSecurity>
  <Lines>4645</Lines>
  <Paragraphs>1307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Nina Lamal</cp:lastModifiedBy>
  <cp:revision>21</cp:revision>
  <cp:lastPrinted>2021-07-21T08:02:00Z</cp:lastPrinted>
  <dcterms:created xsi:type="dcterms:W3CDTF">2022-11-16T14:36:00Z</dcterms:created>
  <dcterms:modified xsi:type="dcterms:W3CDTF">2023-02-09T18:18:00Z</dcterms:modified>
  <cp:category/>
</cp:coreProperties>
</file>